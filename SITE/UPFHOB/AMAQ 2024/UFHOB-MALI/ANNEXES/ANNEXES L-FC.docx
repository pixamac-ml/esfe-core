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DD01B" w14:textId="50021AA7" w:rsidR="003D773D" w:rsidRPr="007A4AFC" w:rsidDel="00803A8B" w:rsidRDefault="003D773D" w:rsidP="003D773D">
      <w:pPr>
        <w:spacing w:line="276" w:lineRule="auto"/>
        <w:jc w:val="center"/>
        <w:rPr>
          <w:del w:id="0" w:author="Dr Mamadou SANOGO" w:date="2023-10-27T22:52:00Z"/>
          <w:b/>
          <w:bCs/>
          <w:color w:val="000000" w:themeColor="text1"/>
          <w:sz w:val="20"/>
          <w:szCs w:val="20"/>
          <w:lang w:bidi="ar-DZ"/>
          <w:rPrChange w:id="1" w:author="Dr Mamadou SANOGO" w:date="2023-10-25T18:14:00Z">
            <w:rPr>
              <w:del w:id="2" w:author="Dr Mamadou SANOGO" w:date="2023-10-27T22:52:00Z"/>
              <w:b/>
              <w:bCs/>
              <w:sz w:val="20"/>
              <w:szCs w:val="20"/>
              <w:lang w:bidi="ar-DZ"/>
            </w:rPr>
          </w:rPrChange>
        </w:rPr>
      </w:pPr>
      <w:bookmarkStart w:id="3" w:name="_Hlk149133853"/>
      <w:del w:id="4" w:author="Dr Mamadou SANOGO" w:date="2023-10-27T22:52:00Z">
        <w:r w:rsidRPr="007A4AFC" w:rsidDel="00803A8B">
          <w:rPr>
            <w:noProof/>
            <w:color w:val="000000" w:themeColor="text1"/>
            <w:rPrChange w:id="5" w:author="Dr Mamadou SANOGO" w:date="2023-10-25T18:14:00Z">
              <w:rPr>
                <w:noProof/>
              </w:rPr>
            </w:rPrChange>
          </w:rPr>
          <w:drawing>
            <wp:anchor distT="0" distB="0" distL="114300" distR="114300" simplePos="0" relativeHeight="251658240" behindDoc="1" locked="0" layoutInCell="1" allowOverlap="1" wp14:anchorId="043BD3B3" wp14:editId="1F45D95A">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del>
    </w:p>
    <w:p w14:paraId="5762F6F8" w14:textId="7BC5592C" w:rsidR="006778CD" w:rsidRPr="007A4AFC" w:rsidDel="00803A8B" w:rsidRDefault="006778CD" w:rsidP="003D773D">
      <w:pPr>
        <w:spacing w:line="276" w:lineRule="auto"/>
        <w:jc w:val="center"/>
        <w:rPr>
          <w:del w:id="6" w:author="Dr Mamadou SANOGO" w:date="2023-10-27T22:52:00Z"/>
          <w:b/>
          <w:bCs/>
          <w:color w:val="000000" w:themeColor="text1"/>
          <w:sz w:val="20"/>
          <w:szCs w:val="20"/>
          <w:lang w:bidi="ar-DZ"/>
          <w:rPrChange w:id="7" w:author="Dr Mamadou SANOGO" w:date="2023-10-25T18:14:00Z">
            <w:rPr>
              <w:del w:id="8" w:author="Dr Mamadou SANOGO" w:date="2023-10-27T22:52:00Z"/>
              <w:b/>
              <w:bCs/>
              <w:sz w:val="20"/>
              <w:szCs w:val="20"/>
              <w:lang w:bidi="ar-DZ"/>
            </w:rPr>
          </w:rPrChange>
        </w:rPr>
      </w:pPr>
    </w:p>
    <w:p w14:paraId="7B952F2D" w14:textId="5CFAF6DA" w:rsidR="003D773D" w:rsidRPr="007A4AFC" w:rsidDel="00803A8B" w:rsidRDefault="003D773D" w:rsidP="003D773D">
      <w:pPr>
        <w:spacing w:line="276" w:lineRule="auto"/>
        <w:jc w:val="center"/>
        <w:rPr>
          <w:del w:id="9" w:author="Dr Mamadou SANOGO" w:date="2023-10-27T22:52:00Z"/>
          <w:b/>
          <w:bCs/>
          <w:color w:val="000000" w:themeColor="text1"/>
          <w:sz w:val="20"/>
          <w:szCs w:val="20"/>
          <w:lang w:bidi="ar-DZ"/>
          <w:rPrChange w:id="10" w:author="Dr Mamadou SANOGO" w:date="2023-10-25T18:14:00Z">
            <w:rPr>
              <w:del w:id="11" w:author="Dr Mamadou SANOGO" w:date="2023-10-27T22:52:00Z"/>
              <w:b/>
              <w:bCs/>
              <w:sz w:val="20"/>
              <w:szCs w:val="20"/>
              <w:lang w:bidi="ar-DZ"/>
            </w:rPr>
          </w:rPrChange>
        </w:rPr>
      </w:pPr>
    </w:p>
    <w:p w14:paraId="74338215" w14:textId="22DCEB6E" w:rsidR="00174D18" w:rsidRPr="007A4AFC" w:rsidDel="00803A8B" w:rsidRDefault="00174D18" w:rsidP="003D773D">
      <w:pPr>
        <w:spacing w:line="276" w:lineRule="auto"/>
        <w:jc w:val="center"/>
        <w:rPr>
          <w:del w:id="12" w:author="Dr Mamadou SANOGO" w:date="2023-10-27T22:52:00Z"/>
          <w:b/>
          <w:bCs/>
          <w:color w:val="000000" w:themeColor="text1"/>
          <w:sz w:val="20"/>
          <w:szCs w:val="20"/>
          <w:lang w:bidi="ar-DZ"/>
          <w:rPrChange w:id="13" w:author="Dr Mamadou SANOGO" w:date="2023-10-25T18:14:00Z">
            <w:rPr>
              <w:del w:id="14" w:author="Dr Mamadou SANOGO" w:date="2023-10-27T22:52:00Z"/>
              <w:b/>
              <w:bCs/>
              <w:sz w:val="20"/>
              <w:szCs w:val="20"/>
              <w:lang w:bidi="ar-DZ"/>
            </w:rPr>
          </w:rPrChange>
        </w:rPr>
      </w:pPr>
    </w:p>
    <w:p w14:paraId="62227498" w14:textId="1865C7B2" w:rsidR="00A60665" w:rsidRPr="007A4AFC" w:rsidDel="00803A8B" w:rsidRDefault="003D773D" w:rsidP="003D773D">
      <w:pPr>
        <w:spacing w:line="276" w:lineRule="auto"/>
        <w:jc w:val="center"/>
        <w:rPr>
          <w:del w:id="15" w:author="Dr Mamadou SANOGO" w:date="2023-10-27T22:52:00Z"/>
          <w:b/>
          <w:bCs/>
          <w:color w:val="000000" w:themeColor="text1"/>
          <w:sz w:val="20"/>
          <w:szCs w:val="20"/>
          <w:lang w:bidi="ar-DZ"/>
          <w:rPrChange w:id="16" w:author="Dr Mamadou SANOGO" w:date="2023-10-25T18:14:00Z">
            <w:rPr>
              <w:del w:id="17" w:author="Dr Mamadou SANOGO" w:date="2023-10-27T22:52:00Z"/>
              <w:b/>
              <w:bCs/>
              <w:sz w:val="20"/>
              <w:szCs w:val="20"/>
              <w:lang w:bidi="ar-DZ"/>
            </w:rPr>
          </w:rPrChange>
        </w:rPr>
      </w:pPr>
      <w:del w:id="18" w:author="Dr Mamadou SANOGO" w:date="2023-10-27T22:52:00Z">
        <w:r w:rsidRPr="007A4AFC" w:rsidDel="00803A8B">
          <w:rPr>
            <w:b/>
            <w:bCs/>
            <w:color w:val="000000" w:themeColor="text1"/>
            <w:sz w:val="20"/>
            <w:szCs w:val="20"/>
            <w:lang w:bidi="ar-DZ"/>
            <w:rPrChange w:id="19" w:author="Dr Mamadou SANOGO" w:date="2023-10-25T18:14:00Z">
              <w:rPr>
                <w:b/>
                <w:bCs/>
                <w:sz w:val="20"/>
                <w:szCs w:val="20"/>
                <w:lang w:bidi="ar-DZ"/>
              </w:rPr>
            </w:rPrChange>
          </w:rPr>
          <w:delText>Bamako, Commune I, Djelibougou</w:delText>
        </w:r>
      </w:del>
    </w:p>
    <w:p w14:paraId="4004FB8C" w14:textId="1A008160" w:rsidR="003D773D" w:rsidRPr="007A4AFC" w:rsidDel="00803A8B" w:rsidRDefault="003D773D" w:rsidP="00780B20">
      <w:pPr>
        <w:spacing w:line="276" w:lineRule="auto"/>
        <w:jc w:val="center"/>
        <w:rPr>
          <w:del w:id="20" w:author="Dr Mamadou SANOGO" w:date="2023-10-27T22:52:00Z"/>
          <w:b/>
          <w:bCs/>
          <w:color w:val="000000" w:themeColor="text1"/>
          <w:sz w:val="20"/>
          <w:szCs w:val="20"/>
          <w:lang w:bidi="ar-DZ"/>
          <w:rPrChange w:id="21" w:author="Dr Mamadou SANOGO" w:date="2023-10-25T18:14:00Z">
            <w:rPr>
              <w:del w:id="22" w:author="Dr Mamadou SANOGO" w:date="2023-10-27T22:52:00Z"/>
              <w:b/>
              <w:bCs/>
              <w:sz w:val="20"/>
              <w:szCs w:val="20"/>
              <w:lang w:bidi="ar-DZ"/>
            </w:rPr>
          </w:rPrChange>
        </w:rPr>
      </w:pPr>
      <w:del w:id="23" w:author="Dr Mamadou SANOGO" w:date="2023-10-27T22:52:00Z">
        <w:r w:rsidRPr="007A4AFC" w:rsidDel="00803A8B">
          <w:rPr>
            <w:b/>
            <w:bCs/>
            <w:color w:val="000000" w:themeColor="text1"/>
            <w:sz w:val="20"/>
            <w:szCs w:val="20"/>
            <w:lang w:bidi="ar-DZ"/>
            <w:rPrChange w:id="24" w:author="Dr Mamadou SANOGO" w:date="2023-10-25T18:14:00Z">
              <w:rPr>
                <w:b/>
                <w:bCs/>
                <w:sz w:val="20"/>
                <w:szCs w:val="20"/>
                <w:lang w:bidi="ar-DZ"/>
              </w:rPr>
            </w:rPrChange>
          </w:rPr>
          <w:delText>Tel : 76 37 88 66/ 66 37 88 66</w:delText>
        </w:r>
      </w:del>
    </w:p>
    <w:p w14:paraId="6EA30016" w14:textId="049D956D" w:rsidR="003D773D" w:rsidRPr="007A4AFC" w:rsidDel="00803A8B" w:rsidRDefault="003D773D" w:rsidP="003D773D">
      <w:pPr>
        <w:spacing w:line="276" w:lineRule="auto"/>
        <w:jc w:val="center"/>
        <w:rPr>
          <w:del w:id="25" w:author="Dr Mamadou SANOGO" w:date="2023-10-27T22:52:00Z"/>
          <w:b/>
          <w:bCs/>
          <w:color w:val="000000" w:themeColor="text1"/>
          <w:sz w:val="20"/>
          <w:szCs w:val="20"/>
          <w:lang w:bidi="ar-DZ"/>
          <w:rPrChange w:id="26" w:author="Dr Mamadou SANOGO" w:date="2023-10-25T18:14:00Z">
            <w:rPr>
              <w:del w:id="27" w:author="Dr Mamadou SANOGO" w:date="2023-10-27T22:52:00Z"/>
              <w:b/>
              <w:bCs/>
              <w:sz w:val="20"/>
              <w:szCs w:val="20"/>
              <w:lang w:bidi="ar-DZ"/>
            </w:rPr>
          </w:rPrChange>
        </w:rPr>
      </w:pPr>
      <w:del w:id="28" w:author="Dr Mamadou SANOGO" w:date="2023-10-27T22:52:00Z">
        <w:r w:rsidRPr="007A4AFC" w:rsidDel="00803A8B">
          <w:rPr>
            <w:b/>
            <w:bCs/>
            <w:color w:val="000000" w:themeColor="text1"/>
            <w:sz w:val="20"/>
            <w:szCs w:val="20"/>
            <w:lang w:bidi="ar-DZ"/>
            <w:rPrChange w:id="29" w:author="Dr Mamadou SANOGO" w:date="2023-10-25T18:14:00Z">
              <w:rPr>
                <w:b/>
                <w:bCs/>
                <w:sz w:val="20"/>
                <w:szCs w:val="20"/>
                <w:lang w:bidi="ar-DZ"/>
              </w:rPr>
            </w:rPrChange>
          </w:rPr>
          <w:delText>E-mail : esfeho@gmail.com</w:delText>
        </w:r>
      </w:del>
    </w:p>
    <w:p w14:paraId="5EDFDC6F" w14:textId="1257C1CC" w:rsidR="00A60665" w:rsidRPr="007A4AFC" w:rsidDel="00803A8B" w:rsidRDefault="00A60665" w:rsidP="00A60665">
      <w:pPr>
        <w:spacing w:line="276" w:lineRule="auto"/>
        <w:jc w:val="center"/>
        <w:rPr>
          <w:del w:id="30" w:author="Dr Mamadou SANOGO" w:date="2023-10-27T22:52:00Z"/>
          <w:rFonts w:eastAsia="Calibri" w:cs="Calibri"/>
          <w:b/>
          <w:color w:val="000000" w:themeColor="text1"/>
          <w:sz w:val="40"/>
          <w:rPrChange w:id="31" w:author="Dr Mamadou SANOGO" w:date="2023-10-25T18:14:00Z">
            <w:rPr>
              <w:del w:id="32" w:author="Dr Mamadou SANOGO" w:date="2023-10-27T22:52:00Z"/>
              <w:rFonts w:eastAsia="Calibri" w:cs="Calibri"/>
              <w:b/>
              <w:sz w:val="40"/>
            </w:rPr>
          </w:rPrChange>
        </w:rPr>
      </w:pPr>
      <w:del w:id="33" w:author="Dr Mamadou SANOGO" w:date="2023-10-27T22:52:00Z">
        <w:r w:rsidRPr="007A4AFC" w:rsidDel="00803A8B">
          <w:rPr>
            <w:rFonts w:eastAsia="Calibri" w:cs="Calibri"/>
            <w:b/>
            <w:noProof/>
            <w:color w:val="000000" w:themeColor="text1"/>
            <w:sz w:val="40"/>
            <w:rPrChange w:id="34"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del>
    </w:p>
    <w:p w14:paraId="7AC2DD0B" w14:textId="4BB27817" w:rsidR="008C6E5B" w:rsidRPr="007A4AFC" w:rsidDel="00803A8B" w:rsidRDefault="008C6E5B">
      <w:pPr>
        <w:widowControl w:val="0"/>
        <w:autoSpaceDE w:val="0"/>
        <w:autoSpaceDN w:val="0"/>
        <w:adjustRightInd w:val="0"/>
        <w:spacing w:line="200" w:lineRule="exact"/>
        <w:ind w:right="9"/>
        <w:rPr>
          <w:del w:id="35" w:author="Dr Mamadou SANOGO" w:date="2023-10-27T22:52:00Z"/>
          <w:color w:val="000000" w:themeColor="text1"/>
          <w:sz w:val="20"/>
          <w:szCs w:val="20"/>
          <w:rPrChange w:id="36" w:author="Dr Mamadou SANOGO" w:date="2023-10-25T18:14:00Z">
            <w:rPr>
              <w:del w:id="37" w:author="Dr Mamadou SANOGO" w:date="2023-10-27T22:52:00Z"/>
              <w:sz w:val="20"/>
              <w:szCs w:val="20"/>
            </w:rPr>
          </w:rPrChange>
        </w:rPr>
      </w:pPr>
    </w:p>
    <w:p w14:paraId="2FD38092" w14:textId="18B5E10D" w:rsidR="00656BD3" w:rsidRPr="007A4AFC" w:rsidDel="00803A8B" w:rsidRDefault="00656BD3">
      <w:pPr>
        <w:widowControl w:val="0"/>
        <w:autoSpaceDE w:val="0"/>
        <w:autoSpaceDN w:val="0"/>
        <w:adjustRightInd w:val="0"/>
        <w:spacing w:line="200" w:lineRule="exact"/>
        <w:ind w:right="9"/>
        <w:rPr>
          <w:del w:id="38" w:author="Dr Mamadou SANOGO" w:date="2023-10-27T22:52:00Z"/>
          <w:color w:val="000000" w:themeColor="text1"/>
          <w:sz w:val="20"/>
          <w:szCs w:val="20"/>
          <w:rPrChange w:id="39" w:author="Dr Mamadou SANOGO" w:date="2023-10-25T18:14:00Z">
            <w:rPr>
              <w:del w:id="40" w:author="Dr Mamadou SANOGO" w:date="2023-10-27T22:52:00Z"/>
              <w:sz w:val="20"/>
              <w:szCs w:val="20"/>
            </w:rPr>
          </w:rPrChange>
        </w:rPr>
      </w:pPr>
    </w:p>
    <w:p w14:paraId="24110452" w14:textId="14876945" w:rsidR="00656BD3" w:rsidRPr="007A4AFC" w:rsidDel="00803A8B" w:rsidRDefault="00656BD3">
      <w:pPr>
        <w:widowControl w:val="0"/>
        <w:autoSpaceDE w:val="0"/>
        <w:autoSpaceDN w:val="0"/>
        <w:adjustRightInd w:val="0"/>
        <w:spacing w:line="200" w:lineRule="exact"/>
        <w:ind w:right="9"/>
        <w:rPr>
          <w:del w:id="41" w:author="Dr Mamadou SANOGO" w:date="2023-10-27T22:52:00Z"/>
          <w:color w:val="000000" w:themeColor="text1"/>
          <w:sz w:val="20"/>
          <w:szCs w:val="20"/>
          <w:rPrChange w:id="42" w:author="Dr Mamadou SANOGO" w:date="2023-10-25T18:14:00Z">
            <w:rPr>
              <w:del w:id="43" w:author="Dr Mamadou SANOGO" w:date="2023-10-27T22:52:00Z"/>
              <w:sz w:val="20"/>
              <w:szCs w:val="20"/>
            </w:rPr>
          </w:rPrChange>
        </w:rPr>
      </w:pPr>
    </w:p>
    <w:p w14:paraId="56E92C94" w14:textId="29DE42BA" w:rsidR="00656BD3" w:rsidRPr="007A4AFC" w:rsidDel="00803A8B" w:rsidRDefault="00656BD3">
      <w:pPr>
        <w:widowControl w:val="0"/>
        <w:autoSpaceDE w:val="0"/>
        <w:autoSpaceDN w:val="0"/>
        <w:adjustRightInd w:val="0"/>
        <w:spacing w:line="200" w:lineRule="exact"/>
        <w:ind w:right="9"/>
        <w:rPr>
          <w:del w:id="44" w:author="Dr Mamadou SANOGO" w:date="2023-10-27T22:52:00Z"/>
          <w:color w:val="000000" w:themeColor="text1"/>
          <w:sz w:val="20"/>
          <w:szCs w:val="20"/>
          <w:rPrChange w:id="45" w:author="Dr Mamadou SANOGO" w:date="2023-10-25T18:14:00Z">
            <w:rPr>
              <w:del w:id="46" w:author="Dr Mamadou SANOGO" w:date="2023-10-27T22:52:00Z"/>
              <w:sz w:val="20"/>
              <w:szCs w:val="20"/>
            </w:rPr>
          </w:rPrChange>
        </w:rPr>
      </w:pPr>
    </w:p>
    <w:p w14:paraId="16E73450" w14:textId="4EB2980F" w:rsidR="00656BD3" w:rsidRPr="007A4AFC" w:rsidDel="00803A8B" w:rsidRDefault="00656BD3">
      <w:pPr>
        <w:widowControl w:val="0"/>
        <w:autoSpaceDE w:val="0"/>
        <w:autoSpaceDN w:val="0"/>
        <w:adjustRightInd w:val="0"/>
        <w:spacing w:line="200" w:lineRule="exact"/>
        <w:ind w:right="9"/>
        <w:rPr>
          <w:del w:id="47" w:author="Dr Mamadou SANOGO" w:date="2023-10-27T22:52:00Z"/>
          <w:color w:val="000000" w:themeColor="text1"/>
          <w:sz w:val="20"/>
          <w:szCs w:val="20"/>
          <w:rPrChange w:id="48" w:author="Dr Mamadou SANOGO" w:date="2023-10-25T18:14:00Z">
            <w:rPr>
              <w:del w:id="49" w:author="Dr Mamadou SANOGO" w:date="2023-10-27T22:52:00Z"/>
              <w:sz w:val="20"/>
              <w:szCs w:val="20"/>
            </w:rPr>
          </w:rPrChange>
        </w:rPr>
      </w:pPr>
    </w:p>
    <w:p w14:paraId="51D7D499" w14:textId="34806405" w:rsidR="003B4A3F" w:rsidRPr="007A4AFC" w:rsidDel="00803A8B" w:rsidRDefault="003B4A3F">
      <w:pPr>
        <w:widowControl w:val="0"/>
        <w:autoSpaceDE w:val="0"/>
        <w:autoSpaceDN w:val="0"/>
        <w:adjustRightInd w:val="0"/>
        <w:spacing w:line="200" w:lineRule="exact"/>
        <w:ind w:right="9"/>
        <w:rPr>
          <w:del w:id="50" w:author="Dr Mamadou SANOGO" w:date="2023-10-27T22:52:00Z"/>
          <w:color w:val="000000" w:themeColor="text1"/>
          <w:sz w:val="20"/>
          <w:szCs w:val="20"/>
          <w:rPrChange w:id="51" w:author="Dr Mamadou SANOGO" w:date="2023-10-25T18:14:00Z">
            <w:rPr>
              <w:del w:id="52" w:author="Dr Mamadou SANOGO" w:date="2023-10-27T22:52:00Z"/>
              <w:sz w:val="20"/>
              <w:szCs w:val="20"/>
            </w:rPr>
          </w:rPrChange>
        </w:rPr>
      </w:pPr>
    </w:p>
    <w:p w14:paraId="11B6AD06" w14:textId="3C89F539" w:rsidR="00D5697A" w:rsidRPr="007A4AFC" w:rsidDel="00803A8B" w:rsidRDefault="00D5697A" w:rsidP="008C6E5B">
      <w:pPr>
        <w:widowControl w:val="0"/>
        <w:autoSpaceDE w:val="0"/>
        <w:autoSpaceDN w:val="0"/>
        <w:adjustRightInd w:val="0"/>
        <w:spacing w:line="240" w:lineRule="auto"/>
        <w:ind w:right="11"/>
        <w:rPr>
          <w:del w:id="53" w:author="Dr Mamadou SANOGO" w:date="2023-10-27T22:52:00Z"/>
          <w:color w:val="000000" w:themeColor="text1"/>
          <w:sz w:val="20"/>
          <w:szCs w:val="20"/>
          <w:rPrChange w:id="54" w:author="Dr Mamadou SANOGO" w:date="2023-10-25T18:14:00Z">
            <w:rPr>
              <w:del w:id="55" w:author="Dr Mamadou SANOGO" w:date="2023-10-27T22:52:00Z"/>
              <w:sz w:val="20"/>
              <w:szCs w:val="20"/>
            </w:rPr>
          </w:rPrChange>
        </w:rPr>
      </w:pPr>
    </w:p>
    <w:p w14:paraId="29AA04C0" w14:textId="4A85E273" w:rsidR="00D5697A" w:rsidRPr="007A4AFC" w:rsidDel="00803A8B" w:rsidRDefault="008C6E5B" w:rsidP="008C6E5B">
      <w:pPr>
        <w:widowControl w:val="0"/>
        <w:shd w:val="clear" w:color="auto" w:fill="BDD6EE" w:themeFill="accent1" w:themeFillTint="66"/>
        <w:autoSpaceDE w:val="0"/>
        <w:autoSpaceDN w:val="0"/>
        <w:adjustRightInd w:val="0"/>
        <w:spacing w:line="240" w:lineRule="auto"/>
        <w:ind w:right="11"/>
        <w:jc w:val="center"/>
        <w:rPr>
          <w:del w:id="56" w:author="Dr Mamadou SANOGO" w:date="2023-10-27T22:52:00Z"/>
          <w:color w:val="000000" w:themeColor="text1"/>
          <w:sz w:val="20"/>
          <w:szCs w:val="20"/>
          <w:rPrChange w:id="57" w:author="Dr Mamadou SANOGO" w:date="2023-10-25T18:14:00Z">
            <w:rPr>
              <w:del w:id="58" w:author="Dr Mamadou SANOGO" w:date="2023-10-27T22:52:00Z"/>
              <w:sz w:val="20"/>
              <w:szCs w:val="20"/>
            </w:rPr>
          </w:rPrChange>
        </w:rPr>
      </w:pPr>
      <w:del w:id="59" w:author="Dr Mamadou SANOGO" w:date="2023-10-27T22:52:00Z">
        <w:r w:rsidRPr="007A4AFC" w:rsidDel="00803A8B">
          <w:rPr>
            <w:b/>
            <w:color w:val="000000" w:themeColor="text1"/>
            <w:sz w:val="56"/>
            <w:szCs w:val="72"/>
            <w:rPrChange w:id="60" w:author="Dr Mamadou SANOGO" w:date="2023-10-25T18:14:00Z">
              <w:rPr>
                <w:b/>
                <w:sz w:val="56"/>
                <w:szCs w:val="72"/>
              </w:rPr>
            </w:rPrChange>
          </w:rPr>
          <w:delText>Rapport d’autoévaluation d</w:delText>
        </w:r>
      </w:del>
      <w:del w:id="61" w:author="Dr Mamadou SANOGO" w:date="2023-10-27T21:53:00Z">
        <w:r w:rsidRPr="007A4AFC" w:rsidDel="001435A4">
          <w:rPr>
            <w:b/>
            <w:color w:val="000000" w:themeColor="text1"/>
            <w:sz w:val="56"/>
            <w:szCs w:val="72"/>
            <w:rPrChange w:id="62" w:author="Dr Mamadou SANOGO" w:date="2023-10-25T18:14:00Z">
              <w:rPr>
                <w:b/>
                <w:sz w:val="56"/>
                <w:szCs w:val="72"/>
              </w:rPr>
            </w:rPrChange>
          </w:rPr>
          <w:delText>u</w:delText>
        </w:r>
      </w:del>
      <w:del w:id="63" w:author="Dr Mamadou SANOGO" w:date="2023-10-27T22:52:00Z">
        <w:r w:rsidRPr="007A4AFC" w:rsidDel="00803A8B">
          <w:rPr>
            <w:b/>
            <w:color w:val="000000" w:themeColor="text1"/>
            <w:sz w:val="56"/>
            <w:szCs w:val="72"/>
            <w:rPrChange w:id="64" w:author="Dr Mamadou SANOGO" w:date="2023-10-25T18:14:00Z">
              <w:rPr>
                <w:b/>
                <w:sz w:val="56"/>
                <w:szCs w:val="72"/>
              </w:rPr>
            </w:rPrChange>
          </w:rPr>
          <w:delText xml:space="preserve"> </w:delText>
        </w:r>
      </w:del>
      <w:del w:id="65" w:author="Dr Mamadou SANOGO" w:date="2023-10-27T19:53:00Z">
        <w:r w:rsidRPr="007A4AFC" w:rsidDel="009A7B91">
          <w:rPr>
            <w:b/>
            <w:color w:val="000000" w:themeColor="text1"/>
            <w:sz w:val="56"/>
            <w:szCs w:val="72"/>
            <w:rPrChange w:id="66" w:author="Dr Mamadou SANOGO" w:date="2023-10-25T18:14:00Z">
              <w:rPr>
                <w:b/>
                <w:sz w:val="56"/>
                <w:szCs w:val="72"/>
              </w:rPr>
            </w:rPrChange>
          </w:rPr>
          <w:delText>Master</w:delText>
        </w:r>
      </w:del>
      <w:del w:id="67" w:author="Dr Mamadou SANOGO" w:date="2023-10-27T22:52:00Z">
        <w:r w:rsidRPr="007A4AFC" w:rsidDel="00803A8B">
          <w:rPr>
            <w:b/>
            <w:color w:val="000000" w:themeColor="text1"/>
            <w:sz w:val="56"/>
            <w:szCs w:val="72"/>
            <w:rPrChange w:id="68" w:author="Dr Mamadou SANOGO" w:date="2023-10-25T18:14:00Z">
              <w:rPr>
                <w:b/>
                <w:sz w:val="56"/>
                <w:szCs w:val="72"/>
              </w:rPr>
            </w:rPrChange>
          </w:rPr>
          <w:delText xml:space="preserve"> en </w:delText>
        </w:r>
      </w:del>
      <w:del w:id="69" w:author="Dr Mamadou SANOGO" w:date="2023-10-26T11:18:00Z">
        <w:r w:rsidR="00741A46" w:rsidRPr="007A4AFC" w:rsidDel="00A04F82">
          <w:rPr>
            <w:b/>
            <w:bCs/>
            <w:color w:val="000000" w:themeColor="text1"/>
            <w:sz w:val="56"/>
            <w:szCs w:val="72"/>
            <w:rPrChange w:id="70" w:author="Dr Mamadou SANOGO" w:date="2023-10-25T18:14:00Z">
              <w:rPr>
                <w:b/>
                <w:bCs/>
                <w:sz w:val="56"/>
                <w:szCs w:val="72"/>
              </w:rPr>
            </w:rPrChange>
          </w:rPr>
          <w:delText>Épidémiologie</w:delText>
        </w:r>
      </w:del>
      <w:del w:id="71" w:author="Dr Mamadou SANOGO" w:date="2023-10-27T22:52:00Z">
        <w:r w:rsidR="00741A46" w:rsidRPr="007A4AFC" w:rsidDel="00803A8B">
          <w:rPr>
            <w:b/>
            <w:color w:val="000000" w:themeColor="text1"/>
            <w:sz w:val="56"/>
            <w:szCs w:val="72"/>
            <w:rPrChange w:id="72" w:author="Dr Mamadou SANOGO" w:date="2023-10-25T18:14:00Z">
              <w:rPr>
                <w:b/>
                <w:sz w:val="56"/>
                <w:szCs w:val="72"/>
              </w:rPr>
            </w:rPrChange>
          </w:rPr>
          <w:delText xml:space="preserve"> </w:delText>
        </w:r>
        <w:r w:rsidR="0051067B" w:rsidRPr="007A4AFC" w:rsidDel="00803A8B">
          <w:rPr>
            <w:b/>
            <w:color w:val="000000" w:themeColor="text1"/>
            <w:sz w:val="56"/>
            <w:szCs w:val="72"/>
            <w:rPrChange w:id="73" w:author="Dr Mamadou SANOGO" w:date="2023-10-25T18:14:00Z">
              <w:rPr>
                <w:b/>
                <w:sz w:val="56"/>
                <w:szCs w:val="72"/>
              </w:rPr>
            </w:rPrChange>
          </w:rPr>
          <w:delText>(</w:delText>
        </w:r>
      </w:del>
      <w:del w:id="74" w:author="Dr Mamadou SANOGO" w:date="2023-10-27T19:52:00Z">
        <w:r w:rsidR="0051067B" w:rsidRPr="007A4AFC" w:rsidDel="00054DA6">
          <w:rPr>
            <w:b/>
            <w:color w:val="000000" w:themeColor="text1"/>
            <w:sz w:val="56"/>
            <w:szCs w:val="72"/>
            <w:rPrChange w:id="75" w:author="Dr Mamadou SANOGO" w:date="2023-10-25T18:14:00Z">
              <w:rPr>
                <w:b/>
                <w:sz w:val="56"/>
                <w:szCs w:val="72"/>
              </w:rPr>
            </w:rPrChange>
          </w:rPr>
          <w:delText>M-</w:delText>
        </w:r>
      </w:del>
      <w:del w:id="76" w:author="Dr Mamadou SANOGO" w:date="2023-10-26T11:18:00Z">
        <w:r w:rsidR="00741A46" w:rsidRPr="007A4AFC" w:rsidDel="00A04F82">
          <w:rPr>
            <w:b/>
            <w:color w:val="000000" w:themeColor="text1"/>
            <w:sz w:val="56"/>
            <w:szCs w:val="72"/>
            <w:rPrChange w:id="77" w:author="Dr Mamadou SANOGO" w:date="2023-10-25T18:14:00Z">
              <w:rPr>
                <w:b/>
                <w:sz w:val="56"/>
                <w:szCs w:val="72"/>
              </w:rPr>
            </w:rPrChange>
          </w:rPr>
          <w:delText>EPI</w:delText>
        </w:r>
      </w:del>
      <w:del w:id="78" w:author="Dr Mamadou SANOGO" w:date="2023-10-27T22:52:00Z">
        <w:r w:rsidR="0051067B" w:rsidRPr="007A4AFC" w:rsidDel="00803A8B">
          <w:rPr>
            <w:b/>
            <w:color w:val="000000" w:themeColor="text1"/>
            <w:sz w:val="56"/>
            <w:szCs w:val="72"/>
            <w:rPrChange w:id="79" w:author="Dr Mamadou SANOGO" w:date="2023-10-25T18:14:00Z">
              <w:rPr>
                <w:b/>
                <w:sz w:val="56"/>
                <w:szCs w:val="72"/>
              </w:rPr>
            </w:rPrChange>
          </w:rPr>
          <w:delText>)</w:delText>
        </w:r>
      </w:del>
    </w:p>
    <w:p w14:paraId="0D20D27A" w14:textId="0D4D2FEB" w:rsidR="00D5697A" w:rsidRPr="007A4AFC" w:rsidDel="00803A8B" w:rsidRDefault="00D5697A" w:rsidP="008C6E5B">
      <w:pPr>
        <w:widowControl w:val="0"/>
        <w:autoSpaceDE w:val="0"/>
        <w:autoSpaceDN w:val="0"/>
        <w:adjustRightInd w:val="0"/>
        <w:spacing w:line="240" w:lineRule="auto"/>
        <w:ind w:right="11"/>
        <w:rPr>
          <w:del w:id="80" w:author="Dr Mamadou SANOGO" w:date="2023-10-27T22:52:00Z"/>
          <w:color w:val="000000" w:themeColor="text1"/>
          <w:sz w:val="20"/>
          <w:szCs w:val="20"/>
          <w:rPrChange w:id="81" w:author="Dr Mamadou SANOGO" w:date="2023-10-25T18:14:00Z">
            <w:rPr>
              <w:del w:id="82" w:author="Dr Mamadou SANOGO" w:date="2023-10-27T22:52:00Z"/>
              <w:sz w:val="20"/>
              <w:szCs w:val="20"/>
            </w:rPr>
          </w:rPrChange>
        </w:rPr>
      </w:pPr>
    </w:p>
    <w:p w14:paraId="1FD40BB2" w14:textId="6534118D" w:rsidR="00D5697A" w:rsidRPr="007A4AFC" w:rsidDel="00803A8B" w:rsidRDefault="00D5697A">
      <w:pPr>
        <w:widowControl w:val="0"/>
        <w:autoSpaceDE w:val="0"/>
        <w:autoSpaceDN w:val="0"/>
        <w:adjustRightInd w:val="0"/>
        <w:spacing w:line="200" w:lineRule="exact"/>
        <w:ind w:right="9"/>
        <w:rPr>
          <w:del w:id="83" w:author="Dr Mamadou SANOGO" w:date="2023-10-27T22:52:00Z"/>
          <w:color w:val="000000" w:themeColor="text1"/>
          <w:sz w:val="20"/>
          <w:szCs w:val="20"/>
          <w:rPrChange w:id="84" w:author="Dr Mamadou SANOGO" w:date="2023-10-25T18:14:00Z">
            <w:rPr>
              <w:del w:id="85" w:author="Dr Mamadou SANOGO" w:date="2023-10-27T22:52:00Z"/>
              <w:sz w:val="20"/>
              <w:szCs w:val="20"/>
            </w:rPr>
          </w:rPrChange>
        </w:rPr>
      </w:pPr>
    </w:p>
    <w:p w14:paraId="6003D456" w14:textId="19923D7E" w:rsidR="003B4A3F" w:rsidRPr="007A4AFC" w:rsidDel="00803A8B" w:rsidRDefault="003B4A3F">
      <w:pPr>
        <w:widowControl w:val="0"/>
        <w:autoSpaceDE w:val="0"/>
        <w:autoSpaceDN w:val="0"/>
        <w:adjustRightInd w:val="0"/>
        <w:spacing w:line="200" w:lineRule="exact"/>
        <w:ind w:right="9"/>
        <w:rPr>
          <w:del w:id="86" w:author="Dr Mamadou SANOGO" w:date="2023-10-27T22:52:00Z"/>
          <w:color w:val="000000" w:themeColor="text1"/>
          <w:sz w:val="20"/>
          <w:szCs w:val="20"/>
          <w:rPrChange w:id="87" w:author="Dr Mamadou SANOGO" w:date="2023-10-25T18:14:00Z">
            <w:rPr>
              <w:del w:id="88" w:author="Dr Mamadou SANOGO" w:date="2023-10-27T22:52:00Z"/>
              <w:sz w:val="20"/>
              <w:szCs w:val="20"/>
            </w:rPr>
          </w:rPrChange>
        </w:rPr>
      </w:pPr>
    </w:p>
    <w:p w14:paraId="6FA9DCD6" w14:textId="1A4DDA80" w:rsidR="003B4A3F" w:rsidRPr="007A4AFC" w:rsidDel="00803A8B" w:rsidRDefault="003B4A3F">
      <w:pPr>
        <w:widowControl w:val="0"/>
        <w:autoSpaceDE w:val="0"/>
        <w:autoSpaceDN w:val="0"/>
        <w:adjustRightInd w:val="0"/>
        <w:spacing w:before="3" w:line="100" w:lineRule="exact"/>
        <w:ind w:right="9"/>
        <w:rPr>
          <w:del w:id="89" w:author="Dr Mamadou SANOGO" w:date="2023-10-27T22:52:00Z"/>
          <w:color w:val="000000" w:themeColor="text1"/>
          <w:sz w:val="10"/>
          <w:szCs w:val="10"/>
          <w:rPrChange w:id="90" w:author="Dr Mamadou SANOGO" w:date="2023-10-25T18:14:00Z">
            <w:rPr>
              <w:del w:id="91" w:author="Dr Mamadou SANOGO" w:date="2023-10-27T22:52:00Z"/>
              <w:sz w:val="10"/>
              <w:szCs w:val="10"/>
            </w:rPr>
          </w:rPrChange>
        </w:rPr>
      </w:pPr>
    </w:p>
    <w:p w14:paraId="6289F2C7" w14:textId="37C41E2B" w:rsidR="003B4A3F" w:rsidRPr="007A4AFC" w:rsidDel="00803A8B" w:rsidRDefault="003B4A3F">
      <w:pPr>
        <w:widowControl w:val="0"/>
        <w:autoSpaceDE w:val="0"/>
        <w:autoSpaceDN w:val="0"/>
        <w:adjustRightInd w:val="0"/>
        <w:spacing w:line="200" w:lineRule="exact"/>
        <w:ind w:right="9"/>
        <w:rPr>
          <w:ins w:id="92" w:author="HP" w:date="2023-10-24T00:46:00Z"/>
          <w:del w:id="93" w:author="Dr Mamadou SANOGO" w:date="2023-10-27T22:52:00Z"/>
          <w:color w:val="000000" w:themeColor="text1"/>
          <w:sz w:val="20"/>
          <w:szCs w:val="20"/>
          <w:rPrChange w:id="94" w:author="Dr Mamadou SANOGO" w:date="2023-10-25T18:14:00Z">
            <w:rPr>
              <w:ins w:id="95" w:author="HP" w:date="2023-10-24T00:46:00Z"/>
              <w:del w:id="96" w:author="Dr Mamadou SANOGO" w:date="2023-10-27T22:52:00Z"/>
              <w:sz w:val="20"/>
              <w:szCs w:val="20"/>
            </w:rPr>
          </w:rPrChange>
        </w:rPr>
      </w:pPr>
    </w:p>
    <w:p w14:paraId="5E5861E2" w14:textId="79C61DE7" w:rsidR="00DB7946" w:rsidRPr="007A4AFC" w:rsidDel="00803A8B" w:rsidRDefault="00DB7946">
      <w:pPr>
        <w:widowControl w:val="0"/>
        <w:autoSpaceDE w:val="0"/>
        <w:autoSpaceDN w:val="0"/>
        <w:adjustRightInd w:val="0"/>
        <w:spacing w:line="200" w:lineRule="exact"/>
        <w:ind w:right="9"/>
        <w:rPr>
          <w:ins w:id="97" w:author="HP" w:date="2023-10-24T00:46:00Z"/>
          <w:del w:id="98" w:author="Dr Mamadou SANOGO" w:date="2023-10-27T22:52:00Z"/>
          <w:color w:val="000000" w:themeColor="text1"/>
          <w:sz w:val="20"/>
          <w:szCs w:val="20"/>
          <w:rPrChange w:id="99" w:author="Dr Mamadou SANOGO" w:date="2023-10-25T18:14:00Z">
            <w:rPr>
              <w:ins w:id="100" w:author="HP" w:date="2023-10-24T00:46:00Z"/>
              <w:del w:id="101" w:author="Dr Mamadou SANOGO" w:date="2023-10-27T22:52:00Z"/>
              <w:sz w:val="20"/>
              <w:szCs w:val="20"/>
            </w:rPr>
          </w:rPrChange>
        </w:rPr>
      </w:pPr>
    </w:p>
    <w:p w14:paraId="1279063F" w14:textId="40760F4B" w:rsidR="00DB7946" w:rsidRPr="007A4AFC" w:rsidDel="00803A8B" w:rsidRDefault="00DB7946">
      <w:pPr>
        <w:widowControl w:val="0"/>
        <w:autoSpaceDE w:val="0"/>
        <w:autoSpaceDN w:val="0"/>
        <w:adjustRightInd w:val="0"/>
        <w:spacing w:line="200" w:lineRule="exact"/>
        <w:ind w:right="9"/>
        <w:rPr>
          <w:ins w:id="102" w:author="HP" w:date="2023-10-24T00:46:00Z"/>
          <w:del w:id="103" w:author="Dr Mamadou SANOGO" w:date="2023-10-27T22:52:00Z"/>
          <w:color w:val="000000" w:themeColor="text1"/>
          <w:sz w:val="20"/>
          <w:szCs w:val="20"/>
          <w:rPrChange w:id="104" w:author="Dr Mamadou SANOGO" w:date="2023-10-25T18:14:00Z">
            <w:rPr>
              <w:ins w:id="105" w:author="HP" w:date="2023-10-24T00:46:00Z"/>
              <w:del w:id="106" w:author="Dr Mamadou SANOGO" w:date="2023-10-27T22:52:00Z"/>
              <w:sz w:val="20"/>
              <w:szCs w:val="20"/>
            </w:rPr>
          </w:rPrChange>
        </w:rPr>
      </w:pPr>
    </w:p>
    <w:p w14:paraId="546885BC" w14:textId="0C358B23" w:rsidR="00DB7946" w:rsidRPr="007A4AFC" w:rsidDel="00803A8B" w:rsidRDefault="00DB7946">
      <w:pPr>
        <w:widowControl w:val="0"/>
        <w:autoSpaceDE w:val="0"/>
        <w:autoSpaceDN w:val="0"/>
        <w:adjustRightInd w:val="0"/>
        <w:spacing w:line="200" w:lineRule="exact"/>
        <w:ind w:right="9"/>
        <w:rPr>
          <w:ins w:id="107" w:author="HP" w:date="2023-10-24T00:46:00Z"/>
          <w:del w:id="108" w:author="Dr Mamadou SANOGO" w:date="2023-10-27T22:52:00Z"/>
          <w:color w:val="000000" w:themeColor="text1"/>
          <w:sz w:val="20"/>
          <w:szCs w:val="20"/>
          <w:rPrChange w:id="109" w:author="Dr Mamadou SANOGO" w:date="2023-10-25T18:14:00Z">
            <w:rPr>
              <w:ins w:id="110" w:author="HP" w:date="2023-10-24T00:46:00Z"/>
              <w:del w:id="111" w:author="Dr Mamadou SANOGO" w:date="2023-10-27T22:52:00Z"/>
              <w:sz w:val="20"/>
              <w:szCs w:val="20"/>
            </w:rPr>
          </w:rPrChange>
        </w:rPr>
      </w:pPr>
    </w:p>
    <w:p w14:paraId="72D85029" w14:textId="13D2DA82" w:rsidR="00DB7946" w:rsidRPr="007A4AFC" w:rsidDel="00803A8B" w:rsidRDefault="00DB7946">
      <w:pPr>
        <w:widowControl w:val="0"/>
        <w:autoSpaceDE w:val="0"/>
        <w:autoSpaceDN w:val="0"/>
        <w:adjustRightInd w:val="0"/>
        <w:spacing w:line="240" w:lineRule="auto"/>
        <w:ind w:right="9"/>
        <w:jc w:val="center"/>
        <w:rPr>
          <w:del w:id="112" w:author="Dr Mamadou SANOGO" w:date="2023-10-27T22:52:00Z"/>
          <w:moveTo w:id="113" w:author="HP" w:date="2023-10-24T00:46:00Z"/>
          <w:b/>
          <w:i/>
          <w:color w:val="000000" w:themeColor="text1"/>
          <w:w w:val="109"/>
          <w:sz w:val="36"/>
          <w:szCs w:val="36"/>
          <w:rPrChange w:id="114" w:author="Dr Mamadou SANOGO" w:date="2023-10-25T18:14:00Z">
            <w:rPr>
              <w:del w:id="115" w:author="Dr Mamadou SANOGO" w:date="2023-10-27T22:52:00Z"/>
              <w:moveTo w:id="116" w:author="HP" w:date="2023-10-24T00:46:00Z"/>
              <w:b/>
              <w:i/>
              <w:w w:val="109"/>
              <w:sz w:val="36"/>
              <w:szCs w:val="36"/>
            </w:rPr>
          </w:rPrChange>
        </w:rPr>
        <w:pPrChange w:id="117" w:author="HP" w:date="2023-10-24T00:46:00Z">
          <w:pPr>
            <w:widowControl w:val="0"/>
            <w:autoSpaceDE w:val="0"/>
            <w:autoSpaceDN w:val="0"/>
            <w:adjustRightInd w:val="0"/>
            <w:spacing w:line="240" w:lineRule="auto"/>
            <w:ind w:right="9"/>
          </w:pPr>
        </w:pPrChange>
      </w:pPr>
      <w:moveToRangeStart w:id="118" w:author="HP" w:date="2023-10-24T00:46:00Z" w:name="move149000781"/>
      <w:moveTo w:id="119" w:author="HP" w:date="2023-10-24T00:46:00Z">
        <w:del w:id="120" w:author="Dr Mamadou SANOGO" w:date="2023-10-27T22:52:00Z">
          <w:r w:rsidRPr="007A4AFC" w:rsidDel="00803A8B">
            <w:rPr>
              <w:b/>
              <w:i/>
              <w:color w:val="000000" w:themeColor="text1"/>
              <w:sz w:val="36"/>
              <w:szCs w:val="36"/>
              <w:rPrChange w:id="121" w:author="Dr Mamadou SANOGO" w:date="2023-10-25T18:14:00Z">
                <w:rPr>
                  <w:b/>
                  <w:i/>
                  <w:sz w:val="36"/>
                  <w:szCs w:val="36"/>
                </w:rPr>
              </w:rPrChange>
            </w:rPr>
            <w:delText>Jui</w:delText>
          </w:r>
          <w:r w:rsidRPr="007A4AFC" w:rsidDel="00803A8B">
            <w:rPr>
              <w:b/>
              <w:i/>
              <w:color w:val="000000" w:themeColor="text1"/>
              <w:spacing w:val="3"/>
              <w:sz w:val="36"/>
              <w:szCs w:val="36"/>
              <w:rPrChange w:id="122" w:author="Dr Mamadou SANOGO" w:date="2023-10-25T18:14:00Z">
                <w:rPr>
                  <w:b/>
                  <w:i/>
                  <w:spacing w:val="3"/>
                  <w:sz w:val="36"/>
                  <w:szCs w:val="36"/>
                </w:rPr>
              </w:rPrChange>
            </w:rPr>
            <w:delText>l</w:delText>
          </w:r>
          <w:r w:rsidRPr="007A4AFC" w:rsidDel="00803A8B">
            <w:rPr>
              <w:b/>
              <w:i/>
              <w:color w:val="000000" w:themeColor="text1"/>
              <w:sz w:val="36"/>
              <w:szCs w:val="36"/>
              <w:rPrChange w:id="123" w:author="Dr Mamadou SANOGO" w:date="2023-10-25T18:14:00Z">
                <w:rPr>
                  <w:b/>
                  <w:i/>
                  <w:sz w:val="36"/>
                  <w:szCs w:val="36"/>
                </w:rPr>
              </w:rPrChange>
            </w:rPr>
            <w:delText>l</w:delText>
          </w:r>
          <w:r w:rsidRPr="007A4AFC" w:rsidDel="00803A8B">
            <w:rPr>
              <w:b/>
              <w:i/>
              <w:color w:val="000000" w:themeColor="text1"/>
              <w:spacing w:val="3"/>
              <w:sz w:val="36"/>
              <w:szCs w:val="36"/>
              <w:rPrChange w:id="124" w:author="Dr Mamadou SANOGO" w:date="2023-10-25T18:14:00Z">
                <w:rPr>
                  <w:b/>
                  <w:i/>
                  <w:spacing w:val="3"/>
                  <w:sz w:val="36"/>
                  <w:szCs w:val="36"/>
                </w:rPr>
              </w:rPrChange>
            </w:rPr>
            <w:delText>e</w:delText>
          </w:r>
          <w:r w:rsidRPr="007A4AFC" w:rsidDel="00803A8B">
            <w:rPr>
              <w:b/>
              <w:i/>
              <w:color w:val="000000" w:themeColor="text1"/>
              <w:sz w:val="36"/>
              <w:szCs w:val="36"/>
              <w:rPrChange w:id="125" w:author="Dr Mamadou SANOGO" w:date="2023-10-25T18:14:00Z">
                <w:rPr>
                  <w:b/>
                  <w:i/>
                  <w:sz w:val="36"/>
                  <w:szCs w:val="36"/>
                </w:rPr>
              </w:rPrChange>
            </w:rPr>
            <w:delText>t</w:delText>
          </w:r>
          <w:r w:rsidRPr="007A4AFC" w:rsidDel="00803A8B">
            <w:rPr>
              <w:b/>
              <w:i/>
              <w:color w:val="000000" w:themeColor="text1"/>
              <w:spacing w:val="52"/>
              <w:sz w:val="36"/>
              <w:szCs w:val="36"/>
              <w:rPrChange w:id="126" w:author="Dr Mamadou SANOGO" w:date="2023-10-25T18:14:00Z">
                <w:rPr>
                  <w:b/>
                  <w:i/>
                  <w:spacing w:val="52"/>
                  <w:sz w:val="36"/>
                  <w:szCs w:val="36"/>
                </w:rPr>
              </w:rPrChange>
            </w:rPr>
            <w:delText xml:space="preserve"> </w:delText>
          </w:r>
          <w:r w:rsidRPr="007A4AFC" w:rsidDel="00803A8B">
            <w:rPr>
              <w:b/>
              <w:i/>
              <w:color w:val="000000" w:themeColor="text1"/>
              <w:spacing w:val="-3"/>
              <w:sz w:val="36"/>
              <w:szCs w:val="36"/>
              <w:rPrChange w:id="127" w:author="Dr Mamadou SANOGO" w:date="2023-10-25T18:14:00Z">
                <w:rPr>
                  <w:b/>
                  <w:i/>
                  <w:spacing w:val="-3"/>
                  <w:sz w:val="36"/>
                  <w:szCs w:val="36"/>
                </w:rPr>
              </w:rPrChange>
            </w:rPr>
            <w:delText>2</w:delText>
          </w:r>
          <w:r w:rsidRPr="007A4AFC" w:rsidDel="00803A8B">
            <w:rPr>
              <w:b/>
              <w:i/>
              <w:color w:val="000000" w:themeColor="text1"/>
              <w:w w:val="109"/>
              <w:sz w:val="36"/>
              <w:szCs w:val="36"/>
              <w:rPrChange w:id="128" w:author="Dr Mamadou SANOGO" w:date="2023-10-25T18:14:00Z">
                <w:rPr>
                  <w:b/>
                  <w:i/>
                  <w:w w:val="109"/>
                  <w:sz w:val="36"/>
                  <w:szCs w:val="36"/>
                </w:rPr>
              </w:rPrChange>
            </w:rPr>
            <w:delText>023</w:delText>
          </w:r>
        </w:del>
      </w:moveTo>
    </w:p>
    <w:p w14:paraId="6F881C5E" w14:textId="1B155DEF" w:rsidR="00DB7946" w:rsidRPr="007A4AFC" w:rsidDel="00803A8B" w:rsidRDefault="00DB7946" w:rsidP="00DB7946">
      <w:pPr>
        <w:widowControl w:val="0"/>
        <w:autoSpaceDE w:val="0"/>
        <w:autoSpaceDN w:val="0"/>
        <w:adjustRightInd w:val="0"/>
        <w:spacing w:line="240" w:lineRule="auto"/>
        <w:ind w:right="9"/>
        <w:rPr>
          <w:del w:id="129" w:author="Dr Mamadou SANOGO" w:date="2023-10-27T22:52:00Z"/>
          <w:moveTo w:id="130" w:author="HP" w:date="2023-10-24T00:46:00Z"/>
          <w:b/>
          <w:i/>
          <w:color w:val="000000" w:themeColor="text1"/>
          <w:w w:val="109"/>
          <w:sz w:val="36"/>
          <w:szCs w:val="36"/>
          <w:rPrChange w:id="131" w:author="Dr Mamadou SANOGO" w:date="2023-10-25T18:14:00Z">
            <w:rPr>
              <w:del w:id="132" w:author="Dr Mamadou SANOGO" w:date="2023-10-27T22:52:00Z"/>
              <w:moveTo w:id="133" w:author="HP" w:date="2023-10-24T00:46:00Z"/>
              <w:b/>
              <w:i/>
              <w:w w:val="109"/>
              <w:sz w:val="36"/>
              <w:szCs w:val="36"/>
            </w:rPr>
          </w:rPrChange>
        </w:rPr>
      </w:pPr>
    </w:p>
    <w:moveToRangeEnd w:id="118"/>
    <w:p w14:paraId="3B6ECCF2" w14:textId="3B79279D" w:rsidR="00DB7946" w:rsidRPr="007A4AFC" w:rsidDel="00803A8B" w:rsidRDefault="00DB7946">
      <w:pPr>
        <w:widowControl w:val="0"/>
        <w:autoSpaceDE w:val="0"/>
        <w:autoSpaceDN w:val="0"/>
        <w:adjustRightInd w:val="0"/>
        <w:spacing w:line="200" w:lineRule="exact"/>
        <w:ind w:right="9"/>
        <w:rPr>
          <w:del w:id="134" w:author="Dr Mamadou SANOGO" w:date="2023-10-27T22:52:00Z"/>
          <w:color w:val="000000" w:themeColor="text1"/>
          <w:sz w:val="20"/>
          <w:szCs w:val="20"/>
          <w:rPrChange w:id="135" w:author="Dr Mamadou SANOGO" w:date="2023-10-25T18:14:00Z">
            <w:rPr>
              <w:del w:id="136" w:author="Dr Mamadou SANOGO" w:date="2023-10-27T22:52:00Z"/>
              <w:sz w:val="20"/>
              <w:szCs w:val="20"/>
            </w:rPr>
          </w:rPrChange>
        </w:rPr>
      </w:pPr>
    </w:p>
    <w:p w14:paraId="28DC66E6" w14:textId="31F18D00" w:rsidR="005F5B81" w:rsidRPr="007A4AFC" w:rsidDel="00803A8B" w:rsidRDefault="005F5B81" w:rsidP="00265669">
      <w:pPr>
        <w:widowControl w:val="0"/>
        <w:autoSpaceDE w:val="0"/>
        <w:autoSpaceDN w:val="0"/>
        <w:adjustRightInd w:val="0"/>
        <w:spacing w:line="200" w:lineRule="exact"/>
        <w:ind w:right="9"/>
        <w:rPr>
          <w:del w:id="137" w:author="Dr Mamadou SANOGO" w:date="2023-10-27T22:52:00Z"/>
          <w:color w:val="000000" w:themeColor="text1"/>
          <w:sz w:val="20"/>
          <w:szCs w:val="20"/>
          <w:rPrChange w:id="138" w:author="Dr Mamadou SANOGO" w:date="2023-10-25T18:14:00Z">
            <w:rPr>
              <w:del w:id="139" w:author="Dr Mamadou SANOGO" w:date="2023-10-27T22:52:00Z"/>
              <w:sz w:val="20"/>
              <w:szCs w:val="20"/>
            </w:rPr>
          </w:rPrChange>
        </w:rPr>
      </w:pPr>
    </w:p>
    <w:p w14:paraId="2A6445B2" w14:textId="1ABB001C" w:rsidR="005F5B81" w:rsidRPr="007A4AFC" w:rsidDel="00803A8B" w:rsidRDefault="005F5B81" w:rsidP="00350873">
      <w:pPr>
        <w:widowControl w:val="0"/>
        <w:autoSpaceDE w:val="0"/>
        <w:autoSpaceDN w:val="0"/>
        <w:adjustRightInd w:val="0"/>
        <w:spacing w:line="200" w:lineRule="exact"/>
        <w:ind w:right="9"/>
        <w:rPr>
          <w:del w:id="140" w:author="Dr Mamadou SANOGO" w:date="2023-10-27T22:52:00Z"/>
          <w:color w:val="000000" w:themeColor="text1"/>
          <w:sz w:val="20"/>
          <w:szCs w:val="20"/>
          <w:rPrChange w:id="141" w:author="Dr Mamadou SANOGO" w:date="2023-10-25T18:14:00Z">
            <w:rPr>
              <w:del w:id="142" w:author="Dr Mamadou SANOGO" w:date="2023-10-27T22:52:00Z"/>
              <w:sz w:val="20"/>
              <w:szCs w:val="20"/>
            </w:rPr>
          </w:rPrChange>
        </w:rPr>
      </w:pPr>
    </w:p>
    <w:p w14:paraId="63D283B8" w14:textId="653B3F1B" w:rsidR="005F5B81" w:rsidRPr="007A4AFC" w:rsidDel="00803A8B" w:rsidRDefault="00875B18" w:rsidP="0016482F">
      <w:pPr>
        <w:widowControl w:val="0"/>
        <w:autoSpaceDE w:val="0"/>
        <w:autoSpaceDN w:val="0"/>
        <w:adjustRightInd w:val="0"/>
        <w:spacing w:line="240" w:lineRule="auto"/>
        <w:ind w:right="9"/>
        <w:jc w:val="center"/>
        <w:rPr>
          <w:del w:id="143" w:author="Dr Mamadou SANOGO" w:date="2023-10-27T22:52:00Z"/>
          <w:b/>
          <w:color w:val="000000" w:themeColor="text1"/>
          <w:sz w:val="36"/>
          <w:szCs w:val="36"/>
          <w:rPrChange w:id="144" w:author="Dr Mamadou SANOGO" w:date="2023-10-25T18:14:00Z">
            <w:rPr>
              <w:del w:id="145" w:author="Dr Mamadou SANOGO" w:date="2023-10-27T22:52:00Z"/>
              <w:b/>
              <w:sz w:val="36"/>
              <w:szCs w:val="36"/>
            </w:rPr>
          </w:rPrChange>
        </w:rPr>
      </w:pPr>
      <w:del w:id="146" w:author="Dr Mamadou SANOGO" w:date="2023-10-27T22:52:00Z">
        <w:r w:rsidRPr="007A4AFC" w:rsidDel="00803A8B">
          <w:rPr>
            <w:b/>
            <w:color w:val="000000" w:themeColor="text1"/>
            <w:sz w:val="36"/>
            <w:szCs w:val="36"/>
            <w:rPrChange w:id="147" w:author="Dr Mamadou SANOGO" w:date="2023-10-25T18:14:00Z">
              <w:rPr>
                <w:b/>
                <w:sz w:val="36"/>
                <w:szCs w:val="36"/>
              </w:rPr>
            </w:rPrChange>
          </w:rPr>
          <w:delText>Le Directeur Général</w:delText>
        </w:r>
      </w:del>
    </w:p>
    <w:p w14:paraId="74F12684" w14:textId="2CF0DEFB" w:rsidR="008C6E5B" w:rsidRPr="007A4AFC" w:rsidDel="00803A8B" w:rsidRDefault="008C6E5B" w:rsidP="0016482F">
      <w:pPr>
        <w:widowControl w:val="0"/>
        <w:autoSpaceDE w:val="0"/>
        <w:autoSpaceDN w:val="0"/>
        <w:adjustRightInd w:val="0"/>
        <w:spacing w:line="240" w:lineRule="auto"/>
        <w:ind w:right="9"/>
        <w:jc w:val="center"/>
        <w:rPr>
          <w:del w:id="148" w:author="Dr Mamadou SANOGO" w:date="2023-10-27T22:52:00Z"/>
          <w:i/>
          <w:color w:val="000000" w:themeColor="text1"/>
          <w:sz w:val="28"/>
          <w:szCs w:val="36"/>
          <w:rPrChange w:id="149" w:author="Dr Mamadou SANOGO" w:date="2023-10-25T18:14:00Z">
            <w:rPr>
              <w:del w:id="150" w:author="Dr Mamadou SANOGO" w:date="2023-10-27T22:52:00Z"/>
              <w:i/>
              <w:sz w:val="28"/>
              <w:szCs w:val="36"/>
            </w:rPr>
          </w:rPrChange>
        </w:rPr>
      </w:pPr>
    </w:p>
    <w:p w14:paraId="10699C56" w14:textId="2FA701D3" w:rsidR="008C6E5B" w:rsidRPr="007A4AFC" w:rsidDel="00803A8B" w:rsidRDefault="008C6E5B" w:rsidP="0016482F">
      <w:pPr>
        <w:widowControl w:val="0"/>
        <w:autoSpaceDE w:val="0"/>
        <w:autoSpaceDN w:val="0"/>
        <w:adjustRightInd w:val="0"/>
        <w:spacing w:line="240" w:lineRule="auto"/>
        <w:ind w:right="9"/>
        <w:jc w:val="center"/>
        <w:rPr>
          <w:del w:id="151" w:author="Dr Mamadou SANOGO" w:date="2023-10-27T22:52:00Z"/>
          <w:i/>
          <w:color w:val="000000" w:themeColor="text1"/>
          <w:sz w:val="28"/>
          <w:szCs w:val="36"/>
          <w:rPrChange w:id="152" w:author="Dr Mamadou SANOGO" w:date="2023-10-25T18:14:00Z">
            <w:rPr>
              <w:del w:id="153" w:author="Dr Mamadou SANOGO" w:date="2023-10-27T22:52:00Z"/>
              <w:i/>
              <w:sz w:val="28"/>
              <w:szCs w:val="36"/>
            </w:rPr>
          </w:rPrChange>
        </w:rPr>
      </w:pPr>
    </w:p>
    <w:p w14:paraId="3245C227" w14:textId="34FDCFCC" w:rsidR="008C6E5B" w:rsidRPr="007A4AFC" w:rsidDel="00803A8B" w:rsidRDefault="008C6E5B" w:rsidP="0016482F">
      <w:pPr>
        <w:widowControl w:val="0"/>
        <w:autoSpaceDE w:val="0"/>
        <w:autoSpaceDN w:val="0"/>
        <w:adjustRightInd w:val="0"/>
        <w:spacing w:line="240" w:lineRule="auto"/>
        <w:ind w:right="9"/>
        <w:jc w:val="center"/>
        <w:rPr>
          <w:del w:id="154" w:author="Dr Mamadou SANOGO" w:date="2023-10-27T22:52:00Z"/>
          <w:i/>
          <w:color w:val="000000" w:themeColor="text1"/>
          <w:sz w:val="28"/>
          <w:szCs w:val="36"/>
          <w:rPrChange w:id="155" w:author="Dr Mamadou SANOGO" w:date="2023-10-25T18:14:00Z">
            <w:rPr>
              <w:del w:id="156" w:author="Dr Mamadou SANOGO" w:date="2023-10-27T22:52:00Z"/>
              <w:i/>
              <w:sz w:val="28"/>
              <w:szCs w:val="36"/>
            </w:rPr>
          </w:rPrChange>
        </w:rPr>
      </w:pPr>
    </w:p>
    <w:p w14:paraId="06160427" w14:textId="08199E47" w:rsidR="008C6E5B" w:rsidRPr="007A4AFC" w:rsidDel="00803A8B" w:rsidRDefault="008C6E5B" w:rsidP="0016482F">
      <w:pPr>
        <w:widowControl w:val="0"/>
        <w:autoSpaceDE w:val="0"/>
        <w:autoSpaceDN w:val="0"/>
        <w:adjustRightInd w:val="0"/>
        <w:spacing w:line="240" w:lineRule="auto"/>
        <w:ind w:right="9"/>
        <w:jc w:val="center"/>
        <w:rPr>
          <w:del w:id="157" w:author="Dr Mamadou SANOGO" w:date="2023-10-27T22:52:00Z"/>
          <w:i/>
          <w:color w:val="000000" w:themeColor="text1"/>
          <w:sz w:val="28"/>
          <w:szCs w:val="36"/>
          <w:rPrChange w:id="158" w:author="Dr Mamadou SANOGO" w:date="2023-10-25T18:14:00Z">
            <w:rPr>
              <w:del w:id="159" w:author="Dr Mamadou SANOGO" w:date="2023-10-27T22:52:00Z"/>
              <w:i/>
              <w:sz w:val="28"/>
              <w:szCs w:val="36"/>
            </w:rPr>
          </w:rPrChange>
        </w:rPr>
      </w:pPr>
    </w:p>
    <w:p w14:paraId="4AE1E0FE" w14:textId="59D9C31D" w:rsidR="008C6E5B" w:rsidRPr="007A4AFC" w:rsidDel="00803A8B" w:rsidRDefault="008C6E5B" w:rsidP="0016482F">
      <w:pPr>
        <w:widowControl w:val="0"/>
        <w:autoSpaceDE w:val="0"/>
        <w:autoSpaceDN w:val="0"/>
        <w:adjustRightInd w:val="0"/>
        <w:spacing w:line="240" w:lineRule="auto"/>
        <w:ind w:right="9"/>
        <w:jc w:val="center"/>
        <w:rPr>
          <w:del w:id="160" w:author="Dr Mamadou SANOGO" w:date="2023-10-27T22:52:00Z"/>
          <w:i/>
          <w:color w:val="000000" w:themeColor="text1"/>
          <w:sz w:val="28"/>
          <w:szCs w:val="36"/>
          <w:rPrChange w:id="161" w:author="Dr Mamadou SANOGO" w:date="2023-10-25T18:14:00Z">
            <w:rPr>
              <w:del w:id="162" w:author="Dr Mamadou SANOGO" w:date="2023-10-27T22:52:00Z"/>
              <w:i/>
              <w:sz w:val="28"/>
              <w:szCs w:val="36"/>
            </w:rPr>
          </w:rPrChange>
        </w:rPr>
      </w:pPr>
    </w:p>
    <w:p w14:paraId="26F9EA83" w14:textId="121F07A7" w:rsidR="008C6E5B" w:rsidRPr="007A4AFC" w:rsidDel="00803A8B" w:rsidRDefault="008C6E5B" w:rsidP="0016482F">
      <w:pPr>
        <w:widowControl w:val="0"/>
        <w:autoSpaceDE w:val="0"/>
        <w:autoSpaceDN w:val="0"/>
        <w:adjustRightInd w:val="0"/>
        <w:spacing w:line="240" w:lineRule="auto"/>
        <w:ind w:right="9"/>
        <w:jc w:val="center"/>
        <w:rPr>
          <w:del w:id="163" w:author="Dr Mamadou SANOGO" w:date="2023-10-27T22:52:00Z"/>
          <w:i/>
          <w:color w:val="000000" w:themeColor="text1"/>
          <w:sz w:val="28"/>
          <w:szCs w:val="36"/>
          <w:rPrChange w:id="164" w:author="Dr Mamadou SANOGO" w:date="2023-10-25T18:14:00Z">
            <w:rPr>
              <w:del w:id="165" w:author="Dr Mamadou SANOGO" w:date="2023-10-27T22:52:00Z"/>
              <w:i/>
              <w:sz w:val="28"/>
              <w:szCs w:val="36"/>
            </w:rPr>
          </w:rPrChange>
        </w:rPr>
      </w:pPr>
    </w:p>
    <w:p w14:paraId="2BF1A403" w14:textId="4B755C85" w:rsidR="008C6E5B" w:rsidRPr="007A4AFC" w:rsidDel="00803A8B" w:rsidRDefault="008C6E5B" w:rsidP="0016482F">
      <w:pPr>
        <w:widowControl w:val="0"/>
        <w:autoSpaceDE w:val="0"/>
        <w:autoSpaceDN w:val="0"/>
        <w:adjustRightInd w:val="0"/>
        <w:spacing w:line="240" w:lineRule="auto"/>
        <w:ind w:right="9"/>
        <w:jc w:val="center"/>
        <w:rPr>
          <w:del w:id="166" w:author="Dr Mamadou SANOGO" w:date="2023-10-27T22:52:00Z"/>
          <w:i/>
          <w:color w:val="000000" w:themeColor="text1"/>
          <w:sz w:val="28"/>
          <w:szCs w:val="36"/>
          <w:rPrChange w:id="167" w:author="Dr Mamadou SANOGO" w:date="2023-10-25T18:14:00Z">
            <w:rPr>
              <w:del w:id="168" w:author="Dr Mamadou SANOGO" w:date="2023-10-27T22:52:00Z"/>
              <w:i/>
              <w:sz w:val="28"/>
              <w:szCs w:val="36"/>
            </w:rPr>
          </w:rPrChange>
        </w:rPr>
      </w:pPr>
    </w:p>
    <w:p w14:paraId="4CFB9DB8" w14:textId="3F445941" w:rsidR="00614D94" w:rsidRPr="007A4AFC" w:rsidDel="006778CD" w:rsidRDefault="009A444C" w:rsidP="0016482F">
      <w:pPr>
        <w:widowControl w:val="0"/>
        <w:autoSpaceDE w:val="0"/>
        <w:autoSpaceDN w:val="0"/>
        <w:adjustRightInd w:val="0"/>
        <w:spacing w:line="240" w:lineRule="auto"/>
        <w:ind w:right="9"/>
        <w:jc w:val="center"/>
        <w:rPr>
          <w:del w:id="169" w:author="Dr Mamadou SANOGO" w:date="2023-10-27T13:53:00Z"/>
          <w:i/>
          <w:color w:val="000000" w:themeColor="text1"/>
          <w:sz w:val="28"/>
          <w:szCs w:val="36"/>
          <w:rPrChange w:id="170" w:author="Dr Mamadou SANOGO" w:date="2023-10-25T18:14:00Z">
            <w:rPr>
              <w:del w:id="171" w:author="Dr Mamadou SANOGO" w:date="2023-10-27T13:53:00Z"/>
              <w:i/>
              <w:sz w:val="28"/>
              <w:szCs w:val="36"/>
            </w:rPr>
          </w:rPrChange>
        </w:rPr>
      </w:pPr>
      <w:del w:id="172" w:author="Dr Mamadou SANOGO" w:date="2023-10-27T22:52:00Z">
        <w:r w:rsidRPr="007A4AFC" w:rsidDel="00803A8B">
          <w:rPr>
            <w:i/>
            <w:color w:val="000000" w:themeColor="text1"/>
            <w:sz w:val="28"/>
            <w:szCs w:val="36"/>
            <w:rPrChange w:id="173" w:author="Dr Mamadou SANOGO" w:date="2023-10-25T18:14:00Z">
              <w:rPr>
                <w:i/>
                <w:sz w:val="28"/>
                <w:szCs w:val="36"/>
              </w:rPr>
            </w:rPrChange>
          </w:rPr>
          <w:delText>Dr</w:delText>
        </w:r>
        <w:r w:rsidR="00C10256" w:rsidRPr="007A4AFC" w:rsidDel="00803A8B">
          <w:rPr>
            <w:i/>
            <w:color w:val="000000" w:themeColor="text1"/>
            <w:sz w:val="28"/>
            <w:szCs w:val="36"/>
            <w:rPrChange w:id="174" w:author="Dr Mamadou SANOGO" w:date="2023-10-25T18:14:00Z">
              <w:rPr>
                <w:i/>
                <w:sz w:val="28"/>
                <w:szCs w:val="36"/>
              </w:rPr>
            </w:rPrChange>
          </w:rPr>
          <w:delText xml:space="preserve"> </w:delText>
        </w:r>
        <w:r w:rsidR="008C6E5B" w:rsidRPr="007A4AFC" w:rsidDel="00803A8B">
          <w:rPr>
            <w:i/>
            <w:color w:val="000000" w:themeColor="text1"/>
            <w:sz w:val="28"/>
            <w:szCs w:val="36"/>
            <w:rPrChange w:id="175" w:author="Dr Mamadou SANOGO" w:date="2023-10-25T18:14:00Z">
              <w:rPr>
                <w:i/>
                <w:sz w:val="28"/>
                <w:szCs w:val="36"/>
              </w:rPr>
            </w:rPrChange>
          </w:rPr>
          <w:delText>Mamadou SANOGO</w:delText>
        </w:r>
      </w:del>
    </w:p>
    <w:p w14:paraId="34F8D0B5" w14:textId="77777777" w:rsidR="0019202F" w:rsidRPr="007A4AFC" w:rsidDel="006778CD" w:rsidRDefault="0019202F" w:rsidP="00265669">
      <w:pPr>
        <w:widowControl w:val="0"/>
        <w:autoSpaceDE w:val="0"/>
        <w:autoSpaceDN w:val="0"/>
        <w:adjustRightInd w:val="0"/>
        <w:spacing w:line="200" w:lineRule="exact"/>
        <w:ind w:right="9"/>
        <w:rPr>
          <w:del w:id="176" w:author="Dr Mamadou SANOGO" w:date="2023-10-27T13:53:00Z"/>
          <w:color w:val="000000" w:themeColor="text1"/>
          <w:sz w:val="20"/>
          <w:szCs w:val="20"/>
          <w:rPrChange w:id="177" w:author="Dr Mamadou SANOGO" w:date="2023-10-25T18:14:00Z">
            <w:rPr>
              <w:del w:id="178" w:author="Dr Mamadou SANOGO" w:date="2023-10-27T13:53:00Z"/>
              <w:sz w:val="20"/>
              <w:szCs w:val="20"/>
            </w:rPr>
          </w:rPrChange>
        </w:rPr>
      </w:pPr>
    </w:p>
    <w:p w14:paraId="0F36DB69" w14:textId="3C20DBD2" w:rsidR="00265669" w:rsidRPr="007A4AFC" w:rsidDel="00803A8B" w:rsidRDefault="00265669" w:rsidP="00265669">
      <w:pPr>
        <w:widowControl w:val="0"/>
        <w:autoSpaceDE w:val="0"/>
        <w:autoSpaceDN w:val="0"/>
        <w:adjustRightInd w:val="0"/>
        <w:spacing w:line="200" w:lineRule="exact"/>
        <w:ind w:right="9"/>
        <w:rPr>
          <w:del w:id="179" w:author="Dr Mamadou SANOGO" w:date="2023-10-27T22:52:00Z"/>
          <w:color w:val="000000" w:themeColor="text1"/>
          <w:sz w:val="20"/>
          <w:szCs w:val="20"/>
          <w:rPrChange w:id="180" w:author="Dr Mamadou SANOGO" w:date="2023-10-25T18:14:00Z">
            <w:rPr>
              <w:del w:id="181" w:author="Dr Mamadou SANOGO" w:date="2023-10-27T22:52:00Z"/>
              <w:sz w:val="20"/>
              <w:szCs w:val="20"/>
            </w:rPr>
          </w:rPrChange>
        </w:rPr>
      </w:pPr>
    </w:p>
    <w:p w14:paraId="73E649E4" w14:textId="51F757C6" w:rsidR="0002255E" w:rsidRPr="00614D94" w:rsidDel="00803A8B" w:rsidRDefault="0002255E" w:rsidP="0002255E">
      <w:pPr>
        <w:widowControl w:val="0"/>
        <w:autoSpaceDE w:val="0"/>
        <w:autoSpaceDN w:val="0"/>
        <w:adjustRightInd w:val="0"/>
        <w:spacing w:line="240" w:lineRule="auto"/>
        <w:ind w:right="9"/>
        <w:rPr>
          <w:del w:id="182" w:author="Dr Mamadou SANOGO" w:date="2023-10-27T22:52:00Z"/>
          <w:moveFrom w:id="183" w:author="HP" w:date="2023-10-24T00:46:00Z"/>
          <w:b/>
          <w:i/>
          <w:color w:val="000000" w:themeColor="text1"/>
          <w:w w:val="109"/>
          <w:sz w:val="36"/>
          <w:szCs w:val="36"/>
        </w:rPr>
      </w:pPr>
      <w:moveFromRangeStart w:id="184" w:author="HP" w:date="2023-10-24T00:46:00Z" w:name="move149000781"/>
      <w:moveFrom w:id="185" w:author="HP" w:date="2023-10-24T00:46:00Z">
        <w:del w:id="186" w:author="Dr Mamadou SANOGO" w:date="2023-10-27T22:52:00Z">
          <w:r w:rsidRPr="00614D94" w:rsidDel="00803A8B">
            <w:rPr>
              <w:b/>
              <w:i/>
              <w:color w:val="000000" w:themeColor="text1"/>
              <w:sz w:val="36"/>
              <w:szCs w:val="36"/>
            </w:rPr>
            <w:delText>Jui</w:delText>
          </w:r>
          <w:r w:rsidRPr="00614D94" w:rsidDel="00803A8B">
            <w:rPr>
              <w:b/>
              <w:i/>
              <w:color w:val="000000" w:themeColor="text1"/>
              <w:spacing w:val="3"/>
              <w:sz w:val="36"/>
              <w:szCs w:val="36"/>
            </w:rPr>
            <w:delText>l</w:delText>
          </w:r>
          <w:r w:rsidRPr="00614D94" w:rsidDel="00803A8B">
            <w:rPr>
              <w:b/>
              <w:i/>
              <w:color w:val="000000" w:themeColor="text1"/>
              <w:sz w:val="36"/>
              <w:szCs w:val="36"/>
            </w:rPr>
            <w:delText>l</w:delText>
          </w:r>
          <w:r w:rsidRPr="00614D94" w:rsidDel="00803A8B">
            <w:rPr>
              <w:b/>
              <w:i/>
              <w:color w:val="000000" w:themeColor="text1"/>
              <w:spacing w:val="3"/>
              <w:sz w:val="36"/>
              <w:szCs w:val="36"/>
            </w:rPr>
            <w:delText>e</w:delText>
          </w:r>
          <w:r w:rsidRPr="00614D94" w:rsidDel="00803A8B">
            <w:rPr>
              <w:b/>
              <w:i/>
              <w:color w:val="000000" w:themeColor="text1"/>
              <w:sz w:val="36"/>
              <w:szCs w:val="36"/>
            </w:rPr>
            <w:delText>t</w:delText>
          </w:r>
          <w:r w:rsidRPr="00614D94" w:rsidDel="00803A8B">
            <w:rPr>
              <w:b/>
              <w:i/>
              <w:color w:val="000000" w:themeColor="text1"/>
              <w:spacing w:val="52"/>
              <w:sz w:val="36"/>
              <w:szCs w:val="36"/>
            </w:rPr>
            <w:delText xml:space="preserve"> </w:delText>
          </w:r>
          <w:r w:rsidRPr="00614D94" w:rsidDel="00803A8B">
            <w:rPr>
              <w:b/>
              <w:i/>
              <w:color w:val="000000" w:themeColor="text1"/>
              <w:spacing w:val="-3"/>
              <w:sz w:val="36"/>
              <w:szCs w:val="36"/>
            </w:rPr>
            <w:delText>2</w:delText>
          </w:r>
          <w:r w:rsidRPr="00614D94" w:rsidDel="00803A8B">
            <w:rPr>
              <w:b/>
              <w:i/>
              <w:color w:val="000000" w:themeColor="text1"/>
              <w:w w:val="109"/>
              <w:sz w:val="36"/>
              <w:szCs w:val="36"/>
            </w:rPr>
            <w:delText>023</w:delText>
          </w:r>
        </w:del>
      </w:moveFrom>
    </w:p>
    <w:p w14:paraId="12973841" w14:textId="18EF330E" w:rsidR="008C6E5B" w:rsidRPr="00614D94" w:rsidDel="00803A8B" w:rsidRDefault="008C6E5B" w:rsidP="0002255E">
      <w:pPr>
        <w:widowControl w:val="0"/>
        <w:autoSpaceDE w:val="0"/>
        <w:autoSpaceDN w:val="0"/>
        <w:adjustRightInd w:val="0"/>
        <w:spacing w:line="240" w:lineRule="auto"/>
        <w:ind w:right="9"/>
        <w:rPr>
          <w:del w:id="187" w:author="Dr Mamadou SANOGO" w:date="2023-10-27T22:52:00Z"/>
          <w:moveFrom w:id="188" w:author="HP" w:date="2023-10-24T00:46:00Z"/>
          <w:b/>
          <w:i/>
          <w:color w:val="000000" w:themeColor="text1"/>
          <w:w w:val="109"/>
          <w:sz w:val="36"/>
          <w:szCs w:val="36"/>
        </w:rPr>
      </w:pPr>
    </w:p>
    <w:moveFromRangeEnd w:id="184"/>
    <w:p w14:paraId="73736678" w14:textId="0C84363E" w:rsidR="007D0487" w:rsidRPr="00614D94" w:rsidDel="003F150F" w:rsidRDefault="007D0487" w:rsidP="0002255E">
      <w:pPr>
        <w:widowControl w:val="0"/>
        <w:autoSpaceDE w:val="0"/>
        <w:autoSpaceDN w:val="0"/>
        <w:adjustRightInd w:val="0"/>
        <w:spacing w:line="240" w:lineRule="auto"/>
        <w:ind w:right="9"/>
        <w:rPr>
          <w:del w:id="189" w:author="Dr Mamadou SANOGO" w:date="2023-10-25T18:08:00Z"/>
          <w:b/>
          <w:i/>
          <w:color w:val="000000" w:themeColor="text1"/>
          <w:w w:val="109"/>
          <w:sz w:val="36"/>
          <w:szCs w:val="36"/>
        </w:rPr>
      </w:pPr>
    </w:p>
    <w:p w14:paraId="5380040C" w14:textId="078E38ED" w:rsidR="00564B4A" w:rsidRPr="00614D94" w:rsidDel="00803A8B" w:rsidRDefault="00564B4A" w:rsidP="0002255E">
      <w:pPr>
        <w:widowControl w:val="0"/>
        <w:autoSpaceDE w:val="0"/>
        <w:autoSpaceDN w:val="0"/>
        <w:adjustRightInd w:val="0"/>
        <w:spacing w:line="240" w:lineRule="auto"/>
        <w:ind w:right="9"/>
        <w:rPr>
          <w:del w:id="190" w:author="Dr Mamadou SANOGO" w:date="2023-10-27T22:52:00Z"/>
          <w:b/>
          <w:i/>
          <w:color w:val="000000" w:themeColor="text1"/>
          <w:w w:val="109"/>
          <w:sz w:val="36"/>
          <w:szCs w:val="36"/>
        </w:rPr>
      </w:pPr>
    </w:p>
    <w:p w14:paraId="43AA885C" w14:textId="762A9890" w:rsidR="003D773D" w:rsidRPr="00614D94" w:rsidDel="00803A8B" w:rsidRDefault="003D773D" w:rsidP="0002255E">
      <w:pPr>
        <w:widowControl w:val="0"/>
        <w:autoSpaceDE w:val="0"/>
        <w:autoSpaceDN w:val="0"/>
        <w:adjustRightInd w:val="0"/>
        <w:spacing w:line="240" w:lineRule="auto"/>
        <w:ind w:right="9"/>
        <w:rPr>
          <w:del w:id="191" w:author="Dr Mamadou SANOGO" w:date="2023-10-27T22:52:00Z"/>
          <w:b/>
          <w:i/>
          <w:color w:val="000000" w:themeColor="text1"/>
          <w:w w:val="109"/>
          <w:sz w:val="36"/>
          <w:szCs w:val="36"/>
        </w:rPr>
      </w:pPr>
    </w:p>
    <w:p w14:paraId="682BB089" w14:textId="5B2BBC8E" w:rsidR="003D773D" w:rsidRPr="00614D94" w:rsidDel="00803A8B" w:rsidRDefault="003D773D" w:rsidP="0002255E">
      <w:pPr>
        <w:widowControl w:val="0"/>
        <w:autoSpaceDE w:val="0"/>
        <w:autoSpaceDN w:val="0"/>
        <w:adjustRightInd w:val="0"/>
        <w:spacing w:line="240" w:lineRule="auto"/>
        <w:ind w:right="9"/>
        <w:rPr>
          <w:del w:id="192" w:author="Dr Mamadou SANOGO" w:date="2023-10-27T22:52:00Z"/>
          <w:b/>
          <w:i/>
          <w:color w:val="000000" w:themeColor="text1"/>
          <w:w w:val="109"/>
          <w:sz w:val="36"/>
          <w:szCs w:val="36"/>
        </w:rPr>
      </w:pPr>
    </w:p>
    <w:p w14:paraId="478E3AB8" w14:textId="37ED7152" w:rsidR="003D773D" w:rsidRPr="00614D94" w:rsidDel="00803A8B" w:rsidRDefault="003D773D" w:rsidP="0002255E">
      <w:pPr>
        <w:widowControl w:val="0"/>
        <w:autoSpaceDE w:val="0"/>
        <w:autoSpaceDN w:val="0"/>
        <w:adjustRightInd w:val="0"/>
        <w:spacing w:line="240" w:lineRule="auto"/>
        <w:ind w:right="9"/>
        <w:rPr>
          <w:del w:id="193" w:author="Dr Mamadou SANOGO" w:date="2023-10-27T22:52:00Z"/>
          <w:b/>
          <w:i/>
          <w:color w:val="000000" w:themeColor="text1"/>
          <w:w w:val="109"/>
          <w:sz w:val="36"/>
          <w:szCs w:val="36"/>
        </w:rPr>
      </w:pPr>
    </w:p>
    <w:p w14:paraId="6EC90C54" w14:textId="77777777" w:rsidR="003D773D" w:rsidRPr="00614D94" w:rsidDel="003F150F" w:rsidRDefault="003D773D" w:rsidP="0002255E">
      <w:pPr>
        <w:widowControl w:val="0"/>
        <w:autoSpaceDE w:val="0"/>
        <w:autoSpaceDN w:val="0"/>
        <w:adjustRightInd w:val="0"/>
        <w:spacing w:line="240" w:lineRule="auto"/>
        <w:ind w:right="9"/>
        <w:rPr>
          <w:del w:id="194" w:author="Dr Mamadou SANOGO" w:date="2023-10-25T18:08:00Z"/>
          <w:b/>
          <w:i/>
          <w:color w:val="000000" w:themeColor="text1"/>
          <w:w w:val="109"/>
          <w:sz w:val="36"/>
          <w:szCs w:val="36"/>
        </w:rPr>
      </w:pPr>
    </w:p>
    <w:p w14:paraId="61ADA811" w14:textId="75F2642C" w:rsidR="00D31BBB" w:rsidRPr="00614D94" w:rsidDel="003F150F" w:rsidRDefault="00D31BBB" w:rsidP="0002255E">
      <w:pPr>
        <w:widowControl w:val="0"/>
        <w:autoSpaceDE w:val="0"/>
        <w:autoSpaceDN w:val="0"/>
        <w:adjustRightInd w:val="0"/>
        <w:spacing w:line="240" w:lineRule="auto"/>
        <w:ind w:right="9"/>
        <w:rPr>
          <w:del w:id="195" w:author="Dr Mamadou SANOGO" w:date="2023-10-25T18:08:00Z"/>
          <w:b/>
          <w:i/>
          <w:color w:val="000000" w:themeColor="text1"/>
          <w:w w:val="109"/>
          <w:sz w:val="36"/>
          <w:szCs w:val="36"/>
        </w:rPr>
      </w:pPr>
    </w:p>
    <w:customXmlDelRangeStart w:id="196" w:author="Dr Mamadou SANOGO" w:date="2023-10-27T22:52:00Z"/>
    <w:sdt>
      <w:sdtPr>
        <w:rPr>
          <w:rFonts w:ascii="Calibri" w:hAnsi="Calibri"/>
          <w:sz w:val="22"/>
        </w:rPr>
        <w:id w:val="1373037627"/>
        <w:docPartObj>
          <w:docPartGallery w:val="Table of Contents"/>
          <w:docPartUnique/>
        </w:docPartObj>
      </w:sdtPr>
      <w:sdtEndPr>
        <w:rPr>
          <w:rFonts w:ascii="Times New Roman" w:eastAsia="Times New Roman" w:hAnsi="Times New Roman" w:cs="Times New Roman"/>
          <w:b w:val="0"/>
          <w:bCs/>
          <w:color w:val="auto"/>
          <w:sz w:val="24"/>
          <w:szCs w:val="22"/>
        </w:rPr>
      </w:sdtEndPr>
      <w:sdtContent>
        <w:customXmlDelRangeEnd w:id="196"/>
        <w:commentRangeStart w:id="197" w:displacedByCustomXml="prev"/>
        <w:p w14:paraId="206A5EF3" w14:textId="44FD3EE0" w:rsidR="00602E95" w:rsidRPr="006778CD" w:rsidDel="00803A8B" w:rsidRDefault="00F63E98">
          <w:pPr>
            <w:pStyle w:val="En-ttedetabledesmatires"/>
            <w:numPr>
              <w:ilvl w:val="0"/>
              <w:numId w:val="0"/>
            </w:numPr>
            <w:ind w:left="360" w:hanging="360"/>
            <w:rPr>
              <w:del w:id="198" w:author="Dr Mamadou SANOGO" w:date="2023-10-27T22:52:00Z"/>
              <w:rStyle w:val="Lienhypertexte"/>
              <w:rFonts w:eastAsia="Times New Roman" w:cs="Times New Roman"/>
              <w:bCs/>
              <w:noProof/>
              <w:color w:val="000000" w:themeColor="text1"/>
              <w:sz w:val="22"/>
              <w:szCs w:val="22"/>
              <w:rPrChange w:id="199" w:author="Dr Mamadou SANOGO" w:date="2023-10-27T13:55:00Z">
                <w:rPr>
                  <w:del w:id="200" w:author="Dr Mamadou SANOGO" w:date="2023-10-27T22:52:00Z"/>
                  <w:rStyle w:val="Lienhypertexte"/>
                  <w:rFonts w:eastAsia="Times New Roman" w:cs="Times New Roman"/>
                  <w:b w:val="0"/>
                  <w:noProof/>
                  <w:color w:val="auto"/>
                  <w:sz w:val="22"/>
                  <w:szCs w:val="22"/>
                </w:rPr>
              </w:rPrChange>
            </w:rPr>
            <w:pPrChange w:id="201" w:author="Dr Mamadou SANOGO" w:date="2023-10-27T13:52:00Z">
              <w:pPr>
                <w:pStyle w:val="En-ttedetabledesmatires"/>
              </w:pPr>
            </w:pPrChange>
          </w:pPr>
          <w:del w:id="202" w:author="Dr Mamadou SANOGO" w:date="2023-10-27T13:54:00Z">
            <w:r w:rsidRPr="006778CD" w:rsidDel="006778CD">
              <w:rPr>
                <w:rStyle w:val="Lienhypertexte"/>
                <w:bCs/>
                <w:noProof/>
                <w:color w:val="000000" w:themeColor="text1"/>
                <w:sz w:val="22"/>
                <w:u w:val="none"/>
                <w:rPrChange w:id="203" w:author="Dr Mamadou SANOGO" w:date="2023-10-27T13:55:00Z">
                  <w:rPr>
                    <w:rStyle w:val="Lienhypertexte"/>
                    <w:noProof/>
                    <w:color w:val="002060"/>
                    <w:sz w:val="22"/>
                    <w:u w:val="none"/>
                  </w:rPr>
                </w:rPrChange>
              </w:rPr>
              <w:delText>Sommaire</w:delText>
            </w:r>
          </w:del>
        </w:p>
        <w:p w14:paraId="642FB492" w14:textId="2A7F0B62" w:rsidR="004B392C" w:rsidRPr="006778CD" w:rsidDel="00D31BBB" w:rsidRDefault="00602E95">
          <w:pPr>
            <w:pStyle w:val="TM1"/>
            <w:rPr>
              <w:del w:id="204" w:author="Dr Mamadou SANOGO" w:date="2023-10-25T11:40:00Z"/>
              <w:rFonts w:asciiTheme="minorHAnsi" w:eastAsiaTheme="minorEastAsia" w:hAnsiTheme="minorHAnsi" w:cstheme="minorBidi"/>
              <w:b/>
              <w:bCs/>
              <w:noProof/>
              <w:color w:val="000000" w:themeColor="text1"/>
              <w:kern w:val="2"/>
              <w14:ligatures w14:val="standardContextual"/>
              <w:rPrChange w:id="205" w:author="Dr Mamadou SANOGO" w:date="2023-10-27T13:55:00Z">
                <w:rPr>
                  <w:del w:id="206" w:author="Dr Mamadou SANOGO" w:date="2023-10-25T11:40:00Z"/>
                  <w:rFonts w:asciiTheme="minorHAnsi" w:eastAsiaTheme="minorEastAsia" w:hAnsiTheme="minorHAnsi" w:cstheme="minorBidi"/>
                  <w:noProof/>
                  <w:kern w:val="2"/>
                  <w14:ligatures w14:val="standardContextual"/>
                </w:rPr>
              </w:rPrChange>
            </w:rPr>
          </w:pPr>
          <w:del w:id="207" w:author="Dr Mamadou SANOGO" w:date="2023-10-27T22:52:00Z">
            <w:r w:rsidRPr="007A4AFC" w:rsidDel="00803A8B">
              <w:rPr>
                <w:color w:val="000000" w:themeColor="text1"/>
                <w:rPrChange w:id="208" w:author="Dr Mamadou SANOGO" w:date="2023-10-25T18:14:00Z">
                  <w:rPr/>
                </w:rPrChange>
              </w:rPr>
              <w:fldChar w:fldCharType="begin"/>
            </w:r>
            <w:r w:rsidRPr="007A4AFC" w:rsidDel="00803A8B">
              <w:rPr>
                <w:color w:val="000000" w:themeColor="text1"/>
                <w:rPrChange w:id="209" w:author="Dr Mamadou SANOGO" w:date="2023-10-25T18:14:00Z">
                  <w:rPr/>
                </w:rPrChange>
              </w:rPr>
              <w:delInstrText xml:space="preserve"> TOC \o "1-1" \h \z \u </w:delInstrText>
            </w:r>
            <w:r w:rsidRPr="007A4AFC" w:rsidDel="00803A8B">
              <w:rPr>
                <w:color w:val="000000" w:themeColor="text1"/>
                <w:rPrChange w:id="210" w:author="Dr Mamadou SANOGO" w:date="2023-10-25T18:14:00Z">
                  <w:rPr/>
                </w:rPrChange>
              </w:rPr>
              <w:fldChar w:fldCharType="separate"/>
            </w:r>
          </w:del>
          <w:del w:id="211" w:author="Dr Mamadou SANOGO" w:date="2023-10-25T11:40:00Z">
            <w:r w:rsidR="004B392C" w:rsidRPr="006778CD" w:rsidDel="00D31BBB">
              <w:rPr>
                <w:rFonts w:ascii="Calibri" w:hAnsi="Calibri"/>
                <w:bCs/>
                <w:color w:val="000000" w:themeColor="text1"/>
                <w:rPrChange w:id="212" w:author="Dr Mamadou SANOGO" w:date="2023-10-27T13:55:00Z">
                  <w:rPr>
                    <w:rStyle w:val="Lienhypertexte"/>
                    <w:b/>
                    <w:noProof/>
                  </w:rPr>
                </w:rPrChange>
              </w:rPr>
              <w:delText>Liste des acronymes, sigles et abréviations</w:delText>
            </w:r>
            <w:r w:rsidR="004B392C" w:rsidRPr="006778CD" w:rsidDel="00D31BBB">
              <w:rPr>
                <w:b/>
                <w:bCs/>
                <w:noProof/>
                <w:webHidden/>
                <w:color w:val="000000" w:themeColor="text1"/>
                <w:rPrChange w:id="213" w:author="Dr Mamadou SANOGO" w:date="2023-10-27T13:55:00Z">
                  <w:rPr>
                    <w:noProof/>
                    <w:webHidden/>
                  </w:rPr>
                </w:rPrChange>
              </w:rPr>
              <w:tab/>
              <w:delText>3</w:delText>
            </w:r>
          </w:del>
        </w:p>
        <w:p w14:paraId="152F3669" w14:textId="479F71D8" w:rsidR="004B392C" w:rsidRPr="006778CD" w:rsidDel="00D31BBB" w:rsidRDefault="004B392C">
          <w:pPr>
            <w:pStyle w:val="TM1"/>
            <w:rPr>
              <w:del w:id="214" w:author="Dr Mamadou SANOGO" w:date="2023-10-25T11:40:00Z"/>
              <w:rFonts w:asciiTheme="minorHAnsi" w:eastAsiaTheme="minorEastAsia" w:hAnsiTheme="minorHAnsi" w:cstheme="minorBidi"/>
              <w:b/>
              <w:bCs/>
              <w:noProof/>
              <w:color w:val="000000" w:themeColor="text1"/>
              <w:kern w:val="2"/>
              <w14:ligatures w14:val="standardContextual"/>
              <w:rPrChange w:id="215" w:author="Dr Mamadou SANOGO" w:date="2023-10-27T13:55:00Z">
                <w:rPr>
                  <w:del w:id="216" w:author="Dr Mamadou SANOGO" w:date="2023-10-25T11:40:00Z"/>
                  <w:rFonts w:asciiTheme="minorHAnsi" w:eastAsiaTheme="minorEastAsia" w:hAnsiTheme="minorHAnsi" w:cstheme="minorBidi"/>
                  <w:noProof/>
                  <w:kern w:val="2"/>
                  <w14:ligatures w14:val="standardContextual"/>
                </w:rPr>
              </w:rPrChange>
            </w:rPr>
          </w:pPr>
          <w:del w:id="217" w:author="Dr Mamadou SANOGO" w:date="2023-10-25T11:40:00Z">
            <w:r w:rsidRPr="006778CD" w:rsidDel="00D31BBB">
              <w:rPr>
                <w:rFonts w:ascii="Calibri" w:hAnsi="Calibri"/>
                <w:bCs/>
                <w:color w:val="000000" w:themeColor="text1"/>
                <w:rPrChange w:id="218" w:author="Dr Mamadou SANOGO" w:date="2023-10-27T13:55:00Z">
                  <w:rPr>
                    <w:rStyle w:val="Lienhypertexte"/>
                    <w:b/>
                    <w:noProof/>
                  </w:rPr>
                </w:rPrChange>
              </w:rPr>
              <w:delText>INTRODUCTION</w:delText>
            </w:r>
            <w:r w:rsidRPr="006778CD" w:rsidDel="00D31BBB">
              <w:rPr>
                <w:b/>
                <w:bCs/>
                <w:noProof/>
                <w:webHidden/>
                <w:color w:val="000000" w:themeColor="text1"/>
                <w:rPrChange w:id="219" w:author="Dr Mamadou SANOGO" w:date="2023-10-27T13:55:00Z">
                  <w:rPr>
                    <w:noProof/>
                    <w:webHidden/>
                  </w:rPr>
                </w:rPrChange>
              </w:rPr>
              <w:tab/>
              <w:delText>4</w:delText>
            </w:r>
          </w:del>
        </w:p>
        <w:p w14:paraId="4F4706CD" w14:textId="67C731A2" w:rsidR="004B392C" w:rsidRPr="006778CD" w:rsidDel="00D31BBB" w:rsidRDefault="004B392C">
          <w:pPr>
            <w:pStyle w:val="TM1"/>
            <w:rPr>
              <w:del w:id="220" w:author="Dr Mamadou SANOGO" w:date="2023-10-25T11:40:00Z"/>
              <w:rFonts w:asciiTheme="minorHAnsi" w:eastAsiaTheme="minorEastAsia" w:hAnsiTheme="minorHAnsi" w:cstheme="minorBidi"/>
              <w:b/>
              <w:bCs/>
              <w:noProof/>
              <w:color w:val="000000" w:themeColor="text1"/>
              <w:kern w:val="2"/>
              <w14:ligatures w14:val="standardContextual"/>
              <w:rPrChange w:id="221" w:author="Dr Mamadou SANOGO" w:date="2023-10-27T13:55:00Z">
                <w:rPr>
                  <w:del w:id="222" w:author="Dr Mamadou SANOGO" w:date="2023-10-25T11:40:00Z"/>
                  <w:rFonts w:asciiTheme="minorHAnsi" w:eastAsiaTheme="minorEastAsia" w:hAnsiTheme="minorHAnsi" w:cstheme="minorBidi"/>
                  <w:noProof/>
                  <w:kern w:val="2"/>
                  <w14:ligatures w14:val="standardContextual"/>
                </w:rPr>
              </w:rPrChange>
            </w:rPr>
          </w:pPr>
          <w:del w:id="223" w:author="Dr Mamadou SANOGO" w:date="2023-10-25T11:40:00Z">
            <w:r w:rsidRPr="006778CD" w:rsidDel="00D31BBB">
              <w:rPr>
                <w:rFonts w:ascii="Calibri" w:hAnsi="Calibri"/>
                <w:bCs/>
                <w:color w:val="000000" w:themeColor="text1"/>
                <w:rPrChange w:id="224" w:author="Dr Mamadou SANOGO" w:date="2023-10-27T13:55:00Z">
                  <w:rPr>
                    <w:rStyle w:val="Lienhypertexte"/>
                    <w:b/>
                    <w:noProof/>
                  </w:rPr>
                </w:rPrChange>
              </w:rPr>
              <w:delText>Annexes</w:delText>
            </w:r>
            <w:r w:rsidRPr="006778CD" w:rsidDel="00D31BBB">
              <w:rPr>
                <w:b/>
                <w:bCs/>
                <w:noProof/>
                <w:webHidden/>
                <w:color w:val="000000" w:themeColor="text1"/>
                <w:rPrChange w:id="225" w:author="Dr Mamadou SANOGO" w:date="2023-10-27T13:55:00Z">
                  <w:rPr>
                    <w:noProof/>
                    <w:webHidden/>
                  </w:rPr>
                </w:rPrChange>
              </w:rPr>
              <w:tab/>
              <w:delText>25</w:delText>
            </w:r>
          </w:del>
        </w:p>
        <w:p w14:paraId="72DCCA33" w14:textId="662CF1DB" w:rsidR="004B392C" w:rsidRPr="006778CD" w:rsidDel="00D31BBB" w:rsidRDefault="004B392C">
          <w:pPr>
            <w:pStyle w:val="TM1"/>
            <w:rPr>
              <w:del w:id="226" w:author="Dr Mamadou SANOGO" w:date="2023-10-25T11:40:00Z"/>
              <w:rFonts w:asciiTheme="minorHAnsi" w:eastAsiaTheme="minorEastAsia" w:hAnsiTheme="minorHAnsi" w:cstheme="minorBidi"/>
              <w:b/>
              <w:bCs/>
              <w:noProof/>
              <w:color w:val="000000" w:themeColor="text1"/>
              <w:kern w:val="2"/>
              <w14:ligatures w14:val="standardContextual"/>
              <w:rPrChange w:id="227" w:author="Dr Mamadou SANOGO" w:date="2023-10-27T13:55:00Z">
                <w:rPr>
                  <w:del w:id="228" w:author="Dr Mamadou SANOGO" w:date="2023-10-25T11:40:00Z"/>
                  <w:rFonts w:asciiTheme="minorHAnsi" w:eastAsiaTheme="minorEastAsia" w:hAnsiTheme="minorHAnsi" w:cstheme="minorBidi"/>
                  <w:noProof/>
                  <w:kern w:val="2"/>
                  <w14:ligatures w14:val="standardContextual"/>
                </w:rPr>
              </w:rPrChange>
            </w:rPr>
          </w:pPr>
          <w:del w:id="229" w:author="Dr Mamadou SANOGO" w:date="2023-10-25T11:40:00Z">
            <w:r w:rsidRPr="006778CD" w:rsidDel="00D31BBB">
              <w:rPr>
                <w:rFonts w:ascii="Calibri" w:eastAsiaTheme="minorHAnsi" w:hAnsi="Calibri"/>
                <w:bCs/>
                <w:color w:val="000000" w:themeColor="text1"/>
                <w:rPrChange w:id="230" w:author="Dr Mamadou SANOGO" w:date="2023-10-27T13:55:00Z">
                  <w:rPr>
                    <w:rStyle w:val="Lienhypertexte"/>
                    <w:rFonts w:eastAsiaTheme="minorHAnsi"/>
                    <w:b/>
                    <w:noProof/>
                    <w:lang w:eastAsia="en-US"/>
                  </w:rPr>
                </w:rPrChange>
              </w:rPr>
              <w:delText>Annexe 1 : Fiche de caractérisation du programme</w:delText>
            </w:r>
            <w:r w:rsidRPr="006778CD" w:rsidDel="00D31BBB">
              <w:rPr>
                <w:b/>
                <w:bCs/>
                <w:noProof/>
                <w:webHidden/>
                <w:color w:val="000000" w:themeColor="text1"/>
                <w:rPrChange w:id="231" w:author="Dr Mamadou SANOGO" w:date="2023-10-27T13:55:00Z">
                  <w:rPr>
                    <w:noProof/>
                    <w:webHidden/>
                  </w:rPr>
                </w:rPrChange>
              </w:rPr>
              <w:tab/>
              <w:delText>26</w:delText>
            </w:r>
          </w:del>
        </w:p>
        <w:p w14:paraId="1B45FDAA" w14:textId="2F7CEE30" w:rsidR="004B392C" w:rsidRPr="006778CD" w:rsidDel="00D31BBB" w:rsidRDefault="004B392C">
          <w:pPr>
            <w:pStyle w:val="TM1"/>
            <w:rPr>
              <w:del w:id="232" w:author="Dr Mamadou SANOGO" w:date="2023-10-25T11:40:00Z"/>
              <w:rFonts w:asciiTheme="minorHAnsi" w:eastAsiaTheme="minorEastAsia" w:hAnsiTheme="minorHAnsi" w:cstheme="minorBidi"/>
              <w:b/>
              <w:bCs/>
              <w:noProof/>
              <w:color w:val="000000" w:themeColor="text1"/>
              <w:kern w:val="2"/>
              <w14:ligatures w14:val="standardContextual"/>
              <w:rPrChange w:id="233" w:author="Dr Mamadou SANOGO" w:date="2023-10-27T13:55:00Z">
                <w:rPr>
                  <w:del w:id="234" w:author="Dr Mamadou SANOGO" w:date="2023-10-25T11:40:00Z"/>
                  <w:rFonts w:asciiTheme="minorHAnsi" w:eastAsiaTheme="minorEastAsia" w:hAnsiTheme="minorHAnsi" w:cstheme="minorBidi"/>
                  <w:noProof/>
                  <w:kern w:val="2"/>
                  <w14:ligatures w14:val="standardContextual"/>
                </w:rPr>
              </w:rPrChange>
            </w:rPr>
          </w:pPr>
          <w:del w:id="235" w:author="Dr Mamadou SANOGO" w:date="2023-10-25T11:40:00Z">
            <w:r w:rsidRPr="006778CD" w:rsidDel="00D31BBB">
              <w:rPr>
                <w:rFonts w:ascii="Calibri" w:eastAsiaTheme="minorHAnsi" w:hAnsi="Calibri"/>
                <w:bCs/>
                <w:color w:val="000000" w:themeColor="text1"/>
                <w:rPrChange w:id="236"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D31BBB">
              <w:rPr>
                <w:b/>
                <w:bCs/>
                <w:noProof/>
                <w:webHidden/>
                <w:color w:val="000000" w:themeColor="text1"/>
                <w:rPrChange w:id="237" w:author="Dr Mamadou SANOGO" w:date="2023-10-27T13:55:00Z">
                  <w:rPr>
                    <w:noProof/>
                    <w:webHidden/>
                  </w:rPr>
                </w:rPrChange>
              </w:rPr>
              <w:tab/>
              <w:delText>30</w:delText>
            </w:r>
          </w:del>
        </w:p>
        <w:p w14:paraId="67213567" w14:textId="6DEEDA93" w:rsidR="004B392C" w:rsidRPr="006778CD" w:rsidDel="00D31BBB" w:rsidRDefault="004B392C">
          <w:pPr>
            <w:pStyle w:val="TM1"/>
            <w:rPr>
              <w:del w:id="238" w:author="Dr Mamadou SANOGO" w:date="2023-10-25T11:40:00Z"/>
              <w:rFonts w:asciiTheme="minorHAnsi" w:eastAsiaTheme="minorEastAsia" w:hAnsiTheme="minorHAnsi" w:cstheme="minorBidi"/>
              <w:b/>
              <w:bCs/>
              <w:noProof/>
              <w:color w:val="000000" w:themeColor="text1"/>
              <w:kern w:val="2"/>
              <w14:ligatures w14:val="standardContextual"/>
              <w:rPrChange w:id="239" w:author="Dr Mamadou SANOGO" w:date="2023-10-27T13:55:00Z">
                <w:rPr>
                  <w:del w:id="240" w:author="Dr Mamadou SANOGO" w:date="2023-10-25T11:40:00Z"/>
                  <w:rFonts w:asciiTheme="minorHAnsi" w:eastAsiaTheme="minorEastAsia" w:hAnsiTheme="minorHAnsi" w:cstheme="minorBidi"/>
                  <w:noProof/>
                  <w:kern w:val="2"/>
                  <w14:ligatures w14:val="standardContextual"/>
                </w:rPr>
              </w:rPrChange>
            </w:rPr>
          </w:pPr>
          <w:del w:id="241" w:author="Dr Mamadou SANOGO" w:date="2023-10-25T11:40:00Z">
            <w:r w:rsidRPr="006778CD" w:rsidDel="00D31BBB">
              <w:rPr>
                <w:rFonts w:ascii="Calibri" w:eastAsiaTheme="minorHAnsi" w:hAnsi="Calibri"/>
                <w:bCs/>
                <w:color w:val="000000" w:themeColor="text1"/>
                <w:rPrChange w:id="242" w:author="Dr Mamadou SANOGO" w:date="2023-10-27T13:55:00Z">
                  <w:rPr>
                    <w:rStyle w:val="Lienhypertexte"/>
                    <w:rFonts w:eastAsiaTheme="minorHAnsi"/>
                    <w:b/>
                    <w:noProof/>
                    <w:lang w:eastAsia="en-US"/>
                  </w:rPr>
                </w:rPrChange>
              </w:rPr>
              <w:delText>Annexe 3 : Procès-verbal de la réunion</w:delText>
            </w:r>
            <w:r w:rsidRPr="006778CD" w:rsidDel="00D31BBB">
              <w:rPr>
                <w:b/>
                <w:bCs/>
                <w:noProof/>
                <w:webHidden/>
                <w:color w:val="000000" w:themeColor="text1"/>
                <w:rPrChange w:id="243" w:author="Dr Mamadou SANOGO" w:date="2023-10-27T13:55:00Z">
                  <w:rPr>
                    <w:noProof/>
                    <w:webHidden/>
                  </w:rPr>
                </w:rPrChange>
              </w:rPr>
              <w:tab/>
              <w:delText>31</w:delText>
            </w:r>
          </w:del>
        </w:p>
        <w:p w14:paraId="000A97AC" w14:textId="3F84183D" w:rsidR="004B392C" w:rsidRPr="006778CD" w:rsidDel="00D31BBB" w:rsidRDefault="004B392C">
          <w:pPr>
            <w:pStyle w:val="TM1"/>
            <w:rPr>
              <w:del w:id="244" w:author="Dr Mamadou SANOGO" w:date="2023-10-25T11:40:00Z"/>
              <w:rFonts w:asciiTheme="minorHAnsi" w:eastAsiaTheme="minorEastAsia" w:hAnsiTheme="minorHAnsi" w:cstheme="minorBidi"/>
              <w:b/>
              <w:bCs/>
              <w:noProof/>
              <w:color w:val="000000" w:themeColor="text1"/>
              <w:kern w:val="2"/>
              <w14:ligatures w14:val="standardContextual"/>
              <w:rPrChange w:id="245" w:author="Dr Mamadou SANOGO" w:date="2023-10-27T13:55:00Z">
                <w:rPr>
                  <w:del w:id="246" w:author="Dr Mamadou SANOGO" w:date="2023-10-25T11:40:00Z"/>
                  <w:rFonts w:asciiTheme="minorHAnsi" w:eastAsiaTheme="minorEastAsia" w:hAnsiTheme="minorHAnsi" w:cstheme="minorBidi"/>
                  <w:noProof/>
                  <w:kern w:val="2"/>
                  <w14:ligatures w14:val="standardContextual"/>
                </w:rPr>
              </w:rPrChange>
            </w:rPr>
          </w:pPr>
          <w:del w:id="247" w:author="Dr Mamadou SANOGO" w:date="2023-10-25T11:40:00Z">
            <w:r w:rsidRPr="006778CD" w:rsidDel="00D31BBB">
              <w:rPr>
                <w:rFonts w:ascii="Calibri" w:eastAsiaTheme="minorHAnsi" w:hAnsi="Calibri"/>
                <w:bCs/>
                <w:color w:val="000000" w:themeColor="text1"/>
                <w:rPrChange w:id="248" w:author="Dr Mamadou SANOGO" w:date="2023-10-27T13:55:00Z">
                  <w:rPr>
                    <w:rStyle w:val="Lienhypertexte"/>
                    <w:rFonts w:eastAsiaTheme="minorHAnsi"/>
                    <w:b/>
                    <w:noProof/>
                    <w:lang w:eastAsia="en-US"/>
                  </w:rPr>
                </w:rPrChange>
              </w:rPr>
              <w:delText>Annexe 5 : Maquette pédagogique</w:delText>
            </w:r>
            <w:r w:rsidRPr="006778CD" w:rsidDel="00D31BBB">
              <w:rPr>
                <w:b/>
                <w:bCs/>
                <w:noProof/>
                <w:webHidden/>
                <w:color w:val="000000" w:themeColor="text1"/>
                <w:rPrChange w:id="249" w:author="Dr Mamadou SANOGO" w:date="2023-10-27T13:55:00Z">
                  <w:rPr>
                    <w:noProof/>
                    <w:webHidden/>
                  </w:rPr>
                </w:rPrChange>
              </w:rPr>
              <w:tab/>
              <w:delText>33</w:delText>
            </w:r>
          </w:del>
        </w:p>
        <w:p w14:paraId="31696080" w14:textId="0D98727E" w:rsidR="004B392C" w:rsidRPr="006778CD" w:rsidDel="00D31BBB" w:rsidRDefault="004B392C">
          <w:pPr>
            <w:pStyle w:val="TM1"/>
            <w:rPr>
              <w:del w:id="250" w:author="Dr Mamadou SANOGO" w:date="2023-10-25T11:40:00Z"/>
              <w:rFonts w:asciiTheme="minorHAnsi" w:eastAsiaTheme="minorEastAsia" w:hAnsiTheme="minorHAnsi" w:cstheme="minorBidi"/>
              <w:b/>
              <w:bCs/>
              <w:noProof/>
              <w:color w:val="000000" w:themeColor="text1"/>
              <w:kern w:val="2"/>
              <w14:ligatures w14:val="standardContextual"/>
              <w:rPrChange w:id="251" w:author="Dr Mamadou SANOGO" w:date="2023-10-27T13:55:00Z">
                <w:rPr>
                  <w:del w:id="252" w:author="Dr Mamadou SANOGO" w:date="2023-10-25T11:40:00Z"/>
                  <w:rFonts w:asciiTheme="minorHAnsi" w:eastAsiaTheme="minorEastAsia" w:hAnsiTheme="minorHAnsi" w:cstheme="minorBidi"/>
                  <w:noProof/>
                  <w:kern w:val="2"/>
                  <w14:ligatures w14:val="standardContextual"/>
                </w:rPr>
              </w:rPrChange>
            </w:rPr>
          </w:pPr>
          <w:del w:id="253" w:author="Dr Mamadou SANOGO" w:date="2023-10-25T11:40:00Z">
            <w:r w:rsidRPr="006778CD" w:rsidDel="00D31BBB">
              <w:rPr>
                <w:rFonts w:ascii="Calibri" w:eastAsiaTheme="minorHAnsi" w:hAnsi="Calibri"/>
                <w:bCs/>
                <w:color w:val="000000" w:themeColor="text1"/>
                <w:rPrChange w:id="254" w:author="Dr Mamadou SANOGO" w:date="2023-10-27T13:55:00Z">
                  <w:rPr>
                    <w:rStyle w:val="Lienhypertexte"/>
                    <w:rFonts w:eastAsiaTheme="minorHAnsi"/>
                    <w:b/>
                    <w:noProof/>
                    <w:lang w:eastAsia="en-US"/>
                  </w:rPr>
                </w:rPrChange>
              </w:rPr>
              <w:delText>Annexe 6 : Arrêté d’ouverture</w:delText>
            </w:r>
            <w:r w:rsidRPr="006778CD" w:rsidDel="00D31BBB">
              <w:rPr>
                <w:b/>
                <w:bCs/>
                <w:noProof/>
                <w:webHidden/>
                <w:color w:val="000000" w:themeColor="text1"/>
                <w:rPrChange w:id="255" w:author="Dr Mamadou SANOGO" w:date="2023-10-27T13:55:00Z">
                  <w:rPr>
                    <w:noProof/>
                    <w:webHidden/>
                  </w:rPr>
                </w:rPrChange>
              </w:rPr>
              <w:tab/>
              <w:delText>43</w:delText>
            </w:r>
          </w:del>
        </w:p>
        <w:p w14:paraId="32A7DF20" w14:textId="79163505" w:rsidR="004B392C" w:rsidRPr="006778CD" w:rsidDel="00D31BBB" w:rsidRDefault="004B392C">
          <w:pPr>
            <w:pStyle w:val="TM1"/>
            <w:rPr>
              <w:del w:id="256" w:author="Dr Mamadou SANOGO" w:date="2023-10-25T11:40:00Z"/>
              <w:rFonts w:asciiTheme="minorHAnsi" w:eastAsiaTheme="minorEastAsia" w:hAnsiTheme="minorHAnsi" w:cstheme="minorBidi"/>
              <w:b/>
              <w:bCs/>
              <w:noProof/>
              <w:color w:val="000000" w:themeColor="text1"/>
              <w:kern w:val="2"/>
              <w14:ligatures w14:val="standardContextual"/>
              <w:rPrChange w:id="257" w:author="Dr Mamadou SANOGO" w:date="2023-10-27T13:55:00Z">
                <w:rPr>
                  <w:del w:id="258" w:author="Dr Mamadou SANOGO" w:date="2023-10-25T11:40:00Z"/>
                  <w:rFonts w:asciiTheme="minorHAnsi" w:eastAsiaTheme="minorEastAsia" w:hAnsiTheme="minorHAnsi" w:cstheme="minorBidi"/>
                  <w:noProof/>
                  <w:kern w:val="2"/>
                  <w14:ligatures w14:val="standardContextual"/>
                </w:rPr>
              </w:rPrChange>
            </w:rPr>
          </w:pPr>
          <w:del w:id="259" w:author="Dr Mamadou SANOGO" w:date="2023-10-25T11:40:00Z">
            <w:r w:rsidRPr="006778CD" w:rsidDel="00D31BBB">
              <w:rPr>
                <w:rFonts w:ascii="Calibri" w:eastAsiaTheme="minorHAnsi" w:hAnsi="Calibri"/>
                <w:bCs/>
                <w:color w:val="000000" w:themeColor="text1"/>
                <w:rPrChange w:id="260" w:author="Dr Mamadou SANOGO" w:date="2023-10-27T13:55:00Z">
                  <w:rPr>
                    <w:rStyle w:val="Lienhypertexte"/>
                    <w:rFonts w:eastAsiaTheme="minorHAnsi"/>
                    <w:b/>
                    <w:noProof/>
                    <w:lang w:eastAsia="en-US"/>
                  </w:rPr>
                </w:rPrChange>
              </w:rPr>
              <w:delText>Annexe 8 : Maquettes pédagogiques</w:delText>
            </w:r>
            <w:r w:rsidRPr="006778CD" w:rsidDel="00D31BBB">
              <w:rPr>
                <w:b/>
                <w:bCs/>
                <w:noProof/>
                <w:webHidden/>
                <w:color w:val="000000" w:themeColor="text1"/>
                <w:rPrChange w:id="261" w:author="Dr Mamadou SANOGO" w:date="2023-10-27T13:55:00Z">
                  <w:rPr>
                    <w:noProof/>
                    <w:webHidden/>
                  </w:rPr>
                </w:rPrChange>
              </w:rPr>
              <w:tab/>
              <w:delText>44</w:delText>
            </w:r>
          </w:del>
        </w:p>
        <w:p w14:paraId="6D27A0D2" w14:textId="33A44C33" w:rsidR="004B392C" w:rsidRPr="006778CD" w:rsidDel="00D31BBB" w:rsidRDefault="004B392C">
          <w:pPr>
            <w:pStyle w:val="TM1"/>
            <w:rPr>
              <w:del w:id="262" w:author="Dr Mamadou SANOGO" w:date="2023-10-25T11:40:00Z"/>
              <w:rFonts w:asciiTheme="minorHAnsi" w:eastAsiaTheme="minorEastAsia" w:hAnsiTheme="minorHAnsi" w:cstheme="minorBidi"/>
              <w:b/>
              <w:bCs/>
              <w:noProof/>
              <w:color w:val="000000" w:themeColor="text1"/>
              <w:kern w:val="2"/>
              <w14:ligatures w14:val="standardContextual"/>
              <w:rPrChange w:id="263" w:author="Dr Mamadou SANOGO" w:date="2023-10-27T13:55:00Z">
                <w:rPr>
                  <w:del w:id="264" w:author="Dr Mamadou SANOGO" w:date="2023-10-25T11:40:00Z"/>
                  <w:rFonts w:asciiTheme="minorHAnsi" w:eastAsiaTheme="minorEastAsia" w:hAnsiTheme="minorHAnsi" w:cstheme="minorBidi"/>
                  <w:noProof/>
                  <w:kern w:val="2"/>
                  <w14:ligatures w14:val="standardContextual"/>
                </w:rPr>
              </w:rPrChange>
            </w:rPr>
          </w:pPr>
          <w:del w:id="265" w:author="Dr Mamadou SANOGO" w:date="2023-10-25T11:40:00Z">
            <w:r w:rsidRPr="006778CD" w:rsidDel="00D31BBB">
              <w:rPr>
                <w:rFonts w:ascii="Calibri" w:eastAsiaTheme="minorHAnsi" w:hAnsi="Calibri"/>
                <w:bCs/>
                <w:color w:val="000000" w:themeColor="text1"/>
                <w:rPrChange w:id="266" w:author="Dr Mamadou SANOGO" w:date="2023-10-27T13:55:00Z">
                  <w:rPr>
                    <w:rStyle w:val="Lienhypertexte"/>
                    <w:rFonts w:eastAsiaTheme="minorHAnsi"/>
                    <w:b/>
                    <w:noProof/>
                    <w:lang w:eastAsia="en-US"/>
                  </w:rPr>
                </w:rPrChange>
              </w:rPr>
              <w:delText>Annexe 9 : Plan de développement et l’amélioration du programme</w:delText>
            </w:r>
            <w:r w:rsidRPr="006778CD" w:rsidDel="00D31BBB">
              <w:rPr>
                <w:b/>
                <w:bCs/>
                <w:noProof/>
                <w:webHidden/>
                <w:color w:val="000000" w:themeColor="text1"/>
                <w:rPrChange w:id="267" w:author="Dr Mamadou SANOGO" w:date="2023-10-27T13:55:00Z">
                  <w:rPr>
                    <w:noProof/>
                    <w:webHidden/>
                  </w:rPr>
                </w:rPrChange>
              </w:rPr>
              <w:tab/>
              <w:delText>45</w:delText>
            </w:r>
          </w:del>
        </w:p>
        <w:p w14:paraId="24517C18" w14:textId="56A8D7A3" w:rsidR="004B392C" w:rsidRPr="006778CD" w:rsidDel="00D31BBB" w:rsidRDefault="004B392C">
          <w:pPr>
            <w:pStyle w:val="TM1"/>
            <w:rPr>
              <w:del w:id="268" w:author="Dr Mamadou SANOGO" w:date="2023-10-25T11:40:00Z"/>
              <w:rFonts w:asciiTheme="minorHAnsi" w:eastAsiaTheme="minorEastAsia" w:hAnsiTheme="minorHAnsi" w:cstheme="minorBidi"/>
              <w:b/>
              <w:bCs/>
              <w:noProof/>
              <w:color w:val="000000" w:themeColor="text1"/>
              <w:kern w:val="2"/>
              <w14:ligatures w14:val="standardContextual"/>
              <w:rPrChange w:id="269" w:author="Dr Mamadou SANOGO" w:date="2023-10-27T13:55:00Z">
                <w:rPr>
                  <w:del w:id="270" w:author="Dr Mamadou SANOGO" w:date="2023-10-25T11:40:00Z"/>
                  <w:rFonts w:asciiTheme="minorHAnsi" w:eastAsiaTheme="minorEastAsia" w:hAnsiTheme="minorHAnsi" w:cstheme="minorBidi"/>
                  <w:noProof/>
                  <w:kern w:val="2"/>
                  <w14:ligatures w14:val="standardContextual"/>
                </w:rPr>
              </w:rPrChange>
            </w:rPr>
          </w:pPr>
          <w:del w:id="271" w:author="Dr Mamadou SANOGO" w:date="2023-10-25T11:40:00Z">
            <w:r w:rsidRPr="006778CD" w:rsidDel="00D31BBB">
              <w:rPr>
                <w:rFonts w:ascii="Calibri" w:eastAsiaTheme="minorHAnsi" w:hAnsi="Calibri"/>
                <w:bCs/>
                <w:color w:val="000000" w:themeColor="text1"/>
                <w:rPrChange w:id="272" w:author="Dr Mamadou SANOGO" w:date="2023-10-27T13:55:00Z">
                  <w:rPr>
                    <w:rStyle w:val="Lienhypertexte"/>
                    <w:rFonts w:eastAsiaTheme="minorHAnsi"/>
                    <w:b/>
                    <w:noProof/>
                    <w:lang w:eastAsia="en-US"/>
                  </w:rPr>
                </w:rPrChange>
              </w:rPr>
              <w:delText>Annexe 10 : Fiche de description générale du projet</w:delText>
            </w:r>
            <w:r w:rsidRPr="006778CD" w:rsidDel="00D31BBB">
              <w:rPr>
                <w:b/>
                <w:bCs/>
                <w:noProof/>
                <w:webHidden/>
                <w:color w:val="000000" w:themeColor="text1"/>
                <w:rPrChange w:id="273" w:author="Dr Mamadou SANOGO" w:date="2023-10-27T13:55:00Z">
                  <w:rPr>
                    <w:noProof/>
                    <w:webHidden/>
                  </w:rPr>
                </w:rPrChange>
              </w:rPr>
              <w:tab/>
              <w:delText>47</w:delText>
            </w:r>
          </w:del>
        </w:p>
        <w:p w14:paraId="65127C75" w14:textId="340F923F" w:rsidR="004B392C" w:rsidRPr="006778CD" w:rsidDel="00D31BBB" w:rsidRDefault="004B392C">
          <w:pPr>
            <w:pStyle w:val="TM1"/>
            <w:rPr>
              <w:del w:id="274" w:author="Dr Mamadou SANOGO" w:date="2023-10-25T11:40:00Z"/>
              <w:rFonts w:asciiTheme="minorHAnsi" w:eastAsiaTheme="minorEastAsia" w:hAnsiTheme="minorHAnsi" w:cstheme="minorBidi"/>
              <w:b/>
              <w:bCs/>
              <w:noProof/>
              <w:color w:val="000000" w:themeColor="text1"/>
              <w:kern w:val="2"/>
              <w14:ligatures w14:val="standardContextual"/>
              <w:rPrChange w:id="275" w:author="Dr Mamadou SANOGO" w:date="2023-10-27T13:55:00Z">
                <w:rPr>
                  <w:del w:id="276" w:author="Dr Mamadou SANOGO" w:date="2023-10-25T11:40:00Z"/>
                  <w:rFonts w:asciiTheme="minorHAnsi" w:eastAsiaTheme="minorEastAsia" w:hAnsiTheme="minorHAnsi" w:cstheme="minorBidi"/>
                  <w:noProof/>
                  <w:kern w:val="2"/>
                  <w14:ligatures w14:val="standardContextual"/>
                </w:rPr>
              </w:rPrChange>
            </w:rPr>
          </w:pPr>
          <w:del w:id="277" w:author="Dr Mamadou SANOGO" w:date="2023-10-25T11:40:00Z">
            <w:r w:rsidRPr="006778CD" w:rsidDel="00D31BBB">
              <w:rPr>
                <w:rFonts w:ascii="Calibri" w:eastAsiaTheme="minorHAnsi" w:hAnsi="Calibri"/>
                <w:bCs/>
                <w:color w:val="000000" w:themeColor="text1"/>
                <w:rPrChange w:id="278"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D31BBB">
              <w:rPr>
                <w:b/>
                <w:bCs/>
                <w:noProof/>
                <w:webHidden/>
                <w:color w:val="000000" w:themeColor="text1"/>
                <w:rPrChange w:id="279" w:author="Dr Mamadou SANOGO" w:date="2023-10-27T13:55:00Z">
                  <w:rPr>
                    <w:noProof/>
                    <w:webHidden/>
                  </w:rPr>
                </w:rPrChange>
              </w:rPr>
              <w:tab/>
              <w:delText>50</w:delText>
            </w:r>
          </w:del>
        </w:p>
        <w:p w14:paraId="113D893F" w14:textId="28DDE728" w:rsidR="004B392C" w:rsidRPr="006778CD" w:rsidDel="00D31BBB" w:rsidRDefault="004B392C">
          <w:pPr>
            <w:pStyle w:val="TM1"/>
            <w:rPr>
              <w:del w:id="280" w:author="Dr Mamadou SANOGO" w:date="2023-10-25T11:40:00Z"/>
              <w:rFonts w:asciiTheme="minorHAnsi" w:eastAsiaTheme="minorEastAsia" w:hAnsiTheme="minorHAnsi" w:cstheme="minorBidi"/>
              <w:b/>
              <w:bCs/>
              <w:noProof/>
              <w:color w:val="000000" w:themeColor="text1"/>
              <w:kern w:val="2"/>
              <w14:ligatures w14:val="standardContextual"/>
              <w:rPrChange w:id="281" w:author="Dr Mamadou SANOGO" w:date="2023-10-27T13:55:00Z">
                <w:rPr>
                  <w:del w:id="282" w:author="Dr Mamadou SANOGO" w:date="2023-10-25T11:40:00Z"/>
                  <w:rFonts w:asciiTheme="minorHAnsi" w:eastAsiaTheme="minorEastAsia" w:hAnsiTheme="minorHAnsi" w:cstheme="minorBidi"/>
                  <w:noProof/>
                  <w:kern w:val="2"/>
                  <w14:ligatures w14:val="standardContextual"/>
                </w:rPr>
              </w:rPrChange>
            </w:rPr>
          </w:pPr>
          <w:del w:id="283" w:author="Dr Mamadou SANOGO" w:date="2023-10-25T11:40:00Z">
            <w:r w:rsidRPr="006778CD" w:rsidDel="00D31BBB">
              <w:rPr>
                <w:rFonts w:ascii="Calibri" w:eastAsiaTheme="minorHAnsi" w:hAnsi="Calibri"/>
                <w:bCs/>
                <w:color w:val="000000" w:themeColor="text1"/>
                <w:rPrChange w:id="284" w:author="Dr Mamadou SANOGO" w:date="2023-10-27T13:55:00Z">
                  <w:rPr>
                    <w:rStyle w:val="Lienhypertexte"/>
                    <w:rFonts w:eastAsiaTheme="minorHAnsi"/>
                    <w:b/>
                    <w:noProof/>
                    <w:lang w:eastAsia="en-US"/>
                  </w:rPr>
                </w:rPrChange>
              </w:rPr>
              <w:delText>Annexe 12 : Modalité du stage</w:delText>
            </w:r>
            <w:r w:rsidRPr="006778CD" w:rsidDel="00D31BBB">
              <w:rPr>
                <w:b/>
                <w:bCs/>
                <w:noProof/>
                <w:webHidden/>
                <w:color w:val="000000" w:themeColor="text1"/>
                <w:rPrChange w:id="285" w:author="Dr Mamadou SANOGO" w:date="2023-10-27T13:55:00Z">
                  <w:rPr>
                    <w:noProof/>
                    <w:webHidden/>
                  </w:rPr>
                </w:rPrChange>
              </w:rPr>
              <w:tab/>
              <w:delText>51</w:delText>
            </w:r>
          </w:del>
        </w:p>
        <w:p w14:paraId="00C6E937" w14:textId="49D1C93F" w:rsidR="004B392C" w:rsidRPr="006778CD" w:rsidDel="00D31BBB" w:rsidRDefault="004B392C">
          <w:pPr>
            <w:pStyle w:val="TM1"/>
            <w:rPr>
              <w:del w:id="286" w:author="Dr Mamadou SANOGO" w:date="2023-10-25T11:40:00Z"/>
              <w:rFonts w:asciiTheme="minorHAnsi" w:eastAsiaTheme="minorEastAsia" w:hAnsiTheme="minorHAnsi" w:cstheme="minorBidi"/>
              <w:b/>
              <w:bCs/>
              <w:noProof/>
              <w:color w:val="000000" w:themeColor="text1"/>
              <w:kern w:val="2"/>
              <w14:ligatures w14:val="standardContextual"/>
              <w:rPrChange w:id="287" w:author="Dr Mamadou SANOGO" w:date="2023-10-27T13:55:00Z">
                <w:rPr>
                  <w:del w:id="288" w:author="Dr Mamadou SANOGO" w:date="2023-10-25T11:40:00Z"/>
                  <w:rFonts w:asciiTheme="minorHAnsi" w:eastAsiaTheme="minorEastAsia" w:hAnsiTheme="minorHAnsi" w:cstheme="minorBidi"/>
                  <w:noProof/>
                  <w:kern w:val="2"/>
                  <w14:ligatures w14:val="standardContextual"/>
                </w:rPr>
              </w:rPrChange>
            </w:rPr>
          </w:pPr>
          <w:del w:id="289" w:author="Dr Mamadou SANOGO" w:date="2023-10-25T11:40:00Z">
            <w:r w:rsidRPr="006778CD" w:rsidDel="00D31BBB">
              <w:rPr>
                <w:rFonts w:ascii="Calibri" w:eastAsiaTheme="minorHAnsi" w:hAnsi="Calibri"/>
                <w:bCs/>
                <w:color w:val="000000" w:themeColor="text1"/>
                <w:rPrChange w:id="290" w:author="Dr Mamadou SANOGO" w:date="2023-10-27T13:55:00Z">
                  <w:rPr>
                    <w:rStyle w:val="Lienhypertexte"/>
                    <w:rFonts w:eastAsiaTheme="minorHAnsi"/>
                    <w:b/>
                    <w:noProof/>
                    <w:lang w:eastAsia="en-US"/>
                  </w:rPr>
                </w:rPrChange>
              </w:rPr>
              <w:delText>Annexe 13 : Enseignants de la formation</w:delText>
            </w:r>
            <w:r w:rsidRPr="006778CD" w:rsidDel="00D31BBB">
              <w:rPr>
                <w:b/>
                <w:bCs/>
                <w:noProof/>
                <w:webHidden/>
                <w:color w:val="000000" w:themeColor="text1"/>
                <w:rPrChange w:id="291" w:author="Dr Mamadou SANOGO" w:date="2023-10-27T13:55:00Z">
                  <w:rPr>
                    <w:noProof/>
                    <w:webHidden/>
                  </w:rPr>
                </w:rPrChange>
              </w:rPr>
              <w:tab/>
              <w:delText>52</w:delText>
            </w:r>
          </w:del>
        </w:p>
        <w:p w14:paraId="69EDA6B7" w14:textId="3674D4B3" w:rsidR="004B392C" w:rsidRPr="006778CD" w:rsidDel="00D31BBB" w:rsidRDefault="004B392C">
          <w:pPr>
            <w:pStyle w:val="TM1"/>
            <w:rPr>
              <w:del w:id="292" w:author="Dr Mamadou SANOGO" w:date="2023-10-25T11:40:00Z"/>
              <w:rFonts w:asciiTheme="minorHAnsi" w:eastAsiaTheme="minorEastAsia" w:hAnsiTheme="minorHAnsi" w:cstheme="minorBidi"/>
              <w:b/>
              <w:bCs/>
              <w:noProof/>
              <w:color w:val="000000" w:themeColor="text1"/>
              <w:kern w:val="2"/>
              <w14:ligatures w14:val="standardContextual"/>
              <w:rPrChange w:id="293" w:author="Dr Mamadou SANOGO" w:date="2023-10-27T13:55:00Z">
                <w:rPr>
                  <w:del w:id="294" w:author="Dr Mamadou SANOGO" w:date="2023-10-25T11:40:00Z"/>
                  <w:rFonts w:asciiTheme="minorHAnsi" w:eastAsiaTheme="minorEastAsia" w:hAnsiTheme="minorHAnsi" w:cstheme="minorBidi"/>
                  <w:noProof/>
                  <w:kern w:val="2"/>
                  <w14:ligatures w14:val="standardContextual"/>
                </w:rPr>
              </w:rPrChange>
            </w:rPr>
          </w:pPr>
          <w:del w:id="295" w:author="Dr Mamadou SANOGO" w:date="2023-10-25T11:40:00Z">
            <w:r w:rsidRPr="006778CD" w:rsidDel="00D31BBB">
              <w:rPr>
                <w:rFonts w:ascii="Calibri" w:eastAsiaTheme="minorHAnsi" w:hAnsi="Calibri"/>
                <w:bCs/>
                <w:color w:val="000000" w:themeColor="text1"/>
                <w:rPrChange w:id="296" w:author="Dr Mamadou SANOGO" w:date="2023-10-27T13:55:00Z">
                  <w:rPr>
                    <w:rStyle w:val="Lienhypertexte"/>
                    <w:rFonts w:eastAsiaTheme="minorHAnsi"/>
                    <w:b/>
                    <w:noProof/>
                    <w:lang w:eastAsia="en-US"/>
                  </w:rPr>
                </w:rPrChange>
              </w:rPr>
              <w:delText>Annexe 14 : Infrastructure et équipements :</w:delText>
            </w:r>
            <w:r w:rsidRPr="006778CD" w:rsidDel="00D31BBB">
              <w:rPr>
                <w:b/>
                <w:bCs/>
                <w:noProof/>
                <w:webHidden/>
                <w:color w:val="000000" w:themeColor="text1"/>
                <w:rPrChange w:id="297" w:author="Dr Mamadou SANOGO" w:date="2023-10-27T13:55:00Z">
                  <w:rPr>
                    <w:noProof/>
                    <w:webHidden/>
                  </w:rPr>
                </w:rPrChange>
              </w:rPr>
              <w:tab/>
              <w:delText>55</w:delText>
            </w:r>
          </w:del>
        </w:p>
        <w:p w14:paraId="5D219C1D" w14:textId="04ECA21B" w:rsidR="004B392C" w:rsidRPr="006778CD" w:rsidDel="00D31BBB" w:rsidRDefault="004B392C">
          <w:pPr>
            <w:pStyle w:val="TM1"/>
            <w:rPr>
              <w:del w:id="298" w:author="Dr Mamadou SANOGO" w:date="2023-10-25T11:40:00Z"/>
              <w:rFonts w:asciiTheme="minorHAnsi" w:eastAsiaTheme="minorEastAsia" w:hAnsiTheme="minorHAnsi" w:cstheme="minorBidi"/>
              <w:b/>
              <w:bCs/>
              <w:noProof/>
              <w:color w:val="000000" w:themeColor="text1"/>
              <w:kern w:val="2"/>
              <w14:ligatures w14:val="standardContextual"/>
              <w:rPrChange w:id="299" w:author="Dr Mamadou SANOGO" w:date="2023-10-27T13:55:00Z">
                <w:rPr>
                  <w:del w:id="300" w:author="Dr Mamadou SANOGO" w:date="2023-10-25T11:40:00Z"/>
                  <w:rFonts w:asciiTheme="minorHAnsi" w:eastAsiaTheme="minorEastAsia" w:hAnsiTheme="minorHAnsi" w:cstheme="minorBidi"/>
                  <w:noProof/>
                  <w:kern w:val="2"/>
                  <w14:ligatures w14:val="standardContextual"/>
                </w:rPr>
              </w:rPrChange>
            </w:rPr>
          </w:pPr>
          <w:del w:id="301" w:author="Dr Mamadou SANOGO" w:date="2023-10-25T11:40:00Z">
            <w:r w:rsidRPr="006778CD" w:rsidDel="00D31BBB">
              <w:rPr>
                <w:rFonts w:ascii="Calibri" w:eastAsiaTheme="minorHAnsi" w:hAnsi="Calibri"/>
                <w:bCs/>
                <w:color w:val="000000" w:themeColor="text1"/>
                <w:rPrChange w:id="302" w:author="Dr Mamadou SANOGO" w:date="2023-10-27T13:55:00Z">
                  <w:rPr>
                    <w:rStyle w:val="Lienhypertexte"/>
                    <w:rFonts w:eastAsiaTheme="minorHAnsi"/>
                    <w:b/>
                    <w:noProof/>
                    <w:lang w:eastAsia="en-US"/>
                  </w:rPr>
                </w:rPrChange>
              </w:rPr>
              <w:delText>Annexe 15 : Composition du jury de soutenance</w:delText>
            </w:r>
            <w:r w:rsidRPr="006778CD" w:rsidDel="00D31BBB">
              <w:rPr>
                <w:b/>
                <w:bCs/>
                <w:noProof/>
                <w:webHidden/>
                <w:color w:val="000000" w:themeColor="text1"/>
                <w:rPrChange w:id="303" w:author="Dr Mamadou SANOGO" w:date="2023-10-27T13:55:00Z">
                  <w:rPr>
                    <w:noProof/>
                    <w:webHidden/>
                  </w:rPr>
                </w:rPrChange>
              </w:rPr>
              <w:tab/>
              <w:delText>57</w:delText>
            </w:r>
          </w:del>
        </w:p>
        <w:p w14:paraId="6D6EDD79" w14:textId="3B989A66" w:rsidR="004B392C" w:rsidRPr="006778CD" w:rsidDel="00D31BBB" w:rsidRDefault="004B392C">
          <w:pPr>
            <w:pStyle w:val="TM1"/>
            <w:rPr>
              <w:del w:id="304" w:author="Dr Mamadou SANOGO" w:date="2023-10-25T11:40:00Z"/>
              <w:rFonts w:asciiTheme="minorHAnsi" w:eastAsiaTheme="minorEastAsia" w:hAnsiTheme="minorHAnsi" w:cstheme="minorBidi"/>
              <w:b/>
              <w:bCs/>
              <w:noProof/>
              <w:color w:val="000000" w:themeColor="text1"/>
              <w:kern w:val="2"/>
              <w14:ligatures w14:val="standardContextual"/>
              <w:rPrChange w:id="305" w:author="Dr Mamadou SANOGO" w:date="2023-10-27T13:55:00Z">
                <w:rPr>
                  <w:del w:id="306" w:author="Dr Mamadou SANOGO" w:date="2023-10-25T11:40:00Z"/>
                  <w:rFonts w:asciiTheme="minorHAnsi" w:eastAsiaTheme="minorEastAsia" w:hAnsiTheme="minorHAnsi" w:cstheme="minorBidi"/>
                  <w:noProof/>
                  <w:kern w:val="2"/>
                  <w14:ligatures w14:val="standardContextual"/>
                </w:rPr>
              </w:rPrChange>
            </w:rPr>
          </w:pPr>
          <w:del w:id="307" w:author="Dr Mamadou SANOGO" w:date="2023-10-25T11:40:00Z">
            <w:r w:rsidRPr="006778CD" w:rsidDel="00D31BBB">
              <w:rPr>
                <w:rFonts w:ascii="Calibri" w:eastAsiaTheme="minorHAnsi" w:hAnsi="Calibri"/>
                <w:bCs/>
                <w:color w:val="000000" w:themeColor="text1"/>
                <w:rPrChange w:id="308" w:author="Dr Mamadou SANOGO" w:date="2023-10-27T13:55:00Z">
                  <w:rPr>
                    <w:rStyle w:val="Lienhypertexte"/>
                    <w:rFonts w:eastAsiaTheme="minorHAnsi"/>
                    <w:b/>
                    <w:noProof/>
                    <w:lang w:eastAsia="en-US"/>
                  </w:rPr>
                </w:rPrChange>
              </w:rPr>
              <w:delText>Annexe 16 : Rôle des membres de l’équipe pédagogique</w:delText>
            </w:r>
            <w:r w:rsidRPr="006778CD" w:rsidDel="00D31BBB">
              <w:rPr>
                <w:b/>
                <w:bCs/>
                <w:noProof/>
                <w:webHidden/>
                <w:color w:val="000000" w:themeColor="text1"/>
                <w:rPrChange w:id="309" w:author="Dr Mamadou SANOGO" w:date="2023-10-27T13:55:00Z">
                  <w:rPr>
                    <w:noProof/>
                    <w:webHidden/>
                  </w:rPr>
                </w:rPrChange>
              </w:rPr>
              <w:tab/>
              <w:delText>58</w:delText>
            </w:r>
          </w:del>
        </w:p>
        <w:p w14:paraId="51335C19" w14:textId="7A619242" w:rsidR="004B392C" w:rsidRPr="006778CD" w:rsidDel="00D31BBB" w:rsidRDefault="004B392C">
          <w:pPr>
            <w:pStyle w:val="TM1"/>
            <w:rPr>
              <w:del w:id="310" w:author="Dr Mamadou SANOGO" w:date="2023-10-25T11:40:00Z"/>
              <w:rFonts w:asciiTheme="minorHAnsi" w:eastAsiaTheme="minorEastAsia" w:hAnsiTheme="minorHAnsi" w:cstheme="minorBidi"/>
              <w:b/>
              <w:bCs/>
              <w:noProof/>
              <w:color w:val="000000" w:themeColor="text1"/>
              <w:kern w:val="2"/>
              <w14:ligatures w14:val="standardContextual"/>
              <w:rPrChange w:id="311" w:author="Dr Mamadou SANOGO" w:date="2023-10-27T13:55:00Z">
                <w:rPr>
                  <w:del w:id="312" w:author="Dr Mamadou SANOGO" w:date="2023-10-25T11:40:00Z"/>
                  <w:rFonts w:asciiTheme="minorHAnsi" w:eastAsiaTheme="minorEastAsia" w:hAnsiTheme="minorHAnsi" w:cstheme="minorBidi"/>
                  <w:noProof/>
                  <w:kern w:val="2"/>
                  <w14:ligatures w14:val="standardContextual"/>
                </w:rPr>
              </w:rPrChange>
            </w:rPr>
          </w:pPr>
          <w:del w:id="313" w:author="Dr Mamadou SANOGO" w:date="2023-10-25T11:40:00Z">
            <w:r w:rsidRPr="006778CD" w:rsidDel="00D31BBB">
              <w:rPr>
                <w:rFonts w:ascii="Calibri" w:eastAsiaTheme="minorHAnsi" w:hAnsi="Calibri"/>
                <w:bCs/>
                <w:color w:val="000000" w:themeColor="text1"/>
                <w:rPrChange w:id="314"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D31BBB">
              <w:rPr>
                <w:b/>
                <w:bCs/>
                <w:noProof/>
                <w:webHidden/>
                <w:color w:val="000000" w:themeColor="text1"/>
                <w:rPrChange w:id="315" w:author="Dr Mamadou SANOGO" w:date="2023-10-27T13:55:00Z">
                  <w:rPr>
                    <w:noProof/>
                    <w:webHidden/>
                  </w:rPr>
                </w:rPrChange>
              </w:rPr>
              <w:tab/>
              <w:delText>59</w:delText>
            </w:r>
          </w:del>
        </w:p>
        <w:p w14:paraId="3A610FB6" w14:textId="545F9968" w:rsidR="004B392C" w:rsidRPr="006778CD" w:rsidDel="00D31BBB" w:rsidRDefault="004B392C">
          <w:pPr>
            <w:pStyle w:val="TM1"/>
            <w:rPr>
              <w:del w:id="316" w:author="Dr Mamadou SANOGO" w:date="2023-10-25T11:40:00Z"/>
              <w:rFonts w:asciiTheme="minorHAnsi" w:eastAsiaTheme="minorEastAsia" w:hAnsiTheme="minorHAnsi" w:cstheme="minorBidi"/>
              <w:b/>
              <w:bCs/>
              <w:noProof/>
              <w:color w:val="000000" w:themeColor="text1"/>
              <w:kern w:val="2"/>
              <w14:ligatures w14:val="standardContextual"/>
              <w:rPrChange w:id="317" w:author="Dr Mamadou SANOGO" w:date="2023-10-27T13:55:00Z">
                <w:rPr>
                  <w:del w:id="318" w:author="Dr Mamadou SANOGO" w:date="2023-10-25T11:40:00Z"/>
                  <w:rFonts w:asciiTheme="minorHAnsi" w:eastAsiaTheme="minorEastAsia" w:hAnsiTheme="minorHAnsi" w:cstheme="minorBidi"/>
                  <w:noProof/>
                  <w:kern w:val="2"/>
                  <w14:ligatures w14:val="standardContextual"/>
                </w:rPr>
              </w:rPrChange>
            </w:rPr>
          </w:pPr>
          <w:del w:id="319" w:author="Dr Mamadou SANOGO" w:date="2023-10-25T11:40:00Z">
            <w:r w:rsidRPr="006778CD" w:rsidDel="00D31BBB">
              <w:rPr>
                <w:rFonts w:ascii="Calibri" w:eastAsiaTheme="minorHAnsi" w:hAnsi="Calibri"/>
                <w:bCs/>
                <w:color w:val="000000" w:themeColor="text1"/>
                <w:rPrChange w:id="320" w:author="Dr Mamadou SANOGO" w:date="2023-10-27T13:55:00Z">
                  <w:rPr>
                    <w:rStyle w:val="Lienhypertexte"/>
                    <w:rFonts w:eastAsiaTheme="minorHAnsi"/>
                    <w:b/>
                    <w:noProof/>
                    <w:lang w:eastAsia="en-US"/>
                  </w:rPr>
                </w:rPrChange>
              </w:rPr>
              <w:delText>Annexe 18 : PV de réunion</w:delText>
            </w:r>
            <w:r w:rsidRPr="006778CD" w:rsidDel="00D31BBB">
              <w:rPr>
                <w:b/>
                <w:bCs/>
                <w:noProof/>
                <w:webHidden/>
                <w:color w:val="000000" w:themeColor="text1"/>
                <w:rPrChange w:id="321" w:author="Dr Mamadou SANOGO" w:date="2023-10-27T13:55:00Z">
                  <w:rPr>
                    <w:noProof/>
                    <w:webHidden/>
                  </w:rPr>
                </w:rPrChange>
              </w:rPr>
              <w:tab/>
              <w:delText>60</w:delText>
            </w:r>
          </w:del>
        </w:p>
        <w:p w14:paraId="38A490C9" w14:textId="2634807B" w:rsidR="004B392C" w:rsidRPr="006778CD" w:rsidDel="00D31BBB" w:rsidRDefault="004B392C">
          <w:pPr>
            <w:pStyle w:val="TM1"/>
            <w:rPr>
              <w:del w:id="322" w:author="Dr Mamadou SANOGO" w:date="2023-10-25T11:40:00Z"/>
              <w:rFonts w:asciiTheme="minorHAnsi" w:eastAsiaTheme="minorEastAsia" w:hAnsiTheme="minorHAnsi" w:cstheme="minorBidi"/>
              <w:b/>
              <w:bCs/>
              <w:noProof/>
              <w:color w:val="000000" w:themeColor="text1"/>
              <w:kern w:val="2"/>
              <w14:ligatures w14:val="standardContextual"/>
              <w:rPrChange w:id="323" w:author="Dr Mamadou SANOGO" w:date="2023-10-27T13:55:00Z">
                <w:rPr>
                  <w:del w:id="324" w:author="Dr Mamadou SANOGO" w:date="2023-10-25T11:40:00Z"/>
                  <w:rFonts w:asciiTheme="minorHAnsi" w:eastAsiaTheme="minorEastAsia" w:hAnsiTheme="minorHAnsi" w:cstheme="minorBidi"/>
                  <w:noProof/>
                  <w:kern w:val="2"/>
                  <w14:ligatures w14:val="standardContextual"/>
                </w:rPr>
              </w:rPrChange>
            </w:rPr>
          </w:pPr>
          <w:del w:id="325" w:author="Dr Mamadou SANOGO" w:date="2023-10-25T11:40:00Z">
            <w:r w:rsidRPr="006778CD" w:rsidDel="00D31BBB">
              <w:rPr>
                <w:rFonts w:ascii="Calibri" w:eastAsiaTheme="minorHAnsi" w:hAnsi="Calibri"/>
                <w:bCs/>
                <w:color w:val="000000" w:themeColor="text1"/>
                <w:rPrChange w:id="326" w:author="Dr Mamadou SANOGO" w:date="2023-10-27T13:55:00Z">
                  <w:rPr>
                    <w:rStyle w:val="Lienhypertexte"/>
                    <w:rFonts w:eastAsiaTheme="minorHAnsi"/>
                    <w:b/>
                    <w:noProof/>
                    <w:lang w:eastAsia="en-US"/>
                  </w:rPr>
                </w:rPrChange>
              </w:rPr>
              <w:delText>Annexe 19 : les responsables administratifs l’EPSFé</w:delText>
            </w:r>
            <w:r w:rsidRPr="006778CD" w:rsidDel="00D31BBB">
              <w:rPr>
                <w:b/>
                <w:bCs/>
                <w:noProof/>
                <w:webHidden/>
                <w:color w:val="000000" w:themeColor="text1"/>
                <w:rPrChange w:id="327" w:author="Dr Mamadou SANOGO" w:date="2023-10-27T13:55:00Z">
                  <w:rPr>
                    <w:noProof/>
                    <w:webHidden/>
                  </w:rPr>
                </w:rPrChange>
              </w:rPr>
              <w:tab/>
              <w:delText>61</w:delText>
            </w:r>
          </w:del>
        </w:p>
        <w:p w14:paraId="1C53366E" w14:textId="2AEF9393" w:rsidR="004B392C" w:rsidRPr="006778CD" w:rsidDel="00D31BBB" w:rsidRDefault="004B392C">
          <w:pPr>
            <w:pStyle w:val="TM1"/>
            <w:rPr>
              <w:del w:id="328" w:author="Dr Mamadou SANOGO" w:date="2023-10-25T11:40:00Z"/>
              <w:rFonts w:asciiTheme="minorHAnsi" w:eastAsiaTheme="minorEastAsia" w:hAnsiTheme="minorHAnsi" w:cstheme="minorBidi"/>
              <w:b/>
              <w:bCs/>
              <w:noProof/>
              <w:color w:val="000000" w:themeColor="text1"/>
              <w:kern w:val="2"/>
              <w14:ligatures w14:val="standardContextual"/>
              <w:rPrChange w:id="329" w:author="Dr Mamadou SANOGO" w:date="2023-10-27T13:55:00Z">
                <w:rPr>
                  <w:del w:id="330" w:author="Dr Mamadou SANOGO" w:date="2023-10-25T11:40:00Z"/>
                  <w:rFonts w:asciiTheme="minorHAnsi" w:eastAsiaTheme="minorEastAsia" w:hAnsiTheme="minorHAnsi" w:cstheme="minorBidi"/>
                  <w:noProof/>
                  <w:kern w:val="2"/>
                  <w14:ligatures w14:val="standardContextual"/>
                </w:rPr>
              </w:rPrChange>
            </w:rPr>
          </w:pPr>
          <w:del w:id="331" w:author="Dr Mamadou SANOGO" w:date="2023-10-25T11:40:00Z">
            <w:r w:rsidRPr="006778CD" w:rsidDel="00D31BBB">
              <w:rPr>
                <w:rFonts w:ascii="Calibri" w:eastAsiaTheme="minorHAnsi" w:hAnsi="Calibri"/>
                <w:bCs/>
                <w:color w:val="000000" w:themeColor="text1"/>
                <w:rPrChange w:id="332" w:author="Dr Mamadou SANOGO" w:date="2023-10-27T13:55:00Z">
                  <w:rPr>
                    <w:rStyle w:val="Lienhypertexte"/>
                    <w:rFonts w:eastAsiaTheme="minorHAnsi"/>
                    <w:b/>
                    <w:noProof/>
                    <w:lang w:eastAsia="en-US"/>
                  </w:rPr>
                </w:rPrChange>
              </w:rPr>
              <w:delText>Annexe 20 : Organigramme l’EPSFé</w:delText>
            </w:r>
            <w:r w:rsidRPr="006778CD" w:rsidDel="00D31BBB">
              <w:rPr>
                <w:b/>
                <w:bCs/>
                <w:noProof/>
                <w:webHidden/>
                <w:color w:val="000000" w:themeColor="text1"/>
                <w:rPrChange w:id="333" w:author="Dr Mamadou SANOGO" w:date="2023-10-27T13:55:00Z">
                  <w:rPr>
                    <w:noProof/>
                    <w:webHidden/>
                  </w:rPr>
                </w:rPrChange>
              </w:rPr>
              <w:tab/>
              <w:delText>62</w:delText>
            </w:r>
          </w:del>
        </w:p>
        <w:p w14:paraId="3F5BD169" w14:textId="5484646C" w:rsidR="004B392C" w:rsidRPr="006778CD" w:rsidDel="00D31BBB" w:rsidRDefault="004B392C">
          <w:pPr>
            <w:pStyle w:val="TM1"/>
            <w:rPr>
              <w:del w:id="334" w:author="Dr Mamadou SANOGO" w:date="2023-10-25T11:40:00Z"/>
              <w:rFonts w:asciiTheme="minorHAnsi" w:eastAsiaTheme="minorEastAsia" w:hAnsiTheme="minorHAnsi" w:cstheme="minorBidi"/>
              <w:b/>
              <w:bCs/>
              <w:noProof/>
              <w:color w:val="000000" w:themeColor="text1"/>
              <w:kern w:val="2"/>
              <w14:ligatures w14:val="standardContextual"/>
              <w:rPrChange w:id="335" w:author="Dr Mamadou SANOGO" w:date="2023-10-27T13:55:00Z">
                <w:rPr>
                  <w:del w:id="336" w:author="Dr Mamadou SANOGO" w:date="2023-10-25T11:40:00Z"/>
                  <w:rFonts w:asciiTheme="minorHAnsi" w:eastAsiaTheme="minorEastAsia" w:hAnsiTheme="minorHAnsi" w:cstheme="minorBidi"/>
                  <w:noProof/>
                  <w:kern w:val="2"/>
                  <w14:ligatures w14:val="standardContextual"/>
                </w:rPr>
              </w:rPrChange>
            </w:rPr>
          </w:pPr>
          <w:del w:id="337" w:author="Dr Mamadou SANOGO" w:date="2023-10-25T11:40:00Z">
            <w:r w:rsidRPr="006778CD" w:rsidDel="00D31BBB">
              <w:rPr>
                <w:rFonts w:ascii="Calibri" w:eastAsiaTheme="minorHAnsi" w:hAnsi="Calibri"/>
                <w:bCs/>
                <w:color w:val="000000" w:themeColor="text1"/>
                <w:rPrChange w:id="338"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D31BBB">
              <w:rPr>
                <w:b/>
                <w:bCs/>
                <w:noProof/>
                <w:webHidden/>
                <w:color w:val="000000" w:themeColor="text1"/>
                <w:rPrChange w:id="339" w:author="Dr Mamadou SANOGO" w:date="2023-10-27T13:55:00Z">
                  <w:rPr>
                    <w:noProof/>
                    <w:webHidden/>
                  </w:rPr>
                </w:rPrChange>
              </w:rPr>
              <w:tab/>
              <w:delText>63</w:delText>
            </w:r>
          </w:del>
        </w:p>
        <w:p w14:paraId="407D6C81" w14:textId="0E38E4C0" w:rsidR="004B392C" w:rsidRPr="006778CD" w:rsidDel="00D31BBB" w:rsidRDefault="004B392C">
          <w:pPr>
            <w:pStyle w:val="TM1"/>
            <w:rPr>
              <w:del w:id="340" w:author="Dr Mamadou SANOGO" w:date="2023-10-25T11:40:00Z"/>
              <w:rFonts w:asciiTheme="minorHAnsi" w:eastAsiaTheme="minorEastAsia" w:hAnsiTheme="minorHAnsi" w:cstheme="minorBidi"/>
              <w:b/>
              <w:bCs/>
              <w:noProof/>
              <w:color w:val="000000" w:themeColor="text1"/>
              <w:kern w:val="2"/>
              <w14:ligatures w14:val="standardContextual"/>
              <w:rPrChange w:id="341" w:author="Dr Mamadou SANOGO" w:date="2023-10-27T13:55:00Z">
                <w:rPr>
                  <w:del w:id="342" w:author="Dr Mamadou SANOGO" w:date="2023-10-25T11:40:00Z"/>
                  <w:rFonts w:asciiTheme="minorHAnsi" w:eastAsiaTheme="minorEastAsia" w:hAnsiTheme="minorHAnsi" w:cstheme="minorBidi"/>
                  <w:noProof/>
                  <w:kern w:val="2"/>
                  <w14:ligatures w14:val="standardContextual"/>
                </w:rPr>
              </w:rPrChange>
            </w:rPr>
          </w:pPr>
          <w:del w:id="343" w:author="Dr Mamadou SANOGO" w:date="2023-10-25T11:40:00Z">
            <w:r w:rsidRPr="006778CD" w:rsidDel="00D31BBB">
              <w:rPr>
                <w:rFonts w:ascii="Calibri" w:eastAsiaTheme="minorHAnsi" w:hAnsi="Calibri"/>
                <w:bCs/>
                <w:color w:val="000000" w:themeColor="text1"/>
                <w:rPrChange w:id="344" w:author="Dr Mamadou SANOGO" w:date="2023-10-27T13:55:00Z">
                  <w:rPr>
                    <w:rStyle w:val="Lienhypertexte"/>
                    <w:rFonts w:eastAsiaTheme="minorHAnsi"/>
                    <w:b/>
                    <w:noProof/>
                    <w:lang w:eastAsia="en-US"/>
                  </w:rPr>
                </w:rPrChange>
              </w:rPr>
              <w:delText>Annexe 22 - Referentiel-developpement-SI-CAMES 41</w:delText>
            </w:r>
            <w:r w:rsidRPr="006778CD" w:rsidDel="00D31BBB">
              <w:rPr>
                <w:b/>
                <w:bCs/>
                <w:noProof/>
                <w:webHidden/>
                <w:color w:val="000000" w:themeColor="text1"/>
                <w:rPrChange w:id="345" w:author="Dr Mamadou SANOGO" w:date="2023-10-27T13:55:00Z">
                  <w:rPr>
                    <w:noProof/>
                    <w:webHidden/>
                  </w:rPr>
                </w:rPrChange>
              </w:rPr>
              <w:tab/>
              <w:delText>64</w:delText>
            </w:r>
          </w:del>
        </w:p>
        <w:p w14:paraId="2BC96193" w14:textId="0DC29668" w:rsidR="00602E95" w:rsidRPr="007A4AFC" w:rsidDel="00803A8B" w:rsidRDefault="00602E95" w:rsidP="006778CD">
          <w:pPr>
            <w:jc w:val="left"/>
            <w:rPr>
              <w:del w:id="346" w:author="Dr Mamadou SANOGO" w:date="2023-10-27T22:52:00Z"/>
              <w:color w:val="000000" w:themeColor="text1"/>
              <w:rPrChange w:id="347" w:author="Dr Mamadou SANOGO" w:date="2023-10-25T18:14:00Z">
                <w:rPr>
                  <w:del w:id="348" w:author="Dr Mamadou SANOGO" w:date="2023-10-27T22:52:00Z"/>
                </w:rPr>
              </w:rPrChange>
            </w:rPr>
          </w:pPr>
          <w:del w:id="349" w:author="Dr Mamadou SANOGO" w:date="2023-10-27T22:52:00Z">
            <w:r w:rsidRPr="007A4AFC" w:rsidDel="00803A8B">
              <w:rPr>
                <w:color w:val="000000" w:themeColor="text1"/>
                <w:rPrChange w:id="350" w:author="Dr Mamadou SANOGO" w:date="2023-10-25T18:14:00Z">
                  <w:rPr/>
                </w:rPrChange>
              </w:rPr>
              <w:fldChar w:fldCharType="end"/>
            </w:r>
            <w:commentRangeEnd w:id="197"/>
            <w:r w:rsidR="00DB7946" w:rsidRPr="007A4AFC" w:rsidDel="00803A8B">
              <w:rPr>
                <w:rStyle w:val="Marquedecommentaire"/>
                <w:color w:val="000000" w:themeColor="text1"/>
                <w:rPrChange w:id="351" w:author="Dr Mamadou SANOGO" w:date="2023-10-25T18:14:00Z">
                  <w:rPr>
                    <w:rStyle w:val="Marquedecommentaire"/>
                  </w:rPr>
                </w:rPrChange>
              </w:rPr>
              <w:commentReference w:id="197"/>
            </w:r>
          </w:del>
        </w:p>
        <w:customXmlDelRangeStart w:id="352" w:author="Dr Mamadou SANOGO" w:date="2023-10-27T22:52:00Z"/>
      </w:sdtContent>
    </w:sdt>
    <w:customXmlDelRangeEnd w:id="352"/>
    <w:p w14:paraId="375C707F" w14:textId="08D2B3FA" w:rsidR="00876D2B" w:rsidRPr="007A4AFC" w:rsidDel="00803A8B" w:rsidRDefault="00876D2B">
      <w:pPr>
        <w:spacing w:line="240" w:lineRule="auto"/>
        <w:rPr>
          <w:del w:id="353" w:author="Dr Mamadou SANOGO" w:date="2023-10-27T22:52:00Z"/>
          <w:color w:val="000000" w:themeColor="text1"/>
          <w:sz w:val="20"/>
          <w:szCs w:val="20"/>
          <w:rPrChange w:id="354" w:author="Dr Mamadou SANOGO" w:date="2023-10-25T18:14:00Z">
            <w:rPr>
              <w:del w:id="355" w:author="Dr Mamadou SANOGO" w:date="2023-10-27T22:52:00Z"/>
              <w:sz w:val="20"/>
              <w:szCs w:val="20"/>
            </w:rPr>
          </w:rPrChange>
        </w:rPr>
      </w:pPr>
      <w:del w:id="356" w:author="Dr Mamadou SANOGO" w:date="2023-10-27T22:52:00Z">
        <w:r w:rsidRPr="007A4AFC" w:rsidDel="00803A8B">
          <w:rPr>
            <w:color w:val="000000" w:themeColor="text1"/>
            <w:sz w:val="20"/>
            <w:szCs w:val="20"/>
            <w:rPrChange w:id="357" w:author="Dr Mamadou SANOGO" w:date="2023-10-25T18:14:00Z">
              <w:rPr>
                <w:sz w:val="20"/>
                <w:szCs w:val="20"/>
              </w:rPr>
            </w:rPrChange>
          </w:rPr>
          <w:br w:type="page"/>
        </w:r>
      </w:del>
    </w:p>
    <w:p w14:paraId="70547919" w14:textId="164F42FB" w:rsidR="0065696D" w:rsidRPr="00614D94" w:rsidDel="006778CD" w:rsidRDefault="0065696D">
      <w:pPr>
        <w:pStyle w:val="Titre1"/>
        <w:numPr>
          <w:ilvl w:val="0"/>
          <w:numId w:val="0"/>
        </w:numPr>
        <w:ind w:left="432" w:hanging="432"/>
        <w:rPr>
          <w:del w:id="358" w:author="Dr Mamadou SANOGO" w:date="2023-10-27T13:56:00Z"/>
          <w:rFonts w:cs="Times New Roman"/>
          <w:b w:val="0"/>
          <w:szCs w:val="28"/>
        </w:rPr>
        <w:pPrChange w:id="359" w:author="Dr Mamadou SANOGO" w:date="2023-10-27T13:56:00Z">
          <w:pPr>
            <w:pStyle w:val="Titre1"/>
          </w:pPr>
        </w:pPrChange>
      </w:pPr>
      <w:bookmarkStart w:id="360" w:name="_Toc137284607"/>
      <w:bookmarkStart w:id="361" w:name="_Toc145944482"/>
      <w:bookmarkStart w:id="362" w:name="_Toc149307322"/>
      <w:commentRangeStart w:id="363"/>
      <w:del w:id="364" w:author="Dr Mamadou SANOGO" w:date="2023-10-27T22:52:00Z">
        <w:r w:rsidRPr="00614D94" w:rsidDel="00803A8B">
          <w:rPr>
            <w:rFonts w:cs="Times New Roman"/>
            <w:szCs w:val="28"/>
          </w:rPr>
          <w:delText>Liste des acronymes, sigles et abréviations</w:delText>
        </w:r>
      </w:del>
      <w:bookmarkEnd w:id="360"/>
      <w:bookmarkEnd w:id="361"/>
      <w:bookmarkEnd w:id="362"/>
    </w:p>
    <w:commentRangeEnd w:id="363"/>
    <w:p w14:paraId="73B6A06D" w14:textId="79C963C2" w:rsidR="0065696D" w:rsidRPr="006778CD" w:rsidDel="00803A8B" w:rsidRDefault="00DB7946">
      <w:pPr>
        <w:pStyle w:val="Titre1"/>
        <w:numPr>
          <w:ilvl w:val="0"/>
          <w:numId w:val="0"/>
        </w:numPr>
        <w:ind w:left="432" w:hanging="432"/>
        <w:rPr>
          <w:del w:id="365" w:author="Dr Mamadou SANOGO" w:date="2023-10-27T22:52:00Z"/>
          <w:rFonts w:ascii="Calisto MT" w:hAnsi="Calisto MT" w:cs="Comic Sans MS"/>
          <w:sz w:val="20"/>
          <w:szCs w:val="20"/>
        </w:rPr>
        <w:pPrChange w:id="366" w:author="Dr Mamadou SANOGO" w:date="2023-10-27T13:56:00Z">
          <w:pPr>
            <w:widowControl w:val="0"/>
            <w:autoSpaceDE w:val="0"/>
            <w:autoSpaceDN w:val="0"/>
            <w:adjustRightInd w:val="0"/>
            <w:spacing w:line="240" w:lineRule="auto"/>
            <w:ind w:right="-46"/>
          </w:pPr>
        </w:pPrChange>
      </w:pPr>
      <w:del w:id="367" w:author="Dr Mamadou SANOGO" w:date="2023-10-27T13:56:00Z">
        <w:r w:rsidRPr="006778CD" w:rsidDel="006778CD">
          <w:rPr>
            <w:rStyle w:val="Marquedecommentaire"/>
          </w:rPr>
          <w:commentReference w:id="363"/>
        </w:r>
      </w:del>
    </w:p>
    <w:p w14:paraId="4035689D" w14:textId="3E04FBBE" w:rsidR="0065696D" w:rsidRPr="007A4AFC" w:rsidDel="00803A8B" w:rsidRDefault="0065696D" w:rsidP="0065696D">
      <w:pPr>
        <w:widowControl w:val="0"/>
        <w:autoSpaceDE w:val="0"/>
        <w:autoSpaceDN w:val="0"/>
        <w:adjustRightInd w:val="0"/>
        <w:spacing w:line="240" w:lineRule="auto"/>
        <w:ind w:right="-46"/>
        <w:jc w:val="center"/>
        <w:rPr>
          <w:del w:id="368" w:author="Dr Mamadou SANOGO" w:date="2023-10-27T22:52:00Z"/>
          <w:rFonts w:ascii="Calisto MT" w:hAnsi="Calisto MT" w:cs="Comic Sans MS"/>
          <w:color w:val="000000" w:themeColor="text1"/>
          <w:sz w:val="20"/>
          <w:szCs w:val="20"/>
          <w:rPrChange w:id="369" w:author="Dr Mamadou SANOGO" w:date="2023-10-25T18:14:00Z">
            <w:rPr>
              <w:del w:id="370" w:author="Dr Mamadou SANOGO" w:date="2023-10-27T22:52:00Z"/>
              <w:rFonts w:ascii="Calisto MT" w:hAnsi="Calisto MT" w:cs="Comic Sans MS"/>
              <w:sz w:val="20"/>
              <w:szCs w:val="20"/>
            </w:rPr>
          </w:rPrChang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7A4AFC" w:rsidRPr="007A4AFC" w:rsidDel="00803A8B" w14:paraId="5A59F92B" w14:textId="69F7B402" w:rsidTr="00642B00">
        <w:trPr>
          <w:del w:id="371" w:author="Dr Mamadou SANOGO" w:date="2023-10-27T22:52:00Z"/>
        </w:trPr>
        <w:tc>
          <w:tcPr>
            <w:tcW w:w="2901" w:type="dxa"/>
            <w:vAlign w:val="center"/>
          </w:tcPr>
          <w:p w14:paraId="1D411B26" w14:textId="58860D52" w:rsidR="00052F11" w:rsidRPr="007A4AFC" w:rsidDel="00803A8B" w:rsidRDefault="00052F11">
            <w:pPr>
              <w:spacing w:before="120" w:after="120" w:line="240" w:lineRule="auto"/>
              <w:ind w:right="-45"/>
              <w:jc w:val="left"/>
              <w:rPr>
                <w:del w:id="372" w:author="Dr Mamadou SANOGO" w:date="2023-10-27T22:52:00Z"/>
                <w:b/>
                <w:color w:val="000000" w:themeColor="text1"/>
                <w:rPrChange w:id="373" w:author="Dr Mamadou SANOGO" w:date="2023-10-25T18:14:00Z">
                  <w:rPr>
                    <w:del w:id="374" w:author="Dr Mamadou SANOGO" w:date="2023-10-27T22:52:00Z"/>
                    <w:b/>
                  </w:rPr>
                </w:rPrChange>
              </w:rPr>
              <w:pPrChange w:id="375" w:author="Dr Mamadou SANOGO" w:date="2023-10-27T13:08:00Z">
                <w:pPr>
                  <w:spacing w:before="120" w:after="120" w:line="240" w:lineRule="auto"/>
                  <w:ind w:right="-45"/>
                  <w:jc w:val="center"/>
                </w:pPr>
              </w:pPrChange>
            </w:pPr>
            <w:del w:id="376" w:author="Dr Mamadou SANOGO" w:date="2023-10-27T22:52:00Z">
              <w:r w:rsidRPr="007A4AFC" w:rsidDel="00803A8B">
                <w:rPr>
                  <w:b/>
                  <w:color w:val="000000" w:themeColor="text1"/>
                  <w:rPrChange w:id="377" w:author="Dr Mamadou SANOGO" w:date="2023-10-25T18:14:00Z">
                    <w:rPr>
                      <w:b/>
                    </w:rPr>
                  </w:rPrChange>
                </w:rPr>
                <w:delText>Acronymes, Sigles et</w:delText>
              </w:r>
            </w:del>
            <w:del w:id="378" w:author="Dr Mamadou SANOGO" w:date="2023-10-26T11:20:00Z">
              <w:r w:rsidRPr="007A4AFC" w:rsidDel="00A04F82">
                <w:rPr>
                  <w:b/>
                  <w:color w:val="000000" w:themeColor="text1"/>
                  <w:rPrChange w:id="379" w:author="Dr Mamadou SANOGO" w:date="2023-10-25T18:14:00Z">
                    <w:rPr>
                      <w:b/>
                    </w:rPr>
                  </w:rPrChange>
                </w:rPr>
                <w:delText xml:space="preserve"> </w:delText>
              </w:r>
            </w:del>
            <w:del w:id="380" w:author="Dr Mamadou SANOGO" w:date="2023-10-27T22:52:00Z">
              <w:r w:rsidRPr="007A4AFC" w:rsidDel="00803A8B">
                <w:rPr>
                  <w:b/>
                  <w:color w:val="000000" w:themeColor="text1"/>
                  <w:rPrChange w:id="381" w:author="Dr Mamadou SANOGO" w:date="2023-10-25T18:14:00Z">
                    <w:rPr>
                      <w:b/>
                    </w:rPr>
                  </w:rPrChange>
                </w:rPr>
                <w:delText>Abréviations</w:delText>
              </w:r>
            </w:del>
          </w:p>
        </w:tc>
        <w:tc>
          <w:tcPr>
            <w:tcW w:w="290" w:type="dxa"/>
            <w:vAlign w:val="center"/>
          </w:tcPr>
          <w:p w14:paraId="65BB4FDA" w14:textId="5CE7006A" w:rsidR="00052F11" w:rsidRPr="007A4AFC" w:rsidDel="00803A8B" w:rsidRDefault="007670BF" w:rsidP="007670BF">
            <w:pPr>
              <w:spacing w:before="120" w:after="120" w:line="240" w:lineRule="auto"/>
              <w:ind w:right="-45"/>
              <w:jc w:val="center"/>
              <w:rPr>
                <w:del w:id="382" w:author="Dr Mamadou SANOGO" w:date="2023-10-27T22:52:00Z"/>
                <w:b/>
                <w:color w:val="000000" w:themeColor="text1"/>
                <w:rPrChange w:id="383" w:author="Dr Mamadou SANOGO" w:date="2023-10-25T18:14:00Z">
                  <w:rPr>
                    <w:del w:id="384" w:author="Dr Mamadou SANOGO" w:date="2023-10-27T22:52:00Z"/>
                    <w:b/>
                  </w:rPr>
                </w:rPrChange>
              </w:rPr>
            </w:pPr>
            <w:del w:id="385" w:author="Dr Mamadou SANOGO" w:date="2023-10-27T22:52:00Z">
              <w:r w:rsidRPr="007A4AFC" w:rsidDel="00803A8B">
                <w:rPr>
                  <w:b/>
                  <w:color w:val="000000" w:themeColor="text1"/>
                  <w:rPrChange w:id="386" w:author="Dr Mamadou SANOGO" w:date="2023-10-25T18:14:00Z">
                    <w:rPr>
                      <w:b/>
                    </w:rPr>
                  </w:rPrChange>
                </w:rPr>
                <w:delText>:</w:delText>
              </w:r>
            </w:del>
          </w:p>
        </w:tc>
        <w:tc>
          <w:tcPr>
            <w:tcW w:w="5880" w:type="dxa"/>
            <w:vAlign w:val="center"/>
          </w:tcPr>
          <w:p w14:paraId="5DF3503C" w14:textId="366F6162" w:rsidR="00052F11" w:rsidRPr="007A4AFC" w:rsidDel="00803A8B" w:rsidRDefault="00052F11" w:rsidP="007670BF">
            <w:pPr>
              <w:spacing w:before="120" w:after="120" w:line="240" w:lineRule="auto"/>
              <w:ind w:right="-45"/>
              <w:jc w:val="center"/>
              <w:rPr>
                <w:del w:id="387" w:author="Dr Mamadou SANOGO" w:date="2023-10-27T22:52:00Z"/>
                <w:b/>
                <w:color w:val="000000" w:themeColor="text1"/>
                <w:rPrChange w:id="388" w:author="Dr Mamadou SANOGO" w:date="2023-10-25T18:14:00Z">
                  <w:rPr>
                    <w:del w:id="389" w:author="Dr Mamadou SANOGO" w:date="2023-10-27T22:52:00Z"/>
                    <w:b/>
                  </w:rPr>
                </w:rPrChange>
              </w:rPr>
            </w:pPr>
            <w:del w:id="390" w:author="Dr Mamadou SANOGO" w:date="2023-10-27T22:52:00Z">
              <w:r w:rsidRPr="007A4AFC" w:rsidDel="00803A8B">
                <w:rPr>
                  <w:b/>
                  <w:color w:val="000000" w:themeColor="text1"/>
                  <w:rPrChange w:id="391" w:author="Dr Mamadou SANOGO" w:date="2023-10-25T18:14:00Z">
                    <w:rPr>
                      <w:b/>
                    </w:rPr>
                  </w:rPrChange>
                </w:rPr>
                <w:delText>Signification</w:delText>
              </w:r>
            </w:del>
          </w:p>
        </w:tc>
      </w:tr>
      <w:tr w:rsidR="007A4AFC" w:rsidRPr="007A4AFC" w:rsidDel="00803A8B" w14:paraId="2CD1DC45" w14:textId="31F028AB" w:rsidTr="00642B00">
        <w:trPr>
          <w:del w:id="392" w:author="Dr Mamadou SANOGO" w:date="2023-10-27T22:52:00Z"/>
        </w:trPr>
        <w:tc>
          <w:tcPr>
            <w:tcW w:w="2901" w:type="dxa"/>
            <w:vAlign w:val="center"/>
          </w:tcPr>
          <w:p w14:paraId="48B8CBA0" w14:textId="4286077E" w:rsidR="00052F11" w:rsidRPr="007A4AFC" w:rsidDel="00803A8B" w:rsidRDefault="00052F11" w:rsidP="007670BF">
            <w:pPr>
              <w:spacing w:before="120" w:after="120" w:line="240" w:lineRule="auto"/>
              <w:ind w:right="-45"/>
              <w:rPr>
                <w:del w:id="393" w:author="Dr Mamadou SANOGO" w:date="2023-10-27T22:52:00Z"/>
                <w:b/>
                <w:color w:val="000000" w:themeColor="text1"/>
                <w:rPrChange w:id="394" w:author="Dr Mamadou SANOGO" w:date="2023-10-25T18:14:00Z">
                  <w:rPr>
                    <w:del w:id="395" w:author="Dr Mamadou SANOGO" w:date="2023-10-27T22:52:00Z"/>
                    <w:b/>
                  </w:rPr>
                </w:rPrChange>
              </w:rPr>
            </w:pPr>
            <w:del w:id="396" w:author="Dr Mamadou SANOGO" w:date="2023-10-27T22:52:00Z">
              <w:r w:rsidRPr="007A4AFC" w:rsidDel="00803A8B">
                <w:rPr>
                  <w:b/>
                  <w:color w:val="000000" w:themeColor="text1"/>
                  <w:rPrChange w:id="397" w:author="Dr Mamadou SANOGO" w:date="2023-10-25T18:14:00Z">
                    <w:rPr>
                      <w:b/>
                    </w:rPr>
                  </w:rPrChange>
                </w:rPr>
                <w:delText>AMAQ-SUP</w:delText>
              </w:r>
            </w:del>
          </w:p>
        </w:tc>
        <w:tc>
          <w:tcPr>
            <w:tcW w:w="290" w:type="dxa"/>
            <w:vAlign w:val="center"/>
          </w:tcPr>
          <w:p w14:paraId="74688D44" w14:textId="1485D32F" w:rsidR="00052F11" w:rsidRPr="007A4AFC" w:rsidDel="00803A8B" w:rsidRDefault="00052F11" w:rsidP="007670BF">
            <w:pPr>
              <w:spacing w:before="120" w:after="120" w:line="240" w:lineRule="auto"/>
              <w:rPr>
                <w:del w:id="398" w:author="Dr Mamadou SANOGO" w:date="2023-10-27T22:52:00Z"/>
                <w:color w:val="000000" w:themeColor="text1"/>
                <w:rPrChange w:id="399" w:author="Dr Mamadou SANOGO" w:date="2023-10-25T18:14:00Z">
                  <w:rPr>
                    <w:del w:id="400" w:author="Dr Mamadou SANOGO" w:date="2023-10-27T22:52:00Z"/>
                  </w:rPr>
                </w:rPrChange>
              </w:rPr>
            </w:pPr>
            <w:del w:id="401" w:author="Dr Mamadou SANOGO" w:date="2023-10-27T22:52:00Z">
              <w:r w:rsidRPr="007A4AFC" w:rsidDel="00803A8B">
                <w:rPr>
                  <w:color w:val="000000" w:themeColor="text1"/>
                  <w:rPrChange w:id="402" w:author="Dr Mamadou SANOGO" w:date="2023-10-25T18:14:00Z">
                    <w:rPr/>
                  </w:rPrChange>
                </w:rPr>
                <w:delText>:</w:delText>
              </w:r>
            </w:del>
          </w:p>
        </w:tc>
        <w:tc>
          <w:tcPr>
            <w:tcW w:w="5880" w:type="dxa"/>
            <w:vAlign w:val="center"/>
          </w:tcPr>
          <w:p w14:paraId="6A00693B" w14:textId="35059349" w:rsidR="00052F11" w:rsidRPr="007A4AFC" w:rsidDel="00803A8B" w:rsidRDefault="00052F11" w:rsidP="007670BF">
            <w:pPr>
              <w:spacing w:before="120" w:after="120" w:line="240" w:lineRule="auto"/>
              <w:rPr>
                <w:del w:id="403" w:author="Dr Mamadou SANOGO" w:date="2023-10-27T22:52:00Z"/>
                <w:color w:val="000000" w:themeColor="text1"/>
                <w:rPrChange w:id="404" w:author="Dr Mamadou SANOGO" w:date="2023-10-25T18:14:00Z">
                  <w:rPr>
                    <w:del w:id="405" w:author="Dr Mamadou SANOGO" w:date="2023-10-27T22:52:00Z"/>
                  </w:rPr>
                </w:rPrChange>
              </w:rPr>
            </w:pPr>
            <w:del w:id="406" w:author="Dr Mamadou SANOGO" w:date="2023-10-27T22:52:00Z">
              <w:r w:rsidRPr="007A4AFC" w:rsidDel="00803A8B">
                <w:rPr>
                  <w:color w:val="000000" w:themeColor="text1"/>
                  <w:rPrChange w:id="407" w:author="Dr Mamadou SANOGO" w:date="2023-10-25T18:14:00Z">
                    <w:rPr/>
                  </w:rPrChange>
                </w:rPr>
                <w:delText>Agence Malienne d’Assurance Qualité de l’Enseignement Supérieur et de la Recherche Scientifique</w:delText>
              </w:r>
            </w:del>
          </w:p>
        </w:tc>
      </w:tr>
      <w:tr w:rsidR="007A4AFC" w:rsidRPr="007A4AFC" w:rsidDel="00803A8B" w14:paraId="05118149" w14:textId="670BC3C4" w:rsidTr="00642B00">
        <w:trPr>
          <w:del w:id="408" w:author="Dr Mamadou SANOGO" w:date="2023-10-27T22:52:00Z"/>
        </w:trPr>
        <w:tc>
          <w:tcPr>
            <w:tcW w:w="2901" w:type="dxa"/>
            <w:vAlign w:val="center"/>
          </w:tcPr>
          <w:p w14:paraId="53C48562" w14:textId="07983ECC" w:rsidR="008C2574" w:rsidRPr="007A4AFC" w:rsidDel="00803A8B" w:rsidRDefault="008C2574" w:rsidP="007670BF">
            <w:pPr>
              <w:spacing w:before="120" w:after="120" w:line="240" w:lineRule="auto"/>
              <w:ind w:right="-45"/>
              <w:rPr>
                <w:del w:id="409" w:author="Dr Mamadou SANOGO" w:date="2023-10-27T22:52:00Z"/>
                <w:b/>
                <w:color w:val="000000" w:themeColor="text1"/>
                <w:rPrChange w:id="410" w:author="Dr Mamadou SANOGO" w:date="2023-10-25T18:14:00Z">
                  <w:rPr>
                    <w:del w:id="411" w:author="Dr Mamadou SANOGO" w:date="2023-10-27T22:52:00Z"/>
                    <w:b/>
                  </w:rPr>
                </w:rPrChange>
              </w:rPr>
            </w:pPr>
            <w:del w:id="412" w:author="Dr Mamadou SANOGO" w:date="2023-10-27T22:52:00Z">
              <w:r w:rsidRPr="007A4AFC" w:rsidDel="00803A8B">
                <w:rPr>
                  <w:b/>
                  <w:color w:val="000000" w:themeColor="text1"/>
                  <w:szCs w:val="24"/>
                  <w:rPrChange w:id="413" w:author="Dr Mamadou SANOGO" w:date="2023-10-25T18:14:00Z">
                    <w:rPr>
                      <w:b/>
                      <w:szCs w:val="24"/>
                    </w:rPr>
                  </w:rPrChange>
                </w:rPr>
                <w:delText>AMS</w:delText>
              </w:r>
            </w:del>
          </w:p>
        </w:tc>
        <w:tc>
          <w:tcPr>
            <w:tcW w:w="290" w:type="dxa"/>
            <w:vAlign w:val="center"/>
          </w:tcPr>
          <w:p w14:paraId="353DD1C0" w14:textId="01E70802" w:rsidR="008C2574" w:rsidRPr="007A4AFC" w:rsidDel="00803A8B" w:rsidRDefault="008C2574" w:rsidP="007670BF">
            <w:pPr>
              <w:spacing w:before="120" w:after="120" w:line="240" w:lineRule="auto"/>
              <w:rPr>
                <w:del w:id="414" w:author="Dr Mamadou SANOGO" w:date="2023-10-27T22:52:00Z"/>
                <w:color w:val="000000" w:themeColor="text1"/>
                <w:rPrChange w:id="415" w:author="Dr Mamadou SANOGO" w:date="2023-10-25T18:14:00Z">
                  <w:rPr>
                    <w:del w:id="416" w:author="Dr Mamadou SANOGO" w:date="2023-10-27T22:52:00Z"/>
                  </w:rPr>
                </w:rPrChange>
              </w:rPr>
            </w:pPr>
            <w:del w:id="417" w:author="Dr Mamadou SANOGO" w:date="2023-10-27T22:52:00Z">
              <w:r w:rsidRPr="007A4AFC" w:rsidDel="00803A8B">
                <w:rPr>
                  <w:color w:val="000000" w:themeColor="text1"/>
                  <w:rPrChange w:id="418" w:author="Dr Mamadou SANOGO" w:date="2023-10-25T18:14:00Z">
                    <w:rPr/>
                  </w:rPrChange>
                </w:rPr>
                <w:delText>:</w:delText>
              </w:r>
            </w:del>
          </w:p>
        </w:tc>
        <w:tc>
          <w:tcPr>
            <w:tcW w:w="5880" w:type="dxa"/>
            <w:vAlign w:val="center"/>
          </w:tcPr>
          <w:p w14:paraId="1FA481BA" w14:textId="63CA682F" w:rsidR="008C2574" w:rsidRPr="007A4AFC" w:rsidDel="00803A8B" w:rsidRDefault="008C2574" w:rsidP="007670BF">
            <w:pPr>
              <w:spacing w:before="120" w:after="120" w:line="240" w:lineRule="auto"/>
              <w:rPr>
                <w:del w:id="419" w:author="Dr Mamadou SANOGO" w:date="2023-10-27T22:52:00Z"/>
                <w:color w:val="000000" w:themeColor="text1"/>
                <w:rPrChange w:id="420" w:author="Dr Mamadou SANOGO" w:date="2023-10-25T18:14:00Z">
                  <w:rPr>
                    <w:del w:id="421" w:author="Dr Mamadou SANOGO" w:date="2023-10-27T22:52:00Z"/>
                  </w:rPr>
                </w:rPrChange>
              </w:rPr>
            </w:pPr>
            <w:del w:id="422" w:author="Dr Mamadou SANOGO" w:date="2023-10-27T22:52:00Z">
              <w:r w:rsidRPr="007A4AFC" w:rsidDel="00803A8B">
                <w:rPr>
                  <w:color w:val="000000" w:themeColor="text1"/>
                  <w:rPrChange w:id="423" w:author="Dr Mamadou SANOGO" w:date="2023-10-25T18:14:00Z">
                    <w:rPr/>
                  </w:rPrChange>
                </w:rPr>
                <w:delText>Assemblée des Ministres de la Santé</w:delText>
              </w:r>
            </w:del>
          </w:p>
        </w:tc>
      </w:tr>
      <w:tr w:rsidR="007A4AFC" w:rsidRPr="007A4AFC" w:rsidDel="00803A8B" w14:paraId="32DDB55E" w14:textId="44EE9826" w:rsidTr="00642B00">
        <w:trPr>
          <w:del w:id="424" w:author="Dr Mamadou SANOGO" w:date="2023-10-27T22:52:00Z"/>
        </w:trPr>
        <w:tc>
          <w:tcPr>
            <w:tcW w:w="2901" w:type="dxa"/>
            <w:vAlign w:val="center"/>
          </w:tcPr>
          <w:p w14:paraId="09FC02C2" w14:textId="53223B40" w:rsidR="00052F11" w:rsidRPr="007A4AFC" w:rsidDel="00803A8B" w:rsidRDefault="00052F11" w:rsidP="007670BF">
            <w:pPr>
              <w:spacing w:before="120" w:after="120" w:line="240" w:lineRule="auto"/>
              <w:rPr>
                <w:del w:id="425" w:author="Dr Mamadou SANOGO" w:date="2023-10-27T22:52:00Z"/>
                <w:b/>
                <w:color w:val="000000" w:themeColor="text1"/>
                <w:szCs w:val="24"/>
                <w:rPrChange w:id="426" w:author="Dr Mamadou SANOGO" w:date="2023-10-25T18:14:00Z">
                  <w:rPr>
                    <w:del w:id="427" w:author="Dr Mamadou SANOGO" w:date="2023-10-27T22:52:00Z"/>
                    <w:b/>
                    <w:szCs w:val="24"/>
                  </w:rPr>
                </w:rPrChange>
              </w:rPr>
            </w:pPr>
            <w:del w:id="428" w:author="Dr Mamadou SANOGO" w:date="2023-10-27T22:52:00Z">
              <w:r w:rsidRPr="007A4AFC" w:rsidDel="00803A8B">
                <w:rPr>
                  <w:b/>
                  <w:color w:val="000000" w:themeColor="text1"/>
                  <w:szCs w:val="24"/>
                  <w:rPrChange w:id="429" w:author="Dr Mamadou SANOGO" w:date="2023-10-25T18:14:00Z">
                    <w:rPr>
                      <w:b/>
                      <w:szCs w:val="24"/>
                    </w:rPr>
                  </w:rPrChange>
                </w:rPr>
                <w:delText>BT</w:delText>
              </w:r>
            </w:del>
          </w:p>
        </w:tc>
        <w:tc>
          <w:tcPr>
            <w:tcW w:w="290" w:type="dxa"/>
            <w:vAlign w:val="center"/>
          </w:tcPr>
          <w:p w14:paraId="24028F17" w14:textId="5B4F3747" w:rsidR="00052F11" w:rsidRPr="007A4AFC" w:rsidDel="00803A8B" w:rsidRDefault="00052F11" w:rsidP="007670BF">
            <w:pPr>
              <w:spacing w:before="120" w:after="120" w:line="240" w:lineRule="auto"/>
              <w:rPr>
                <w:del w:id="430" w:author="Dr Mamadou SANOGO" w:date="2023-10-27T22:52:00Z"/>
                <w:color w:val="000000" w:themeColor="text1"/>
                <w:rPrChange w:id="431" w:author="Dr Mamadou SANOGO" w:date="2023-10-25T18:14:00Z">
                  <w:rPr>
                    <w:del w:id="432" w:author="Dr Mamadou SANOGO" w:date="2023-10-27T22:52:00Z"/>
                  </w:rPr>
                </w:rPrChange>
              </w:rPr>
            </w:pPr>
            <w:del w:id="433" w:author="Dr Mamadou SANOGO" w:date="2023-10-27T22:52:00Z">
              <w:r w:rsidRPr="007A4AFC" w:rsidDel="00803A8B">
                <w:rPr>
                  <w:color w:val="000000" w:themeColor="text1"/>
                  <w:rPrChange w:id="434" w:author="Dr Mamadou SANOGO" w:date="2023-10-25T18:14:00Z">
                    <w:rPr/>
                  </w:rPrChange>
                </w:rPr>
                <w:delText>:</w:delText>
              </w:r>
            </w:del>
          </w:p>
        </w:tc>
        <w:tc>
          <w:tcPr>
            <w:tcW w:w="5880" w:type="dxa"/>
            <w:vAlign w:val="center"/>
          </w:tcPr>
          <w:p w14:paraId="11382B31" w14:textId="29BFFA35" w:rsidR="00052F11" w:rsidRPr="007A4AFC" w:rsidDel="00803A8B" w:rsidRDefault="00052F11" w:rsidP="007670BF">
            <w:pPr>
              <w:spacing w:before="120" w:after="120" w:line="240" w:lineRule="auto"/>
              <w:rPr>
                <w:del w:id="435" w:author="Dr Mamadou SANOGO" w:date="2023-10-27T22:52:00Z"/>
                <w:color w:val="000000" w:themeColor="text1"/>
                <w:rPrChange w:id="436" w:author="Dr Mamadou SANOGO" w:date="2023-10-25T18:14:00Z">
                  <w:rPr>
                    <w:del w:id="437" w:author="Dr Mamadou SANOGO" w:date="2023-10-27T22:52:00Z"/>
                  </w:rPr>
                </w:rPrChange>
              </w:rPr>
            </w:pPr>
            <w:del w:id="438" w:author="Dr Mamadou SANOGO" w:date="2023-10-27T22:52:00Z">
              <w:r w:rsidRPr="007A4AFC" w:rsidDel="00803A8B">
                <w:rPr>
                  <w:color w:val="000000" w:themeColor="text1"/>
                  <w:rPrChange w:id="439" w:author="Dr Mamadou SANOGO" w:date="2023-10-25T18:14:00Z">
                    <w:rPr/>
                  </w:rPrChange>
                </w:rPr>
                <w:delText>Brevet de Technicien</w:delText>
              </w:r>
            </w:del>
          </w:p>
        </w:tc>
      </w:tr>
      <w:tr w:rsidR="007A4AFC" w:rsidRPr="007A4AFC" w:rsidDel="00803A8B" w14:paraId="402E4625" w14:textId="2DF2E374" w:rsidTr="00642B00">
        <w:trPr>
          <w:del w:id="440" w:author="Dr Mamadou SANOGO" w:date="2023-10-27T22:52:00Z"/>
        </w:trPr>
        <w:tc>
          <w:tcPr>
            <w:tcW w:w="2901" w:type="dxa"/>
            <w:vAlign w:val="center"/>
          </w:tcPr>
          <w:p w14:paraId="7E83A452" w14:textId="5DE94FEF" w:rsidR="00052F11" w:rsidRPr="007A4AFC" w:rsidDel="00803A8B" w:rsidRDefault="00052F11" w:rsidP="007670BF">
            <w:pPr>
              <w:spacing w:before="120" w:after="120" w:line="240" w:lineRule="auto"/>
              <w:rPr>
                <w:del w:id="441" w:author="Dr Mamadou SANOGO" w:date="2023-10-27T22:52:00Z"/>
                <w:b/>
                <w:color w:val="000000" w:themeColor="text1"/>
                <w:szCs w:val="24"/>
                <w:rPrChange w:id="442" w:author="Dr Mamadou SANOGO" w:date="2023-10-25T18:14:00Z">
                  <w:rPr>
                    <w:del w:id="443" w:author="Dr Mamadou SANOGO" w:date="2023-10-27T22:52:00Z"/>
                    <w:b/>
                    <w:szCs w:val="24"/>
                  </w:rPr>
                </w:rPrChange>
              </w:rPr>
            </w:pPr>
            <w:del w:id="444" w:author="Dr Mamadou SANOGO" w:date="2023-10-27T22:52:00Z">
              <w:r w:rsidRPr="007A4AFC" w:rsidDel="00803A8B">
                <w:rPr>
                  <w:b/>
                  <w:color w:val="000000" w:themeColor="text1"/>
                  <w:szCs w:val="24"/>
                  <w:rPrChange w:id="445" w:author="Dr Mamadou SANOGO" w:date="2023-10-25T18:14:00Z">
                    <w:rPr>
                      <w:b/>
                      <w:szCs w:val="24"/>
                    </w:rPr>
                  </w:rPrChange>
                </w:rPr>
                <w:delText>CE</w:delText>
              </w:r>
            </w:del>
          </w:p>
        </w:tc>
        <w:tc>
          <w:tcPr>
            <w:tcW w:w="290" w:type="dxa"/>
            <w:vAlign w:val="center"/>
          </w:tcPr>
          <w:p w14:paraId="1B43E171" w14:textId="21DFB0F1" w:rsidR="00052F11" w:rsidRPr="007A4AFC" w:rsidDel="00803A8B" w:rsidRDefault="00052F11" w:rsidP="007670BF">
            <w:pPr>
              <w:spacing w:before="120" w:after="120" w:line="240" w:lineRule="auto"/>
              <w:rPr>
                <w:del w:id="446" w:author="Dr Mamadou SANOGO" w:date="2023-10-27T22:52:00Z"/>
                <w:color w:val="000000" w:themeColor="text1"/>
                <w:rPrChange w:id="447" w:author="Dr Mamadou SANOGO" w:date="2023-10-25T18:14:00Z">
                  <w:rPr>
                    <w:del w:id="448" w:author="Dr Mamadou SANOGO" w:date="2023-10-27T22:52:00Z"/>
                  </w:rPr>
                </w:rPrChange>
              </w:rPr>
            </w:pPr>
            <w:del w:id="449" w:author="Dr Mamadou SANOGO" w:date="2023-10-27T22:52:00Z">
              <w:r w:rsidRPr="007A4AFC" w:rsidDel="00803A8B">
                <w:rPr>
                  <w:color w:val="000000" w:themeColor="text1"/>
                  <w:rPrChange w:id="450" w:author="Dr Mamadou SANOGO" w:date="2023-10-25T18:14:00Z">
                    <w:rPr/>
                  </w:rPrChange>
                </w:rPr>
                <w:delText>:</w:delText>
              </w:r>
            </w:del>
          </w:p>
        </w:tc>
        <w:tc>
          <w:tcPr>
            <w:tcW w:w="5880" w:type="dxa"/>
            <w:vAlign w:val="center"/>
          </w:tcPr>
          <w:p w14:paraId="162C6513" w14:textId="48E25565" w:rsidR="00052F11" w:rsidRPr="007A4AFC" w:rsidDel="00803A8B" w:rsidRDefault="00052F11" w:rsidP="007670BF">
            <w:pPr>
              <w:spacing w:before="120" w:after="120" w:line="240" w:lineRule="auto"/>
              <w:rPr>
                <w:del w:id="451" w:author="Dr Mamadou SANOGO" w:date="2023-10-27T22:52:00Z"/>
                <w:color w:val="000000" w:themeColor="text1"/>
                <w:rPrChange w:id="452" w:author="Dr Mamadou SANOGO" w:date="2023-10-25T18:14:00Z">
                  <w:rPr>
                    <w:del w:id="453" w:author="Dr Mamadou SANOGO" w:date="2023-10-27T22:52:00Z"/>
                  </w:rPr>
                </w:rPrChange>
              </w:rPr>
            </w:pPr>
            <w:del w:id="454" w:author="Dr Mamadou SANOGO" w:date="2023-10-27T22:52:00Z">
              <w:r w:rsidRPr="007A4AFC" w:rsidDel="00803A8B">
                <w:rPr>
                  <w:color w:val="000000" w:themeColor="text1"/>
                  <w:rPrChange w:id="455" w:author="Dr Mamadou SANOGO" w:date="2023-10-25T18:14:00Z">
                    <w:rPr/>
                  </w:rPrChange>
                </w:rPr>
                <w:delText>Commission d’Enseignement</w:delText>
              </w:r>
            </w:del>
          </w:p>
        </w:tc>
      </w:tr>
      <w:tr w:rsidR="007A4AFC" w:rsidRPr="007A4AFC" w:rsidDel="00803A8B" w14:paraId="1CE8E024" w14:textId="6F9E3678" w:rsidTr="00642B00">
        <w:trPr>
          <w:del w:id="456" w:author="Dr Mamadou SANOGO" w:date="2023-10-27T22:52:00Z"/>
        </w:trPr>
        <w:tc>
          <w:tcPr>
            <w:tcW w:w="2901" w:type="dxa"/>
            <w:vAlign w:val="center"/>
          </w:tcPr>
          <w:p w14:paraId="4A45D4C7" w14:textId="2F449205" w:rsidR="00052F11" w:rsidRPr="007A4AFC" w:rsidDel="00803A8B" w:rsidRDefault="00052F11" w:rsidP="007670BF">
            <w:pPr>
              <w:spacing w:before="120" w:after="120" w:line="240" w:lineRule="auto"/>
              <w:rPr>
                <w:del w:id="457" w:author="Dr Mamadou SANOGO" w:date="2023-10-27T22:52:00Z"/>
                <w:b/>
                <w:color w:val="000000" w:themeColor="text1"/>
                <w:szCs w:val="24"/>
                <w:rPrChange w:id="458" w:author="Dr Mamadou SANOGO" w:date="2023-10-25T18:14:00Z">
                  <w:rPr>
                    <w:del w:id="459" w:author="Dr Mamadou SANOGO" w:date="2023-10-27T22:52:00Z"/>
                    <w:b/>
                    <w:szCs w:val="24"/>
                  </w:rPr>
                </w:rPrChange>
              </w:rPr>
            </w:pPr>
            <w:del w:id="460" w:author="Dr Mamadou SANOGO" w:date="2023-10-27T22:52:00Z">
              <w:r w:rsidRPr="007A4AFC" w:rsidDel="00803A8B">
                <w:rPr>
                  <w:b/>
                  <w:color w:val="000000" w:themeColor="text1"/>
                  <w:szCs w:val="24"/>
                  <w:rPrChange w:id="461" w:author="Dr Mamadou SANOGO" w:date="2023-10-25T18:14:00Z">
                    <w:rPr>
                      <w:b/>
                      <w:szCs w:val="24"/>
                    </w:rPr>
                  </w:rPrChange>
                </w:rPr>
                <w:delText>CEDEAO</w:delText>
              </w:r>
            </w:del>
          </w:p>
        </w:tc>
        <w:tc>
          <w:tcPr>
            <w:tcW w:w="290" w:type="dxa"/>
            <w:vAlign w:val="center"/>
          </w:tcPr>
          <w:p w14:paraId="7400C03D" w14:textId="74A28F46" w:rsidR="00052F11" w:rsidRPr="007A4AFC" w:rsidDel="00803A8B" w:rsidRDefault="00052F11" w:rsidP="007670BF">
            <w:pPr>
              <w:spacing w:before="120" w:after="120" w:line="240" w:lineRule="auto"/>
              <w:rPr>
                <w:del w:id="462" w:author="Dr Mamadou SANOGO" w:date="2023-10-27T22:52:00Z"/>
                <w:color w:val="000000" w:themeColor="text1"/>
                <w:rPrChange w:id="463" w:author="Dr Mamadou SANOGO" w:date="2023-10-25T18:14:00Z">
                  <w:rPr>
                    <w:del w:id="464" w:author="Dr Mamadou SANOGO" w:date="2023-10-27T22:52:00Z"/>
                  </w:rPr>
                </w:rPrChange>
              </w:rPr>
            </w:pPr>
          </w:p>
        </w:tc>
        <w:tc>
          <w:tcPr>
            <w:tcW w:w="5880" w:type="dxa"/>
            <w:vAlign w:val="center"/>
          </w:tcPr>
          <w:p w14:paraId="5BDBDE38" w14:textId="33E191AC" w:rsidR="00052F11" w:rsidRPr="007A4AFC" w:rsidDel="00803A8B" w:rsidRDefault="00052F11" w:rsidP="007670BF">
            <w:pPr>
              <w:spacing w:before="120" w:after="120" w:line="240" w:lineRule="auto"/>
              <w:rPr>
                <w:del w:id="465" w:author="Dr Mamadou SANOGO" w:date="2023-10-27T22:52:00Z"/>
                <w:color w:val="000000" w:themeColor="text1"/>
                <w:rPrChange w:id="466" w:author="Dr Mamadou SANOGO" w:date="2023-10-25T18:14:00Z">
                  <w:rPr>
                    <w:del w:id="467" w:author="Dr Mamadou SANOGO" w:date="2023-10-27T22:52:00Z"/>
                  </w:rPr>
                </w:rPrChange>
              </w:rPr>
            </w:pPr>
            <w:del w:id="468" w:author="Dr Mamadou SANOGO" w:date="2023-10-27T22:52:00Z">
              <w:r w:rsidRPr="007A4AFC" w:rsidDel="00803A8B">
                <w:rPr>
                  <w:color w:val="000000" w:themeColor="text1"/>
                  <w:rPrChange w:id="469" w:author="Dr Mamadou SANOGO" w:date="2023-10-25T18:14:00Z">
                    <w:rPr/>
                  </w:rPrChange>
                </w:rPr>
                <w:delText>Communauté Economique des Etats de l’Afrique de l’Ouest</w:delText>
              </w:r>
            </w:del>
          </w:p>
        </w:tc>
      </w:tr>
      <w:tr w:rsidR="007A4AFC" w:rsidRPr="007A4AFC" w:rsidDel="00803A8B" w14:paraId="0DB81426" w14:textId="0A556E21" w:rsidTr="00642B00">
        <w:trPr>
          <w:del w:id="470" w:author="Dr Mamadou SANOGO" w:date="2023-10-27T22:52:00Z"/>
        </w:trPr>
        <w:tc>
          <w:tcPr>
            <w:tcW w:w="2901" w:type="dxa"/>
            <w:vAlign w:val="center"/>
          </w:tcPr>
          <w:p w14:paraId="2CEB77BB" w14:textId="463E6177" w:rsidR="00052F11" w:rsidRPr="007A4AFC" w:rsidDel="00803A8B" w:rsidRDefault="00052F11" w:rsidP="007670BF">
            <w:pPr>
              <w:spacing w:before="120" w:after="120" w:line="240" w:lineRule="auto"/>
              <w:ind w:right="-45"/>
              <w:rPr>
                <w:del w:id="471" w:author="Dr Mamadou SANOGO" w:date="2023-10-27T22:52:00Z"/>
                <w:b/>
                <w:bCs/>
                <w:color w:val="000000" w:themeColor="text1"/>
                <w:spacing w:val="-2"/>
                <w:position w:val="1"/>
                <w:szCs w:val="24"/>
                <w:rPrChange w:id="472" w:author="Dr Mamadou SANOGO" w:date="2023-10-25T18:14:00Z">
                  <w:rPr>
                    <w:del w:id="473" w:author="Dr Mamadou SANOGO" w:date="2023-10-27T22:52:00Z"/>
                    <w:b/>
                    <w:bCs/>
                    <w:color w:val="1A161B"/>
                    <w:spacing w:val="-2"/>
                    <w:position w:val="1"/>
                    <w:szCs w:val="24"/>
                  </w:rPr>
                </w:rPrChange>
              </w:rPr>
            </w:pPr>
            <w:del w:id="474" w:author="Dr Mamadou SANOGO" w:date="2023-10-27T22:52:00Z">
              <w:r w:rsidRPr="007A4AFC" w:rsidDel="00803A8B">
                <w:rPr>
                  <w:b/>
                  <w:bCs/>
                  <w:color w:val="000000" w:themeColor="text1"/>
                  <w:spacing w:val="-2"/>
                  <w:position w:val="1"/>
                  <w:szCs w:val="24"/>
                  <w:rPrChange w:id="475" w:author="Dr Mamadou SANOGO" w:date="2023-10-25T18:14:00Z">
                    <w:rPr>
                      <w:b/>
                      <w:bCs/>
                      <w:color w:val="1A161B"/>
                      <w:spacing w:val="-2"/>
                      <w:position w:val="1"/>
                      <w:szCs w:val="24"/>
                    </w:rPr>
                  </w:rPrChange>
                </w:rPr>
                <w:delText>EPSFé</w:delText>
              </w:r>
            </w:del>
          </w:p>
        </w:tc>
        <w:tc>
          <w:tcPr>
            <w:tcW w:w="290" w:type="dxa"/>
            <w:vAlign w:val="center"/>
          </w:tcPr>
          <w:p w14:paraId="605D12AE" w14:textId="1633A6CF" w:rsidR="00052F11" w:rsidRPr="007A4AFC" w:rsidDel="00803A8B" w:rsidRDefault="00052F11" w:rsidP="007670BF">
            <w:pPr>
              <w:spacing w:before="120" w:after="120" w:line="240" w:lineRule="auto"/>
              <w:ind w:right="-45"/>
              <w:rPr>
                <w:del w:id="476" w:author="Dr Mamadou SANOGO" w:date="2023-10-27T22:52:00Z"/>
                <w:color w:val="000000" w:themeColor="text1"/>
                <w:rPrChange w:id="477" w:author="Dr Mamadou SANOGO" w:date="2023-10-25T18:15:00Z">
                  <w:rPr>
                    <w:del w:id="478" w:author="Dr Mamadou SANOGO" w:date="2023-10-27T22:52:00Z"/>
                  </w:rPr>
                </w:rPrChange>
              </w:rPr>
            </w:pPr>
            <w:del w:id="479" w:author="Dr Mamadou SANOGO" w:date="2023-10-27T22:52:00Z">
              <w:r w:rsidRPr="007A4AFC" w:rsidDel="00803A8B">
                <w:rPr>
                  <w:color w:val="000000" w:themeColor="text1"/>
                  <w:rPrChange w:id="480" w:author="Dr Mamadou SANOGO" w:date="2023-10-25T18:14:00Z">
                    <w:rPr/>
                  </w:rPrChange>
                </w:rPr>
                <w:delText>:</w:delText>
              </w:r>
            </w:del>
          </w:p>
        </w:tc>
        <w:tc>
          <w:tcPr>
            <w:tcW w:w="5880" w:type="dxa"/>
            <w:vAlign w:val="center"/>
          </w:tcPr>
          <w:p w14:paraId="6DA27D91" w14:textId="15196571" w:rsidR="00052F11" w:rsidRPr="007A4AFC" w:rsidDel="00803A8B" w:rsidRDefault="00052F11" w:rsidP="007670BF">
            <w:pPr>
              <w:spacing w:before="120" w:after="120" w:line="240" w:lineRule="auto"/>
              <w:rPr>
                <w:del w:id="481" w:author="Dr Mamadou SANOGO" w:date="2023-10-27T22:52:00Z"/>
                <w:color w:val="000000" w:themeColor="text1"/>
                <w:spacing w:val="1"/>
                <w:position w:val="1"/>
                <w:rPrChange w:id="482" w:author="Dr Mamadou SANOGO" w:date="2023-10-25T18:15:00Z">
                  <w:rPr>
                    <w:del w:id="483" w:author="Dr Mamadou SANOGO" w:date="2023-10-27T22:52:00Z"/>
                    <w:spacing w:val="1"/>
                    <w:position w:val="1"/>
                  </w:rPr>
                </w:rPrChange>
              </w:rPr>
            </w:pPr>
            <w:del w:id="484" w:author="Dr Mamadou SANOGO" w:date="2023-10-27T22:52:00Z">
              <w:r w:rsidRPr="007A4AFC" w:rsidDel="00803A8B">
                <w:rPr>
                  <w:color w:val="000000" w:themeColor="text1"/>
                  <w:spacing w:val="1"/>
                  <w:position w:val="1"/>
                  <w:rPrChange w:id="485" w:author="Dr Mamadou SANOGO" w:date="2023-10-25T18:15:00Z">
                    <w:rPr>
                      <w:spacing w:val="1"/>
                      <w:position w:val="1"/>
                    </w:rPr>
                  </w:rPrChange>
                </w:rPr>
                <w:delText>Ecol</w:delText>
              </w:r>
              <w:r w:rsidR="007D0487" w:rsidRPr="007A4AFC" w:rsidDel="00803A8B">
                <w:rPr>
                  <w:color w:val="000000" w:themeColor="text1"/>
                  <w:spacing w:val="1"/>
                  <w:position w:val="1"/>
                  <w:rPrChange w:id="486" w:author="Dr Mamadou SANOGO" w:date="2023-10-25T18:15:00Z">
                    <w:rPr>
                      <w:spacing w:val="1"/>
                      <w:position w:val="1"/>
                    </w:rPr>
                  </w:rPrChange>
                </w:rPr>
                <w:delText>e Privée de Santé Félix Houphouë</w:delText>
              </w:r>
              <w:r w:rsidRPr="007A4AFC" w:rsidDel="00803A8B">
                <w:rPr>
                  <w:color w:val="000000" w:themeColor="text1"/>
                  <w:spacing w:val="1"/>
                  <w:position w:val="1"/>
                  <w:rPrChange w:id="487" w:author="Dr Mamadou SANOGO" w:date="2023-10-25T18:15:00Z">
                    <w:rPr>
                      <w:spacing w:val="1"/>
                      <w:position w:val="1"/>
                    </w:rPr>
                  </w:rPrChange>
                </w:rPr>
                <w:delText>t Boigny</w:delText>
              </w:r>
            </w:del>
          </w:p>
        </w:tc>
      </w:tr>
      <w:tr w:rsidR="007A4AFC" w:rsidRPr="007A4AFC" w:rsidDel="00803A8B" w14:paraId="0214C51B" w14:textId="5D832FD5" w:rsidTr="00642B00">
        <w:trPr>
          <w:del w:id="488" w:author="Dr Mamadou SANOGO" w:date="2023-10-27T22:52:00Z"/>
        </w:trPr>
        <w:tc>
          <w:tcPr>
            <w:tcW w:w="2901" w:type="dxa"/>
            <w:vAlign w:val="center"/>
          </w:tcPr>
          <w:p w14:paraId="69E99BA4" w14:textId="51DBA40E" w:rsidR="00052F11" w:rsidRPr="007A4AFC" w:rsidDel="00803A8B" w:rsidRDefault="00052F11" w:rsidP="007670BF">
            <w:pPr>
              <w:spacing w:before="120" w:after="120" w:line="240" w:lineRule="auto"/>
              <w:rPr>
                <w:del w:id="489" w:author="Dr Mamadou SANOGO" w:date="2023-10-27T22:52:00Z"/>
                <w:b/>
                <w:color w:val="000000" w:themeColor="text1"/>
                <w:szCs w:val="24"/>
                <w:rPrChange w:id="490" w:author="Dr Mamadou SANOGO" w:date="2023-10-25T18:15:00Z">
                  <w:rPr>
                    <w:del w:id="491" w:author="Dr Mamadou SANOGO" w:date="2023-10-27T22:52:00Z"/>
                    <w:b/>
                    <w:szCs w:val="24"/>
                  </w:rPr>
                </w:rPrChange>
              </w:rPr>
            </w:pPr>
            <w:del w:id="492" w:author="Dr Mamadou SANOGO" w:date="2023-10-27T22:52:00Z">
              <w:r w:rsidRPr="007A4AFC" w:rsidDel="00803A8B">
                <w:rPr>
                  <w:b/>
                  <w:color w:val="000000" w:themeColor="text1"/>
                  <w:szCs w:val="24"/>
                  <w:rPrChange w:id="493" w:author="Dr Mamadou SANOGO" w:date="2023-10-25T18:15:00Z">
                    <w:rPr>
                      <w:b/>
                      <w:szCs w:val="24"/>
                    </w:rPr>
                  </w:rPrChange>
                </w:rPr>
                <w:delText>ICADES</w:delText>
              </w:r>
            </w:del>
          </w:p>
        </w:tc>
        <w:tc>
          <w:tcPr>
            <w:tcW w:w="290" w:type="dxa"/>
            <w:vAlign w:val="center"/>
          </w:tcPr>
          <w:p w14:paraId="4204D85E" w14:textId="720378E7" w:rsidR="00052F11" w:rsidRPr="007A4AFC" w:rsidDel="00803A8B" w:rsidRDefault="00052F11" w:rsidP="007670BF">
            <w:pPr>
              <w:spacing w:before="120" w:after="120" w:line="240" w:lineRule="auto"/>
              <w:rPr>
                <w:del w:id="494" w:author="Dr Mamadou SANOGO" w:date="2023-10-27T22:52:00Z"/>
                <w:color w:val="000000" w:themeColor="text1"/>
                <w:rPrChange w:id="495" w:author="Dr Mamadou SANOGO" w:date="2023-10-25T18:15:00Z">
                  <w:rPr>
                    <w:del w:id="496" w:author="Dr Mamadou SANOGO" w:date="2023-10-27T22:52:00Z"/>
                  </w:rPr>
                </w:rPrChange>
              </w:rPr>
            </w:pPr>
            <w:del w:id="497" w:author="Dr Mamadou SANOGO" w:date="2023-10-27T22:52:00Z">
              <w:r w:rsidRPr="007A4AFC" w:rsidDel="00803A8B">
                <w:rPr>
                  <w:color w:val="000000" w:themeColor="text1"/>
                  <w:rPrChange w:id="498" w:author="Dr Mamadou SANOGO" w:date="2023-10-25T18:15:00Z">
                    <w:rPr/>
                  </w:rPrChange>
                </w:rPr>
                <w:delText>:</w:delText>
              </w:r>
            </w:del>
          </w:p>
        </w:tc>
        <w:tc>
          <w:tcPr>
            <w:tcW w:w="5880" w:type="dxa"/>
            <w:vAlign w:val="center"/>
          </w:tcPr>
          <w:p w14:paraId="4EED564E" w14:textId="28F51714" w:rsidR="00052F11" w:rsidRPr="007A4AFC" w:rsidDel="00803A8B" w:rsidRDefault="00052F11" w:rsidP="007670BF">
            <w:pPr>
              <w:spacing w:before="120" w:after="120" w:line="240" w:lineRule="auto"/>
              <w:rPr>
                <w:del w:id="499" w:author="Dr Mamadou SANOGO" w:date="2023-10-27T22:52:00Z"/>
                <w:color w:val="000000" w:themeColor="text1"/>
                <w:rPrChange w:id="500" w:author="Dr Mamadou SANOGO" w:date="2023-10-25T18:15:00Z">
                  <w:rPr>
                    <w:del w:id="501" w:author="Dr Mamadou SANOGO" w:date="2023-10-27T22:52:00Z"/>
                  </w:rPr>
                </w:rPrChange>
              </w:rPr>
            </w:pPr>
            <w:del w:id="502" w:author="Dr Mamadou SANOGO" w:date="2023-10-27T22:52:00Z">
              <w:r w:rsidRPr="007A4AFC" w:rsidDel="00803A8B">
                <w:rPr>
                  <w:color w:val="000000" w:themeColor="text1"/>
                  <w:rPrChange w:id="503" w:author="Dr Mamadou SANOGO" w:date="2023-10-25T18:15:00Z">
                    <w:rPr/>
                  </w:rPrChange>
                </w:rPr>
                <w:delText>Institut Continental d'Appui pour le Développement de l'Entrepreneuriat Social (Mauritanie)</w:delText>
              </w:r>
            </w:del>
          </w:p>
        </w:tc>
      </w:tr>
      <w:tr w:rsidR="007A4AFC" w:rsidRPr="007A4AFC" w:rsidDel="00803A8B" w14:paraId="2FF89ECC" w14:textId="42E389FE" w:rsidTr="00642B00">
        <w:trPr>
          <w:del w:id="504" w:author="Dr Mamadou SANOGO" w:date="2023-10-27T22:52:00Z"/>
        </w:trPr>
        <w:tc>
          <w:tcPr>
            <w:tcW w:w="2901" w:type="dxa"/>
            <w:vAlign w:val="center"/>
          </w:tcPr>
          <w:p w14:paraId="60592C6D" w14:textId="70AF0034" w:rsidR="00D31BBB" w:rsidRPr="007A4AFC" w:rsidDel="00803A8B" w:rsidRDefault="009E592E" w:rsidP="009E592E">
            <w:pPr>
              <w:spacing w:before="120" w:after="120" w:line="240" w:lineRule="auto"/>
              <w:ind w:right="-45"/>
              <w:rPr>
                <w:del w:id="505" w:author="Dr Mamadou SANOGO" w:date="2023-10-27T22:52:00Z"/>
                <w:b/>
                <w:bCs/>
                <w:color w:val="000000" w:themeColor="text1"/>
                <w:spacing w:val="-2"/>
                <w:position w:val="1"/>
                <w:szCs w:val="24"/>
                <w:rPrChange w:id="506" w:author="Dr Mamadou SANOGO" w:date="2023-10-25T18:15:00Z">
                  <w:rPr>
                    <w:del w:id="507" w:author="Dr Mamadou SANOGO" w:date="2023-10-27T22:52:00Z"/>
                    <w:b/>
                    <w:color w:val="FF0000"/>
                    <w:szCs w:val="24"/>
                  </w:rPr>
                </w:rPrChange>
              </w:rPr>
            </w:pPr>
            <w:del w:id="508" w:author="Dr Mamadou SANOGO" w:date="2023-10-27T22:52:00Z">
              <w:r w:rsidRPr="007A4AFC" w:rsidDel="00803A8B">
                <w:rPr>
                  <w:b/>
                  <w:bCs/>
                  <w:color w:val="000000" w:themeColor="text1"/>
                  <w:spacing w:val="-2"/>
                  <w:position w:val="1"/>
                  <w:szCs w:val="24"/>
                  <w:rPrChange w:id="509" w:author="Dr Mamadou SANOGO" w:date="2023-10-25T18:15:00Z">
                    <w:rPr>
                      <w:b/>
                      <w:bCs/>
                      <w:color w:val="1A161B"/>
                      <w:spacing w:val="-2"/>
                      <w:position w:val="1"/>
                      <w:szCs w:val="24"/>
                    </w:rPr>
                  </w:rPrChange>
                </w:rPr>
                <w:delText>IFSM</w:delText>
              </w:r>
            </w:del>
          </w:p>
        </w:tc>
        <w:tc>
          <w:tcPr>
            <w:tcW w:w="290" w:type="dxa"/>
            <w:vAlign w:val="center"/>
          </w:tcPr>
          <w:p w14:paraId="580A2AC3" w14:textId="30169848" w:rsidR="009E592E" w:rsidRPr="007A4AFC" w:rsidDel="00803A8B" w:rsidRDefault="009E592E" w:rsidP="007670BF">
            <w:pPr>
              <w:spacing w:before="120" w:after="120" w:line="240" w:lineRule="auto"/>
              <w:rPr>
                <w:del w:id="510" w:author="Dr Mamadou SANOGO" w:date="2023-10-27T22:52:00Z"/>
                <w:color w:val="000000" w:themeColor="text1"/>
                <w:rPrChange w:id="511" w:author="Dr Mamadou SANOGO" w:date="2023-10-25T18:15:00Z">
                  <w:rPr>
                    <w:del w:id="512" w:author="Dr Mamadou SANOGO" w:date="2023-10-27T22:52:00Z"/>
                  </w:rPr>
                </w:rPrChange>
              </w:rPr>
            </w:pPr>
            <w:del w:id="513" w:author="Dr Mamadou SANOGO" w:date="2023-10-27T22:52:00Z">
              <w:r w:rsidRPr="007A4AFC" w:rsidDel="00803A8B">
                <w:rPr>
                  <w:color w:val="000000" w:themeColor="text1"/>
                  <w:rPrChange w:id="514" w:author="Dr Mamadou SANOGO" w:date="2023-10-25T18:15:00Z">
                    <w:rPr/>
                  </w:rPrChange>
                </w:rPr>
                <w:delText>:</w:delText>
              </w:r>
            </w:del>
          </w:p>
        </w:tc>
        <w:tc>
          <w:tcPr>
            <w:tcW w:w="5880" w:type="dxa"/>
            <w:vAlign w:val="center"/>
          </w:tcPr>
          <w:p w14:paraId="19175A87" w14:textId="4D43F38F" w:rsidR="009E592E" w:rsidRPr="007A4AFC" w:rsidDel="00803A8B" w:rsidRDefault="009E592E" w:rsidP="007670BF">
            <w:pPr>
              <w:spacing w:before="120" w:after="120" w:line="240" w:lineRule="auto"/>
              <w:rPr>
                <w:del w:id="515" w:author="Dr Mamadou SANOGO" w:date="2023-10-27T22:52:00Z"/>
                <w:color w:val="000000" w:themeColor="text1"/>
                <w:rPrChange w:id="516" w:author="Dr Mamadou SANOGO" w:date="2023-10-25T18:15:00Z">
                  <w:rPr>
                    <w:del w:id="517" w:author="Dr Mamadou SANOGO" w:date="2023-10-27T22:52:00Z"/>
                  </w:rPr>
                </w:rPrChange>
              </w:rPr>
            </w:pPr>
            <w:del w:id="518" w:author="Dr Mamadou SANOGO" w:date="2023-10-27T22:52:00Z">
              <w:r w:rsidRPr="007A4AFC" w:rsidDel="00803A8B">
                <w:rPr>
                  <w:color w:val="000000" w:themeColor="text1"/>
                  <w:rPrChange w:id="519" w:author="Dr Mamadou SANOGO" w:date="2023-10-25T18:15:00Z">
                    <w:rPr/>
                  </w:rPrChange>
                </w:rPr>
                <w:delText>Institut de Formation Sainte Marie (Côte d’Ivoire)</w:delText>
              </w:r>
            </w:del>
          </w:p>
        </w:tc>
      </w:tr>
      <w:tr w:rsidR="007A4AFC" w:rsidRPr="007A4AFC" w:rsidDel="00803A8B" w14:paraId="77A8B079" w14:textId="0ABFFEE7" w:rsidTr="00642B00">
        <w:trPr>
          <w:del w:id="520" w:author="Dr Mamadou SANOGO" w:date="2023-10-27T22:52:00Z"/>
        </w:trPr>
        <w:tc>
          <w:tcPr>
            <w:tcW w:w="2901" w:type="dxa"/>
            <w:vAlign w:val="center"/>
          </w:tcPr>
          <w:p w14:paraId="71DA5D52" w14:textId="44065279" w:rsidR="00052F11" w:rsidRPr="007A4AFC" w:rsidDel="00803A8B" w:rsidRDefault="00052F11" w:rsidP="007670BF">
            <w:pPr>
              <w:spacing w:before="120" w:after="120" w:line="240" w:lineRule="auto"/>
              <w:rPr>
                <w:del w:id="521" w:author="Dr Mamadou SANOGO" w:date="2023-10-27T22:52:00Z"/>
                <w:b/>
                <w:color w:val="000000" w:themeColor="text1"/>
                <w:szCs w:val="24"/>
                <w:rPrChange w:id="522" w:author="Dr Mamadou SANOGO" w:date="2023-10-25T18:15:00Z">
                  <w:rPr>
                    <w:del w:id="523" w:author="Dr Mamadou SANOGO" w:date="2023-10-27T22:52:00Z"/>
                    <w:b/>
                    <w:szCs w:val="24"/>
                  </w:rPr>
                </w:rPrChange>
              </w:rPr>
            </w:pPr>
            <w:del w:id="524" w:author="Dr Mamadou SANOGO" w:date="2023-10-27T22:52:00Z">
              <w:r w:rsidRPr="007A4AFC" w:rsidDel="00803A8B">
                <w:rPr>
                  <w:b/>
                  <w:color w:val="000000" w:themeColor="text1"/>
                  <w:szCs w:val="24"/>
                  <w:rPrChange w:id="525" w:author="Dr Mamadou SANOGO" w:date="2023-10-25T18:15:00Z">
                    <w:rPr>
                      <w:b/>
                      <w:szCs w:val="24"/>
                    </w:rPr>
                  </w:rPrChange>
                </w:rPr>
                <w:delText>LMD</w:delText>
              </w:r>
            </w:del>
          </w:p>
        </w:tc>
        <w:tc>
          <w:tcPr>
            <w:tcW w:w="290" w:type="dxa"/>
            <w:vAlign w:val="center"/>
          </w:tcPr>
          <w:p w14:paraId="613AFBB0" w14:textId="50994FFF" w:rsidR="00052F11" w:rsidRPr="007A4AFC" w:rsidDel="00803A8B" w:rsidRDefault="00052F11" w:rsidP="007670BF">
            <w:pPr>
              <w:spacing w:before="120" w:after="120" w:line="240" w:lineRule="auto"/>
              <w:rPr>
                <w:del w:id="526" w:author="Dr Mamadou SANOGO" w:date="2023-10-27T22:52:00Z"/>
                <w:color w:val="000000" w:themeColor="text1"/>
                <w:rPrChange w:id="527" w:author="Dr Mamadou SANOGO" w:date="2023-10-25T18:15:00Z">
                  <w:rPr>
                    <w:del w:id="528" w:author="Dr Mamadou SANOGO" w:date="2023-10-27T22:52:00Z"/>
                  </w:rPr>
                </w:rPrChange>
              </w:rPr>
            </w:pPr>
            <w:del w:id="529" w:author="Dr Mamadou SANOGO" w:date="2023-10-27T22:52:00Z">
              <w:r w:rsidRPr="007A4AFC" w:rsidDel="00803A8B">
                <w:rPr>
                  <w:color w:val="000000" w:themeColor="text1"/>
                  <w:rPrChange w:id="530" w:author="Dr Mamadou SANOGO" w:date="2023-10-25T18:15:00Z">
                    <w:rPr/>
                  </w:rPrChange>
                </w:rPr>
                <w:delText>:</w:delText>
              </w:r>
            </w:del>
          </w:p>
        </w:tc>
        <w:tc>
          <w:tcPr>
            <w:tcW w:w="5880" w:type="dxa"/>
            <w:vAlign w:val="center"/>
          </w:tcPr>
          <w:p w14:paraId="2ED68B3F" w14:textId="79D21015" w:rsidR="00052F11" w:rsidRPr="007A4AFC" w:rsidDel="00803A8B" w:rsidRDefault="00052F11" w:rsidP="007670BF">
            <w:pPr>
              <w:spacing w:before="120" w:after="120" w:line="240" w:lineRule="auto"/>
              <w:rPr>
                <w:del w:id="531" w:author="Dr Mamadou SANOGO" w:date="2023-10-27T22:52:00Z"/>
                <w:color w:val="000000" w:themeColor="text1"/>
                <w:rPrChange w:id="532" w:author="Dr Mamadou SANOGO" w:date="2023-10-25T18:15:00Z">
                  <w:rPr>
                    <w:del w:id="533" w:author="Dr Mamadou SANOGO" w:date="2023-10-27T22:52:00Z"/>
                  </w:rPr>
                </w:rPrChange>
              </w:rPr>
            </w:pPr>
            <w:del w:id="534" w:author="Dr Mamadou SANOGO" w:date="2023-10-27T22:52:00Z">
              <w:r w:rsidRPr="007A4AFC" w:rsidDel="00803A8B">
                <w:rPr>
                  <w:color w:val="000000" w:themeColor="text1"/>
                  <w:rPrChange w:id="535" w:author="Dr Mamadou SANOGO" w:date="2023-10-25T18:15:00Z">
                    <w:rPr/>
                  </w:rPrChange>
                </w:rPr>
                <w:delText>Licence Master Doctorat</w:delText>
              </w:r>
            </w:del>
          </w:p>
        </w:tc>
      </w:tr>
      <w:tr w:rsidR="007A4AFC" w:rsidRPr="007A4AFC" w:rsidDel="00803A8B" w14:paraId="0667A479" w14:textId="700152CE" w:rsidTr="00642B00">
        <w:trPr>
          <w:del w:id="536" w:author="Dr Mamadou SANOGO" w:date="2023-10-27T22:52:00Z"/>
        </w:trPr>
        <w:tc>
          <w:tcPr>
            <w:tcW w:w="2901" w:type="dxa"/>
            <w:vAlign w:val="center"/>
          </w:tcPr>
          <w:p w14:paraId="23DD8AEF" w14:textId="2D9C594C" w:rsidR="00052F11" w:rsidRPr="007A4AFC" w:rsidDel="00803A8B" w:rsidRDefault="0093658A" w:rsidP="007670BF">
            <w:pPr>
              <w:spacing w:before="120" w:after="120" w:line="240" w:lineRule="auto"/>
              <w:rPr>
                <w:del w:id="537" w:author="Dr Mamadou SANOGO" w:date="2023-10-27T22:52:00Z"/>
                <w:b/>
                <w:color w:val="000000" w:themeColor="text1"/>
                <w:szCs w:val="24"/>
                <w:rPrChange w:id="538" w:author="Dr Mamadou SANOGO" w:date="2023-10-25T18:15:00Z">
                  <w:rPr>
                    <w:del w:id="539" w:author="Dr Mamadou SANOGO" w:date="2023-10-27T22:52:00Z"/>
                    <w:b/>
                    <w:szCs w:val="24"/>
                  </w:rPr>
                </w:rPrChange>
              </w:rPr>
            </w:pPr>
            <w:del w:id="540" w:author="Dr Mamadou SANOGO" w:date="2023-10-27T14:19:00Z">
              <w:r w:rsidRPr="007A4AFC" w:rsidDel="005A69DD">
                <w:rPr>
                  <w:b/>
                  <w:color w:val="000000" w:themeColor="text1"/>
                  <w:szCs w:val="24"/>
                  <w:rPrChange w:id="541" w:author="Dr Mamadou SANOGO" w:date="2023-10-25T18:15:00Z">
                    <w:rPr>
                      <w:b/>
                      <w:szCs w:val="24"/>
                    </w:rPr>
                  </w:rPrChange>
                </w:rPr>
                <w:delText>M-</w:delText>
              </w:r>
            </w:del>
            <w:del w:id="542" w:author="Dr Mamadou SANOGO" w:date="2023-10-26T11:21:00Z">
              <w:r w:rsidRPr="007A4AFC" w:rsidDel="00A04F82">
                <w:rPr>
                  <w:b/>
                  <w:color w:val="000000" w:themeColor="text1"/>
                  <w:szCs w:val="24"/>
                  <w:rPrChange w:id="543" w:author="Dr Mamadou SANOGO" w:date="2023-10-25T18:15:00Z">
                    <w:rPr>
                      <w:b/>
                      <w:szCs w:val="24"/>
                    </w:rPr>
                  </w:rPrChange>
                </w:rPr>
                <w:delText>EPI</w:delText>
              </w:r>
            </w:del>
          </w:p>
        </w:tc>
        <w:tc>
          <w:tcPr>
            <w:tcW w:w="290" w:type="dxa"/>
            <w:vAlign w:val="center"/>
          </w:tcPr>
          <w:p w14:paraId="0527BEE1" w14:textId="31290F2C" w:rsidR="00052F11" w:rsidRPr="007A4AFC" w:rsidDel="00803A8B" w:rsidRDefault="00642B00" w:rsidP="007670BF">
            <w:pPr>
              <w:spacing w:before="120" w:after="120" w:line="240" w:lineRule="auto"/>
              <w:rPr>
                <w:del w:id="544" w:author="Dr Mamadou SANOGO" w:date="2023-10-27T22:52:00Z"/>
                <w:color w:val="000000" w:themeColor="text1"/>
                <w:rPrChange w:id="545" w:author="Dr Mamadou SANOGO" w:date="2023-10-25T18:15:00Z">
                  <w:rPr>
                    <w:del w:id="546" w:author="Dr Mamadou SANOGO" w:date="2023-10-27T22:52:00Z"/>
                  </w:rPr>
                </w:rPrChange>
              </w:rPr>
            </w:pPr>
            <w:del w:id="547" w:author="Dr Mamadou SANOGO" w:date="2023-10-27T22:52:00Z">
              <w:r w:rsidRPr="007A4AFC" w:rsidDel="00803A8B">
                <w:rPr>
                  <w:color w:val="000000" w:themeColor="text1"/>
                  <w:rPrChange w:id="548" w:author="Dr Mamadou SANOGO" w:date="2023-10-25T18:15:00Z">
                    <w:rPr/>
                  </w:rPrChange>
                </w:rPr>
                <w:delText>:</w:delText>
              </w:r>
            </w:del>
          </w:p>
        </w:tc>
        <w:tc>
          <w:tcPr>
            <w:tcW w:w="5880" w:type="dxa"/>
            <w:vAlign w:val="center"/>
          </w:tcPr>
          <w:p w14:paraId="60D27F39" w14:textId="565AAF3B" w:rsidR="00052F11" w:rsidRPr="007A4AFC" w:rsidDel="00803A8B" w:rsidRDefault="00052F11" w:rsidP="007670BF">
            <w:pPr>
              <w:spacing w:before="120" w:after="120" w:line="240" w:lineRule="auto"/>
              <w:rPr>
                <w:del w:id="549" w:author="Dr Mamadou SANOGO" w:date="2023-10-27T22:52:00Z"/>
                <w:color w:val="000000" w:themeColor="text1"/>
                <w:rPrChange w:id="550" w:author="Dr Mamadou SANOGO" w:date="2023-10-25T18:15:00Z">
                  <w:rPr>
                    <w:del w:id="551" w:author="Dr Mamadou SANOGO" w:date="2023-10-27T22:52:00Z"/>
                  </w:rPr>
                </w:rPrChange>
              </w:rPr>
            </w:pPr>
            <w:del w:id="552" w:author="Dr Mamadou SANOGO" w:date="2023-10-27T20:30:00Z">
              <w:r w:rsidRPr="007A4AFC" w:rsidDel="00670DF7">
                <w:rPr>
                  <w:color w:val="000000" w:themeColor="text1"/>
                  <w:rPrChange w:id="553" w:author="Dr Mamadou SANOGO" w:date="2023-10-25T18:15:00Z">
                    <w:rPr/>
                  </w:rPrChange>
                </w:rPr>
                <w:delText>M</w:delText>
              </w:r>
              <w:r w:rsidR="0093658A" w:rsidRPr="007A4AFC" w:rsidDel="00670DF7">
                <w:rPr>
                  <w:color w:val="000000" w:themeColor="text1"/>
                  <w:rPrChange w:id="554" w:author="Dr Mamadou SANOGO" w:date="2023-10-25T18:15:00Z">
                    <w:rPr/>
                  </w:rPrChange>
                </w:rPr>
                <w:delText>aster</w:delText>
              </w:r>
            </w:del>
            <w:del w:id="555" w:author="Dr Mamadou SANOGO" w:date="2023-10-27T22:52:00Z">
              <w:r w:rsidR="0093658A" w:rsidRPr="007A4AFC" w:rsidDel="00803A8B">
                <w:rPr>
                  <w:color w:val="000000" w:themeColor="text1"/>
                  <w:rPrChange w:id="556" w:author="Dr Mamadou SANOGO" w:date="2023-10-25T18:15:00Z">
                    <w:rPr/>
                  </w:rPrChange>
                </w:rPr>
                <w:delText xml:space="preserve"> en </w:delText>
              </w:r>
            </w:del>
            <w:del w:id="557" w:author="Dr Mamadou SANOGO" w:date="2023-10-26T11:21:00Z">
              <w:r w:rsidR="0093658A" w:rsidRPr="007A4AFC" w:rsidDel="00A04F82">
                <w:rPr>
                  <w:color w:val="000000" w:themeColor="text1"/>
                  <w:rPrChange w:id="558" w:author="Dr Mamadou SANOGO" w:date="2023-10-25T18:15:00Z">
                    <w:rPr/>
                  </w:rPrChange>
                </w:rPr>
                <w:delText>Epidémiologie</w:delText>
              </w:r>
            </w:del>
            <w:del w:id="559" w:author="Dr Mamadou SANOGO" w:date="2023-10-27T19:19:00Z">
              <w:r w:rsidR="0093658A" w:rsidRPr="007A4AFC" w:rsidDel="00C208F3">
                <w:rPr>
                  <w:color w:val="000000" w:themeColor="text1"/>
                  <w:rPrChange w:id="560" w:author="Dr Mamadou SANOGO" w:date="2023-10-25T18:15:00Z">
                    <w:rPr/>
                  </w:rPrChange>
                </w:rPr>
                <w:delText xml:space="preserve"> </w:delText>
              </w:r>
            </w:del>
          </w:p>
        </w:tc>
      </w:tr>
      <w:tr w:rsidR="007A4AFC" w:rsidRPr="007A4AFC" w:rsidDel="00803A8B" w14:paraId="118E8DD7" w14:textId="147FDDAA" w:rsidTr="00642B00">
        <w:trPr>
          <w:del w:id="561" w:author="Dr Mamadou SANOGO" w:date="2023-10-27T22:52:00Z"/>
        </w:trPr>
        <w:tc>
          <w:tcPr>
            <w:tcW w:w="2901" w:type="dxa"/>
            <w:vAlign w:val="center"/>
          </w:tcPr>
          <w:p w14:paraId="49ABF332" w14:textId="7604AF8C" w:rsidR="00B049CA" w:rsidRPr="007A4AFC" w:rsidDel="00803A8B" w:rsidRDefault="00B049CA" w:rsidP="007670BF">
            <w:pPr>
              <w:spacing w:before="120" w:after="120" w:line="240" w:lineRule="auto"/>
              <w:rPr>
                <w:del w:id="562" w:author="Dr Mamadou SANOGO" w:date="2023-10-27T22:52:00Z"/>
                <w:b/>
                <w:color w:val="000000" w:themeColor="text1"/>
                <w:szCs w:val="24"/>
                <w:rPrChange w:id="563" w:author="Dr Mamadou SANOGO" w:date="2023-10-25T18:15:00Z">
                  <w:rPr>
                    <w:del w:id="564" w:author="Dr Mamadou SANOGO" w:date="2023-10-27T22:52:00Z"/>
                    <w:b/>
                    <w:szCs w:val="24"/>
                  </w:rPr>
                </w:rPrChange>
              </w:rPr>
            </w:pPr>
            <w:del w:id="565" w:author="Dr Mamadou SANOGO" w:date="2023-10-27T22:52:00Z">
              <w:r w:rsidRPr="007A4AFC" w:rsidDel="00803A8B">
                <w:rPr>
                  <w:b/>
                  <w:color w:val="000000" w:themeColor="text1"/>
                  <w:szCs w:val="24"/>
                  <w:rPrChange w:id="566" w:author="Dr Mamadou SANOGO" w:date="2023-10-25T18:15:00Z">
                    <w:rPr>
                      <w:b/>
                      <w:szCs w:val="24"/>
                    </w:rPr>
                  </w:rPrChange>
                </w:rPr>
                <w:delText>PV</w:delText>
              </w:r>
            </w:del>
          </w:p>
        </w:tc>
        <w:tc>
          <w:tcPr>
            <w:tcW w:w="290" w:type="dxa"/>
            <w:vAlign w:val="center"/>
          </w:tcPr>
          <w:p w14:paraId="649DAB37" w14:textId="2F9E439A" w:rsidR="00B049CA" w:rsidRPr="007A4AFC" w:rsidDel="00803A8B" w:rsidRDefault="00B049CA" w:rsidP="00B049CA">
            <w:pPr>
              <w:spacing w:before="120" w:after="120" w:line="240" w:lineRule="auto"/>
              <w:rPr>
                <w:del w:id="567" w:author="Dr Mamadou SANOGO" w:date="2023-10-27T22:52:00Z"/>
                <w:color w:val="000000" w:themeColor="text1"/>
                <w:rPrChange w:id="568" w:author="Dr Mamadou SANOGO" w:date="2023-10-25T18:15:00Z">
                  <w:rPr>
                    <w:del w:id="569" w:author="Dr Mamadou SANOGO" w:date="2023-10-27T22:52:00Z"/>
                  </w:rPr>
                </w:rPrChange>
              </w:rPr>
            </w:pPr>
            <w:del w:id="570" w:author="Dr Mamadou SANOGO" w:date="2023-10-27T22:52:00Z">
              <w:r w:rsidRPr="007A4AFC" w:rsidDel="00803A8B">
                <w:rPr>
                  <w:color w:val="000000" w:themeColor="text1"/>
                  <w:rPrChange w:id="571" w:author="Dr Mamadou SANOGO" w:date="2023-10-25T18:15:00Z">
                    <w:rPr/>
                  </w:rPrChange>
                </w:rPr>
                <w:delText xml:space="preserve">:             </w:delText>
              </w:r>
            </w:del>
          </w:p>
        </w:tc>
        <w:tc>
          <w:tcPr>
            <w:tcW w:w="5880" w:type="dxa"/>
            <w:vAlign w:val="center"/>
          </w:tcPr>
          <w:p w14:paraId="0FBE45F5" w14:textId="006DEF3E" w:rsidR="00B049CA" w:rsidRPr="007A4AFC" w:rsidDel="00803A8B" w:rsidRDefault="00B049CA" w:rsidP="007670BF">
            <w:pPr>
              <w:spacing w:before="120" w:after="120" w:line="240" w:lineRule="auto"/>
              <w:rPr>
                <w:del w:id="572" w:author="Dr Mamadou SANOGO" w:date="2023-10-27T22:52:00Z"/>
                <w:color w:val="000000" w:themeColor="text1"/>
                <w:rPrChange w:id="573" w:author="Dr Mamadou SANOGO" w:date="2023-10-25T18:15:00Z">
                  <w:rPr>
                    <w:del w:id="574" w:author="Dr Mamadou SANOGO" w:date="2023-10-27T22:52:00Z"/>
                  </w:rPr>
                </w:rPrChange>
              </w:rPr>
            </w:pPr>
            <w:del w:id="575" w:author="Dr Mamadou SANOGO" w:date="2023-10-27T22:52:00Z">
              <w:r w:rsidRPr="007A4AFC" w:rsidDel="00803A8B">
                <w:rPr>
                  <w:color w:val="000000" w:themeColor="text1"/>
                  <w:rPrChange w:id="576" w:author="Dr Mamadou SANOGO" w:date="2023-10-25T18:15:00Z">
                    <w:rPr/>
                  </w:rPrChange>
                </w:rPr>
                <w:delText>Procès-Verbal</w:delText>
              </w:r>
            </w:del>
          </w:p>
        </w:tc>
      </w:tr>
      <w:tr w:rsidR="007A4AFC" w:rsidRPr="007A4AFC" w:rsidDel="00803A8B" w14:paraId="47AEA519" w14:textId="55426E87" w:rsidTr="00642B00">
        <w:trPr>
          <w:del w:id="577" w:author="Dr Mamadou SANOGO" w:date="2023-10-27T22:52:00Z"/>
        </w:trPr>
        <w:tc>
          <w:tcPr>
            <w:tcW w:w="2901" w:type="dxa"/>
            <w:vAlign w:val="center"/>
          </w:tcPr>
          <w:p w14:paraId="1174F1CB" w14:textId="06F898E7" w:rsidR="00B049CA" w:rsidRPr="007A4AFC" w:rsidDel="00803A8B" w:rsidRDefault="00B049CA" w:rsidP="007670BF">
            <w:pPr>
              <w:spacing w:before="120" w:after="120" w:line="240" w:lineRule="auto"/>
              <w:rPr>
                <w:del w:id="578" w:author="Dr Mamadou SANOGO" w:date="2023-10-27T22:52:00Z"/>
                <w:b/>
                <w:color w:val="000000" w:themeColor="text1"/>
                <w:szCs w:val="24"/>
                <w:rPrChange w:id="579" w:author="Dr Mamadou SANOGO" w:date="2023-10-25T18:15:00Z">
                  <w:rPr>
                    <w:del w:id="580" w:author="Dr Mamadou SANOGO" w:date="2023-10-27T22:52:00Z"/>
                    <w:b/>
                    <w:szCs w:val="24"/>
                  </w:rPr>
                </w:rPrChange>
              </w:rPr>
            </w:pPr>
            <w:del w:id="581" w:author="Dr Mamadou SANOGO" w:date="2023-10-27T22:52:00Z">
              <w:r w:rsidRPr="007A4AFC" w:rsidDel="00803A8B">
                <w:rPr>
                  <w:b/>
                  <w:color w:val="000000" w:themeColor="text1"/>
                  <w:szCs w:val="24"/>
                  <w:rPrChange w:id="582" w:author="Dr Mamadou SANOGO" w:date="2023-10-25T18:15:00Z">
                    <w:rPr>
                      <w:b/>
                      <w:szCs w:val="24"/>
                    </w:rPr>
                  </w:rPrChange>
                </w:rPr>
                <w:delText>OOAS</w:delText>
              </w:r>
            </w:del>
          </w:p>
        </w:tc>
        <w:tc>
          <w:tcPr>
            <w:tcW w:w="290" w:type="dxa"/>
            <w:vAlign w:val="center"/>
          </w:tcPr>
          <w:p w14:paraId="4E6CAD45" w14:textId="0A0E7F05" w:rsidR="00B049CA" w:rsidRPr="007A4AFC" w:rsidDel="00803A8B" w:rsidRDefault="00B049CA" w:rsidP="00B049CA">
            <w:pPr>
              <w:spacing w:before="120" w:after="120" w:line="240" w:lineRule="auto"/>
              <w:rPr>
                <w:del w:id="583" w:author="Dr Mamadou SANOGO" w:date="2023-10-27T22:52:00Z"/>
                <w:color w:val="000000" w:themeColor="text1"/>
                <w:rPrChange w:id="584" w:author="Dr Mamadou SANOGO" w:date="2023-10-25T18:15:00Z">
                  <w:rPr>
                    <w:del w:id="585" w:author="Dr Mamadou SANOGO" w:date="2023-10-27T22:52:00Z"/>
                  </w:rPr>
                </w:rPrChange>
              </w:rPr>
            </w:pPr>
          </w:p>
        </w:tc>
        <w:tc>
          <w:tcPr>
            <w:tcW w:w="5880" w:type="dxa"/>
            <w:vAlign w:val="center"/>
          </w:tcPr>
          <w:p w14:paraId="3A401692" w14:textId="48F0B451" w:rsidR="00B049CA" w:rsidRPr="007A4AFC" w:rsidDel="00803A8B" w:rsidRDefault="00B049CA" w:rsidP="007670BF">
            <w:pPr>
              <w:spacing w:before="120" w:after="120" w:line="240" w:lineRule="auto"/>
              <w:rPr>
                <w:del w:id="586" w:author="Dr Mamadou SANOGO" w:date="2023-10-27T22:52:00Z"/>
                <w:color w:val="000000" w:themeColor="text1"/>
                <w:rPrChange w:id="587" w:author="Dr Mamadou SANOGO" w:date="2023-10-25T18:15:00Z">
                  <w:rPr>
                    <w:del w:id="588" w:author="Dr Mamadou SANOGO" w:date="2023-10-27T22:52:00Z"/>
                  </w:rPr>
                </w:rPrChange>
              </w:rPr>
            </w:pPr>
            <w:del w:id="589" w:author="Dr Mamadou SANOGO" w:date="2023-10-27T22:52:00Z">
              <w:r w:rsidRPr="007A4AFC" w:rsidDel="00803A8B">
                <w:rPr>
                  <w:color w:val="000000" w:themeColor="text1"/>
                  <w:rPrChange w:id="590" w:author="Dr Mamadou SANOGO" w:date="2023-10-25T18:15:00Z">
                    <w:rPr/>
                  </w:rPrChange>
                </w:rPr>
                <w:delText>Organisation Ouest Africaine de la Santé</w:delText>
              </w:r>
            </w:del>
          </w:p>
        </w:tc>
      </w:tr>
      <w:tr w:rsidR="007A4AFC" w:rsidRPr="007A4AFC" w:rsidDel="00803A8B" w14:paraId="58680893" w14:textId="3F111C34" w:rsidTr="00642B00">
        <w:trPr>
          <w:del w:id="591" w:author="Dr Mamadou SANOGO" w:date="2023-10-27T22:52:00Z"/>
        </w:trPr>
        <w:tc>
          <w:tcPr>
            <w:tcW w:w="2901" w:type="dxa"/>
            <w:vAlign w:val="center"/>
          </w:tcPr>
          <w:p w14:paraId="511D659C" w14:textId="6D2D55E9" w:rsidR="00052F11" w:rsidRPr="007A4AFC" w:rsidDel="00803A8B" w:rsidRDefault="00052F11" w:rsidP="007670BF">
            <w:pPr>
              <w:spacing w:before="120" w:after="120" w:line="240" w:lineRule="auto"/>
              <w:rPr>
                <w:del w:id="592" w:author="Dr Mamadou SANOGO" w:date="2023-10-27T22:52:00Z"/>
                <w:b/>
                <w:color w:val="000000" w:themeColor="text1"/>
                <w:szCs w:val="24"/>
                <w:rPrChange w:id="593" w:author="Dr Mamadou SANOGO" w:date="2023-10-25T18:15:00Z">
                  <w:rPr>
                    <w:del w:id="594" w:author="Dr Mamadou SANOGO" w:date="2023-10-27T22:52:00Z"/>
                    <w:b/>
                    <w:szCs w:val="24"/>
                  </w:rPr>
                </w:rPrChange>
              </w:rPr>
            </w:pPr>
            <w:del w:id="595" w:author="Dr Mamadou SANOGO" w:date="2023-10-27T22:52:00Z">
              <w:r w:rsidRPr="007A4AFC" w:rsidDel="00803A8B">
                <w:rPr>
                  <w:b/>
                  <w:color w:val="000000" w:themeColor="text1"/>
                  <w:szCs w:val="24"/>
                  <w:rPrChange w:id="596" w:author="Dr Mamadou SANOGO" w:date="2023-10-25T18:15:00Z">
                    <w:rPr>
                      <w:b/>
                      <w:szCs w:val="24"/>
                    </w:rPr>
                  </w:rPrChange>
                </w:rPr>
                <w:delText>REESAO</w:delText>
              </w:r>
            </w:del>
          </w:p>
        </w:tc>
        <w:tc>
          <w:tcPr>
            <w:tcW w:w="290" w:type="dxa"/>
            <w:vAlign w:val="center"/>
          </w:tcPr>
          <w:p w14:paraId="6FCFFF97" w14:textId="3062BB58" w:rsidR="00052F11" w:rsidRPr="007A4AFC" w:rsidDel="00803A8B" w:rsidRDefault="00642B00" w:rsidP="007670BF">
            <w:pPr>
              <w:spacing w:before="120" w:after="120" w:line="240" w:lineRule="auto"/>
              <w:rPr>
                <w:del w:id="597" w:author="Dr Mamadou SANOGO" w:date="2023-10-27T22:52:00Z"/>
                <w:color w:val="000000" w:themeColor="text1"/>
                <w:rPrChange w:id="598" w:author="Dr Mamadou SANOGO" w:date="2023-10-25T18:15:00Z">
                  <w:rPr>
                    <w:del w:id="599" w:author="Dr Mamadou SANOGO" w:date="2023-10-27T22:52:00Z"/>
                  </w:rPr>
                </w:rPrChange>
              </w:rPr>
            </w:pPr>
            <w:del w:id="600" w:author="Dr Mamadou SANOGO" w:date="2023-10-27T22:52:00Z">
              <w:r w:rsidRPr="007A4AFC" w:rsidDel="00803A8B">
                <w:rPr>
                  <w:color w:val="000000" w:themeColor="text1"/>
                  <w:rPrChange w:id="601" w:author="Dr Mamadou SANOGO" w:date="2023-10-25T18:15:00Z">
                    <w:rPr/>
                  </w:rPrChange>
                </w:rPr>
                <w:delText>:</w:delText>
              </w:r>
            </w:del>
          </w:p>
        </w:tc>
        <w:tc>
          <w:tcPr>
            <w:tcW w:w="5880" w:type="dxa"/>
            <w:vAlign w:val="center"/>
          </w:tcPr>
          <w:p w14:paraId="198D2F9B" w14:textId="34E48D65" w:rsidR="00052F11" w:rsidRPr="007A4AFC" w:rsidDel="00803A8B" w:rsidRDefault="00052F11" w:rsidP="007670BF">
            <w:pPr>
              <w:spacing w:before="120" w:after="120" w:line="240" w:lineRule="auto"/>
              <w:rPr>
                <w:del w:id="602" w:author="Dr Mamadou SANOGO" w:date="2023-10-27T22:52:00Z"/>
                <w:color w:val="000000" w:themeColor="text1"/>
                <w:rPrChange w:id="603" w:author="Dr Mamadou SANOGO" w:date="2023-10-25T18:15:00Z">
                  <w:rPr>
                    <w:del w:id="604" w:author="Dr Mamadou SANOGO" w:date="2023-10-27T22:52:00Z"/>
                  </w:rPr>
                </w:rPrChange>
              </w:rPr>
            </w:pPr>
            <w:del w:id="605" w:author="Dr Mamadou SANOGO" w:date="2023-10-27T22:52:00Z">
              <w:r w:rsidRPr="007A4AFC" w:rsidDel="00803A8B">
                <w:rPr>
                  <w:color w:val="000000" w:themeColor="text1"/>
                  <w:shd w:val="clear" w:color="auto" w:fill="FFFFFF"/>
                  <w:rPrChange w:id="606" w:author="Dr Mamadou SANOGO" w:date="2023-10-25T18:15:00Z">
                    <w:rPr>
                      <w:color w:val="000000"/>
                      <w:shd w:val="clear" w:color="auto" w:fill="FFFFFF"/>
                    </w:rPr>
                  </w:rPrChange>
                </w:rPr>
                <w:delText> Réseau pour l’Excellence de l’Enseignement Supérieur en Afrique de l’Ouest</w:delText>
              </w:r>
            </w:del>
          </w:p>
        </w:tc>
      </w:tr>
      <w:tr w:rsidR="007A4AFC" w:rsidRPr="007A4AFC" w:rsidDel="00803A8B" w14:paraId="2C85502C" w14:textId="2C03A753" w:rsidTr="00642B00">
        <w:trPr>
          <w:del w:id="607" w:author="Dr Mamadou SANOGO" w:date="2023-10-27T22:52:00Z"/>
        </w:trPr>
        <w:tc>
          <w:tcPr>
            <w:tcW w:w="2901" w:type="dxa"/>
            <w:vAlign w:val="center"/>
          </w:tcPr>
          <w:p w14:paraId="2A1DE33E" w14:textId="37060D89" w:rsidR="00052F11" w:rsidRPr="007A4AFC" w:rsidDel="00803A8B" w:rsidRDefault="00052F11" w:rsidP="007670BF">
            <w:pPr>
              <w:spacing w:before="120" w:after="120" w:line="240" w:lineRule="auto"/>
              <w:rPr>
                <w:del w:id="608" w:author="Dr Mamadou SANOGO" w:date="2023-10-27T22:52:00Z"/>
                <w:b/>
                <w:color w:val="000000" w:themeColor="text1"/>
                <w:szCs w:val="24"/>
                <w:rPrChange w:id="609" w:author="Dr Mamadou SANOGO" w:date="2023-10-25T18:15:00Z">
                  <w:rPr>
                    <w:del w:id="610" w:author="Dr Mamadou SANOGO" w:date="2023-10-27T22:52:00Z"/>
                    <w:b/>
                    <w:szCs w:val="24"/>
                  </w:rPr>
                </w:rPrChange>
              </w:rPr>
            </w:pPr>
            <w:del w:id="611" w:author="Dr Mamadou SANOGO" w:date="2023-10-27T22:52:00Z">
              <w:r w:rsidRPr="007A4AFC" w:rsidDel="00803A8B">
                <w:rPr>
                  <w:b/>
                  <w:color w:val="000000" w:themeColor="text1"/>
                  <w:szCs w:val="24"/>
                  <w:rPrChange w:id="612" w:author="Dr Mamadou SANOGO" w:date="2023-10-25T18:15:00Z">
                    <w:rPr>
                      <w:b/>
                      <w:szCs w:val="24"/>
                    </w:rPr>
                  </w:rPrChange>
                </w:rPr>
                <w:delText>UEIN</w:delText>
              </w:r>
            </w:del>
          </w:p>
        </w:tc>
        <w:tc>
          <w:tcPr>
            <w:tcW w:w="290" w:type="dxa"/>
            <w:vAlign w:val="center"/>
          </w:tcPr>
          <w:p w14:paraId="57A39451" w14:textId="472C398E" w:rsidR="00052F11" w:rsidRPr="007A4AFC" w:rsidDel="00803A8B" w:rsidRDefault="00052F11" w:rsidP="007670BF">
            <w:pPr>
              <w:spacing w:before="120" w:after="120" w:line="240" w:lineRule="auto"/>
              <w:rPr>
                <w:del w:id="613" w:author="Dr Mamadou SANOGO" w:date="2023-10-27T22:52:00Z"/>
                <w:color w:val="000000" w:themeColor="text1"/>
                <w:rPrChange w:id="614" w:author="Dr Mamadou SANOGO" w:date="2023-10-25T18:15:00Z">
                  <w:rPr>
                    <w:del w:id="615" w:author="Dr Mamadou SANOGO" w:date="2023-10-27T22:52:00Z"/>
                  </w:rPr>
                </w:rPrChange>
              </w:rPr>
            </w:pPr>
            <w:del w:id="616" w:author="Dr Mamadou SANOGO" w:date="2023-10-27T22:52:00Z">
              <w:r w:rsidRPr="007A4AFC" w:rsidDel="00803A8B">
                <w:rPr>
                  <w:color w:val="000000" w:themeColor="text1"/>
                  <w:rPrChange w:id="617" w:author="Dr Mamadou SANOGO" w:date="2023-10-25T18:15:00Z">
                    <w:rPr/>
                  </w:rPrChange>
                </w:rPr>
                <w:delText>:</w:delText>
              </w:r>
            </w:del>
          </w:p>
        </w:tc>
        <w:tc>
          <w:tcPr>
            <w:tcW w:w="5880" w:type="dxa"/>
            <w:vAlign w:val="center"/>
          </w:tcPr>
          <w:p w14:paraId="397DDC9D" w14:textId="13F7FF23" w:rsidR="00052F11" w:rsidRPr="007A4AFC" w:rsidDel="00803A8B" w:rsidRDefault="00052F11" w:rsidP="007670BF">
            <w:pPr>
              <w:spacing w:before="120" w:after="120" w:line="240" w:lineRule="auto"/>
              <w:rPr>
                <w:del w:id="618" w:author="Dr Mamadou SANOGO" w:date="2023-10-27T22:52:00Z"/>
                <w:color w:val="000000" w:themeColor="text1"/>
                <w:rPrChange w:id="619" w:author="Dr Mamadou SANOGO" w:date="2023-10-25T18:15:00Z">
                  <w:rPr>
                    <w:del w:id="620" w:author="Dr Mamadou SANOGO" w:date="2023-10-27T22:52:00Z"/>
                  </w:rPr>
                </w:rPrChange>
              </w:rPr>
            </w:pPr>
            <w:del w:id="621" w:author="Dr Mamadou SANOGO" w:date="2023-10-27T22:52:00Z">
              <w:r w:rsidRPr="007A4AFC" w:rsidDel="00803A8B">
                <w:rPr>
                  <w:color w:val="000000" w:themeColor="text1"/>
                  <w:rPrChange w:id="622" w:author="Dr Mamadou SANOGO" w:date="2023-10-25T18:15:00Z">
                    <w:rPr/>
                  </w:rPrChange>
                </w:rPr>
                <w:delText>Université Elhadji Ibrahima Niasse (Sénégal)</w:delText>
              </w:r>
            </w:del>
          </w:p>
        </w:tc>
      </w:tr>
      <w:tr w:rsidR="00052F11" w:rsidRPr="007A4AFC" w:rsidDel="00803A8B" w14:paraId="4ABB35CF" w14:textId="779700D0" w:rsidTr="00642B00">
        <w:trPr>
          <w:del w:id="623" w:author="Dr Mamadou SANOGO" w:date="2023-10-27T22:52:00Z"/>
        </w:trPr>
        <w:tc>
          <w:tcPr>
            <w:tcW w:w="2901" w:type="dxa"/>
            <w:vAlign w:val="center"/>
          </w:tcPr>
          <w:p w14:paraId="1161795C" w14:textId="0CE8F6E4" w:rsidR="00052F11" w:rsidRPr="007A4AFC" w:rsidDel="00803A8B" w:rsidRDefault="00052F11" w:rsidP="007670BF">
            <w:pPr>
              <w:spacing w:before="120" w:after="120" w:line="240" w:lineRule="auto"/>
              <w:rPr>
                <w:del w:id="624" w:author="Dr Mamadou SANOGO" w:date="2023-10-27T22:52:00Z"/>
                <w:b/>
                <w:color w:val="000000" w:themeColor="text1"/>
                <w:szCs w:val="24"/>
                <w:rPrChange w:id="625" w:author="Dr Mamadou SANOGO" w:date="2023-10-25T18:15:00Z">
                  <w:rPr>
                    <w:del w:id="626" w:author="Dr Mamadou SANOGO" w:date="2023-10-27T22:52:00Z"/>
                    <w:b/>
                    <w:szCs w:val="24"/>
                  </w:rPr>
                </w:rPrChange>
              </w:rPr>
            </w:pPr>
            <w:del w:id="627" w:author="Dr Mamadou SANOGO" w:date="2023-10-27T22:52:00Z">
              <w:r w:rsidRPr="007A4AFC" w:rsidDel="00803A8B">
                <w:rPr>
                  <w:b/>
                  <w:color w:val="000000" w:themeColor="text1"/>
                  <w:szCs w:val="24"/>
                  <w:rPrChange w:id="628" w:author="Dr Mamadou SANOGO" w:date="2023-10-25T18:15:00Z">
                    <w:rPr>
                      <w:b/>
                      <w:szCs w:val="24"/>
                    </w:rPr>
                  </w:rPrChange>
                </w:rPr>
                <w:delText>UKAG</w:delText>
              </w:r>
            </w:del>
          </w:p>
        </w:tc>
        <w:tc>
          <w:tcPr>
            <w:tcW w:w="290" w:type="dxa"/>
            <w:vAlign w:val="center"/>
          </w:tcPr>
          <w:p w14:paraId="63797BF0" w14:textId="1AF36A00" w:rsidR="00052F11" w:rsidRPr="007A4AFC" w:rsidDel="00803A8B" w:rsidRDefault="007670BF" w:rsidP="007670BF">
            <w:pPr>
              <w:spacing w:before="120" w:after="120" w:line="240" w:lineRule="auto"/>
              <w:rPr>
                <w:del w:id="629" w:author="Dr Mamadou SANOGO" w:date="2023-10-27T22:52:00Z"/>
                <w:color w:val="000000" w:themeColor="text1"/>
                <w:rPrChange w:id="630" w:author="Dr Mamadou SANOGO" w:date="2023-10-25T18:15:00Z">
                  <w:rPr>
                    <w:del w:id="631" w:author="Dr Mamadou SANOGO" w:date="2023-10-27T22:52:00Z"/>
                  </w:rPr>
                </w:rPrChange>
              </w:rPr>
            </w:pPr>
            <w:del w:id="632" w:author="Dr Mamadou SANOGO" w:date="2023-10-27T22:52:00Z">
              <w:r w:rsidRPr="007A4AFC" w:rsidDel="00803A8B">
                <w:rPr>
                  <w:color w:val="000000" w:themeColor="text1"/>
                  <w:rPrChange w:id="633" w:author="Dr Mamadou SANOGO" w:date="2023-10-25T18:15:00Z">
                    <w:rPr/>
                  </w:rPrChange>
                </w:rPr>
                <w:delText>:</w:delText>
              </w:r>
            </w:del>
          </w:p>
        </w:tc>
        <w:tc>
          <w:tcPr>
            <w:tcW w:w="5880" w:type="dxa"/>
            <w:vAlign w:val="center"/>
          </w:tcPr>
          <w:p w14:paraId="469484E6" w14:textId="49770F69" w:rsidR="00052F11" w:rsidRPr="007A4AFC" w:rsidDel="00803A8B" w:rsidRDefault="00052F11" w:rsidP="007670BF">
            <w:pPr>
              <w:spacing w:before="120" w:after="120" w:line="240" w:lineRule="auto"/>
              <w:rPr>
                <w:del w:id="634" w:author="Dr Mamadou SANOGO" w:date="2023-10-27T22:52:00Z"/>
                <w:color w:val="000000" w:themeColor="text1"/>
                <w:rPrChange w:id="635" w:author="Dr Mamadou SANOGO" w:date="2023-10-25T18:15:00Z">
                  <w:rPr>
                    <w:del w:id="636" w:author="Dr Mamadou SANOGO" w:date="2023-10-27T22:52:00Z"/>
                  </w:rPr>
                </w:rPrChange>
              </w:rPr>
            </w:pPr>
            <w:del w:id="637" w:author="Dr Mamadou SANOGO" w:date="2023-10-27T22:52:00Z">
              <w:r w:rsidRPr="007A4AFC" w:rsidDel="00803A8B">
                <w:rPr>
                  <w:color w:val="000000" w:themeColor="text1"/>
                  <w:rPrChange w:id="638" w:author="Dr Mamadou SANOGO" w:date="2023-10-25T18:15:00Z">
                    <w:rPr/>
                  </w:rPrChange>
                </w:rPr>
                <w:delText>Université Kofi Annan de Guinée</w:delText>
              </w:r>
            </w:del>
          </w:p>
        </w:tc>
      </w:tr>
    </w:tbl>
    <w:p w14:paraId="3042CE27" w14:textId="77072B50" w:rsidR="0065696D" w:rsidRPr="007A4AFC" w:rsidDel="00803A8B" w:rsidRDefault="0065696D" w:rsidP="0065696D">
      <w:pPr>
        <w:widowControl w:val="0"/>
        <w:autoSpaceDE w:val="0"/>
        <w:autoSpaceDN w:val="0"/>
        <w:adjustRightInd w:val="0"/>
        <w:spacing w:line="240" w:lineRule="auto"/>
        <w:ind w:right="-46"/>
        <w:rPr>
          <w:del w:id="639" w:author="Dr Mamadou SANOGO" w:date="2023-10-27T22:52:00Z"/>
          <w:rFonts w:ascii="Calisto MT" w:hAnsi="Calisto MT" w:cs="Comic Sans MS"/>
          <w:color w:val="000000" w:themeColor="text1"/>
          <w:sz w:val="20"/>
          <w:szCs w:val="20"/>
          <w:rPrChange w:id="640" w:author="Dr Mamadou SANOGO" w:date="2023-10-25T18:15:00Z">
            <w:rPr>
              <w:del w:id="641" w:author="Dr Mamadou SANOGO" w:date="2023-10-27T22:52:00Z"/>
              <w:rFonts w:ascii="Calisto MT" w:hAnsi="Calisto MT" w:cs="Comic Sans MS"/>
              <w:sz w:val="20"/>
              <w:szCs w:val="20"/>
            </w:rPr>
          </w:rPrChange>
        </w:rPr>
      </w:pPr>
    </w:p>
    <w:p w14:paraId="0DEB877C" w14:textId="691590B9" w:rsidR="0065696D" w:rsidRPr="007A4AFC" w:rsidDel="00803A8B" w:rsidRDefault="0065696D" w:rsidP="0065696D">
      <w:pPr>
        <w:widowControl w:val="0"/>
        <w:autoSpaceDE w:val="0"/>
        <w:autoSpaceDN w:val="0"/>
        <w:adjustRightInd w:val="0"/>
        <w:spacing w:line="240" w:lineRule="auto"/>
        <w:ind w:right="-46"/>
        <w:rPr>
          <w:del w:id="642" w:author="Dr Mamadou SANOGO" w:date="2023-10-27T22:52:00Z"/>
          <w:rFonts w:ascii="Calisto MT" w:hAnsi="Calisto MT" w:cs="Comic Sans MS"/>
          <w:color w:val="000000" w:themeColor="text1"/>
          <w:sz w:val="20"/>
          <w:szCs w:val="20"/>
          <w:rPrChange w:id="643" w:author="Dr Mamadou SANOGO" w:date="2023-10-25T18:15:00Z">
            <w:rPr>
              <w:del w:id="644" w:author="Dr Mamadou SANOGO" w:date="2023-10-27T22:52:00Z"/>
              <w:rFonts w:ascii="Calisto MT" w:hAnsi="Calisto MT" w:cs="Comic Sans MS"/>
              <w:sz w:val="20"/>
              <w:szCs w:val="20"/>
            </w:rPr>
          </w:rPrChange>
        </w:rPr>
      </w:pPr>
    </w:p>
    <w:p w14:paraId="1FB9674E" w14:textId="7B5E025D" w:rsidR="0065696D" w:rsidRPr="007A4AFC" w:rsidDel="00803A8B" w:rsidRDefault="0065696D" w:rsidP="0065696D">
      <w:pPr>
        <w:widowControl w:val="0"/>
        <w:autoSpaceDE w:val="0"/>
        <w:autoSpaceDN w:val="0"/>
        <w:adjustRightInd w:val="0"/>
        <w:spacing w:line="240" w:lineRule="auto"/>
        <w:ind w:right="-46"/>
        <w:rPr>
          <w:del w:id="645" w:author="Dr Mamadou SANOGO" w:date="2023-10-27T22:52:00Z"/>
          <w:rFonts w:ascii="Calisto MT" w:hAnsi="Calisto MT" w:cs="Comic Sans MS"/>
          <w:color w:val="000000" w:themeColor="text1"/>
          <w:sz w:val="20"/>
          <w:szCs w:val="20"/>
          <w:rPrChange w:id="646" w:author="Dr Mamadou SANOGO" w:date="2023-10-25T18:15:00Z">
            <w:rPr>
              <w:del w:id="647" w:author="Dr Mamadou SANOGO" w:date="2023-10-27T22:52:00Z"/>
              <w:rFonts w:ascii="Calisto MT" w:hAnsi="Calisto MT" w:cs="Comic Sans MS"/>
              <w:sz w:val="20"/>
              <w:szCs w:val="20"/>
            </w:rPr>
          </w:rPrChange>
        </w:rPr>
      </w:pPr>
    </w:p>
    <w:p w14:paraId="4B807411" w14:textId="34189398" w:rsidR="003B4A3F" w:rsidRPr="001435A4" w:rsidDel="00D31BBB" w:rsidRDefault="0065696D">
      <w:pPr>
        <w:pStyle w:val="Titre1"/>
        <w:numPr>
          <w:ilvl w:val="0"/>
          <w:numId w:val="0"/>
        </w:numPr>
        <w:ind w:left="432" w:hanging="432"/>
        <w:rPr>
          <w:del w:id="648" w:author="Dr Mamadou SANOGO" w:date="2023-10-25T11:47:00Z"/>
          <w:b w:val="0"/>
          <w:rPrChange w:id="649" w:author="Dr Mamadou SANOGO" w:date="2023-10-27T21:54:00Z">
            <w:rPr>
              <w:del w:id="650" w:author="Dr Mamadou SANOGO" w:date="2023-10-25T11:47:00Z"/>
              <w:rFonts w:ascii="Calisto MT" w:hAnsi="Calisto MT" w:cs="Comic Sans MS"/>
              <w:b/>
              <w:sz w:val="20"/>
              <w:szCs w:val="20"/>
            </w:rPr>
          </w:rPrChange>
        </w:rPr>
        <w:pPrChange w:id="651" w:author="Dr Mamadou SANOGO" w:date="2023-10-27T13:28:00Z">
          <w:pPr>
            <w:pStyle w:val="Paragraphedeliste"/>
            <w:numPr>
              <w:numId w:val="29"/>
            </w:numPr>
            <w:spacing w:line="240" w:lineRule="auto"/>
            <w:ind w:hanging="720"/>
          </w:pPr>
        </w:pPrChange>
      </w:pPr>
      <w:del w:id="652" w:author="Dr Mamadou SANOGO" w:date="2023-10-27T22:52:00Z">
        <w:r w:rsidRPr="00614D94" w:rsidDel="00803A8B">
          <w:rPr>
            <w:rFonts w:ascii="Calisto MT" w:hAnsi="Calisto MT" w:cs="Comic Sans MS"/>
            <w:sz w:val="20"/>
            <w:szCs w:val="20"/>
          </w:rPr>
          <w:br w:type="page"/>
        </w:r>
        <w:bookmarkStart w:id="653" w:name="_Toc149307323"/>
        <w:r w:rsidR="00643698" w:rsidRPr="001435A4" w:rsidDel="00803A8B">
          <w:rPr>
            <w:b w:val="0"/>
            <w:rPrChange w:id="654" w:author="Dr Mamadou SANOGO" w:date="2023-10-27T21:54:00Z">
              <w:rPr>
                <w:b/>
                <w:color w:val="000000" w:themeColor="text1"/>
                <w:szCs w:val="24"/>
                <w:highlight w:val="yellow"/>
              </w:rPr>
            </w:rPrChange>
          </w:rPr>
          <w:delText>INTRODUCTION</w:delText>
        </w:r>
      </w:del>
      <w:bookmarkEnd w:id="653"/>
    </w:p>
    <w:p w14:paraId="19F18A3E" w14:textId="77777777" w:rsidR="003B4A3F" w:rsidRPr="001435A4" w:rsidDel="00D31BBB" w:rsidRDefault="003B4A3F">
      <w:pPr>
        <w:pStyle w:val="Titre1"/>
        <w:numPr>
          <w:ilvl w:val="0"/>
          <w:numId w:val="0"/>
        </w:numPr>
        <w:ind w:left="432" w:hanging="432"/>
        <w:rPr>
          <w:del w:id="655" w:author="Dr Mamadou SANOGO" w:date="2023-10-25T11:47:00Z"/>
          <w:rPrChange w:id="656" w:author="Dr Mamadou SANOGO" w:date="2023-10-27T21:54:00Z">
            <w:rPr>
              <w:del w:id="657" w:author="Dr Mamadou SANOGO" w:date="2023-10-25T11:47:00Z"/>
              <w:sz w:val="8"/>
              <w:szCs w:val="20"/>
            </w:rPr>
          </w:rPrChange>
        </w:rPr>
        <w:pPrChange w:id="658" w:author="Dr Mamadou SANOGO" w:date="2023-10-27T13:28:00Z">
          <w:pPr>
            <w:widowControl w:val="0"/>
            <w:autoSpaceDE w:val="0"/>
            <w:autoSpaceDN w:val="0"/>
            <w:adjustRightInd w:val="0"/>
            <w:spacing w:line="240" w:lineRule="auto"/>
            <w:ind w:right="9"/>
          </w:pPr>
        </w:pPrChange>
      </w:pPr>
    </w:p>
    <w:p w14:paraId="11057E4D" w14:textId="6683E69D" w:rsidR="00643698" w:rsidRPr="001435A4" w:rsidDel="00803A8B" w:rsidRDefault="00643698">
      <w:pPr>
        <w:pStyle w:val="Titre1"/>
        <w:numPr>
          <w:ilvl w:val="0"/>
          <w:numId w:val="0"/>
        </w:numPr>
        <w:ind w:left="432" w:hanging="432"/>
        <w:rPr>
          <w:del w:id="659" w:author="Dr Mamadou SANOGO" w:date="2023-10-27T22:52:00Z"/>
          <w:rPrChange w:id="660" w:author="Dr Mamadou SANOGO" w:date="2023-10-27T21:54:00Z">
            <w:rPr>
              <w:del w:id="661" w:author="Dr Mamadou SANOGO" w:date="2023-10-27T22:52:00Z"/>
              <w:lang w:val="fr-ML"/>
            </w:rPr>
          </w:rPrChange>
        </w:rPr>
        <w:pPrChange w:id="662" w:author="Dr Mamadou SANOGO" w:date="2023-10-27T13:28:00Z">
          <w:pPr>
            <w:ind w:right="136"/>
          </w:pPr>
        </w:pPrChange>
      </w:pPr>
    </w:p>
    <w:p w14:paraId="126253A6" w14:textId="5630D6FA" w:rsidR="006B588B" w:rsidRPr="00614D94" w:rsidDel="00803A8B" w:rsidRDefault="006B588B">
      <w:pPr>
        <w:pStyle w:val="Titre2"/>
        <w:ind w:left="426" w:hanging="426"/>
        <w:rPr>
          <w:del w:id="663" w:author="Dr Mamadou SANOGO" w:date="2023-10-27T22:52:00Z"/>
          <w:b w:val="0"/>
          <w:rPrChange w:id="664" w:author="Dr Mamadou SANOGO" w:date="2023-10-27T13:11:00Z">
            <w:rPr>
              <w:del w:id="665" w:author="Dr Mamadou SANOGO" w:date="2023-10-27T22:52:00Z"/>
              <w:b/>
              <w:bCs/>
              <w:szCs w:val="24"/>
              <w:highlight w:val="yellow"/>
            </w:rPr>
          </w:rPrChange>
        </w:rPr>
        <w:pPrChange w:id="666" w:author="Dr Mamadou SANOGO" w:date="2023-10-27T21:54:00Z">
          <w:pPr>
            <w:pStyle w:val="Paragraphedeliste"/>
            <w:numPr>
              <w:ilvl w:val="1"/>
              <w:numId w:val="29"/>
            </w:numPr>
            <w:spacing w:line="360" w:lineRule="auto"/>
            <w:ind w:left="360" w:hanging="360"/>
          </w:pPr>
        </w:pPrChange>
      </w:pPr>
      <w:del w:id="667" w:author="Dr Mamadou SANOGO" w:date="2023-10-27T22:52:00Z">
        <w:r w:rsidRPr="00614D94" w:rsidDel="00803A8B">
          <w:rPr>
            <w:rPrChange w:id="668" w:author="Dr Mamadou SANOGO" w:date="2023-10-27T13:11:00Z">
              <w:rPr>
                <w:bCs/>
                <w:szCs w:val="24"/>
                <w:highlight w:val="yellow"/>
              </w:rPr>
            </w:rPrChange>
          </w:rPr>
          <w:delText>Présentation du contexte de l’évaluation</w:delText>
        </w:r>
      </w:del>
    </w:p>
    <w:p w14:paraId="36EF4D1D" w14:textId="3A481EA6" w:rsidR="004C7E01" w:rsidRPr="007A4AFC" w:rsidDel="00803A8B" w:rsidRDefault="00282300">
      <w:pPr>
        <w:spacing w:line="240" w:lineRule="auto"/>
        <w:rPr>
          <w:del w:id="669" w:author="Dr Mamadou SANOGO" w:date="2023-10-27T22:52:00Z"/>
          <w:rPrChange w:id="670" w:author="Dr Mamadou SANOGO" w:date="2023-10-25T18:15:00Z">
            <w:rPr>
              <w:del w:id="671" w:author="Dr Mamadou SANOGO" w:date="2023-10-27T22:52:00Z"/>
              <w:szCs w:val="24"/>
              <w:highlight w:val="yellow"/>
            </w:rPr>
          </w:rPrChange>
        </w:rPr>
        <w:pPrChange w:id="672" w:author="Dr Mamadou SANOGO" w:date="2023-10-27T20:09:00Z">
          <w:pPr>
            <w:spacing w:line="360" w:lineRule="auto"/>
          </w:pPr>
        </w:pPrChange>
      </w:pPr>
      <w:del w:id="673" w:author="Dr Mamadou SANOGO" w:date="2023-10-27T22:52:00Z">
        <w:r w:rsidRPr="007A4AFC" w:rsidDel="00803A8B">
          <w:rPr>
            <w:rPrChange w:id="674" w:author="Dr Mamadou SANOGO" w:date="2023-10-25T18:15:00Z">
              <w:rPr>
                <w:szCs w:val="24"/>
                <w:highlight w:val="yellow"/>
              </w:rPr>
            </w:rPrChange>
          </w:rPr>
          <w:delText xml:space="preserve">Depuis 2011, le Mali est engagé dans une réforme de son système d’enseignement supérieur.   L’implémentation de l’assurance </w:delText>
        </w:r>
        <w:r w:rsidR="004C7E01" w:rsidRPr="007A4AFC" w:rsidDel="00803A8B">
          <w:rPr>
            <w:rPrChange w:id="675" w:author="Dr Mamadou SANOGO" w:date="2023-10-25T18:15:00Z">
              <w:rPr>
                <w:szCs w:val="24"/>
                <w:highlight w:val="yellow"/>
              </w:rPr>
            </w:rPrChange>
          </w:rPr>
          <w:delText>dans l’enseignement supérieur malien est une préoccupation centrale de cette réforme. Ainsi, l</w:delText>
        </w:r>
        <w:r w:rsidRPr="007A4AFC" w:rsidDel="00803A8B">
          <w:rPr>
            <w:rPrChange w:id="676" w:author="Dr Mamadou SANOGO" w:date="2023-10-25T18:15:00Z">
              <w:rPr>
                <w:szCs w:val="24"/>
                <w:highlight w:val="yellow"/>
              </w:rPr>
            </w:rPrChange>
          </w:rPr>
          <w:delText>e Mali a adopté les principes de l’assurance qualité comme alternative pour améliorer la pertinence de la formation du capital humain et la gouvernance globale du sous-secteur de l’enseignement supérieur.</w:delText>
        </w:r>
        <w:r w:rsidR="004C7E01" w:rsidRPr="007A4AFC" w:rsidDel="00803A8B">
          <w:rPr>
            <w:rPrChange w:id="677" w:author="Dr Mamadou SANOGO" w:date="2023-10-25T18:15:00Z">
              <w:rPr>
                <w:szCs w:val="24"/>
                <w:highlight w:val="yellow"/>
              </w:rPr>
            </w:rPrChange>
          </w:rPr>
          <w:delText xml:space="preserve"> En 2019, l</w:delText>
        </w:r>
        <w:r w:rsidRPr="007A4AFC" w:rsidDel="00803A8B">
          <w:rPr>
            <w:rPrChange w:id="678" w:author="Dr Mamadou SANOGO" w:date="2023-10-25T18:15:00Z">
              <w:rPr>
                <w:szCs w:val="24"/>
                <w:highlight w:val="yellow"/>
              </w:rPr>
            </w:rPrChange>
          </w:rPr>
          <w:delText xml:space="preserve">a création </w:delText>
        </w:r>
        <w:r w:rsidR="004C7E01" w:rsidRPr="007A4AFC" w:rsidDel="00803A8B">
          <w:rPr>
            <w:rPrChange w:id="679" w:author="Dr Mamadou SANOGO" w:date="2023-10-25T18:15:00Z">
              <w:rPr>
                <w:szCs w:val="24"/>
                <w:highlight w:val="yellow"/>
              </w:rPr>
            </w:rPrChange>
          </w:rPr>
          <w:delText>de l’AMAQ-SUP a</w:delText>
        </w:r>
        <w:r w:rsidRPr="007A4AFC" w:rsidDel="00803A8B">
          <w:rPr>
            <w:rPrChange w:id="680" w:author="Dr Mamadou SANOGO" w:date="2023-10-25T18:15:00Z">
              <w:rPr>
                <w:szCs w:val="24"/>
                <w:highlight w:val="yellow"/>
              </w:rPr>
            </w:rPrChange>
          </w:rPr>
          <w:delText xml:space="preserve"> amorcé un tournant décisif dans le développement de la formation universitaire</w:delText>
        </w:r>
        <w:r w:rsidR="004C7E01" w:rsidRPr="007A4AFC" w:rsidDel="00803A8B">
          <w:rPr>
            <w:rPrChange w:id="681" w:author="Dr Mamadou SANOGO" w:date="2023-10-25T18:15:00Z">
              <w:rPr>
                <w:szCs w:val="24"/>
                <w:highlight w:val="yellow"/>
              </w:rPr>
            </w:rPrChange>
          </w:rPr>
          <w:delText xml:space="preserve"> en veillant au respect de l’application des normes LMD et en </w:delText>
        </w:r>
        <w:r w:rsidR="0006187E" w:rsidRPr="007A4AFC" w:rsidDel="00803A8B">
          <w:rPr>
            <w:rPrChange w:id="682" w:author="Dr Mamadou SANOGO" w:date="2023-10-25T18:15:00Z">
              <w:rPr>
                <w:szCs w:val="24"/>
                <w:highlight w:val="yellow"/>
              </w:rPr>
            </w:rPrChange>
          </w:rPr>
          <w:delText>procédant</w:delText>
        </w:r>
        <w:r w:rsidR="004C7E01" w:rsidRPr="007A4AFC" w:rsidDel="00803A8B">
          <w:rPr>
            <w:rPrChange w:id="683" w:author="Dr Mamadou SANOGO" w:date="2023-10-25T18:15:00Z">
              <w:rPr>
                <w:szCs w:val="24"/>
                <w:highlight w:val="yellow"/>
              </w:rPr>
            </w:rPrChange>
          </w:rPr>
          <w:delText xml:space="preserve"> à l’évaluation périodique des </w:delText>
        </w:r>
        <w:r w:rsidR="0006187E" w:rsidRPr="007A4AFC" w:rsidDel="00803A8B">
          <w:rPr>
            <w:rPrChange w:id="684" w:author="Dr Mamadou SANOGO" w:date="2023-10-25T18:15:00Z">
              <w:rPr>
                <w:szCs w:val="24"/>
                <w:highlight w:val="yellow"/>
              </w:rPr>
            </w:rPrChange>
          </w:rPr>
          <w:delText>programmes</w:delText>
        </w:r>
        <w:r w:rsidR="004C7E01" w:rsidRPr="007A4AFC" w:rsidDel="00803A8B">
          <w:rPr>
            <w:rPrChange w:id="685" w:author="Dr Mamadou SANOGO" w:date="2023-10-25T18:15:00Z">
              <w:rPr>
                <w:szCs w:val="24"/>
                <w:highlight w:val="yellow"/>
              </w:rPr>
            </w:rPrChange>
          </w:rPr>
          <w:delText xml:space="preserve"> de formation, </w:delText>
        </w:r>
        <w:r w:rsidR="0006187E" w:rsidRPr="007A4AFC" w:rsidDel="00803A8B">
          <w:rPr>
            <w:rPrChange w:id="686" w:author="Dr Mamadou SANOGO" w:date="2023-10-25T18:15:00Z">
              <w:rPr>
                <w:szCs w:val="24"/>
                <w:highlight w:val="yellow"/>
              </w:rPr>
            </w:rPrChange>
          </w:rPr>
          <w:delText>des institutions et de la recherche en vue de la reconnaissance nationale.</w:delText>
        </w:r>
      </w:del>
    </w:p>
    <w:p w14:paraId="2ABACA73" w14:textId="495031CC" w:rsidR="00A90F2C" w:rsidRPr="007A4AFC" w:rsidDel="00803A8B" w:rsidRDefault="0006187E">
      <w:pPr>
        <w:spacing w:line="240" w:lineRule="auto"/>
        <w:rPr>
          <w:del w:id="687" w:author="Dr Mamadou SANOGO" w:date="2023-10-27T22:52:00Z"/>
          <w:rPrChange w:id="688" w:author="Dr Mamadou SANOGO" w:date="2023-10-25T18:15:00Z">
            <w:rPr>
              <w:del w:id="689" w:author="Dr Mamadou SANOGO" w:date="2023-10-27T22:52:00Z"/>
              <w:szCs w:val="24"/>
              <w:highlight w:val="yellow"/>
            </w:rPr>
          </w:rPrChange>
        </w:rPr>
        <w:pPrChange w:id="690" w:author="Dr Mamadou SANOGO" w:date="2023-10-27T20:09:00Z">
          <w:pPr>
            <w:spacing w:line="360" w:lineRule="auto"/>
          </w:pPr>
        </w:pPrChange>
      </w:pPr>
      <w:del w:id="691" w:author="Dr Mamadou SANOGO" w:date="2023-10-27T22:52:00Z">
        <w:r w:rsidRPr="007A4AFC" w:rsidDel="00803A8B">
          <w:rPr>
            <w:rPrChange w:id="692" w:author="Dr Mamadou SANOGO" w:date="2023-10-25T18:15:00Z">
              <w:rPr>
                <w:szCs w:val="24"/>
                <w:highlight w:val="yellow"/>
              </w:rPr>
            </w:rPrChange>
          </w:rPr>
          <w:delText>C’est dans ce contexte national d’évaluation des programmes de formation des établissements d’enseignement supérieur que l’</w:delText>
        </w:r>
        <w:r w:rsidRPr="007A4AFC" w:rsidDel="00803A8B">
          <w:rPr>
            <w:spacing w:val="1"/>
            <w:position w:val="1"/>
            <w:rPrChange w:id="693" w:author="Dr Mamadou SANOGO" w:date="2023-10-25T18:15:00Z">
              <w:rPr>
                <w:spacing w:val="1"/>
                <w:position w:val="1"/>
                <w:highlight w:val="yellow"/>
              </w:rPr>
            </w:rPrChange>
          </w:rPr>
          <w:delText>Ecole Privée de Santé Félix Houphouët Boigny</w:delText>
        </w:r>
        <w:r w:rsidRPr="007A4AFC" w:rsidDel="00803A8B">
          <w:rPr>
            <w:rPrChange w:id="694" w:author="Dr Mamadou SANOGO" w:date="2023-10-25T18:15:00Z">
              <w:rPr>
                <w:szCs w:val="24"/>
                <w:highlight w:val="yellow"/>
              </w:rPr>
            </w:rPrChange>
          </w:rPr>
          <w:delText xml:space="preserve"> a soumis sa candidature pour l’évaluation de son Programme de </w:delText>
        </w:r>
      </w:del>
      <w:del w:id="695" w:author="Dr Mamadou SANOGO" w:date="2023-10-27T19:55:00Z">
        <w:r w:rsidRPr="007A4AFC" w:rsidDel="00D763AB">
          <w:rPr>
            <w:rPrChange w:id="696" w:author="Dr Mamadou SANOGO" w:date="2023-10-25T18:15:00Z">
              <w:rPr>
                <w:szCs w:val="24"/>
                <w:highlight w:val="yellow"/>
              </w:rPr>
            </w:rPrChange>
          </w:rPr>
          <w:delText>Master</w:delText>
        </w:r>
      </w:del>
      <w:del w:id="697" w:author="Dr Mamadou SANOGO" w:date="2023-10-27T22:52:00Z">
        <w:r w:rsidRPr="007A4AFC" w:rsidDel="00803A8B">
          <w:rPr>
            <w:rPrChange w:id="698" w:author="Dr Mamadou SANOGO" w:date="2023-10-25T18:15:00Z">
              <w:rPr>
                <w:szCs w:val="24"/>
                <w:highlight w:val="yellow"/>
              </w:rPr>
            </w:rPrChange>
          </w:rPr>
          <w:delText xml:space="preserve"> en </w:delText>
        </w:r>
      </w:del>
      <w:del w:id="699" w:author="Dr Mamadou SANOGO" w:date="2023-10-26T11:23:00Z">
        <w:r w:rsidRPr="007A4AFC" w:rsidDel="00A04F82">
          <w:rPr>
            <w:rPrChange w:id="700" w:author="Dr Mamadou SANOGO" w:date="2023-10-25T18:15:00Z">
              <w:rPr>
                <w:szCs w:val="24"/>
                <w:highlight w:val="yellow"/>
              </w:rPr>
            </w:rPrChange>
          </w:rPr>
          <w:delText>Epidémiologie</w:delText>
        </w:r>
      </w:del>
      <w:del w:id="701" w:author="Dr Mamadou SANOGO" w:date="2023-10-27T22:52:00Z">
        <w:r w:rsidRPr="007A4AFC" w:rsidDel="00803A8B">
          <w:rPr>
            <w:rPrChange w:id="702" w:author="Dr Mamadou SANOGO" w:date="2023-10-25T18:15:00Z">
              <w:rPr>
                <w:szCs w:val="24"/>
                <w:highlight w:val="yellow"/>
              </w:rPr>
            </w:rPrChange>
          </w:rPr>
          <w:delText xml:space="preserve"> à la suite de l’appel à candidature </w:delText>
        </w:r>
        <w:r w:rsidR="00A90F2C" w:rsidRPr="007A4AFC" w:rsidDel="00803A8B">
          <w:rPr>
            <w:rPrChange w:id="703" w:author="Dr Mamadou SANOGO" w:date="2023-10-25T18:15:00Z">
              <w:rPr>
                <w:szCs w:val="24"/>
                <w:highlight w:val="yellow"/>
              </w:rPr>
            </w:rPrChange>
          </w:rPr>
          <w:delText>de l’AMAQ-SUP, lancé</w:delText>
        </w:r>
      </w:del>
      <w:del w:id="704" w:author="Dr Mamadou SANOGO" w:date="2023-10-25T11:48:00Z">
        <w:r w:rsidR="00A90F2C" w:rsidRPr="007A4AFC" w:rsidDel="00D31BBB">
          <w:rPr>
            <w:rPrChange w:id="705" w:author="Dr Mamadou SANOGO" w:date="2023-10-25T18:15:00Z">
              <w:rPr>
                <w:szCs w:val="24"/>
                <w:highlight w:val="yellow"/>
              </w:rPr>
            </w:rPrChange>
          </w:rPr>
          <w:delText>e</w:delText>
        </w:r>
      </w:del>
      <w:del w:id="706" w:author="Dr Mamadou SANOGO" w:date="2023-10-27T22:52:00Z">
        <w:r w:rsidR="00A90F2C" w:rsidRPr="007A4AFC" w:rsidDel="00803A8B">
          <w:rPr>
            <w:rPrChange w:id="707" w:author="Dr Mamadou SANOGO" w:date="2023-10-25T18:15:00Z">
              <w:rPr>
                <w:szCs w:val="24"/>
                <w:highlight w:val="yellow"/>
              </w:rPr>
            </w:rPrChange>
          </w:rPr>
          <w:delText xml:space="preserve"> en </w:delText>
        </w:r>
        <w:r w:rsidRPr="007A4AFC" w:rsidDel="00803A8B">
          <w:rPr>
            <w:rPrChange w:id="708" w:author="Dr Mamadou SANOGO" w:date="2023-10-25T18:15:00Z">
              <w:rPr>
                <w:szCs w:val="24"/>
                <w:highlight w:val="yellow"/>
              </w:rPr>
            </w:rPrChange>
          </w:rPr>
          <w:delText>février 2022</w:delText>
        </w:r>
        <w:r w:rsidR="00A90F2C" w:rsidRPr="007A4AFC" w:rsidDel="00803A8B">
          <w:rPr>
            <w:rPrChange w:id="709" w:author="Dr Mamadou SANOGO" w:date="2023-10-25T18:15:00Z">
              <w:rPr>
                <w:szCs w:val="24"/>
                <w:highlight w:val="yellow"/>
              </w:rPr>
            </w:rPrChange>
          </w:rPr>
          <w:delText xml:space="preserve"> pour l’évaluation des programmes de formation. </w:delText>
        </w:r>
      </w:del>
    </w:p>
    <w:p w14:paraId="6DE4DD9A" w14:textId="6B819911" w:rsidR="00863E8A" w:rsidRPr="00614D94" w:rsidDel="009B242A" w:rsidRDefault="00A90F2C">
      <w:pPr>
        <w:spacing w:line="240" w:lineRule="auto"/>
        <w:rPr>
          <w:del w:id="710" w:author="Dr Mamadou SANOGO" w:date="2023-10-25T12:33:00Z"/>
        </w:rPr>
        <w:pPrChange w:id="711" w:author="Dr Mamadou SANOGO" w:date="2023-10-27T20:09:00Z">
          <w:pPr>
            <w:spacing w:line="360" w:lineRule="auto"/>
          </w:pPr>
        </w:pPrChange>
      </w:pPr>
      <w:del w:id="712" w:author="Dr Mamadou SANOGO" w:date="2023-10-27T22:52:00Z">
        <w:r w:rsidRPr="007A4AFC" w:rsidDel="00803A8B">
          <w:rPr>
            <w:rPrChange w:id="713" w:author="Dr Mamadou SANOGO" w:date="2023-10-25T18:15:00Z">
              <w:rPr>
                <w:szCs w:val="24"/>
                <w:highlight w:val="yellow"/>
              </w:rPr>
            </w:rPrChange>
          </w:rPr>
          <w:delText>C’est dans cette logique, que l’Ecole Privée de Santé Félix Houphouët Boigny s’est lancée dans une démarche d’auto-évaluation d</w:delText>
        </w:r>
      </w:del>
      <w:del w:id="714" w:author="Dr Mamadou SANOGO" w:date="2023-10-27T20:32:00Z">
        <w:r w:rsidRPr="007A4AFC" w:rsidDel="0061314F">
          <w:rPr>
            <w:rPrChange w:id="715" w:author="Dr Mamadou SANOGO" w:date="2023-10-25T18:15:00Z">
              <w:rPr>
                <w:szCs w:val="24"/>
                <w:highlight w:val="yellow"/>
              </w:rPr>
            </w:rPrChange>
          </w:rPr>
          <w:delText>u</w:delText>
        </w:r>
      </w:del>
      <w:del w:id="716" w:author="Dr Mamadou SANOGO" w:date="2023-10-27T22:52:00Z">
        <w:r w:rsidRPr="007A4AFC" w:rsidDel="00803A8B">
          <w:rPr>
            <w:rPrChange w:id="717" w:author="Dr Mamadou SANOGO" w:date="2023-10-25T18:15:00Z">
              <w:rPr>
                <w:szCs w:val="24"/>
                <w:highlight w:val="yellow"/>
              </w:rPr>
            </w:rPrChange>
          </w:rPr>
          <w:delText xml:space="preserve"> </w:delText>
        </w:r>
      </w:del>
      <w:del w:id="718" w:author="Dr Mamadou SANOGO" w:date="2023-10-27T19:55:00Z">
        <w:r w:rsidRPr="007A4AFC" w:rsidDel="00196C90">
          <w:rPr>
            <w:rPrChange w:id="719" w:author="Dr Mamadou SANOGO" w:date="2023-10-25T18:15:00Z">
              <w:rPr>
                <w:szCs w:val="24"/>
                <w:highlight w:val="yellow"/>
              </w:rPr>
            </w:rPrChange>
          </w:rPr>
          <w:delText>Master</w:delText>
        </w:r>
      </w:del>
      <w:del w:id="720" w:author="Dr Mamadou SANOGO" w:date="2023-10-27T22:52:00Z">
        <w:r w:rsidRPr="007A4AFC" w:rsidDel="00803A8B">
          <w:rPr>
            <w:rPrChange w:id="721" w:author="Dr Mamadou SANOGO" w:date="2023-10-25T18:15:00Z">
              <w:rPr>
                <w:szCs w:val="24"/>
                <w:highlight w:val="yellow"/>
              </w:rPr>
            </w:rPrChange>
          </w:rPr>
          <w:delText xml:space="preserve"> en </w:delText>
        </w:r>
      </w:del>
      <w:del w:id="722" w:author="Dr Mamadou SANOGO" w:date="2023-10-26T11:25:00Z">
        <w:r w:rsidRPr="007A4AFC" w:rsidDel="00A04F82">
          <w:rPr>
            <w:rPrChange w:id="723" w:author="Dr Mamadou SANOGO" w:date="2023-10-25T18:15:00Z">
              <w:rPr>
                <w:szCs w:val="24"/>
                <w:highlight w:val="yellow"/>
              </w:rPr>
            </w:rPrChange>
          </w:rPr>
          <w:delText>Epidémiologie</w:delText>
        </w:r>
      </w:del>
      <w:del w:id="724" w:author="Dr Mamadou SANOGO" w:date="2023-10-27T22:52:00Z">
        <w:r w:rsidRPr="007A4AFC" w:rsidDel="00803A8B">
          <w:rPr>
            <w:rPrChange w:id="725" w:author="Dr Mamadou SANOGO" w:date="2023-10-25T18:15:00Z">
              <w:rPr>
                <w:szCs w:val="24"/>
                <w:highlight w:val="yellow"/>
              </w:rPr>
            </w:rPrChange>
          </w:rPr>
          <w:delText xml:space="preserve"> conformément à la structuration du référentiel national des formations et au canevas de rédaction du rapport d’auto-évaluation</w:delText>
        </w:r>
        <w:r w:rsidR="00863E8A" w:rsidRPr="007A4AFC" w:rsidDel="00803A8B">
          <w:rPr>
            <w:rPrChange w:id="726" w:author="Dr Mamadou SANOGO" w:date="2023-10-25T18:15:00Z">
              <w:rPr>
                <w:szCs w:val="24"/>
                <w:highlight w:val="yellow"/>
              </w:rPr>
            </w:rPrChange>
          </w:rPr>
          <w:delText xml:space="preserve"> </w:delText>
        </w:r>
        <w:r w:rsidRPr="007A4AFC" w:rsidDel="00803A8B">
          <w:rPr>
            <w:rPrChange w:id="727" w:author="Dr Mamadou SANOGO" w:date="2023-10-25T18:15:00Z">
              <w:rPr>
                <w:szCs w:val="24"/>
                <w:highlight w:val="yellow"/>
              </w:rPr>
            </w:rPrChange>
          </w:rPr>
          <w:delText>de l’AMAQ-SUP</w:delText>
        </w:r>
      </w:del>
      <w:del w:id="728" w:author="Dr Mamadou SANOGO" w:date="2023-10-27T09:29:00Z">
        <w:r w:rsidR="00863E8A" w:rsidRPr="007A4AFC" w:rsidDel="00D341DD">
          <w:rPr>
            <w:rPrChange w:id="729" w:author="Dr Mamadou SANOGO" w:date="2023-10-25T18:15:00Z">
              <w:rPr>
                <w:szCs w:val="24"/>
                <w:highlight w:val="yellow"/>
              </w:rPr>
            </w:rPrChange>
          </w:rPr>
          <w:delText xml:space="preserve"> </w:delText>
        </w:r>
      </w:del>
      <w:del w:id="730" w:author="Dr Mamadou SANOGO" w:date="2023-10-27T22:52:00Z">
        <w:r w:rsidR="00863E8A" w:rsidRPr="007A4AFC" w:rsidDel="00803A8B">
          <w:rPr>
            <w:rPrChange w:id="731" w:author="Dr Mamadou SANOGO" w:date="2023-10-25T18:15:00Z">
              <w:rPr>
                <w:szCs w:val="24"/>
                <w:highlight w:val="yellow"/>
              </w:rPr>
            </w:rPrChange>
          </w:rPr>
          <w:delText xml:space="preserve">en vue de l’obtention </w:delText>
        </w:r>
        <w:r w:rsidR="0006187E" w:rsidRPr="007A4AFC" w:rsidDel="00803A8B">
          <w:rPr>
            <w:rPrChange w:id="732" w:author="Dr Mamadou SANOGO" w:date="2023-10-25T18:15:00Z">
              <w:rPr>
                <w:szCs w:val="24"/>
                <w:highlight w:val="yellow"/>
              </w:rPr>
            </w:rPrChange>
          </w:rPr>
          <w:delText>l’habilitation d</w:delText>
        </w:r>
        <w:r w:rsidR="00863E8A" w:rsidRPr="007A4AFC" w:rsidDel="00803A8B">
          <w:rPr>
            <w:rPrChange w:id="733" w:author="Dr Mamadou SANOGO" w:date="2023-10-25T18:15:00Z">
              <w:rPr>
                <w:szCs w:val="24"/>
                <w:highlight w:val="yellow"/>
              </w:rPr>
            </w:rPrChange>
          </w:rPr>
          <w:delText>udit programme de formation.</w:delText>
        </w:r>
      </w:del>
    </w:p>
    <w:p w14:paraId="2CA45EF2" w14:textId="65DA1563" w:rsidR="004C7E01" w:rsidRPr="00614D94" w:rsidDel="00803A8B" w:rsidRDefault="004C7E01">
      <w:pPr>
        <w:spacing w:line="240" w:lineRule="auto"/>
        <w:rPr>
          <w:del w:id="734" w:author="Dr Mamadou SANOGO" w:date="2023-10-27T22:52:00Z"/>
          <w:lang w:val="fr-ML"/>
        </w:rPr>
        <w:pPrChange w:id="735" w:author="Dr Mamadou SANOGO" w:date="2023-10-27T20:09:00Z">
          <w:pPr>
            <w:ind w:right="136"/>
          </w:pPr>
        </w:pPrChange>
      </w:pPr>
    </w:p>
    <w:p w14:paraId="6F28D558" w14:textId="5E430ACB" w:rsidR="00863E8A" w:rsidRPr="007A4AFC" w:rsidDel="00803A8B" w:rsidRDefault="00863E8A">
      <w:pPr>
        <w:pStyle w:val="Titre2"/>
        <w:spacing w:line="240" w:lineRule="auto"/>
        <w:ind w:left="426" w:hanging="426"/>
        <w:rPr>
          <w:del w:id="736" w:author="Dr Mamadou SANOGO" w:date="2023-10-27T22:52:00Z"/>
          <w:b w:val="0"/>
          <w:rPrChange w:id="737" w:author="Dr Mamadou SANOGO" w:date="2023-10-25T18:15:00Z">
            <w:rPr>
              <w:del w:id="738" w:author="Dr Mamadou SANOGO" w:date="2023-10-27T22:52:00Z"/>
              <w:b/>
              <w:bCs/>
              <w:szCs w:val="24"/>
              <w:highlight w:val="yellow"/>
            </w:rPr>
          </w:rPrChange>
        </w:rPr>
        <w:pPrChange w:id="739" w:author="Dr Mamadou SANOGO" w:date="2023-10-27T22:10:00Z">
          <w:pPr>
            <w:pStyle w:val="Paragraphedeliste"/>
            <w:numPr>
              <w:ilvl w:val="1"/>
              <w:numId w:val="29"/>
            </w:numPr>
            <w:spacing w:line="360" w:lineRule="auto"/>
            <w:ind w:left="360" w:hanging="360"/>
          </w:pPr>
        </w:pPrChange>
      </w:pPr>
      <w:del w:id="740" w:author="Dr Mamadou SANOGO" w:date="2023-10-27T22:52:00Z">
        <w:r w:rsidRPr="007A4AFC" w:rsidDel="00803A8B">
          <w:rPr>
            <w:rPrChange w:id="741" w:author="Dr Mamadou SANOGO" w:date="2023-10-25T18:15:00Z">
              <w:rPr>
                <w:bCs/>
                <w:szCs w:val="24"/>
                <w:highlight w:val="yellow"/>
              </w:rPr>
            </w:rPrChange>
          </w:rPr>
          <w:delText>Présentation Ecole Privée de santé Félix Houphouët Boigny</w:delText>
        </w:r>
      </w:del>
      <w:del w:id="742" w:author="Dr Mamadou SANOGO" w:date="2023-10-26T11:26:00Z">
        <w:r w:rsidRPr="007A4AFC" w:rsidDel="00B50346">
          <w:rPr>
            <w:rPrChange w:id="743" w:author="Dr Mamadou SANOGO" w:date="2023-10-25T18:15:00Z">
              <w:rPr>
                <w:bCs/>
                <w:szCs w:val="24"/>
                <w:highlight w:val="yellow"/>
              </w:rPr>
            </w:rPrChange>
          </w:rPr>
          <w:delText>- EPSFé</w:delText>
        </w:r>
      </w:del>
    </w:p>
    <w:p w14:paraId="0ED42262" w14:textId="4D01F1ED" w:rsidR="006D00D7" w:rsidRPr="003C6082" w:rsidDel="009642EC" w:rsidRDefault="006D00D7">
      <w:pPr>
        <w:pStyle w:val="Titre3"/>
        <w:spacing w:line="240" w:lineRule="auto"/>
        <w:rPr>
          <w:del w:id="744" w:author="Dr Mamadou SANOGO" w:date="2023-10-25T11:56:00Z"/>
          <w:b w:val="0"/>
          <w:rPrChange w:id="745" w:author="Cauris Cosmetics" w:date="2023-10-25T14:33:00Z">
            <w:rPr>
              <w:del w:id="746" w:author="Dr Mamadou SANOGO" w:date="2023-10-25T11:56:00Z"/>
              <w:b/>
              <w:bCs/>
              <w:szCs w:val="24"/>
              <w:highlight w:val="yellow"/>
            </w:rPr>
          </w:rPrChange>
        </w:rPr>
        <w:pPrChange w:id="747" w:author="Dr Mamadou SANOGO" w:date="2023-10-27T20:09:00Z">
          <w:pPr>
            <w:pStyle w:val="Paragraphedeliste"/>
            <w:numPr>
              <w:ilvl w:val="2"/>
              <w:numId w:val="29"/>
            </w:numPr>
            <w:spacing w:line="360" w:lineRule="auto"/>
            <w:ind w:hanging="720"/>
          </w:pPr>
        </w:pPrChange>
      </w:pPr>
      <w:del w:id="748" w:author="Dr Mamadou SANOGO" w:date="2023-10-27T22:52:00Z">
        <w:r w:rsidRPr="003C6082" w:rsidDel="00803A8B">
          <w:rPr>
            <w:b w:val="0"/>
            <w:rPrChange w:id="749" w:author="Cauris Cosmetics" w:date="2023-10-25T14:33:00Z">
              <w:rPr>
                <w:b/>
                <w:bCs/>
                <w:szCs w:val="24"/>
                <w:highlight w:val="yellow"/>
              </w:rPr>
            </w:rPrChange>
          </w:rPr>
          <w:delText>Création de l’établissement</w:delText>
        </w:r>
      </w:del>
    </w:p>
    <w:p w14:paraId="182940FF" w14:textId="46DDDA03" w:rsidR="00C57403" w:rsidRPr="00614D94" w:rsidDel="009642EC" w:rsidRDefault="00C57403">
      <w:pPr>
        <w:spacing w:line="240" w:lineRule="auto"/>
        <w:rPr>
          <w:del w:id="750" w:author="Dr Mamadou SANOGO" w:date="2023-10-25T11:53:00Z"/>
        </w:rPr>
        <w:pPrChange w:id="751" w:author="Dr Mamadou SANOGO" w:date="2023-10-27T20:09:00Z">
          <w:pPr>
            <w:spacing w:line="360" w:lineRule="auto"/>
          </w:pPr>
        </w:pPrChange>
      </w:pPr>
      <w:del w:id="752" w:author="Dr Mamadou SANOGO" w:date="2023-10-27T22:52:00Z">
        <w:r w:rsidRPr="007A4AFC" w:rsidDel="00803A8B">
          <w:rPr>
            <w:rPrChange w:id="753" w:author="Dr Mamadou SANOGO" w:date="2023-10-25T18:15:00Z">
              <w:rPr>
                <w:szCs w:val="24"/>
                <w:highlight w:val="yellow"/>
              </w:rPr>
            </w:rPrChange>
          </w:rPr>
          <w:delText>L’Ecole Privée de santé Félix Houphouët Boigny (EPSFé) a été créé par la Décision</w:delText>
        </w:r>
        <w:r w:rsidRPr="00614D94" w:rsidDel="00803A8B">
          <w:delText xml:space="preserve"> </w:delText>
        </w:r>
      </w:del>
      <w:del w:id="754" w:author="Dr Mamadou SANOGO" w:date="2023-10-25T11:52:00Z">
        <w:r w:rsidRPr="007A4AFC" w:rsidDel="009642EC">
          <w:rPr>
            <w:rPrChange w:id="755" w:author="Dr Mamadou SANOGO" w:date="2023-10-25T18:15:00Z">
              <w:rPr>
                <w:szCs w:val="24"/>
                <w:highlight w:val="red"/>
              </w:rPr>
            </w:rPrChange>
          </w:rPr>
          <w:delText xml:space="preserve">n°20…------- du ………20……. </w:delText>
        </w:r>
      </w:del>
      <w:del w:id="756" w:author="Dr Mamadou SANOGO" w:date="2023-10-25T11:53:00Z">
        <w:r w:rsidRPr="007A4AFC" w:rsidDel="009642EC">
          <w:rPr>
            <w:rPrChange w:id="757" w:author="Dr Mamadou SANOGO" w:date="2023-10-25T18:15:00Z">
              <w:rPr>
                <w:szCs w:val="24"/>
                <w:highlight w:val="red"/>
              </w:rPr>
            </w:rPrChange>
          </w:rPr>
          <w:delText>Elle est o</w:delText>
        </w:r>
      </w:del>
      <w:del w:id="758" w:author="Dr Mamadou SANOGO" w:date="2023-10-27T22:52:00Z">
        <w:r w:rsidRPr="007A4AFC" w:rsidDel="00803A8B">
          <w:rPr>
            <w:rPrChange w:id="759" w:author="Dr Mamadou SANOGO" w:date="2023-10-25T18:15:00Z">
              <w:rPr>
                <w:szCs w:val="24"/>
                <w:highlight w:val="red"/>
              </w:rPr>
            </w:rPrChange>
          </w:rPr>
          <w:delText xml:space="preserve">uverte par l’Arrêté </w:delText>
        </w:r>
      </w:del>
      <w:del w:id="760" w:author="Dr Mamadou SANOGO" w:date="2023-10-25T11:53:00Z">
        <w:r w:rsidRPr="007A4AFC" w:rsidDel="009642EC">
          <w:rPr>
            <w:rPrChange w:id="761" w:author="Dr Mamadou SANOGO" w:date="2023-10-25T18:15:00Z">
              <w:rPr>
                <w:szCs w:val="24"/>
                <w:highlight w:val="red"/>
              </w:rPr>
            </w:rPrChange>
          </w:rPr>
          <w:delText xml:space="preserve">n°2……/MESRS-SG du ……. 20… </w:delText>
        </w:r>
        <w:r w:rsidRPr="007A4AFC" w:rsidDel="009642EC">
          <w:rPr>
            <w:rPrChange w:id="762" w:author="Dr Mamadou SANOGO" w:date="2023-10-25T18:15:00Z">
              <w:rPr>
                <w:szCs w:val="24"/>
                <w:highlight w:val="yellow"/>
              </w:rPr>
            </w:rPrChange>
          </w:rPr>
          <w:delText>.</w:delText>
        </w:r>
      </w:del>
    </w:p>
    <w:p w14:paraId="3D6BA106" w14:textId="0B5CD2A7" w:rsidR="003F150F" w:rsidRPr="00ED5FF5" w:rsidDel="00803A8B" w:rsidRDefault="00C57403">
      <w:pPr>
        <w:spacing w:line="240" w:lineRule="auto"/>
        <w:rPr>
          <w:del w:id="763" w:author="Dr Mamadou SANOGO" w:date="2023-10-27T22:52:00Z"/>
          <w:rFonts w:ascii="Calibri" w:hAnsi="Calibri" w:cs="Calibri"/>
          <w:color w:val="000000"/>
          <w:sz w:val="22"/>
          <w:rPrChange w:id="764" w:author="Dr Mamadou SANOGO" w:date="2023-10-27T17:11:00Z">
            <w:rPr>
              <w:del w:id="765" w:author="Dr Mamadou SANOGO" w:date="2023-10-27T22:52:00Z"/>
            </w:rPr>
          </w:rPrChange>
        </w:rPr>
        <w:pPrChange w:id="766" w:author="Dr Mamadou SANOGO" w:date="2023-10-27T20:09:00Z">
          <w:pPr>
            <w:spacing w:line="360" w:lineRule="auto"/>
          </w:pPr>
        </w:pPrChange>
      </w:pPr>
      <w:del w:id="767" w:author="Dr Mamadou SANOGO" w:date="2023-10-27T22:52:00Z">
        <w:r w:rsidRPr="007A4AFC" w:rsidDel="00803A8B">
          <w:rPr>
            <w:rPrChange w:id="768" w:author="Dr Mamadou SANOGO" w:date="2023-10-25T18:15:00Z">
              <w:rPr>
                <w:szCs w:val="24"/>
                <w:highlight w:val="yellow"/>
              </w:rPr>
            </w:rPrChange>
          </w:rPr>
          <w:delText>Elle dispose infrastructures et d’équipements adéquats pour assurer le fonctionnement des programmes de formation</w:delText>
        </w:r>
        <w:r w:rsidR="001657BA" w:rsidRPr="007A4AFC" w:rsidDel="00803A8B">
          <w:rPr>
            <w:rPrChange w:id="769" w:author="Dr Mamadou SANOGO" w:date="2023-10-25T18:15:00Z">
              <w:rPr>
                <w:szCs w:val="24"/>
                <w:highlight w:val="yellow"/>
              </w:rPr>
            </w:rPrChange>
          </w:rPr>
          <w:delText xml:space="preserve"> (Annexe n</w:delText>
        </w:r>
      </w:del>
      <w:del w:id="770" w:author="Dr Mamadou SANOGO" w:date="2023-10-25T11:55:00Z">
        <w:r w:rsidR="001657BA" w:rsidRPr="007A4AFC" w:rsidDel="009642EC">
          <w:rPr>
            <w:rPrChange w:id="771" w:author="Dr Mamadou SANOGO" w:date="2023-10-25T18:15:00Z">
              <w:rPr>
                <w:szCs w:val="24"/>
                <w:highlight w:val="yellow"/>
              </w:rPr>
            </w:rPrChange>
          </w:rPr>
          <w:delText>°…. </w:delText>
        </w:r>
      </w:del>
      <w:del w:id="772" w:author="Dr Mamadou SANOGO" w:date="2023-10-27T22:52:00Z">
        <w:r w:rsidR="001657BA" w:rsidRPr="007A4AFC" w:rsidDel="00803A8B">
          <w:rPr>
            <w:rPrChange w:id="773" w:author="Dr Mamadou SANOGO" w:date="2023-10-25T18:15:00Z">
              <w:rPr>
                <w:szCs w:val="24"/>
                <w:highlight w:val="yellow"/>
              </w:rPr>
            </w:rPrChange>
          </w:rPr>
          <w:delText xml:space="preserve">: </w:delText>
        </w:r>
      </w:del>
      <w:del w:id="774" w:author="Dr Mamadou SANOGO" w:date="2023-10-27T09:34:00Z">
        <w:r w:rsidR="001657BA" w:rsidRPr="007A4AFC" w:rsidDel="00D341DD">
          <w:rPr>
            <w:rPrChange w:id="775" w:author="Dr Mamadou SANOGO" w:date="2023-10-25T18:15:00Z">
              <w:rPr>
                <w:szCs w:val="24"/>
                <w:highlight w:val="yellow"/>
              </w:rPr>
            </w:rPrChange>
          </w:rPr>
          <w:delText>liste des i</w:delText>
        </w:r>
      </w:del>
      <w:del w:id="776" w:author="Dr Mamadou SANOGO" w:date="2023-10-27T22:52:00Z">
        <w:r w:rsidR="001657BA" w:rsidRPr="007A4AFC" w:rsidDel="00803A8B">
          <w:rPr>
            <w:rPrChange w:id="777" w:author="Dr Mamadou SANOGO" w:date="2023-10-25T18:15:00Z">
              <w:rPr>
                <w:szCs w:val="24"/>
                <w:highlight w:val="yellow"/>
              </w:rPr>
            </w:rPrChange>
          </w:rPr>
          <w:delText>nfrastr</w:delText>
        </w:r>
      </w:del>
      <w:del w:id="778" w:author="Dr Mamadou SANOGO" w:date="2023-10-27T09:34:00Z">
        <w:r w:rsidR="001657BA" w:rsidRPr="007A4AFC" w:rsidDel="00D341DD">
          <w:rPr>
            <w:rPrChange w:id="779" w:author="Dr Mamadou SANOGO" w:date="2023-10-25T18:15:00Z">
              <w:rPr>
                <w:szCs w:val="24"/>
                <w:highlight w:val="yellow"/>
              </w:rPr>
            </w:rPrChange>
          </w:rPr>
          <w:delText>uctures et équipement</w:delText>
        </w:r>
      </w:del>
      <w:del w:id="780" w:author="Dr Mamadou SANOGO" w:date="2023-10-27T22:52:00Z">
        <w:r w:rsidR="001657BA" w:rsidRPr="007A4AFC" w:rsidDel="00803A8B">
          <w:rPr>
            <w:rPrChange w:id="781" w:author="Dr Mamadou SANOGO" w:date="2023-10-25T18:15:00Z">
              <w:rPr>
                <w:szCs w:val="24"/>
                <w:highlight w:val="yellow"/>
              </w:rPr>
            </w:rPrChange>
          </w:rPr>
          <w:delText>)</w:delText>
        </w:r>
        <w:r w:rsidRPr="007A4AFC" w:rsidDel="00803A8B">
          <w:rPr>
            <w:rPrChange w:id="782" w:author="Dr Mamadou SANOGO" w:date="2023-10-25T18:15:00Z">
              <w:rPr>
                <w:szCs w:val="24"/>
                <w:highlight w:val="yellow"/>
              </w:rPr>
            </w:rPrChange>
          </w:rPr>
          <w:delText>. Elle forme</w:delText>
        </w:r>
        <w:r w:rsidR="006D00D7" w:rsidRPr="007A4AFC" w:rsidDel="00803A8B">
          <w:rPr>
            <w:rPrChange w:id="783" w:author="Dr Mamadou SANOGO" w:date="2023-10-25T18:15:00Z">
              <w:rPr>
                <w:szCs w:val="24"/>
                <w:highlight w:val="yellow"/>
              </w:rPr>
            </w:rPrChange>
          </w:rPr>
          <w:delText xml:space="preserve"> exclusivement</w:delText>
        </w:r>
        <w:r w:rsidRPr="007A4AFC" w:rsidDel="00803A8B">
          <w:rPr>
            <w:rPrChange w:id="784" w:author="Dr Mamadou SANOGO" w:date="2023-10-25T18:15:00Z">
              <w:rPr>
                <w:szCs w:val="24"/>
                <w:highlight w:val="yellow"/>
              </w:rPr>
            </w:rPrChange>
          </w:rPr>
          <w:delText xml:space="preserve"> dans le domaine des sciences de la santé</w:delText>
        </w:r>
        <w:r w:rsidR="006D00D7" w:rsidRPr="007A4AFC" w:rsidDel="00803A8B">
          <w:rPr>
            <w:rPrChange w:id="785" w:author="Dr Mamadou SANOGO" w:date="2023-10-25T18:15:00Z">
              <w:rPr>
                <w:szCs w:val="24"/>
                <w:highlight w:val="yellow"/>
              </w:rPr>
            </w:rPrChange>
          </w:rPr>
          <w:delText>. Elle compte aujourd’hui</w:delText>
        </w:r>
      </w:del>
      <w:del w:id="786" w:author="Dr Mamadou SANOGO" w:date="2023-10-25T12:28:00Z">
        <w:r w:rsidR="006D00D7" w:rsidRPr="00614D94" w:rsidDel="00C77069">
          <w:rPr>
            <w:rPrChange w:id="787" w:author="Dr Mamadou SANOGO" w:date="2023-10-27T13:08:00Z">
              <w:rPr>
                <w:szCs w:val="24"/>
                <w:highlight w:val="yellow"/>
              </w:rPr>
            </w:rPrChange>
          </w:rPr>
          <w:delText xml:space="preserve"> </w:delText>
        </w:r>
        <w:r w:rsidR="006D00D7" w:rsidRPr="00614D94" w:rsidDel="00C77069">
          <w:rPr>
            <w:rPrChange w:id="788" w:author="Dr Mamadou SANOGO" w:date="2023-10-27T13:08:00Z">
              <w:rPr>
                <w:szCs w:val="24"/>
                <w:highlight w:val="red"/>
              </w:rPr>
            </w:rPrChange>
          </w:rPr>
          <w:delText>………</w:delText>
        </w:r>
      </w:del>
      <w:del w:id="789" w:author="Dr Mamadou SANOGO" w:date="2023-10-27T22:52:00Z">
        <w:r w:rsidR="006D00D7" w:rsidRPr="00614D94" w:rsidDel="00803A8B">
          <w:rPr>
            <w:rPrChange w:id="790" w:author="Dr Mamadou SANOGO" w:date="2023-10-27T13:08:00Z">
              <w:rPr>
                <w:szCs w:val="24"/>
                <w:highlight w:val="red"/>
              </w:rPr>
            </w:rPrChange>
          </w:rPr>
          <w:delText>étudiants</w:delText>
        </w:r>
        <w:r w:rsidR="006D00D7" w:rsidRPr="00614D94" w:rsidDel="00803A8B">
          <w:delText xml:space="preserve"> </w:delText>
        </w:r>
        <w:r w:rsidR="006D00D7" w:rsidRPr="007A4AFC" w:rsidDel="00803A8B">
          <w:rPr>
            <w:rPrChange w:id="791" w:author="Dr Mamadou SANOGO" w:date="2023-10-25T18:15:00Z">
              <w:rPr>
                <w:szCs w:val="24"/>
                <w:highlight w:val="yellow"/>
              </w:rPr>
            </w:rPrChange>
          </w:rPr>
          <w:delText>toutes filières confondues. Les programmes de formation sont les</w:delText>
        </w:r>
        <w:r w:rsidR="006D00D7" w:rsidRPr="00614D94" w:rsidDel="00803A8B">
          <w:delText xml:space="preserve"> </w:delText>
        </w:r>
        <w:r w:rsidR="006D00D7" w:rsidRPr="007A4AFC" w:rsidDel="00803A8B">
          <w:rPr>
            <w:rPrChange w:id="792" w:author="Dr Mamadou SANOGO" w:date="2023-10-25T18:15:00Z">
              <w:rPr>
                <w:szCs w:val="24"/>
                <w:highlight w:val="red"/>
              </w:rPr>
            </w:rPrChange>
          </w:rPr>
          <w:delText>suivants :</w:delText>
        </w:r>
      </w:del>
      <w:del w:id="793" w:author="Dr Mamadou SANOGO" w:date="2023-10-25T12:29:00Z">
        <w:r w:rsidR="006D00D7" w:rsidRPr="007A4AFC" w:rsidDel="00C77069">
          <w:rPr>
            <w:rPrChange w:id="794" w:author="Dr Mamadou SANOGO" w:date="2023-10-25T18:15:00Z">
              <w:rPr>
                <w:szCs w:val="24"/>
                <w:highlight w:val="red"/>
              </w:rPr>
            </w:rPrChange>
          </w:rPr>
          <w:delText>……….</w:delText>
        </w:r>
      </w:del>
    </w:p>
    <w:p w14:paraId="17E8EFFD" w14:textId="030A0892" w:rsidR="00282300" w:rsidRPr="00ED5FF5" w:rsidDel="009B242A" w:rsidRDefault="006D00D7">
      <w:pPr>
        <w:pStyle w:val="Titre2"/>
        <w:spacing w:line="240" w:lineRule="auto"/>
        <w:ind w:left="567"/>
        <w:rPr>
          <w:del w:id="795" w:author="Dr Mamadou SANOGO" w:date="2023-10-25T12:33:00Z"/>
          <w:b w:val="0"/>
          <w:bCs/>
          <w:szCs w:val="24"/>
          <w:rPrChange w:id="796" w:author="Dr Mamadou SANOGO" w:date="2023-10-27T17:11:00Z">
            <w:rPr>
              <w:del w:id="797" w:author="Dr Mamadou SANOGO" w:date="2023-10-25T12:33:00Z"/>
              <w:b/>
              <w:bCs/>
              <w:szCs w:val="24"/>
              <w:highlight w:val="yellow"/>
            </w:rPr>
          </w:rPrChange>
        </w:rPr>
        <w:pPrChange w:id="798" w:author="Dr Mamadou SANOGO" w:date="2023-10-27T20:09:00Z">
          <w:pPr>
            <w:pStyle w:val="Paragraphedeliste"/>
            <w:numPr>
              <w:ilvl w:val="2"/>
              <w:numId w:val="29"/>
            </w:numPr>
            <w:ind w:right="136" w:hanging="720"/>
          </w:pPr>
        </w:pPrChange>
      </w:pPr>
      <w:del w:id="799" w:author="Dr Mamadou SANOGO" w:date="2023-10-27T22:52:00Z">
        <w:r w:rsidRPr="00ED5FF5" w:rsidDel="00803A8B">
          <w:rPr>
            <w:b w:val="0"/>
            <w:bCs/>
            <w:szCs w:val="24"/>
            <w:rPrChange w:id="800" w:author="Dr Mamadou SANOGO" w:date="2023-10-27T17:11:00Z">
              <w:rPr>
                <w:b/>
                <w:bCs/>
                <w:szCs w:val="24"/>
                <w:highlight w:val="yellow"/>
              </w:rPr>
            </w:rPrChange>
          </w:rPr>
          <w:delText>Localisation de l’établissement</w:delText>
        </w:r>
      </w:del>
    </w:p>
    <w:p w14:paraId="7203AEF3" w14:textId="32F7697C" w:rsidR="00863E8A" w:rsidRPr="00614D94" w:rsidDel="00803A8B" w:rsidRDefault="00863E8A">
      <w:pPr>
        <w:pStyle w:val="Titre3"/>
        <w:spacing w:line="240" w:lineRule="auto"/>
        <w:rPr>
          <w:del w:id="801" w:author="Dr Mamadou SANOGO" w:date="2023-10-27T22:52:00Z"/>
          <w:highlight w:val="yellow"/>
          <w:lang w:val="fr-ML"/>
        </w:rPr>
        <w:pPrChange w:id="802" w:author="Dr Mamadou SANOGO" w:date="2023-10-27T20:09:00Z">
          <w:pPr>
            <w:ind w:right="136"/>
          </w:pPr>
        </w:pPrChange>
      </w:pPr>
    </w:p>
    <w:p w14:paraId="58D8B75B" w14:textId="3CD0AEF9" w:rsidR="006D00D7" w:rsidRPr="00614D94" w:rsidDel="009B242A" w:rsidRDefault="00863E8A">
      <w:pPr>
        <w:spacing w:line="240" w:lineRule="auto"/>
        <w:rPr>
          <w:del w:id="803" w:author="Dr Mamadou SANOGO" w:date="2023-10-25T11:55:00Z"/>
        </w:rPr>
        <w:pPrChange w:id="804" w:author="Dr Mamadou SANOGO" w:date="2023-10-27T20:09:00Z">
          <w:pPr>
            <w:spacing w:line="360" w:lineRule="auto"/>
          </w:pPr>
        </w:pPrChange>
      </w:pPr>
      <w:del w:id="805" w:author="Dr Mamadou SANOGO" w:date="2023-10-25T11:55:00Z">
        <w:r w:rsidRPr="00614D94" w:rsidDel="009642EC">
          <w:rPr>
            <w:highlight w:val="yellow"/>
          </w:rPr>
          <w:delText>Ecole Privée de santé Félix Houphouët Boigny- EPSFé</w:delText>
        </w:r>
        <w:r w:rsidR="006D00D7" w:rsidRPr="00614D94" w:rsidDel="009642EC">
          <w:rPr>
            <w:highlight w:val="yellow"/>
          </w:rPr>
          <w:delText xml:space="preserve"> dans le quartier Djelibougou, commune I, du district de Bamako.</w:delText>
        </w:r>
      </w:del>
    </w:p>
    <w:p w14:paraId="786F2D54" w14:textId="2CD55F2C" w:rsidR="006D00D7" w:rsidRPr="00614D94" w:rsidDel="00803A8B" w:rsidRDefault="006D00D7">
      <w:pPr>
        <w:spacing w:line="240" w:lineRule="auto"/>
        <w:rPr>
          <w:del w:id="806" w:author="Dr Mamadou SANOGO" w:date="2023-10-27T22:52:00Z"/>
        </w:rPr>
        <w:pPrChange w:id="807" w:author="Dr Mamadou SANOGO" w:date="2023-10-27T20:09:00Z">
          <w:pPr>
            <w:spacing w:line="360" w:lineRule="auto"/>
          </w:pPr>
        </w:pPrChange>
      </w:pPr>
    </w:p>
    <w:p w14:paraId="73279B06" w14:textId="53834A10" w:rsidR="006D00D7" w:rsidRPr="007A4AFC" w:rsidDel="00803A8B" w:rsidRDefault="006D00D7">
      <w:pPr>
        <w:pStyle w:val="Titre2"/>
        <w:spacing w:line="240" w:lineRule="auto"/>
        <w:ind w:left="567"/>
        <w:rPr>
          <w:del w:id="808" w:author="Dr Mamadou SANOGO" w:date="2023-10-27T22:52:00Z"/>
          <w:b w:val="0"/>
          <w:rPrChange w:id="809" w:author="Dr Mamadou SANOGO" w:date="2023-10-25T18:15:00Z">
            <w:rPr>
              <w:del w:id="810" w:author="Dr Mamadou SANOGO" w:date="2023-10-27T22:52:00Z"/>
              <w:b/>
              <w:bCs/>
              <w:szCs w:val="24"/>
              <w:highlight w:val="yellow"/>
            </w:rPr>
          </w:rPrChange>
        </w:rPr>
        <w:pPrChange w:id="811" w:author="Dr Mamadou SANOGO" w:date="2023-10-27T20:09:00Z">
          <w:pPr>
            <w:pStyle w:val="Paragraphedeliste"/>
            <w:numPr>
              <w:ilvl w:val="1"/>
              <w:numId w:val="29"/>
            </w:numPr>
            <w:spacing w:line="360" w:lineRule="auto"/>
            <w:ind w:left="360" w:hanging="360"/>
          </w:pPr>
        </w:pPrChange>
      </w:pPr>
      <w:del w:id="812" w:author="Dr Mamadou SANOGO" w:date="2023-10-27T22:52:00Z">
        <w:r w:rsidRPr="007A4AFC" w:rsidDel="00803A8B">
          <w:rPr>
            <w:rPrChange w:id="813" w:author="Dr Mamadou SANOGO" w:date="2023-10-25T18:15:00Z">
              <w:rPr>
                <w:bCs/>
                <w:szCs w:val="24"/>
                <w:highlight w:val="yellow"/>
              </w:rPr>
            </w:rPrChange>
          </w:rPr>
          <w:delText xml:space="preserve">Présentation de la formation </w:delText>
        </w:r>
      </w:del>
      <w:del w:id="814" w:author="Dr Mamadou SANOGO" w:date="2023-10-27T19:58:00Z">
        <w:r w:rsidRPr="007A4AFC" w:rsidDel="007F2931">
          <w:rPr>
            <w:rPrChange w:id="815" w:author="Dr Mamadou SANOGO" w:date="2023-10-25T18:15:00Z">
              <w:rPr>
                <w:bCs/>
                <w:szCs w:val="24"/>
                <w:highlight w:val="yellow"/>
              </w:rPr>
            </w:rPrChange>
          </w:rPr>
          <w:delText>du</w:delText>
        </w:r>
      </w:del>
      <w:del w:id="816" w:author="Dr Mamadou SANOGO" w:date="2023-10-27T22:52:00Z">
        <w:r w:rsidRPr="007A4AFC" w:rsidDel="00803A8B">
          <w:rPr>
            <w:rPrChange w:id="817" w:author="Dr Mamadou SANOGO" w:date="2023-10-25T18:15:00Z">
              <w:rPr>
                <w:bCs/>
                <w:szCs w:val="24"/>
                <w:highlight w:val="yellow"/>
              </w:rPr>
            </w:rPrChange>
          </w:rPr>
          <w:delText xml:space="preserve"> </w:delText>
        </w:r>
      </w:del>
      <w:del w:id="818" w:author="Dr Mamadou SANOGO" w:date="2023-10-27T19:57:00Z">
        <w:r w:rsidRPr="007A4AFC" w:rsidDel="00B72460">
          <w:rPr>
            <w:rPrChange w:id="819" w:author="Dr Mamadou SANOGO" w:date="2023-10-25T18:15:00Z">
              <w:rPr>
                <w:bCs/>
                <w:szCs w:val="24"/>
                <w:highlight w:val="yellow"/>
              </w:rPr>
            </w:rPrChange>
          </w:rPr>
          <w:delText>Master</w:delText>
        </w:r>
      </w:del>
      <w:del w:id="820" w:author="Dr Mamadou SANOGO" w:date="2023-10-27T22:52:00Z">
        <w:r w:rsidRPr="007A4AFC" w:rsidDel="00803A8B">
          <w:rPr>
            <w:rPrChange w:id="821" w:author="Dr Mamadou SANOGO" w:date="2023-10-25T18:15:00Z">
              <w:rPr>
                <w:bCs/>
                <w:szCs w:val="24"/>
                <w:highlight w:val="yellow"/>
              </w:rPr>
            </w:rPrChange>
          </w:rPr>
          <w:delText xml:space="preserve"> en </w:delText>
        </w:r>
      </w:del>
      <w:del w:id="822" w:author="Dr Mamadou SANOGO" w:date="2023-10-26T11:28:00Z">
        <w:r w:rsidRPr="004D19FB" w:rsidDel="00B50346">
          <w:rPr>
            <w:rPrChange w:id="823" w:author="Dr Mamadou SANOGO" w:date="2023-10-27T09:37:00Z">
              <w:rPr>
                <w:bCs/>
                <w:szCs w:val="24"/>
                <w:highlight w:val="yellow"/>
              </w:rPr>
            </w:rPrChange>
          </w:rPr>
          <w:delText>épidémiologie</w:delText>
        </w:r>
      </w:del>
      <w:del w:id="824" w:author="Dr Mamadou SANOGO" w:date="2023-10-27T14:21:00Z">
        <w:r w:rsidRPr="004D19FB" w:rsidDel="005A69DD">
          <w:rPr>
            <w:rPrChange w:id="825" w:author="Dr Mamadou SANOGO" w:date="2023-10-27T09:37:00Z">
              <w:rPr>
                <w:bCs/>
                <w:szCs w:val="24"/>
                <w:highlight w:val="yellow"/>
              </w:rPr>
            </w:rPrChange>
          </w:rPr>
          <w:delText xml:space="preserve"> </w:delText>
        </w:r>
      </w:del>
    </w:p>
    <w:p w14:paraId="410D7C4D" w14:textId="692E106C" w:rsidR="007A78D6" w:rsidRPr="007A4AFC" w:rsidDel="00803A8B" w:rsidRDefault="007A78D6">
      <w:pPr>
        <w:pStyle w:val="Titre3"/>
        <w:spacing w:line="240" w:lineRule="auto"/>
        <w:rPr>
          <w:del w:id="826" w:author="Dr Mamadou SANOGO" w:date="2023-10-27T22:52:00Z"/>
          <w:b w:val="0"/>
          <w:rPrChange w:id="827" w:author="Dr Mamadou SANOGO" w:date="2023-10-25T18:15:00Z">
            <w:rPr>
              <w:del w:id="828" w:author="Dr Mamadou SANOGO" w:date="2023-10-27T22:52:00Z"/>
              <w:b/>
              <w:bCs/>
              <w:szCs w:val="24"/>
              <w:highlight w:val="yellow"/>
            </w:rPr>
          </w:rPrChange>
        </w:rPr>
        <w:pPrChange w:id="829" w:author="Dr Mamadou SANOGO" w:date="2023-10-27T20:09:00Z">
          <w:pPr>
            <w:pStyle w:val="Paragraphedeliste"/>
            <w:numPr>
              <w:ilvl w:val="2"/>
              <w:numId w:val="29"/>
            </w:numPr>
            <w:spacing w:line="360" w:lineRule="auto"/>
            <w:ind w:hanging="720"/>
          </w:pPr>
        </w:pPrChange>
      </w:pPr>
      <w:del w:id="830" w:author="Dr Mamadou SANOGO" w:date="2023-10-27T22:52:00Z">
        <w:r w:rsidRPr="007A4AFC" w:rsidDel="00803A8B">
          <w:rPr>
            <w:rPrChange w:id="831" w:author="Dr Mamadou SANOGO" w:date="2023-10-25T18:15:00Z">
              <w:rPr>
                <w:bCs/>
                <w:highlight w:val="yellow"/>
              </w:rPr>
            </w:rPrChange>
          </w:rPr>
          <w:delText>Objectifs de la formation</w:delText>
        </w:r>
      </w:del>
    </w:p>
    <w:p w14:paraId="05404E92" w14:textId="4D86F10F" w:rsidR="007A78D6" w:rsidRPr="00B50346" w:rsidDel="009B242A" w:rsidRDefault="007A78D6">
      <w:pPr>
        <w:spacing w:line="240" w:lineRule="auto"/>
        <w:rPr>
          <w:del w:id="832" w:author="Dr Mamadou SANOGO" w:date="2023-10-25T12:34:00Z"/>
          <w:lang w:val="fr-ML"/>
          <w:rPrChange w:id="833" w:author="Dr Mamadou SANOGO" w:date="2023-10-26T11:29:00Z">
            <w:rPr>
              <w:del w:id="834" w:author="Dr Mamadou SANOGO" w:date="2023-10-25T12:34:00Z"/>
              <w:b/>
              <w:bCs/>
              <w:szCs w:val="24"/>
              <w:highlight w:val="yellow"/>
            </w:rPr>
          </w:rPrChange>
        </w:rPr>
        <w:pPrChange w:id="835" w:author="Dr Mamadou SANOGO" w:date="2023-10-27T20:09:00Z">
          <w:pPr>
            <w:spacing w:line="360" w:lineRule="auto"/>
          </w:pPr>
        </w:pPrChange>
      </w:pPr>
    </w:p>
    <w:p w14:paraId="47D24E40" w14:textId="55566E48" w:rsidR="001657BA" w:rsidRPr="00614D94" w:rsidDel="009B242A" w:rsidRDefault="001657BA">
      <w:pPr>
        <w:spacing w:line="240" w:lineRule="auto"/>
        <w:rPr>
          <w:del w:id="836" w:author="Dr Mamadou SANOGO" w:date="2023-10-25T12:34:00Z"/>
          <w:b/>
          <w:bCs/>
        </w:rPr>
        <w:pPrChange w:id="837" w:author="Dr Mamadou SANOGO" w:date="2023-10-27T20:09:00Z">
          <w:pPr>
            <w:spacing w:line="360" w:lineRule="auto"/>
          </w:pPr>
        </w:pPrChange>
      </w:pPr>
      <w:del w:id="838" w:author="Dr Mamadou SANOGO" w:date="2023-10-25T12:34:00Z">
        <w:r w:rsidRPr="00614D94" w:rsidDel="009B242A">
          <w:rPr>
            <w:b/>
            <w:bCs/>
            <w:highlight w:val="red"/>
          </w:rPr>
          <w:delText xml:space="preserve">Décrire </w:delText>
        </w:r>
        <w:r w:rsidR="007A78D6" w:rsidRPr="00614D94" w:rsidDel="009B242A">
          <w:rPr>
            <w:b/>
            <w:bCs/>
            <w:highlight w:val="red"/>
          </w:rPr>
          <w:delText>ici l’</w:delText>
        </w:r>
        <w:r w:rsidRPr="00614D94" w:rsidDel="009B242A">
          <w:rPr>
            <w:b/>
            <w:bCs/>
            <w:highlight w:val="red"/>
          </w:rPr>
          <w:delText xml:space="preserve">objectif global et </w:delText>
        </w:r>
        <w:r w:rsidR="007A78D6" w:rsidRPr="00614D94" w:rsidDel="009B242A">
          <w:rPr>
            <w:b/>
            <w:bCs/>
            <w:highlight w:val="red"/>
          </w:rPr>
          <w:delText xml:space="preserve">les </w:delText>
        </w:r>
        <w:r w:rsidRPr="00614D94" w:rsidDel="009B242A">
          <w:rPr>
            <w:b/>
            <w:bCs/>
            <w:highlight w:val="red"/>
          </w:rPr>
          <w:delText>objectifs spécifiques du Master en épidémiologie.</w:delText>
        </w:r>
      </w:del>
    </w:p>
    <w:p w14:paraId="2A790A94" w14:textId="4CDAAF0E" w:rsidR="001657BA" w:rsidRPr="00614D94" w:rsidDel="00803A8B" w:rsidRDefault="001657BA">
      <w:pPr>
        <w:spacing w:line="240" w:lineRule="auto"/>
        <w:rPr>
          <w:del w:id="839" w:author="Dr Mamadou SANOGO" w:date="2023-10-27T22:52:00Z"/>
          <w:b/>
          <w:bCs/>
        </w:rPr>
        <w:pPrChange w:id="840" w:author="Dr Mamadou SANOGO" w:date="2023-10-27T20:09:00Z">
          <w:pPr>
            <w:spacing w:line="360" w:lineRule="auto"/>
            <w:ind w:left="360"/>
          </w:pPr>
        </w:pPrChange>
      </w:pPr>
    </w:p>
    <w:p w14:paraId="4C9496D3" w14:textId="0C80108D" w:rsidR="007A78D6" w:rsidRPr="007A4AFC" w:rsidDel="00803A8B" w:rsidRDefault="007A78D6">
      <w:pPr>
        <w:pStyle w:val="Titre3"/>
        <w:spacing w:line="240" w:lineRule="auto"/>
        <w:rPr>
          <w:del w:id="841" w:author="Dr Mamadou SANOGO" w:date="2023-10-27T22:52:00Z"/>
          <w:b w:val="0"/>
          <w:rPrChange w:id="842" w:author="Dr Mamadou SANOGO" w:date="2023-10-25T18:15:00Z">
            <w:rPr>
              <w:del w:id="843" w:author="Dr Mamadou SANOGO" w:date="2023-10-27T22:52:00Z"/>
              <w:b/>
              <w:bCs/>
              <w:szCs w:val="24"/>
              <w:highlight w:val="yellow"/>
            </w:rPr>
          </w:rPrChange>
        </w:rPr>
        <w:pPrChange w:id="844" w:author="Dr Mamadou SANOGO" w:date="2023-10-27T20:09:00Z">
          <w:pPr>
            <w:pStyle w:val="Paragraphedeliste"/>
            <w:numPr>
              <w:ilvl w:val="2"/>
              <w:numId w:val="29"/>
            </w:numPr>
            <w:spacing w:line="360" w:lineRule="auto"/>
            <w:ind w:hanging="720"/>
          </w:pPr>
        </w:pPrChange>
      </w:pPr>
      <w:del w:id="845" w:author="Dr Mamadou SANOGO" w:date="2023-10-27T22:52:00Z">
        <w:r w:rsidRPr="007A4AFC" w:rsidDel="00803A8B">
          <w:rPr>
            <w:rPrChange w:id="846" w:author="Dr Mamadou SANOGO" w:date="2023-10-25T18:15:00Z">
              <w:rPr>
                <w:bCs/>
                <w:highlight w:val="yellow"/>
              </w:rPr>
            </w:rPrChange>
          </w:rPr>
          <w:delText xml:space="preserve">Les conditions d’accès </w:delText>
        </w:r>
      </w:del>
      <w:del w:id="847" w:author="Dr Mamadou SANOGO" w:date="2023-10-27T19:58:00Z">
        <w:r w:rsidRPr="007A4AFC" w:rsidDel="007F2931">
          <w:rPr>
            <w:rPrChange w:id="848" w:author="Dr Mamadou SANOGO" w:date="2023-10-25T18:15:00Z">
              <w:rPr>
                <w:bCs/>
                <w:highlight w:val="yellow"/>
              </w:rPr>
            </w:rPrChange>
          </w:rPr>
          <w:delText>au</w:delText>
        </w:r>
      </w:del>
      <w:del w:id="849" w:author="Dr Mamadou SANOGO" w:date="2023-10-27T22:52:00Z">
        <w:r w:rsidRPr="007A4AFC" w:rsidDel="00803A8B">
          <w:rPr>
            <w:rPrChange w:id="850" w:author="Dr Mamadou SANOGO" w:date="2023-10-25T18:15:00Z">
              <w:rPr>
                <w:bCs/>
                <w:highlight w:val="yellow"/>
              </w:rPr>
            </w:rPrChange>
          </w:rPr>
          <w:delText xml:space="preserve"> </w:delText>
        </w:r>
      </w:del>
      <w:del w:id="851" w:author="Dr Mamadou SANOGO" w:date="2023-10-27T19:57:00Z">
        <w:r w:rsidRPr="007A4AFC" w:rsidDel="003C1DD7">
          <w:rPr>
            <w:rPrChange w:id="852" w:author="Dr Mamadou SANOGO" w:date="2023-10-25T18:15:00Z">
              <w:rPr>
                <w:bCs/>
                <w:highlight w:val="yellow"/>
              </w:rPr>
            </w:rPrChange>
          </w:rPr>
          <w:delText>Master</w:delText>
        </w:r>
      </w:del>
      <w:del w:id="853" w:author="Dr Mamadou SANOGO" w:date="2023-10-27T22:52:00Z">
        <w:r w:rsidRPr="007A4AFC" w:rsidDel="00803A8B">
          <w:rPr>
            <w:rPrChange w:id="854" w:author="Dr Mamadou SANOGO" w:date="2023-10-25T18:15:00Z">
              <w:rPr>
                <w:bCs/>
                <w:highlight w:val="yellow"/>
              </w:rPr>
            </w:rPrChange>
          </w:rPr>
          <w:delText xml:space="preserve"> </w:delText>
        </w:r>
      </w:del>
      <w:del w:id="855" w:author="Dr Mamadou SANOGO" w:date="2023-10-26T20:03:00Z">
        <w:r w:rsidRPr="007A4AFC" w:rsidDel="00085DEF">
          <w:rPr>
            <w:rPrChange w:id="856" w:author="Dr Mamadou SANOGO" w:date="2023-10-25T18:15:00Z">
              <w:rPr>
                <w:bCs/>
                <w:highlight w:val="yellow"/>
              </w:rPr>
            </w:rPrChange>
          </w:rPr>
          <w:delText xml:space="preserve">en </w:delText>
        </w:r>
      </w:del>
      <w:del w:id="857" w:author="Dr Mamadou SANOGO" w:date="2023-10-26T11:32:00Z">
        <w:r w:rsidRPr="004D19FB" w:rsidDel="00F311A0">
          <w:rPr>
            <w:rPrChange w:id="858" w:author="Dr Mamadou SANOGO" w:date="2023-10-27T09:38:00Z">
              <w:rPr>
                <w:bCs/>
                <w:highlight w:val="yellow"/>
              </w:rPr>
            </w:rPrChange>
          </w:rPr>
          <w:delText>Epidémiologie</w:delText>
        </w:r>
      </w:del>
      <w:del w:id="859" w:author="Dr Mamadou SANOGO" w:date="2023-10-27T22:52:00Z">
        <w:r w:rsidRPr="004D19FB" w:rsidDel="00803A8B">
          <w:rPr>
            <w:rPrChange w:id="860" w:author="Dr Mamadou SANOGO" w:date="2023-10-27T09:38:00Z">
              <w:rPr>
                <w:bCs/>
                <w:highlight w:val="yellow"/>
              </w:rPr>
            </w:rPrChange>
          </w:rPr>
          <w:delText xml:space="preserve"> </w:delText>
        </w:r>
      </w:del>
    </w:p>
    <w:p w14:paraId="33B30B34" w14:textId="30DD788B" w:rsidR="007C5D17" w:rsidRPr="007A4AFC" w:rsidDel="0051561A" w:rsidRDefault="007C5D17">
      <w:pPr>
        <w:spacing w:line="240" w:lineRule="auto"/>
        <w:rPr>
          <w:del w:id="861" w:author="Dr Mamadou SANOGO" w:date="2023-10-27T12:02:00Z"/>
          <w:color w:val="000000" w:themeColor="text1"/>
          <w:spacing w:val="1"/>
          <w:position w:val="1"/>
          <w:rPrChange w:id="862" w:author="Dr Mamadou SANOGO" w:date="2023-10-25T18:15:00Z">
            <w:rPr>
              <w:del w:id="863" w:author="Dr Mamadou SANOGO" w:date="2023-10-27T12:02:00Z"/>
              <w:spacing w:val="1"/>
              <w:position w:val="1"/>
              <w:highlight w:val="yellow"/>
            </w:rPr>
          </w:rPrChange>
        </w:rPr>
        <w:pPrChange w:id="864" w:author="Dr Mamadou SANOGO" w:date="2023-10-27T20:09:00Z">
          <w:pPr>
            <w:spacing w:line="360" w:lineRule="auto"/>
          </w:pPr>
        </w:pPrChange>
      </w:pPr>
      <w:del w:id="865" w:author="Dr Mamadou SANOGO" w:date="2023-10-27T22:52:00Z">
        <w:r w:rsidRPr="007A4AFC" w:rsidDel="00803A8B">
          <w:rPr>
            <w:color w:val="000000" w:themeColor="text1"/>
            <w:spacing w:val="1"/>
            <w:position w:val="1"/>
            <w:rPrChange w:id="866" w:author="Dr Mamadou SANOGO" w:date="2023-10-25T18:15:00Z">
              <w:rPr>
                <w:spacing w:val="1"/>
                <w:position w:val="1"/>
                <w:highlight w:val="yellow"/>
              </w:rPr>
            </w:rPrChange>
          </w:rPr>
          <w:delText>L</w:delText>
        </w:r>
      </w:del>
      <w:del w:id="867" w:author="Dr Mamadou SANOGO" w:date="2023-10-27T19:59:00Z">
        <w:r w:rsidRPr="007A4AFC" w:rsidDel="00FE3051">
          <w:rPr>
            <w:color w:val="000000" w:themeColor="text1"/>
            <w:spacing w:val="1"/>
            <w:position w:val="1"/>
            <w:rPrChange w:id="868" w:author="Dr Mamadou SANOGO" w:date="2023-10-25T18:15:00Z">
              <w:rPr>
                <w:spacing w:val="1"/>
                <w:position w:val="1"/>
                <w:highlight w:val="yellow"/>
              </w:rPr>
            </w:rPrChange>
          </w:rPr>
          <w:delText>e</w:delText>
        </w:r>
      </w:del>
      <w:del w:id="869" w:author="Dr Mamadou SANOGO" w:date="2023-10-27T22:52:00Z">
        <w:r w:rsidRPr="007A4AFC" w:rsidDel="00803A8B">
          <w:rPr>
            <w:color w:val="000000" w:themeColor="text1"/>
            <w:spacing w:val="1"/>
            <w:position w:val="1"/>
            <w:rPrChange w:id="870" w:author="Dr Mamadou SANOGO" w:date="2023-10-25T18:15:00Z">
              <w:rPr>
                <w:spacing w:val="1"/>
                <w:position w:val="1"/>
                <w:highlight w:val="yellow"/>
              </w:rPr>
            </w:rPrChange>
          </w:rPr>
          <w:delText xml:space="preserve"> </w:delText>
        </w:r>
      </w:del>
      <w:del w:id="871" w:author="Dr Mamadou SANOGO" w:date="2023-10-27T19:59:00Z">
        <w:r w:rsidRPr="007A4AFC" w:rsidDel="00FE3051">
          <w:rPr>
            <w:color w:val="000000" w:themeColor="text1"/>
            <w:spacing w:val="1"/>
            <w:position w:val="1"/>
            <w:rPrChange w:id="872" w:author="Dr Mamadou SANOGO" w:date="2023-10-25T18:15:00Z">
              <w:rPr>
                <w:spacing w:val="1"/>
                <w:position w:val="1"/>
                <w:highlight w:val="yellow"/>
              </w:rPr>
            </w:rPrChange>
          </w:rPr>
          <w:delText>master</w:delText>
        </w:r>
      </w:del>
      <w:del w:id="873" w:author="Dr Mamadou SANOGO" w:date="2023-10-27T22:52:00Z">
        <w:r w:rsidRPr="007A4AFC" w:rsidDel="00803A8B">
          <w:rPr>
            <w:color w:val="000000" w:themeColor="text1"/>
            <w:spacing w:val="1"/>
            <w:position w:val="1"/>
            <w:rPrChange w:id="874" w:author="Dr Mamadou SANOGO" w:date="2023-10-25T18:15:00Z">
              <w:rPr>
                <w:spacing w:val="1"/>
                <w:position w:val="1"/>
                <w:highlight w:val="yellow"/>
              </w:rPr>
            </w:rPrChange>
          </w:rPr>
          <w:delText xml:space="preserve"> en </w:delText>
        </w:r>
      </w:del>
      <w:del w:id="875" w:author="Dr Mamadou SANOGO" w:date="2023-10-26T20:05:00Z">
        <w:r w:rsidRPr="004D19FB" w:rsidDel="00085DEF">
          <w:rPr>
            <w:color w:val="000000" w:themeColor="text1"/>
            <w:spacing w:val="1"/>
            <w:position w:val="1"/>
            <w:rPrChange w:id="876" w:author="Dr Mamadou SANOGO" w:date="2023-10-27T09:39:00Z">
              <w:rPr>
                <w:spacing w:val="1"/>
                <w:position w:val="1"/>
                <w:highlight w:val="yellow"/>
              </w:rPr>
            </w:rPrChange>
          </w:rPr>
          <w:delText>épidémiologie</w:delText>
        </w:r>
      </w:del>
      <w:del w:id="877" w:author="Dr Mamadou SANOGO" w:date="2023-10-27T22:52:00Z">
        <w:r w:rsidRPr="004D19FB" w:rsidDel="00803A8B">
          <w:rPr>
            <w:color w:val="000000" w:themeColor="text1"/>
            <w:spacing w:val="1"/>
            <w:position w:val="1"/>
            <w:rPrChange w:id="878" w:author="Dr Mamadou SANOGO" w:date="2023-10-27T09:39:00Z">
              <w:rPr>
                <w:spacing w:val="1"/>
                <w:position w:val="1"/>
                <w:highlight w:val="yellow"/>
              </w:rPr>
            </w:rPrChange>
          </w:rPr>
          <w:delText xml:space="preserve"> </w:delText>
        </w:r>
        <w:r w:rsidRPr="007A4AFC" w:rsidDel="00803A8B">
          <w:rPr>
            <w:color w:val="000000" w:themeColor="text1"/>
            <w:spacing w:val="1"/>
            <w:position w:val="1"/>
            <w:rPrChange w:id="879" w:author="Dr Mamadou SANOGO" w:date="2023-10-25T18:15:00Z">
              <w:rPr>
                <w:spacing w:val="1"/>
                <w:position w:val="1"/>
                <w:highlight w:val="yellow"/>
              </w:rPr>
            </w:rPrChange>
          </w:rPr>
          <w:delText>est accessible à tout détenteur d</w:delText>
        </w:r>
      </w:del>
      <w:del w:id="880" w:author="Dr Mamadou SANOGO" w:date="2023-10-27T22:12:00Z">
        <w:r w:rsidRPr="007A4AFC" w:rsidDel="00E06071">
          <w:rPr>
            <w:color w:val="000000" w:themeColor="text1"/>
            <w:spacing w:val="1"/>
            <w:position w:val="1"/>
            <w:rPrChange w:id="881" w:author="Dr Mamadou SANOGO" w:date="2023-10-25T18:15:00Z">
              <w:rPr>
                <w:spacing w:val="1"/>
                <w:position w:val="1"/>
                <w:highlight w:val="yellow"/>
              </w:rPr>
            </w:rPrChange>
          </w:rPr>
          <w:delText>’un</w:delText>
        </w:r>
      </w:del>
      <w:del w:id="882" w:author="Dr Mamadou SANOGO" w:date="2023-10-27T22:00:00Z">
        <w:r w:rsidRPr="007A4AFC" w:rsidDel="001435A4">
          <w:rPr>
            <w:color w:val="000000" w:themeColor="text1"/>
            <w:spacing w:val="1"/>
            <w:position w:val="1"/>
            <w:rPrChange w:id="883" w:author="Dr Mamadou SANOGO" w:date="2023-10-25T18:15:00Z">
              <w:rPr>
                <w:spacing w:val="1"/>
                <w:position w:val="1"/>
                <w:highlight w:val="yellow"/>
              </w:rPr>
            </w:rPrChange>
          </w:rPr>
          <w:delText>e licence</w:delText>
        </w:r>
      </w:del>
      <w:del w:id="884" w:author="Dr Mamadou SANOGO" w:date="2023-10-27T22:03:00Z">
        <w:r w:rsidRPr="007A4AFC" w:rsidDel="00657D0F">
          <w:rPr>
            <w:color w:val="000000" w:themeColor="text1"/>
            <w:spacing w:val="1"/>
            <w:position w:val="1"/>
            <w:rPrChange w:id="885" w:author="Dr Mamadou SANOGO" w:date="2023-10-25T18:15:00Z">
              <w:rPr>
                <w:spacing w:val="1"/>
                <w:position w:val="1"/>
                <w:highlight w:val="yellow"/>
              </w:rPr>
            </w:rPrChange>
          </w:rPr>
          <w:delText xml:space="preserve"> en sciences de la santé ou </w:delText>
        </w:r>
      </w:del>
      <w:del w:id="886" w:author="Dr Mamadou SANOGO" w:date="2023-10-27T22:52:00Z">
        <w:r w:rsidRPr="007A4AFC" w:rsidDel="00803A8B">
          <w:rPr>
            <w:color w:val="000000" w:themeColor="text1"/>
            <w:spacing w:val="1"/>
            <w:position w:val="1"/>
            <w:rPrChange w:id="887" w:author="Dr Mamadou SANOGO" w:date="2023-10-25T18:15:00Z">
              <w:rPr>
                <w:spacing w:val="1"/>
                <w:position w:val="1"/>
                <w:highlight w:val="yellow"/>
              </w:rPr>
            </w:rPrChange>
          </w:rPr>
          <w:delText xml:space="preserve">autre diplôme équivalent. Une fois ce premier critère satisfait, le candidat peut faire le dépôt de ses dossiers pour étude par le comité d’admission. Les inscriptions dans </w:delText>
        </w:r>
      </w:del>
      <w:del w:id="888" w:author="Dr Mamadou SANOGO" w:date="2023-10-27T17:12:00Z">
        <w:r w:rsidRPr="007A4AFC" w:rsidDel="00ED5FF5">
          <w:rPr>
            <w:color w:val="000000" w:themeColor="text1"/>
            <w:spacing w:val="1"/>
            <w:position w:val="1"/>
            <w:rPrChange w:id="889" w:author="Dr Mamadou SANOGO" w:date="2023-10-25T18:15:00Z">
              <w:rPr>
                <w:spacing w:val="1"/>
                <w:position w:val="1"/>
                <w:highlight w:val="yellow"/>
              </w:rPr>
            </w:rPrChange>
          </w:rPr>
          <w:delText xml:space="preserve">le </w:delText>
        </w:r>
      </w:del>
      <w:del w:id="890" w:author="Dr Mamadou SANOGO" w:date="2023-10-27T22:52:00Z">
        <w:r w:rsidRPr="007A4AFC" w:rsidDel="00803A8B">
          <w:rPr>
            <w:color w:val="000000" w:themeColor="text1"/>
            <w:spacing w:val="1"/>
            <w:position w:val="1"/>
            <w:rPrChange w:id="891" w:author="Dr Mamadou SANOGO" w:date="2023-10-25T18:15:00Z">
              <w:rPr>
                <w:spacing w:val="1"/>
                <w:position w:val="1"/>
                <w:highlight w:val="yellow"/>
              </w:rPr>
            </w:rPrChange>
          </w:rPr>
          <w:delText>ce programme se déroule du 1er juillet au 30 septembre de chaque année.</w:delText>
        </w:r>
      </w:del>
    </w:p>
    <w:p w14:paraId="0EB576ED" w14:textId="3B664104" w:rsidR="007C5D17" w:rsidRPr="007A4AFC" w:rsidDel="00803A8B" w:rsidRDefault="007C5D17">
      <w:pPr>
        <w:spacing w:line="240" w:lineRule="auto"/>
        <w:rPr>
          <w:del w:id="892" w:author="Dr Mamadou SANOGO" w:date="2023-10-27T22:52:00Z"/>
          <w:color w:val="000000" w:themeColor="text1"/>
          <w:spacing w:val="3"/>
          <w:rPrChange w:id="893" w:author="Dr Mamadou SANOGO" w:date="2023-10-25T18:15:00Z">
            <w:rPr>
              <w:del w:id="894" w:author="Dr Mamadou SANOGO" w:date="2023-10-27T22:52:00Z"/>
              <w:spacing w:val="3"/>
              <w:highlight w:val="yellow"/>
            </w:rPr>
          </w:rPrChange>
        </w:rPr>
        <w:pPrChange w:id="895" w:author="Dr Mamadou SANOGO" w:date="2023-10-27T20:09:00Z">
          <w:pPr>
            <w:widowControl w:val="0"/>
            <w:autoSpaceDE w:val="0"/>
            <w:autoSpaceDN w:val="0"/>
            <w:adjustRightInd w:val="0"/>
            <w:spacing w:line="240" w:lineRule="auto"/>
            <w:ind w:right="81"/>
          </w:pPr>
        </w:pPrChange>
      </w:pPr>
    </w:p>
    <w:p w14:paraId="3AC9527E" w14:textId="1F1E3EC2" w:rsidR="007C5D17" w:rsidRPr="007A4AFC" w:rsidDel="00803A8B" w:rsidRDefault="007A78D6">
      <w:pPr>
        <w:pStyle w:val="Titre3"/>
        <w:spacing w:line="240" w:lineRule="auto"/>
        <w:rPr>
          <w:del w:id="896" w:author="Dr Mamadou SANOGO" w:date="2023-10-27T22:52:00Z"/>
          <w:b w:val="0"/>
          <w:rPrChange w:id="897" w:author="Dr Mamadou SANOGO" w:date="2023-10-25T18:15:00Z">
            <w:rPr>
              <w:del w:id="898" w:author="Dr Mamadou SANOGO" w:date="2023-10-27T22:52:00Z"/>
              <w:b/>
              <w:bCs/>
              <w:szCs w:val="24"/>
              <w:highlight w:val="yellow"/>
            </w:rPr>
          </w:rPrChange>
        </w:rPr>
        <w:pPrChange w:id="899" w:author="Dr Mamadou SANOGO" w:date="2023-10-27T20:09:00Z">
          <w:pPr>
            <w:pStyle w:val="Paragraphedeliste"/>
            <w:numPr>
              <w:ilvl w:val="2"/>
              <w:numId w:val="29"/>
            </w:numPr>
            <w:spacing w:line="360" w:lineRule="auto"/>
            <w:ind w:hanging="720"/>
          </w:pPr>
        </w:pPrChange>
      </w:pPr>
      <w:del w:id="900" w:author="Dr Mamadou SANOGO" w:date="2023-10-27T22:52:00Z">
        <w:r w:rsidRPr="007A4AFC" w:rsidDel="00803A8B">
          <w:rPr>
            <w:rPrChange w:id="901" w:author="Dr Mamadou SANOGO" w:date="2023-10-25T18:15:00Z">
              <w:rPr>
                <w:bCs/>
                <w:highlight w:val="yellow"/>
              </w:rPr>
            </w:rPrChange>
          </w:rPr>
          <w:delText xml:space="preserve">La durée de la formation </w:delText>
        </w:r>
      </w:del>
      <w:del w:id="902" w:author="Dr Mamadou SANOGO" w:date="2023-10-27T20:29:00Z">
        <w:r w:rsidRPr="007A4AFC" w:rsidDel="00DC5906">
          <w:rPr>
            <w:rPrChange w:id="903" w:author="Dr Mamadou SANOGO" w:date="2023-10-25T18:15:00Z">
              <w:rPr>
                <w:bCs/>
                <w:highlight w:val="yellow"/>
              </w:rPr>
            </w:rPrChange>
          </w:rPr>
          <w:delText xml:space="preserve">du Master </w:delText>
        </w:r>
      </w:del>
      <w:del w:id="904" w:author="Dr Mamadou SANOGO" w:date="2023-10-27T22:52:00Z">
        <w:r w:rsidRPr="007A4AFC" w:rsidDel="00803A8B">
          <w:rPr>
            <w:rPrChange w:id="905" w:author="Dr Mamadou SANOGO" w:date="2023-10-25T18:15:00Z">
              <w:rPr>
                <w:bCs/>
                <w:highlight w:val="yellow"/>
              </w:rPr>
            </w:rPrChange>
          </w:rPr>
          <w:delText xml:space="preserve">en </w:delText>
        </w:r>
      </w:del>
      <w:del w:id="906" w:author="Dr Mamadou SANOGO" w:date="2023-10-26T12:11:00Z">
        <w:r w:rsidRPr="00F311A0" w:rsidDel="00F311A0">
          <w:rPr>
            <w:color w:val="FF0000"/>
            <w:rPrChange w:id="907" w:author="Dr Mamadou SANOGO" w:date="2023-10-26T12:11:00Z">
              <w:rPr>
                <w:bCs/>
                <w:highlight w:val="yellow"/>
              </w:rPr>
            </w:rPrChange>
          </w:rPr>
          <w:delText>épidémiologie</w:delText>
        </w:r>
      </w:del>
    </w:p>
    <w:p w14:paraId="5EAFDF15" w14:textId="3695EA00" w:rsidR="00863E8A" w:rsidRPr="007A4AFC" w:rsidDel="00803A8B" w:rsidRDefault="007A78D6">
      <w:pPr>
        <w:spacing w:line="240" w:lineRule="auto"/>
        <w:rPr>
          <w:del w:id="908" w:author="Dr Mamadou SANOGO" w:date="2023-10-27T22:52:00Z"/>
          <w:color w:val="000000" w:themeColor="text1"/>
          <w:spacing w:val="1"/>
          <w:position w:val="1"/>
          <w:rPrChange w:id="909" w:author="Dr Mamadou SANOGO" w:date="2023-10-25T18:15:00Z">
            <w:rPr>
              <w:del w:id="910" w:author="Dr Mamadou SANOGO" w:date="2023-10-27T22:52:00Z"/>
              <w:spacing w:val="1"/>
              <w:position w:val="1"/>
              <w:highlight w:val="yellow"/>
            </w:rPr>
          </w:rPrChange>
        </w:rPr>
        <w:pPrChange w:id="911" w:author="Dr Mamadou SANOGO" w:date="2023-10-27T20:09:00Z">
          <w:pPr>
            <w:spacing w:line="360" w:lineRule="auto"/>
          </w:pPr>
        </w:pPrChange>
      </w:pPr>
      <w:del w:id="912" w:author="Dr Mamadou SANOGO" w:date="2023-10-27T22:52:00Z">
        <w:r w:rsidRPr="007A4AFC" w:rsidDel="00803A8B">
          <w:rPr>
            <w:color w:val="000000" w:themeColor="text1"/>
            <w:spacing w:val="1"/>
            <w:position w:val="1"/>
            <w:rPrChange w:id="913" w:author="Dr Mamadou SANOGO" w:date="2023-10-25T18:15:00Z">
              <w:rPr>
                <w:spacing w:val="1"/>
                <w:position w:val="1"/>
                <w:highlight w:val="yellow"/>
              </w:rPr>
            </w:rPrChange>
          </w:rPr>
          <w:delText xml:space="preserve">La durée de la formation est de </w:delText>
        </w:r>
      </w:del>
      <w:del w:id="914" w:author="Dr Mamadou SANOGO" w:date="2023-10-27T22:04:00Z">
        <w:r w:rsidRPr="007A4AFC" w:rsidDel="00E06071">
          <w:rPr>
            <w:color w:val="000000" w:themeColor="text1"/>
            <w:spacing w:val="1"/>
            <w:position w:val="1"/>
            <w:rPrChange w:id="915" w:author="Dr Mamadou SANOGO" w:date="2023-10-25T18:15:00Z">
              <w:rPr>
                <w:spacing w:val="1"/>
                <w:position w:val="1"/>
                <w:highlight w:val="yellow"/>
              </w:rPr>
            </w:rPrChange>
          </w:rPr>
          <w:delText>deux</w:delText>
        </w:r>
      </w:del>
      <w:del w:id="916" w:author="Dr Mamadou SANOGO" w:date="2023-10-27T22:52:00Z">
        <w:r w:rsidRPr="007A4AFC" w:rsidDel="00803A8B">
          <w:rPr>
            <w:color w:val="000000" w:themeColor="text1"/>
            <w:spacing w:val="1"/>
            <w:position w:val="1"/>
            <w:rPrChange w:id="917" w:author="Dr Mamadou SANOGO" w:date="2023-10-25T18:15:00Z">
              <w:rPr>
                <w:spacing w:val="1"/>
                <w:position w:val="1"/>
                <w:highlight w:val="yellow"/>
              </w:rPr>
            </w:rPrChange>
          </w:rPr>
          <w:delText xml:space="preserve"> ans repartis en </w:delText>
        </w:r>
      </w:del>
      <w:del w:id="918" w:author="Dr Mamadou SANOGO" w:date="2023-10-27T22:04:00Z">
        <w:r w:rsidRPr="007A4AFC" w:rsidDel="00E06071">
          <w:rPr>
            <w:color w:val="000000" w:themeColor="text1"/>
            <w:spacing w:val="1"/>
            <w:position w:val="1"/>
            <w:rPrChange w:id="919" w:author="Dr Mamadou SANOGO" w:date="2023-10-25T18:15:00Z">
              <w:rPr>
                <w:spacing w:val="1"/>
                <w:position w:val="1"/>
                <w:highlight w:val="yellow"/>
              </w:rPr>
            </w:rPrChange>
          </w:rPr>
          <w:delText>4</w:delText>
        </w:r>
      </w:del>
      <w:del w:id="920" w:author="Dr Mamadou SANOGO" w:date="2023-10-27T22:52:00Z">
        <w:r w:rsidRPr="007A4AFC" w:rsidDel="00803A8B">
          <w:rPr>
            <w:color w:val="000000" w:themeColor="text1"/>
            <w:spacing w:val="1"/>
            <w:position w:val="1"/>
            <w:rPrChange w:id="921" w:author="Dr Mamadou SANOGO" w:date="2023-10-25T18:15:00Z">
              <w:rPr>
                <w:spacing w:val="1"/>
                <w:position w:val="1"/>
                <w:highlight w:val="yellow"/>
              </w:rPr>
            </w:rPrChange>
          </w:rPr>
          <w:delText xml:space="preserve"> semestres pour la formation initiale et </w:delText>
        </w:r>
      </w:del>
      <w:del w:id="922" w:author="Dr Mamadou SANOGO" w:date="2023-10-27T22:04:00Z">
        <w:r w:rsidRPr="007A4AFC" w:rsidDel="00E06071">
          <w:rPr>
            <w:color w:val="000000" w:themeColor="text1"/>
            <w:spacing w:val="1"/>
            <w:position w:val="1"/>
            <w:rPrChange w:id="923" w:author="Dr Mamadou SANOGO" w:date="2023-10-25T18:15:00Z">
              <w:rPr>
                <w:spacing w:val="1"/>
                <w:position w:val="1"/>
                <w:highlight w:val="yellow"/>
              </w:rPr>
            </w:rPrChange>
          </w:rPr>
          <w:delText>3</w:delText>
        </w:r>
      </w:del>
      <w:del w:id="924" w:author="Dr Mamadou SANOGO" w:date="2023-10-27T22:52:00Z">
        <w:r w:rsidRPr="007A4AFC" w:rsidDel="00803A8B">
          <w:rPr>
            <w:color w:val="000000" w:themeColor="text1"/>
            <w:spacing w:val="1"/>
            <w:position w:val="1"/>
            <w:rPrChange w:id="925" w:author="Dr Mamadou SANOGO" w:date="2023-10-25T18:15:00Z">
              <w:rPr>
                <w:spacing w:val="1"/>
                <w:position w:val="1"/>
                <w:highlight w:val="yellow"/>
              </w:rPr>
            </w:rPrChange>
          </w:rPr>
          <w:delText>.5 semestres pour la formation en alternance</w:delText>
        </w:r>
      </w:del>
      <w:del w:id="926" w:author="Dr Mamadou SANOGO" w:date="2023-10-27T09:39:00Z">
        <w:r w:rsidRPr="007A4AFC" w:rsidDel="004D19FB">
          <w:rPr>
            <w:color w:val="000000" w:themeColor="text1"/>
            <w:spacing w:val="1"/>
            <w:position w:val="1"/>
            <w:rPrChange w:id="927" w:author="Dr Mamadou SANOGO" w:date="2023-10-25T18:15:00Z">
              <w:rPr>
                <w:spacing w:val="1"/>
                <w:position w:val="1"/>
                <w:highlight w:val="yellow"/>
              </w:rPr>
            </w:rPrChange>
          </w:rPr>
          <w:delText xml:space="preserve"> </w:delText>
        </w:r>
      </w:del>
      <w:del w:id="928" w:author="Dr Mamadou SANOGO" w:date="2023-10-27T22:52:00Z">
        <w:r w:rsidR="007C5D17" w:rsidRPr="007A4AFC" w:rsidDel="00803A8B">
          <w:rPr>
            <w:color w:val="000000" w:themeColor="text1"/>
            <w:spacing w:val="1"/>
            <w:position w:val="1"/>
            <w:rPrChange w:id="929" w:author="Dr Mamadou SANOGO" w:date="2023-10-25T18:15:00Z">
              <w:rPr>
                <w:spacing w:val="1"/>
                <w:position w:val="1"/>
                <w:highlight w:val="yellow"/>
              </w:rPr>
            </w:rPrChange>
          </w:rPr>
          <w:delText>L</w:delText>
        </w:r>
      </w:del>
      <w:del w:id="930" w:author="Dr Mamadou SANOGO" w:date="2023-10-27T22:03:00Z">
        <w:r w:rsidR="007C5D17" w:rsidRPr="007A4AFC" w:rsidDel="00E06071">
          <w:rPr>
            <w:color w:val="000000" w:themeColor="text1"/>
            <w:spacing w:val="1"/>
            <w:position w:val="1"/>
            <w:rPrChange w:id="931" w:author="Dr Mamadou SANOGO" w:date="2023-10-25T18:15:00Z">
              <w:rPr>
                <w:spacing w:val="1"/>
                <w:position w:val="1"/>
                <w:highlight w:val="yellow"/>
              </w:rPr>
            </w:rPrChange>
          </w:rPr>
          <w:delText>e Master</w:delText>
        </w:r>
      </w:del>
      <w:del w:id="932" w:author="Dr Mamadou SANOGO" w:date="2023-10-27T22:52:00Z">
        <w:r w:rsidR="007C5D17" w:rsidRPr="007A4AFC" w:rsidDel="00803A8B">
          <w:rPr>
            <w:color w:val="000000" w:themeColor="text1"/>
            <w:spacing w:val="1"/>
            <w:position w:val="1"/>
            <w:rPrChange w:id="933" w:author="Dr Mamadou SANOGO" w:date="2023-10-25T18:15:00Z">
              <w:rPr>
                <w:spacing w:val="1"/>
                <w:position w:val="1"/>
                <w:highlight w:val="yellow"/>
              </w:rPr>
            </w:rPrChange>
          </w:rPr>
          <w:delText xml:space="preserve"> est un grade en 1</w:delText>
        </w:r>
      </w:del>
      <w:del w:id="934" w:author="Dr Mamadou SANOGO" w:date="2023-10-27T22:04:00Z">
        <w:r w:rsidR="007C5D17" w:rsidRPr="007A4AFC" w:rsidDel="00E06071">
          <w:rPr>
            <w:color w:val="000000" w:themeColor="text1"/>
            <w:spacing w:val="1"/>
            <w:position w:val="1"/>
            <w:rPrChange w:id="935" w:author="Dr Mamadou SANOGO" w:date="2023-10-25T18:15:00Z">
              <w:rPr>
                <w:spacing w:val="1"/>
                <w:position w:val="1"/>
                <w:highlight w:val="yellow"/>
              </w:rPr>
            </w:rPrChange>
          </w:rPr>
          <w:delText>2</w:delText>
        </w:r>
      </w:del>
      <w:del w:id="936" w:author="Dr Mamadou SANOGO" w:date="2023-10-27T22:52:00Z">
        <w:r w:rsidR="007C5D17" w:rsidRPr="007A4AFC" w:rsidDel="00803A8B">
          <w:rPr>
            <w:color w:val="000000" w:themeColor="text1"/>
            <w:spacing w:val="1"/>
            <w:position w:val="1"/>
            <w:rPrChange w:id="937" w:author="Dr Mamadou SANOGO" w:date="2023-10-25T18:15:00Z">
              <w:rPr>
                <w:spacing w:val="1"/>
                <w:position w:val="1"/>
                <w:highlight w:val="yellow"/>
              </w:rPr>
            </w:rPrChange>
          </w:rPr>
          <w:delText>0 crédits, soit 60 crédits par année, et 30 crédits par semestre. Le médium d’enseignement est le français. Aussi, la formation est</w:delText>
        </w:r>
      </w:del>
      <w:del w:id="938" w:author="Dr Mamadou SANOGO" w:date="2023-10-27T09:40:00Z">
        <w:r w:rsidR="007C5D17" w:rsidRPr="007A4AFC" w:rsidDel="004D19FB">
          <w:rPr>
            <w:color w:val="000000" w:themeColor="text1"/>
            <w:spacing w:val="1"/>
            <w:position w:val="1"/>
            <w:rPrChange w:id="939" w:author="Dr Mamadou SANOGO" w:date="2023-10-25T18:15:00Z">
              <w:rPr>
                <w:spacing w:val="1"/>
                <w:position w:val="1"/>
                <w:highlight w:val="yellow"/>
              </w:rPr>
            </w:rPrChange>
          </w:rPr>
          <w:delText>-elle</w:delText>
        </w:r>
      </w:del>
      <w:del w:id="940" w:author="Dr Mamadou SANOGO" w:date="2023-10-27T22:52:00Z">
        <w:r w:rsidR="007C5D17" w:rsidRPr="007A4AFC" w:rsidDel="00803A8B">
          <w:rPr>
            <w:color w:val="000000" w:themeColor="text1"/>
            <w:spacing w:val="1"/>
            <w:position w:val="1"/>
            <w:rPrChange w:id="941" w:author="Dr Mamadou SANOGO" w:date="2023-10-25T18:15:00Z">
              <w:rPr>
                <w:spacing w:val="1"/>
                <w:position w:val="1"/>
                <w:highlight w:val="yellow"/>
              </w:rPr>
            </w:rPrChange>
          </w:rPr>
          <w:delText xml:space="preserve"> disponible en régime de formation en ligne.</w:delText>
        </w:r>
      </w:del>
    </w:p>
    <w:p w14:paraId="7B760050" w14:textId="621B9A5D" w:rsidR="006B588B" w:rsidRPr="00F311A0" w:rsidDel="00803A8B" w:rsidRDefault="006B588B">
      <w:pPr>
        <w:pStyle w:val="Titre2"/>
        <w:jc w:val="left"/>
        <w:rPr>
          <w:del w:id="942" w:author="Dr Mamadou SANOGO" w:date="2023-10-27T22:52:00Z"/>
          <w:b w:val="0"/>
          <w:color w:val="FF0000"/>
          <w:rPrChange w:id="943" w:author="Dr Mamadou SANOGO" w:date="2023-10-26T12:13:00Z">
            <w:rPr>
              <w:del w:id="944" w:author="Dr Mamadou SANOGO" w:date="2023-10-27T22:52:00Z"/>
              <w:b/>
              <w:bCs/>
              <w:szCs w:val="24"/>
              <w:highlight w:val="yellow"/>
            </w:rPr>
          </w:rPrChange>
        </w:rPr>
        <w:pPrChange w:id="945" w:author="Dr Mamadou SANOGO" w:date="2023-10-27T22:04:00Z">
          <w:pPr>
            <w:pStyle w:val="Paragraphedeliste"/>
            <w:numPr>
              <w:ilvl w:val="1"/>
              <w:numId w:val="29"/>
            </w:numPr>
            <w:spacing w:line="360" w:lineRule="auto"/>
            <w:ind w:left="360" w:hanging="360"/>
          </w:pPr>
        </w:pPrChange>
      </w:pPr>
      <w:del w:id="946" w:author="Dr Mamadou SANOGO" w:date="2023-10-27T22:52:00Z">
        <w:r w:rsidRPr="007A4AFC" w:rsidDel="00803A8B">
          <w:rPr>
            <w:rPrChange w:id="947" w:author="Dr Mamadou SANOGO" w:date="2023-10-25T18:15:00Z">
              <w:rPr>
                <w:bCs/>
                <w:szCs w:val="24"/>
                <w:highlight w:val="yellow"/>
              </w:rPr>
            </w:rPrChange>
          </w:rPr>
          <w:delText>Rappel des objectifs spécifiques de l’évaluation</w:delText>
        </w:r>
        <w:r w:rsidR="007A78D6" w:rsidRPr="007A4AFC" w:rsidDel="00803A8B">
          <w:rPr>
            <w:rPrChange w:id="948" w:author="Dr Mamadou SANOGO" w:date="2023-10-25T18:15:00Z">
              <w:rPr>
                <w:bCs/>
                <w:szCs w:val="24"/>
                <w:highlight w:val="yellow"/>
              </w:rPr>
            </w:rPrChange>
          </w:rPr>
          <w:delText xml:space="preserve"> </w:delText>
        </w:r>
      </w:del>
      <w:del w:id="949" w:author="Dr Mamadou SANOGO" w:date="2023-10-27T20:29:00Z">
        <w:r w:rsidR="007A78D6" w:rsidRPr="007A4AFC" w:rsidDel="00D141F7">
          <w:rPr>
            <w:rPrChange w:id="950" w:author="Dr Mamadou SANOGO" w:date="2023-10-25T18:15:00Z">
              <w:rPr>
                <w:bCs/>
                <w:szCs w:val="24"/>
                <w:highlight w:val="yellow"/>
              </w:rPr>
            </w:rPrChange>
          </w:rPr>
          <w:delText>du Master</w:delText>
        </w:r>
      </w:del>
      <w:del w:id="951" w:author="Dr Mamadou SANOGO" w:date="2023-10-27T22:52:00Z">
        <w:r w:rsidR="007A78D6" w:rsidRPr="007A4AFC" w:rsidDel="00803A8B">
          <w:rPr>
            <w:rPrChange w:id="952" w:author="Dr Mamadou SANOGO" w:date="2023-10-25T18:15:00Z">
              <w:rPr>
                <w:bCs/>
                <w:szCs w:val="24"/>
                <w:highlight w:val="yellow"/>
              </w:rPr>
            </w:rPrChange>
          </w:rPr>
          <w:delText xml:space="preserve"> en </w:delText>
        </w:r>
      </w:del>
      <w:del w:id="953" w:author="Dr Mamadou SANOGO" w:date="2023-10-26T12:12:00Z">
        <w:r w:rsidR="007A78D6" w:rsidRPr="00F311A0" w:rsidDel="00F311A0">
          <w:rPr>
            <w:color w:val="FF0000"/>
            <w:rPrChange w:id="954" w:author="Dr Mamadou SANOGO" w:date="2023-10-26T12:13:00Z">
              <w:rPr>
                <w:bCs/>
                <w:szCs w:val="24"/>
                <w:highlight w:val="yellow"/>
              </w:rPr>
            </w:rPrChange>
          </w:rPr>
          <w:delText xml:space="preserve">Epidémiologie </w:delText>
        </w:r>
      </w:del>
    </w:p>
    <w:p w14:paraId="7F701B06" w14:textId="0D14CADD" w:rsidR="003138AE" w:rsidRPr="007A4AFC" w:rsidDel="00803A8B" w:rsidRDefault="007A78D6">
      <w:pPr>
        <w:spacing w:line="276" w:lineRule="auto"/>
        <w:rPr>
          <w:del w:id="955" w:author="Dr Mamadou SANOGO" w:date="2023-10-27T22:52:00Z"/>
          <w:color w:val="000000" w:themeColor="text1"/>
          <w:spacing w:val="1"/>
          <w:position w:val="1"/>
          <w:rPrChange w:id="956" w:author="Dr Mamadou SANOGO" w:date="2023-10-25T18:15:00Z">
            <w:rPr>
              <w:del w:id="957" w:author="Dr Mamadou SANOGO" w:date="2023-10-27T22:52:00Z"/>
              <w:spacing w:val="1"/>
              <w:position w:val="1"/>
              <w:highlight w:val="yellow"/>
            </w:rPr>
          </w:rPrChange>
        </w:rPr>
        <w:pPrChange w:id="958" w:author="Dr Mamadou SANOGO" w:date="2023-10-27T13:20:00Z">
          <w:pPr>
            <w:spacing w:line="360" w:lineRule="auto"/>
          </w:pPr>
        </w:pPrChange>
      </w:pPr>
      <w:del w:id="959" w:author="Dr Mamadou SANOGO" w:date="2023-10-27T22:52:00Z">
        <w:r w:rsidRPr="007A4AFC" w:rsidDel="00803A8B">
          <w:rPr>
            <w:color w:val="000000" w:themeColor="text1"/>
            <w:spacing w:val="1"/>
            <w:position w:val="1"/>
            <w:rPrChange w:id="960" w:author="Dr Mamadou SANOGO" w:date="2023-10-25T18:15:00Z">
              <w:rPr>
                <w:spacing w:val="1"/>
                <w:position w:val="1"/>
                <w:highlight w:val="yellow"/>
              </w:rPr>
            </w:rPrChange>
          </w:rPr>
          <w:delText>L’objectif global de l’évaluation d</w:delText>
        </w:r>
      </w:del>
      <w:del w:id="961" w:author="Dr Mamadou SANOGO" w:date="2023-10-27T20:30:00Z">
        <w:r w:rsidRPr="007A4AFC" w:rsidDel="00374320">
          <w:rPr>
            <w:color w:val="000000" w:themeColor="text1"/>
            <w:spacing w:val="1"/>
            <w:position w:val="1"/>
            <w:rPrChange w:id="962" w:author="Dr Mamadou SANOGO" w:date="2023-10-25T18:15:00Z">
              <w:rPr>
                <w:spacing w:val="1"/>
                <w:position w:val="1"/>
                <w:highlight w:val="yellow"/>
              </w:rPr>
            </w:rPrChange>
          </w:rPr>
          <w:delText xml:space="preserve">u </w:delText>
        </w:r>
        <w:r w:rsidR="00917D14" w:rsidRPr="007A4AFC" w:rsidDel="00374320">
          <w:rPr>
            <w:color w:val="000000" w:themeColor="text1"/>
            <w:spacing w:val="1"/>
            <w:position w:val="1"/>
            <w:rPrChange w:id="963" w:author="Dr Mamadou SANOGO" w:date="2023-10-25T18:15:00Z">
              <w:rPr>
                <w:spacing w:val="1"/>
                <w:position w:val="1"/>
                <w:highlight w:val="yellow"/>
              </w:rPr>
            </w:rPrChange>
          </w:rPr>
          <w:delText>Master</w:delText>
        </w:r>
      </w:del>
      <w:del w:id="964" w:author="Dr Mamadou SANOGO" w:date="2023-10-27T22:52:00Z">
        <w:r w:rsidR="00917D14" w:rsidRPr="007A4AFC" w:rsidDel="00803A8B">
          <w:rPr>
            <w:color w:val="000000" w:themeColor="text1"/>
            <w:spacing w:val="1"/>
            <w:position w:val="1"/>
            <w:rPrChange w:id="965" w:author="Dr Mamadou SANOGO" w:date="2023-10-25T18:15:00Z">
              <w:rPr>
                <w:spacing w:val="1"/>
                <w:position w:val="1"/>
                <w:highlight w:val="yellow"/>
              </w:rPr>
            </w:rPrChange>
          </w:rPr>
          <w:delText xml:space="preserve"> </w:delText>
        </w:r>
      </w:del>
      <w:del w:id="966" w:author="Dr Mamadou SANOGO" w:date="2023-10-26T12:13:00Z">
        <w:r w:rsidR="00917D14" w:rsidRPr="004D19FB" w:rsidDel="00F311A0">
          <w:rPr>
            <w:color w:val="000000" w:themeColor="text1"/>
            <w:spacing w:val="1"/>
            <w:position w:val="1"/>
            <w:rPrChange w:id="967" w:author="Dr Mamadou SANOGO" w:date="2023-10-27T09:41:00Z">
              <w:rPr>
                <w:spacing w:val="1"/>
                <w:position w:val="1"/>
                <w:highlight w:val="yellow"/>
              </w:rPr>
            </w:rPrChange>
          </w:rPr>
          <w:delText>Epidémiologie</w:delText>
        </w:r>
      </w:del>
      <w:del w:id="968" w:author="Dr Mamadou SANOGO" w:date="2023-10-27T22:52:00Z">
        <w:r w:rsidR="00917D14" w:rsidRPr="004D19FB" w:rsidDel="00803A8B">
          <w:rPr>
            <w:color w:val="000000" w:themeColor="text1"/>
            <w:spacing w:val="1"/>
            <w:position w:val="1"/>
            <w:rPrChange w:id="969" w:author="Dr Mamadou SANOGO" w:date="2023-10-27T09:41:00Z">
              <w:rPr>
                <w:spacing w:val="1"/>
                <w:position w:val="1"/>
                <w:highlight w:val="yellow"/>
              </w:rPr>
            </w:rPrChange>
          </w:rPr>
          <w:delText>(</w:delText>
        </w:r>
      </w:del>
      <w:del w:id="970" w:author="Dr Mamadou SANOGO" w:date="2023-10-27T20:33:00Z">
        <w:r w:rsidR="00917D14" w:rsidRPr="004D19FB" w:rsidDel="0089472C">
          <w:rPr>
            <w:color w:val="000000" w:themeColor="text1"/>
            <w:spacing w:val="1"/>
            <w:position w:val="1"/>
            <w:rPrChange w:id="971" w:author="Dr Mamadou SANOGO" w:date="2023-10-27T09:41:00Z">
              <w:rPr>
                <w:spacing w:val="1"/>
                <w:position w:val="1"/>
                <w:highlight w:val="yellow"/>
              </w:rPr>
            </w:rPrChange>
          </w:rPr>
          <w:delText>M-</w:delText>
        </w:r>
      </w:del>
      <w:del w:id="972" w:author="Dr Mamadou SANOGO" w:date="2023-10-26T12:14:00Z">
        <w:r w:rsidR="00917D14" w:rsidRPr="004D19FB" w:rsidDel="00F311A0">
          <w:rPr>
            <w:color w:val="000000" w:themeColor="text1"/>
            <w:spacing w:val="1"/>
            <w:position w:val="1"/>
            <w:rPrChange w:id="973" w:author="Dr Mamadou SANOGO" w:date="2023-10-27T09:41:00Z">
              <w:rPr>
                <w:spacing w:val="1"/>
                <w:position w:val="1"/>
                <w:highlight w:val="yellow"/>
              </w:rPr>
            </w:rPrChange>
          </w:rPr>
          <w:delText>EPI</w:delText>
        </w:r>
      </w:del>
      <w:del w:id="974" w:author="Dr Mamadou SANOGO" w:date="2023-10-27T22:52:00Z">
        <w:r w:rsidR="00917D14" w:rsidRPr="004D19FB" w:rsidDel="00803A8B">
          <w:rPr>
            <w:color w:val="000000" w:themeColor="text1"/>
            <w:spacing w:val="1"/>
            <w:position w:val="1"/>
            <w:rPrChange w:id="975" w:author="Dr Mamadou SANOGO" w:date="2023-10-27T09:41:00Z">
              <w:rPr>
                <w:spacing w:val="1"/>
                <w:position w:val="1"/>
                <w:highlight w:val="yellow"/>
              </w:rPr>
            </w:rPrChange>
          </w:rPr>
          <w:delText>)</w:delText>
        </w:r>
        <w:r w:rsidRPr="004D19FB" w:rsidDel="00803A8B">
          <w:rPr>
            <w:color w:val="000000" w:themeColor="text1"/>
            <w:spacing w:val="1"/>
            <w:position w:val="1"/>
            <w:rPrChange w:id="976" w:author="Dr Mamadou SANOGO" w:date="2023-10-27T09:41:00Z">
              <w:rPr>
                <w:spacing w:val="1"/>
                <w:position w:val="1"/>
                <w:highlight w:val="yellow"/>
              </w:rPr>
            </w:rPrChange>
          </w:rPr>
          <w:delText xml:space="preserve"> </w:delText>
        </w:r>
        <w:r w:rsidRPr="007A4AFC" w:rsidDel="00803A8B">
          <w:rPr>
            <w:color w:val="000000" w:themeColor="text1"/>
            <w:spacing w:val="1"/>
            <w:position w:val="1"/>
            <w:rPrChange w:id="977" w:author="Dr Mamadou SANOGO" w:date="2023-10-25T18:15:00Z">
              <w:rPr>
                <w:spacing w:val="1"/>
                <w:position w:val="1"/>
                <w:highlight w:val="yellow"/>
              </w:rPr>
            </w:rPrChange>
          </w:rPr>
          <w:delText xml:space="preserve">est </w:delText>
        </w:r>
        <w:r w:rsidR="003138AE" w:rsidRPr="007A4AFC" w:rsidDel="00803A8B">
          <w:rPr>
            <w:color w:val="000000" w:themeColor="text1"/>
            <w:spacing w:val="1"/>
            <w:position w:val="1"/>
            <w:rPrChange w:id="978" w:author="Dr Mamadou SANOGO" w:date="2023-10-25T18:15:00Z">
              <w:rPr>
                <w:spacing w:val="1"/>
                <w:position w:val="1"/>
                <w:highlight w:val="yellow"/>
              </w:rPr>
            </w:rPrChange>
          </w:rPr>
          <w:delText xml:space="preserve">d’analyser </w:delText>
        </w:r>
        <w:r w:rsidR="00917D14" w:rsidRPr="007A4AFC" w:rsidDel="00803A8B">
          <w:rPr>
            <w:color w:val="000000" w:themeColor="text1"/>
            <w:spacing w:val="1"/>
            <w:position w:val="1"/>
            <w:rPrChange w:id="979" w:author="Dr Mamadou SANOGO" w:date="2023-10-25T18:15:00Z">
              <w:rPr>
                <w:spacing w:val="1"/>
                <w:position w:val="1"/>
                <w:highlight w:val="yellow"/>
              </w:rPr>
            </w:rPrChange>
          </w:rPr>
          <w:delText>son</w:delText>
        </w:r>
        <w:r w:rsidR="003138AE" w:rsidRPr="007A4AFC" w:rsidDel="00803A8B">
          <w:rPr>
            <w:color w:val="000000" w:themeColor="text1"/>
            <w:spacing w:val="1"/>
            <w:position w:val="1"/>
            <w:rPrChange w:id="980" w:author="Dr Mamadou SANOGO" w:date="2023-10-25T18:15:00Z">
              <w:rPr>
                <w:spacing w:val="1"/>
                <w:position w:val="1"/>
                <w:highlight w:val="yellow"/>
              </w:rPr>
            </w:rPrChange>
          </w:rPr>
          <w:delText xml:space="preserve"> fonctionnement dans toutes ses dimensions</w:delText>
        </w:r>
        <w:r w:rsidRPr="007A4AFC" w:rsidDel="00803A8B">
          <w:rPr>
            <w:color w:val="000000" w:themeColor="text1"/>
            <w:spacing w:val="1"/>
            <w:position w:val="1"/>
            <w:rPrChange w:id="981" w:author="Dr Mamadou SANOGO" w:date="2023-10-25T18:15:00Z">
              <w:rPr>
                <w:spacing w:val="1"/>
                <w:position w:val="1"/>
                <w:highlight w:val="yellow"/>
              </w:rPr>
            </w:rPrChange>
          </w:rPr>
          <w:delText xml:space="preserve"> </w:delText>
        </w:r>
        <w:r w:rsidR="0025616D" w:rsidRPr="007A4AFC" w:rsidDel="00803A8B">
          <w:rPr>
            <w:color w:val="000000" w:themeColor="text1"/>
            <w:spacing w:val="1"/>
            <w:position w:val="1"/>
            <w:rPrChange w:id="982" w:author="Dr Mamadou SANOGO" w:date="2023-10-25T18:15:00Z">
              <w:rPr>
                <w:spacing w:val="1"/>
                <w:position w:val="1"/>
                <w:highlight w:val="yellow"/>
              </w:rPr>
            </w:rPrChange>
          </w:rPr>
          <w:delText>et plus spécifique :</w:delText>
        </w:r>
      </w:del>
    </w:p>
    <w:p w14:paraId="75071BF4" w14:textId="08DA1344" w:rsidR="003138AE" w:rsidRPr="007A4AFC" w:rsidDel="00803A8B" w:rsidRDefault="00003BF5">
      <w:pPr>
        <w:pStyle w:val="Paragraphedeliste"/>
        <w:numPr>
          <w:ilvl w:val="0"/>
          <w:numId w:val="30"/>
        </w:numPr>
        <w:spacing w:line="276" w:lineRule="auto"/>
        <w:rPr>
          <w:del w:id="983" w:author="Dr Mamadou SANOGO" w:date="2023-10-27T22:52:00Z"/>
          <w:color w:val="000000" w:themeColor="text1"/>
          <w:spacing w:val="1"/>
          <w:position w:val="1"/>
          <w:rPrChange w:id="984" w:author="Dr Mamadou SANOGO" w:date="2023-10-25T18:15:00Z">
            <w:rPr>
              <w:del w:id="985" w:author="Dr Mamadou SANOGO" w:date="2023-10-27T22:52:00Z"/>
              <w:spacing w:val="1"/>
              <w:position w:val="1"/>
              <w:highlight w:val="yellow"/>
            </w:rPr>
          </w:rPrChange>
        </w:rPr>
        <w:pPrChange w:id="986" w:author="Dr Mamadou SANOGO" w:date="2023-10-27T13:20:00Z">
          <w:pPr>
            <w:pStyle w:val="Paragraphedeliste"/>
            <w:numPr>
              <w:numId w:val="30"/>
            </w:numPr>
            <w:spacing w:line="360" w:lineRule="auto"/>
            <w:ind w:hanging="360"/>
          </w:pPr>
        </w:pPrChange>
      </w:pPr>
      <w:del w:id="987" w:author="Dr Mamadou SANOGO" w:date="2023-10-27T09:41:00Z">
        <w:r w:rsidRPr="007A4AFC" w:rsidDel="004D19FB">
          <w:rPr>
            <w:color w:val="000000" w:themeColor="text1"/>
            <w:spacing w:val="1"/>
            <w:position w:val="1"/>
            <w:rPrChange w:id="988" w:author="Dr Mamadou SANOGO" w:date="2023-10-25T18:15:00Z">
              <w:rPr>
                <w:spacing w:val="1"/>
                <w:position w:val="1"/>
                <w:highlight w:val="yellow"/>
              </w:rPr>
            </w:rPrChange>
          </w:rPr>
          <w:delText>d’</w:delText>
        </w:r>
      </w:del>
      <w:del w:id="989" w:author="Dr Mamadou SANOGO" w:date="2023-10-27T22:52:00Z">
        <w:r w:rsidRPr="007A4AFC" w:rsidDel="00803A8B">
          <w:rPr>
            <w:color w:val="000000" w:themeColor="text1"/>
            <w:spacing w:val="1"/>
            <w:position w:val="1"/>
            <w:rPrChange w:id="990" w:author="Dr Mamadou SANOGO" w:date="2023-10-25T18:15:00Z">
              <w:rPr>
                <w:spacing w:val="1"/>
                <w:position w:val="1"/>
                <w:highlight w:val="yellow"/>
              </w:rPr>
            </w:rPrChange>
          </w:rPr>
          <w:delText>a</w:delText>
        </w:r>
        <w:r w:rsidR="0025616D" w:rsidRPr="007A4AFC" w:rsidDel="00803A8B">
          <w:rPr>
            <w:color w:val="000000" w:themeColor="text1"/>
            <w:spacing w:val="1"/>
            <w:position w:val="1"/>
            <w:rPrChange w:id="991" w:author="Dr Mamadou SANOGO" w:date="2023-10-25T18:15:00Z">
              <w:rPr>
                <w:spacing w:val="1"/>
                <w:position w:val="1"/>
                <w:highlight w:val="yellow"/>
              </w:rPr>
            </w:rPrChange>
          </w:rPr>
          <w:delText>ssurer</w:delText>
        </w:r>
        <w:r w:rsidR="003138AE" w:rsidRPr="007A4AFC" w:rsidDel="00803A8B">
          <w:rPr>
            <w:color w:val="000000" w:themeColor="text1"/>
            <w:spacing w:val="1"/>
            <w:position w:val="1"/>
            <w:rPrChange w:id="992" w:author="Dr Mamadou SANOGO" w:date="2023-10-25T18:15:00Z">
              <w:rPr>
                <w:spacing w:val="1"/>
                <w:position w:val="1"/>
                <w:highlight w:val="yellow"/>
              </w:rPr>
            </w:rPrChange>
          </w:rPr>
          <w:delText xml:space="preserve"> qu</w:delText>
        </w:r>
        <w:r w:rsidR="00917D14" w:rsidRPr="007A4AFC" w:rsidDel="00803A8B">
          <w:rPr>
            <w:color w:val="000000" w:themeColor="text1"/>
            <w:spacing w:val="1"/>
            <w:position w:val="1"/>
            <w:rPrChange w:id="993" w:author="Dr Mamadou SANOGO" w:date="2023-10-25T18:15:00Z">
              <w:rPr>
                <w:spacing w:val="1"/>
                <w:position w:val="1"/>
                <w:highlight w:val="yellow"/>
              </w:rPr>
            </w:rPrChange>
          </w:rPr>
          <w:delText xml:space="preserve">’il </w:delText>
        </w:r>
        <w:r w:rsidR="003138AE" w:rsidRPr="007A4AFC" w:rsidDel="00803A8B">
          <w:rPr>
            <w:color w:val="000000" w:themeColor="text1"/>
            <w:spacing w:val="1"/>
            <w:position w:val="1"/>
            <w:rPrChange w:id="994" w:author="Dr Mamadou SANOGO" w:date="2023-10-25T18:15:00Z">
              <w:rPr>
                <w:spacing w:val="1"/>
                <w:position w:val="1"/>
                <w:highlight w:val="yellow"/>
              </w:rPr>
            </w:rPrChange>
          </w:rPr>
          <w:delText>atteigne</w:delText>
        </w:r>
        <w:r w:rsidR="00917D14" w:rsidRPr="007A4AFC" w:rsidDel="00803A8B">
          <w:rPr>
            <w:color w:val="000000" w:themeColor="text1"/>
            <w:spacing w:val="1"/>
            <w:position w:val="1"/>
            <w:rPrChange w:id="995" w:author="Dr Mamadou SANOGO" w:date="2023-10-25T18:15:00Z">
              <w:rPr>
                <w:spacing w:val="1"/>
                <w:position w:val="1"/>
                <w:highlight w:val="yellow"/>
              </w:rPr>
            </w:rPrChange>
          </w:rPr>
          <w:delText xml:space="preserve"> son</w:delText>
        </w:r>
        <w:r w:rsidR="003138AE" w:rsidRPr="007A4AFC" w:rsidDel="00803A8B">
          <w:rPr>
            <w:color w:val="000000" w:themeColor="text1"/>
            <w:spacing w:val="1"/>
            <w:position w:val="1"/>
            <w:rPrChange w:id="996" w:author="Dr Mamadou SANOGO" w:date="2023-10-25T18:15:00Z">
              <w:rPr>
                <w:spacing w:val="1"/>
                <w:position w:val="1"/>
                <w:highlight w:val="yellow"/>
              </w:rPr>
            </w:rPrChange>
          </w:rPr>
          <w:delText xml:space="preserve"> objectif et accompliss</w:delText>
        </w:r>
        <w:r w:rsidR="00917D14" w:rsidRPr="007A4AFC" w:rsidDel="00803A8B">
          <w:rPr>
            <w:color w:val="000000" w:themeColor="text1"/>
            <w:spacing w:val="1"/>
            <w:position w:val="1"/>
            <w:rPrChange w:id="997" w:author="Dr Mamadou SANOGO" w:date="2023-10-25T18:15:00Z">
              <w:rPr>
                <w:spacing w:val="1"/>
                <w:position w:val="1"/>
                <w:highlight w:val="yellow"/>
              </w:rPr>
            </w:rPrChange>
          </w:rPr>
          <w:delText>e</w:delText>
        </w:r>
        <w:r w:rsidR="003138AE" w:rsidRPr="007A4AFC" w:rsidDel="00803A8B">
          <w:rPr>
            <w:color w:val="000000" w:themeColor="text1"/>
            <w:spacing w:val="1"/>
            <w:position w:val="1"/>
            <w:rPrChange w:id="998" w:author="Dr Mamadou SANOGO" w:date="2023-10-25T18:15:00Z">
              <w:rPr>
                <w:spacing w:val="1"/>
                <w:position w:val="1"/>
                <w:highlight w:val="yellow"/>
              </w:rPr>
            </w:rPrChange>
          </w:rPr>
          <w:delText xml:space="preserve"> </w:delText>
        </w:r>
        <w:r w:rsidR="00917D14" w:rsidRPr="007A4AFC" w:rsidDel="00803A8B">
          <w:rPr>
            <w:color w:val="000000" w:themeColor="text1"/>
            <w:spacing w:val="1"/>
            <w:position w:val="1"/>
            <w:rPrChange w:id="999" w:author="Dr Mamadou SANOGO" w:date="2023-10-25T18:15:00Z">
              <w:rPr>
                <w:spacing w:val="1"/>
                <w:position w:val="1"/>
                <w:highlight w:val="yellow"/>
              </w:rPr>
            </w:rPrChange>
          </w:rPr>
          <w:delText xml:space="preserve">sa </w:delText>
        </w:r>
        <w:r w:rsidR="003138AE" w:rsidRPr="007A4AFC" w:rsidDel="00803A8B">
          <w:rPr>
            <w:color w:val="000000" w:themeColor="text1"/>
            <w:spacing w:val="1"/>
            <w:position w:val="1"/>
            <w:rPrChange w:id="1000" w:author="Dr Mamadou SANOGO" w:date="2023-10-25T18:15:00Z">
              <w:rPr>
                <w:spacing w:val="1"/>
                <w:position w:val="1"/>
                <w:highlight w:val="yellow"/>
              </w:rPr>
            </w:rPrChange>
          </w:rPr>
          <w:delText>mission ;</w:delText>
        </w:r>
      </w:del>
    </w:p>
    <w:p w14:paraId="59B58D0F" w14:textId="4B8FEAD9" w:rsidR="00917D14" w:rsidRPr="007A4AFC" w:rsidDel="00803A8B" w:rsidRDefault="00003BF5">
      <w:pPr>
        <w:pStyle w:val="Paragraphedeliste"/>
        <w:numPr>
          <w:ilvl w:val="0"/>
          <w:numId w:val="30"/>
        </w:numPr>
        <w:spacing w:line="276" w:lineRule="auto"/>
        <w:rPr>
          <w:del w:id="1001" w:author="Dr Mamadou SANOGO" w:date="2023-10-27T22:52:00Z"/>
          <w:color w:val="000000" w:themeColor="text1"/>
          <w:spacing w:val="1"/>
          <w:position w:val="1"/>
          <w:rPrChange w:id="1002" w:author="Dr Mamadou SANOGO" w:date="2023-10-25T18:15:00Z">
            <w:rPr>
              <w:del w:id="1003" w:author="Dr Mamadou SANOGO" w:date="2023-10-27T22:52:00Z"/>
              <w:spacing w:val="1"/>
              <w:position w:val="1"/>
              <w:highlight w:val="yellow"/>
            </w:rPr>
          </w:rPrChange>
        </w:rPr>
        <w:pPrChange w:id="1004" w:author="Dr Mamadou SANOGO" w:date="2023-10-27T13:20:00Z">
          <w:pPr>
            <w:pStyle w:val="Paragraphedeliste"/>
            <w:numPr>
              <w:numId w:val="30"/>
            </w:numPr>
            <w:spacing w:line="360" w:lineRule="auto"/>
            <w:ind w:hanging="360"/>
          </w:pPr>
        </w:pPrChange>
      </w:pPr>
      <w:del w:id="1005" w:author="Dr Mamadou SANOGO" w:date="2023-10-27T09:42:00Z">
        <w:r w:rsidRPr="007A4AFC" w:rsidDel="004D19FB">
          <w:rPr>
            <w:color w:val="000000" w:themeColor="text1"/>
            <w:spacing w:val="1"/>
            <w:position w:val="1"/>
            <w:rPrChange w:id="1006" w:author="Dr Mamadou SANOGO" w:date="2023-10-25T18:15:00Z">
              <w:rPr>
                <w:spacing w:val="1"/>
                <w:position w:val="1"/>
                <w:highlight w:val="yellow"/>
              </w:rPr>
            </w:rPrChange>
          </w:rPr>
          <w:delText xml:space="preserve">de </w:delText>
        </w:r>
      </w:del>
      <w:del w:id="1007" w:author="Dr Mamadou SANOGO" w:date="2023-10-27T22:52:00Z">
        <w:r w:rsidRPr="007A4AFC" w:rsidDel="00803A8B">
          <w:rPr>
            <w:color w:val="000000" w:themeColor="text1"/>
            <w:spacing w:val="1"/>
            <w:position w:val="1"/>
            <w:rPrChange w:id="1008" w:author="Dr Mamadou SANOGO" w:date="2023-10-25T18:15:00Z">
              <w:rPr>
                <w:spacing w:val="1"/>
                <w:position w:val="1"/>
                <w:highlight w:val="yellow"/>
              </w:rPr>
            </w:rPrChange>
          </w:rPr>
          <w:delText>p</w:delText>
        </w:r>
        <w:r w:rsidR="0025616D" w:rsidRPr="007A4AFC" w:rsidDel="00803A8B">
          <w:rPr>
            <w:color w:val="000000" w:themeColor="text1"/>
            <w:spacing w:val="1"/>
            <w:position w:val="1"/>
            <w:rPrChange w:id="1009" w:author="Dr Mamadou SANOGO" w:date="2023-10-25T18:15:00Z">
              <w:rPr>
                <w:spacing w:val="1"/>
                <w:position w:val="1"/>
                <w:highlight w:val="yellow"/>
              </w:rPr>
            </w:rPrChange>
          </w:rPr>
          <w:delText>ermettre</w:delText>
        </w:r>
        <w:r w:rsidR="003138AE" w:rsidRPr="007A4AFC" w:rsidDel="00803A8B">
          <w:rPr>
            <w:color w:val="000000" w:themeColor="text1"/>
            <w:spacing w:val="1"/>
            <w:position w:val="1"/>
            <w:rPrChange w:id="1010" w:author="Dr Mamadou SANOGO" w:date="2023-10-25T18:15:00Z">
              <w:rPr>
                <w:spacing w:val="1"/>
                <w:position w:val="1"/>
                <w:highlight w:val="yellow"/>
              </w:rPr>
            </w:rPrChange>
          </w:rPr>
          <w:delText xml:space="preserve"> le maintien de </w:delText>
        </w:r>
        <w:r w:rsidR="00917D14" w:rsidRPr="007A4AFC" w:rsidDel="00803A8B">
          <w:rPr>
            <w:color w:val="000000" w:themeColor="text1"/>
            <w:spacing w:val="1"/>
            <w:position w:val="1"/>
            <w:rPrChange w:id="1011"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2" w:author="Dr Mamadou SANOGO" w:date="2023-10-25T18:15:00Z">
              <w:rPr>
                <w:spacing w:val="1"/>
                <w:position w:val="1"/>
                <w:highlight w:val="yellow"/>
              </w:rPr>
            </w:rPrChange>
          </w:rPr>
          <w:delText xml:space="preserve"> qualité et de </w:delText>
        </w:r>
        <w:r w:rsidR="00917D14" w:rsidRPr="007A4AFC" w:rsidDel="00803A8B">
          <w:rPr>
            <w:color w:val="000000" w:themeColor="text1"/>
            <w:spacing w:val="1"/>
            <w:position w:val="1"/>
            <w:rPrChange w:id="1013"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4" w:author="Dr Mamadou SANOGO" w:date="2023-10-25T18:15:00Z">
              <w:rPr>
                <w:spacing w:val="1"/>
                <w:position w:val="1"/>
                <w:highlight w:val="yellow"/>
              </w:rPr>
            </w:rPrChange>
          </w:rPr>
          <w:delText xml:space="preserve"> pertinence</w:delText>
        </w:r>
      </w:del>
    </w:p>
    <w:p w14:paraId="2CC84A57" w14:textId="454E9B3F" w:rsidR="003138AE" w:rsidRPr="007A4AFC" w:rsidDel="00376BD9" w:rsidRDefault="00003BF5">
      <w:pPr>
        <w:pStyle w:val="Paragraphedeliste"/>
        <w:numPr>
          <w:ilvl w:val="0"/>
          <w:numId w:val="30"/>
        </w:numPr>
        <w:spacing w:line="276" w:lineRule="auto"/>
        <w:rPr>
          <w:del w:id="1015" w:author="Dr Mamadou SANOGO" w:date="2023-10-25T12:48:00Z"/>
          <w:color w:val="000000" w:themeColor="text1"/>
          <w:spacing w:val="1"/>
          <w:position w:val="1"/>
          <w:rPrChange w:id="1016" w:author="Dr Mamadou SANOGO" w:date="2023-10-25T18:15:00Z">
            <w:rPr>
              <w:del w:id="1017" w:author="Dr Mamadou SANOGO" w:date="2023-10-25T12:48:00Z"/>
              <w:spacing w:val="1"/>
              <w:position w:val="1"/>
              <w:highlight w:val="yellow"/>
            </w:rPr>
          </w:rPrChange>
        </w:rPr>
        <w:pPrChange w:id="1018" w:author="Dr Mamadou SANOGO" w:date="2023-10-27T13:20:00Z">
          <w:pPr>
            <w:pStyle w:val="Paragraphedeliste"/>
            <w:numPr>
              <w:numId w:val="30"/>
            </w:numPr>
            <w:spacing w:line="360" w:lineRule="auto"/>
            <w:ind w:hanging="360"/>
          </w:pPr>
        </w:pPrChange>
      </w:pPr>
      <w:del w:id="1019" w:author="Dr Mamadou SANOGO" w:date="2023-10-27T09:42:00Z">
        <w:r w:rsidRPr="007A4AFC" w:rsidDel="004D19FB">
          <w:rPr>
            <w:color w:val="000000" w:themeColor="text1"/>
            <w:spacing w:val="1"/>
            <w:position w:val="1"/>
            <w:rPrChange w:id="1020" w:author="Dr Mamadou SANOGO" w:date="2023-10-25T18:15:00Z">
              <w:rPr>
                <w:spacing w:val="1"/>
                <w:position w:val="1"/>
                <w:highlight w:val="yellow"/>
              </w:rPr>
            </w:rPrChange>
          </w:rPr>
          <w:delText xml:space="preserve">de </w:delText>
        </w:r>
      </w:del>
      <w:del w:id="1021" w:author="Dr Mamadou SANOGO" w:date="2023-10-27T22:52:00Z">
        <w:r w:rsidRPr="007A4AFC" w:rsidDel="00803A8B">
          <w:rPr>
            <w:color w:val="000000" w:themeColor="text1"/>
            <w:spacing w:val="1"/>
            <w:position w:val="1"/>
            <w:rPrChange w:id="1022" w:author="Dr Mamadou SANOGO" w:date="2023-10-25T18:15:00Z">
              <w:rPr>
                <w:spacing w:val="1"/>
                <w:position w:val="1"/>
                <w:highlight w:val="yellow"/>
              </w:rPr>
            </w:rPrChange>
          </w:rPr>
          <w:delText>p</w:delText>
        </w:r>
        <w:r w:rsidR="00917D14" w:rsidRPr="007A4AFC" w:rsidDel="00803A8B">
          <w:rPr>
            <w:color w:val="000000" w:themeColor="text1"/>
            <w:spacing w:val="1"/>
            <w:position w:val="1"/>
            <w:rPrChange w:id="1023" w:author="Dr Mamadou SANOGO" w:date="2023-10-25T18:15:00Z">
              <w:rPr>
                <w:spacing w:val="1"/>
                <w:position w:val="1"/>
                <w:highlight w:val="yellow"/>
              </w:rPr>
            </w:rPrChange>
          </w:rPr>
          <w:delText>ermettre sa mise à jour</w:delText>
        </w:r>
        <w:r w:rsidR="003138AE" w:rsidRPr="007A4AFC" w:rsidDel="00803A8B">
          <w:rPr>
            <w:color w:val="000000" w:themeColor="text1"/>
            <w:spacing w:val="1"/>
            <w:position w:val="1"/>
            <w:rPrChange w:id="1024" w:author="Dr Mamadou SANOGO" w:date="2023-10-25T18:15:00Z">
              <w:rPr>
                <w:spacing w:val="1"/>
                <w:position w:val="1"/>
                <w:highlight w:val="yellow"/>
              </w:rPr>
            </w:rPrChange>
          </w:rPr>
          <w:delText xml:space="preserve"> </w:delText>
        </w:r>
        <w:r w:rsidR="007A78D6" w:rsidRPr="007A4AFC" w:rsidDel="00803A8B">
          <w:rPr>
            <w:color w:val="000000" w:themeColor="text1"/>
            <w:spacing w:val="1"/>
            <w:position w:val="1"/>
            <w:rPrChange w:id="1025" w:author="Dr Mamadou SANOGO" w:date="2023-10-25T18:15:00Z">
              <w:rPr>
                <w:spacing w:val="1"/>
                <w:position w:val="1"/>
                <w:highlight w:val="yellow"/>
              </w:rPr>
            </w:rPrChange>
          </w:rPr>
          <w:delText>en lien avec l’évolution du marché de l’emploi</w:delText>
        </w:r>
      </w:del>
    </w:p>
    <w:p w14:paraId="1AD8B842" w14:textId="73A69BE5" w:rsidR="003138AE" w:rsidRPr="007A4AFC" w:rsidDel="00803A8B" w:rsidRDefault="003138AE">
      <w:pPr>
        <w:pStyle w:val="Paragraphedeliste"/>
        <w:numPr>
          <w:ilvl w:val="0"/>
          <w:numId w:val="30"/>
        </w:numPr>
        <w:spacing w:line="276" w:lineRule="auto"/>
        <w:rPr>
          <w:del w:id="1026" w:author="Dr Mamadou SANOGO" w:date="2023-10-27T22:52:00Z"/>
          <w:rFonts w:ascii="Calibri" w:hAnsi="Calibri"/>
          <w:color w:val="000000" w:themeColor="text1"/>
          <w:sz w:val="22"/>
          <w:rPrChange w:id="1027" w:author="Dr Mamadou SANOGO" w:date="2023-10-25T18:15:00Z">
            <w:rPr>
              <w:del w:id="1028" w:author="Dr Mamadou SANOGO" w:date="2023-10-27T22:52:00Z"/>
            </w:rPr>
          </w:rPrChange>
        </w:rPr>
        <w:pPrChange w:id="1029" w:author="Dr Mamadou SANOGO" w:date="2023-10-27T13:20:00Z">
          <w:pPr>
            <w:pStyle w:val="Corpsdetexte"/>
            <w:ind w:left="714"/>
          </w:pPr>
        </w:pPrChange>
      </w:pPr>
    </w:p>
    <w:p w14:paraId="1BABD1D0" w14:textId="59B7A27E" w:rsidR="00A63BD7" w:rsidDel="0051561A" w:rsidRDefault="00A63BD7">
      <w:pPr>
        <w:pStyle w:val="Titre1"/>
        <w:ind w:left="0" w:firstLine="0"/>
        <w:rPr>
          <w:del w:id="1030" w:author="Dr Mamadou SANOGO" w:date="2023-10-25T13:00:00Z"/>
          <w:lang w:val="fr-ML"/>
        </w:rPr>
        <w:pPrChange w:id="1031" w:author="Dr Mamadou SANOGO" w:date="2023-10-27T13:34:00Z">
          <w:pPr/>
        </w:pPrChange>
      </w:pPr>
      <w:commentRangeStart w:id="1032"/>
      <w:del w:id="1033" w:author="Dr Mamadou SANOGO" w:date="2023-10-25T13:00:00Z">
        <w:r w:rsidRPr="00614D94" w:rsidDel="006E7AE6">
          <w:rPr>
            <w:lang w:val="fr-ML"/>
          </w:rPr>
          <w:delText>Constitution du comité d’auto-évaluation</w:delText>
        </w:r>
        <w:bookmarkStart w:id="1034" w:name="_Toc149307324"/>
        <w:bookmarkEnd w:id="1034"/>
      </w:del>
    </w:p>
    <w:p w14:paraId="2D71F0A0" w14:textId="274C132F" w:rsidR="003138AE" w:rsidDel="00614D94" w:rsidRDefault="000B1CA4">
      <w:pPr>
        <w:pStyle w:val="Titre1"/>
        <w:ind w:left="0" w:firstLine="0"/>
        <w:rPr>
          <w:del w:id="1035" w:author="Dr Mamadou SANOGO" w:date="2023-10-25T13:00:00Z"/>
          <w:lang w:val="fr-ML"/>
        </w:rPr>
        <w:pPrChange w:id="1036" w:author="Dr Mamadou SANOGO" w:date="2023-10-27T13:34:00Z">
          <w:pPr>
            <w:spacing w:line="240" w:lineRule="auto"/>
          </w:pPr>
        </w:pPrChange>
      </w:pPr>
      <w:del w:id="1037" w:author="Dr Mamadou SANOGO" w:date="2023-10-25T13:00:00Z">
        <w:r w:rsidRPr="00614D94" w:rsidDel="006E7AE6">
          <w:rPr>
            <w:lang w:val="fr-ML"/>
          </w:rPr>
          <w:delText xml:space="preserve">Pour la qualité de la démarche, </w:delText>
        </w:r>
        <w:r w:rsidR="006B588B" w:rsidRPr="00614D94" w:rsidDel="006E7AE6">
          <w:rPr>
            <w:lang w:val="fr-ML"/>
          </w:rPr>
          <w:delText>l</w:delText>
        </w:r>
        <w:r w:rsidRPr="00614D94" w:rsidDel="006E7AE6">
          <w:rPr>
            <w:lang w:val="fr-ML"/>
          </w:rPr>
          <w:delText>’auto-évaluation a été conduite par un comité composé</w:delText>
        </w:r>
      </w:del>
      <w:del w:id="1038" w:author="Dr Mamadou SANOGO" w:date="2023-10-25T12:47:00Z">
        <w:r w:rsidRPr="00614D94" w:rsidDel="00376BD9">
          <w:rPr>
            <w:lang w:val="fr-ML"/>
          </w:rPr>
          <w:delText xml:space="preserve"> des représentants de toutes les parties prenantes du programme</w:delText>
        </w:r>
      </w:del>
      <w:del w:id="1039" w:author="Dr Mamadou SANOGO" w:date="2023-10-25T12:48:00Z">
        <w:r w:rsidRPr="00614D94" w:rsidDel="00376BD9">
          <w:rPr>
            <w:lang w:val="fr-ML"/>
          </w:rPr>
          <w:delText>, de son premier responsable, en la personne de Dr BELEM Bourema, continuant comme responsable du comité, en passant par le personnel administratif</w:delText>
        </w:r>
        <w:r w:rsidR="00245AF5" w:rsidRPr="00614D94" w:rsidDel="00376BD9">
          <w:rPr>
            <w:lang w:val="fr-ML"/>
          </w:rPr>
          <w:delText>(</w:delText>
        </w:r>
      </w:del>
      <w:del w:id="1040" w:author="Dr Mamadou SANOGO" w:date="2023-10-25T12:46:00Z">
        <w:r w:rsidR="00245AF5" w:rsidRPr="00614D94" w:rsidDel="00376BD9">
          <w:rPr>
            <w:lang w:val="fr-ML"/>
          </w:rPr>
          <w:delText>2</w:delText>
        </w:r>
      </w:del>
      <w:del w:id="1041" w:author="Dr Mamadou SANOGO" w:date="2023-10-25T12:48:00Z">
        <w:r w:rsidR="00245AF5" w:rsidRPr="00614D94" w:rsidDel="00376BD9">
          <w:rPr>
            <w:lang w:val="fr-ML"/>
          </w:rPr>
          <w:delText xml:space="preserve"> représentant</w:delText>
        </w:r>
      </w:del>
      <w:del w:id="1042" w:author="Dr Mamadou SANOGO" w:date="2023-10-25T12:46:00Z">
        <w:r w:rsidR="00245AF5" w:rsidRPr="00614D94" w:rsidDel="00376BD9">
          <w:rPr>
            <w:lang w:val="fr-ML"/>
          </w:rPr>
          <w:delText>s</w:delText>
        </w:r>
      </w:del>
      <w:del w:id="1043" w:author="Dr Mamadou SANOGO" w:date="2023-10-25T12:48:00Z">
        <w:r w:rsidR="00245AF5" w:rsidRPr="00614D94" w:rsidDel="00376BD9">
          <w:rPr>
            <w:lang w:val="fr-ML"/>
          </w:rPr>
          <w:delText>)</w:delText>
        </w:r>
        <w:r w:rsidRPr="00614D94" w:rsidDel="00376BD9">
          <w:rPr>
            <w:lang w:val="fr-ML"/>
          </w:rPr>
          <w:delText>, le corps professoral</w:delText>
        </w:r>
        <w:r w:rsidR="00245AF5" w:rsidRPr="00614D94" w:rsidDel="00376BD9">
          <w:rPr>
            <w:lang w:val="fr-ML"/>
          </w:rPr>
          <w:delText>(</w:delText>
        </w:r>
      </w:del>
      <w:del w:id="1044" w:author="Dr Mamadou SANOGO" w:date="2023-10-25T12:46:00Z">
        <w:r w:rsidR="00245AF5" w:rsidRPr="00614D94" w:rsidDel="00376BD9">
          <w:rPr>
            <w:lang w:val="fr-ML"/>
          </w:rPr>
          <w:delText>2</w:delText>
        </w:r>
      </w:del>
      <w:del w:id="1045" w:author="Dr Mamadou SANOGO" w:date="2023-10-25T12:48:00Z">
        <w:r w:rsidR="00245AF5" w:rsidRPr="00614D94" w:rsidDel="00376BD9">
          <w:rPr>
            <w:lang w:val="fr-ML"/>
          </w:rPr>
          <w:delText xml:space="preserve"> représentant</w:delText>
        </w:r>
      </w:del>
      <w:del w:id="1046" w:author="Dr Mamadou SANOGO" w:date="2023-10-25T12:46:00Z">
        <w:r w:rsidR="00245AF5" w:rsidRPr="00614D94" w:rsidDel="00376BD9">
          <w:rPr>
            <w:lang w:val="fr-ML"/>
          </w:rPr>
          <w:delText>s</w:delText>
        </w:r>
      </w:del>
      <w:del w:id="1047" w:author="Dr Mamadou SANOGO" w:date="2023-10-25T12:48:00Z">
        <w:r w:rsidR="00245AF5" w:rsidRPr="00614D94" w:rsidDel="00376BD9">
          <w:rPr>
            <w:lang w:val="fr-ML"/>
          </w:rPr>
          <w:delText>)</w:delText>
        </w:r>
        <w:r w:rsidRPr="00614D94" w:rsidDel="00376BD9">
          <w:rPr>
            <w:lang w:val="fr-ML"/>
          </w:rPr>
          <w:delText>, les étudiants</w:delText>
        </w:r>
        <w:r w:rsidR="00245AF5" w:rsidRPr="00614D94" w:rsidDel="00376BD9">
          <w:rPr>
            <w:lang w:val="fr-ML"/>
          </w:rPr>
          <w:delText>(</w:delText>
        </w:r>
      </w:del>
      <w:del w:id="1048" w:author="Dr Mamadou SANOGO" w:date="2023-10-25T12:46:00Z">
        <w:r w:rsidR="00245AF5" w:rsidRPr="00614D94" w:rsidDel="00376BD9">
          <w:rPr>
            <w:lang w:val="fr-ML"/>
          </w:rPr>
          <w:delText>2</w:delText>
        </w:r>
      </w:del>
      <w:del w:id="1049" w:author="Dr Mamadou SANOGO" w:date="2023-10-25T12:48:00Z">
        <w:r w:rsidR="00245AF5" w:rsidRPr="00614D94" w:rsidDel="00376BD9">
          <w:rPr>
            <w:lang w:val="fr-ML"/>
          </w:rPr>
          <w:delText xml:space="preserve"> représentant</w:delText>
        </w:r>
      </w:del>
      <w:del w:id="1050" w:author="Dr Mamadou SANOGO" w:date="2023-10-25T12:46:00Z">
        <w:r w:rsidR="00245AF5" w:rsidRPr="00614D94" w:rsidDel="00376BD9">
          <w:rPr>
            <w:lang w:val="fr-ML"/>
          </w:rPr>
          <w:delText>s</w:delText>
        </w:r>
      </w:del>
      <w:del w:id="1051" w:author="Dr Mamadou SANOGO" w:date="2023-10-25T12:48:00Z">
        <w:r w:rsidR="00245AF5" w:rsidRPr="00614D94" w:rsidDel="00376BD9">
          <w:rPr>
            <w:lang w:val="fr-ML"/>
          </w:rPr>
          <w:delText>)</w:delText>
        </w:r>
        <w:r w:rsidR="0067406A" w:rsidRPr="00614D94" w:rsidDel="00376BD9">
          <w:rPr>
            <w:lang w:val="fr-ML"/>
          </w:rPr>
          <w:delText>, les parents d’étudiant</w:delText>
        </w:r>
        <w:r w:rsidR="00245AF5" w:rsidRPr="00614D94" w:rsidDel="00376BD9">
          <w:rPr>
            <w:lang w:val="fr-ML"/>
          </w:rPr>
          <w:delText xml:space="preserve"> (</w:delText>
        </w:r>
      </w:del>
      <w:del w:id="1052" w:author="Dr Mamadou SANOGO" w:date="2023-10-25T12:46:00Z">
        <w:r w:rsidR="00245AF5" w:rsidRPr="00614D94" w:rsidDel="00376BD9">
          <w:rPr>
            <w:lang w:val="fr-ML"/>
          </w:rPr>
          <w:delText>2</w:delText>
        </w:r>
      </w:del>
      <w:del w:id="1053" w:author="Dr Mamadou SANOGO" w:date="2023-10-25T12:48:00Z">
        <w:r w:rsidR="00245AF5" w:rsidRPr="00614D94" w:rsidDel="00376BD9">
          <w:rPr>
            <w:lang w:val="fr-ML"/>
          </w:rPr>
          <w:delText xml:space="preserve"> représentant</w:delText>
        </w:r>
      </w:del>
      <w:del w:id="1054" w:author="Dr Mamadou SANOGO" w:date="2023-10-25T12:46:00Z">
        <w:r w:rsidR="00245AF5" w:rsidRPr="00614D94" w:rsidDel="00376BD9">
          <w:rPr>
            <w:lang w:val="fr-ML"/>
          </w:rPr>
          <w:delText>s</w:delText>
        </w:r>
      </w:del>
      <w:del w:id="1055" w:author="Dr Mamadou SANOGO" w:date="2023-10-25T12:48:00Z">
        <w:r w:rsidR="00245AF5" w:rsidRPr="00614D94" w:rsidDel="00376BD9">
          <w:rPr>
            <w:lang w:val="fr-ML"/>
          </w:rPr>
          <w:delText>)</w:delText>
        </w:r>
        <w:r w:rsidR="0067406A" w:rsidRPr="00614D94" w:rsidDel="00376BD9">
          <w:rPr>
            <w:lang w:val="fr-ML"/>
          </w:rPr>
          <w:delText>, les partenaires universitaires</w:delText>
        </w:r>
        <w:r w:rsidR="00904C8C" w:rsidRPr="00614D94" w:rsidDel="00376BD9">
          <w:rPr>
            <w:lang w:val="fr-ML"/>
          </w:rPr>
          <w:delText>(2 représentants)</w:delText>
        </w:r>
        <w:r w:rsidR="0067406A" w:rsidRPr="00614D94" w:rsidDel="00376BD9">
          <w:rPr>
            <w:lang w:val="fr-ML"/>
          </w:rPr>
          <w:delText>, les partenaires socio-professionnels</w:delText>
        </w:r>
        <w:r w:rsidR="00904C8C" w:rsidRPr="00614D94" w:rsidDel="00376BD9">
          <w:rPr>
            <w:lang w:val="fr-ML"/>
          </w:rPr>
          <w:delText xml:space="preserve"> (2 représentants)</w:delText>
        </w:r>
        <w:r w:rsidR="0067406A" w:rsidRPr="00614D94" w:rsidDel="00376BD9">
          <w:rPr>
            <w:lang w:val="fr-ML"/>
          </w:rPr>
          <w:delText>, jusqu’aux expertises extérieures</w:delText>
        </w:r>
        <w:r w:rsidR="00904C8C" w:rsidRPr="00614D94" w:rsidDel="00376BD9">
          <w:rPr>
            <w:lang w:val="fr-ML"/>
          </w:rPr>
          <w:delText xml:space="preserve"> (2 consultants)</w:delText>
        </w:r>
      </w:del>
      <w:del w:id="1056" w:author="Dr Mamadou SANOGO" w:date="2023-10-25T13:00:00Z">
        <w:r w:rsidR="0067406A" w:rsidRPr="00614D94" w:rsidDel="006E7AE6">
          <w:rPr>
            <w:lang w:val="fr-ML"/>
          </w:rPr>
          <w:delText>.</w:delText>
        </w:r>
        <w:r w:rsidR="005D6B34" w:rsidRPr="00614D94" w:rsidDel="006E7AE6">
          <w:rPr>
            <w:lang w:val="fr-ML"/>
          </w:rPr>
          <w:delText>(annexe 2</w:delText>
        </w:r>
        <w:r w:rsidR="00383AE6" w:rsidRPr="00614D94" w:rsidDel="006E7AE6">
          <w:rPr>
            <w:lang w:val="fr-ML"/>
          </w:rPr>
          <w:delText> : Comité Ad hoc</w:delText>
        </w:r>
        <w:r w:rsidR="005D6B34" w:rsidRPr="00614D94" w:rsidDel="006E7AE6">
          <w:rPr>
            <w:lang w:val="fr-ML"/>
          </w:rPr>
          <w:delText>)</w:delText>
        </w:r>
        <w:bookmarkStart w:id="1057" w:name="_Toc149307325"/>
        <w:bookmarkEnd w:id="1057"/>
      </w:del>
    </w:p>
    <w:p w14:paraId="48525D56" w14:textId="15B0B4A2" w:rsidR="00A63BD7" w:rsidRPr="007A4AFC" w:rsidDel="006E7AE6" w:rsidRDefault="00A63BD7">
      <w:pPr>
        <w:pStyle w:val="Titre1"/>
        <w:ind w:left="0" w:firstLine="0"/>
        <w:rPr>
          <w:del w:id="1058" w:author="Dr Mamadou SANOGO" w:date="2023-10-25T13:00:00Z"/>
          <w:i/>
          <w:lang w:val="fr-ML"/>
        </w:rPr>
        <w:pPrChange w:id="1059" w:author="Dr Mamadou SANOGO" w:date="2023-10-27T13:34:00Z">
          <w:pPr>
            <w:ind w:right="-1"/>
          </w:pPr>
        </w:pPrChange>
      </w:pPr>
      <w:del w:id="1060" w:author="Dr Mamadou SANOGO" w:date="2023-10-25T13:00:00Z">
        <w:r w:rsidRPr="00614D94" w:rsidDel="006E7AE6">
          <w:rPr>
            <w:lang w:val="fr-ML"/>
          </w:rPr>
          <w:delText>Brève description de la démarche d’auto-évaluation</w:delText>
        </w:r>
        <w:bookmarkStart w:id="1061" w:name="_Toc149307326"/>
        <w:bookmarkEnd w:id="1061"/>
      </w:del>
    </w:p>
    <w:p w14:paraId="5B67D912" w14:textId="25B613DB" w:rsidR="00C63659" w:rsidRPr="00614D94" w:rsidDel="006E7AE6" w:rsidRDefault="00A63BD7">
      <w:pPr>
        <w:pStyle w:val="Titre1"/>
        <w:ind w:left="0" w:firstLine="0"/>
        <w:rPr>
          <w:del w:id="1062" w:author="Dr Mamadou SANOGO" w:date="2023-10-25T13:00:00Z"/>
        </w:rPr>
        <w:pPrChange w:id="1063" w:author="Dr Mamadou SANOGO" w:date="2023-10-27T13:34:00Z">
          <w:pPr>
            <w:widowControl w:val="0"/>
            <w:autoSpaceDE w:val="0"/>
            <w:autoSpaceDN w:val="0"/>
            <w:adjustRightInd w:val="0"/>
            <w:spacing w:line="240" w:lineRule="auto"/>
            <w:ind w:right="81"/>
          </w:pPr>
        </w:pPrChange>
      </w:pPr>
      <w:del w:id="1064" w:author="Dr Mamadou SANOGO" w:date="2023-10-25T13:00:00Z">
        <w:r w:rsidRPr="00614D94" w:rsidDel="006E7AE6">
          <w:delText>Le comité</w:delText>
        </w:r>
        <w:r w:rsidR="000B2981" w:rsidRPr="00614D94" w:rsidDel="006E7AE6">
          <w:delText xml:space="preserve"> après établissement, a commencé sa mission par une première</w:delText>
        </w:r>
        <w:r w:rsidRPr="00614D94" w:rsidDel="006E7AE6">
          <w:delText xml:space="preserve"> séance</w:delText>
        </w:r>
        <w:r w:rsidR="000B2981" w:rsidRPr="00614D94" w:rsidDel="006E7AE6">
          <w:delText xml:space="preserve"> de travail</w:delText>
        </w:r>
        <w:r w:rsidRPr="00614D94" w:rsidDel="006E7AE6">
          <w:delText xml:space="preserve"> informative</w:delText>
        </w:r>
        <w:r w:rsidR="00C15DAA" w:rsidRPr="00614D94" w:rsidDel="006E7AE6">
          <w:delText xml:space="preserve"> </w:delText>
        </w:r>
        <w:r w:rsidR="00383AE6" w:rsidRPr="00614D94" w:rsidDel="006E7AE6">
          <w:delText>(</w:delText>
        </w:r>
        <w:r w:rsidR="00C15DAA" w:rsidRPr="00614D94" w:rsidDel="006E7AE6">
          <w:delText>annexe 3 : Procès-verbal de la réunion)</w:delText>
        </w:r>
        <w:r w:rsidR="000B2981" w:rsidRPr="00614D94" w:rsidDel="006E7AE6">
          <w:delText xml:space="preserve">, </w:delText>
        </w:r>
        <w:r w:rsidRPr="00614D94" w:rsidDel="006E7AE6">
          <w:delText>illustrant le cadre général,</w:delText>
        </w:r>
        <w:r w:rsidR="000B2981" w:rsidRPr="00614D94" w:rsidDel="006E7AE6">
          <w:delText xml:space="preserve"> et définissant les objectifs, et les étapes</w:delText>
        </w:r>
        <w:r w:rsidR="00C63659" w:rsidRPr="00614D94" w:rsidDel="006E7AE6">
          <w:delText xml:space="preserve"> </w:delText>
        </w:r>
        <w:r w:rsidR="000B2981" w:rsidRPr="00614D94" w:rsidDel="006E7AE6">
          <w:delText>de</w:delText>
        </w:r>
        <w:r w:rsidR="00C63659" w:rsidRPr="00614D94" w:rsidDel="006E7AE6">
          <w:delText xml:space="preserve"> l'autoévaluation</w:delText>
        </w:r>
        <w:r w:rsidR="000B2981" w:rsidRPr="00614D94" w:rsidDel="006E7AE6">
          <w:delText>.</w:delText>
        </w:r>
        <w:r w:rsidRPr="00614D94" w:rsidDel="006E7AE6">
          <w:delText xml:space="preserve"> </w:delText>
        </w:r>
        <w:r w:rsidR="000B2981" w:rsidRPr="00614D94" w:rsidDel="006E7AE6">
          <w:delText xml:space="preserve">Au cours de cette séance, il </w:delText>
        </w:r>
        <w:r w:rsidRPr="00614D94" w:rsidDel="006E7AE6">
          <w:delText>a procédé à la mise en place de plusieurs sous-groupes de travail</w:delText>
        </w:r>
        <w:r w:rsidR="000B2981" w:rsidRPr="00614D94" w:rsidDel="006E7AE6">
          <w:delText>, sur la base des domaines d’action</w:delText>
        </w:r>
        <w:r w:rsidR="00801E13" w:rsidRPr="00614D94" w:rsidDel="006E7AE6">
          <w:delText xml:space="preserve">, des différents membres. Les activités </w:delText>
        </w:r>
        <w:r w:rsidR="00C63659" w:rsidRPr="00614D94" w:rsidDel="006E7AE6">
          <w:delText xml:space="preserve">des sous-groupes ont été définies </w:delText>
        </w:r>
        <w:r w:rsidR="000B2981" w:rsidRPr="00614D94" w:rsidDel="006E7AE6">
          <w:delText>suivant</w:delText>
        </w:r>
        <w:r w:rsidR="00C63659" w:rsidRPr="00614D94" w:rsidDel="006E7AE6">
          <w:delText xml:space="preserve"> les différentes étapes du </w:delText>
        </w:r>
        <w:r w:rsidR="00433617" w:rsidRPr="00614D94" w:rsidDel="006E7AE6">
          <w:delText>process :</w:delText>
        </w:r>
        <w:bookmarkStart w:id="1065" w:name="_Toc149307327"/>
        <w:bookmarkEnd w:id="1065"/>
      </w:del>
    </w:p>
    <w:p w14:paraId="055E3FC4" w14:textId="758FF60E" w:rsidR="00C63659" w:rsidRPr="00614D94" w:rsidDel="006E7AE6" w:rsidRDefault="00C63659">
      <w:pPr>
        <w:pStyle w:val="Titre1"/>
        <w:ind w:left="0" w:firstLine="0"/>
        <w:rPr>
          <w:del w:id="1066" w:author="Dr Mamadou SANOGO" w:date="2023-10-25T13:00:00Z"/>
        </w:rPr>
        <w:pPrChange w:id="1067"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68" w:author="Dr Mamadou SANOGO" w:date="2023-10-25T13:00:00Z">
        <w:r w:rsidRPr="00614D94" w:rsidDel="006E7AE6">
          <w:delText>Recueil des données</w:delText>
        </w:r>
        <w:bookmarkStart w:id="1069" w:name="_Toc149307328"/>
        <w:bookmarkEnd w:id="1069"/>
      </w:del>
    </w:p>
    <w:p w14:paraId="565C74BD" w14:textId="4A63CC7F" w:rsidR="00C63659" w:rsidRPr="00614D94" w:rsidDel="006E7AE6" w:rsidRDefault="00C63659">
      <w:pPr>
        <w:pStyle w:val="Titre1"/>
        <w:ind w:left="0" w:firstLine="0"/>
        <w:rPr>
          <w:del w:id="1070" w:author="Dr Mamadou SANOGO" w:date="2023-10-25T13:00:00Z"/>
        </w:rPr>
        <w:pPrChange w:id="1071"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2" w:author="Dr Mamadou SANOGO" w:date="2023-10-25T13:00:00Z">
        <w:r w:rsidRPr="00614D94" w:rsidDel="006E7AE6">
          <w:delText>Traitement et analyse des données</w:delText>
        </w:r>
        <w:bookmarkStart w:id="1073" w:name="_Toc149307329"/>
        <w:bookmarkEnd w:id="1073"/>
      </w:del>
    </w:p>
    <w:p w14:paraId="70B35DDE" w14:textId="7BCDC9DC" w:rsidR="00C63659" w:rsidRPr="00614D94" w:rsidDel="006E7AE6" w:rsidRDefault="00C63659">
      <w:pPr>
        <w:pStyle w:val="Titre1"/>
        <w:ind w:left="0" w:firstLine="0"/>
        <w:rPr>
          <w:del w:id="1074" w:author="Dr Mamadou SANOGO" w:date="2023-10-25T13:00:00Z"/>
        </w:rPr>
        <w:pPrChange w:id="1075"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6" w:author="Dr Mamadou SANOGO" w:date="2023-10-25T13:00:00Z">
        <w:r w:rsidRPr="00614D94" w:rsidDel="006E7AE6">
          <w:delText>Rédaction du rapport</w:delText>
        </w:r>
        <w:bookmarkStart w:id="1077" w:name="_Toc149307330"/>
        <w:bookmarkEnd w:id="1077"/>
      </w:del>
    </w:p>
    <w:p w14:paraId="5B55BC63" w14:textId="648CDD64" w:rsidR="00C63659" w:rsidRPr="00614D94" w:rsidDel="006E7AE6" w:rsidRDefault="00C63659">
      <w:pPr>
        <w:pStyle w:val="Titre1"/>
        <w:ind w:left="0" w:firstLine="0"/>
        <w:rPr>
          <w:del w:id="1078" w:author="Dr Mamadou SANOGO" w:date="2023-10-25T13:00:00Z"/>
          <w:spacing w:val="-3"/>
        </w:rPr>
        <w:pPrChange w:id="1079"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80" w:author="Dr Mamadou SANOGO" w:date="2023-10-25T13:00:00Z">
        <w:r w:rsidRPr="00614D94" w:rsidDel="006E7AE6">
          <w:delText>Correction, présentation et validation du rapport</w:delText>
        </w:r>
        <w:bookmarkStart w:id="1081" w:name="_Toc149307331"/>
        <w:bookmarkEnd w:id="1081"/>
      </w:del>
    </w:p>
    <w:p w14:paraId="5D874616" w14:textId="61C91FB0" w:rsidR="00A84C94" w:rsidRPr="00614D94" w:rsidDel="006E7AE6" w:rsidRDefault="00C63659">
      <w:pPr>
        <w:pStyle w:val="Titre1"/>
        <w:ind w:left="0" w:firstLine="0"/>
        <w:rPr>
          <w:del w:id="1082" w:author="Dr Mamadou SANOGO" w:date="2023-10-25T13:00:00Z"/>
        </w:rPr>
        <w:pPrChange w:id="1083" w:author="Dr Mamadou SANOGO" w:date="2023-10-27T13:34:00Z">
          <w:pPr>
            <w:widowControl w:val="0"/>
            <w:autoSpaceDE w:val="0"/>
            <w:autoSpaceDN w:val="0"/>
            <w:adjustRightInd w:val="0"/>
            <w:spacing w:line="240" w:lineRule="auto"/>
            <w:ind w:right="81"/>
          </w:pPr>
        </w:pPrChange>
      </w:pPr>
      <w:del w:id="1084" w:author="Dr Mamadou SANOGO" w:date="2023-10-25T13:00:00Z">
        <w:r w:rsidRPr="00614D94" w:rsidDel="006E7AE6">
          <w:delText>Les séances de travail qui ont suivi, ont été plus formatives,</w:delText>
        </w:r>
        <w:r w:rsidR="003C5A1D" w:rsidRPr="00614D94" w:rsidDel="006E7AE6">
          <w:delText xml:space="preserve"> </w:delText>
        </w:r>
        <w:r w:rsidRPr="00614D94" w:rsidDel="006E7AE6">
          <w:delText xml:space="preserve">et ont été </w:delText>
        </w:r>
        <w:r w:rsidR="003C5A1D" w:rsidRPr="00614D94" w:rsidDel="006E7AE6">
          <w:delText>des cadres d’échanges sur l’évolution</w:delText>
        </w:r>
        <w:r w:rsidR="00DE280E" w:rsidRPr="00614D94" w:rsidDel="006E7AE6">
          <w:delText xml:space="preserve"> des différentes activités.</w:delText>
        </w:r>
        <w:r w:rsidR="00A84C94" w:rsidRPr="00614D94" w:rsidDel="006E7AE6">
          <w:delText xml:space="preserve"> </w:delText>
        </w:r>
        <w:r w:rsidR="00732071" w:rsidRPr="00614D94" w:rsidDel="006E7AE6">
          <w:delText xml:space="preserve">L’ensemble des activités se sont déroulées </w:delText>
        </w:r>
        <w:r w:rsidR="00A84C94" w:rsidRPr="00614D94" w:rsidDel="006E7AE6">
          <w:delText>d</w:delText>
        </w:r>
        <w:r w:rsidR="00732071" w:rsidRPr="00614D94" w:rsidDel="006E7AE6">
          <w:delText>u 1</w:delText>
        </w:r>
        <w:r w:rsidR="00732071" w:rsidRPr="00614D94" w:rsidDel="006E7AE6">
          <w:rPr>
            <w:vertAlign w:val="superscript"/>
          </w:rPr>
          <w:delText>er</w:delText>
        </w:r>
        <w:r w:rsidR="00732071" w:rsidRPr="00614D94" w:rsidDel="006E7AE6">
          <w:delText xml:space="preserve"> juin 2023 au 25 juillet 2023.</w:delText>
        </w:r>
        <w:bookmarkStart w:id="1085" w:name="_Toc149307332"/>
        <w:bookmarkEnd w:id="1085"/>
      </w:del>
    </w:p>
    <w:p w14:paraId="1AD38ABB" w14:textId="6678A0E9" w:rsidR="00A63BD7" w:rsidRPr="00614D94" w:rsidDel="006E7AE6" w:rsidRDefault="00DE280E">
      <w:pPr>
        <w:pStyle w:val="Titre1"/>
        <w:ind w:left="0" w:firstLine="0"/>
        <w:rPr>
          <w:del w:id="1086" w:author="Dr Mamadou SANOGO" w:date="2023-10-25T13:00:00Z"/>
        </w:rPr>
        <w:pPrChange w:id="1087" w:author="Dr Mamadou SANOGO" w:date="2023-10-27T13:34:00Z">
          <w:pPr>
            <w:widowControl w:val="0"/>
            <w:autoSpaceDE w:val="0"/>
            <w:autoSpaceDN w:val="0"/>
            <w:adjustRightInd w:val="0"/>
            <w:spacing w:line="240" w:lineRule="auto"/>
            <w:ind w:right="81"/>
          </w:pPr>
        </w:pPrChange>
      </w:pPr>
      <w:del w:id="1088" w:author="Dr Mamadou SANOGO" w:date="2023-10-25T13:00:00Z">
        <w:r w:rsidRPr="00614D94" w:rsidDel="006E7AE6">
          <w:delText xml:space="preserve"> </w:delText>
        </w:r>
        <w:commentRangeEnd w:id="1032"/>
        <w:r w:rsidR="00003BF5" w:rsidRPr="00614D94" w:rsidDel="006E7AE6">
          <w:rPr>
            <w:rStyle w:val="Marquedecommentaire"/>
          </w:rPr>
          <w:commentReference w:id="1032"/>
        </w:r>
        <w:bookmarkStart w:id="1089" w:name="_Toc149307333"/>
        <w:bookmarkEnd w:id="1089"/>
      </w:del>
    </w:p>
    <w:p w14:paraId="62C3EFBB" w14:textId="3CC204C7" w:rsidR="00A11B94" w:rsidRPr="00614D94" w:rsidDel="006E7AE6" w:rsidRDefault="00A11B94">
      <w:pPr>
        <w:pStyle w:val="Titre1"/>
        <w:ind w:left="0" w:firstLine="0"/>
        <w:rPr>
          <w:del w:id="1090" w:author="Dr Mamadou SANOGO" w:date="2023-10-25T13:00:00Z"/>
        </w:rPr>
        <w:pPrChange w:id="1091" w:author="Dr Mamadou SANOGO" w:date="2023-10-27T13:34:00Z">
          <w:pPr>
            <w:widowControl w:val="0"/>
            <w:autoSpaceDE w:val="0"/>
            <w:autoSpaceDN w:val="0"/>
            <w:adjustRightInd w:val="0"/>
            <w:spacing w:line="240" w:lineRule="auto"/>
            <w:ind w:right="81"/>
          </w:pPr>
        </w:pPrChange>
      </w:pPr>
      <w:bookmarkStart w:id="1092" w:name="_Toc149307334"/>
      <w:bookmarkEnd w:id="1092"/>
    </w:p>
    <w:p w14:paraId="407DDD48" w14:textId="77777777" w:rsidR="00A63BD7" w:rsidRPr="00614D94" w:rsidDel="0051561A" w:rsidRDefault="00A63BD7">
      <w:pPr>
        <w:pStyle w:val="Titre1"/>
        <w:ind w:left="0" w:firstLine="0"/>
        <w:rPr>
          <w:del w:id="1093" w:author="Dr Mamadou SANOGO" w:date="2023-10-27T12:02:00Z"/>
          <w:sz w:val="10"/>
        </w:rPr>
        <w:pPrChange w:id="1094" w:author="Dr Mamadou SANOGO" w:date="2023-10-27T13:34:00Z">
          <w:pPr>
            <w:widowControl w:val="0"/>
            <w:autoSpaceDE w:val="0"/>
            <w:autoSpaceDN w:val="0"/>
            <w:adjustRightInd w:val="0"/>
            <w:spacing w:line="240" w:lineRule="auto"/>
            <w:ind w:right="81"/>
          </w:pPr>
        </w:pPrChange>
      </w:pPr>
      <w:bookmarkStart w:id="1095" w:name="_Toc149307335"/>
      <w:bookmarkEnd w:id="1095"/>
    </w:p>
    <w:p w14:paraId="4BE0A255" w14:textId="66E96478" w:rsidR="00E40766" w:rsidRPr="007A4AFC" w:rsidDel="0051561A" w:rsidRDefault="00E40766">
      <w:pPr>
        <w:pStyle w:val="Titre1"/>
        <w:ind w:left="0" w:firstLine="0"/>
        <w:rPr>
          <w:del w:id="1096" w:author="Dr Mamadou SANOGO" w:date="2023-10-27T12:02:00Z"/>
          <w:sz w:val="10"/>
          <w:rPrChange w:id="1097" w:author="Dr Mamadou SANOGO" w:date="2023-10-25T18:15:00Z">
            <w:rPr>
              <w:del w:id="1098" w:author="Dr Mamadou SANOGO" w:date="2023-10-27T12:02:00Z"/>
              <w:color w:val="FF0000"/>
              <w:sz w:val="10"/>
              <w:szCs w:val="24"/>
            </w:rPr>
          </w:rPrChange>
        </w:rPr>
        <w:pPrChange w:id="1099" w:author="Dr Mamadou SANOGO" w:date="2023-10-27T13:34:00Z">
          <w:pPr>
            <w:spacing w:line="240" w:lineRule="auto"/>
          </w:pPr>
        </w:pPrChange>
      </w:pPr>
      <w:bookmarkStart w:id="1100" w:name="_Toc149307336"/>
      <w:bookmarkEnd w:id="1100"/>
    </w:p>
    <w:p w14:paraId="0C00368C" w14:textId="0AEA88F8" w:rsidR="0057060F" w:rsidRPr="00614D94" w:rsidDel="006E7AE6" w:rsidRDefault="008860C2">
      <w:pPr>
        <w:pStyle w:val="Titre1"/>
        <w:ind w:left="0" w:firstLine="0"/>
        <w:rPr>
          <w:del w:id="1101" w:author="Dr Mamadou SANOGO" w:date="2023-10-25T13:00:00Z"/>
          <w:lang w:val="fr-ML"/>
        </w:rPr>
        <w:pPrChange w:id="1102" w:author="Dr Mamadou SANOGO" w:date="2023-10-27T13:34:00Z">
          <w:pPr>
            <w:ind w:right="136"/>
          </w:pPr>
        </w:pPrChange>
      </w:pPr>
      <w:commentRangeStart w:id="1103"/>
      <w:del w:id="1104" w:author="Dr Mamadou SANOGO" w:date="2023-10-25T13:00:00Z">
        <w:r w:rsidRPr="00614D94" w:rsidDel="006E7AE6">
          <w:rPr>
            <w:lang w:val="fr-ML"/>
          </w:rPr>
          <w:delText>Présentation de la formation évaluée</w:delText>
        </w:r>
        <w:bookmarkStart w:id="1105" w:name="_Toc149307337"/>
        <w:bookmarkEnd w:id="1105"/>
      </w:del>
    </w:p>
    <w:p w14:paraId="75412836" w14:textId="310EBB20" w:rsidR="00AA0853" w:rsidRPr="00614D94" w:rsidDel="006E7AE6" w:rsidRDefault="00AA0853">
      <w:pPr>
        <w:pStyle w:val="Titre1"/>
        <w:ind w:left="0" w:firstLine="0"/>
        <w:rPr>
          <w:del w:id="1106" w:author="Dr Mamadou SANOGO" w:date="2023-10-25T13:00:00Z"/>
          <w:sz w:val="20"/>
          <w:szCs w:val="20"/>
        </w:rPr>
        <w:pPrChange w:id="1107" w:author="Dr Mamadou SANOGO" w:date="2023-10-27T13:34:00Z">
          <w:pPr>
            <w:widowControl w:val="0"/>
            <w:autoSpaceDE w:val="0"/>
            <w:autoSpaceDN w:val="0"/>
            <w:adjustRightInd w:val="0"/>
            <w:spacing w:line="240" w:lineRule="auto"/>
            <w:ind w:right="81"/>
          </w:pPr>
        </w:pPrChange>
      </w:pPr>
      <w:del w:id="1108" w:author="Dr Mamadou SANOGO" w:date="2023-10-25T13:00:00Z">
        <w:r w:rsidRPr="00614D94" w:rsidDel="006E7AE6">
          <w:rPr>
            <w:sz w:val="20"/>
            <w:szCs w:val="20"/>
          </w:rPr>
          <w:delText>Titre du diplôme délivré </w:delText>
        </w:r>
        <w:bookmarkStart w:id="1109" w:name="_Toc149307338"/>
        <w:bookmarkEnd w:id="1109"/>
      </w:del>
    </w:p>
    <w:p w14:paraId="317615B2" w14:textId="74559C90" w:rsidR="00AA0853" w:rsidRPr="00614D94" w:rsidDel="006E7AE6" w:rsidRDefault="00AA0853">
      <w:pPr>
        <w:pStyle w:val="Titre1"/>
        <w:ind w:left="0" w:firstLine="0"/>
        <w:rPr>
          <w:del w:id="1110" w:author="Dr Mamadou SANOGO" w:date="2023-10-25T13:00:00Z"/>
        </w:rPr>
        <w:pPrChange w:id="1111" w:author="Dr Mamadou SANOGO" w:date="2023-10-27T13:34:00Z">
          <w:pPr>
            <w:widowControl w:val="0"/>
            <w:autoSpaceDE w:val="0"/>
            <w:autoSpaceDN w:val="0"/>
            <w:adjustRightInd w:val="0"/>
            <w:spacing w:line="240" w:lineRule="auto"/>
            <w:ind w:right="81"/>
          </w:pPr>
        </w:pPrChange>
      </w:pPr>
      <w:del w:id="1112" w:author="Dr Mamadou SANOGO" w:date="2023-10-25T13:00:00Z">
        <w:r w:rsidRPr="00614D94" w:rsidDel="006E7AE6">
          <w:delText>Master en Epidémiologie(M-EPI)</w:delText>
        </w:r>
        <w:bookmarkStart w:id="1113" w:name="_Toc149307339"/>
        <w:bookmarkEnd w:id="1113"/>
      </w:del>
    </w:p>
    <w:commentRangeEnd w:id="1103"/>
    <w:p w14:paraId="47B06091" w14:textId="03AACC24" w:rsidR="00AA0853" w:rsidRPr="00614D94" w:rsidDel="006E7AE6" w:rsidRDefault="00DB7946">
      <w:pPr>
        <w:pStyle w:val="Titre1"/>
        <w:ind w:left="0" w:firstLine="0"/>
        <w:rPr>
          <w:del w:id="1114" w:author="Dr Mamadou SANOGO" w:date="2023-10-25T13:00:00Z"/>
        </w:rPr>
        <w:pPrChange w:id="1115" w:author="Dr Mamadou SANOGO" w:date="2023-10-27T13:34:00Z">
          <w:pPr>
            <w:widowControl w:val="0"/>
            <w:autoSpaceDE w:val="0"/>
            <w:autoSpaceDN w:val="0"/>
            <w:adjustRightInd w:val="0"/>
            <w:spacing w:line="240" w:lineRule="auto"/>
            <w:ind w:right="81"/>
          </w:pPr>
        </w:pPrChange>
      </w:pPr>
      <w:del w:id="1116" w:author="Dr Mamadou SANOGO" w:date="2023-10-25T13:00:00Z">
        <w:r w:rsidRPr="00614D94" w:rsidDel="006E7AE6">
          <w:rPr>
            <w:rStyle w:val="Marquedecommentaire"/>
          </w:rPr>
          <w:commentReference w:id="1103"/>
        </w:r>
        <w:bookmarkStart w:id="1117" w:name="_Toc149307340"/>
        <w:bookmarkEnd w:id="1117"/>
      </w:del>
    </w:p>
    <w:p w14:paraId="5FB0A823" w14:textId="4E59D8FD" w:rsidR="00AA0853" w:rsidRPr="00614D94" w:rsidDel="006E7AE6" w:rsidRDefault="00AA0853">
      <w:pPr>
        <w:pStyle w:val="Titre1"/>
        <w:ind w:left="0" w:firstLine="0"/>
        <w:rPr>
          <w:del w:id="1118" w:author="Dr Mamadou SANOGO" w:date="2023-10-25T13:00:00Z"/>
          <w:sz w:val="20"/>
          <w:szCs w:val="20"/>
        </w:rPr>
        <w:pPrChange w:id="1119" w:author="Dr Mamadou SANOGO" w:date="2023-10-27T13:34:00Z">
          <w:pPr>
            <w:widowControl w:val="0"/>
            <w:autoSpaceDE w:val="0"/>
            <w:autoSpaceDN w:val="0"/>
            <w:adjustRightInd w:val="0"/>
            <w:spacing w:line="240" w:lineRule="auto"/>
            <w:ind w:right="81"/>
          </w:pPr>
        </w:pPrChange>
      </w:pPr>
      <w:commentRangeStart w:id="1120"/>
      <w:del w:id="1121" w:author="Dr Mamadou SANOGO" w:date="2023-10-25T13:00:00Z">
        <w:r w:rsidRPr="00614D94" w:rsidDel="006E7AE6">
          <w:rPr>
            <w:sz w:val="20"/>
            <w:szCs w:val="20"/>
          </w:rPr>
          <w:delText>Orientations, spécialisations, options</w:delText>
        </w:r>
        <w:bookmarkStart w:id="1122" w:name="_Toc149307341"/>
        <w:bookmarkEnd w:id="1122"/>
      </w:del>
    </w:p>
    <w:p w14:paraId="5C323D97" w14:textId="68458460" w:rsidR="00D143FA" w:rsidRPr="00614D94" w:rsidDel="006E7AE6" w:rsidRDefault="00D143FA">
      <w:pPr>
        <w:pStyle w:val="Titre1"/>
        <w:ind w:left="0" w:firstLine="0"/>
        <w:rPr>
          <w:del w:id="1123" w:author="Dr Mamadou SANOGO" w:date="2023-10-25T13:00:00Z"/>
        </w:rPr>
        <w:pPrChange w:id="1124" w:author="Dr Mamadou SANOGO" w:date="2023-10-27T13:34:00Z">
          <w:pPr>
            <w:widowControl w:val="0"/>
            <w:autoSpaceDE w:val="0"/>
            <w:autoSpaceDN w:val="0"/>
            <w:adjustRightInd w:val="0"/>
            <w:spacing w:line="240" w:lineRule="auto"/>
            <w:ind w:right="81"/>
          </w:pPr>
        </w:pPrChange>
      </w:pPr>
      <w:del w:id="1125" w:author="Dr Mamadou SANOGO" w:date="2023-10-25T13:00:00Z">
        <w:r w:rsidRPr="00614D94" w:rsidDel="006E7AE6">
          <w:delText>Le Master</w:delText>
        </w:r>
        <w:r w:rsidR="002F3374" w:rsidRPr="00614D94" w:rsidDel="006E7AE6">
          <w:delText xml:space="preserve"> </w:delText>
        </w:r>
        <w:r w:rsidRPr="00614D94" w:rsidDel="006E7AE6">
          <w:delText>propose plusieurs orientations, spécialisations et options, et l'étudiant devra préciser celle qu'il choisit au moment de son inscription :</w:delText>
        </w:r>
        <w:bookmarkStart w:id="1126" w:name="_Toc149307342"/>
        <w:bookmarkEnd w:id="1126"/>
      </w:del>
    </w:p>
    <w:p w14:paraId="53E7E77A" w14:textId="1229283B" w:rsidR="00D143FA" w:rsidRPr="00614D94" w:rsidDel="006E7AE6" w:rsidRDefault="002F3374">
      <w:pPr>
        <w:pStyle w:val="Titre1"/>
        <w:ind w:left="0" w:firstLine="0"/>
        <w:rPr>
          <w:del w:id="1127" w:author="Dr Mamadou SANOGO" w:date="2023-10-25T13:00:00Z"/>
        </w:rPr>
        <w:pPrChange w:id="112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29" w:author="Dr Mamadou SANOGO" w:date="2023-10-25T13:00:00Z">
        <w:r w:rsidRPr="00614D94" w:rsidDel="006E7AE6">
          <w:delText>Épidémiologie</w:delText>
        </w:r>
        <w:r w:rsidR="00D143FA" w:rsidRPr="00614D94" w:rsidDel="006E7AE6">
          <w:delText xml:space="preserve"> </w:delText>
        </w:r>
        <w:bookmarkStart w:id="1130" w:name="_Toc149307343"/>
        <w:bookmarkEnd w:id="1130"/>
      </w:del>
    </w:p>
    <w:p w14:paraId="79209DF4" w14:textId="02CB5832" w:rsidR="00D143FA" w:rsidRPr="00614D94" w:rsidDel="006E7AE6" w:rsidRDefault="00D143FA">
      <w:pPr>
        <w:pStyle w:val="Titre1"/>
        <w:ind w:left="0" w:firstLine="0"/>
        <w:rPr>
          <w:del w:id="1131" w:author="Dr Mamadou SANOGO" w:date="2023-10-25T13:00:00Z"/>
        </w:rPr>
        <w:pPrChange w:id="1132"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3" w:author="Dr Mamadou SANOGO" w:date="2023-10-25T13:00:00Z">
        <w:r w:rsidRPr="00614D94" w:rsidDel="006E7AE6">
          <w:delText>Épidémiologie étiologique</w:delText>
        </w:r>
        <w:bookmarkStart w:id="1134" w:name="_Toc149307344"/>
        <w:bookmarkEnd w:id="1134"/>
      </w:del>
    </w:p>
    <w:p w14:paraId="7358A35B" w14:textId="69FCAEC7" w:rsidR="00D143FA" w:rsidRPr="00614D94" w:rsidDel="006E7AE6" w:rsidRDefault="00D143FA">
      <w:pPr>
        <w:pStyle w:val="Titre1"/>
        <w:ind w:left="0" w:firstLine="0"/>
        <w:rPr>
          <w:del w:id="1135" w:author="Dr Mamadou SANOGO" w:date="2023-10-25T13:00:00Z"/>
        </w:rPr>
        <w:pPrChange w:id="1136"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7" w:author="Dr Mamadou SANOGO" w:date="2023-10-25T13:00:00Z">
        <w:r w:rsidRPr="00614D94" w:rsidDel="006E7AE6">
          <w:delText>Épidémiologie sociale</w:delText>
        </w:r>
        <w:bookmarkStart w:id="1138" w:name="_Toc149307345"/>
        <w:bookmarkEnd w:id="1138"/>
      </w:del>
    </w:p>
    <w:p w14:paraId="05161767" w14:textId="539DD41B" w:rsidR="00D143FA" w:rsidRPr="00614D94" w:rsidDel="006E7AE6" w:rsidRDefault="002F3374">
      <w:pPr>
        <w:pStyle w:val="Titre1"/>
        <w:ind w:left="0" w:firstLine="0"/>
        <w:rPr>
          <w:del w:id="1139" w:author="Dr Mamadou SANOGO" w:date="2023-10-25T13:00:00Z"/>
        </w:rPr>
        <w:pPrChange w:id="1140"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1" w:author="Dr Mamadou SANOGO" w:date="2023-10-25T13:00:00Z">
        <w:r w:rsidRPr="00614D94" w:rsidDel="006E7AE6">
          <w:delText>Épidémiologie</w:delText>
        </w:r>
        <w:r w:rsidR="00D143FA" w:rsidRPr="00614D94" w:rsidDel="006E7AE6">
          <w:delText xml:space="preserve"> clinique </w:delText>
        </w:r>
        <w:bookmarkStart w:id="1142" w:name="_Toc149307346"/>
        <w:bookmarkEnd w:id="1142"/>
      </w:del>
    </w:p>
    <w:p w14:paraId="3B8C7A39" w14:textId="5F89CBD3" w:rsidR="00D143FA" w:rsidRPr="00614D94" w:rsidDel="006E7AE6" w:rsidRDefault="002F3374">
      <w:pPr>
        <w:pStyle w:val="Titre1"/>
        <w:ind w:left="0" w:firstLine="0"/>
        <w:rPr>
          <w:del w:id="1143" w:author="Dr Mamadou SANOGO" w:date="2023-10-25T13:00:00Z"/>
        </w:rPr>
        <w:pPrChange w:id="1144"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5" w:author="Dr Mamadou SANOGO" w:date="2023-10-25T13:00:00Z">
        <w:r w:rsidRPr="00614D94" w:rsidDel="006E7AE6">
          <w:delText>Épidémiologie</w:delText>
        </w:r>
        <w:r w:rsidR="00D143FA" w:rsidRPr="00614D94" w:rsidDel="006E7AE6">
          <w:delText xml:space="preserve"> de la santé publique </w:delText>
        </w:r>
        <w:bookmarkStart w:id="1146" w:name="_Toc149307347"/>
        <w:bookmarkEnd w:id="1146"/>
      </w:del>
    </w:p>
    <w:p w14:paraId="64FAF68E" w14:textId="2D3873D2" w:rsidR="00AA0853" w:rsidRPr="00614D94" w:rsidDel="006E7AE6" w:rsidRDefault="00D143FA">
      <w:pPr>
        <w:pStyle w:val="Titre1"/>
        <w:ind w:left="0" w:firstLine="0"/>
        <w:rPr>
          <w:del w:id="1147" w:author="Dr Mamadou SANOGO" w:date="2023-10-25T13:00:00Z"/>
        </w:rPr>
        <w:pPrChange w:id="114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9" w:author="Dr Mamadou SANOGO" w:date="2023-10-25T13:00:00Z">
        <w:r w:rsidRPr="00614D94" w:rsidDel="006E7AE6">
          <w:delText>Biostatistique</w:delText>
        </w:r>
        <w:commentRangeEnd w:id="1120"/>
        <w:r w:rsidR="001657BA" w:rsidRPr="00614D94" w:rsidDel="006E7AE6">
          <w:rPr>
            <w:rStyle w:val="Marquedecommentaire"/>
          </w:rPr>
          <w:commentReference w:id="1120"/>
        </w:r>
        <w:bookmarkStart w:id="1150" w:name="_Toc149307348"/>
        <w:bookmarkEnd w:id="1150"/>
      </w:del>
    </w:p>
    <w:p w14:paraId="5E310CBE" w14:textId="69C01BE6" w:rsidR="002F3374" w:rsidRPr="00614D94" w:rsidDel="006E7AE6" w:rsidRDefault="002F3374">
      <w:pPr>
        <w:pStyle w:val="Titre1"/>
        <w:ind w:left="0" w:firstLine="0"/>
        <w:rPr>
          <w:del w:id="1151" w:author="Dr Mamadou SANOGO" w:date="2023-10-25T13:00:00Z"/>
        </w:rPr>
        <w:pPrChange w:id="1152" w:author="Dr Mamadou SANOGO" w:date="2023-10-27T13:34:00Z">
          <w:pPr>
            <w:pStyle w:val="Paragraphedeliste"/>
            <w:widowControl w:val="0"/>
            <w:autoSpaceDE w:val="0"/>
            <w:autoSpaceDN w:val="0"/>
            <w:adjustRightInd w:val="0"/>
            <w:spacing w:line="240" w:lineRule="auto"/>
            <w:ind w:right="81"/>
          </w:pPr>
        </w:pPrChange>
      </w:pPr>
      <w:bookmarkStart w:id="1153" w:name="_Toc149307349"/>
      <w:bookmarkEnd w:id="1153"/>
    </w:p>
    <w:p w14:paraId="05BBBC5E" w14:textId="36CA18BF" w:rsidR="00AA0853" w:rsidRPr="00614D94" w:rsidDel="006E7AE6" w:rsidRDefault="002F3374">
      <w:pPr>
        <w:pStyle w:val="Titre1"/>
        <w:ind w:left="0" w:firstLine="0"/>
        <w:rPr>
          <w:del w:id="1154" w:author="Dr Mamadou SANOGO" w:date="2023-10-25T13:00:00Z"/>
        </w:rPr>
        <w:pPrChange w:id="1155" w:author="Dr Mamadou SANOGO" w:date="2023-10-27T13:34:00Z">
          <w:pPr>
            <w:widowControl w:val="0"/>
            <w:autoSpaceDE w:val="0"/>
            <w:autoSpaceDN w:val="0"/>
            <w:adjustRightInd w:val="0"/>
            <w:spacing w:line="240" w:lineRule="auto"/>
            <w:ind w:right="81"/>
          </w:pPr>
        </w:pPrChange>
      </w:pPr>
      <w:commentRangeStart w:id="1156"/>
      <w:del w:id="1157" w:author="Dr Mamadou SANOGO" w:date="2023-10-25T13:00:00Z">
        <w:r w:rsidRPr="00614D94" w:rsidDel="006E7AE6">
          <w:delText xml:space="preserve">Responsable </w:delText>
        </w:r>
        <w:r w:rsidR="00AA0853" w:rsidRPr="00614D94" w:rsidDel="006E7AE6">
          <w:delText>du programme</w:delText>
        </w:r>
        <w:bookmarkStart w:id="1158" w:name="_Toc149307350"/>
        <w:bookmarkEnd w:id="1158"/>
      </w:del>
    </w:p>
    <w:p w14:paraId="0F48422B" w14:textId="42DD2018" w:rsidR="002F3374" w:rsidRPr="00614D94" w:rsidDel="006E7AE6" w:rsidRDefault="002F3374">
      <w:pPr>
        <w:pStyle w:val="Titre1"/>
        <w:ind w:left="0" w:firstLine="0"/>
        <w:rPr>
          <w:del w:id="1159" w:author="Dr Mamadou SANOGO" w:date="2023-10-25T13:00:00Z"/>
          <w:lang w:val="fr-ML"/>
        </w:rPr>
        <w:pPrChange w:id="1160" w:author="Dr Mamadou SANOGO" w:date="2023-10-27T13:34:00Z">
          <w:pPr>
            <w:widowControl w:val="0"/>
            <w:autoSpaceDE w:val="0"/>
            <w:autoSpaceDN w:val="0"/>
            <w:adjustRightInd w:val="0"/>
            <w:spacing w:line="240" w:lineRule="auto"/>
            <w:ind w:right="81"/>
          </w:pPr>
        </w:pPrChange>
      </w:pPr>
      <w:del w:id="1161" w:author="Dr Mamadou SANOGO" w:date="2023-10-25T13:00:00Z">
        <w:r w:rsidRPr="00614D94" w:rsidDel="006E7AE6">
          <w:rPr>
            <w:lang w:val="fr-ML"/>
          </w:rPr>
          <w:delText>Dr BELEM Bourema</w:delText>
        </w:r>
        <w:bookmarkStart w:id="1162" w:name="_Toc149307351"/>
        <w:bookmarkEnd w:id="1162"/>
      </w:del>
    </w:p>
    <w:p w14:paraId="6140C845" w14:textId="38251230" w:rsidR="002F3374" w:rsidRPr="00614D94" w:rsidDel="006E7AE6" w:rsidRDefault="002F3374">
      <w:pPr>
        <w:pStyle w:val="Titre1"/>
        <w:ind w:left="0" w:firstLine="0"/>
        <w:rPr>
          <w:del w:id="1163" w:author="Dr Mamadou SANOGO" w:date="2023-10-25T13:00:00Z"/>
        </w:rPr>
        <w:pPrChange w:id="1164" w:author="Dr Mamadou SANOGO" w:date="2023-10-27T13:34:00Z">
          <w:pPr>
            <w:widowControl w:val="0"/>
            <w:autoSpaceDE w:val="0"/>
            <w:autoSpaceDN w:val="0"/>
            <w:adjustRightInd w:val="0"/>
            <w:spacing w:line="240" w:lineRule="auto"/>
            <w:ind w:right="81"/>
          </w:pPr>
        </w:pPrChange>
      </w:pPr>
      <w:bookmarkStart w:id="1165" w:name="_Toc149307352"/>
      <w:bookmarkEnd w:id="1165"/>
    </w:p>
    <w:p w14:paraId="0E3604FE" w14:textId="496718FF" w:rsidR="00AA0853" w:rsidRPr="00614D94" w:rsidDel="006E7AE6" w:rsidRDefault="00AA0853">
      <w:pPr>
        <w:pStyle w:val="Titre1"/>
        <w:ind w:left="0" w:firstLine="0"/>
        <w:rPr>
          <w:del w:id="1166" w:author="Dr Mamadou SANOGO" w:date="2023-10-25T13:00:00Z"/>
        </w:rPr>
        <w:pPrChange w:id="1167" w:author="Dr Mamadou SANOGO" w:date="2023-10-27T13:34:00Z">
          <w:pPr>
            <w:widowControl w:val="0"/>
            <w:autoSpaceDE w:val="0"/>
            <w:autoSpaceDN w:val="0"/>
            <w:adjustRightInd w:val="0"/>
            <w:spacing w:line="240" w:lineRule="auto"/>
            <w:ind w:right="81"/>
          </w:pPr>
        </w:pPrChange>
      </w:pPr>
      <w:del w:id="1168" w:author="Dr Mamadou SANOGO" w:date="2023-10-25T13:00:00Z">
        <w:r w:rsidRPr="00614D94" w:rsidDel="006E7AE6">
          <w:delText>Conditions et procédures d’admission</w:delText>
        </w:r>
        <w:bookmarkStart w:id="1169" w:name="_Toc149307353"/>
        <w:bookmarkEnd w:id="1169"/>
      </w:del>
    </w:p>
    <w:p w14:paraId="4DFB8E87" w14:textId="2F64D1F7" w:rsidR="002F3374" w:rsidRPr="00614D94" w:rsidDel="006E7AE6" w:rsidRDefault="002F3374">
      <w:pPr>
        <w:pStyle w:val="Titre1"/>
        <w:ind w:left="0" w:firstLine="0"/>
        <w:rPr>
          <w:del w:id="1170" w:author="Dr Mamadou SANOGO" w:date="2023-10-25T13:00:00Z"/>
        </w:rPr>
        <w:pPrChange w:id="1171" w:author="Dr Mamadou SANOGO" w:date="2023-10-27T13:34:00Z">
          <w:pPr>
            <w:widowControl w:val="0"/>
            <w:autoSpaceDE w:val="0"/>
            <w:autoSpaceDN w:val="0"/>
            <w:adjustRightInd w:val="0"/>
            <w:spacing w:line="240" w:lineRule="auto"/>
            <w:ind w:right="81"/>
          </w:pPr>
        </w:pPrChange>
      </w:pPr>
      <w:del w:id="1172" w:author="Dr Mamadou SANOGO" w:date="2023-10-25T13:00:00Z">
        <w:r w:rsidRPr="00614D94" w:rsidDel="006E7AE6">
          <w:delText>Le master est accessible à tout détenteur d’une licence en sciences de la santé ou</w:delText>
        </w:r>
        <w:r w:rsidR="00E900C2" w:rsidRPr="00614D94" w:rsidDel="006E7AE6">
          <w:delText xml:space="preserve"> autre</w:delText>
        </w:r>
        <w:r w:rsidRPr="00614D94" w:rsidDel="006E7AE6">
          <w:delText xml:space="preserve"> diplôme équivalent. </w:delText>
        </w:r>
        <w:bookmarkStart w:id="1173" w:name="_Toc149307354"/>
        <w:bookmarkEnd w:id="1173"/>
      </w:del>
    </w:p>
    <w:p w14:paraId="1072B265" w14:textId="72DCDEBD" w:rsidR="00E900C2" w:rsidRPr="00614D94" w:rsidDel="006E7AE6" w:rsidRDefault="00E900C2">
      <w:pPr>
        <w:pStyle w:val="Titre1"/>
        <w:ind w:left="0" w:firstLine="0"/>
        <w:rPr>
          <w:del w:id="1174" w:author="Dr Mamadou SANOGO" w:date="2023-10-25T13:00:00Z"/>
        </w:rPr>
        <w:pPrChange w:id="1175" w:author="Dr Mamadou SANOGO" w:date="2023-10-27T13:34:00Z">
          <w:pPr>
            <w:widowControl w:val="0"/>
            <w:autoSpaceDE w:val="0"/>
            <w:autoSpaceDN w:val="0"/>
            <w:adjustRightInd w:val="0"/>
            <w:spacing w:line="240" w:lineRule="auto"/>
            <w:ind w:right="81"/>
          </w:pPr>
        </w:pPrChange>
      </w:pPr>
      <w:del w:id="1176" w:author="Dr Mamadou SANOGO" w:date="2023-10-25T13:00:00Z">
        <w:r w:rsidRPr="00614D94" w:rsidDel="006E7AE6">
          <w:delText>Une fois ce premier critère satisfait, le candidat peut faire le dépôt de ses dossiers pour étude par le comité d’admission.</w:delText>
        </w:r>
        <w:bookmarkStart w:id="1177" w:name="_Toc149307355"/>
        <w:bookmarkEnd w:id="1177"/>
      </w:del>
    </w:p>
    <w:p w14:paraId="25ABAD0F" w14:textId="7C1A6E8D" w:rsidR="00E900C2" w:rsidRPr="00614D94" w:rsidDel="006E7AE6" w:rsidRDefault="00E900C2">
      <w:pPr>
        <w:pStyle w:val="Titre1"/>
        <w:ind w:left="0" w:firstLine="0"/>
        <w:rPr>
          <w:del w:id="1178" w:author="Dr Mamadou SANOGO" w:date="2023-10-25T13:00:00Z"/>
        </w:rPr>
        <w:pPrChange w:id="1179" w:author="Dr Mamadou SANOGO" w:date="2023-10-27T13:34:00Z">
          <w:pPr>
            <w:widowControl w:val="0"/>
            <w:autoSpaceDE w:val="0"/>
            <w:autoSpaceDN w:val="0"/>
            <w:adjustRightInd w:val="0"/>
            <w:spacing w:line="240" w:lineRule="auto"/>
            <w:ind w:right="81"/>
          </w:pPr>
        </w:pPrChange>
      </w:pPr>
      <w:del w:id="1180" w:author="Dr Mamadou SANOGO" w:date="2023-10-25T13:00:00Z">
        <w:r w:rsidRPr="00614D94" w:rsidDel="006E7AE6">
          <w:delText xml:space="preserve"> </w:delText>
        </w:r>
        <w:bookmarkStart w:id="1181" w:name="_Toc149307356"/>
        <w:bookmarkEnd w:id="1181"/>
      </w:del>
    </w:p>
    <w:p w14:paraId="496A4982" w14:textId="0A4EC5BB" w:rsidR="00AA0853" w:rsidRPr="00614D94" w:rsidDel="006E7AE6" w:rsidRDefault="00AA0853">
      <w:pPr>
        <w:pStyle w:val="Titre1"/>
        <w:ind w:left="0" w:firstLine="0"/>
        <w:rPr>
          <w:del w:id="1182" w:author="Dr Mamadou SANOGO" w:date="2023-10-25T13:00:00Z"/>
        </w:rPr>
        <w:pPrChange w:id="1183" w:author="Dr Mamadou SANOGO" w:date="2023-10-27T13:34:00Z">
          <w:pPr>
            <w:widowControl w:val="0"/>
            <w:autoSpaceDE w:val="0"/>
            <w:autoSpaceDN w:val="0"/>
            <w:adjustRightInd w:val="0"/>
            <w:spacing w:line="240" w:lineRule="auto"/>
            <w:ind w:right="81"/>
          </w:pPr>
        </w:pPrChange>
      </w:pPr>
      <w:del w:id="1184" w:author="Dr Mamadou SANOGO" w:date="2023-10-25T13:00:00Z">
        <w:r w:rsidRPr="00614D94" w:rsidDel="006E7AE6">
          <w:delText>Périodicité des inscriptions</w:delText>
        </w:r>
        <w:bookmarkStart w:id="1185" w:name="_Toc149307357"/>
        <w:bookmarkEnd w:id="1185"/>
      </w:del>
    </w:p>
    <w:p w14:paraId="7DDB873A" w14:textId="07C00633" w:rsidR="00E900C2" w:rsidRPr="00614D94" w:rsidDel="006E7AE6" w:rsidRDefault="00E900C2">
      <w:pPr>
        <w:pStyle w:val="Titre1"/>
        <w:ind w:left="0" w:firstLine="0"/>
        <w:rPr>
          <w:del w:id="1186" w:author="Dr Mamadou SANOGO" w:date="2023-10-25T13:00:00Z"/>
        </w:rPr>
        <w:pPrChange w:id="1187" w:author="Dr Mamadou SANOGO" w:date="2023-10-27T13:34:00Z">
          <w:pPr>
            <w:widowControl w:val="0"/>
            <w:autoSpaceDE w:val="0"/>
            <w:autoSpaceDN w:val="0"/>
            <w:adjustRightInd w:val="0"/>
            <w:spacing w:line="240" w:lineRule="auto"/>
            <w:ind w:right="81"/>
          </w:pPr>
        </w:pPrChange>
      </w:pPr>
      <w:del w:id="1188" w:author="Dr Mamadou SANOGO" w:date="2023-10-25T13:00:00Z">
        <w:r w:rsidRPr="00614D94" w:rsidDel="006E7AE6">
          <w:delText>Du 1</w:delText>
        </w:r>
        <w:r w:rsidRPr="00614D94" w:rsidDel="006E7AE6">
          <w:rPr>
            <w:vertAlign w:val="superscript"/>
          </w:rPr>
          <w:delText>er</w:delText>
        </w:r>
        <w:r w:rsidRPr="00614D94" w:rsidDel="006E7AE6">
          <w:delText xml:space="preserve"> juillet au 30 septembre </w:delText>
        </w:r>
        <w:bookmarkStart w:id="1189" w:name="_Toc149307358"/>
        <w:bookmarkEnd w:id="1189"/>
      </w:del>
    </w:p>
    <w:p w14:paraId="4802E9DF" w14:textId="6CBA7D89" w:rsidR="00E900C2" w:rsidRPr="00614D94" w:rsidDel="006E7AE6" w:rsidRDefault="00E900C2">
      <w:pPr>
        <w:pStyle w:val="Titre1"/>
        <w:ind w:left="0" w:firstLine="0"/>
        <w:rPr>
          <w:del w:id="1190" w:author="Dr Mamadou SANOGO" w:date="2023-10-25T13:00:00Z"/>
        </w:rPr>
        <w:pPrChange w:id="1191" w:author="Dr Mamadou SANOGO" w:date="2023-10-27T13:34:00Z">
          <w:pPr>
            <w:widowControl w:val="0"/>
            <w:autoSpaceDE w:val="0"/>
            <w:autoSpaceDN w:val="0"/>
            <w:adjustRightInd w:val="0"/>
            <w:spacing w:line="240" w:lineRule="auto"/>
            <w:ind w:right="81"/>
          </w:pPr>
        </w:pPrChange>
      </w:pPr>
      <w:bookmarkStart w:id="1192" w:name="_Toc149307359"/>
      <w:bookmarkEnd w:id="1192"/>
    </w:p>
    <w:p w14:paraId="71351BD0" w14:textId="3BE0C317" w:rsidR="00E900C2" w:rsidRPr="00614D94" w:rsidDel="006E7AE6" w:rsidRDefault="00AA0853">
      <w:pPr>
        <w:pStyle w:val="Titre1"/>
        <w:ind w:left="0" w:firstLine="0"/>
        <w:rPr>
          <w:del w:id="1193" w:author="Dr Mamadou SANOGO" w:date="2023-10-25T13:00:00Z"/>
        </w:rPr>
        <w:pPrChange w:id="1194" w:author="Dr Mamadou SANOGO" w:date="2023-10-27T13:34:00Z">
          <w:pPr>
            <w:widowControl w:val="0"/>
            <w:autoSpaceDE w:val="0"/>
            <w:autoSpaceDN w:val="0"/>
            <w:adjustRightInd w:val="0"/>
            <w:spacing w:line="240" w:lineRule="auto"/>
            <w:ind w:right="81"/>
          </w:pPr>
        </w:pPrChange>
      </w:pPr>
      <w:del w:id="1195" w:author="Dr Mamadou SANOGO" w:date="2023-10-25T13:00:00Z">
        <w:r w:rsidRPr="00614D94" w:rsidDel="006E7AE6">
          <w:delText>Durée réglementaire de la formation</w:delText>
        </w:r>
        <w:bookmarkStart w:id="1196" w:name="_Toc149307360"/>
        <w:bookmarkEnd w:id="1196"/>
      </w:del>
    </w:p>
    <w:p w14:paraId="5E048A11" w14:textId="24926916" w:rsidR="00E900C2" w:rsidRPr="00614D94" w:rsidDel="006E7AE6" w:rsidRDefault="00E900C2">
      <w:pPr>
        <w:pStyle w:val="Titre1"/>
        <w:ind w:left="0" w:firstLine="0"/>
        <w:rPr>
          <w:del w:id="1197" w:author="Dr Mamadou SANOGO" w:date="2023-10-25T13:00:00Z"/>
        </w:rPr>
        <w:pPrChange w:id="1198" w:author="Dr Mamadou SANOGO" w:date="2023-10-27T13:34:00Z">
          <w:pPr>
            <w:widowControl w:val="0"/>
            <w:autoSpaceDE w:val="0"/>
            <w:autoSpaceDN w:val="0"/>
            <w:adjustRightInd w:val="0"/>
            <w:spacing w:line="240" w:lineRule="auto"/>
            <w:ind w:right="81"/>
          </w:pPr>
        </w:pPrChange>
      </w:pPr>
      <w:del w:id="1199" w:author="Dr Mamadou SANOGO" w:date="2023-10-25T13:00:00Z">
        <w:r w:rsidRPr="00614D94" w:rsidDel="006E7AE6">
          <w:delText>Deux</w:delText>
        </w:r>
        <w:r w:rsidR="00405C52" w:rsidRPr="00614D94" w:rsidDel="006E7AE6">
          <w:delText xml:space="preserve"> </w:delText>
        </w:r>
        <w:r w:rsidRPr="00614D94" w:rsidDel="006E7AE6">
          <w:delText>(02) ans repartis en</w:delText>
        </w:r>
        <w:r w:rsidR="00405C52" w:rsidRPr="00614D94" w:rsidDel="006E7AE6">
          <w:delText> :</w:delText>
        </w:r>
        <w:bookmarkStart w:id="1200" w:name="_Toc149307361"/>
        <w:bookmarkEnd w:id="1200"/>
      </w:del>
    </w:p>
    <w:p w14:paraId="597BBA55" w14:textId="14A1D05A" w:rsidR="002F3374" w:rsidRPr="00614D94" w:rsidDel="006E7AE6" w:rsidRDefault="002F3374">
      <w:pPr>
        <w:pStyle w:val="Titre1"/>
        <w:ind w:left="0" w:firstLine="0"/>
        <w:rPr>
          <w:del w:id="1201" w:author="Dr Mamadou SANOGO" w:date="2023-10-25T13:00:00Z"/>
        </w:rPr>
        <w:pPrChange w:id="120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3" w:author="Dr Mamadou SANOGO" w:date="2023-10-25T13:00:00Z">
        <w:r w:rsidRPr="00614D94" w:rsidDel="006E7AE6">
          <w:delText>4 semestres</w:delText>
        </w:r>
        <w:r w:rsidR="00E900C2" w:rsidRPr="00614D94" w:rsidDel="006E7AE6">
          <w:delText> pour la formation initiale</w:delText>
        </w:r>
        <w:bookmarkStart w:id="1204" w:name="_Toc149307362"/>
        <w:bookmarkEnd w:id="1204"/>
      </w:del>
    </w:p>
    <w:p w14:paraId="30C712FC" w14:textId="5BDE884B" w:rsidR="00E900C2" w:rsidRPr="00614D94" w:rsidDel="006E7AE6" w:rsidRDefault="00E900C2">
      <w:pPr>
        <w:pStyle w:val="Titre1"/>
        <w:ind w:left="0" w:firstLine="0"/>
        <w:rPr>
          <w:del w:id="1205" w:author="Dr Mamadou SANOGO" w:date="2023-10-25T13:00:00Z"/>
        </w:rPr>
        <w:pPrChange w:id="1206"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7" w:author="Dr Mamadou SANOGO" w:date="2023-10-25T13:00:00Z">
        <w:r w:rsidRPr="00614D94" w:rsidDel="006E7AE6">
          <w:delText>3.5 semestres pour</w:delText>
        </w:r>
        <w:r w:rsidR="0090630A" w:rsidRPr="00614D94" w:rsidDel="006E7AE6">
          <w:delText xml:space="preserve"> la formation en </w:delText>
        </w:r>
        <w:r w:rsidRPr="00614D94" w:rsidDel="006E7AE6">
          <w:delText>alternance</w:delText>
        </w:r>
        <w:bookmarkStart w:id="1208" w:name="_Toc149307363"/>
        <w:bookmarkEnd w:id="1208"/>
      </w:del>
    </w:p>
    <w:p w14:paraId="5DC73FDF" w14:textId="031F8AA1" w:rsidR="00E900C2" w:rsidRPr="00614D94" w:rsidDel="006E7AE6" w:rsidRDefault="00E900C2">
      <w:pPr>
        <w:pStyle w:val="Titre1"/>
        <w:ind w:left="0" w:firstLine="0"/>
        <w:rPr>
          <w:del w:id="1209" w:author="Dr Mamadou SANOGO" w:date="2023-10-25T13:00:00Z"/>
        </w:rPr>
        <w:pPrChange w:id="1210" w:author="Dr Mamadou SANOGO" w:date="2023-10-27T13:34:00Z">
          <w:pPr>
            <w:widowControl w:val="0"/>
            <w:autoSpaceDE w:val="0"/>
            <w:autoSpaceDN w:val="0"/>
            <w:adjustRightInd w:val="0"/>
            <w:spacing w:line="240" w:lineRule="auto"/>
            <w:ind w:right="81"/>
          </w:pPr>
        </w:pPrChange>
      </w:pPr>
      <w:bookmarkStart w:id="1211" w:name="_Toc149307364"/>
      <w:bookmarkEnd w:id="1211"/>
    </w:p>
    <w:p w14:paraId="54D31AB6" w14:textId="20284650" w:rsidR="00AA0853" w:rsidRPr="00614D94" w:rsidDel="006E7AE6" w:rsidRDefault="00AA0853">
      <w:pPr>
        <w:pStyle w:val="Titre1"/>
        <w:ind w:left="0" w:firstLine="0"/>
        <w:rPr>
          <w:del w:id="1212" w:author="Dr Mamadou SANOGO" w:date="2023-10-25T13:00:00Z"/>
        </w:rPr>
        <w:pPrChange w:id="1213" w:author="Dr Mamadou SANOGO" w:date="2023-10-27T13:34:00Z">
          <w:pPr>
            <w:widowControl w:val="0"/>
            <w:autoSpaceDE w:val="0"/>
            <w:autoSpaceDN w:val="0"/>
            <w:adjustRightInd w:val="0"/>
            <w:spacing w:line="240" w:lineRule="auto"/>
            <w:ind w:right="81"/>
          </w:pPr>
        </w:pPrChange>
      </w:pPr>
      <w:del w:id="1214" w:author="Dr Mamadou SANOGO" w:date="2023-10-25T13:00:00Z">
        <w:r w:rsidRPr="00614D94" w:rsidDel="006E7AE6">
          <w:delText>Volume de travail (en crédits ECTS)</w:delText>
        </w:r>
        <w:bookmarkStart w:id="1215" w:name="_Toc149307365"/>
        <w:bookmarkEnd w:id="1215"/>
      </w:del>
    </w:p>
    <w:p w14:paraId="65EDF289" w14:textId="7F0DB0A6" w:rsidR="000D0918" w:rsidRPr="00614D94" w:rsidDel="006E7AE6" w:rsidRDefault="000C51E9">
      <w:pPr>
        <w:pStyle w:val="Titre1"/>
        <w:ind w:left="0" w:firstLine="0"/>
        <w:rPr>
          <w:del w:id="1216" w:author="Dr Mamadou SANOGO" w:date="2023-10-25T13:00:00Z"/>
        </w:rPr>
        <w:pPrChange w:id="1217" w:author="Dr Mamadou SANOGO" w:date="2023-10-27T13:34:00Z">
          <w:pPr>
            <w:widowControl w:val="0"/>
            <w:autoSpaceDE w:val="0"/>
            <w:autoSpaceDN w:val="0"/>
            <w:adjustRightInd w:val="0"/>
            <w:spacing w:line="240" w:lineRule="auto"/>
            <w:ind w:right="81"/>
          </w:pPr>
        </w:pPrChange>
      </w:pPr>
      <w:del w:id="1218" w:author="Dr Mamadou SANOGO" w:date="2023-10-25T13:00:00Z">
        <w:r w:rsidRPr="00614D94" w:rsidDel="006E7AE6">
          <w:delText>Le Master est un grade en 120 crédits, soit 60 crédits par année, et 30 crédits par semestre.</w:delText>
        </w:r>
        <w:bookmarkStart w:id="1219" w:name="_Toc149307366"/>
        <w:bookmarkEnd w:id="1219"/>
      </w:del>
    </w:p>
    <w:p w14:paraId="3C0693D4" w14:textId="4B3EBA67" w:rsidR="000C51E9" w:rsidRPr="00614D94" w:rsidDel="006E7AE6" w:rsidRDefault="000C51E9">
      <w:pPr>
        <w:pStyle w:val="Titre1"/>
        <w:ind w:left="0" w:firstLine="0"/>
        <w:rPr>
          <w:del w:id="1220" w:author="Dr Mamadou SANOGO" w:date="2023-10-25T13:00:00Z"/>
        </w:rPr>
        <w:pPrChange w:id="1221" w:author="Dr Mamadou SANOGO" w:date="2023-10-27T13:34:00Z">
          <w:pPr>
            <w:widowControl w:val="0"/>
            <w:autoSpaceDE w:val="0"/>
            <w:autoSpaceDN w:val="0"/>
            <w:adjustRightInd w:val="0"/>
            <w:spacing w:line="240" w:lineRule="auto"/>
            <w:ind w:right="81"/>
          </w:pPr>
        </w:pPrChange>
      </w:pPr>
      <w:bookmarkStart w:id="1222" w:name="_Toc149307367"/>
      <w:bookmarkEnd w:id="1222"/>
    </w:p>
    <w:p w14:paraId="41B49268" w14:textId="51F03733" w:rsidR="00AA0853" w:rsidRPr="00614D94" w:rsidDel="006E7AE6" w:rsidRDefault="00AA0853">
      <w:pPr>
        <w:pStyle w:val="Titre1"/>
        <w:ind w:left="0" w:firstLine="0"/>
        <w:rPr>
          <w:del w:id="1223" w:author="Dr Mamadou SANOGO" w:date="2023-10-25T13:00:00Z"/>
        </w:rPr>
        <w:pPrChange w:id="1224" w:author="Dr Mamadou SANOGO" w:date="2023-10-27T13:34:00Z">
          <w:pPr>
            <w:widowControl w:val="0"/>
            <w:autoSpaceDE w:val="0"/>
            <w:autoSpaceDN w:val="0"/>
            <w:adjustRightInd w:val="0"/>
            <w:spacing w:line="240" w:lineRule="auto"/>
            <w:ind w:right="81"/>
          </w:pPr>
        </w:pPrChange>
      </w:pPr>
      <w:del w:id="1225" w:author="Dr Mamadou SANOGO" w:date="2023-10-25T13:00:00Z">
        <w:r w:rsidRPr="00614D94" w:rsidDel="006E7AE6">
          <w:delText>Conditions et règles d’obtention du diplôme</w:delText>
        </w:r>
        <w:bookmarkStart w:id="1226" w:name="_Toc149307368"/>
        <w:bookmarkEnd w:id="1226"/>
      </w:del>
    </w:p>
    <w:p w14:paraId="542EB0E4" w14:textId="3268A8FA" w:rsidR="000D0918" w:rsidRPr="00614D94" w:rsidDel="006E7AE6" w:rsidRDefault="000D0918">
      <w:pPr>
        <w:pStyle w:val="Titre1"/>
        <w:ind w:left="0" w:firstLine="0"/>
        <w:rPr>
          <w:del w:id="1227" w:author="Dr Mamadou SANOGO" w:date="2023-10-25T13:00:00Z"/>
        </w:rPr>
        <w:pPrChange w:id="1228"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29" w:author="Dr Mamadou SANOGO" w:date="2023-10-25T13:00:00Z">
        <w:r w:rsidRPr="00614D94" w:rsidDel="006E7AE6">
          <w:delText>Validation des quatre (04) semestres</w:delText>
        </w:r>
        <w:bookmarkStart w:id="1230" w:name="_Toc149307369"/>
        <w:bookmarkEnd w:id="1230"/>
      </w:del>
    </w:p>
    <w:p w14:paraId="3F11E169" w14:textId="24FF9761" w:rsidR="000D0918" w:rsidRPr="00614D94" w:rsidDel="006E7AE6" w:rsidRDefault="000D0918">
      <w:pPr>
        <w:pStyle w:val="Titre1"/>
        <w:ind w:left="0" w:firstLine="0"/>
        <w:rPr>
          <w:del w:id="1231" w:author="Dr Mamadou SANOGO" w:date="2023-10-25T13:00:00Z"/>
        </w:rPr>
        <w:pPrChange w:id="123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33" w:author="Dr Mamadou SANOGO" w:date="2023-10-25T13:00:00Z">
        <w:r w:rsidRPr="00614D94" w:rsidDel="006E7AE6">
          <w:delText>Présentation et validation du mémoire</w:delText>
        </w:r>
        <w:bookmarkStart w:id="1234" w:name="_Toc149307370"/>
        <w:bookmarkEnd w:id="1234"/>
      </w:del>
    </w:p>
    <w:p w14:paraId="44815D78" w14:textId="7C5F21E7" w:rsidR="000C51E9" w:rsidRPr="00614D94" w:rsidDel="006E7AE6" w:rsidRDefault="000C51E9">
      <w:pPr>
        <w:pStyle w:val="Titre1"/>
        <w:ind w:left="0" w:firstLine="0"/>
        <w:rPr>
          <w:del w:id="1235" w:author="Dr Mamadou SANOGO" w:date="2023-10-25T13:00:00Z"/>
        </w:rPr>
        <w:pPrChange w:id="1236" w:author="Dr Mamadou SANOGO" w:date="2023-10-27T13:34:00Z">
          <w:pPr>
            <w:pStyle w:val="Paragraphedeliste"/>
            <w:widowControl w:val="0"/>
            <w:autoSpaceDE w:val="0"/>
            <w:autoSpaceDN w:val="0"/>
            <w:adjustRightInd w:val="0"/>
            <w:spacing w:line="240" w:lineRule="auto"/>
            <w:ind w:right="81"/>
          </w:pPr>
        </w:pPrChange>
      </w:pPr>
      <w:bookmarkStart w:id="1237" w:name="_Toc149307371"/>
      <w:bookmarkEnd w:id="1237"/>
    </w:p>
    <w:p w14:paraId="6BB514D1" w14:textId="0AF187D7" w:rsidR="000D0918" w:rsidRPr="00614D94" w:rsidDel="006E7AE6" w:rsidRDefault="000D0918">
      <w:pPr>
        <w:pStyle w:val="Titre1"/>
        <w:ind w:left="0" w:firstLine="0"/>
        <w:rPr>
          <w:del w:id="1238" w:author="Dr Mamadou SANOGO" w:date="2023-10-25T13:00:00Z"/>
          <w:rFonts w:eastAsia="Calibri"/>
          <w:szCs w:val="40"/>
        </w:rPr>
        <w:pPrChange w:id="1239" w:author="Dr Mamadou SANOGO" w:date="2023-10-27T13:34:00Z">
          <w:pPr>
            <w:spacing w:line="240" w:lineRule="auto"/>
          </w:pPr>
        </w:pPrChange>
      </w:pPr>
      <w:bookmarkStart w:id="1240" w:name="_Hlk148999772"/>
      <w:bookmarkStart w:id="1241" w:name="_Toc145944488"/>
      <w:del w:id="1242" w:author="Dr Mamadou SANOGO" w:date="2023-10-25T13:00:00Z">
        <w:r w:rsidRPr="00614D94" w:rsidDel="006E7AE6">
          <w:rPr>
            <w:rFonts w:eastAsia="Calibri"/>
            <w:szCs w:val="40"/>
          </w:rPr>
          <w:delText>Langue d’enseignement</w:delText>
        </w:r>
        <w:bookmarkStart w:id="1243" w:name="_Toc149307372"/>
        <w:bookmarkEnd w:id="1243"/>
      </w:del>
    </w:p>
    <w:p w14:paraId="378E039A" w14:textId="48E08A11" w:rsidR="000D0918" w:rsidRPr="007A4AFC" w:rsidDel="006E7AE6" w:rsidRDefault="000D0918">
      <w:pPr>
        <w:pStyle w:val="Titre1"/>
        <w:ind w:left="0" w:firstLine="0"/>
        <w:rPr>
          <w:del w:id="1244" w:author="Dr Mamadou SANOGO" w:date="2023-10-25T13:00:00Z"/>
          <w:rFonts w:eastAsia="Calibri"/>
          <w:szCs w:val="40"/>
        </w:rPr>
        <w:pPrChange w:id="1245" w:author="Dr Mamadou SANOGO" w:date="2023-10-27T13:34:00Z">
          <w:pPr>
            <w:spacing w:line="240" w:lineRule="auto"/>
          </w:pPr>
        </w:pPrChange>
      </w:pPr>
      <w:del w:id="1246" w:author="Dr Mamadou SANOGO" w:date="2023-10-25T13:00:00Z">
        <w:r w:rsidRPr="007A4AFC" w:rsidDel="006E7AE6">
          <w:rPr>
            <w:rFonts w:eastAsia="Calibri"/>
            <w:szCs w:val="40"/>
          </w:rPr>
          <w:delText>Français</w:delText>
        </w:r>
        <w:bookmarkStart w:id="1247" w:name="_Toc149307373"/>
        <w:bookmarkEnd w:id="1247"/>
      </w:del>
    </w:p>
    <w:p w14:paraId="5E2CEE61" w14:textId="2ABEACBC" w:rsidR="000D0918" w:rsidRPr="00614D94" w:rsidDel="006E7AE6" w:rsidRDefault="000D0918">
      <w:pPr>
        <w:pStyle w:val="Titre1"/>
        <w:ind w:left="0" w:firstLine="0"/>
        <w:rPr>
          <w:del w:id="1248" w:author="Dr Mamadou SANOGO" w:date="2023-10-25T13:00:00Z"/>
          <w:rFonts w:eastAsia="Calibri"/>
          <w:szCs w:val="40"/>
        </w:rPr>
        <w:pPrChange w:id="1249" w:author="Dr Mamadou SANOGO" w:date="2023-10-27T13:34:00Z">
          <w:pPr>
            <w:spacing w:line="240" w:lineRule="auto"/>
          </w:pPr>
        </w:pPrChange>
      </w:pPr>
      <w:del w:id="1250" w:author="Dr Mamadou SANOGO" w:date="2023-10-25T13:00:00Z">
        <w:r w:rsidRPr="00614D94" w:rsidDel="006E7AE6">
          <w:rPr>
            <w:rFonts w:eastAsia="Calibri"/>
            <w:szCs w:val="40"/>
          </w:rPr>
          <w:delText xml:space="preserve">Autres particularités </w:delText>
        </w:r>
        <w:bookmarkStart w:id="1251" w:name="_Toc149307374"/>
        <w:bookmarkEnd w:id="1251"/>
      </w:del>
    </w:p>
    <w:p w14:paraId="7CC1EB5B" w14:textId="3449FB88" w:rsidR="000D0918" w:rsidRPr="007A4AFC" w:rsidDel="006E7AE6" w:rsidRDefault="000D0918">
      <w:pPr>
        <w:pStyle w:val="Titre1"/>
        <w:ind w:left="0" w:firstLine="0"/>
        <w:rPr>
          <w:del w:id="1252" w:author="Dr Mamadou SANOGO" w:date="2023-10-25T13:00:00Z"/>
          <w:rFonts w:eastAsia="Calibri"/>
          <w:szCs w:val="40"/>
        </w:rPr>
        <w:pPrChange w:id="1253" w:author="Dr Mamadou SANOGO" w:date="2023-10-27T13:34:00Z">
          <w:pPr>
            <w:spacing w:line="240" w:lineRule="auto"/>
          </w:pPr>
        </w:pPrChange>
      </w:pPr>
      <w:del w:id="1254" w:author="Dr Mamadou SANOGO" w:date="2023-10-25T13:00:00Z">
        <w:r w:rsidRPr="007A4AFC" w:rsidDel="006E7AE6">
          <w:rPr>
            <w:rFonts w:eastAsia="Calibri"/>
            <w:szCs w:val="40"/>
          </w:rPr>
          <w:delText>Formation disponible en régime de formation en ligne</w:delText>
        </w:r>
        <w:bookmarkStart w:id="1255" w:name="_Toc149307375"/>
        <w:bookmarkEnd w:id="1255"/>
      </w:del>
    </w:p>
    <w:bookmarkEnd w:id="1240"/>
    <w:commentRangeEnd w:id="1156"/>
    <w:p w14:paraId="68975990" w14:textId="553BD0F9" w:rsidR="00CE6CD2" w:rsidRPr="00614D94" w:rsidDel="006E7AE6" w:rsidRDefault="00DB7946">
      <w:pPr>
        <w:pStyle w:val="Titre1"/>
        <w:ind w:left="0" w:firstLine="0"/>
        <w:rPr>
          <w:del w:id="1256" w:author="Dr Mamadou SANOGO" w:date="2023-10-25T13:00:00Z"/>
          <w:rFonts w:eastAsia="Calibri"/>
          <w:szCs w:val="40"/>
        </w:rPr>
        <w:pPrChange w:id="1257" w:author="Dr Mamadou SANOGO" w:date="2023-10-27T13:34:00Z">
          <w:pPr>
            <w:spacing w:line="240" w:lineRule="auto"/>
          </w:pPr>
        </w:pPrChange>
      </w:pPr>
      <w:del w:id="1258" w:author="Dr Mamadou SANOGO" w:date="2023-10-25T13:00:00Z">
        <w:r w:rsidRPr="00614D94" w:rsidDel="006E7AE6">
          <w:rPr>
            <w:rStyle w:val="Marquedecommentaire"/>
          </w:rPr>
          <w:commentReference w:id="1156"/>
        </w:r>
        <w:bookmarkStart w:id="1259" w:name="_Toc149307376"/>
        <w:bookmarkEnd w:id="1259"/>
      </w:del>
    </w:p>
    <w:p w14:paraId="64C413E8" w14:textId="77777777" w:rsidR="00CE6CD2" w:rsidRPr="00614D94" w:rsidDel="00125D51" w:rsidRDefault="00CE6CD2">
      <w:pPr>
        <w:pStyle w:val="Titre1"/>
        <w:ind w:left="0" w:firstLine="0"/>
        <w:rPr>
          <w:del w:id="1260" w:author="Dr Mamadou SANOGO" w:date="2023-10-25T18:13:00Z"/>
          <w:rFonts w:eastAsia="Calibri"/>
          <w:szCs w:val="40"/>
        </w:rPr>
        <w:pPrChange w:id="1261" w:author="Dr Mamadou SANOGO" w:date="2023-10-27T13:34:00Z">
          <w:pPr>
            <w:spacing w:line="240" w:lineRule="auto"/>
          </w:pPr>
        </w:pPrChange>
      </w:pPr>
      <w:bookmarkStart w:id="1262" w:name="_Toc149307377"/>
      <w:bookmarkEnd w:id="1262"/>
    </w:p>
    <w:p w14:paraId="412E5AFE" w14:textId="77777777" w:rsidR="00CE6CD2" w:rsidRPr="00614D94" w:rsidDel="00125D51" w:rsidRDefault="00CE6CD2">
      <w:pPr>
        <w:pStyle w:val="Titre1"/>
        <w:ind w:left="0" w:firstLine="0"/>
        <w:rPr>
          <w:del w:id="1263" w:author="Dr Mamadou SANOGO" w:date="2023-10-25T18:13:00Z"/>
          <w:rFonts w:eastAsia="Calibri"/>
          <w:szCs w:val="40"/>
        </w:rPr>
        <w:pPrChange w:id="1264" w:author="Dr Mamadou SANOGO" w:date="2023-10-27T13:34:00Z">
          <w:pPr>
            <w:spacing w:line="240" w:lineRule="auto"/>
          </w:pPr>
        </w:pPrChange>
      </w:pPr>
      <w:bookmarkStart w:id="1265" w:name="_Toc149307378"/>
      <w:bookmarkEnd w:id="1265"/>
    </w:p>
    <w:p w14:paraId="27A598B9" w14:textId="77777777" w:rsidR="00CE6CD2" w:rsidRPr="00614D94" w:rsidDel="00125D51" w:rsidRDefault="00CE6CD2">
      <w:pPr>
        <w:pStyle w:val="Titre1"/>
        <w:ind w:left="0" w:firstLine="0"/>
        <w:rPr>
          <w:del w:id="1266" w:author="Dr Mamadou SANOGO" w:date="2023-10-25T18:13:00Z"/>
          <w:rFonts w:eastAsia="Calibri"/>
          <w:szCs w:val="40"/>
        </w:rPr>
        <w:pPrChange w:id="1267" w:author="Dr Mamadou SANOGO" w:date="2023-10-27T13:34:00Z">
          <w:pPr>
            <w:spacing w:line="240" w:lineRule="auto"/>
          </w:pPr>
        </w:pPrChange>
      </w:pPr>
      <w:bookmarkStart w:id="1268" w:name="_Toc149307379"/>
      <w:bookmarkEnd w:id="1268"/>
    </w:p>
    <w:p w14:paraId="07320769" w14:textId="77777777" w:rsidR="00CE6CD2" w:rsidRPr="00614D94" w:rsidDel="00125D51" w:rsidRDefault="00CE6CD2">
      <w:pPr>
        <w:pStyle w:val="Titre1"/>
        <w:ind w:left="0" w:firstLine="0"/>
        <w:rPr>
          <w:del w:id="1269" w:author="Dr Mamadou SANOGO" w:date="2023-10-25T18:13:00Z"/>
          <w:rFonts w:eastAsia="Calibri"/>
          <w:szCs w:val="40"/>
        </w:rPr>
        <w:pPrChange w:id="1270" w:author="Dr Mamadou SANOGO" w:date="2023-10-27T13:34:00Z">
          <w:pPr>
            <w:spacing w:line="240" w:lineRule="auto"/>
          </w:pPr>
        </w:pPrChange>
      </w:pPr>
      <w:bookmarkStart w:id="1271" w:name="_Toc149307380"/>
      <w:bookmarkEnd w:id="1271"/>
    </w:p>
    <w:p w14:paraId="78424211" w14:textId="77777777" w:rsidR="00CE6CD2" w:rsidRPr="00614D94" w:rsidDel="00125D51" w:rsidRDefault="00CE6CD2">
      <w:pPr>
        <w:pStyle w:val="Titre1"/>
        <w:ind w:left="0" w:firstLine="0"/>
        <w:rPr>
          <w:del w:id="1272" w:author="Dr Mamadou SANOGO" w:date="2023-10-25T18:13:00Z"/>
          <w:rFonts w:eastAsia="Calibri"/>
          <w:szCs w:val="40"/>
        </w:rPr>
        <w:pPrChange w:id="1273" w:author="Dr Mamadou SANOGO" w:date="2023-10-27T13:34:00Z">
          <w:pPr>
            <w:spacing w:line="240" w:lineRule="auto"/>
          </w:pPr>
        </w:pPrChange>
      </w:pPr>
      <w:bookmarkStart w:id="1274" w:name="_Toc149307381"/>
      <w:bookmarkEnd w:id="1274"/>
    </w:p>
    <w:p w14:paraId="7B5AFD6D" w14:textId="77777777" w:rsidR="00CE6CD2" w:rsidRPr="00614D94" w:rsidDel="00125D51" w:rsidRDefault="00CE6CD2">
      <w:pPr>
        <w:pStyle w:val="Titre1"/>
        <w:ind w:left="0" w:firstLine="0"/>
        <w:rPr>
          <w:del w:id="1275" w:author="Dr Mamadou SANOGO" w:date="2023-10-25T18:13:00Z"/>
          <w:rFonts w:eastAsia="Calibri"/>
          <w:szCs w:val="40"/>
        </w:rPr>
        <w:pPrChange w:id="1276" w:author="Dr Mamadou SANOGO" w:date="2023-10-27T13:34:00Z">
          <w:pPr>
            <w:spacing w:line="240" w:lineRule="auto"/>
          </w:pPr>
        </w:pPrChange>
      </w:pPr>
      <w:bookmarkStart w:id="1277" w:name="_Toc149307382"/>
      <w:bookmarkEnd w:id="1277"/>
    </w:p>
    <w:p w14:paraId="71671B77" w14:textId="77777777" w:rsidR="00CE6CD2" w:rsidRPr="00614D94" w:rsidDel="00125D51" w:rsidRDefault="00CE6CD2">
      <w:pPr>
        <w:pStyle w:val="Titre1"/>
        <w:ind w:left="0" w:firstLine="0"/>
        <w:rPr>
          <w:del w:id="1278" w:author="Dr Mamadou SANOGO" w:date="2023-10-25T18:13:00Z"/>
          <w:rFonts w:eastAsia="Calibri"/>
          <w:szCs w:val="40"/>
        </w:rPr>
        <w:pPrChange w:id="1279" w:author="Dr Mamadou SANOGO" w:date="2023-10-27T13:34:00Z">
          <w:pPr>
            <w:spacing w:line="240" w:lineRule="auto"/>
          </w:pPr>
        </w:pPrChange>
      </w:pPr>
      <w:bookmarkStart w:id="1280" w:name="_Toc149307383"/>
      <w:bookmarkEnd w:id="1280"/>
    </w:p>
    <w:p w14:paraId="1CE9DFB7" w14:textId="77777777" w:rsidR="00CE6CD2" w:rsidRPr="00614D94" w:rsidDel="00125D51" w:rsidRDefault="00CE6CD2">
      <w:pPr>
        <w:pStyle w:val="Titre1"/>
        <w:ind w:left="0" w:firstLine="0"/>
        <w:rPr>
          <w:del w:id="1281" w:author="Dr Mamadou SANOGO" w:date="2023-10-25T18:13:00Z"/>
          <w:rFonts w:eastAsia="Calibri"/>
          <w:szCs w:val="40"/>
        </w:rPr>
        <w:pPrChange w:id="1282" w:author="Dr Mamadou SANOGO" w:date="2023-10-27T13:34:00Z">
          <w:pPr>
            <w:spacing w:line="240" w:lineRule="auto"/>
          </w:pPr>
        </w:pPrChange>
      </w:pPr>
      <w:bookmarkStart w:id="1283" w:name="_Toc149307384"/>
      <w:bookmarkEnd w:id="1283"/>
    </w:p>
    <w:p w14:paraId="647C55B4" w14:textId="42F68A65" w:rsidR="00CE6CD2" w:rsidRPr="00614D94" w:rsidDel="00614D94" w:rsidRDefault="00CE6CD2">
      <w:pPr>
        <w:pStyle w:val="Titre1"/>
        <w:ind w:left="0" w:firstLine="0"/>
        <w:rPr>
          <w:del w:id="1284" w:author="Dr Mamadou SANOGO" w:date="2023-10-27T13:24:00Z"/>
          <w:rFonts w:eastAsia="Calibri"/>
          <w:szCs w:val="40"/>
        </w:rPr>
        <w:pPrChange w:id="1285" w:author="Dr Mamadou SANOGO" w:date="2023-10-27T13:34:00Z">
          <w:pPr>
            <w:spacing w:line="240" w:lineRule="auto"/>
          </w:pPr>
        </w:pPrChange>
      </w:pPr>
      <w:bookmarkStart w:id="1286" w:name="_Toc149307385"/>
      <w:bookmarkEnd w:id="1286"/>
    </w:p>
    <w:p w14:paraId="4DDBEE2A" w14:textId="0C7D81FD" w:rsidR="008860C2" w:rsidRPr="00614D94" w:rsidDel="00803A8B" w:rsidRDefault="008860C2" w:rsidP="003B1197">
      <w:pPr>
        <w:pStyle w:val="Titre1"/>
        <w:ind w:left="0" w:firstLine="0"/>
        <w:rPr>
          <w:del w:id="1287" w:author="Dr Mamadou SANOGO" w:date="2023-10-27T22:52:00Z"/>
          <w:rFonts w:cs="Times New Roman"/>
          <w:szCs w:val="28"/>
        </w:rPr>
      </w:pPr>
      <w:del w:id="1288" w:author="Dr Mamadou SANOGO" w:date="2023-10-27T13:29:00Z">
        <w:r w:rsidRPr="00614D94" w:rsidDel="003B1197">
          <w:rPr>
            <w:rFonts w:cs="Times New Roman"/>
            <w:szCs w:val="28"/>
          </w:rPr>
          <w:delText>II.</w:delText>
        </w:r>
      </w:del>
      <w:del w:id="1289" w:author="Dr Mamadou SANOGO" w:date="2023-10-27T13:27:00Z">
        <w:r w:rsidRPr="00614D94" w:rsidDel="003B1197">
          <w:rPr>
            <w:rFonts w:cs="Times New Roman"/>
            <w:szCs w:val="28"/>
          </w:rPr>
          <w:delText xml:space="preserve"> </w:delText>
        </w:r>
      </w:del>
      <w:bookmarkStart w:id="1290" w:name="_Toc149307386"/>
      <w:del w:id="1291" w:author="Dr Mamadou SANOGO" w:date="2023-10-27T22:52:00Z">
        <w:r w:rsidRPr="00614D94" w:rsidDel="00803A8B">
          <w:rPr>
            <w:rFonts w:cs="Times New Roman"/>
            <w:szCs w:val="28"/>
          </w:rPr>
          <w:delText>METHODOLOGIE DE REDACTION DU RAPPORT D’AUTO-EVALUATION</w:delText>
        </w:r>
        <w:bookmarkEnd w:id="1290"/>
        <w:r w:rsidRPr="00614D94" w:rsidDel="00803A8B">
          <w:rPr>
            <w:rFonts w:cs="Times New Roman"/>
            <w:szCs w:val="28"/>
          </w:rPr>
          <w:delText xml:space="preserve"> </w:delText>
        </w:r>
      </w:del>
    </w:p>
    <w:p w14:paraId="094CADFC" w14:textId="4C057E09" w:rsidR="008860C2" w:rsidRPr="007A4AFC" w:rsidDel="00803A8B" w:rsidRDefault="008860C2">
      <w:pPr>
        <w:spacing w:line="276" w:lineRule="auto"/>
        <w:rPr>
          <w:del w:id="1292" w:author="Dr Mamadou SANOGO" w:date="2023-10-27T22:52:00Z"/>
          <w:color w:val="000000" w:themeColor="text1"/>
          <w:szCs w:val="24"/>
          <w:rPrChange w:id="1293" w:author="Dr Mamadou SANOGO" w:date="2023-10-25T18:15:00Z">
            <w:rPr>
              <w:del w:id="1294" w:author="Dr Mamadou SANOGO" w:date="2023-10-27T22:52:00Z"/>
              <w:szCs w:val="24"/>
            </w:rPr>
          </w:rPrChange>
        </w:rPr>
        <w:pPrChange w:id="1295" w:author="Dr Mamadou SANOGO" w:date="2023-10-27T13:19:00Z">
          <w:pPr>
            <w:spacing w:line="360" w:lineRule="auto"/>
          </w:pPr>
        </w:pPrChange>
      </w:pPr>
      <w:del w:id="1296" w:author="Dr Mamadou SANOGO" w:date="2023-10-27T22:52:00Z">
        <w:r w:rsidRPr="007A4AFC" w:rsidDel="00803A8B">
          <w:rPr>
            <w:color w:val="000000" w:themeColor="text1"/>
            <w:szCs w:val="24"/>
            <w:rPrChange w:id="1297" w:author="Dr Mamadou SANOGO" w:date="2023-10-25T18:15:00Z">
              <w:rPr>
                <w:szCs w:val="24"/>
              </w:rPr>
            </w:rPrChange>
          </w:rPr>
          <w:delText>Pour réaliser ce travail d’autoévaluation du programme de</w:delText>
        </w:r>
      </w:del>
      <w:del w:id="1298" w:author="Dr Mamadou SANOGO" w:date="2023-10-27T20:34:00Z">
        <w:r w:rsidRPr="007A4AFC" w:rsidDel="00A87D91">
          <w:rPr>
            <w:color w:val="000000" w:themeColor="text1"/>
            <w:szCs w:val="24"/>
            <w:rPrChange w:id="1299" w:author="Dr Mamadou SANOGO" w:date="2023-10-25T18:15:00Z">
              <w:rPr>
                <w:szCs w:val="24"/>
              </w:rPr>
            </w:rPrChange>
          </w:rPr>
          <w:delText xml:space="preserve"> Master</w:delText>
        </w:r>
      </w:del>
      <w:del w:id="1300" w:author="Dr Mamadou SANOGO" w:date="2023-10-27T22:52:00Z">
        <w:r w:rsidRPr="007A4AFC" w:rsidDel="00803A8B">
          <w:rPr>
            <w:color w:val="000000" w:themeColor="text1"/>
            <w:szCs w:val="24"/>
            <w:rPrChange w:id="1301" w:author="Dr Mamadou SANOGO" w:date="2023-10-25T18:15:00Z">
              <w:rPr>
                <w:szCs w:val="24"/>
              </w:rPr>
            </w:rPrChange>
          </w:rPr>
          <w:delText xml:space="preserve"> en </w:delText>
        </w:r>
      </w:del>
      <w:del w:id="1302" w:author="Dr Mamadou SANOGO" w:date="2023-10-26T12:16:00Z">
        <w:r w:rsidRPr="007A4AFC" w:rsidDel="00F311A0">
          <w:rPr>
            <w:color w:val="000000" w:themeColor="text1"/>
            <w:szCs w:val="24"/>
            <w:rPrChange w:id="1303" w:author="Dr Mamadou SANOGO" w:date="2023-10-25T18:15:00Z">
              <w:rPr>
                <w:szCs w:val="24"/>
              </w:rPr>
            </w:rPrChange>
          </w:rPr>
          <w:delText>Epidémiologie</w:delText>
        </w:r>
      </w:del>
      <w:del w:id="1304" w:author="Dr Mamadou SANOGO" w:date="2023-10-27T22:52:00Z">
        <w:r w:rsidRPr="007A4AFC" w:rsidDel="00803A8B">
          <w:rPr>
            <w:color w:val="000000" w:themeColor="text1"/>
            <w:szCs w:val="24"/>
            <w:rPrChange w:id="1305" w:author="Dr Mamadou SANOGO" w:date="2023-10-25T18:15:00Z">
              <w:rPr>
                <w:szCs w:val="24"/>
              </w:rPr>
            </w:rPrChange>
          </w:rPr>
          <w:delText xml:space="preserve">, le directeur général de l’EPSFé, par </w:delText>
        </w:r>
        <w:r w:rsidRPr="007A4AFC" w:rsidDel="00803A8B">
          <w:rPr>
            <w:color w:val="000000" w:themeColor="text1"/>
            <w:szCs w:val="24"/>
            <w:rPrChange w:id="1306" w:author="Dr Mamadou SANOGO" w:date="2023-10-25T18:15:00Z">
              <w:rPr>
                <w:color w:val="00B050"/>
                <w:szCs w:val="24"/>
              </w:rPr>
            </w:rPrChange>
          </w:rPr>
          <w:delText xml:space="preserve">la note de </w:delText>
        </w:r>
      </w:del>
      <w:del w:id="1307" w:author="Dr Mamadou SANOGO" w:date="2023-10-27T09:44:00Z">
        <w:r w:rsidRPr="007A4AFC" w:rsidDel="004D19FB">
          <w:rPr>
            <w:color w:val="000000" w:themeColor="text1"/>
            <w:szCs w:val="24"/>
            <w:rPrChange w:id="1308" w:author="Dr Mamadou SANOGO" w:date="2023-10-25T18:15:00Z">
              <w:rPr>
                <w:color w:val="00B050"/>
                <w:szCs w:val="24"/>
              </w:rPr>
            </w:rPrChange>
          </w:rPr>
          <w:delText>service n°</w:delText>
        </w:r>
        <w:r w:rsidR="004A4392" w:rsidRPr="007A4AFC" w:rsidDel="004D19FB">
          <w:rPr>
            <w:color w:val="000000" w:themeColor="text1"/>
            <w:szCs w:val="24"/>
            <w:rPrChange w:id="1309" w:author="Dr Mamadou SANOGO" w:date="2023-10-25T18:15:00Z">
              <w:rPr>
                <w:color w:val="00B050"/>
                <w:szCs w:val="24"/>
              </w:rPr>
            </w:rPrChange>
          </w:rPr>
          <w:delText xml:space="preserve">06-22-23 </w:delText>
        </w:r>
      </w:del>
      <w:del w:id="1310" w:author="Dr Mamadou SANOGO" w:date="2023-10-27T22:52:00Z">
        <w:r w:rsidRPr="007A4AFC" w:rsidDel="00803A8B">
          <w:rPr>
            <w:color w:val="000000" w:themeColor="text1"/>
            <w:szCs w:val="24"/>
            <w:rPrChange w:id="1311" w:author="Dr Mamadou SANOGO" w:date="2023-10-25T18:15:00Z">
              <w:rPr>
                <w:szCs w:val="24"/>
              </w:rPr>
            </w:rPrChange>
          </w:rPr>
          <w:delText xml:space="preserve">a mis en place un comité ad hoc composé de 7 personnes </w:delText>
        </w:r>
        <w:r w:rsidRPr="007A4AFC" w:rsidDel="00803A8B">
          <w:rPr>
            <w:color w:val="000000" w:themeColor="text1"/>
            <w:szCs w:val="24"/>
            <w:rPrChange w:id="1312" w:author="Dr Mamadou SANOGO" w:date="2023-10-25T18:15:00Z">
              <w:rPr>
                <w:color w:val="00B050"/>
                <w:szCs w:val="24"/>
              </w:rPr>
            </w:rPrChange>
          </w:rPr>
          <w:delText>(Annexe n°</w:delText>
        </w:r>
        <w:r w:rsidR="004A4392" w:rsidRPr="007A4AFC" w:rsidDel="00803A8B">
          <w:rPr>
            <w:color w:val="000000" w:themeColor="text1"/>
            <w:szCs w:val="24"/>
            <w:rPrChange w:id="1313" w:author="Dr Mamadou SANOGO" w:date="2023-10-25T18:15:00Z">
              <w:rPr>
                <w:color w:val="00B050"/>
                <w:szCs w:val="24"/>
              </w:rPr>
            </w:rPrChange>
          </w:rPr>
          <w:delText xml:space="preserve">004 </w:delText>
        </w:r>
        <w:r w:rsidRPr="007A4AFC" w:rsidDel="00803A8B">
          <w:rPr>
            <w:color w:val="000000" w:themeColor="text1"/>
            <w:szCs w:val="24"/>
            <w:rPrChange w:id="1314" w:author="Dr Mamadou SANOGO" w:date="2023-10-25T18:15:00Z">
              <w:rPr>
                <w:color w:val="00B050"/>
                <w:szCs w:val="24"/>
              </w:rPr>
            </w:rPrChange>
          </w:rPr>
          <w:delText xml:space="preserve">Note de service relative la mise en place du comité ad hoc). </w:delText>
        </w:r>
        <w:r w:rsidRPr="007A4AFC" w:rsidDel="00803A8B">
          <w:rPr>
            <w:color w:val="000000" w:themeColor="text1"/>
            <w:szCs w:val="24"/>
            <w:rPrChange w:id="1315" w:author="Dr Mamadou SANOGO" w:date="2023-10-25T18:15:00Z">
              <w:rPr>
                <w:szCs w:val="24"/>
              </w:rPr>
            </w:rPrChange>
          </w:rPr>
          <w:delText>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d’évaluation des programmes de formation</w:delText>
        </w:r>
      </w:del>
      <w:del w:id="1316" w:author="Dr Mamadou SANOGO" w:date="2023-10-27T09:46:00Z">
        <w:r w:rsidRPr="007A4AFC" w:rsidDel="004D19FB">
          <w:rPr>
            <w:color w:val="000000" w:themeColor="text1"/>
            <w:szCs w:val="24"/>
            <w:rPrChange w:id="1317" w:author="Dr Mamadou SANOGO" w:date="2023-10-25T18:15:00Z">
              <w:rPr>
                <w:szCs w:val="24"/>
              </w:rPr>
            </w:rPrChange>
          </w:rPr>
          <w:delText xml:space="preserve"> l’AMAQ-Sup. </w:delText>
        </w:r>
      </w:del>
      <w:del w:id="1318" w:author="Dr Mamadou SANOGO" w:date="2023-10-27T22:52:00Z">
        <w:r w:rsidRPr="007A4AFC" w:rsidDel="00803A8B">
          <w:rPr>
            <w:color w:val="000000" w:themeColor="text1"/>
            <w:szCs w:val="24"/>
            <w:rPrChange w:id="1319" w:author="Dr Mamadou SANOGO" w:date="2023-10-25T18:15:00Z">
              <w:rPr>
                <w:szCs w:val="24"/>
              </w:rPr>
            </w:rPrChange>
          </w:rPr>
          <w:delText>Un calendrier a été élaboré et soumis à l’appréciation de la direction générale de l’école. Les activités du calendrier ont concerné la démarche suivante :</w:delText>
        </w:r>
      </w:del>
    </w:p>
    <w:p w14:paraId="5DBB3F2A" w14:textId="5786BBA9" w:rsidR="008860C2" w:rsidRPr="00F311A0" w:rsidDel="00803A8B" w:rsidRDefault="008860C2">
      <w:pPr>
        <w:numPr>
          <w:ilvl w:val="0"/>
          <w:numId w:val="28"/>
        </w:numPr>
        <w:spacing w:line="276" w:lineRule="auto"/>
        <w:ind w:left="357" w:hanging="357"/>
        <w:rPr>
          <w:del w:id="1320" w:author="Dr Mamadou SANOGO" w:date="2023-10-27T22:52:00Z"/>
          <w:color w:val="7030A0"/>
          <w:szCs w:val="24"/>
          <w:rPrChange w:id="1321" w:author="Dr Mamadou SANOGO" w:date="2023-10-26T12:19:00Z">
            <w:rPr>
              <w:del w:id="1322" w:author="Dr Mamadou SANOGO" w:date="2023-10-27T22:52:00Z"/>
              <w:szCs w:val="24"/>
            </w:rPr>
          </w:rPrChange>
        </w:rPr>
        <w:pPrChange w:id="1323" w:author="Dr Mamadou SANOGO" w:date="2023-10-27T13:19:00Z">
          <w:pPr>
            <w:numPr>
              <w:numId w:val="28"/>
            </w:numPr>
            <w:spacing w:line="360" w:lineRule="auto"/>
            <w:ind w:left="357" w:hanging="357"/>
          </w:pPr>
        </w:pPrChange>
      </w:pPr>
      <w:del w:id="1324" w:author="Dr Mamadou SANOGO" w:date="2023-10-27T22:52:00Z">
        <w:r w:rsidRPr="007A4AFC" w:rsidDel="00803A8B">
          <w:rPr>
            <w:color w:val="000000" w:themeColor="text1"/>
            <w:szCs w:val="24"/>
            <w:rPrChange w:id="1325" w:author="Dr Mamadou SANOGO" w:date="2023-10-25T18:15:00Z">
              <w:rPr>
                <w:szCs w:val="24"/>
              </w:rPr>
            </w:rPrChange>
          </w:rPr>
          <w:delText xml:space="preserve">Appropriation des outils d’évaluation fournis par AMAQ-SUP dans le cadre de l’auto évaluation des programmes de formation </w:delText>
        </w:r>
        <w:r w:rsidRPr="00DA5F0A" w:rsidDel="00803A8B">
          <w:rPr>
            <w:color w:val="000000" w:themeColor="text1"/>
            <w:szCs w:val="24"/>
            <w:rPrChange w:id="1326" w:author="Dr Mamadou SANOGO" w:date="2023-10-27T09:47:00Z">
              <w:rPr>
                <w:szCs w:val="24"/>
              </w:rPr>
            </w:rPrChange>
          </w:rPr>
          <w:delText>(</w:delText>
        </w:r>
        <w:r w:rsidRPr="00DA5F0A" w:rsidDel="00803A8B">
          <w:rPr>
            <w:b/>
            <w:bCs/>
            <w:i/>
            <w:iCs/>
            <w:color w:val="000000" w:themeColor="text1"/>
            <w:szCs w:val="24"/>
            <w:rPrChange w:id="1327" w:author="Dr Mamadou SANOGO" w:date="2023-10-27T09:47:00Z">
              <w:rPr>
                <w:b/>
                <w:bCs/>
                <w:i/>
                <w:iCs/>
                <w:szCs w:val="24"/>
              </w:rPr>
            </w:rPrChange>
          </w:rPr>
          <w:delText>Guide d’évaluation des formations, référentiel d’évaluation des formations, canevas de la rédaction du rapport d’autoévaluation et les fiches de caractérisation</w:delText>
        </w:r>
        <w:r w:rsidRPr="00DA5F0A" w:rsidDel="00803A8B">
          <w:rPr>
            <w:color w:val="000000" w:themeColor="text1"/>
            <w:szCs w:val="24"/>
            <w:rPrChange w:id="1328" w:author="Dr Mamadou SANOGO" w:date="2023-10-27T09:47:00Z">
              <w:rPr>
                <w:szCs w:val="24"/>
              </w:rPr>
            </w:rPrChange>
          </w:rPr>
          <w:delText>) ;</w:delText>
        </w:r>
      </w:del>
    </w:p>
    <w:p w14:paraId="737304F2" w14:textId="0D6EFD91" w:rsidR="008860C2" w:rsidRPr="007A4AFC" w:rsidDel="00803A8B" w:rsidRDefault="008860C2">
      <w:pPr>
        <w:numPr>
          <w:ilvl w:val="0"/>
          <w:numId w:val="28"/>
        </w:numPr>
        <w:spacing w:line="276" w:lineRule="auto"/>
        <w:ind w:left="357" w:hanging="357"/>
        <w:rPr>
          <w:del w:id="1329" w:author="Dr Mamadou SANOGO" w:date="2023-10-27T22:52:00Z"/>
          <w:color w:val="000000" w:themeColor="text1"/>
          <w:szCs w:val="24"/>
          <w:rPrChange w:id="1330" w:author="Dr Mamadou SANOGO" w:date="2023-10-25T18:15:00Z">
            <w:rPr>
              <w:del w:id="1331" w:author="Dr Mamadou SANOGO" w:date="2023-10-27T22:52:00Z"/>
              <w:szCs w:val="24"/>
            </w:rPr>
          </w:rPrChange>
        </w:rPr>
        <w:pPrChange w:id="1332" w:author="Dr Mamadou SANOGO" w:date="2023-10-27T13:19:00Z">
          <w:pPr>
            <w:numPr>
              <w:numId w:val="28"/>
            </w:numPr>
            <w:spacing w:line="360" w:lineRule="auto"/>
            <w:ind w:left="357" w:hanging="357"/>
          </w:pPr>
        </w:pPrChange>
      </w:pPr>
      <w:del w:id="1333" w:author="Dr Mamadou SANOGO" w:date="2023-10-27T22:52:00Z">
        <w:r w:rsidRPr="007A4AFC" w:rsidDel="00803A8B">
          <w:rPr>
            <w:b/>
            <w:bCs/>
            <w:color w:val="000000" w:themeColor="text1"/>
            <w:szCs w:val="24"/>
            <w:rPrChange w:id="1334" w:author="Dr Mamadou SANOGO" w:date="2023-10-25T18:15:00Z">
              <w:rPr>
                <w:b/>
                <w:bCs/>
                <w:szCs w:val="24"/>
              </w:rPr>
            </w:rPrChange>
          </w:rPr>
          <w:delText>Une Revue documentaire</w:delText>
        </w:r>
        <w:r w:rsidRPr="007A4AFC" w:rsidDel="00803A8B">
          <w:rPr>
            <w:color w:val="000000" w:themeColor="text1"/>
            <w:szCs w:val="24"/>
            <w:rPrChange w:id="1335" w:author="Dr Mamadou SANOGO" w:date="2023-10-25T18:15:00Z">
              <w:rPr>
                <w:szCs w:val="24"/>
              </w:rPr>
            </w:rPrChange>
          </w:rPr>
          <w:delText xml:space="preserve"> et une analyse du référentiel des programmes de formations ont été réalisé par l’équipe d’évaluation ;</w:delText>
        </w:r>
      </w:del>
    </w:p>
    <w:p w14:paraId="1E91BE30" w14:textId="1EDB48EC" w:rsidR="008860C2" w:rsidRPr="007A4AFC" w:rsidDel="00803A8B" w:rsidRDefault="008860C2">
      <w:pPr>
        <w:numPr>
          <w:ilvl w:val="0"/>
          <w:numId w:val="28"/>
        </w:numPr>
        <w:spacing w:line="276" w:lineRule="auto"/>
        <w:ind w:left="357" w:hanging="357"/>
        <w:rPr>
          <w:del w:id="1336" w:author="Dr Mamadou SANOGO" w:date="2023-10-27T22:52:00Z"/>
          <w:color w:val="000000" w:themeColor="text1"/>
          <w:szCs w:val="24"/>
          <w:rPrChange w:id="1337" w:author="Dr Mamadou SANOGO" w:date="2023-10-25T18:15:00Z">
            <w:rPr>
              <w:del w:id="1338" w:author="Dr Mamadou SANOGO" w:date="2023-10-27T22:52:00Z"/>
              <w:szCs w:val="24"/>
            </w:rPr>
          </w:rPrChange>
        </w:rPr>
        <w:pPrChange w:id="1339" w:author="Dr Mamadou SANOGO" w:date="2023-10-27T13:19:00Z">
          <w:pPr>
            <w:numPr>
              <w:numId w:val="28"/>
            </w:numPr>
            <w:spacing w:line="360" w:lineRule="auto"/>
            <w:ind w:left="357" w:hanging="357"/>
          </w:pPr>
        </w:pPrChange>
      </w:pPr>
      <w:del w:id="1340" w:author="Dr Mamadou SANOGO" w:date="2023-10-27T22:52:00Z">
        <w:r w:rsidRPr="007A4AFC" w:rsidDel="00803A8B">
          <w:rPr>
            <w:b/>
            <w:bCs/>
            <w:color w:val="000000" w:themeColor="text1"/>
            <w:szCs w:val="24"/>
            <w:rPrChange w:id="1341" w:author="Dr Mamadou SANOGO" w:date="2023-10-25T18:15:00Z">
              <w:rPr>
                <w:b/>
                <w:bCs/>
                <w:szCs w:val="24"/>
              </w:rPr>
            </w:rPrChange>
          </w:rPr>
          <w:delText>Une analyse fine de la base de données</w:delText>
        </w:r>
        <w:r w:rsidRPr="007A4AFC" w:rsidDel="00803A8B">
          <w:rPr>
            <w:color w:val="000000" w:themeColor="text1"/>
            <w:szCs w:val="24"/>
            <w:rPrChange w:id="1342" w:author="Dr Mamadou SANOGO" w:date="2023-10-25T18:15:00Z">
              <w:rPr>
                <w:szCs w:val="24"/>
              </w:rPr>
            </w:rPrChange>
          </w:rPr>
          <w:delText xml:space="preserve"> des étudiants disponible à l’EPSFé en vue de renseigner la fiche de caractérisation d</w:delText>
        </w:r>
      </w:del>
      <w:del w:id="1343" w:author="Dr Mamadou SANOGO" w:date="2023-10-27T20:34:00Z">
        <w:r w:rsidRPr="007A4AFC" w:rsidDel="006A5EC9">
          <w:rPr>
            <w:color w:val="000000" w:themeColor="text1"/>
            <w:szCs w:val="24"/>
            <w:rPrChange w:id="1344" w:author="Dr Mamadou SANOGO" w:date="2023-10-25T18:15:00Z">
              <w:rPr>
                <w:szCs w:val="24"/>
              </w:rPr>
            </w:rPrChange>
          </w:rPr>
          <w:delText>u Master</w:delText>
        </w:r>
      </w:del>
      <w:del w:id="1345" w:author="Dr Mamadou SANOGO" w:date="2023-10-27T22:52:00Z">
        <w:r w:rsidRPr="007A4AFC" w:rsidDel="00803A8B">
          <w:rPr>
            <w:color w:val="000000" w:themeColor="text1"/>
            <w:szCs w:val="24"/>
            <w:rPrChange w:id="1346" w:author="Dr Mamadou SANOGO" w:date="2023-10-25T18:15:00Z">
              <w:rPr>
                <w:szCs w:val="24"/>
              </w:rPr>
            </w:rPrChange>
          </w:rPr>
          <w:delText xml:space="preserve"> en </w:delText>
        </w:r>
      </w:del>
      <w:del w:id="1347" w:author="Dr Mamadou SANOGO" w:date="2023-10-26T12:20:00Z">
        <w:r w:rsidRPr="00DA5F0A" w:rsidDel="00F311A0">
          <w:rPr>
            <w:color w:val="000000" w:themeColor="text1"/>
            <w:szCs w:val="24"/>
            <w:rPrChange w:id="1348" w:author="Dr Mamadou SANOGO" w:date="2023-10-27T09:48:00Z">
              <w:rPr>
                <w:szCs w:val="24"/>
              </w:rPr>
            </w:rPrChange>
          </w:rPr>
          <w:delText>épidémiologie</w:delText>
        </w:r>
      </w:del>
      <w:del w:id="1349" w:author="Dr Mamadou SANOGO" w:date="2023-10-27T22:52:00Z">
        <w:r w:rsidRPr="00DA5F0A" w:rsidDel="00803A8B">
          <w:rPr>
            <w:color w:val="000000" w:themeColor="text1"/>
            <w:szCs w:val="24"/>
            <w:rPrChange w:id="1350" w:author="Dr Mamadou SANOGO" w:date="2023-10-27T09:48:00Z">
              <w:rPr>
                <w:szCs w:val="24"/>
              </w:rPr>
            </w:rPrChange>
          </w:rPr>
          <w:delText xml:space="preserve"> ;</w:delText>
        </w:r>
      </w:del>
    </w:p>
    <w:p w14:paraId="5839FE18" w14:textId="62F210D9" w:rsidR="008860C2" w:rsidRPr="007A4AFC" w:rsidDel="00803A8B" w:rsidRDefault="008860C2">
      <w:pPr>
        <w:numPr>
          <w:ilvl w:val="0"/>
          <w:numId w:val="28"/>
        </w:numPr>
        <w:spacing w:line="276" w:lineRule="auto"/>
        <w:ind w:left="357" w:hanging="357"/>
        <w:rPr>
          <w:del w:id="1351" w:author="Dr Mamadou SANOGO" w:date="2023-10-27T22:52:00Z"/>
          <w:color w:val="000000" w:themeColor="text1"/>
          <w:szCs w:val="24"/>
          <w:rPrChange w:id="1352" w:author="Dr Mamadou SANOGO" w:date="2023-10-25T18:15:00Z">
            <w:rPr>
              <w:del w:id="1353" w:author="Dr Mamadou SANOGO" w:date="2023-10-27T22:52:00Z"/>
              <w:szCs w:val="24"/>
            </w:rPr>
          </w:rPrChange>
        </w:rPr>
        <w:pPrChange w:id="1354" w:author="Dr Mamadou SANOGO" w:date="2023-10-27T13:19:00Z">
          <w:pPr>
            <w:numPr>
              <w:numId w:val="28"/>
            </w:numPr>
            <w:spacing w:line="360" w:lineRule="auto"/>
            <w:ind w:left="357" w:hanging="357"/>
          </w:pPr>
        </w:pPrChange>
      </w:pPr>
      <w:del w:id="1355" w:author="Dr Mamadou SANOGO" w:date="2023-10-27T22:52:00Z">
        <w:r w:rsidRPr="007A4AFC" w:rsidDel="00803A8B">
          <w:rPr>
            <w:b/>
            <w:bCs/>
            <w:color w:val="000000" w:themeColor="text1"/>
            <w:szCs w:val="24"/>
            <w:rPrChange w:id="1356" w:author="Dr Mamadou SANOGO" w:date="2023-10-25T18:15:00Z">
              <w:rPr>
                <w:b/>
                <w:bCs/>
                <w:szCs w:val="24"/>
              </w:rPr>
            </w:rPrChange>
          </w:rPr>
          <w:delText>Rédaction du premier jet du rapport d’auto-évaluation</w:delText>
        </w:r>
        <w:r w:rsidRPr="007A4AFC" w:rsidDel="00803A8B">
          <w:rPr>
            <w:color w:val="000000" w:themeColor="text1"/>
            <w:szCs w:val="24"/>
            <w:rPrChange w:id="1357" w:author="Dr Mamadou SANOGO" w:date="2023-10-25T18:15:00Z">
              <w:rPr>
                <w:szCs w:val="24"/>
              </w:rPr>
            </w:rPrChange>
          </w:rPr>
          <w:delText xml:space="preserve">, pour échanges </w:delText>
        </w:r>
      </w:del>
      <w:del w:id="1358" w:author="Dr Mamadou SANOGO" w:date="2023-10-27T09:49:00Z">
        <w:r w:rsidRPr="007A4AFC" w:rsidDel="00DA5F0A">
          <w:rPr>
            <w:color w:val="000000" w:themeColor="text1"/>
            <w:szCs w:val="24"/>
            <w:rPrChange w:id="1359" w:author="Dr Mamadou SANOGO" w:date="2023-10-25T18:15:00Z">
              <w:rPr>
                <w:szCs w:val="24"/>
              </w:rPr>
            </w:rPrChange>
          </w:rPr>
          <w:delText>et débats</w:delText>
        </w:r>
      </w:del>
      <w:del w:id="1360" w:author="Dr Mamadou SANOGO" w:date="2023-10-27T22:52:00Z">
        <w:r w:rsidRPr="007A4AFC" w:rsidDel="00803A8B">
          <w:rPr>
            <w:color w:val="000000" w:themeColor="text1"/>
            <w:szCs w:val="24"/>
            <w:rPrChange w:id="1361" w:author="Dr Mamadou SANOGO" w:date="2023-10-25T18:15:00Z">
              <w:rPr>
                <w:szCs w:val="24"/>
              </w:rPr>
            </w:rPrChange>
          </w:rPr>
          <w:delText xml:space="preserve">, aux membres du comité ad </w:delText>
        </w:r>
      </w:del>
      <w:del w:id="1362" w:author="Dr Mamadou SANOGO" w:date="2023-10-27T09:49:00Z">
        <w:r w:rsidRPr="007A4AFC" w:rsidDel="00DA5F0A">
          <w:rPr>
            <w:color w:val="000000" w:themeColor="text1"/>
            <w:szCs w:val="24"/>
            <w:rPrChange w:id="1363" w:author="Dr Mamadou SANOGO" w:date="2023-10-25T18:15:00Z">
              <w:rPr>
                <w:szCs w:val="24"/>
              </w:rPr>
            </w:rPrChange>
          </w:rPr>
          <w:delText>’</w:delText>
        </w:r>
      </w:del>
      <w:del w:id="1364" w:author="Dr Mamadou SANOGO" w:date="2023-10-27T22:52:00Z">
        <w:r w:rsidRPr="007A4AFC" w:rsidDel="00803A8B">
          <w:rPr>
            <w:color w:val="000000" w:themeColor="text1"/>
            <w:szCs w:val="24"/>
            <w:rPrChange w:id="1365" w:author="Dr Mamadou SANOGO" w:date="2023-10-25T18:15:00Z">
              <w:rPr>
                <w:szCs w:val="24"/>
              </w:rPr>
            </w:rPrChange>
          </w:rPr>
          <w:delText>hoc réunis en plénière</w:delText>
        </w:r>
      </w:del>
    </w:p>
    <w:p w14:paraId="43D5C393" w14:textId="0A0549A7" w:rsidR="008860C2" w:rsidRPr="007A4AFC" w:rsidDel="00803A8B" w:rsidRDefault="008860C2">
      <w:pPr>
        <w:numPr>
          <w:ilvl w:val="0"/>
          <w:numId w:val="28"/>
        </w:numPr>
        <w:spacing w:line="240" w:lineRule="auto"/>
        <w:ind w:left="357" w:hanging="357"/>
        <w:rPr>
          <w:del w:id="1366" w:author="Dr Mamadou SANOGO" w:date="2023-10-27T22:52:00Z"/>
          <w:color w:val="000000" w:themeColor="text1"/>
          <w:szCs w:val="24"/>
          <w:rPrChange w:id="1367" w:author="Dr Mamadou SANOGO" w:date="2023-10-25T18:15:00Z">
            <w:rPr>
              <w:del w:id="1368" w:author="Dr Mamadou SANOGO" w:date="2023-10-27T22:52:00Z"/>
              <w:szCs w:val="24"/>
            </w:rPr>
          </w:rPrChange>
        </w:rPr>
        <w:pPrChange w:id="1369" w:author="Dr Mamadou SANOGO" w:date="2023-10-27T20:10:00Z">
          <w:pPr>
            <w:numPr>
              <w:numId w:val="28"/>
            </w:numPr>
            <w:spacing w:line="360" w:lineRule="auto"/>
            <w:ind w:left="357" w:hanging="357"/>
          </w:pPr>
        </w:pPrChange>
      </w:pPr>
      <w:del w:id="1370" w:author="Dr Mamadou SANOGO" w:date="2023-10-27T22:52:00Z">
        <w:r w:rsidRPr="007A4AFC" w:rsidDel="00803A8B">
          <w:rPr>
            <w:b/>
            <w:bCs/>
            <w:color w:val="000000" w:themeColor="text1"/>
            <w:szCs w:val="24"/>
            <w:rPrChange w:id="1371" w:author="Dr Mamadou SANOGO" w:date="2023-10-25T18:15:00Z">
              <w:rPr>
                <w:b/>
                <w:bCs/>
                <w:szCs w:val="24"/>
              </w:rPr>
            </w:rPrChange>
          </w:rPr>
          <w:delText xml:space="preserve">Validation à l’interne du rapport définitif d’auto-évaluation </w:delText>
        </w:r>
      </w:del>
      <w:del w:id="1372" w:author="Dr Mamadou SANOGO" w:date="2023-10-27T22:06:00Z">
        <w:r w:rsidRPr="007A4AFC" w:rsidDel="00E06071">
          <w:rPr>
            <w:b/>
            <w:bCs/>
            <w:color w:val="000000" w:themeColor="text1"/>
            <w:szCs w:val="24"/>
            <w:rPrChange w:id="1373" w:author="Dr Mamadou SANOGO" w:date="2023-10-25T18:15:00Z">
              <w:rPr>
                <w:b/>
                <w:bCs/>
                <w:szCs w:val="24"/>
              </w:rPr>
            </w:rPrChange>
          </w:rPr>
          <w:delText xml:space="preserve">du Master </w:delText>
        </w:r>
      </w:del>
      <w:del w:id="1374" w:author="Dr Mamadou SANOGO" w:date="2023-10-27T22:52:00Z">
        <w:r w:rsidRPr="007A4AFC" w:rsidDel="00803A8B">
          <w:rPr>
            <w:b/>
            <w:bCs/>
            <w:color w:val="000000" w:themeColor="text1"/>
            <w:szCs w:val="24"/>
            <w:rPrChange w:id="1375" w:author="Dr Mamadou SANOGO" w:date="2023-10-25T18:15:00Z">
              <w:rPr>
                <w:b/>
                <w:bCs/>
                <w:szCs w:val="24"/>
              </w:rPr>
            </w:rPrChange>
          </w:rPr>
          <w:delText xml:space="preserve">au sein de </w:delText>
        </w:r>
        <w:r w:rsidRPr="007A4AFC" w:rsidDel="00803A8B">
          <w:rPr>
            <w:color w:val="000000" w:themeColor="text1"/>
            <w:szCs w:val="24"/>
            <w:rPrChange w:id="1376" w:author="Dr Mamadou SANOGO" w:date="2023-10-25T18:15:00Z">
              <w:rPr>
                <w:szCs w:val="24"/>
              </w:rPr>
            </w:rPrChange>
          </w:rPr>
          <w:delText>l’EPSFé et son envoi</w:delText>
        </w:r>
        <w:r w:rsidRPr="007A4AFC" w:rsidDel="00803A8B">
          <w:rPr>
            <w:b/>
            <w:bCs/>
            <w:color w:val="000000" w:themeColor="text1"/>
            <w:szCs w:val="24"/>
            <w:rPrChange w:id="1377" w:author="Dr Mamadou SANOGO" w:date="2023-10-25T18:15:00Z">
              <w:rPr>
                <w:b/>
                <w:bCs/>
                <w:szCs w:val="24"/>
              </w:rPr>
            </w:rPrChange>
          </w:rPr>
          <w:delText xml:space="preserve"> à l’AMAQ-SUP</w:delText>
        </w:r>
        <w:r w:rsidRPr="007A4AFC" w:rsidDel="00803A8B">
          <w:rPr>
            <w:color w:val="000000" w:themeColor="text1"/>
            <w:szCs w:val="24"/>
            <w:rPrChange w:id="1378" w:author="Dr Mamadou SANOGO" w:date="2023-10-25T18:15:00Z">
              <w:rPr>
                <w:szCs w:val="24"/>
              </w:rPr>
            </w:rPrChange>
          </w:rPr>
          <w:delText xml:space="preserve">.  </w:delText>
        </w:r>
      </w:del>
    </w:p>
    <w:p w14:paraId="7ABCA49B" w14:textId="46A1DF1C" w:rsidR="008860C2" w:rsidRPr="007A4AFC" w:rsidDel="007B4438" w:rsidRDefault="008860C2">
      <w:pPr>
        <w:spacing w:line="240" w:lineRule="auto"/>
        <w:rPr>
          <w:del w:id="1379" w:author="Dr Mamadou SANOGO" w:date="2023-10-27T20:09:00Z"/>
          <w:color w:val="000000" w:themeColor="text1"/>
          <w:szCs w:val="24"/>
          <w:rPrChange w:id="1380" w:author="Dr Mamadou SANOGO" w:date="2023-10-25T18:15:00Z">
            <w:rPr>
              <w:del w:id="1381" w:author="Dr Mamadou SANOGO" w:date="2023-10-27T20:09:00Z"/>
              <w:szCs w:val="24"/>
            </w:rPr>
          </w:rPrChange>
        </w:rPr>
        <w:pPrChange w:id="1382" w:author="Dr Mamadou SANOGO" w:date="2023-10-27T20:10:00Z">
          <w:pPr>
            <w:spacing w:line="360" w:lineRule="auto"/>
          </w:pPr>
        </w:pPrChange>
      </w:pPr>
      <w:del w:id="1383" w:author="Dr Mamadou SANOGO" w:date="2023-10-27T22:52:00Z">
        <w:r w:rsidRPr="007A4AFC" w:rsidDel="00803A8B">
          <w:rPr>
            <w:color w:val="000000" w:themeColor="text1"/>
            <w:szCs w:val="24"/>
            <w:rPrChange w:id="1384" w:author="Dr Mamadou SANOGO" w:date="2023-10-25T18:15:00Z">
              <w:rPr>
                <w:szCs w:val="24"/>
              </w:rPr>
            </w:rPrChange>
          </w:rPr>
          <w:delText>Il est important de noter que le déroulement de ce travail de rédaction du rapport d’autoévaluation d</w:delText>
        </w:r>
      </w:del>
      <w:del w:id="1385" w:author="Dr Mamadou SANOGO" w:date="2023-10-27T20:35:00Z">
        <w:r w:rsidRPr="007A4AFC" w:rsidDel="00F57E78">
          <w:rPr>
            <w:color w:val="000000" w:themeColor="text1"/>
            <w:szCs w:val="24"/>
            <w:rPrChange w:id="1386" w:author="Dr Mamadou SANOGO" w:date="2023-10-25T18:15:00Z">
              <w:rPr>
                <w:szCs w:val="24"/>
              </w:rPr>
            </w:rPrChange>
          </w:rPr>
          <w:delText>u Master</w:delText>
        </w:r>
      </w:del>
      <w:del w:id="1387" w:author="Dr Mamadou SANOGO" w:date="2023-10-27T22:52:00Z">
        <w:r w:rsidRPr="007A4AFC" w:rsidDel="00803A8B">
          <w:rPr>
            <w:color w:val="000000" w:themeColor="text1"/>
            <w:szCs w:val="24"/>
            <w:rPrChange w:id="1388" w:author="Dr Mamadou SANOGO" w:date="2023-10-25T18:15:00Z">
              <w:rPr>
                <w:szCs w:val="24"/>
              </w:rPr>
            </w:rPrChange>
          </w:rPr>
          <w:delText xml:space="preserve"> en </w:delText>
        </w:r>
      </w:del>
      <w:del w:id="1389" w:author="Dr Mamadou SANOGO" w:date="2023-10-26T20:06:00Z">
        <w:r w:rsidRPr="00DA5F0A" w:rsidDel="00085DEF">
          <w:rPr>
            <w:color w:val="000000" w:themeColor="text1"/>
            <w:szCs w:val="24"/>
            <w:rPrChange w:id="1390" w:author="Dr Mamadou SANOGO" w:date="2023-10-27T09:50:00Z">
              <w:rPr>
                <w:szCs w:val="24"/>
              </w:rPr>
            </w:rPrChange>
          </w:rPr>
          <w:delText>épidémiologie</w:delText>
        </w:r>
      </w:del>
      <w:del w:id="1391" w:author="Dr Mamadou SANOGO" w:date="2023-10-27T22:52:00Z">
        <w:r w:rsidRPr="00DA5F0A" w:rsidDel="00803A8B">
          <w:rPr>
            <w:color w:val="000000" w:themeColor="text1"/>
            <w:szCs w:val="24"/>
            <w:rPrChange w:id="1392" w:author="Dr Mamadou SANOGO" w:date="2023-10-27T09:50:00Z">
              <w:rPr>
                <w:szCs w:val="24"/>
              </w:rPr>
            </w:rPrChange>
          </w:rPr>
          <w:delText xml:space="preserve"> </w:delText>
        </w:r>
        <w:r w:rsidRPr="007A4AFC" w:rsidDel="00803A8B">
          <w:rPr>
            <w:color w:val="000000" w:themeColor="text1"/>
            <w:szCs w:val="24"/>
            <w:rPrChange w:id="1393" w:author="Dr Mamadou SANOGO" w:date="2023-10-25T18:15:00Z">
              <w:rPr>
                <w:szCs w:val="24"/>
              </w:rPr>
            </w:rPrChange>
          </w:rPr>
          <w:delText>a duré 3 mois (juillet-septembre 2023).</w:delText>
        </w:r>
      </w:del>
    </w:p>
    <w:p w14:paraId="1028E90D" w14:textId="77777777" w:rsidR="00CE6CD2" w:rsidRPr="007A4AFC" w:rsidDel="007B4438" w:rsidRDefault="00CE6CD2">
      <w:pPr>
        <w:spacing w:line="240" w:lineRule="auto"/>
        <w:rPr>
          <w:del w:id="1394" w:author="Dr Mamadou SANOGO" w:date="2023-10-27T20:09:00Z"/>
          <w:rFonts w:eastAsia="Calibri"/>
          <w:color w:val="000000" w:themeColor="text1"/>
          <w:szCs w:val="40"/>
          <w:rPrChange w:id="1395" w:author="Dr Mamadou SANOGO" w:date="2023-10-25T18:15:00Z">
            <w:rPr>
              <w:del w:id="1396" w:author="Dr Mamadou SANOGO" w:date="2023-10-27T20:09:00Z"/>
              <w:rFonts w:eastAsia="Calibri"/>
              <w:szCs w:val="40"/>
            </w:rPr>
          </w:rPrChange>
        </w:rPr>
      </w:pPr>
    </w:p>
    <w:p w14:paraId="047CF98E" w14:textId="4AF91382" w:rsidR="005A69DD" w:rsidRPr="007A4AFC" w:rsidDel="00803A8B" w:rsidRDefault="005A69DD" w:rsidP="007B4438">
      <w:pPr>
        <w:spacing w:line="240" w:lineRule="auto"/>
        <w:rPr>
          <w:del w:id="1397" w:author="Dr Mamadou SANOGO" w:date="2023-10-27T22:52:00Z"/>
          <w:rFonts w:eastAsia="Calibri"/>
          <w:color w:val="000000" w:themeColor="text1"/>
          <w:szCs w:val="40"/>
          <w:rPrChange w:id="1398" w:author="Dr Mamadou SANOGO" w:date="2023-10-25T18:15:00Z">
            <w:rPr>
              <w:del w:id="1399" w:author="Dr Mamadou SANOGO" w:date="2023-10-27T22:52:00Z"/>
              <w:rFonts w:eastAsia="Calibri"/>
              <w:szCs w:val="40"/>
            </w:rPr>
          </w:rPrChange>
        </w:rPr>
      </w:pPr>
    </w:p>
    <w:bookmarkEnd w:id="1241"/>
    <w:p w14:paraId="3F7B3147" w14:textId="14F180B7" w:rsidR="00643698" w:rsidRPr="003B1197" w:rsidDel="00803A8B" w:rsidRDefault="00643698">
      <w:pPr>
        <w:pStyle w:val="Titre1"/>
        <w:spacing w:line="240" w:lineRule="auto"/>
        <w:ind w:left="0" w:firstLine="0"/>
        <w:rPr>
          <w:del w:id="1400" w:author="Dr Mamadou SANOGO" w:date="2023-10-27T22:52:00Z"/>
        </w:rPr>
        <w:pPrChange w:id="1401" w:author="Dr Mamadou SANOGO" w:date="2023-10-27T20:10:00Z">
          <w:pPr>
            <w:pStyle w:val="Titre1"/>
            <w:ind w:left="0" w:firstLine="0"/>
          </w:pPr>
        </w:pPrChange>
      </w:pPr>
      <w:del w:id="1402" w:author="Dr Mamadou SANOGO" w:date="2023-10-27T13:33:00Z">
        <w:r w:rsidRPr="003B1197" w:rsidDel="003B1197">
          <w:delText xml:space="preserve">III. </w:delText>
        </w:r>
      </w:del>
      <w:bookmarkStart w:id="1403" w:name="_Toc149307387"/>
      <w:del w:id="1404" w:author="Dr Mamadou SANOGO" w:date="2023-10-27T22:52:00Z">
        <w:r w:rsidRPr="003B1197" w:rsidDel="00803A8B">
          <w:delText>APPRECIATION DES DOMAINES DE QUALITE</w:delText>
        </w:r>
        <w:bookmarkEnd w:id="1403"/>
      </w:del>
    </w:p>
    <w:p w14:paraId="741E4157" w14:textId="3A8ABE8E" w:rsidR="00643698" w:rsidRPr="007A4AFC" w:rsidDel="00803A8B" w:rsidRDefault="00643698">
      <w:pPr>
        <w:spacing w:line="240" w:lineRule="auto"/>
        <w:rPr>
          <w:del w:id="1405" w:author="Dr Mamadou SANOGO" w:date="2023-10-27T22:52:00Z"/>
          <w:color w:val="000000" w:themeColor="text1"/>
          <w:szCs w:val="24"/>
          <w:rPrChange w:id="1406" w:author="Dr Mamadou SANOGO" w:date="2023-10-25T18:15:00Z">
            <w:rPr>
              <w:del w:id="1407" w:author="Dr Mamadou SANOGO" w:date="2023-10-27T22:52:00Z"/>
              <w:szCs w:val="24"/>
            </w:rPr>
          </w:rPrChange>
        </w:rPr>
        <w:pPrChange w:id="1408" w:author="Dr Mamadou SANOGO" w:date="2023-10-27T20:10:00Z">
          <w:pPr>
            <w:spacing w:line="360" w:lineRule="auto"/>
          </w:pPr>
        </w:pPrChange>
      </w:pPr>
      <w:del w:id="1409" w:author="Dr Mamadou SANOGO" w:date="2023-10-27T22:52:00Z">
        <w:r w:rsidRPr="007A4AFC" w:rsidDel="00803A8B">
          <w:rPr>
            <w:color w:val="000000" w:themeColor="text1"/>
            <w:szCs w:val="24"/>
            <w:rPrChange w:id="1410" w:author="Dr Mamadou SANOGO" w:date="2023-10-25T18:15:00Z">
              <w:rPr>
                <w:szCs w:val="24"/>
              </w:rPr>
            </w:rPrChange>
          </w:rPr>
          <w:delText>La structuration du présent rapport d’auto-évaluation du programme de</w:delText>
        </w:r>
      </w:del>
      <w:del w:id="1411" w:author="Dr Mamadou SANOGO" w:date="2023-10-27T20:35:00Z">
        <w:r w:rsidRPr="007A4AFC" w:rsidDel="00E97DB1">
          <w:rPr>
            <w:color w:val="000000" w:themeColor="text1"/>
            <w:szCs w:val="24"/>
            <w:rPrChange w:id="1412" w:author="Dr Mamadou SANOGO" w:date="2023-10-25T18:15:00Z">
              <w:rPr>
                <w:szCs w:val="24"/>
              </w:rPr>
            </w:rPrChange>
          </w:rPr>
          <w:delText xml:space="preserve"> Master</w:delText>
        </w:r>
      </w:del>
      <w:del w:id="1413" w:author="Dr Mamadou SANOGO" w:date="2023-10-27T22:52:00Z">
        <w:r w:rsidRPr="007A4AFC" w:rsidDel="00803A8B">
          <w:rPr>
            <w:color w:val="000000" w:themeColor="text1"/>
            <w:szCs w:val="24"/>
            <w:rPrChange w:id="1414" w:author="Dr Mamadou SANOGO" w:date="2023-10-25T18:15:00Z">
              <w:rPr>
                <w:szCs w:val="24"/>
              </w:rPr>
            </w:rPrChange>
          </w:rPr>
          <w:delText xml:space="preserve"> en </w:delText>
        </w:r>
      </w:del>
      <w:del w:id="1415" w:author="Dr Mamadou SANOGO" w:date="2023-10-26T12:21:00Z">
        <w:r w:rsidRPr="00DA5F0A" w:rsidDel="00F25C2C">
          <w:rPr>
            <w:color w:val="000000" w:themeColor="text1"/>
            <w:szCs w:val="24"/>
            <w:rPrChange w:id="1416" w:author="Dr Mamadou SANOGO" w:date="2023-10-27T09:51:00Z">
              <w:rPr>
                <w:szCs w:val="24"/>
              </w:rPr>
            </w:rPrChange>
          </w:rPr>
          <w:delText>Epidémiologie</w:delText>
        </w:r>
      </w:del>
      <w:del w:id="1417" w:author="Dr Mamadou SANOGO" w:date="2023-10-27T22:13:00Z">
        <w:r w:rsidRPr="00DA5F0A" w:rsidDel="00E06071">
          <w:rPr>
            <w:color w:val="000000" w:themeColor="text1"/>
            <w:szCs w:val="24"/>
            <w:rPrChange w:id="1418" w:author="Dr Mamadou SANOGO" w:date="2023-10-27T09:51:00Z">
              <w:rPr>
                <w:szCs w:val="24"/>
              </w:rPr>
            </w:rPrChange>
          </w:rPr>
          <w:delText xml:space="preserve"> </w:delText>
        </w:r>
      </w:del>
      <w:del w:id="1419" w:author="Dr Mamadou SANOGO" w:date="2023-10-27T22:52:00Z">
        <w:r w:rsidRPr="007A4AFC" w:rsidDel="00803A8B">
          <w:rPr>
            <w:color w:val="000000" w:themeColor="text1"/>
            <w:szCs w:val="24"/>
            <w:rPrChange w:id="1420" w:author="Dr Mamadou SANOGO" w:date="2023-10-25T18:15:00Z">
              <w:rPr>
                <w:szCs w:val="24"/>
              </w:rPr>
            </w:rPrChange>
          </w:rPr>
          <w:delText>suit le canevas du référentiel d’évaluation de l’AMAQ-SUP en vigueur. Cette partie du travail fait a</w:delText>
        </w:r>
        <w:r w:rsidRPr="007A4AFC" w:rsidDel="00803A8B">
          <w:rPr>
            <w:color w:val="000000" w:themeColor="text1"/>
            <w:szCs w:val="24"/>
            <w:rPrChange w:id="1421" w:author="Dr Mamadou SANOGO" w:date="2023-10-25T18:15:00Z">
              <w:rPr>
                <w:color w:val="000000"/>
                <w:szCs w:val="24"/>
              </w:rPr>
            </w:rPrChange>
          </w:rPr>
          <w:delText xml:space="preserve">nalyse critique et détaillée des références et critères en fonction des cinq domaines du référentiel d’évaluation des programmes de formation. </w:delText>
        </w:r>
        <w:r w:rsidRPr="007A4AFC" w:rsidDel="00803A8B">
          <w:rPr>
            <w:color w:val="000000" w:themeColor="text1"/>
            <w:szCs w:val="24"/>
            <w:rPrChange w:id="1422" w:author="Dr Mamadou SANOGO" w:date="2023-10-25T18:15:00Z">
              <w:rPr>
                <w:szCs w:val="24"/>
              </w:rPr>
            </w:rPrChange>
          </w:rPr>
          <w:delText xml:space="preserve"> </w:delText>
        </w:r>
      </w:del>
    </w:p>
    <w:p w14:paraId="47BD8A8F" w14:textId="2C486D2C" w:rsidR="00643698" w:rsidRPr="003B1197" w:rsidDel="00803A8B" w:rsidRDefault="00643698">
      <w:pPr>
        <w:pStyle w:val="Titre2"/>
        <w:numPr>
          <w:ilvl w:val="1"/>
          <w:numId w:val="47"/>
        </w:numPr>
        <w:spacing w:line="240" w:lineRule="auto"/>
        <w:ind w:left="426" w:hanging="426"/>
        <w:rPr>
          <w:del w:id="1423" w:author="Dr Mamadou SANOGO" w:date="2023-10-27T22:52:00Z"/>
        </w:rPr>
        <w:pPrChange w:id="1424" w:author="Dr Mamadou SANOGO" w:date="2023-10-27T20:10:00Z">
          <w:pPr>
            <w:pStyle w:val="Paragraphedeliste"/>
            <w:numPr>
              <w:ilvl w:val="1"/>
              <w:numId w:val="26"/>
            </w:numPr>
            <w:spacing w:line="276" w:lineRule="auto"/>
            <w:ind w:hanging="360"/>
          </w:pPr>
        </w:pPrChange>
      </w:pPr>
      <w:del w:id="1425" w:author="Dr Mamadou SANOGO" w:date="2023-10-27T22:52:00Z">
        <w:r w:rsidRPr="003B1197" w:rsidDel="00803A8B">
          <w:delText>Objectifs et Justification</w:delText>
        </w:r>
      </w:del>
    </w:p>
    <w:p w14:paraId="4D7975C7" w14:textId="6087BE4B" w:rsidR="00643698" w:rsidRPr="007A4AFC" w:rsidDel="00803A8B" w:rsidRDefault="00643698">
      <w:pPr>
        <w:spacing w:line="240" w:lineRule="auto"/>
        <w:ind w:right="11"/>
        <w:rPr>
          <w:del w:id="1426" w:author="Dr Mamadou SANOGO" w:date="2023-10-27T22:52:00Z"/>
          <w:b/>
          <w:color w:val="000000" w:themeColor="text1"/>
          <w:szCs w:val="24"/>
        </w:rPr>
        <w:pPrChange w:id="1427" w:author="Dr Mamadou SANOGO" w:date="2023-10-27T20:10:00Z">
          <w:pPr>
            <w:spacing w:line="360" w:lineRule="auto"/>
            <w:ind w:right="11"/>
          </w:pPr>
        </w:pPrChange>
      </w:pPr>
      <w:del w:id="1428" w:author="Dr Mamadou SANOGO" w:date="2023-10-27T22:52:00Z">
        <w:r w:rsidRPr="007A4AFC" w:rsidDel="00803A8B">
          <w:rPr>
            <w:b/>
            <w:color w:val="000000" w:themeColor="text1"/>
            <w:szCs w:val="24"/>
          </w:rPr>
          <w:delText>Référence 1 : L’offre de formation répond aux besoins présents et futurs du marché de l’emploi</w:delText>
        </w:r>
      </w:del>
    </w:p>
    <w:p w14:paraId="47A8275D" w14:textId="4D0B8486" w:rsidR="00643698" w:rsidRPr="007A4AFC" w:rsidDel="00803A8B" w:rsidRDefault="00643698">
      <w:pPr>
        <w:spacing w:line="240" w:lineRule="auto"/>
        <w:ind w:right="11"/>
        <w:rPr>
          <w:del w:id="1429" w:author="Dr Mamadou SANOGO" w:date="2023-10-27T22:52:00Z"/>
          <w:b/>
          <w:i/>
          <w:iCs/>
          <w:color w:val="000000" w:themeColor="text1"/>
          <w:szCs w:val="24"/>
        </w:rPr>
        <w:pPrChange w:id="1430" w:author="Dr Mamadou SANOGO" w:date="2023-10-27T20:10:00Z">
          <w:pPr>
            <w:spacing w:line="360" w:lineRule="auto"/>
            <w:ind w:right="11"/>
          </w:pPr>
        </w:pPrChange>
      </w:pPr>
      <w:del w:id="1431" w:author="Dr Mamadou SANOGO" w:date="2023-10-27T22:52:00Z">
        <w:r w:rsidRPr="007A4AFC" w:rsidDel="00803A8B">
          <w:rPr>
            <w:b/>
            <w:i/>
            <w:iCs/>
            <w:color w:val="000000" w:themeColor="text1"/>
            <w:szCs w:val="24"/>
          </w:rPr>
          <w:delText>Critère 1 : Les besoins actuels du marché de l’emploi sont identifiés</w:delText>
        </w:r>
      </w:del>
    </w:p>
    <w:p w14:paraId="18FAECFC" w14:textId="322AB7F6" w:rsidR="00643698" w:rsidRPr="007A4AFC" w:rsidDel="00803A8B" w:rsidRDefault="00643698">
      <w:pPr>
        <w:spacing w:line="240" w:lineRule="auto"/>
        <w:rPr>
          <w:del w:id="1432" w:author="Dr Mamadou SANOGO" w:date="2023-10-27T22:52:00Z"/>
          <w:color w:val="000000" w:themeColor="text1"/>
          <w:szCs w:val="24"/>
          <w:rPrChange w:id="1433" w:author="Dr Mamadou SANOGO" w:date="2023-10-25T18:15:00Z">
            <w:rPr>
              <w:del w:id="1434" w:author="Dr Mamadou SANOGO" w:date="2023-10-27T22:52:00Z"/>
              <w:color w:val="000000"/>
              <w:szCs w:val="24"/>
            </w:rPr>
          </w:rPrChange>
        </w:rPr>
        <w:pPrChange w:id="1435" w:author="Dr Mamadou SANOGO" w:date="2023-10-27T20:10:00Z">
          <w:pPr>
            <w:spacing w:line="360" w:lineRule="auto"/>
          </w:pPr>
        </w:pPrChange>
      </w:pPr>
      <w:del w:id="1436" w:author="Dr Mamadou SANOGO" w:date="2023-10-27T22:52:00Z">
        <w:r w:rsidRPr="007A4AFC" w:rsidDel="00803A8B">
          <w:rPr>
            <w:color w:val="000000" w:themeColor="text1"/>
            <w:szCs w:val="24"/>
            <w:rPrChange w:id="1437" w:author="Dr Mamadou SANOGO" w:date="2023-10-25T18:15:00Z">
              <w:rPr>
                <w:color w:val="000000"/>
                <w:szCs w:val="24"/>
              </w:rPr>
            </w:rPrChange>
          </w:rPr>
          <w:delText>L’</w:delText>
        </w:r>
        <w:r w:rsidR="004B392C" w:rsidRPr="007A4AFC" w:rsidDel="00803A8B">
          <w:rPr>
            <w:color w:val="000000" w:themeColor="text1"/>
            <w:szCs w:val="24"/>
            <w:rPrChange w:id="1438" w:author="Dr Mamadou SANOGO" w:date="2023-10-25T18:15:00Z">
              <w:rPr>
                <w:color w:val="000000"/>
                <w:szCs w:val="24"/>
              </w:rPr>
            </w:rPrChange>
          </w:rPr>
          <w:delText>EPSFé</w:delText>
        </w:r>
        <w:r w:rsidRPr="007A4AFC" w:rsidDel="00803A8B">
          <w:rPr>
            <w:color w:val="000000" w:themeColor="text1"/>
            <w:szCs w:val="24"/>
            <w:rPrChange w:id="1439" w:author="Dr Mamadou SANOGO" w:date="2023-10-25T18:15:00Z">
              <w:rPr>
                <w:color w:val="000000"/>
                <w:szCs w:val="24"/>
              </w:rPr>
            </w:rPrChange>
          </w:rPr>
          <w:delText xml:space="preserve"> n’a pas réalisé une étude de faisabilité dans le cadre de la mise en place du programme de formation en </w:delText>
        </w:r>
      </w:del>
      <w:del w:id="1440" w:author="Dr Mamadou SANOGO" w:date="2023-10-26T12:22:00Z">
        <w:r w:rsidRPr="00DA5F0A" w:rsidDel="00F25C2C">
          <w:rPr>
            <w:color w:val="000000" w:themeColor="text1"/>
            <w:szCs w:val="24"/>
            <w:rPrChange w:id="1441" w:author="Dr Mamadou SANOGO" w:date="2023-10-27T09:52:00Z">
              <w:rPr>
                <w:color w:val="000000"/>
                <w:szCs w:val="24"/>
              </w:rPr>
            </w:rPrChange>
          </w:rPr>
          <w:delText>Epidémiologie</w:delText>
        </w:r>
      </w:del>
      <w:del w:id="1442" w:author="Dr Mamadou SANOGO" w:date="2023-10-27T22:52:00Z">
        <w:r w:rsidRPr="00DA5F0A" w:rsidDel="00803A8B">
          <w:rPr>
            <w:color w:val="000000" w:themeColor="text1"/>
            <w:szCs w:val="24"/>
            <w:rPrChange w:id="1443" w:author="Dr Mamadou SANOGO" w:date="2023-10-27T09:52:00Z">
              <w:rPr>
                <w:color w:val="000000"/>
                <w:szCs w:val="24"/>
              </w:rPr>
            </w:rPrChange>
          </w:rPr>
          <w:delText xml:space="preserve">. Toutefois, elle a analysé le nombre important des demandes d’information </w:delText>
        </w:r>
        <w:r w:rsidRPr="007A4AFC" w:rsidDel="00803A8B">
          <w:rPr>
            <w:color w:val="000000" w:themeColor="text1"/>
            <w:szCs w:val="24"/>
            <w:rPrChange w:id="1444" w:author="Dr Mamadou SANOGO" w:date="2023-10-25T18:15:00Z">
              <w:rPr>
                <w:color w:val="000000"/>
                <w:szCs w:val="24"/>
              </w:rPr>
            </w:rPrChange>
          </w:rPr>
          <w:delText>des parents d’étudiants sur l’existence dudit master. En plus, une analyse des offres d’emploi publiés sur les sites web (</w:delText>
        </w:r>
        <w:r w:rsidRPr="007A4AFC" w:rsidDel="00803A8B">
          <w:rPr>
            <w:color w:val="000000" w:themeColor="text1"/>
            <w:rPrChange w:id="1445" w:author="Dr Mamadou SANOGO" w:date="2023-10-25T18:15:00Z">
              <w:rPr/>
            </w:rPrChange>
          </w:rPr>
          <w:fldChar w:fldCharType="begin"/>
        </w:r>
        <w:r w:rsidRPr="007A4AFC" w:rsidDel="00803A8B">
          <w:rPr>
            <w:color w:val="000000" w:themeColor="text1"/>
            <w:rPrChange w:id="1446" w:author="Dr Mamadou SANOGO" w:date="2023-10-25T18:15:00Z">
              <w:rPr/>
            </w:rPrChange>
          </w:rPr>
          <w:delInstrText>HYPERLINK "http://Malibaara.com,"</w:delInstrText>
        </w:r>
        <w:r w:rsidRPr="00E179A8" w:rsidDel="00803A8B">
          <w:rPr>
            <w:color w:val="000000" w:themeColor="text1"/>
          </w:rPr>
        </w:r>
        <w:r w:rsidRPr="007A4AFC" w:rsidDel="00803A8B">
          <w:rPr>
            <w:color w:val="000000" w:themeColor="text1"/>
            <w:rPrChange w:id="1447"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48" w:author="Dr Mamadou SANOGO" w:date="2023-10-25T18:15:00Z">
              <w:rPr>
                <w:rStyle w:val="Lienhypertexte"/>
                <w:rFonts w:eastAsiaTheme="majorEastAsia"/>
              </w:rPr>
            </w:rPrChange>
          </w:rPr>
          <w:delText>Malibaara.com,</w:delText>
        </w:r>
        <w:r w:rsidRPr="007A4AFC" w:rsidDel="00803A8B">
          <w:rPr>
            <w:rStyle w:val="Lienhypertexte"/>
            <w:rFonts w:eastAsiaTheme="majorEastAsia"/>
            <w:color w:val="000000" w:themeColor="text1"/>
            <w:rPrChange w:id="1449" w:author="Dr Mamadou SANOGO" w:date="2023-10-25T18:15:00Z">
              <w:rPr>
                <w:rStyle w:val="Lienhypertexte"/>
                <w:rFonts w:eastAsiaTheme="majorEastAsia"/>
              </w:rPr>
            </w:rPrChange>
          </w:rPr>
          <w:fldChar w:fldCharType="end"/>
        </w:r>
        <w:r w:rsidR="00BE5855" w:rsidRPr="007A4AFC" w:rsidDel="00803A8B">
          <w:rPr>
            <w:color w:val="000000" w:themeColor="text1"/>
            <w:rPrChange w:id="1450" w:author="Dr Mamadou SANOGO" w:date="2023-10-25T18:15:00Z">
              <w:rPr/>
            </w:rPrChange>
          </w:rPr>
          <w:delText xml:space="preserve"> </w:delText>
        </w:r>
        <w:r w:rsidRPr="007A4AFC" w:rsidDel="00803A8B">
          <w:rPr>
            <w:color w:val="000000" w:themeColor="text1"/>
            <w:rPrChange w:id="1451" w:author="Dr Mamadou SANOGO" w:date="2023-10-25T18:15:00Z">
              <w:rPr/>
            </w:rPrChange>
          </w:rPr>
          <w:fldChar w:fldCharType="begin"/>
        </w:r>
        <w:r w:rsidRPr="007A4AFC" w:rsidDel="00803A8B">
          <w:rPr>
            <w:color w:val="000000" w:themeColor="text1"/>
            <w:rPrChange w:id="1452" w:author="Dr Mamadou SANOGO" w:date="2023-10-25T18:15:00Z">
              <w:rPr/>
            </w:rPrChange>
          </w:rPr>
          <w:delInstrText>HYPERLINK "http://Emploimali.com"</w:delInstrText>
        </w:r>
        <w:r w:rsidRPr="00E179A8" w:rsidDel="00803A8B">
          <w:rPr>
            <w:color w:val="000000" w:themeColor="text1"/>
          </w:rPr>
        </w:r>
        <w:r w:rsidRPr="007A4AFC" w:rsidDel="00803A8B">
          <w:rPr>
            <w:color w:val="000000" w:themeColor="text1"/>
            <w:rPrChange w:id="1453" w:author="Dr Mamadou SANOGO" w:date="2023-10-25T18:15:00Z">
              <w:rPr>
                <w:rStyle w:val="Lienhypertexte"/>
                <w:rFonts w:eastAsiaTheme="majorEastAsia"/>
              </w:rPr>
            </w:rPrChange>
          </w:rPr>
          <w:fldChar w:fldCharType="separate"/>
        </w:r>
        <w:r w:rsidR="008F0B7B" w:rsidRPr="007A4AFC" w:rsidDel="00803A8B">
          <w:rPr>
            <w:rStyle w:val="Lienhypertexte"/>
            <w:rFonts w:eastAsiaTheme="majorEastAsia"/>
            <w:color w:val="000000" w:themeColor="text1"/>
            <w:rPrChange w:id="1454" w:author="Dr Mamadou SANOGO" w:date="2023-10-25T18:15:00Z">
              <w:rPr>
                <w:rStyle w:val="Lienhypertexte"/>
                <w:rFonts w:eastAsiaTheme="majorEastAsia"/>
              </w:rPr>
            </w:rPrChange>
          </w:rPr>
          <w:delText>Emploimali.com</w:delText>
        </w:r>
        <w:r w:rsidRPr="007A4AFC" w:rsidDel="00803A8B">
          <w:rPr>
            <w:rStyle w:val="Lienhypertexte"/>
            <w:rFonts w:eastAsiaTheme="majorEastAsia"/>
            <w:color w:val="000000" w:themeColor="text1"/>
            <w:rPrChange w:id="1455" w:author="Dr Mamadou SANOGO" w:date="2023-10-25T18:15:00Z">
              <w:rPr>
                <w:rStyle w:val="Lienhypertexte"/>
                <w:rFonts w:eastAsiaTheme="majorEastAsia"/>
              </w:rPr>
            </w:rPrChange>
          </w:rPr>
          <w:fldChar w:fldCharType="end"/>
        </w:r>
        <w:r w:rsidR="00BE5855" w:rsidRPr="007A4AFC" w:rsidDel="00803A8B">
          <w:rPr>
            <w:color w:val="000000" w:themeColor="text1"/>
            <w:rPrChange w:id="1456" w:author="Dr Mamadou SANOGO" w:date="2023-10-25T18:15:00Z">
              <w:rPr/>
            </w:rPrChange>
          </w:rPr>
          <w:delText xml:space="preserve">, </w:delText>
        </w:r>
        <w:r w:rsidRPr="007A4AFC" w:rsidDel="00803A8B">
          <w:rPr>
            <w:color w:val="000000" w:themeColor="text1"/>
            <w:rPrChange w:id="1457" w:author="Dr Mamadou SANOGO" w:date="2023-10-25T18:15:00Z">
              <w:rPr/>
            </w:rPrChange>
          </w:rPr>
          <w:fldChar w:fldCharType="begin"/>
        </w:r>
        <w:r w:rsidRPr="007A4AFC" w:rsidDel="00803A8B">
          <w:rPr>
            <w:color w:val="000000" w:themeColor="text1"/>
            <w:rPrChange w:id="1458" w:author="Dr Mamadou SANOGO" w:date="2023-10-25T18:15:00Z">
              <w:rPr/>
            </w:rPrChange>
          </w:rPr>
          <w:delInstrText>HYPERLINK "http://www.mlemploi.com"</w:delInstrText>
        </w:r>
        <w:r w:rsidRPr="00E179A8" w:rsidDel="00803A8B">
          <w:rPr>
            <w:color w:val="000000" w:themeColor="text1"/>
          </w:rPr>
        </w:r>
        <w:r w:rsidRPr="007A4AFC" w:rsidDel="00803A8B">
          <w:rPr>
            <w:color w:val="000000" w:themeColor="text1"/>
            <w:rPrChange w:id="1459"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60" w:author="Dr Mamadou SANOGO" w:date="2023-10-25T18:15:00Z">
              <w:rPr>
                <w:rStyle w:val="Lienhypertexte"/>
                <w:rFonts w:eastAsiaTheme="majorEastAsia"/>
              </w:rPr>
            </w:rPrChange>
          </w:rPr>
          <w:delText>www.mlemploi.com</w:delText>
        </w:r>
        <w:r w:rsidRPr="007A4AFC" w:rsidDel="00803A8B">
          <w:rPr>
            <w:rStyle w:val="Lienhypertexte"/>
            <w:rFonts w:eastAsiaTheme="majorEastAsia"/>
            <w:color w:val="000000" w:themeColor="text1"/>
            <w:rPrChange w:id="1461" w:author="Dr Mamadou SANOGO" w:date="2023-10-25T18:15:00Z">
              <w:rPr>
                <w:rStyle w:val="Lienhypertexte"/>
                <w:rFonts w:eastAsiaTheme="majorEastAsia"/>
              </w:rPr>
            </w:rPrChange>
          </w:rPr>
          <w:fldChar w:fldCharType="end"/>
        </w:r>
        <w:r w:rsidR="00BE5855" w:rsidRPr="007A4AFC" w:rsidDel="00803A8B">
          <w:rPr>
            <w:rStyle w:val="Lienhypertexte"/>
            <w:rFonts w:eastAsiaTheme="majorEastAsia"/>
            <w:color w:val="000000" w:themeColor="text1"/>
            <w:rPrChange w:id="1462" w:author="Dr Mamadou SANOGO" w:date="2023-10-25T18:15:00Z">
              <w:rPr>
                <w:rStyle w:val="Lienhypertexte"/>
                <w:rFonts w:eastAsiaTheme="majorEastAsia"/>
              </w:rPr>
            </w:rPrChange>
          </w:rPr>
          <w:delText>, maliavis.com</w:delText>
        </w:r>
        <w:r w:rsidRPr="007A4AFC" w:rsidDel="00803A8B">
          <w:rPr>
            <w:color w:val="000000" w:themeColor="text1"/>
            <w:szCs w:val="24"/>
            <w:rPrChange w:id="1463" w:author="Dr Mamadou SANOGO" w:date="2023-10-25T18:15:00Z">
              <w:rPr>
                <w:color w:val="000000"/>
                <w:szCs w:val="24"/>
              </w:rPr>
            </w:rPrChange>
          </w:rPr>
          <w:delText xml:space="preserve">) </w:delText>
        </w:r>
      </w:del>
      <w:del w:id="1464" w:author="Dr Mamadou SANOGO" w:date="2023-10-27T09:53:00Z">
        <w:r w:rsidRPr="007A4AFC" w:rsidDel="00DA5F0A">
          <w:rPr>
            <w:color w:val="000000" w:themeColor="text1"/>
            <w:szCs w:val="24"/>
            <w:rPrChange w:id="1465" w:author="Dr Mamadou SANOGO" w:date="2023-10-25T18:15:00Z">
              <w:rPr>
                <w:color w:val="000000"/>
                <w:szCs w:val="24"/>
              </w:rPr>
            </w:rPrChange>
          </w:rPr>
          <w:delText xml:space="preserve"> </w:delText>
        </w:r>
      </w:del>
      <w:del w:id="1466" w:author="Dr Mamadou SANOGO" w:date="2023-10-27T22:52:00Z">
        <w:r w:rsidRPr="007A4AFC" w:rsidDel="00803A8B">
          <w:rPr>
            <w:color w:val="000000" w:themeColor="text1"/>
            <w:szCs w:val="24"/>
            <w:rPrChange w:id="1467" w:author="Dr Mamadou SANOGO" w:date="2023-10-25T18:15:00Z">
              <w:rPr>
                <w:color w:val="000000"/>
                <w:szCs w:val="24"/>
              </w:rPr>
            </w:rPrChange>
          </w:rPr>
          <w:delText xml:space="preserve">laisse apparaître un besoin réel de spécialistes en </w:delText>
        </w:r>
      </w:del>
      <w:del w:id="1468" w:author="Dr Mamadou SANOGO" w:date="2023-10-26T12:29:00Z">
        <w:r w:rsidRPr="00DA5F0A" w:rsidDel="00F25C2C">
          <w:rPr>
            <w:color w:val="000000" w:themeColor="text1"/>
            <w:szCs w:val="24"/>
            <w:rPrChange w:id="1469" w:author="Dr Mamadou SANOGO" w:date="2023-10-27T09:53:00Z">
              <w:rPr>
                <w:color w:val="000000"/>
                <w:szCs w:val="24"/>
              </w:rPr>
            </w:rPrChange>
          </w:rPr>
          <w:delText>épidémiologie</w:delText>
        </w:r>
      </w:del>
      <w:del w:id="1470" w:author="Dr Mamadou SANOGO" w:date="2023-10-27T22:52:00Z">
        <w:r w:rsidRPr="00DA5F0A" w:rsidDel="00803A8B">
          <w:rPr>
            <w:color w:val="000000" w:themeColor="text1"/>
            <w:szCs w:val="24"/>
            <w:rPrChange w:id="1471" w:author="Dr Mamadou SANOGO" w:date="2023-10-27T09:53:00Z">
              <w:rPr>
                <w:color w:val="000000"/>
                <w:szCs w:val="24"/>
              </w:rPr>
            </w:rPrChange>
          </w:rPr>
          <w:delText xml:space="preserve">. </w:delText>
        </w:r>
        <w:r w:rsidRPr="007A4AFC" w:rsidDel="00803A8B">
          <w:rPr>
            <w:color w:val="000000" w:themeColor="text1"/>
            <w:szCs w:val="24"/>
            <w:rPrChange w:id="1472" w:author="Dr Mamadou SANOGO" w:date="2023-10-25T18:15:00Z">
              <w:rPr>
                <w:color w:val="000000"/>
                <w:szCs w:val="24"/>
              </w:rPr>
            </w:rPrChange>
          </w:rPr>
          <w:delText>Toutes ces raisons ont conduit la direction de l’</w:delText>
        </w:r>
        <w:r w:rsidR="004B392C" w:rsidRPr="007A4AFC" w:rsidDel="00803A8B">
          <w:rPr>
            <w:color w:val="000000" w:themeColor="text1"/>
            <w:szCs w:val="24"/>
            <w:rPrChange w:id="1473" w:author="Dr Mamadou SANOGO" w:date="2023-10-25T18:15:00Z">
              <w:rPr>
                <w:color w:val="000000"/>
                <w:szCs w:val="24"/>
              </w:rPr>
            </w:rPrChange>
          </w:rPr>
          <w:delText>EPSFé</w:delText>
        </w:r>
        <w:r w:rsidRPr="007A4AFC" w:rsidDel="00803A8B">
          <w:rPr>
            <w:color w:val="000000" w:themeColor="text1"/>
            <w:szCs w:val="24"/>
            <w:rPrChange w:id="1474" w:author="Dr Mamadou SANOGO" w:date="2023-10-25T18:15:00Z">
              <w:rPr>
                <w:color w:val="000000"/>
                <w:szCs w:val="24"/>
              </w:rPr>
            </w:rPrChange>
          </w:rPr>
          <w:delText xml:space="preserve"> à lancer le programme de formation </w:delText>
        </w:r>
      </w:del>
      <w:del w:id="1475" w:author="Dr Mamadou SANOGO" w:date="2023-10-27T22:05:00Z">
        <w:r w:rsidRPr="007A4AFC" w:rsidDel="00E06071">
          <w:rPr>
            <w:color w:val="000000" w:themeColor="text1"/>
            <w:szCs w:val="24"/>
            <w:rPrChange w:id="1476" w:author="Dr Mamadou SANOGO" w:date="2023-10-25T18:15:00Z">
              <w:rPr>
                <w:color w:val="000000"/>
                <w:szCs w:val="24"/>
              </w:rPr>
            </w:rPrChange>
          </w:rPr>
          <w:delText xml:space="preserve">du Master </w:delText>
        </w:r>
      </w:del>
      <w:del w:id="1477" w:author="Dr Mamadou SANOGO" w:date="2023-10-27T22:52:00Z">
        <w:r w:rsidRPr="007A4AFC" w:rsidDel="00803A8B">
          <w:rPr>
            <w:color w:val="000000" w:themeColor="text1"/>
            <w:szCs w:val="24"/>
            <w:rPrChange w:id="1478" w:author="Dr Mamadou SANOGO" w:date="2023-10-25T18:15:00Z">
              <w:rPr>
                <w:color w:val="000000"/>
                <w:szCs w:val="24"/>
              </w:rPr>
            </w:rPrChange>
          </w:rPr>
          <w:delText xml:space="preserve">en </w:delText>
        </w:r>
      </w:del>
      <w:del w:id="1479" w:author="Dr Mamadou SANOGO" w:date="2023-10-26T12:30:00Z">
        <w:r w:rsidRPr="00DA5F0A" w:rsidDel="00F25C2C">
          <w:rPr>
            <w:color w:val="000000" w:themeColor="text1"/>
            <w:szCs w:val="24"/>
            <w:rPrChange w:id="1480" w:author="Dr Mamadou SANOGO" w:date="2023-10-27T09:53:00Z">
              <w:rPr>
                <w:color w:val="000000"/>
                <w:szCs w:val="24"/>
              </w:rPr>
            </w:rPrChange>
          </w:rPr>
          <w:delText>Epidémiologie</w:delText>
        </w:r>
      </w:del>
      <w:del w:id="1481" w:author="Dr Mamadou SANOGO" w:date="2023-10-27T22:52:00Z">
        <w:r w:rsidRPr="00DA5F0A" w:rsidDel="00803A8B">
          <w:rPr>
            <w:color w:val="000000" w:themeColor="text1"/>
            <w:szCs w:val="24"/>
            <w:rPrChange w:id="1482" w:author="Dr Mamadou SANOGO" w:date="2023-10-27T09:53:00Z">
              <w:rPr>
                <w:color w:val="000000"/>
                <w:szCs w:val="24"/>
              </w:rPr>
            </w:rPrChange>
          </w:rPr>
          <w:delText>.</w:delText>
        </w:r>
      </w:del>
    </w:p>
    <w:p w14:paraId="6D623CFC" w14:textId="43194CDC" w:rsidR="00643698" w:rsidRPr="00614D94" w:rsidDel="007A4AFC" w:rsidRDefault="00643698">
      <w:pPr>
        <w:shd w:val="clear" w:color="auto" w:fill="FFFFFF"/>
        <w:spacing w:line="240" w:lineRule="auto"/>
        <w:ind w:right="9"/>
        <w:rPr>
          <w:del w:id="1483" w:author="Dr Mamadou SANOGO" w:date="2023-10-25T18:15:00Z"/>
          <w:i/>
          <w:color w:val="000000" w:themeColor="text1"/>
          <w:szCs w:val="24"/>
          <w:rPrChange w:id="1484" w:author="Dr Mamadou SANOGO" w:date="2023-10-27T13:22:00Z">
            <w:rPr>
              <w:del w:id="1485" w:author="Dr Mamadou SANOGO" w:date="2023-10-25T18:15:00Z"/>
              <w:i/>
              <w:color w:val="00B050"/>
              <w:szCs w:val="24"/>
            </w:rPr>
          </w:rPrChange>
        </w:rPr>
        <w:pPrChange w:id="1486" w:author="Dr Mamadou SANOGO" w:date="2023-10-27T20:10:00Z">
          <w:pPr>
            <w:pStyle w:val="Paragraphedeliste"/>
            <w:shd w:val="clear" w:color="auto" w:fill="FFFFFF"/>
            <w:spacing w:line="360" w:lineRule="auto"/>
            <w:ind w:left="420" w:right="9"/>
          </w:pPr>
        </w:pPrChange>
      </w:pPr>
      <w:del w:id="1487" w:author="Dr Mamadou SANOGO" w:date="2023-10-27T22:52:00Z">
        <w:r w:rsidRPr="00614D94" w:rsidDel="00803A8B">
          <w:rPr>
            <w:b/>
            <w:bCs/>
            <w:iCs/>
            <w:color w:val="000000" w:themeColor="text1"/>
            <w:szCs w:val="24"/>
            <w:rPrChange w:id="1488" w:author="Dr Mamadou SANOGO" w:date="2023-10-27T13:22:00Z">
              <w:rPr>
                <w:b/>
                <w:bCs/>
                <w:iCs/>
                <w:color w:val="00B050"/>
                <w:szCs w:val="24"/>
              </w:rPr>
            </w:rPrChange>
          </w:rPr>
          <w:delText>Annexe n°</w:delText>
        </w:r>
        <w:r w:rsidR="008F0B7B" w:rsidRPr="00614D94" w:rsidDel="00803A8B">
          <w:rPr>
            <w:b/>
            <w:bCs/>
            <w:iCs/>
            <w:color w:val="000000" w:themeColor="text1"/>
            <w:szCs w:val="24"/>
            <w:rPrChange w:id="1489" w:author="Dr Mamadou SANOGO" w:date="2023-10-27T13:22:00Z">
              <w:rPr>
                <w:b/>
                <w:bCs/>
                <w:iCs/>
                <w:color w:val="00B050"/>
                <w:szCs w:val="24"/>
              </w:rPr>
            </w:rPrChange>
          </w:rPr>
          <w:delText>0</w:delText>
        </w:r>
      </w:del>
      <w:ins w:id="1490" w:author="Cauris Cosmetics" w:date="2023-10-25T14:36:00Z">
        <w:del w:id="1491" w:author="Dr Mamadou SANOGO" w:date="2023-10-27T22:52:00Z">
          <w:r w:rsidR="003C6082" w:rsidRPr="00614D94" w:rsidDel="00803A8B">
            <w:rPr>
              <w:b/>
              <w:bCs/>
              <w:iCs/>
              <w:color w:val="000000" w:themeColor="text1"/>
              <w:szCs w:val="24"/>
              <w:rPrChange w:id="1492" w:author="Dr Mamadou SANOGO" w:date="2023-10-27T13:22:00Z">
                <w:rPr>
                  <w:b/>
                  <w:bCs/>
                </w:rPr>
              </w:rPrChange>
            </w:rPr>
            <w:delText>0</w:delText>
          </w:r>
        </w:del>
      </w:ins>
      <w:del w:id="1493" w:author="Dr Mamadou SANOGO" w:date="2023-10-27T22:52:00Z">
        <w:r w:rsidR="008F0B7B" w:rsidRPr="00614D94" w:rsidDel="00803A8B">
          <w:rPr>
            <w:b/>
            <w:bCs/>
            <w:iCs/>
            <w:color w:val="000000" w:themeColor="text1"/>
            <w:szCs w:val="24"/>
            <w:rPrChange w:id="1494" w:author="Dr Mamadou SANOGO" w:date="2023-10-27T13:22:00Z">
              <w:rPr>
                <w:b/>
                <w:bCs/>
                <w:iCs/>
                <w:color w:val="00B050"/>
                <w:szCs w:val="24"/>
              </w:rPr>
            </w:rPrChange>
          </w:rPr>
          <w:delText>5</w:delText>
        </w:r>
        <w:r w:rsidRPr="00614D94" w:rsidDel="00803A8B">
          <w:rPr>
            <w:b/>
            <w:bCs/>
            <w:iCs/>
            <w:color w:val="000000" w:themeColor="text1"/>
            <w:szCs w:val="24"/>
            <w:rPrChange w:id="1495" w:author="Dr Mamadou SANOGO" w:date="2023-10-27T13:22:00Z">
              <w:rPr>
                <w:b/>
                <w:bCs/>
                <w:iCs/>
                <w:color w:val="00B050"/>
                <w:szCs w:val="24"/>
              </w:rPr>
            </w:rPrChange>
          </w:rPr>
          <w:delText>:</w:delText>
        </w:r>
        <w:r w:rsidRPr="00614D94" w:rsidDel="00803A8B">
          <w:rPr>
            <w:iCs/>
            <w:color w:val="000000" w:themeColor="text1"/>
            <w:szCs w:val="24"/>
            <w:rPrChange w:id="1496" w:author="Dr Mamadou SANOGO" w:date="2023-10-27T13:22:00Z">
              <w:rPr>
                <w:iCs/>
                <w:color w:val="00B050"/>
                <w:szCs w:val="24"/>
              </w:rPr>
            </w:rPrChange>
          </w:rPr>
          <w:delText xml:space="preserve"> </w:delText>
        </w:r>
        <w:r w:rsidRPr="00614D94" w:rsidDel="00803A8B">
          <w:rPr>
            <w:iCs/>
            <w:color w:val="000000" w:themeColor="text1"/>
            <w:szCs w:val="24"/>
            <w:rPrChange w:id="1497" w:author="Dr Mamadou SANOGO" w:date="2023-10-27T13:22:00Z">
              <w:rPr>
                <w:i/>
                <w:color w:val="00B050"/>
                <w:szCs w:val="24"/>
              </w:rPr>
            </w:rPrChange>
          </w:rPr>
          <w:delText>Registre de demande d’informations relatives à l’existence de la formation</w:delText>
        </w:r>
      </w:del>
    </w:p>
    <w:p w14:paraId="6CCA8DA6" w14:textId="3CA66B10" w:rsidR="00643698" w:rsidRPr="007A4AFC" w:rsidDel="00803A8B" w:rsidRDefault="00643698">
      <w:pPr>
        <w:spacing w:line="240" w:lineRule="auto"/>
        <w:rPr>
          <w:del w:id="1498" w:author="Dr Mamadou SANOGO" w:date="2023-10-27T22:52:00Z"/>
        </w:rPr>
        <w:pPrChange w:id="1499" w:author="Dr Mamadou SANOGO" w:date="2023-10-27T20:10:00Z">
          <w:pPr>
            <w:shd w:val="clear" w:color="auto" w:fill="FFFFFF"/>
            <w:spacing w:line="360" w:lineRule="auto"/>
            <w:ind w:right="9"/>
          </w:pPr>
        </w:pPrChange>
      </w:pPr>
    </w:p>
    <w:p w14:paraId="31A90E1E" w14:textId="302B711C" w:rsidR="00643698" w:rsidRPr="007A4AFC" w:rsidDel="00803A8B" w:rsidRDefault="00643698">
      <w:pPr>
        <w:spacing w:line="240" w:lineRule="auto"/>
        <w:ind w:right="9"/>
        <w:rPr>
          <w:del w:id="1500" w:author="Dr Mamadou SANOGO" w:date="2023-10-27T22:52:00Z"/>
          <w:b/>
          <w:i/>
          <w:iCs/>
          <w:color w:val="000000" w:themeColor="text1"/>
          <w:szCs w:val="24"/>
        </w:rPr>
        <w:pPrChange w:id="1501" w:author="Dr Mamadou SANOGO" w:date="2023-10-27T20:10:00Z">
          <w:pPr>
            <w:spacing w:line="360" w:lineRule="auto"/>
            <w:ind w:right="9"/>
          </w:pPr>
        </w:pPrChange>
      </w:pPr>
      <w:del w:id="1502" w:author="Dr Mamadou SANOGO" w:date="2023-10-27T22:52:00Z">
        <w:r w:rsidRPr="007A4AFC" w:rsidDel="00803A8B">
          <w:rPr>
            <w:b/>
            <w:i/>
            <w:iCs/>
            <w:color w:val="000000" w:themeColor="text1"/>
            <w:szCs w:val="24"/>
          </w:rPr>
          <w:delText>Critère 2 : La formation offre des perspectives pour de nouveaux métiers</w:delText>
        </w:r>
      </w:del>
    </w:p>
    <w:p w14:paraId="3D8F75A2" w14:textId="52B3921D" w:rsidR="00643698" w:rsidRPr="007A4AFC" w:rsidDel="00803A8B" w:rsidRDefault="00643698">
      <w:pPr>
        <w:shd w:val="clear" w:color="auto" w:fill="FFFFFF"/>
        <w:spacing w:line="276" w:lineRule="auto"/>
        <w:ind w:right="9"/>
        <w:rPr>
          <w:del w:id="1503" w:author="Dr Mamadou SANOGO" w:date="2023-10-27T22:52:00Z"/>
          <w:color w:val="000000" w:themeColor="text1"/>
          <w:szCs w:val="24"/>
          <w:rPrChange w:id="1504" w:author="Dr Mamadou SANOGO" w:date="2023-10-25T18:15:00Z">
            <w:rPr>
              <w:del w:id="1505" w:author="Dr Mamadou SANOGO" w:date="2023-10-27T22:52:00Z"/>
              <w:szCs w:val="24"/>
            </w:rPr>
          </w:rPrChange>
        </w:rPr>
        <w:pPrChange w:id="1506" w:author="Dr Mamadou SANOGO" w:date="2023-10-27T13:23:00Z">
          <w:pPr>
            <w:shd w:val="clear" w:color="auto" w:fill="FFFFFF"/>
            <w:spacing w:line="360" w:lineRule="auto"/>
            <w:ind w:right="9"/>
          </w:pPr>
        </w:pPrChange>
      </w:pPr>
      <w:del w:id="1507" w:author="Dr Mamadou SANOGO" w:date="2023-10-27T22:52:00Z">
        <w:r w:rsidRPr="007A4AFC" w:rsidDel="00803A8B">
          <w:rPr>
            <w:color w:val="000000" w:themeColor="text1"/>
            <w:szCs w:val="24"/>
          </w:rPr>
          <w:delText>La formation offre des perspectives pour les nouveaux métiers comme indiquée dans les orientations nationales du gouvernement malien (</w:delText>
        </w:r>
        <w:r w:rsidRPr="007A4AFC" w:rsidDel="00803A8B">
          <w:rPr>
            <w:color w:val="000000" w:themeColor="text1"/>
            <w:szCs w:val="24"/>
            <w:rPrChange w:id="1508" w:author="Dr Mamadou SANOGO" w:date="2023-10-25T18:15:00Z">
              <w:rPr>
                <w:szCs w:val="24"/>
              </w:rPr>
            </w:rPrChange>
          </w:rPr>
          <w:delText>PDDSS, 2014-2023). Dans la même suite logique, l’</w:delText>
        </w:r>
        <w:r w:rsidR="004B392C" w:rsidRPr="007A4AFC" w:rsidDel="00803A8B">
          <w:rPr>
            <w:color w:val="000000" w:themeColor="text1"/>
            <w:szCs w:val="24"/>
            <w:rPrChange w:id="1509" w:author="Dr Mamadou SANOGO" w:date="2023-10-25T18:15:00Z">
              <w:rPr>
                <w:szCs w:val="24"/>
              </w:rPr>
            </w:rPrChange>
          </w:rPr>
          <w:delText>EPSFé</w:delText>
        </w:r>
        <w:r w:rsidRPr="007A4AFC" w:rsidDel="00803A8B">
          <w:rPr>
            <w:color w:val="000000" w:themeColor="text1"/>
            <w:szCs w:val="24"/>
            <w:rPrChange w:id="1510" w:author="Dr Mamadou SANOGO" w:date="2023-10-25T18:15:00Z">
              <w:rPr>
                <w:szCs w:val="24"/>
              </w:rPr>
            </w:rPrChange>
          </w:rPr>
          <w:delText xml:space="preserve"> a décri</w:delText>
        </w:r>
        <w:r w:rsidR="008F0B7B" w:rsidRPr="007A4AFC" w:rsidDel="00803A8B">
          <w:rPr>
            <w:color w:val="000000" w:themeColor="text1"/>
            <w:szCs w:val="24"/>
            <w:rPrChange w:id="1511" w:author="Dr Mamadou SANOGO" w:date="2023-10-25T18:15:00Z">
              <w:rPr>
                <w:szCs w:val="24"/>
              </w:rPr>
            </w:rPrChange>
          </w:rPr>
          <w:delText>t</w:delText>
        </w:r>
        <w:r w:rsidRPr="007A4AFC" w:rsidDel="00803A8B">
          <w:rPr>
            <w:color w:val="000000" w:themeColor="text1"/>
            <w:szCs w:val="24"/>
            <w:rPrChange w:id="1512" w:author="Dr Mamadou SANOGO" w:date="2023-10-25T18:15:00Z">
              <w:rPr>
                <w:szCs w:val="24"/>
              </w:rPr>
            </w:rPrChange>
          </w:rPr>
          <w:delText xml:space="preserve"> et précisé les métiers liés </w:delText>
        </w:r>
        <w:r w:rsidR="008F0B7B" w:rsidRPr="007A4AFC" w:rsidDel="00803A8B">
          <w:rPr>
            <w:color w:val="000000" w:themeColor="text1"/>
            <w:szCs w:val="24"/>
            <w:rPrChange w:id="1513" w:author="Dr Mamadou SANOGO" w:date="2023-10-25T18:15:00Z">
              <w:rPr>
                <w:szCs w:val="24"/>
              </w:rPr>
            </w:rPrChange>
          </w:rPr>
          <w:delText xml:space="preserve">à </w:delText>
        </w:r>
        <w:r w:rsidRPr="007A4AFC" w:rsidDel="00803A8B">
          <w:rPr>
            <w:color w:val="000000" w:themeColor="text1"/>
            <w:szCs w:val="24"/>
            <w:rPrChange w:id="1514" w:author="Dr Mamadou SANOGO" w:date="2023-10-25T18:15:00Z">
              <w:rPr>
                <w:szCs w:val="24"/>
              </w:rPr>
            </w:rPrChange>
          </w:rPr>
          <w:delText>ce</w:delText>
        </w:r>
      </w:del>
      <w:del w:id="1515" w:author="Dr Mamadou SANOGO" w:date="2023-10-27T20:36:00Z">
        <w:r w:rsidRPr="007A4AFC" w:rsidDel="00EE4165">
          <w:rPr>
            <w:color w:val="000000" w:themeColor="text1"/>
            <w:szCs w:val="24"/>
            <w:rPrChange w:id="1516" w:author="Dr Mamadou SANOGO" w:date="2023-10-25T18:15:00Z">
              <w:rPr>
                <w:szCs w:val="24"/>
              </w:rPr>
            </w:rPrChange>
          </w:rPr>
          <w:delText xml:space="preserve"> master</w:delText>
        </w:r>
      </w:del>
      <w:del w:id="1517" w:author="Dr Mamadou SANOGO" w:date="2023-10-27T22:52:00Z">
        <w:r w:rsidRPr="007A4AFC" w:rsidDel="00803A8B">
          <w:rPr>
            <w:color w:val="000000" w:themeColor="text1"/>
            <w:szCs w:val="24"/>
            <w:rPrChange w:id="1518" w:author="Dr Mamadou SANOGO" w:date="2023-10-25T18:15:00Z">
              <w:rPr>
                <w:szCs w:val="24"/>
              </w:rPr>
            </w:rPrChange>
          </w:rPr>
          <w:delText xml:space="preserve"> en </w:delText>
        </w:r>
      </w:del>
      <w:del w:id="1519" w:author="Dr Mamadou SANOGO" w:date="2023-10-26T12:32:00Z">
        <w:r w:rsidRPr="00F076C8" w:rsidDel="00F25C2C">
          <w:rPr>
            <w:color w:val="000000" w:themeColor="text1"/>
            <w:szCs w:val="24"/>
            <w:rPrChange w:id="1520" w:author="Dr Mamadou SANOGO" w:date="2023-10-27T09:58:00Z">
              <w:rPr>
                <w:szCs w:val="24"/>
              </w:rPr>
            </w:rPrChange>
          </w:rPr>
          <w:delText>épidémiologie</w:delText>
        </w:r>
      </w:del>
      <w:del w:id="1521" w:author="Dr Mamadou SANOGO" w:date="2023-10-27T22:14:00Z">
        <w:r w:rsidRPr="00F076C8" w:rsidDel="00E06071">
          <w:rPr>
            <w:color w:val="000000" w:themeColor="text1"/>
            <w:szCs w:val="24"/>
            <w:rPrChange w:id="1522" w:author="Dr Mamadou SANOGO" w:date="2023-10-27T09:58:00Z">
              <w:rPr>
                <w:szCs w:val="24"/>
              </w:rPr>
            </w:rPrChange>
          </w:rPr>
          <w:delText xml:space="preserve"> </w:delText>
        </w:r>
      </w:del>
      <w:del w:id="1523" w:author="Dr Mamadou SANOGO" w:date="2023-10-27T22:52:00Z">
        <w:r w:rsidRPr="007A4AFC" w:rsidDel="00803A8B">
          <w:rPr>
            <w:color w:val="000000" w:themeColor="text1"/>
            <w:szCs w:val="24"/>
            <w:rPrChange w:id="1524" w:author="Dr Mamadou SANOGO" w:date="2023-10-25T18:15:00Z">
              <w:rPr>
                <w:szCs w:val="24"/>
              </w:rPr>
            </w:rPrChange>
          </w:rPr>
          <w:delText>dans les dix prochaines années en tenant compte de l’évolution du marché de l’emploi.</w:delText>
        </w:r>
      </w:del>
    </w:p>
    <w:p w14:paraId="43A08E6F" w14:textId="442F538C" w:rsidR="00643698" w:rsidRPr="007A4AFC" w:rsidDel="00803A8B" w:rsidRDefault="00643698">
      <w:pPr>
        <w:shd w:val="clear" w:color="auto" w:fill="FFFFFF"/>
        <w:spacing w:line="276" w:lineRule="auto"/>
        <w:ind w:right="9"/>
        <w:rPr>
          <w:del w:id="1525" w:author="Dr Mamadou SANOGO" w:date="2023-10-27T22:52:00Z"/>
          <w:color w:val="000000" w:themeColor="text1"/>
          <w:szCs w:val="24"/>
          <w:highlight w:val="yellow"/>
          <w:rPrChange w:id="1526" w:author="Dr Mamadou SANOGO" w:date="2023-10-25T18:15:00Z">
            <w:rPr>
              <w:del w:id="1527" w:author="Dr Mamadou SANOGO" w:date="2023-10-27T22:52:00Z"/>
              <w:color w:val="C00000"/>
              <w:szCs w:val="24"/>
              <w:highlight w:val="yellow"/>
            </w:rPr>
          </w:rPrChange>
        </w:rPr>
        <w:pPrChange w:id="1528" w:author="Dr Mamadou SANOGO" w:date="2023-10-27T13:25:00Z">
          <w:pPr>
            <w:shd w:val="clear" w:color="auto" w:fill="FFFFFF"/>
            <w:spacing w:line="360" w:lineRule="auto"/>
            <w:ind w:right="9"/>
          </w:pPr>
        </w:pPrChange>
      </w:pPr>
      <w:del w:id="1529" w:author="Dr Mamadou SANOGO" w:date="2023-10-27T22:52:00Z">
        <w:r w:rsidRPr="007A4AFC" w:rsidDel="00803A8B">
          <w:rPr>
            <w:b/>
            <w:bCs/>
            <w:iCs/>
            <w:color w:val="000000" w:themeColor="text1"/>
            <w:szCs w:val="24"/>
            <w:rPrChange w:id="1530"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31" w:author="Dr Mamadou SANOGO" w:date="2023-10-25T18:15:00Z">
              <w:rPr>
                <w:b/>
                <w:bCs/>
                <w:iCs/>
                <w:color w:val="C00000"/>
                <w:szCs w:val="24"/>
              </w:rPr>
            </w:rPrChange>
          </w:rPr>
          <w:delText>06</w:delText>
        </w:r>
        <w:r w:rsidRPr="007A4AFC" w:rsidDel="00803A8B">
          <w:rPr>
            <w:b/>
            <w:bCs/>
            <w:iCs/>
            <w:color w:val="000000" w:themeColor="text1"/>
            <w:szCs w:val="24"/>
            <w:rPrChange w:id="1532" w:author="Dr Mamadou SANOGO" w:date="2023-10-25T18:15:00Z">
              <w:rPr>
                <w:b/>
                <w:bCs/>
                <w:iCs/>
                <w:color w:val="C00000"/>
                <w:szCs w:val="24"/>
              </w:rPr>
            </w:rPrChange>
          </w:rPr>
          <w:delText> </w:delText>
        </w:r>
        <w:r w:rsidRPr="007A4AFC" w:rsidDel="00803A8B">
          <w:rPr>
            <w:b/>
            <w:bCs/>
            <w:i/>
            <w:color w:val="000000" w:themeColor="text1"/>
            <w:szCs w:val="24"/>
            <w:rPrChange w:id="1533" w:author="Dr Mamadou SANOGO" w:date="2023-10-25T18:15:00Z">
              <w:rPr>
                <w:b/>
                <w:bCs/>
                <w:i/>
                <w:color w:val="C00000"/>
                <w:szCs w:val="24"/>
              </w:rPr>
            </w:rPrChange>
          </w:rPr>
          <w:delText> </w:delText>
        </w:r>
        <w:r w:rsidRPr="007A4AFC" w:rsidDel="00803A8B">
          <w:rPr>
            <w:iCs/>
            <w:color w:val="000000" w:themeColor="text1"/>
            <w:szCs w:val="24"/>
            <w:rPrChange w:id="1534" w:author="Dr Mamadou SANOGO" w:date="2023-10-25T18:15:00Z">
              <w:rPr>
                <w:iCs/>
                <w:color w:val="C00000"/>
                <w:szCs w:val="24"/>
              </w:rPr>
            </w:rPrChange>
          </w:rPr>
          <w:delText xml:space="preserve">: </w:delText>
        </w:r>
        <w:r w:rsidRPr="007A4AFC" w:rsidDel="00803A8B">
          <w:rPr>
            <w:i/>
            <w:iCs/>
            <w:color w:val="000000" w:themeColor="text1"/>
            <w:szCs w:val="24"/>
            <w:rPrChange w:id="1535" w:author="Dr Mamadou SANOGO" w:date="2023-10-25T18:15:00Z">
              <w:rPr>
                <w:i/>
                <w:iCs/>
                <w:color w:val="C00000"/>
                <w:szCs w:val="24"/>
              </w:rPr>
            </w:rPrChange>
          </w:rPr>
          <w:delText xml:space="preserve">Maquette </w:delText>
        </w:r>
        <w:bookmarkStart w:id="1536" w:name="_Hlk148965803"/>
        <w:r w:rsidRPr="007A4AFC" w:rsidDel="00803A8B">
          <w:rPr>
            <w:i/>
            <w:iCs/>
            <w:color w:val="000000" w:themeColor="text1"/>
            <w:szCs w:val="24"/>
            <w:rPrChange w:id="1537" w:author="Dr Mamadou SANOGO" w:date="2023-10-25T18:15:00Z">
              <w:rPr>
                <w:i/>
                <w:iCs/>
                <w:color w:val="C00000"/>
                <w:szCs w:val="24"/>
              </w:rPr>
            </w:rPrChange>
          </w:rPr>
          <w:delText>du master en épidémiologie, 20….</w:delText>
        </w:r>
        <w:bookmarkEnd w:id="1536"/>
      </w:del>
    </w:p>
    <w:p w14:paraId="01851637" w14:textId="22BB0DA9" w:rsidR="00643698" w:rsidRPr="007A4AFC" w:rsidDel="00803A8B" w:rsidRDefault="00643698">
      <w:pPr>
        <w:spacing w:line="276" w:lineRule="auto"/>
        <w:ind w:right="9"/>
        <w:rPr>
          <w:del w:id="1538" w:author="Dr Mamadou SANOGO" w:date="2023-10-27T22:52:00Z"/>
          <w:b/>
          <w:i/>
          <w:iCs/>
          <w:color w:val="000000" w:themeColor="text1"/>
          <w:szCs w:val="24"/>
        </w:rPr>
        <w:pPrChange w:id="1539" w:author="Dr Mamadou SANOGO" w:date="2023-10-27T13:25:00Z">
          <w:pPr>
            <w:spacing w:line="360" w:lineRule="auto"/>
            <w:ind w:right="9"/>
          </w:pPr>
        </w:pPrChange>
      </w:pPr>
      <w:del w:id="1540" w:author="Dr Mamadou SANOGO" w:date="2023-10-27T22:52:00Z">
        <w:r w:rsidRPr="007A4AFC" w:rsidDel="00803A8B">
          <w:rPr>
            <w:b/>
            <w:i/>
            <w:iCs/>
            <w:color w:val="000000" w:themeColor="text1"/>
            <w:szCs w:val="24"/>
          </w:rPr>
          <w:delText>Critère 3 : Les débouchés en matière de métiers et de poursuite d’études sont explicites et connus des étudiants et autres parties prenantes</w:delText>
        </w:r>
      </w:del>
    </w:p>
    <w:p w14:paraId="69B1DFF2" w14:textId="250489B6" w:rsidR="00643698" w:rsidRPr="007A4AFC" w:rsidDel="00803A8B" w:rsidRDefault="00643698">
      <w:pPr>
        <w:spacing w:line="276" w:lineRule="auto"/>
        <w:ind w:right="9"/>
        <w:rPr>
          <w:del w:id="1541" w:author="Dr Mamadou SANOGO" w:date="2023-10-27T22:52:00Z"/>
          <w:bCs/>
          <w:color w:val="000000" w:themeColor="text1"/>
          <w:szCs w:val="24"/>
        </w:rPr>
        <w:pPrChange w:id="1542" w:author="Dr Mamadou SANOGO" w:date="2023-10-27T13:36:00Z">
          <w:pPr>
            <w:spacing w:line="360" w:lineRule="auto"/>
            <w:ind w:right="9"/>
          </w:pPr>
        </w:pPrChange>
      </w:pPr>
      <w:del w:id="1543" w:author="Dr Mamadou SANOGO" w:date="2023-10-27T22:52:00Z">
        <w:r w:rsidRPr="007A4AFC" w:rsidDel="00803A8B">
          <w:rPr>
            <w:bCs/>
            <w:color w:val="000000" w:themeColor="text1"/>
            <w:szCs w:val="24"/>
          </w:rPr>
          <w:delText>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élaboré un ensemble d’outils de communication à travers lesquels les dé</w:delText>
        </w:r>
      </w:del>
      <w:del w:id="1544" w:author="Dr Mamadou SANOGO" w:date="2023-10-27T14:24:00Z">
        <w:r w:rsidRPr="007A4AFC" w:rsidDel="005A69DD">
          <w:rPr>
            <w:bCs/>
            <w:color w:val="000000" w:themeColor="text1"/>
            <w:szCs w:val="24"/>
          </w:rPr>
          <w:delText>c</w:delText>
        </w:r>
      </w:del>
      <w:del w:id="1545" w:author="Dr Mamadou SANOGO" w:date="2023-10-27T22:52:00Z">
        <w:r w:rsidRPr="007A4AFC" w:rsidDel="00803A8B">
          <w:rPr>
            <w:bCs/>
            <w:color w:val="000000" w:themeColor="text1"/>
            <w:szCs w:val="24"/>
          </w:rPr>
          <w:delText xml:space="preserve">ouchés en matière de métiers liés au programme de </w:delText>
        </w:r>
      </w:del>
      <w:del w:id="1546" w:author="Dr Mamadou SANOGO" w:date="2023-10-27T20:37:00Z">
        <w:r w:rsidRPr="007A4AFC" w:rsidDel="008A014F">
          <w:rPr>
            <w:bCs/>
            <w:color w:val="000000" w:themeColor="text1"/>
            <w:szCs w:val="24"/>
          </w:rPr>
          <w:delText>master</w:delText>
        </w:r>
      </w:del>
      <w:del w:id="1547" w:author="Dr Mamadou SANOGO" w:date="2023-10-27T22:52:00Z">
        <w:r w:rsidRPr="007A4AFC" w:rsidDel="00803A8B">
          <w:rPr>
            <w:bCs/>
            <w:color w:val="000000" w:themeColor="text1"/>
            <w:szCs w:val="24"/>
          </w:rPr>
          <w:delText xml:space="preserve"> en </w:delText>
        </w:r>
      </w:del>
      <w:del w:id="1548" w:author="Dr Mamadou SANOGO" w:date="2023-10-26T12:34:00Z">
        <w:r w:rsidRPr="00F076C8" w:rsidDel="00F25C2C">
          <w:rPr>
            <w:bCs/>
            <w:color w:val="000000" w:themeColor="text1"/>
            <w:szCs w:val="24"/>
          </w:rPr>
          <w:delText>épidémiologie</w:delText>
        </w:r>
      </w:del>
      <w:del w:id="1549" w:author="Dr Mamadou SANOGO" w:date="2023-10-27T22:14:00Z">
        <w:r w:rsidRPr="00F076C8" w:rsidDel="00E06071">
          <w:rPr>
            <w:bCs/>
            <w:color w:val="000000" w:themeColor="text1"/>
            <w:szCs w:val="24"/>
          </w:rPr>
          <w:delText xml:space="preserve"> </w:delText>
        </w:r>
      </w:del>
      <w:del w:id="1550" w:author="Dr Mamadou SANOGO" w:date="2023-10-27T22:15:00Z">
        <w:r w:rsidRPr="007A4AFC" w:rsidDel="00E06071">
          <w:rPr>
            <w:bCs/>
            <w:color w:val="000000" w:themeColor="text1"/>
            <w:szCs w:val="24"/>
          </w:rPr>
          <w:delText>s</w:delText>
        </w:r>
      </w:del>
      <w:del w:id="1551" w:author="Dr Mamadou SANOGO" w:date="2023-10-27T22:52:00Z">
        <w:r w:rsidRPr="007A4AFC" w:rsidDel="00803A8B">
          <w:rPr>
            <w:bCs/>
            <w:color w:val="000000" w:themeColor="text1"/>
            <w:szCs w:val="24"/>
          </w:rPr>
          <w:delText xml:space="preserve">ont connus des étudiants et des autres parties prenantes. </w:delText>
        </w:r>
      </w:del>
    </w:p>
    <w:p w14:paraId="67E927F2" w14:textId="0E364EE3" w:rsidR="00643698" w:rsidRPr="007A4AFC" w:rsidDel="00614D94" w:rsidRDefault="00643698">
      <w:pPr>
        <w:spacing w:line="276" w:lineRule="auto"/>
        <w:ind w:right="9"/>
        <w:rPr>
          <w:del w:id="1552" w:author="Dr Mamadou SANOGO" w:date="2023-10-27T13:23:00Z"/>
          <w:bCs/>
          <w:iCs/>
          <w:color w:val="000000" w:themeColor="text1"/>
          <w:szCs w:val="24"/>
          <w:rPrChange w:id="1553" w:author="Dr Mamadou SANOGO" w:date="2023-10-25T18:15:00Z">
            <w:rPr>
              <w:del w:id="1554" w:author="Dr Mamadou SANOGO" w:date="2023-10-27T13:23:00Z"/>
              <w:bCs/>
              <w:iCs/>
              <w:color w:val="C00000"/>
              <w:szCs w:val="24"/>
            </w:rPr>
          </w:rPrChange>
        </w:rPr>
        <w:pPrChange w:id="1555" w:author="Dr Mamadou SANOGO" w:date="2023-10-27T13:36:00Z">
          <w:pPr>
            <w:spacing w:line="240" w:lineRule="auto"/>
            <w:ind w:right="9"/>
          </w:pPr>
        </w:pPrChange>
      </w:pPr>
      <w:del w:id="1556" w:author="Dr Mamadou SANOGO" w:date="2023-10-27T13:25:00Z">
        <w:r w:rsidRPr="007A4AFC" w:rsidDel="00614D94">
          <w:rPr>
            <w:bCs/>
            <w:color w:val="000000" w:themeColor="text1"/>
            <w:szCs w:val="24"/>
          </w:rPr>
          <w:delText xml:space="preserve"> </w:delText>
        </w:r>
      </w:del>
      <w:del w:id="1557" w:author="Dr Mamadou SANOGO" w:date="2023-10-27T22:52:00Z">
        <w:r w:rsidRPr="007A4AFC" w:rsidDel="00803A8B">
          <w:rPr>
            <w:b/>
            <w:bCs/>
            <w:iCs/>
            <w:color w:val="000000" w:themeColor="text1"/>
            <w:szCs w:val="24"/>
            <w:rPrChange w:id="1558"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59" w:author="Dr Mamadou SANOGO" w:date="2023-10-25T18:15:00Z">
              <w:rPr>
                <w:b/>
                <w:bCs/>
                <w:iCs/>
                <w:color w:val="C00000"/>
                <w:szCs w:val="24"/>
              </w:rPr>
            </w:rPrChange>
          </w:rPr>
          <w:delText>0</w:delText>
        </w:r>
      </w:del>
      <w:ins w:id="1560" w:author="Cauris Cosmetics" w:date="2023-10-25T14:37:00Z">
        <w:del w:id="1561" w:author="Dr Mamadou SANOGO" w:date="2023-10-27T22:52:00Z">
          <w:r w:rsidR="003C6082" w:rsidDel="00803A8B">
            <w:rPr>
              <w:b/>
              <w:bCs/>
              <w:iCs/>
              <w:color w:val="000000" w:themeColor="text1"/>
              <w:szCs w:val="24"/>
            </w:rPr>
            <w:delText>06</w:delText>
          </w:r>
        </w:del>
      </w:ins>
      <w:del w:id="1562" w:author="Dr Mamadou SANOGO" w:date="2023-10-27T22:52:00Z">
        <w:r w:rsidR="008F0B7B" w:rsidRPr="007A4AFC" w:rsidDel="00803A8B">
          <w:rPr>
            <w:b/>
            <w:bCs/>
            <w:iCs/>
            <w:color w:val="000000" w:themeColor="text1"/>
            <w:szCs w:val="24"/>
            <w:rPrChange w:id="1563" w:author="Dr Mamadou SANOGO" w:date="2023-10-25T18:15:00Z">
              <w:rPr>
                <w:b/>
                <w:bCs/>
                <w:iCs/>
                <w:color w:val="C00000"/>
                <w:szCs w:val="24"/>
              </w:rPr>
            </w:rPrChange>
          </w:rPr>
          <w:delText>7</w:delText>
        </w:r>
        <w:r w:rsidRPr="007A4AFC" w:rsidDel="00803A8B">
          <w:rPr>
            <w:i/>
            <w:color w:val="000000" w:themeColor="text1"/>
            <w:szCs w:val="24"/>
            <w:rPrChange w:id="1564" w:author="Dr Mamadou SANOGO" w:date="2023-10-25T18:15:00Z">
              <w:rPr>
                <w:i/>
                <w:color w:val="C00000"/>
                <w:szCs w:val="24"/>
              </w:rPr>
            </w:rPrChange>
          </w:rPr>
          <w:delText xml:space="preserve">: </w:delText>
        </w:r>
      </w:del>
      <w:del w:id="1565" w:author="Dr Mamadou SANOGO" w:date="2023-10-27T22:15:00Z">
        <w:r w:rsidR="00257DB4" w:rsidRPr="007A4AFC" w:rsidDel="00E06071">
          <w:rPr>
            <w:iCs/>
            <w:color w:val="000000" w:themeColor="text1"/>
            <w:szCs w:val="24"/>
            <w:rPrChange w:id="1566" w:author="Dr Mamadou SANOGO" w:date="2023-10-25T18:15:00Z">
              <w:rPr>
                <w:iCs/>
                <w:color w:val="C00000"/>
                <w:szCs w:val="24"/>
              </w:rPr>
            </w:rPrChange>
          </w:rPr>
          <w:delText xml:space="preserve">Catalogue </w:delText>
        </w:r>
      </w:del>
      <w:ins w:id="1567" w:author="Cauris Cosmetics" w:date="2023-10-25T14:37:00Z">
        <w:del w:id="1568" w:author="Dr Mamadou SANOGO" w:date="2023-10-26T12:35:00Z">
          <w:r w:rsidR="003C6082" w:rsidDel="00F25C2C">
            <w:rPr>
              <w:i/>
              <w:color w:val="000000" w:themeColor="text1"/>
              <w:szCs w:val="24"/>
            </w:rPr>
            <w:delText>§</w:delText>
          </w:r>
        </w:del>
      </w:ins>
      <w:del w:id="1569" w:author="Dr Mamadou SANOGO" w:date="2023-10-27T22:52:00Z">
        <w:r w:rsidR="00257DB4" w:rsidRPr="007A4AFC" w:rsidDel="00803A8B">
          <w:rPr>
            <w:iCs/>
            <w:color w:val="000000" w:themeColor="text1"/>
            <w:szCs w:val="24"/>
            <w:rPrChange w:id="1570" w:author="Dr Mamadou SANOGO" w:date="2023-10-25T18:15:00Z">
              <w:rPr>
                <w:iCs/>
                <w:color w:val="00B050"/>
                <w:szCs w:val="24"/>
              </w:rPr>
            </w:rPrChange>
          </w:rPr>
          <w:delText>ou</w:delText>
        </w:r>
        <w:r w:rsidR="00257DB4" w:rsidRPr="007A4AFC" w:rsidDel="00803A8B">
          <w:rPr>
            <w:i/>
            <w:color w:val="000000" w:themeColor="text1"/>
            <w:szCs w:val="24"/>
            <w:rPrChange w:id="1571" w:author="Dr Mamadou SANOGO" w:date="2023-10-25T18:15:00Z">
              <w:rPr>
                <w:i/>
                <w:color w:val="00B050"/>
                <w:szCs w:val="24"/>
              </w:rPr>
            </w:rPrChange>
          </w:rPr>
          <w:delText xml:space="preserve"> </w:delText>
        </w:r>
        <w:r w:rsidR="00257DB4" w:rsidRPr="007A4AFC" w:rsidDel="00803A8B">
          <w:rPr>
            <w:iCs/>
            <w:color w:val="000000" w:themeColor="text1"/>
            <w:szCs w:val="24"/>
            <w:rPrChange w:id="1572" w:author="Dr Mamadou SANOGO" w:date="2023-10-25T18:15:00Z">
              <w:rPr>
                <w:iCs/>
                <w:color w:val="00B050"/>
                <w:szCs w:val="24"/>
              </w:rPr>
            </w:rPrChange>
          </w:rPr>
          <w:delText>F</w:delText>
        </w:r>
        <w:r w:rsidRPr="007A4AFC" w:rsidDel="00803A8B">
          <w:rPr>
            <w:iCs/>
            <w:color w:val="000000" w:themeColor="text1"/>
            <w:szCs w:val="24"/>
            <w:rPrChange w:id="1573" w:author="Dr Mamadou SANOGO" w:date="2023-10-25T18:15:00Z">
              <w:rPr>
                <w:iCs/>
                <w:color w:val="00B050"/>
                <w:szCs w:val="24"/>
              </w:rPr>
            </w:rPrChange>
          </w:rPr>
          <w:delText>iche de renseignement</w:delText>
        </w:r>
      </w:del>
    </w:p>
    <w:p w14:paraId="76AE5CD5" w14:textId="77777777" w:rsidR="00643698" w:rsidDel="00614D94" w:rsidRDefault="00643698">
      <w:pPr>
        <w:spacing w:line="276" w:lineRule="auto"/>
        <w:ind w:right="9"/>
        <w:rPr>
          <w:ins w:id="1574" w:author="Cauris Cosmetics" w:date="2023-10-25T14:37:00Z"/>
          <w:del w:id="1575" w:author="Dr Mamadou SANOGO" w:date="2023-10-27T13:23:00Z"/>
          <w:bCs/>
          <w:color w:val="000000" w:themeColor="text1"/>
          <w:szCs w:val="24"/>
        </w:rPr>
        <w:pPrChange w:id="1576" w:author="Dr Mamadou SANOGO" w:date="2023-10-27T13:36:00Z">
          <w:pPr>
            <w:spacing w:line="240" w:lineRule="auto"/>
            <w:ind w:right="9"/>
          </w:pPr>
        </w:pPrChange>
      </w:pPr>
    </w:p>
    <w:p w14:paraId="25ACBE34" w14:textId="77777777" w:rsidR="0051561A" w:rsidDel="00614D94" w:rsidRDefault="0051561A">
      <w:pPr>
        <w:spacing w:line="276" w:lineRule="auto"/>
        <w:ind w:right="9"/>
        <w:rPr>
          <w:ins w:id="1577" w:author="Cauris Cosmetics" w:date="2023-10-25T14:37:00Z"/>
          <w:del w:id="1578" w:author="Dr Mamadou SANOGO" w:date="2023-10-27T13:23:00Z"/>
          <w:bCs/>
          <w:color w:val="000000" w:themeColor="text1"/>
          <w:szCs w:val="24"/>
        </w:rPr>
        <w:pPrChange w:id="1579" w:author="Dr Mamadou SANOGO" w:date="2023-10-27T13:36:00Z">
          <w:pPr>
            <w:spacing w:line="240" w:lineRule="auto"/>
            <w:ind w:right="9"/>
          </w:pPr>
        </w:pPrChange>
      </w:pPr>
    </w:p>
    <w:p w14:paraId="509C9943" w14:textId="547D0433" w:rsidR="003C6082" w:rsidRPr="007A4AFC" w:rsidDel="00803A8B" w:rsidRDefault="003C6082">
      <w:pPr>
        <w:spacing w:line="276" w:lineRule="auto"/>
        <w:ind w:right="9"/>
        <w:rPr>
          <w:del w:id="1580" w:author="Dr Mamadou SANOGO" w:date="2023-10-27T22:52:00Z"/>
          <w:bCs/>
          <w:color w:val="000000" w:themeColor="text1"/>
          <w:szCs w:val="24"/>
        </w:rPr>
        <w:pPrChange w:id="1581" w:author="Dr Mamadou SANOGO" w:date="2023-10-27T13:36:00Z">
          <w:pPr>
            <w:spacing w:line="240" w:lineRule="auto"/>
            <w:ind w:right="9"/>
          </w:pPr>
        </w:pPrChange>
      </w:pPr>
    </w:p>
    <w:p w14:paraId="1A2C4321" w14:textId="1B5CA650" w:rsidR="00643698" w:rsidRPr="007A4AFC" w:rsidDel="00614D94" w:rsidRDefault="00643698">
      <w:pPr>
        <w:spacing w:line="276" w:lineRule="auto"/>
        <w:ind w:right="9"/>
        <w:rPr>
          <w:del w:id="1582" w:author="Dr Mamadou SANOGO" w:date="2023-10-27T13:23:00Z"/>
          <w:b/>
          <w:color w:val="000000" w:themeColor="text1"/>
          <w:szCs w:val="24"/>
        </w:rPr>
        <w:pPrChange w:id="1583" w:author="Dr Mamadou SANOGO" w:date="2023-10-27T13:36:00Z">
          <w:pPr>
            <w:spacing w:line="240" w:lineRule="auto"/>
            <w:ind w:right="9"/>
          </w:pPr>
        </w:pPrChange>
      </w:pPr>
      <w:bookmarkStart w:id="1584" w:name="_Toc145944500"/>
      <w:del w:id="1585" w:author="Dr Mamadou SANOGO" w:date="2023-10-27T22:52:00Z">
        <w:r w:rsidRPr="007A4AFC" w:rsidDel="00803A8B">
          <w:rPr>
            <w:b/>
            <w:color w:val="000000" w:themeColor="text1"/>
            <w:szCs w:val="24"/>
          </w:rPr>
          <w:delText xml:space="preserve">Référence 2 : </w:delText>
        </w:r>
        <w:bookmarkStart w:id="1586" w:name="_Hlk148109624"/>
        <w:r w:rsidRPr="007A4AFC" w:rsidDel="00803A8B">
          <w:rPr>
            <w:b/>
            <w:color w:val="000000" w:themeColor="text1"/>
            <w:szCs w:val="24"/>
          </w:rPr>
          <w:delText>Les objectifs de la formation en matière de connaissances et de compétences à acquérir</w:delText>
        </w:r>
        <w:bookmarkEnd w:id="1586"/>
        <w:r w:rsidRPr="007A4AFC" w:rsidDel="00803A8B">
          <w:rPr>
            <w:b/>
            <w:color w:val="000000" w:themeColor="text1"/>
            <w:szCs w:val="24"/>
          </w:rPr>
          <w:delText xml:space="preserve"> sont explicites</w:delText>
        </w:r>
      </w:del>
      <w:bookmarkEnd w:id="1584"/>
    </w:p>
    <w:p w14:paraId="2F180442" w14:textId="3D102F46" w:rsidR="00643698" w:rsidRPr="007A4AFC" w:rsidDel="00803A8B" w:rsidRDefault="00643698">
      <w:pPr>
        <w:spacing w:line="276" w:lineRule="auto"/>
        <w:ind w:right="9"/>
        <w:rPr>
          <w:del w:id="1587" w:author="Dr Mamadou SANOGO" w:date="2023-10-27T22:52:00Z"/>
          <w:b/>
          <w:color w:val="000000" w:themeColor="text1"/>
          <w:szCs w:val="24"/>
        </w:rPr>
        <w:pPrChange w:id="1588" w:author="Dr Mamadou SANOGO" w:date="2023-10-27T13:36:00Z">
          <w:pPr>
            <w:spacing w:line="240" w:lineRule="auto"/>
            <w:ind w:right="9"/>
          </w:pPr>
        </w:pPrChange>
      </w:pPr>
    </w:p>
    <w:p w14:paraId="47682574" w14:textId="5E2E92E2" w:rsidR="00643698" w:rsidRPr="007A4AFC" w:rsidDel="00614D94" w:rsidRDefault="00643698">
      <w:pPr>
        <w:spacing w:line="276" w:lineRule="auto"/>
        <w:ind w:right="9"/>
        <w:rPr>
          <w:del w:id="1589" w:author="Dr Mamadou SANOGO" w:date="2023-10-27T13:23:00Z"/>
          <w:b/>
          <w:i/>
          <w:iCs/>
          <w:color w:val="000000" w:themeColor="text1"/>
          <w:szCs w:val="24"/>
        </w:rPr>
        <w:pPrChange w:id="1590" w:author="Dr Mamadou SANOGO" w:date="2023-10-27T13:36:00Z">
          <w:pPr>
            <w:spacing w:line="240" w:lineRule="auto"/>
            <w:ind w:right="9"/>
          </w:pPr>
        </w:pPrChange>
      </w:pPr>
      <w:del w:id="1591" w:author="Dr Mamadou SANOGO" w:date="2023-10-27T22:52:00Z">
        <w:r w:rsidRPr="007A4AFC" w:rsidDel="00803A8B">
          <w:rPr>
            <w:b/>
            <w:i/>
            <w:iCs/>
            <w:color w:val="000000" w:themeColor="text1"/>
            <w:szCs w:val="24"/>
          </w:rPr>
          <w:delText>Critère 1 : Les objectifs de la formation en matière de connaissances et compétences à acquérir sont clairement définis et connus des étudiants et autres parties prenantes</w:delText>
        </w:r>
      </w:del>
    </w:p>
    <w:p w14:paraId="0171A5F1" w14:textId="3BC5DEF0" w:rsidR="00643698" w:rsidRPr="007A4AFC" w:rsidDel="00803A8B" w:rsidRDefault="00643698">
      <w:pPr>
        <w:spacing w:line="276" w:lineRule="auto"/>
        <w:ind w:right="9"/>
        <w:rPr>
          <w:del w:id="1592" w:author="Dr Mamadou SANOGO" w:date="2023-10-27T22:52:00Z"/>
          <w:bCs/>
          <w:color w:val="000000" w:themeColor="text1"/>
          <w:szCs w:val="24"/>
        </w:rPr>
        <w:pPrChange w:id="1593" w:author="Dr Mamadou SANOGO" w:date="2023-10-27T13:36:00Z">
          <w:pPr>
            <w:spacing w:line="240" w:lineRule="auto"/>
            <w:ind w:right="9"/>
          </w:pPr>
        </w:pPrChange>
      </w:pPr>
    </w:p>
    <w:p w14:paraId="7FF7B702" w14:textId="06CC8D97" w:rsidR="00643698" w:rsidRPr="007A4AFC" w:rsidDel="00803A8B" w:rsidRDefault="00643698">
      <w:pPr>
        <w:spacing w:line="276" w:lineRule="auto"/>
        <w:ind w:right="11"/>
        <w:rPr>
          <w:del w:id="1594" w:author="Dr Mamadou SANOGO" w:date="2023-10-27T22:52:00Z"/>
          <w:rStyle w:val="Lienhypertexte"/>
          <w:bCs/>
          <w:color w:val="000000" w:themeColor="text1"/>
          <w:szCs w:val="24"/>
          <w:rPrChange w:id="1595" w:author="Dr Mamadou SANOGO" w:date="2023-10-25T18:15:00Z">
            <w:rPr>
              <w:del w:id="1596" w:author="Dr Mamadou SANOGO" w:date="2023-10-27T22:52:00Z"/>
              <w:rStyle w:val="Lienhypertexte"/>
              <w:bCs/>
              <w:szCs w:val="24"/>
            </w:rPr>
          </w:rPrChange>
        </w:rPr>
        <w:pPrChange w:id="1597" w:author="Dr Mamadou SANOGO" w:date="2023-10-27T13:36:00Z">
          <w:pPr>
            <w:spacing w:line="360" w:lineRule="auto"/>
            <w:ind w:right="11"/>
          </w:pPr>
        </w:pPrChange>
      </w:pPr>
      <w:del w:id="1598" w:author="Dr Mamadou SANOGO" w:date="2023-10-27T22:52:00Z">
        <w:r w:rsidRPr="007A4AFC" w:rsidDel="00803A8B">
          <w:rPr>
            <w:bCs/>
            <w:color w:val="000000" w:themeColor="text1"/>
            <w:szCs w:val="24"/>
          </w:rPr>
          <w:delText xml:space="preserve">A la rentrée de chaque année universitaire, </w:delText>
        </w:r>
        <w:bookmarkStart w:id="1599" w:name="_Hlk139558611"/>
        <w:r w:rsidRPr="007A4AFC" w:rsidDel="00803A8B">
          <w:rPr>
            <w:bCs/>
            <w:color w:val="000000" w:themeColor="text1"/>
            <w:szCs w:val="24"/>
          </w:rPr>
          <w:delText>les informations nécessaires sont fournies sur les objectifs de la formation en termes de compétences et de connaissances aux étudiants, aux parents, aux partenaire</w:delText>
        </w:r>
        <w:bookmarkEnd w:id="1599"/>
        <w:r w:rsidRPr="007A4AFC" w:rsidDel="00803A8B">
          <w:rPr>
            <w:bCs/>
            <w:color w:val="000000" w:themeColor="text1"/>
            <w:szCs w:val="24"/>
          </w:rPr>
          <w:delText>s, aux enseignants, etc. En plus, les supports de communication digitale sont utilisés pour informer sur les</w:delText>
        </w:r>
        <w:r w:rsidRPr="007A4AFC" w:rsidDel="00803A8B">
          <w:rPr>
            <w:b/>
            <w:color w:val="000000" w:themeColor="text1"/>
            <w:spacing w:val="-1"/>
            <w:w w:val="95"/>
          </w:rPr>
          <w:delText xml:space="preserve"> </w:delText>
        </w:r>
        <w:r w:rsidRPr="007A4AFC" w:rsidDel="00803A8B">
          <w:rPr>
            <w:color w:val="000000" w:themeColor="text1"/>
            <w:szCs w:val="24"/>
            <w:lang w:val="fr-ML"/>
          </w:rPr>
          <w:delText>objectifs de la formation en matière de connaissances et de compétences à acquérir</w:delText>
        </w:r>
        <w:r w:rsidRPr="007A4AFC" w:rsidDel="00803A8B">
          <w:rPr>
            <w:bCs/>
            <w:color w:val="000000" w:themeColor="text1"/>
            <w:szCs w:val="24"/>
          </w:rPr>
          <w:delText xml:space="preserve"> ( </w:delText>
        </w:r>
        <w:r w:rsidRPr="007A4AFC" w:rsidDel="00803A8B">
          <w:rPr>
            <w:rFonts w:ascii="Calibri" w:hAnsi="Calibri"/>
            <w:color w:val="000000" w:themeColor="text1"/>
            <w:sz w:val="22"/>
            <w:rPrChange w:id="1600" w:author="Dr Mamadou SANOGO" w:date="2023-10-25T18:15:00Z">
              <w:rPr>
                <w:rFonts w:ascii="Calibri" w:hAnsi="Calibri"/>
                <w:sz w:val="22"/>
              </w:rPr>
            </w:rPrChange>
          </w:rPr>
          <w:fldChar w:fldCharType="begin"/>
        </w:r>
        <w:r w:rsidRPr="007A4AFC" w:rsidDel="00803A8B">
          <w:rPr>
            <w:color w:val="000000" w:themeColor="text1"/>
            <w:rPrChange w:id="1601" w:author="Dr Mamadou SANOGO" w:date="2023-10-25T18:15:00Z">
              <w:rPr/>
            </w:rPrChange>
          </w:rPr>
          <w:delInstrText>HYPERLINK "http://www.esfe-mali.org"</w:delInstrText>
        </w:r>
        <w:r w:rsidRPr="00E179A8" w:rsidDel="00803A8B">
          <w:rPr>
            <w:rFonts w:ascii="Calibri" w:hAnsi="Calibri"/>
            <w:color w:val="000000" w:themeColor="text1"/>
            <w:sz w:val="22"/>
          </w:rPr>
        </w:r>
        <w:r w:rsidRPr="007A4AFC" w:rsidDel="00803A8B">
          <w:rPr>
            <w:rFonts w:ascii="Calibri" w:hAnsi="Calibri"/>
            <w:color w:val="000000" w:themeColor="text1"/>
            <w:sz w:val="22"/>
            <w:rPrChange w:id="1602" w:author="Dr Mamadou SANOGO" w:date="2023-10-25T18:15:00Z">
              <w:rPr>
                <w:rStyle w:val="Lienhypertexte"/>
                <w:bCs/>
                <w:szCs w:val="24"/>
              </w:rPr>
            </w:rPrChange>
          </w:rPr>
          <w:fldChar w:fldCharType="separate"/>
        </w:r>
        <w:r w:rsidRPr="007A4AFC" w:rsidDel="00803A8B">
          <w:rPr>
            <w:rStyle w:val="Lienhypertexte"/>
            <w:bCs/>
            <w:color w:val="000000" w:themeColor="text1"/>
            <w:szCs w:val="24"/>
            <w:rPrChange w:id="1603" w:author="Dr Mamadou SANOGO" w:date="2023-10-25T18:15:00Z">
              <w:rPr>
                <w:rStyle w:val="Lienhypertexte"/>
                <w:bCs/>
                <w:szCs w:val="24"/>
              </w:rPr>
            </w:rPrChange>
          </w:rPr>
          <w:delText>www.esfe-mali.org</w:delText>
        </w:r>
        <w:r w:rsidRPr="007A4AFC" w:rsidDel="00803A8B">
          <w:rPr>
            <w:rStyle w:val="Lienhypertexte"/>
            <w:bCs/>
            <w:color w:val="000000" w:themeColor="text1"/>
            <w:szCs w:val="24"/>
            <w:rPrChange w:id="1604" w:author="Dr Mamadou SANOGO" w:date="2023-10-25T18:15:00Z">
              <w:rPr>
                <w:rStyle w:val="Lienhypertexte"/>
                <w:bCs/>
                <w:szCs w:val="24"/>
              </w:rPr>
            </w:rPrChange>
          </w:rPr>
          <w:fldChar w:fldCharType="end"/>
        </w:r>
        <w:r w:rsidRPr="007A4AFC" w:rsidDel="00803A8B">
          <w:rPr>
            <w:rStyle w:val="Lienhypertexte"/>
            <w:bCs/>
            <w:color w:val="000000" w:themeColor="text1"/>
            <w:szCs w:val="24"/>
            <w:rPrChange w:id="1605" w:author="Dr Mamadou SANOGO" w:date="2023-10-25T18:15:00Z">
              <w:rPr>
                <w:rStyle w:val="Lienhypertexte"/>
                <w:bCs/>
                <w:szCs w:val="24"/>
              </w:rPr>
            </w:rPrChange>
          </w:rPr>
          <w:delText xml:space="preserve">, </w:delText>
        </w:r>
        <w:r w:rsidRPr="007A4AFC" w:rsidDel="00803A8B">
          <w:rPr>
            <w:color w:val="000000" w:themeColor="text1"/>
            <w:lang w:val="fr-ML"/>
          </w:rPr>
          <w:delText>page facebook)</w:delText>
        </w:r>
      </w:del>
      <w:ins w:id="1606" w:author="Cauris Cosmetics" w:date="2023-10-25T14:37:00Z">
        <w:del w:id="1607" w:author="Dr Mamadou SANOGO" w:date="2023-10-27T22:52:00Z">
          <w:r w:rsidR="003C6082" w:rsidDel="00803A8B">
            <w:rPr>
              <w:rStyle w:val="Lienhypertexte"/>
              <w:bCs/>
              <w:color w:val="000000" w:themeColor="text1"/>
              <w:szCs w:val="24"/>
            </w:rPr>
            <w:delText>.</w:delText>
          </w:r>
        </w:del>
      </w:ins>
    </w:p>
    <w:p w14:paraId="5D34CB3A" w14:textId="706085D6" w:rsidR="00643698" w:rsidRPr="007A4AFC" w:rsidDel="00803A8B" w:rsidRDefault="00643698">
      <w:pPr>
        <w:spacing w:line="276" w:lineRule="auto"/>
        <w:ind w:right="11"/>
        <w:rPr>
          <w:del w:id="1608" w:author="Dr Mamadou SANOGO" w:date="2023-10-27T22:52:00Z"/>
          <w:rStyle w:val="Lienhypertexte"/>
          <w:bCs/>
          <w:color w:val="000000" w:themeColor="text1"/>
          <w:szCs w:val="24"/>
        </w:rPr>
        <w:pPrChange w:id="1609" w:author="Dr Mamadou SANOGO" w:date="2023-10-27T13:36:00Z">
          <w:pPr>
            <w:spacing w:line="240" w:lineRule="auto"/>
            <w:ind w:right="9"/>
          </w:pPr>
        </w:pPrChange>
      </w:pPr>
    </w:p>
    <w:p w14:paraId="4D654D0E" w14:textId="61E4E8B2" w:rsidR="00643698" w:rsidRPr="007A4AFC" w:rsidDel="00803A8B" w:rsidRDefault="00643698">
      <w:pPr>
        <w:spacing w:line="276" w:lineRule="auto"/>
        <w:ind w:right="9"/>
        <w:rPr>
          <w:del w:id="1610" w:author="Dr Mamadou SANOGO" w:date="2023-10-27T22:52:00Z"/>
          <w:b/>
          <w:i/>
          <w:iCs/>
          <w:color w:val="000000" w:themeColor="text1"/>
          <w:szCs w:val="24"/>
        </w:rPr>
        <w:pPrChange w:id="1611" w:author="Dr Mamadou SANOGO" w:date="2023-10-27T13:36:00Z">
          <w:pPr>
            <w:spacing w:line="240" w:lineRule="auto"/>
            <w:ind w:right="9"/>
          </w:pPr>
        </w:pPrChange>
      </w:pPr>
      <w:del w:id="1612" w:author="Dr Mamadou SANOGO" w:date="2023-10-27T22:52:00Z">
        <w:r w:rsidRPr="007A4AFC" w:rsidDel="00803A8B">
          <w:rPr>
            <w:b/>
            <w:i/>
            <w:iCs/>
            <w:color w:val="000000" w:themeColor="text1"/>
            <w:szCs w:val="24"/>
          </w:rPr>
          <w:delText>Critère 2 : L’intitulé de la formation est en adéquation avec ses objectifs et son contenu, et compréhensible de l’ensemble des parties prenantes</w:delText>
        </w:r>
      </w:del>
    </w:p>
    <w:p w14:paraId="4249FBE3" w14:textId="227A1679" w:rsidR="00643698" w:rsidRPr="007A4AFC" w:rsidDel="00803A8B" w:rsidRDefault="00643698">
      <w:pPr>
        <w:spacing w:line="276" w:lineRule="auto"/>
        <w:ind w:right="11"/>
        <w:rPr>
          <w:del w:id="1613" w:author="Dr Mamadou SANOGO" w:date="2023-10-27T22:52:00Z"/>
          <w:bCs/>
          <w:color w:val="000000" w:themeColor="text1"/>
          <w:szCs w:val="24"/>
        </w:rPr>
        <w:pPrChange w:id="1614" w:author="Dr Mamadou SANOGO" w:date="2023-10-27T13:36:00Z">
          <w:pPr>
            <w:spacing w:line="360" w:lineRule="auto"/>
            <w:ind w:right="11"/>
          </w:pPr>
        </w:pPrChange>
      </w:pPr>
      <w:del w:id="1615" w:author="Dr Mamadou SANOGO" w:date="2023-10-27T22:52:00Z">
        <w:r w:rsidRPr="007A4AFC" w:rsidDel="00803A8B">
          <w:rPr>
            <w:bCs/>
            <w:color w:val="000000" w:themeColor="text1"/>
            <w:szCs w:val="24"/>
          </w:rPr>
          <w:delText xml:space="preserve">Le programme de </w:delText>
        </w:r>
      </w:del>
      <w:del w:id="1616" w:author="Dr Mamadou SANOGO" w:date="2023-10-27T20:37:00Z">
        <w:r w:rsidRPr="007A4AFC" w:rsidDel="00256427">
          <w:rPr>
            <w:bCs/>
            <w:color w:val="000000" w:themeColor="text1"/>
            <w:szCs w:val="24"/>
          </w:rPr>
          <w:delText>master</w:delText>
        </w:r>
      </w:del>
      <w:del w:id="1617" w:author="Dr Mamadou SANOGO" w:date="2023-10-27T22:52:00Z">
        <w:r w:rsidRPr="007A4AFC" w:rsidDel="00803A8B">
          <w:rPr>
            <w:bCs/>
            <w:color w:val="000000" w:themeColor="text1"/>
            <w:szCs w:val="24"/>
          </w:rPr>
          <w:delText xml:space="preserve"> en </w:delText>
        </w:r>
      </w:del>
      <w:del w:id="1618" w:author="Dr Mamadou SANOGO" w:date="2023-10-26T12:36:00Z">
        <w:r w:rsidRPr="00F076C8" w:rsidDel="00F25C2C">
          <w:rPr>
            <w:bCs/>
            <w:color w:val="000000" w:themeColor="text1"/>
            <w:szCs w:val="24"/>
          </w:rPr>
          <w:delText>épidémiologie</w:delText>
        </w:r>
      </w:del>
      <w:del w:id="1619" w:author="Dr Mamadou SANOGO" w:date="2023-10-27T22:15:00Z">
        <w:r w:rsidRPr="00F076C8" w:rsidDel="00E06071">
          <w:rPr>
            <w:bCs/>
            <w:color w:val="000000" w:themeColor="text1"/>
            <w:szCs w:val="24"/>
          </w:rPr>
          <w:delText xml:space="preserve"> </w:delText>
        </w:r>
      </w:del>
      <w:del w:id="1620" w:author="Dr Mamadou SANOGO" w:date="2023-10-27T22:52:00Z">
        <w:r w:rsidRPr="007A4AFC" w:rsidDel="00803A8B">
          <w:rPr>
            <w:bCs/>
            <w:color w:val="000000" w:themeColor="text1"/>
            <w:szCs w:val="24"/>
          </w:rPr>
          <w:delText>se réfère au programme de l’Organisation Ouest-africaine de la Santé (OOAS). Ce programme est disponible et connu de l’ensemble des partie</w:delText>
        </w:r>
        <w:r w:rsidR="00257DB4" w:rsidRPr="007A4AFC" w:rsidDel="00803A8B">
          <w:rPr>
            <w:bCs/>
            <w:color w:val="000000" w:themeColor="text1"/>
            <w:szCs w:val="24"/>
          </w:rPr>
          <w:delText>s</w:delText>
        </w:r>
        <w:r w:rsidRPr="007A4AFC" w:rsidDel="00803A8B">
          <w:rPr>
            <w:bCs/>
            <w:color w:val="000000" w:themeColor="text1"/>
            <w:szCs w:val="24"/>
          </w:rPr>
          <w:delText xml:space="preserve"> prenantes de ladite for</w:delText>
        </w:r>
        <w:r w:rsidR="00257DB4" w:rsidRPr="007A4AFC" w:rsidDel="00803A8B">
          <w:rPr>
            <w:bCs/>
            <w:color w:val="000000" w:themeColor="text1"/>
            <w:szCs w:val="24"/>
          </w:rPr>
          <w:delText>m</w:delText>
        </w:r>
        <w:r w:rsidRPr="007A4AFC" w:rsidDel="00803A8B">
          <w:rPr>
            <w:bCs/>
            <w:color w:val="000000" w:themeColor="text1"/>
            <w:szCs w:val="24"/>
          </w:rPr>
          <w:delText>ation. Ainsi, les enseignements d</w:delText>
        </w:r>
      </w:del>
      <w:del w:id="1621" w:author="Dr Mamadou SANOGO" w:date="2023-10-27T20:37:00Z">
        <w:r w:rsidRPr="007A4AFC" w:rsidDel="009F328A">
          <w:rPr>
            <w:bCs/>
            <w:color w:val="000000" w:themeColor="text1"/>
            <w:szCs w:val="24"/>
          </w:rPr>
          <w:delText>u Master</w:delText>
        </w:r>
      </w:del>
      <w:del w:id="1622" w:author="Dr Mamadou SANOGO" w:date="2023-10-27T22:52:00Z">
        <w:r w:rsidRPr="007A4AFC" w:rsidDel="00803A8B">
          <w:rPr>
            <w:bCs/>
            <w:color w:val="000000" w:themeColor="text1"/>
            <w:szCs w:val="24"/>
          </w:rPr>
          <w:delText xml:space="preserve"> </w:delText>
        </w:r>
        <w:r w:rsidR="00257DB4" w:rsidRPr="007A4AFC" w:rsidDel="00803A8B">
          <w:rPr>
            <w:bCs/>
            <w:color w:val="000000" w:themeColor="text1"/>
            <w:szCs w:val="24"/>
          </w:rPr>
          <w:delText xml:space="preserve">en </w:delText>
        </w:r>
      </w:del>
      <w:del w:id="1623" w:author="Dr Mamadou SANOGO" w:date="2023-10-26T12:37:00Z">
        <w:r w:rsidRPr="00F076C8" w:rsidDel="00F25C2C">
          <w:rPr>
            <w:bCs/>
            <w:color w:val="000000" w:themeColor="text1"/>
            <w:szCs w:val="24"/>
          </w:rPr>
          <w:delText>épidémiologie</w:delText>
        </w:r>
      </w:del>
      <w:del w:id="1624" w:author="Dr Mamadou SANOGO" w:date="2023-10-27T22:15:00Z">
        <w:r w:rsidRPr="00F076C8" w:rsidDel="00E06071">
          <w:rPr>
            <w:bCs/>
            <w:color w:val="000000" w:themeColor="text1"/>
            <w:szCs w:val="24"/>
          </w:rPr>
          <w:delText xml:space="preserve"> </w:delText>
        </w:r>
      </w:del>
      <w:del w:id="1625" w:author="Dr Mamadou SANOGO" w:date="2023-10-27T22:52:00Z">
        <w:r w:rsidRPr="007A4AFC" w:rsidDel="00803A8B">
          <w:rPr>
            <w:bCs/>
            <w:color w:val="000000" w:themeColor="text1"/>
            <w:szCs w:val="24"/>
          </w:rPr>
          <w:delText xml:space="preserve">sont en cohérence avec les intitulés utilisés dans les fiches descriptives des </w:delText>
        </w:r>
        <w:r w:rsidRPr="00F076C8" w:rsidDel="00803A8B">
          <w:rPr>
            <w:bCs/>
            <w:color w:val="000000" w:themeColor="text1"/>
            <w:szCs w:val="24"/>
          </w:rPr>
          <w:delText>UE</w:delText>
        </w:r>
        <w:r w:rsidRPr="007A4AFC" w:rsidDel="00803A8B">
          <w:rPr>
            <w:bCs/>
            <w:color w:val="000000" w:themeColor="text1"/>
            <w:szCs w:val="24"/>
          </w:rPr>
          <w:delText>.</w:delText>
        </w:r>
      </w:del>
    </w:p>
    <w:p w14:paraId="2B50F93A" w14:textId="6F4D3700" w:rsidR="00643698" w:rsidDel="00803A8B" w:rsidRDefault="00643698" w:rsidP="00614D94">
      <w:pPr>
        <w:spacing w:line="276" w:lineRule="auto"/>
        <w:ind w:right="11"/>
        <w:rPr>
          <w:del w:id="1626" w:author="Dr Mamadou SANOGO" w:date="2023-10-27T22:52:00Z"/>
          <w:iCs/>
          <w:color w:val="000000" w:themeColor="text1"/>
          <w:szCs w:val="24"/>
        </w:rPr>
      </w:pPr>
      <w:del w:id="1627" w:author="Dr Mamadou SANOGO" w:date="2023-10-27T22:52:00Z">
        <w:r w:rsidRPr="007A4AFC" w:rsidDel="00803A8B">
          <w:rPr>
            <w:b/>
            <w:bCs/>
            <w:iCs/>
            <w:color w:val="000000" w:themeColor="text1"/>
            <w:szCs w:val="24"/>
            <w:rPrChange w:id="1628" w:author="Dr Mamadou SANOGO" w:date="2023-10-25T18:15:00Z">
              <w:rPr>
                <w:b/>
                <w:bCs/>
                <w:iCs/>
                <w:color w:val="00B050"/>
                <w:szCs w:val="24"/>
              </w:rPr>
            </w:rPrChange>
          </w:rPr>
          <w:delText>Annexe n°</w:delText>
        </w:r>
        <w:r w:rsidR="00C167AB" w:rsidRPr="007A4AFC" w:rsidDel="00803A8B">
          <w:rPr>
            <w:b/>
            <w:bCs/>
            <w:iCs/>
            <w:color w:val="000000" w:themeColor="text1"/>
            <w:szCs w:val="24"/>
            <w:rPrChange w:id="1629" w:author="Dr Mamadou SANOGO" w:date="2023-10-25T18:15:00Z">
              <w:rPr>
                <w:b/>
                <w:bCs/>
                <w:iCs/>
                <w:color w:val="00B050"/>
                <w:szCs w:val="24"/>
              </w:rPr>
            </w:rPrChange>
          </w:rPr>
          <w:delText>0</w:delText>
        </w:r>
      </w:del>
      <w:ins w:id="1630" w:author="Cauris Cosmetics" w:date="2023-10-25T14:38:00Z">
        <w:del w:id="1631" w:author="Dr Mamadou SANOGO" w:date="2023-10-27T22:52:00Z">
          <w:r w:rsidR="003C6082" w:rsidDel="00803A8B">
            <w:rPr>
              <w:b/>
              <w:bCs/>
              <w:iCs/>
              <w:color w:val="000000" w:themeColor="text1"/>
              <w:szCs w:val="24"/>
            </w:rPr>
            <w:delText>07</w:delText>
          </w:r>
        </w:del>
      </w:ins>
      <w:del w:id="1632" w:author="Dr Mamadou SANOGO" w:date="2023-10-27T22:52:00Z">
        <w:r w:rsidR="00C167AB" w:rsidRPr="007A4AFC" w:rsidDel="00803A8B">
          <w:rPr>
            <w:b/>
            <w:bCs/>
            <w:iCs/>
            <w:color w:val="000000" w:themeColor="text1"/>
            <w:szCs w:val="24"/>
            <w:rPrChange w:id="1633" w:author="Dr Mamadou SANOGO" w:date="2023-10-25T18:15:00Z">
              <w:rPr>
                <w:b/>
                <w:bCs/>
                <w:iCs/>
                <w:color w:val="00B050"/>
                <w:szCs w:val="24"/>
              </w:rPr>
            </w:rPrChange>
          </w:rPr>
          <w:delText>8</w:delText>
        </w:r>
        <w:r w:rsidRPr="007A4AFC" w:rsidDel="00803A8B">
          <w:rPr>
            <w:b/>
            <w:bCs/>
            <w:iCs/>
            <w:color w:val="000000" w:themeColor="text1"/>
            <w:szCs w:val="24"/>
            <w:rPrChange w:id="1634" w:author="Dr Mamadou SANOGO" w:date="2023-10-25T18:15:00Z">
              <w:rPr>
                <w:b/>
                <w:bCs/>
                <w:iCs/>
                <w:color w:val="00B050"/>
                <w:szCs w:val="24"/>
              </w:rPr>
            </w:rPrChange>
          </w:rPr>
          <w:delText xml:space="preserve">: </w:delText>
        </w:r>
        <w:r w:rsidRPr="007A4AFC" w:rsidDel="00803A8B">
          <w:rPr>
            <w:iCs/>
            <w:color w:val="000000" w:themeColor="text1"/>
            <w:szCs w:val="24"/>
            <w:rPrChange w:id="1635" w:author="Dr Mamadou SANOGO" w:date="2023-10-25T18:15:00Z">
              <w:rPr>
                <w:iCs/>
                <w:color w:val="00B050"/>
                <w:szCs w:val="24"/>
              </w:rPr>
            </w:rPrChange>
          </w:rPr>
          <w:delText>Maquette de la formation</w:delText>
        </w:r>
        <w:r w:rsidR="00C167AB" w:rsidRPr="007A4AFC" w:rsidDel="00803A8B">
          <w:rPr>
            <w:iCs/>
            <w:color w:val="000000" w:themeColor="text1"/>
            <w:rPrChange w:id="1636" w:author="Dr Mamadou SANOGO" w:date="2023-10-25T18:15:00Z">
              <w:rPr>
                <w:iCs/>
                <w:color w:val="00B050"/>
              </w:rPr>
            </w:rPrChange>
          </w:rPr>
          <w:delText xml:space="preserve"> </w:delText>
        </w:r>
        <w:r w:rsidR="00C167AB" w:rsidRPr="007A4AFC" w:rsidDel="00803A8B">
          <w:rPr>
            <w:iCs/>
            <w:color w:val="000000" w:themeColor="text1"/>
            <w:szCs w:val="24"/>
            <w:rPrChange w:id="1637" w:author="Dr Mamadou SANOGO" w:date="2023-10-25T18:15:00Z">
              <w:rPr>
                <w:iCs/>
                <w:color w:val="00B050"/>
                <w:szCs w:val="24"/>
              </w:rPr>
            </w:rPrChange>
          </w:rPr>
          <w:delText>ou</w:delText>
        </w:r>
        <w:r w:rsidR="00C167AB" w:rsidRPr="007A4AFC" w:rsidDel="00803A8B">
          <w:rPr>
            <w:iCs/>
            <w:color w:val="000000" w:themeColor="text1"/>
            <w:rPrChange w:id="1638" w:author="Dr Mamadou SANOGO" w:date="2023-10-25T18:15:00Z">
              <w:rPr>
                <w:iCs/>
                <w:color w:val="00B050"/>
              </w:rPr>
            </w:rPrChange>
          </w:rPr>
          <w:delText xml:space="preserve"> </w:delText>
        </w:r>
        <w:r w:rsidR="00C167AB" w:rsidRPr="007A4AFC" w:rsidDel="00803A8B">
          <w:rPr>
            <w:iCs/>
            <w:color w:val="000000" w:themeColor="text1"/>
            <w:szCs w:val="24"/>
            <w:rPrChange w:id="1639" w:author="Dr Mamadou SANOGO" w:date="2023-10-25T18:15:00Z">
              <w:rPr>
                <w:iCs/>
                <w:color w:val="00B050"/>
                <w:szCs w:val="24"/>
              </w:rPr>
            </w:rPrChange>
          </w:rPr>
          <w:delText>pédagogique</w:delText>
        </w:r>
      </w:del>
    </w:p>
    <w:p w14:paraId="5C75DDAA" w14:textId="0043DCC9" w:rsidR="00643698" w:rsidRPr="007A4AFC" w:rsidDel="00803A8B" w:rsidRDefault="00643698">
      <w:pPr>
        <w:spacing w:line="276" w:lineRule="auto"/>
        <w:ind w:right="11"/>
        <w:rPr>
          <w:del w:id="1640" w:author="Dr Mamadou SANOGO" w:date="2023-10-27T22:52:00Z"/>
          <w:iCs/>
          <w:color w:val="000000" w:themeColor="text1"/>
          <w:szCs w:val="24"/>
        </w:rPr>
        <w:pPrChange w:id="1641" w:author="Dr Mamadou SANOGO" w:date="2023-10-27T13:24:00Z">
          <w:pPr>
            <w:spacing w:line="240" w:lineRule="auto"/>
            <w:ind w:right="-1"/>
          </w:pPr>
        </w:pPrChange>
      </w:pPr>
    </w:p>
    <w:p w14:paraId="30C5BA6B" w14:textId="22DD0992" w:rsidR="00643698" w:rsidRPr="007A4AFC" w:rsidDel="00803A8B" w:rsidRDefault="00643698" w:rsidP="00643698">
      <w:pPr>
        <w:spacing w:line="240" w:lineRule="auto"/>
        <w:ind w:right="9"/>
        <w:rPr>
          <w:del w:id="1642" w:author="Dr Mamadou SANOGO" w:date="2023-10-27T22:52:00Z"/>
          <w:b/>
          <w:i/>
          <w:iCs/>
          <w:color w:val="000000" w:themeColor="text1"/>
          <w:szCs w:val="24"/>
        </w:rPr>
      </w:pPr>
      <w:del w:id="1643" w:author="Dr Mamadou SANOGO" w:date="2023-10-27T22:52:00Z">
        <w:r w:rsidRPr="007A4AFC" w:rsidDel="00803A8B">
          <w:rPr>
            <w:b/>
            <w:i/>
            <w:iCs/>
            <w:color w:val="000000" w:themeColor="text1"/>
            <w:szCs w:val="24"/>
          </w:rPr>
          <w:delText>Critère 3 : Le diplôme est accompagné d’un supplément qui précise les connaissances et compétences acquises par l’étudiant</w:delText>
        </w:r>
      </w:del>
    </w:p>
    <w:p w14:paraId="2C8D77C9" w14:textId="726EFBCF" w:rsidR="00643698" w:rsidRPr="007A4AFC" w:rsidDel="00803A8B" w:rsidRDefault="00643698">
      <w:pPr>
        <w:spacing w:line="276" w:lineRule="auto"/>
        <w:ind w:right="403"/>
        <w:rPr>
          <w:del w:id="1644" w:author="Dr Mamadou SANOGO" w:date="2023-10-27T22:52:00Z"/>
          <w:iCs/>
          <w:color w:val="000000" w:themeColor="text1"/>
          <w:szCs w:val="24"/>
          <w:lang w:val="fr-ML"/>
          <w:rPrChange w:id="1645" w:author="Dr Mamadou SANOGO" w:date="2023-10-25T18:15:00Z">
            <w:rPr>
              <w:del w:id="1646" w:author="Dr Mamadou SANOGO" w:date="2023-10-27T22:52:00Z"/>
              <w:iCs/>
              <w:szCs w:val="24"/>
              <w:lang w:val="fr-ML"/>
            </w:rPr>
          </w:rPrChange>
        </w:rPr>
        <w:pPrChange w:id="1647" w:author="Dr Mamadou SANOGO" w:date="2023-10-27T13:25:00Z">
          <w:pPr>
            <w:spacing w:line="240" w:lineRule="auto"/>
            <w:ind w:right="403"/>
          </w:pPr>
        </w:pPrChange>
      </w:pPr>
      <w:del w:id="1648" w:author="Dr Mamadou SANOGO" w:date="2023-10-27T22:52:00Z">
        <w:r w:rsidRPr="007A4AFC" w:rsidDel="00803A8B">
          <w:rPr>
            <w:iCs/>
            <w:color w:val="000000" w:themeColor="text1"/>
            <w:szCs w:val="24"/>
            <w:lang w:val="fr-ML"/>
            <w:rPrChange w:id="1649" w:author="Dr Mamadou SANOGO" w:date="2023-10-25T18:15:00Z">
              <w:rPr>
                <w:iCs/>
                <w:szCs w:val="24"/>
                <w:lang w:val="fr-ML"/>
              </w:rPr>
            </w:rPrChange>
          </w:rPr>
          <w:delText>L’</w:delText>
        </w:r>
        <w:r w:rsidR="004B392C" w:rsidRPr="007A4AFC" w:rsidDel="00803A8B">
          <w:rPr>
            <w:iCs/>
            <w:color w:val="000000" w:themeColor="text1"/>
            <w:szCs w:val="24"/>
            <w:lang w:val="fr-ML"/>
            <w:rPrChange w:id="1650" w:author="Dr Mamadou SANOGO" w:date="2023-10-25T18:15:00Z">
              <w:rPr>
                <w:iCs/>
                <w:szCs w:val="24"/>
                <w:lang w:val="fr-ML"/>
              </w:rPr>
            </w:rPrChange>
          </w:rPr>
          <w:delText>EPSFé</w:delText>
        </w:r>
        <w:r w:rsidRPr="007A4AFC" w:rsidDel="00803A8B">
          <w:rPr>
            <w:iCs/>
            <w:color w:val="000000" w:themeColor="text1"/>
            <w:szCs w:val="24"/>
            <w:lang w:val="fr-ML"/>
            <w:rPrChange w:id="1651" w:author="Dr Mamadou SANOGO" w:date="2023-10-25T18:15:00Z">
              <w:rPr>
                <w:iCs/>
                <w:szCs w:val="24"/>
                <w:lang w:val="fr-ML"/>
              </w:rPr>
            </w:rPrChange>
          </w:rPr>
          <w:delText xml:space="preserve"> n’a pas encore élaboré un supplément qui clarifie les connaissances et compétences acquises par les étudiants d</w:delText>
        </w:r>
      </w:del>
      <w:del w:id="1652" w:author="Dr Mamadou SANOGO" w:date="2023-10-27T20:38:00Z">
        <w:r w:rsidRPr="007A4AFC" w:rsidDel="009668A8">
          <w:rPr>
            <w:iCs/>
            <w:color w:val="000000" w:themeColor="text1"/>
            <w:szCs w:val="24"/>
            <w:lang w:val="fr-ML"/>
            <w:rPrChange w:id="1653" w:author="Dr Mamadou SANOGO" w:date="2023-10-25T18:15:00Z">
              <w:rPr>
                <w:iCs/>
                <w:szCs w:val="24"/>
                <w:lang w:val="fr-ML"/>
              </w:rPr>
            </w:rPrChange>
          </w:rPr>
          <w:delText>u Master</w:delText>
        </w:r>
      </w:del>
      <w:del w:id="1654" w:author="Dr Mamadou SANOGO" w:date="2023-10-27T22:52:00Z">
        <w:r w:rsidRPr="007A4AFC" w:rsidDel="00803A8B">
          <w:rPr>
            <w:iCs/>
            <w:color w:val="000000" w:themeColor="text1"/>
            <w:szCs w:val="24"/>
            <w:lang w:val="fr-ML"/>
            <w:rPrChange w:id="1655" w:author="Dr Mamadou SANOGO" w:date="2023-10-25T18:15:00Z">
              <w:rPr>
                <w:iCs/>
                <w:szCs w:val="24"/>
                <w:lang w:val="fr-ML"/>
              </w:rPr>
            </w:rPrChange>
          </w:rPr>
          <w:delText xml:space="preserve"> en </w:delText>
        </w:r>
      </w:del>
      <w:del w:id="1656" w:author="Dr Mamadou SANOGO" w:date="2023-10-26T12:38:00Z">
        <w:r w:rsidRPr="007A4AFC" w:rsidDel="003A18E5">
          <w:rPr>
            <w:iCs/>
            <w:color w:val="000000" w:themeColor="text1"/>
            <w:szCs w:val="24"/>
            <w:lang w:val="fr-ML"/>
            <w:rPrChange w:id="1657" w:author="Dr Mamadou SANOGO" w:date="2023-10-25T18:15:00Z">
              <w:rPr>
                <w:iCs/>
                <w:szCs w:val="24"/>
                <w:lang w:val="fr-ML"/>
              </w:rPr>
            </w:rPrChange>
          </w:rPr>
          <w:delText>épidémiologie</w:delText>
        </w:r>
      </w:del>
      <w:del w:id="1658" w:author="Dr Mamadou SANOGO" w:date="2023-10-27T22:52:00Z">
        <w:r w:rsidRPr="007A4AFC" w:rsidDel="00803A8B">
          <w:rPr>
            <w:iCs/>
            <w:color w:val="000000" w:themeColor="text1"/>
            <w:szCs w:val="24"/>
            <w:lang w:val="fr-ML"/>
            <w:rPrChange w:id="1659" w:author="Dr Mamadou SANOGO" w:date="2023-10-25T18:15:00Z">
              <w:rPr>
                <w:iCs/>
                <w:szCs w:val="24"/>
                <w:lang w:val="fr-ML"/>
              </w:rPr>
            </w:rPrChange>
          </w:rPr>
          <w:delText>. Cependant, des réflexions sont en cours en vue de doter les diplômes de l’</w:delText>
        </w:r>
        <w:r w:rsidR="004B392C" w:rsidRPr="007A4AFC" w:rsidDel="00803A8B">
          <w:rPr>
            <w:iCs/>
            <w:color w:val="000000" w:themeColor="text1"/>
            <w:szCs w:val="24"/>
            <w:lang w:val="fr-ML"/>
            <w:rPrChange w:id="1660" w:author="Dr Mamadou SANOGO" w:date="2023-10-25T18:15:00Z">
              <w:rPr>
                <w:iCs/>
                <w:szCs w:val="24"/>
                <w:lang w:val="fr-ML"/>
              </w:rPr>
            </w:rPrChange>
          </w:rPr>
          <w:delText>EPSFé</w:delText>
        </w:r>
        <w:r w:rsidRPr="007A4AFC" w:rsidDel="00803A8B">
          <w:rPr>
            <w:iCs/>
            <w:color w:val="000000" w:themeColor="text1"/>
            <w:szCs w:val="24"/>
            <w:lang w:val="fr-ML"/>
            <w:rPrChange w:id="1661" w:author="Dr Mamadou SANOGO" w:date="2023-10-25T18:15:00Z">
              <w:rPr>
                <w:iCs/>
                <w:szCs w:val="24"/>
                <w:lang w:val="fr-ML"/>
              </w:rPr>
            </w:rPrChange>
          </w:rPr>
          <w:delText xml:space="preserve"> d’un supplément comme exigé par le système LMD.</w:delText>
        </w:r>
      </w:del>
    </w:p>
    <w:p w14:paraId="4A39167D" w14:textId="0AB95BBE" w:rsidR="00643698" w:rsidRPr="007A4AFC" w:rsidDel="00803A8B" w:rsidRDefault="00643698" w:rsidP="00643698">
      <w:pPr>
        <w:spacing w:line="240" w:lineRule="auto"/>
        <w:ind w:right="9"/>
        <w:rPr>
          <w:del w:id="1662" w:author="Dr Mamadou SANOGO" w:date="2023-10-27T22:52:00Z"/>
          <w:b/>
          <w:color w:val="000000" w:themeColor="text1"/>
          <w:szCs w:val="24"/>
        </w:rPr>
      </w:pPr>
      <w:bookmarkStart w:id="1663" w:name="_Toc145944501"/>
      <w:del w:id="1664" w:author="Dr Mamadou SANOGO" w:date="2023-10-27T22:52:00Z">
        <w:r w:rsidRPr="007A4AFC" w:rsidDel="00803A8B">
          <w:rPr>
            <w:b/>
            <w:color w:val="000000" w:themeColor="text1"/>
            <w:szCs w:val="24"/>
          </w:rPr>
          <w:delText>Référence 3 : Le projet de formation est en cohérence avec le plan stratégique de l’institution</w:delText>
        </w:r>
        <w:bookmarkEnd w:id="1663"/>
      </w:del>
    </w:p>
    <w:p w14:paraId="0B20834B" w14:textId="75EA138D" w:rsidR="00643698" w:rsidRPr="007A4AFC" w:rsidDel="00803A8B" w:rsidRDefault="00643698" w:rsidP="00643698">
      <w:pPr>
        <w:spacing w:line="240" w:lineRule="auto"/>
        <w:ind w:right="9"/>
        <w:rPr>
          <w:del w:id="1665" w:author="Dr Mamadou SANOGO" w:date="2023-10-27T22:52:00Z"/>
          <w:b/>
          <w:i/>
          <w:iCs/>
          <w:color w:val="000000" w:themeColor="text1"/>
          <w:szCs w:val="24"/>
        </w:rPr>
      </w:pPr>
      <w:del w:id="1666" w:author="Dr Mamadou SANOGO" w:date="2023-10-27T22:52:00Z">
        <w:r w:rsidRPr="007A4AFC" w:rsidDel="00803A8B">
          <w:rPr>
            <w:b/>
            <w:i/>
            <w:iCs/>
            <w:color w:val="000000" w:themeColor="text1"/>
            <w:szCs w:val="24"/>
          </w:rPr>
          <w:delText>Critère 1 : La formation s’inscrit dans les orientations stratégiques de l’institution</w:delText>
        </w:r>
      </w:del>
    </w:p>
    <w:p w14:paraId="201B60AA" w14:textId="6534DEBA" w:rsidR="00643698" w:rsidRPr="007A4AFC" w:rsidDel="00803A8B" w:rsidRDefault="00643698">
      <w:pPr>
        <w:spacing w:line="240" w:lineRule="auto"/>
        <w:ind w:right="402"/>
        <w:rPr>
          <w:del w:id="1667" w:author="Dr Mamadou SANOGO" w:date="2023-10-27T22:52:00Z"/>
          <w:iCs/>
          <w:color w:val="000000" w:themeColor="text1"/>
          <w:szCs w:val="24"/>
          <w:lang w:val="fr-ML"/>
        </w:rPr>
        <w:pPrChange w:id="1668" w:author="Dr Mamadou SANOGO" w:date="2023-10-27T10:04:00Z">
          <w:pPr>
            <w:spacing w:line="360" w:lineRule="auto"/>
            <w:ind w:right="402"/>
          </w:pPr>
        </w:pPrChange>
      </w:pPr>
      <w:del w:id="1669" w:author="Dr Mamadou SANOGO" w:date="2023-10-27T22:52:00Z">
        <w:r w:rsidRPr="007A4AFC" w:rsidDel="00803A8B">
          <w:rPr>
            <w:iCs/>
            <w:color w:val="000000" w:themeColor="text1"/>
            <w:szCs w:val="24"/>
            <w:lang w:val="fr-ML"/>
          </w:rPr>
          <w:delText>L</w:delText>
        </w:r>
      </w:del>
      <w:del w:id="1670" w:author="Dr Mamadou SANOGO" w:date="2023-10-27T20:38:00Z">
        <w:r w:rsidRPr="007A4AFC" w:rsidDel="00795933">
          <w:rPr>
            <w:iCs/>
            <w:color w:val="000000" w:themeColor="text1"/>
            <w:szCs w:val="24"/>
            <w:lang w:val="fr-ML"/>
          </w:rPr>
          <w:delText>e</w:delText>
        </w:r>
      </w:del>
      <w:del w:id="1671" w:author="Dr Mamadou SANOGO" w:date="2023-10-27T22:52:00Z">
        <w:r w:rsidRPr="007A4AFC" w:rsidDel="00803A8B">
          <w:rPr>
            <w:iCs/>
            <w:color w:val="000000" w:themeColor="text1"/>
            <w:szCs w:val="24"/>
            <w:lang w:val="fr-ML"/>
          </w:rPr>
          <w:delText xml:space="preserve"> </w:delText>
        </w:r>
      </w:del>
      <w:del w:id="1672" w:author="Dr Mamadou SANOGO" w:date="2023-10-27T20:38:00Z">
        <w:r w:rsidRPr="007A4AFC" w:rsidDel="00795933">
          <w:rPr>
            <w:iCs/>
            <w:color w:val="000000" w:themeColor="text1"/>
            <w:szCs w:val="24"/>
            <w:lang w:val="fr-ML"/>
          </w:rPr>
          <w:delText>master</w:delText>
        </w:r>
      </w:del>
      <w:del w:id="1673" w:author="Dr Mamadou SANOGO" w:date="2023-10-27T22:52:00Z">
        <w:r w:rsidRPr="007A4AFC" w:rsidDel="00803A8B">
          <w:rPr>
            <w:iCs/>
            <w:color w:val="000000" w:themeColor="text1"/>
            <w:szCs w:val="24"/>
            <w:lang w:val="fr-ML"/>
          </w:rPr>
          <w:delText xml:space="preserve"> en</w:delText>
        </w:r>
      </w:del>
      <w:del w:id="1674" w:author="Dr Mamadou SANOGO" w:date="2023-10-26T12:39:00Z">
        <w:r w:rsidRPr="00F076C8" w:rsidDel="003A18E5">
          <w:rPr>
            <w:iCs/>
            <w:color w:val="000000" w:themeColor="text1"/>
            <w:szCs w:val="24"/>
            <w:lang w:val="fr-ML"/>
          </w:rPr>
          <w:delText xml:space="preserve"> épidémiologie</w:delText>
        </w:r>
      </w:del>
      <w:del w:id="1675" w:author="Dr Mamadou SANOGO" w:date="2023-10-27T22:16:00Z">
        <w:r w:rsidRPr="00F076C8" w:rsidDel="00E06071">
          <w:rPr>
            <w:iCs/>
            <w:color w:val="000000" w:themeColor="text1"/>
            <w:szCs w:val="24"/>
            <w:lang w:val="fr-ML"/>
          </w:rPr>
          <w:delText xml:space="preserve"> </w:delText>
        </w:r>
      </w:del>
      <w:del w:id="1676" w:author="Dr Mamadou SANOGO" w:date="2023-10-27T22:52:00Z">
        <w:r w:rsidRPr="007A4AFC" w:rsidDel="00803A8B">
          <w:rPr>
            <w:iCs/>
            <w:color w:val="000000" w:themeColor="text1"/>
            <w:szCs w:val="24"/>
            <w:lang w:val="fr-ML"/>
          </w:rPr>
          <w:delText>s’inscrit dans les orientations du Plan Stratégique de l’</w:delText>
        </w:r>
        <w:r w:rsidR="004B392C" w:rsidRPr="007A4AFC" w:rsidDel="00803A8B">
          <w:rPr>
            <w:iCs/>
            <w:color w:val="000000" w:themeColor="text1"/>
            <w:szCs w:val="24"/>
            <w:lang w:val="fr-ML"/>
          </w:rPr>
          <w:delText>EPSFé</w:delText>
        </w:r>
        <w:r w:rsidRPr="007A4AFC" w:rsidDel="00803A8B">
          <w:rPr>
            <w:iCs/>
            <w:color w:val="000000" w:themeColor="text1"/>
            <w:szCs w:val="24"/>
            <w:lang w:val="fr-ML"/>
          </w:rPr>
          <w:delText xml:space="preserve"> en cours d’élaboration.</w:delText>
        </w:r>
      </w:del>
    </w:p>
    <w:p w14:paraId="5558146D" w14:textId="1B29C0FB" w:rsidR="00643698" w:rsidRPr="007A4AFC" w:rsidDel="00803A8B" w:rsidRDefault="00643698">
      <w:pPr>
        <w:pStyle w:val="Titre2"/>
        <w:ind w:left="426" w:hanging="426"/>
        <w:rPr>
          <w:del w:id="1677" w:author="Dr Mamadou SANOGO" w:date="2023-10-27T22:52:00Z"/>
        </w:rPr>
        <w:pPrChange w:id="1678" w:author="Dr Mamadou SANOGO" w:date="2023-10-27T13:37:00Z">
          <w:pPr>
            <w:pStyle w:val="Paragraphedeliste"/>
            <w:numPr>
              <w:ilvl w:val="1"/>
              <w:numId w:val="26"/>
            </w:numPr>
            <w:spacing w:line="276" w:lineRule="auto"/>
            <w:ind w:hanging="360"/>
          </w:pPr>
        </w:pPrChange>
      </w:pPr>
      <w:bookmarkStart w:id="1679" w:name="_Toc145944502"/>
      <w:del w:id="1680" w:author="Dr Mamadou SANOGO" w:date="2023-10-27T22:52:00Z">
        <w:r w:rsidRPr="007A4AFC" w:rsidDel="00803A8B">
          <w:delText>Positionnement</w:delText>
        </w:r>
        <w:bookmarkEnd w:id="1679"/>
      </w:del>
    </w:p>
    <w:p w14:paraId="110A3A28" w14:textId="74B8C051" w:rsidR="007B4438" w:rsidRPr="007A4AFC" w:rsidDel="00803A8B" w:rsidRDefault="00643698">
      <w:pPr>
        <w:spacing w:line="276" w:lineRule="auto"/>
        <w:rPr>
          <w:del w:id="1681" w:author="Dr Mamadou SANOGO" w:date="2023-10-27T22:52:00Z"/>
          <w:rPrChange w:id="1682" w:author="Dr Mamadou SANOGO" w:date="2023-10-25T18:15:00Z">
            <w:rPr>
              <w:del w:id="1683" w:author="Dr Mamadou SANOGO" w:date="2023-10-27T22:52:00Z"/>
              <w:iCs/>
              <w:color w:val="000000"/>
              <w:szCs w:val="24"/>
            </w:rPr>
          </w:rPrChange>
        </w:rPr>
        <w:pPrChange w:id="1684" w:author="Dr Mamadou SANOGO" w:date="2023-10-27T13:37:00Z">
          <w:pPr>
            <w:spacing w:line="360" w:lineRule="auto"/>
          </w:pPr>
        </w:pPrChange>
      </w:pPr>
      <w:del w:id="1685" w:author="Dr Mamadou SANOGO" w:date="2023-10-27T22:52:00Z">
        <w:r w:rsidRPr="007A4AFC" w:rsidDel="00803A8B">
          <w:rPr>
            <w:rPrChange w:id="1686" w:author="Dr Mamadou SANOGO" w:date="2023-10-25T18:15:00Z">
              <w:rPr>
                <w:iCs/>
                <w:color w:val="000000"/>
                <w:szCs w:val="24"/>
              </w:rPr>
            </w:rPrChange>
          </w:rPr>
          <w:delText>Dans cette partie, il est question d’analyser le positionnement de la formation sur le plan national, international ainsi qu’au sein de l’école elle-même. Elle permet également analyser les coopérations entre l’</w:delText>
        </w:r>
        <w:r w:rsidR="004B392C" w:rsidRPr="007A4AFC" w:rsidDel="00803A8B">
          <w:rPr>
            <w:rPrChange w:id="1687" w:author="Dr Mamadou SANOGO" w:date="2023-10-25T18:15:00Z">
              <w:rPr>
                <w:iCs/>
                <w:color w:val="000000"/>
                <w:szCs w:val="24"/>
              </w:rPr>
            </w:rPrChange>
          </w:rPr>
          <w:delText>EPSFé</w:delText>
        </w:r>
        <w:r w:rsidRPr="007A4AFC" w:rsidDel="00803A8B">
          <w:rPr>
            <w:rPrChange w:id="1688" w:author="Dr Mamadou SANOGO" w:date="2023-10-25T18:15:00Z">
              <w:rPr>
                <w:iCs/>
                <w:color w:val="000000"/>
                <w:szCs w:val="24"/>
              </w:rPr>
            </w:rPrChange>
          </w:rPr>
          <w:delText xml:space="preserve"> et d’autres organismes du monde socioéconomique.</w:delText>
        </w:r>
      </w:del>
    </w:p>
    <w:p w14:paraId="1C5B041C" w14:textId="2580CBB7" w:rsidR="00643698" w:rsidRPr="007A4AFC" w:rsidDel="00803A8B" w:rsidRDefault="00643698">
      <w:pPr>
        <w:spacing w:line="240" w:lineRule="auto"/>
        <w:ind w:right="11"/>
        <w:jc w:val="left"/>
        <w:rPr>
          <w:del w:id="1689" w:author="Dr Mamadou SANOGO" w:date="2023-10-27T22:52:00Z"/>
          <w:b/>
          <w:color w:val="000000" w:themeColor="text1"/>
          <w:szCs w:val="24"/>
        </w:rPr>
        <w:pPrChange w:id="1690" w:author="Dr Mamadou SANOGO" w:date="2023-10-27T10:07:00Z">
          <w:pPr>
            <w:spacing w:line="360" w:lineRule="auto"/>
            <w:ind w:right="11"/>
          </w:pPr>
        </w:pPrChange>
      </w:pPr>
      <w:bookmarkStart w:id="1691" w:name="_Toc145944503"/>
      <w:del w:id="1692" w:author="Dr Mamadou SANOGO" w:date="2023-10-27T22:52:00Z">
        <w:r w:rsidRPr="007A4AFC" w:rsidDel="00803A8B">
          <w:rPr>
            <w:b/>
            <w:color w:val="000000" w:themeColor="text1"/>
            <w:szCs w:val="24"/>
          </w:rPr>
          <w:delText>Référence 1 : La formation indique son positionnement au niveau des institutions d’enseignement supérieur dans un espace national, régional ou international</w:delText>
        </w:r>
        <w:bookmarkEnd w:id="1691"/>
      </w:del>
    </w:p>
    <w:p w14:paraId="6AB95C91" w14:textId="72483414" w:rsidR="00643698" w:rsidRPr="007A4AFC" w:rsidDel="00803A8B" w:rsidRDefault="00643698">
      <w:pPr>
        <w:spacing w:line="276" w:lineRule="auto"/>
        <w:ind w:right="11"/>
        <w:rPr>
          <w:del w:id="1693" w:author="Dr Mamadou SANOGO" w:date="2023-10-27T22:52:00Z"/>
          <w:b/>
          <w:i/>
          <w:iCs/>
          <w:color w:val="000000" w:themeColor="text1"/>
          <w:szCs w:val="24"/>
        </w:rPr>
        <w:pPrChange w:id="1694" w:author="Dr Mamadou SANOGO" w:date="2023-10-27T13:37:00Z">
          <w:pPr>
            <w:spacing w:line="360" w:lineRule="auto"/>
            <w:ind w:right="11"/>
          </w:pPr>
        </w:pPrChange>
      </w:pPr>
      <w:del w:id="1695" w:author="Dr Mamadou SANOGO" w:date="2023-10-27T22:52:00Z">
        <w:r w:rsidRPr="007A4AFC" w:rsidDel="00803A8B">
          <w:rPr>
            <w:b/>
            <w:i/>
            <w:iCs/>
            <w:color w:val="000000" w:themeColor="text1"/>
            <w:szCs w:val="24"/>
          </w:rPr>
          <w:delText>Critère 1 : La formation est positionnée dans l’offre globale de formation de l’institution</w:delText>
        </w:r>
      </w:del>
    </w:p>
    <w:p w14:paraId="6647E3C0" w14:textId="4911CFD4" w:rsidR="00643698" w:rsidRPr="007A4AFC" w:rsidDel="00803A8B" w:rsidRDefault="00643698">
      <w:pPr>
        <w:spacing w:line="276" w:lineRule="auto"/>
        <w:rPr>
          <w:del w:id="1696" w:author="Dr Mamadou SANOGO" w:date="2023-10-27T22:52:00Z"/>
          <w:color w:val="000000" w:themeColor="text1"/>
          <w:szCs w:val="24"/>
          <w:lang w:val="fr-ML"/>
          <w:rPrChange w:id="1697" w:author="Dr Mamadou SANOGO" w:date="2023-10-25T18:15:00Z">
            <w:rPr>
              <w:del w:id="1698" w:author="Dr Mamadou SANOGO" w:date="2023-10-27T22:52:00Z"/>
              <w:szCs w:val="24"/>
              <w:lang w:val="fr-ML"/>
            </w:rPr>
          </w:rPrChange>
        </w:rPr>
        <w:pPrChange w:id="1699" w:author="Dr Mamadou SANOGO" w:date="2023-10-27T13:37:00Z">
          <w:pPr>
            <w:spacing w:line="360" w:lineRule="auto"/>
          </w:pPr>
        </w:pPrChange>
      </w:pPr>
      <w:del w:id="1700" w:author="Dr Mamadou SANOGO" w:date="2023-10-27T22:52:00Z">
        <w:r w:rsidRPr="007A4AFC" w:rsidDel="00803A8B">
          <w:rPr>
            <w:iCs/>
            <w:color w:val="000000" w:themeColor="text1"/>
            <w:szCs w:val="24"/>
            <w:rPrChange w:id="1701" w:author="Dr Mamadou SANOGO" w:date="2023-10-25T18:15:00Z">
              <w:rPr>
                <w:iCs/>
                <w:color w:val="000000"/>
                <w:szCs w:val="24"/>
              </w:rPr>
            </w:rPrChange>
          </w:rPr>
          <w:delText xml:space="preserve">La formation est dans la liste des formations sujettes au repositionnement de rang supérieur des </w:delText>
        </w:r>
      </w:del>
      <w:del w:id="1702" w:author="Dr Mamadou SANOGO" w:date="2023-10-27T22:16:00Z">
        <w:r w:rsidRPr="007A4AFC" w:rsidDel="00E06071">
          <w:rPr>
            <w:iCs/>
            <w:color w:val="000000" w:themeColor="text1"/>
            <w:szCs w:val="24"/>
            <w:rPrChange w:id="1703" w:author="Dr Mamadou SANOGO" w:date="2023-10-25T18:15:00Z">
              <w:rPr>
                <w:iCs/>
                <w:color w:val="000000"/>
                <w:szCs w:val="24"/>
              </w:rPr>
            </w:rPrChange>
          </w:rPr>
          <w:delText>masters</w:delText>
        </w:r>
      </w:del>
      <w:del w:id="1704" w:author="Dr Mamadou SANOGO" w:date="2023-10-27T22:52:00Z">
        <w:r w:rsidRPr="007A4AFC" w:rsidDel="00803A8B">
          <w:rPr>
            <w:iCs/>
            <w:color w:val="000000" w:themeColor="text1"/>
            <w:szCs w:val="24"/>
            <w:rPrChange w:id="1705" w:author="Dr Mamadou SANOGO" w:date="2023-10-25T18:15:00Z">
              <w:rPr>
                <w:iCs/>
                <w:color w:val="000000"/>
                <w:szCs w:val="24"/>
              </w:rPr>
            </w:rPrChange>
          </w:rPr>
          <w:delText>, à travers l’axe relatif au développement des formations, comme décliné dans les orientations de l’</w:delText>
        </w:r>
        <w:r w:rsidR="004B392C" w:rsidRPr="007A4AFC" w:rsidDel="00803A8B">
          <w:rPr>
            <w:iCs/>
            <w:color w:val="000000" w:themeColor="text1"/>
            <w:szCs w:val="24"/>
            <w:rPrChange w:id="1706" w:author="Dr Mamadou SANOGO" w:date="2023-10-25T18:15:00Z">
              <w:rPr>
                <w:iCs/>
                <w:color w:val="000000"/>
                <w:szCs w:val="24"/>
              </w:rPr>
            </w:rPrChange>
          </w:rPr>
          <w:delText>EPSFé</w:delText>
        </w:r>
        <w:r w:rsidRPr="007A4AFC" w:rsidDel="00803A8B">
          <w:rPr>
            <w:iCs/>
            <w:color w:val="000000" w:themeColor="text1"/>
            <w:szCs w:val="24"/>
            <w:rPrChange w:id="1707" w:author="Dr Mamadou SANOGO" w:date="2023-10-25T18:15:00Z">
              <w:rPr>
                <w:iCs/>
                <w:color w:val="000000"/>
                <w:szCs w:val="24"/>
              </w:rPr>
            </w:rPrChange>
          </w:rPr>
          <w:delText xml:space="preserve">. Ces orientations </w:delText>
        </w:r>
        <w:r w:rsidRPr="007A4AFC" w:rsidDel="00803A8B">
          <w:rPr>
            <w:color w:val="000000" w:themeColor="text1"/>
            <w:szCs w:val="24"/>
            <w:rPrChange w:id="1708" w:author="Dr Mamadou SANOGO" w:date="2023-10-25T18:15:00Z">
              <w:rPr>
                <w:szCs w:val="24"/>
              </w:rPr>
            </w:rPrChange>
          </w:rPr>
          <w:delText>dessinent bien la conformité de l’offre de formation avec le plan de développement institutionnel</w:delText>
        </w:r>
        <w:r w:rsidRPr="007A4AFC" w:rsidDel="00803A8B">
          <w:rPr>
            <w:color w:val="000000" w:themeColor="text1"/>
            <w:szCs w:val="24"/>
            <w:lang w:val="fr-ML"/>
            <w:rPrChange w:id="1709" w:author="Dr Mamadou SANOGO" w:date="2023-10-25T18:15:00Z">
              <w:rPr>
                <w:szCs w:val="24"/>
                <w:lang w:val="fr-ML"/>
              </w:rPr>
            </w:rPrChange>
          </w:rPr>
          <w:delText xml:space="preserve"> au sein de l’</w:delText>
        </w:r>
        <w:r w:rsidR="004B392C" w:rsidRPr="007A4AFC" w:rsidDel="00803A8B">
          <w:rPr>
            <w:color w:val="000000" w:themeColor="text1"/>
            <w:szCs w:val="24"/>
            <w:lang w:val="fr-ML"/>
            <w:rPrChange w:id="1710" w:author="Dr Mamadou SANOGO" w:date="2023-10-25T18:15:00Z">
              <w:rPr>
                <w:szCs w:val="24"/>
                <w:lang w:val="fr-ML"/>
              </w:rPr>
            </w:rPrChange>
          </w:rPr>
          <w:delText>EPSFé</w:delText>
        </w:r>
        <w:r w:rsidRPr="007A4AFC" w:rsidDel="00803A8B">
          <w:rPr>
            <w:color w:val="000000" w:themeColor="text1"/>
            <w:szCs w:val="24"/>
            <w:lang w:val="fr-ML"/>
            <w:rPrChange w:id="1711" w:author="Dr Mamadou SANOGO" w:date="2023-10-25T18:15:00Z">
              <w:rPr>
                <w:szCs w:val="24"/>
                <w:lang w:val="fr-ML"/>
              </w:rPr>
            </w:rPrChange>
          </w:rPr>
          <w:delText>.</w:delText>
        </w:r>
      </w:del>
    </w:p>
    <w:p w14:paraId="6EF9189C" w14:textId="0D91C829" w:rsidR="00643698" w:rsidRPr="007A4AFC" w:rsidDel="00803A8B" w:rsidRDefault="00643698">
      <w:pPr>
        <w:spacing w:line="276" w:lineRule="auto"/>
        <w:ind w:right="11"/>
        <w:rPr>
          <w:del w:id="1712" w:author="Dr Mamadou SANOGO" w:date="2023-10-27T22:52:00Z"/>
          <w:b/>
          <w:i/>
          <w:iCs/>
          <w:color w:val="000000" w:themeColor="text1"/>
          <w:szCs w:val="24"/>
        </w:rPr>
        <w:pPrChange w:id="1713" w:author="Dr Mamadou SANOGO" w:date="2023-10-27T13:37:00Z">
          <w:pPr>
            <w:spacing w:line="360" w:lineRule="auto"/>
            <w:ind w:right="11"/>
          </w:pPr>
        </w:pPrChange>
      </w:pPr>
      <w:del w:id="1714" w:author="Dr Mamadou SANOGO" w:date="2023-10-27T22:52:00Z">
        <w:r w:rsidRPr="007A4AFC" w:rsidDel="00803A8B">
          <w:rPr>
            <w:b/>
            <w:i/>
            <w:iCs/>
            <w:color w:val="000000" w:themeColor="text1"/>
            <w:szCs w:val="24"/>
          </w:rPr>
          <w:delText xml:space="preserve">Critère 2 : La formation est positionnée dans l’espace national, régional </w:delText>
        </w:r>
      </w:del>
    </w:p>
    <w:p w14:paraId="65320D09" w14:textId="53057769" w:rsidR="00643698" w:rsidRPr="007A4AFC" w:rsidDel="00803A8B" w:rsidRDefault="00643698">
      <w:pPr>
        <w:spacing w:line="276" w:lineRule="auto"/>
        <w:rPr>
          <w:del w:id="1715" w:author="Dr Mamadou SANOGO" w:date="2023-10-27T22:52:00Z"/>
          <w:color w:val="000000" w:themeColor="text1"/>
          <w:szCs w:val="24"/>
          <w:rPrChange w:id="1716" w:author="Dr Mamadou SANOGO" w:date="2023-10-25T18:15:00Z">
            <w:rPr>
              <w:del w:id="1717" w:author="Dr Mamadou SANOGO" w:date="2023-10-27T22:52:00Z"/>
              <w:szCs w:val="24"/>
            </w:rPr>
          </w:rPrChange>
        </w:rPr>
        <w:pPrChange w:id="1718" w:author="Dr Mamadou SANOGO" w:date="2023-10-27T13:37:00Z">
          <w:pPr>
            <w:spacing w:line="360" w:lineRule="auto"/>
          </w:pPr>
        </w:pPrChange>
      </w:pPr>
      <w:del w:id="1719" w:author="Dr Mamadou SANOGO" w:date="2023-10-27T22:52:00Z">
        <w:r w:rsidRPr="007A4AFC" w:rsidDel="00803A8B">
          <w:rPr>
            <w:color w:val="000000" w:themeColor="text1"/>
            <w:szCs w:val="24"/>
            <w:rPrChange w:id="1720" w:author="Dr Mamadou SANOGO" w:date="2023-10-25T18:15:00Z">
              <w:rPr>
                <w:szCs w:val="24"/>
              </w:rPr>
            </w:rPrChange>
          </w:rPr>
          <w:delText>L</w:delText>
        </w:r>
      </w:del>
      <w:del w:id="1721" w:author="Dr Mamadou SANOGO" w:date="2023-10-27T20:41:00Z">
        <w:r w:rsidRPr="007A4AFC" w:rsidDel="002618AF">
          <w:rPr>
            <w:color w:val="000000" w:themeColor="text1"/>
            <w:szCs w:val="24"/>
            <w:rPrChange w:id="1722" w:author="Dr Mamadou SANOGO" w:date="2023-10-25T18:15:00Z">
              <w:rPr>
                <w:szCs w:val="24"/>
              </w:rPr>
            </w:rPrChange>
          </w:rPr>
          <w:delText>e</w:delText>
        </w:r>
      </w:del>
      <w:del w:id="1723" w:author="Dr Mamadou SANOGO" w:date="2023-10-27T22:52:00Z">
        <w:r w:rsidRPr="007A4AFC" w:rsidDel="00803A8B">
          <w:rPr>
            <w:color w:val="000000" w:themeColor="text1"/>
            <w:szCs w:val="24"/>
            <w:rPrChange w:id="1724" w:author="Dr Mamadou SANOGO" w:date="2023-10-25T18:15:00Z">
              <w:rPr>
                <w:szCs w:val="24"/>
              </w:rPr>
            </w:rPrChange>
          </w:rPr>
          <w:delText xml:space="preserve"> </w:delText>
        </w:r>
      </w:del>
      <w:del w:id="1725" w:author="Dr Mamadou SANOGO" w:date="2023-10-27T20:42:00Z">
        <w:r w:rsidRPr="007A4AFC" w:rsidDel="002618AF">
          <w:rPr>
            <w:color w:val="000000" w:themeColor="text1"/>
            <w:szCs w:val="24"/>
            <w:rPrChange w:id="1726" w:author="Dr Mamadou SANOGO" w:date="2023-10-25T18:15:00Z">
              <w:rPr>
                <w:szCs w:val="24"/>
              </w:rPr>
            </w:rPrChange>
          </w:rPr>
          <w:delText>master</w:delText>
        </w:r>
      </w:del>
      <w:del w:id="1727" w:author="Dr Mamadou SANOGO" w:date="2023-10-27T22:52:00Z">
        <w:r w:rsidRPr="007A4AFC" w:rsidDel="00803A8B">
          <w:rPr>
            <w:color w:val="000000" w:themeColor="text1"/>
            <w:szCs w:val="24"/>
            <w:rPrChange w:id="1728" w:author="Dr Mamadou SANOGO" w:date="2023-10-25T18:15:00Z">
              <w:rPr>
                <w:szCs w:val="24"/>
              </w:rPr>
            </w:rPrChange>
          </w:rPr>
          <w:delText xml:space="preserve"> en </w:delText>
        </w:r>
      </w:del>
      <w:del w:id="1729" w:author="Dr Mamadou SANOGO" w:date="2023-10-26T12:40:00Z">
        <w:r w:rsidRPr="007A4AFC" w:rsidDel="003A18E5">
          <w:rPr>
            <w:color w:val="000000" w:themeColor="text1"/>
            <w:szCs w:val="24"/>
            <w:rPrChange w:id="1730" w:author="Dr Mamadou SANOGO" w:date="2023-10-25T18:15:00Z">
              <w:rPr>
                <w:szCs w:val="24"/>
              </w:rPr>
            </w:rPrChange>
          </w:rPr>
          <w:delText>épidémiologie</w:delText>
        </w:r>
      </w:del>
      <w:del w:id="1731" w:author="Dr Mamadou SANOGO" w:date="2023-10-27T10:08:00Z">
        <w:r w:rsidRPr="007A4AFC" w:rsidDel="009C7542">
          <w:rPr>
            <w:color w:val="000000" w:themeColor="text1"/>
            <w:szCs w:val="24"/>
            <w:rPrChange w:id="1732" w:author="Dr Mamadou SANOGO" w:date="2023-10-25T18:15:00Z">
              <w:rPr>
                <w:szCs w:val="24"/>
              </w:rPr>
            </w:rPrChange>
          </w:rPr>
          <w:delText xml:space="preserve"> </w:delText>
        </w:r>
      </w:del>
      <w:del w:id="1733" w:author="Dr Mamadou SANOGO" w:date="2023-10-27T22:52:00Z">
        <w:r w:rsidRPr="007A4AFC" w:rsidDel="00803A8B">
          <w:rPr>
            <w:color w:val="000000" w:themeColor="text1"/>
            <w:szCs w:val="24"/>
            <w:rPrChange w:id="1734" w:author="Dr Mamadou SANOGO" w:date="2023-10-25T18:15:00Z">
              <w:rPr>
                <w:szCs w:val="24"/>
              </w:rPr>
            </w:rPrChange>
          </w:rPr>
          <w:delText xml:space="preserve">est </w:delText>
        </w:r>
      </w:del>
      <w:del w:id="1735" w:author="Dr Mamadou SANOGO" w:date="2023-10-27T22:17:00Z">
        <w:r w:rsidRPr="007A4AFC" w:rsidDel="00E06071">
          <w:rPr>
            <w:color w:val="000000" w:themeColor="text1"/>
            <w:szCs w:val="24"/>
            <w:rPrChange w:id="1736" w:author="Dr Mamadou SANOGO" w:date="2023-10-25T18:15:00Z">
              <w:rPr>
                <w:szCs w:val="24"/>
              </w:rPr>
            </w:rPrChange>
          </w:rPr>
          <w:delText xml:space="preserve">une des mentions majeures des formations en </w:delText>
        </w:r>
      </w:del>
      <w:del w:id="1737" w:author="Dr Mamadou SANOGO" w:date="2023-10-27T14:26:00Z">
        <w:r w:rsidRPr="007A4AFC" w:rsidDel="005A69DD">
          <w:rPr>
            <w:color w:val="000000" w:themeColor="text1"/>
            <w:szCs w:val="24"/>
            <w:rPrChange w:id="1738" w:author="Dr Mamadou SANOGO" w:date="2023-10-25T18:15:00Z">
              <w:rPr>
                <w:szCs w:val="24"/>
              </w:rPr>
            </w:rPrChange>
          </w:rPr>
          <w:delText>santé</w:delText>
        </w:r>
      </w:del>
      <w:del w:id="1739" w:author="Dr Mamadou SANOGO" w:date="2023-10-27T14:25:00Z">
        <w:r w:rsidRPr="007A4AFC" w:rsidDel="005A69DD">
          <w:rPr>
            <w:color w:val="000000" w:themeColor="text1"/>
            <w:szCs w:val="24"/>
            <w:rPrChange w:id="1740" w:author="Dr Mamadou SANOGO" w:date="2023-10-25T18:15:00Z">
              <w:rPr>
                <w:szCs w:val="24"/>
              </w:rPr>
            </w:rPrChange>
          </w:rPr>
          <w:delText xml:space="preserve"> </w:delText>
        </w:r>
      </w:del>
      <w:del w:id="1741" w:author="Dr Mamadou SANOGO" w:date="2023-10-26T12:41:00Z">
        <w:r w:rsidRPr="009C7542" w:rsidDel="003A18E5">
          <w:rPr>
            <w:color w:val="000000" w:themeColor="text1"/>
            <w:szCs w:val="24"/>
            <w:rPrChange w:id="1742" w:author="Dr Mamadou SANOGO" w:date="2023-10-27T10:09:00Z">
              <w:rPr>
                <w:szCs w:val="24"/>
              </w:rPr>
            </w:rPrChange>
          </w:rPr>
          <w:delText>publiq</w:delText>
        </w:r>
      </w:del>
      <w:del w:id="1743" w:author="Dr Mamadou SANOGO" w:date="2023-10-26T12:40:00Z">
        <w:r w:rsidRPr="009C7542" w:rsidDel="003A18E5">
          <w:rPr>
            <w:color w:val="000000" w:themeColor="text1"/>
            <w:szCs w:val="24"/>
            <w:rPrChange w:id="1744" w:author="Dr Mamadou SANOGO" w:date="2023-10-27T10:09:00Z">
              <w:rPr>
                <w:szCs w:val="24"/>
              </w:rPr>
            </w:rPrChange>
          </w:rPr>
          <w:delText>ue</w:delText>
        </w:r>
      </w:del>
      <w:del w:id="1745" w:author="Dr Mamadou SANOGO" w:date="2023-10-27T22:52:00Z">
        <w:r w:rsidRPr="009C7542" w:rsidDel="00803A8B">
          <w:rPr>
            <w:color w:val="000000" w:themeColor="text1"/>
            <w:szCs w:val="24"/>
            <w:rPrChange w:id="1746" w:author="Dr Mamadou SANOGO" w:date="2023-10-27T10:09:00Z">
              <w:rPr>
                <w:szCs w:val="24"/>
              </w:rPr>
            </w:rPrChange>
          </w:rPr>
          <w:delText>.</w:delText>
        </w:r>
        <w:r w:rsidRPr="003A18E5" w:rsidDel="00803A8B">
          <w:rPr>
            <w:color w:val="FF0000"/>
            <w:szCs w:val="24"/>
            <w:rPrChange w:id="1747" w:author="Dr Mamadou SANOGO" w:date="2023-10-26T12:41:00Z">
              <w:rPr>
                <w:szCs w:val="24"/>
              </w:rPr>
            </w:rPrChange>
          </w:rPr>
          <w:delText xml:space="preserve"> </w:delText>
        </w:r>
        <w:r w:rsidRPr="007A4AFC" w:rsidDel="00803A8B">
          <w:rPr>
            <w:color w:val="000000" w:themeColor="text1"/>
            <w:szCs w:val="24"/>
            <w:rPrChange w:id="1748" w:author="Dr Mamadou SANOGO" w:date="2023-10-25T18:15:00Z">
              <w:rPr>
                <w:szCs w:val="24"/>
              </w:rPr>
            </w:rPrChange>
          </w:rPr>
          <w:delTex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w:delText>
        </w:r>
      </w:del>
      <w:del w:id="1749" w:author="Dr Mamadou SANOGO" w:date="2023-10-27T22:19:00Z">
        <w:r w:rsidRPr="007A4AFC" w:rsidDel="00E06071">
          <w:rPr>
            <w:color w:val="000000" w:themeColor="text1"/>
            <w:szCs w:val="24"/>
            <w:rPrChange w:id="1750" w:author="Dr Mamadou SANOGO" w:date="2023-10-25T18:15:00Z">
              <w:rPr>
                <w:szCs w:val="24"/>
              </w:rPr>
            </w:rPrChange>
          </w:rPr>
          <w:delText>P</w:delText>
        </w:r>
      </w:del>
      <w:del w:id="1751" w:author="Dr Mamadou SANOGO" w:date="2023-10-27T22:52:00Z">
        <w:r w:rsidRPr="007A4AFC" w:rsidDel="00803A8B">
          <w:rPr>
            <w:color w:val="000000" w:themeColor="text1"/>
            <w:szCs w:val="24"/>
            <w:rPrChange w:id="1752" w:author="Dr Mamadou SANOGO" w:date="2023-10-25T18:15:00Z">
              <w:rPr>
                <w:szCs w:val="24"/>
              </w:rPr>
            </w:rPrChange>
          </w:rPr>
          <w:delText>rogramme de</w:delText>
        </w:r>
      </w:del>
      <w:del w:id="1753" w:author="Dr Mamadou SANOGO" w:date="2023-10-27T20:42:00Z">
        <w:r w:rsidRPr="007A4AFC" w:rsidDel="007549FE">
          <w:rPr>
            <w:color w:val="000000" w:themeColor="text1"/>
            <w:szCs w:val="24"/>
            <w:rPrChange w:id="1754" w:author="Dr Mamadou SANOGO" w:date="2023-10-25T18:15:00Z">
              <w:rPr>
                <w:szCs w:val="24"/>
              </w:rPr>
            </w:rPrChange>
          </w:rPr>
          <w:delText xml:space="preserve"> Master</w:delText>
        </w:r>
      </w:del>
      <w:del w:id="1755" w:author="Dr Mamadou SANOGO" w:date="2023-10-27T22:52:00Z">
        <w:r w:rsidRPr="007A4AFC" w:rsidDel="00803A8B">
          <w:rPr>
            <w:color w:val="000000" w:themeColor="text1"/>
            <w:szCs w:val="24"/>
            <w:rPrChange w:id="1756" w:author="Dr Mamadou SANOGO" w:date="2023-10-25T18:15:00Z">
              <w:rPr>
                <w:szCs w:val="24"/>
              </w:rPr>
            </w:rPrChange>
          </w:rPr>
          <w:delText xml:space="preserve"> en </w:delText>
        </w:r>
      </w:del>
      <w:del w:id="1757" w:author="Dr Mamadou SANOGO" w:date="2023-10-26T12:41:00Z">
        <w:r w:rsidRPr="007A4AFC" w:rsidDel="003A18E5">
          <w:rPr>
            <w:color w:val="000000" w:themeColor="text1"/>
            <w:szCs w:val="24"/>
            <w:rPrChange w:id="1758" w:author="Dr Mamadou SANOGO" w:date="2023-10-25T18:15:00Z">
              <w:rPr>
                <w:szCs w:val="24"/>
              </w:rPr>
            </w:rPrChange>
          </w:rPr>
          <w:delText>épidémiologie</w:delText>
        </w:r>
      </w:del>
      <w:del w:id="1759" w:author="Dr Mamadou SANOGO" w:date="2023-10-27T10:09:00Z">
        <w:r w:rsidRPr="007A4AFC" w:rsidDel="009C7542">
          <w:rPr>
            <w:color w:val="000000" w:themeColor="text1"/>
            <w:szCs w:val="24"/>
            <w:rPrChange w:id="1760" w:author="Dr Mamadou SANOGO" w:date="2023-10-25T18:15:00Z">
              <w:rPr>
                <w:szCs w:val="24"/>
              </w:rPr>
            </w:rPrChange>
          </w:rPr>
          <w:delText xml:space="preserve"> </w:delText>
        </w:r>
      </w:del>
      <w:del w:id="1761" w:author="Dr Mamadou SANOGO" w:date="2023-10-27T22:52:00Z">
        <w:r w:rsidRPr="007A4AFC" w:rsidDel="00803A8B">
          <w:rPr>
            <w:color w:val="000000" w:themeColor="text1"/>
            <w:szCs w:val="24"/>
            <w:rPrChange w:id="1762" w:author="Dr Mamadou SANOGO" w:date="2023-10-25T18:15:00Z">
              <w:rPr>
                <w:szCs w:val="24"/>
              </w:rPr>
            </w:rPrChange>
          </w:rPr>
          <w:delText>demeure pertinent et d’actualité pour le Mali au regard des défis à relever en matière de santé</w:delText>
        </w:r>
      </w:del>
      <w:del w:id="1763" w:author="Dr Mamadou SANOGO" w:date="2023-10-27T22:19:00Z">
        <w:r w:rsidRPr="007A4AFC" w:rsidDel="00E06071">
          <w:rPr>
            <w:color w:val="000000" w:themeColor="text1"/>
            <w:szCs w:val="24"/>
            <w:rPrChange w:id="1764" w:author="Dr Mamadou SANOGO" w:date="2023-10-25T18:15:00Z">
              <w:rPr>
                <w:szCs w:val="24"/>
              </w:rPr>
            </w:rPrChange>
          </w:rPr>
          <w:delText xml:space="preserve"> </w:delText>
        </w:r>
      </w:del>
      <w:del w:id="1765" w:author="Dr Mamadou SANOGO" w:date="2023-10-26T12:42:00Z">
        <w:r w:rsidRPr="009C7542" w:rsidDel="003A18E5">
          <w:rPr>
            <w:color w:val="000000" w:themeColor="text1"/>
            <w:szCs w:val="24"/>
            <w:rPrChange w:id="1766" w:author="Dr Mamadou SANOGO" w:date="2023-10-27T10:10:00Z">
              <w:rPr>
                <w:szCs w:val="24"/>
              </w:rPr>
            </w:rPrChange>
          </w:rPr>
          <w:delText>publique.</w:delText>
        </w:r>
      </w:del>
      <w:del w:id="1767" w:author="Dr Mamadou SANOGO" w:date="2023-10-27T10:10:00Z">
        <w:r w:rsidRPr="003A18E5" w:rsidDel="009C7542">
          <w:rPr>
            <w:color w:val="00B050"/>
            <w:szCs w:val="24"/>
            <w:rPrChange w:id="1768" w:author="Dr Mamadou SANOGO" w:date="2023-10-26T12:42:00Z">
              <w:rPr>
                <w:szCs w:val="24"/>
              </w:rPr>
            </w:rPrChange>
          </w:rPr>
          <w:delText xml:space="preserve"> </w:delText>
        </w:r>
      </w:del>
      <w:del w:id="1769" w:author="Dr Mamadou SANOGO" w:date="2023-10-27T22:52:00Z">
        <w:r w:rsidRPr="007A4AFC" w:rsidDel="00803A8B">
          <w:rPr>
            <w:color w:val="000000" w:themeColor="text1"/>
            <w:szCs w:val="24"/>
            <w:rPrChange w:id="1770" w:author="Dr Mamadou SANOGO" w:date="2023-10-25T18:15:00Z">
              <w:rPr>
                <w:szCs w:val="24"/>
              </w:rPr>
            </w:rPrChange>
          </w:rPr>
          <w:delText xml:space="preserve">C’est un programme fortement sollicité par d’autres pays de la sous-région ( </w:delText>
        </w:r>
        <w:r w:rsidR="00EE7D6B" w:rsidRPr="007A4AFC" w:rsidDel="00803A8B">
          <w:rPr>
            <w:color w:val="000000" w:themeColor="text1"/>
            <w:szCs w:val="24"/>
            <w:rPrChange w:id="1771" w:author="Dr Mamadou SANOGO" w:date="2023-10-25T18:15:00Z">
              <w:rPr>
                <w:szCs w:val="24"/>
              </w:rPr>
            </w:rPrChange>
          </w:rPr>
          <w:delText>Niger, Togo, Côte d’Ivoire, Burkina-Faso</w:delText>
        </w:r>
        <w:r w:rsidRPr="007A4AFC" w:rsidDel="00803A8B">
          <w:rPr>
            <w:color w:val="000000" w:themeColor="text1"/>
            <w:szCs w:val="24"/>
            <w:rPrChange w:id="1772" w:author="Dr Mamadou SANOGO" w:date="2023-10-25T18:15:00Z">
              <w:rPr>
                <w:szCs w:val="24"/>
              </w:rPr>
            </w:rPrChange>
          </w:rPr>
          <w:delText>)</w:delText>
        </w:r>
      </w:del>
    </w:p>
    <w:p w14:paraId="4C2AEF8E" w14:textId="4AC1A6B1" w:rsidR="00643698" w:rsidRPr="007A4AFC" w:rsidDel="00803A8B" w:rsidRDefault="00643698">
      <w:pPr>
        <w:spacing w:line="276" w:lineRule="auto"/>
        <w:ind w:right="11"/>
        <w:rPr>
          <w:del w:id="1773" w:author="Dr Mamadou SANOGO" w:date="2023-10-27T22:52:00Z"/>
          <w:b/>
          <w:bCs/>
          <w:iCs/>
          <w:color w:val="000000" w:themeColor="text1"/>
          <w:szCs w:val="24"/>
          <w:rPrChange w:id="1774" w:author="Dr Mamadou SANOGO" w:date="2023-10-25T18:15:00Z">
            <w:rPr>
              <w:del w:id="1775" w:author="Dr Mamadou SANOGO" w:date="2023-10-27T22:52:00Z"/>
              <w:b/>
              <w:bCs/>
              <w:iCs/>
              <w:color w:val="00B050"/>
              <w:szCs w:val="24"/>
            </w:rPr>
          </w:rPrChange>
        </w:rPr>
        <w:pPrChange w:id="1776" w:author="Dr Mamadou SANOGO" w:date="2023-10-27T13:38:00Z">
          <w:pPr>
            <w:spacing w:line="360" w:lineRule="auto"/>
            <w:ind w:right="11"/>
          </w:pPr>
        </w:pPrChange>
      </w:pPr>
      <w:del w:id="1777" w:author="Dr Mamadou SANOGO" w:date="2023-10-27T22:52:00Z">
        <w:r w:rsidRPr="007A4AFC" w:rsidDel="00803A8B">
          <w:rPr>
            <w:b/>
            <w:bCs/>
            <w:iCs/>
            <w:color w:val="000000" w:themeColor="text1"/>
            <w:szCs w:val="24"/>
            <w:rPrChange w:id="1778" w:author="Dr Mamadou SANOGO" w:date="2023-10-25T18:15:00Z">
              <w:rPr>
                <w:b/>
                <w:bCs/>
                <w:iCs/>
                <w:color w:val="00B050"/>
                <w:szCs w:val="24"/>
              </w:rPr>
            </w:rPrChange>
          </w:rPr>
          <w:delText>Annexe n°</w:delText>
        </w:r>
        <w:r w:rsidR="00AE4517" w:rsidRPr="007A4AFC" w:rsidDel="00803A8B">
          <w:rPr>
            <w:b/>
            <w:bCs/>
            <w:iCs/>
            <w:color w:val="000000" w:themeColor="text1"/>
            <w:szCs w:val="24"/>
            <w:rPrChange w:id="1779" w:author="Dr Mamadou SANOGO" w:date="2023-10-25T18:15:00Z">
              <w:rPr>
                <w:b/>
                <w:bCs/>
                <w:iCs/>
                <w:color w:val="00B050"/>
                <w:szCs w:val="24"/>
              </w:rPr>
            </w:rPrChange>
          </w:rPr>
          <w:delText>0</w:delText>
        </w:r>
      </w:del>
      <w:ins w:id="1780" w:author="Cauris Cosmetics" w:date="2023-10-25T14:38:00Z">
        <w:del w:id="1781" w:author="Dr Mamadou SANOGO" w:date="2023-10-27T22:52:00Z">
          <w:r w:rsidR="003C6082" w:rsidDel="00803A8B">
            <w:rPr>
              <w:b/>
              <w:bCs/>
              <w:iCs/>
              <w:color w:val="000000" w:themeColor="text1"/>
              <w:szCs w:val="24"/>
            </w:rPr>
            <w:delText>08</w:delText>
          </w:r>
        </w:del>
      </w:ins>
      <w:del w:id="1782" w:author="Dr Mamadou SANOGO" w:date="2023-10-27T22:52:00Z">
        <w:r w:rsidR="00AE4517" w:rsidRPr="007A4AFC" w:rsidDel="00803A8B">
          <w:rPr>
            <w:b/>
            <w:bCs/>
            <w:iCs/>
            <w:color w:val="000000" w:themeColor="text1"/>
            <w:szCs w:val="24"/>
            <w:rPrChange w:id="1783" w:author="Dr Mamadou SANOGO" w:date="2023-10-25T18:15:00Z">
              <w:rPr>
                <w:b/>
                <w:bCs/>
                <w:iCs/>
                <w:color w:val="00B050"/>
                <w:szCs w:val="24"/>
              </w:rPr>
            </w:rPrChange>
          </w:rPr>
          <w:delText>9</w:delText>
        </w:r>
        <w:r w:rsidRPr="007A4AFC" w:rsidDel="00803A8B">
          <w:rPr>
            <w:b/>
            <w:bCs/>
            <w:iCs/>
            <w:color w:val="000000" w:themeColor="text1"/>
            <w:szCs w:val="24"/>
            <w:rPrChange w:id="1784" w:author="Dr Mamadou SANOGO" w:date="2023-10-25T18:15:00Z">
              <w:rPr>
                <w:b/>
                <w:bCs/>
                <w:iCs/>
                <w:color w:val="00B050"/>
                <w:szCs w:val="24"/>
              </w:rPr>
            </w:rPrChange>
          </w:rPr>
          <w:delText xml:space="preserve"> : </w:delText>
        </w:r>
      </w:del>
      <w:del w:id="1785" w:author="Dr Mamadou SANOGO" w:date="2023-10-26T20:08:00Z">
        <w:r w:rsidRPr="009C7542" w:rsidDel="00085DEF">
          <w:rPr>
            <w:iCs/>
            <w:color w:val="000000" w:themeColor="text1"/>
            <w:szCs w:val="24"/>
            <w:rPrChange w:id="1786" w:author="Dr Mamadou SANOGO" w:date="2023-10-27T10:10:00Z">
              <w:rPr>
                <w:b/>
                <w:bCs/>
                <w:iCs/>
                <w:color w:val="00B050"/>
                <w:szCs w:val="24"/>
              </w:rPr>
            </w:rPrChange>
          </w:rPr>
          <w:delText>d</w:delText>
        </w:r>
      </w:del>
      <w:del w:id="1787" w:author="Dr Mamadou SANOGO" w:date="2023-10-27T22:52:00Z">
        <w:r w:rsidRPr="009C7542" w:rsidDel="00803A8B">
          <w:rPr>
            <w:iCs/>
            <w:color w:val="000000" w:themeColor="text1"/>
            <w:szCs w:val="24"/>
            <w:rPrChange w:id="1788" w:author="Dr Mamadou SANOGO" w:date="2023-10-27T10:10:00Z">
              <w:rPr>
                <w:b/>
                <w:bCs/>
                <w:iCs/>
                <w:color w:val="00B050"/>
                <w:szCs w:val="24"/>
              </w:rPr>
            </w:rPrChange>
          </w:rPr>
          <w:delText>écision de création</w:delText>
        </w:r>
      </w:del>
      <w:del w:id="1789" w:author="Dr Mamadou SANOGO" w:date="2023-10-27T10:10:00Z">
        <w:r w:rsidRPr="009C7542" w:rsidDel="009C7542">
          <w:rPr>
            <w:iCs/>
            <w:color w:val="000000" w:themeColor="text1"/>
            <w:szCs w:val="24"/>
            <w:rPrChange w:id="1790" w:author="Dr Mamadou SANOGO" w:date="2023-10-27T10:10:00Z">
              <w:rPr>
                <w:b/>
                <w:bCs/>
                <w:iCs/>
                <w:color w:val="00B050"/>
                <w:szCs w:val="24"/>
              </w:rPr>
            </w:rPrChange>
          </w:rPr>
          <w:delText>,</w:delText>
        </w:r>
        <w:r w:rsidRPr="007A4AFC" w:rsidDel="009C7542">
          <w:rPr>
            <w:b/>
            <w:bCs/>
            <w:iCs/>
            <w:color w:val="000000" w:themeColor="text1"/>
            <w:szCs w:val="24"/>
            <w:rPrChange w:id="1791" w:author="Dr Mamadou SANOGO" w:date="2023-10-25T18:15:00Z">
              <w:rPr>
                <w:b/>
                <w:bCs/>
                <w:iCs/>
                <w:color w:val="00B050"/>
                <w:szCs w:val="24"/>
              </w:rPr>
            </w:rPrChange>
          </w:rPr>
          <w:delText xml:space="preserve"> </w:delText>
        </w:r>
      </w:del>
    </w:p>
    <w:p w14:paraId="2634F9E6" w14:textId="379210B9" w:rsidR="00643698" w:rsidRPr="007A4AFC" w:rsidDel="00803A8B" w:rsidRDefault="00643698">
      <w:pPr>
        <w:spacing w:line="276" w:lineRule="auto"/>
        <w:ind w:right="11"/>
        <w:rPr>
          <w:del w:id="1792" w:author="Dr Mamadou SANOGO" w:date="2023-10-27T22:52:00Z"/>
          <w:b/>
          <w:bCs/>
          <w:iCs/>
          <w:color w:val="000000" w:themeColor="text1"/>
          <w:szCs w:val="24"/>
          <w:rPrChange w:id="1793" w:author="Dr Mamadou SANOGO" w:date="2023-10-25T18:15:00Z">
            <w:rPr>
              <w:del w:id="1794" w:author="Dr Mamadou SANOGO" w:date="2023-10-27T22:52:00Z"/>
              <w:b/>
              <w:bCs/>
              <w:iCs/>
              <w:color w:val="00B050"/>
              <w:szCs w:val="24"/>
            </w:rPr>
          </w:rPrChange>
        </w:rPr>
        <w:pPrChange w:id="1795" w:author="Dr Mamadou SANOGO" w:date="2023-10-27T13:38:00Z">
          <w:pPr>
            <w:spacing w:line="360" w:lineRule="auto"/>
            <w:ind w:right="11"/>
          </w:pPr>
        </w:pPrChange>
      </w:pPr>
      <w:del w:id="1796" w:author="Dr Mamadou SANOGO" w:date="2023-10-27T22:52:00Z">
        <w:r w:rsidRPr="007A4AFC" w:rsidDel="00803A8B">
          <w:rPr>
            <w:b/>
            <w:bCs/>
            <w:iCs/>
            <w:color w:val="000000" w:themeColor="text1"/>
            <w:szCs w:val="24"/>
            <w:rPrChange w:id="1797" w:author="Dr Mamadou SANOGO" w:date="2023-10-25T18:15:00Z">
              <w:rPr>
                <w:b/>
                <w:bCs/>
                <w:iCs/>
                <w:color w:val="00B050"/>
                <w:szCs w:val="24"/>
              </w:rPr>
            </w:rPrChange>
          </w:rPr>
          <w:delText>Annexe n°</w:delText>
        </w:r>
      </w:del>
      <w:ins w:id="1798" w:author="Cauris Cosmetics" w:date="2023-10-25T14:38:00Z">
        <w:del w:id="1799" w:author="Dr Mamadou SANOGO" w:date="2023-10-27T22:52:00Z">
          <w:r w:rsidR="003C6082" w:rsidDel="00803A8B">
            <w:rPr>
              <w:b/>
              <w:bCs/>
              <w:iCs/>
              <w:color w:val="000000" w:themeColor="text1"/>
              <w:szCs w:val="24"/>
            </w:rPr>
            <w:delText>009</w:delText>
          </w:r>
        </w:del>
      </w:ins>
      <w:del w:id="1800" w:author="Dr Mamadou SANOGO" w:date="2023-10-27T22:52:00Z">
        <w:r w:rsidR="00AE4517" w:rsidRPr="007A4AFC" w:rsidDel="00803A8B">
          <w:rPr>
            <w:b/>
            <w:bCs/>
            <w:iCs/>
            <w:color w:val="000000" w:themeColor="text1"/>
            <w:szCs w:val="24"/>
            <w:rPrChange w:id="1801" w:author="Dr Mamadou SANOGO" w:date="2023-10-25T18:15:00Z">
              <w:rPr>
                <w:b/>
                <w:bCs/>
                <w:iCs/>
                <w:color w:val="00B050"/>
                <w:szCs w:val="24"/>
              </w:rPr>
            </w:rPrChange>
          </w:rPr>
          <w:delText>10</w:delText>
        </w:r>
        <w:r w:rsidRPr="007A4AFC" w:rsidDel="00803A8B">
          <w:rPr>
            <w:b/>
            <w:bCs/>
            <w:iCs/>
            <w:color w:val="000000" w:themeColor="text1"/>
            <w:szCs w:val="24"/>
            <w:rPrChange w:id="1802" w:author="Dr Mamadou SANOGO" w:date="2023-10-25T18:15:00Z">
              <w:rPr>
                <w:b/>
                <w:bCs/>
                <w:iCs/>
                <w:color w:val="00B050"/>
                <w:szCs w:val="24"/>
              </w:rPr>
            </w:rPrChange>
          </w:rPr>
          <w:delText xml:space="preserve">: </w:delText>
        </w:r>
      </w:del>
      <w:del w:id="1803" w:author="Dr Mamadou SANOGO" w:date="2023-10-26T20:08:00Z">
        <w:r w:rsidRPr="009C7542" w:rsidDel="00085DEF">
          <w:rPr>
            <w:iCs/>
            <w:color w:val="000000" w:themeColor="text1"/>
            <w:szCs w:val="24"/>
            <w:rPrChange w:id="1804" w:author="Dr Mamadou SANOGO" w:date="2023-10-27T10:10:00Z">
              <w:rPr>
                <w:b/>
                <w:bCs/>
                <w:iCs/>
                <w:color w:val="00B050"/>
                <w:szCs w:val="24"/>
              </w:rPr>
            </w:rPrChange>
          </w:rPr>
          <w:delText>a</w:delText>
        </w:r>
      </w:del>
      <w:del w:id="1805" w:author="Dr Mamadou SANOGO" w:date="2023-10-27T22:52:00Z">
        <w:r w:rsidRPr="009C7542" w:rsidDel="00803A8B">
          <w:rPr>
            <w:iCs/>
            <w:color w:val="000000" w:themeColor="text1"/>
            <w:szCs w:val="24"/>
            <w:rPrChange w:id="1806" w:author="Dr Mamadou SANOGO" w:date="2023-10-27T10:10:00Z">
              <w:rPr>
                <w:b/>
                <w:bCs/>
                <w:iCs/>
                <w:color w:val="00B050"/>
                <w:szCs w:val="24"/>
              </w:rPr>
            </w:rPrChange>
          </w:rPr>
          <w:delText>rrêté d’ouverture</w:delText>
        </w:r>
        <w:r w:rsidRPr="007A4AFC" w:rsidDel="00803A8B">
          <w:rPr>
            <w:b/>
            <w:bCs/>
            <w:iCs/>
            <w:color w:val="000000" w:themeColor="text1"/>
            <w:szCs w:val="24"/>
            <w:rPrChange w:id="1807" w:author="Dr Mamadou SANOGO" w:date="2023-10-25T18:15:00Z">
              <w:rPr>
                <w:b/>
                <w:bCs/>
                <w:iCs/>
                <w:color w:val="00B050"/>
                <w:szCs w:val="24"/>
              </w:rPr>
            </w:rPrChange>
          </w:rPr>
          <w:delText xml:space="preserve"> </w:delText>
        </w:r>
      </w:del>
    </w:p>
    <w:p w14:paraId="5E442179" w14:textId="7F79FB59" w:rsidR="00643698" w:rsidRPr="007A4AFC" w:rsidDel="00803A8B" w:rsidRDefault="00643698">
      <w:pPr>
        <w:spacing w:line="276" w:lineRule="auto"/>
        <w:ind w:right="11"/>
        <w:rPr>
          <w:del w:id="1808" w:author="Dr Mamadou SANOGO" w:date="2023-10-27T22:52:00Z"/>
          <w:b/>
          <w:i/>
          <w:iCs/>
          <w:color w:val="000000" w:themeColor="text1"/>
          <w:szCs w:val="24"/>
        </w:rPr>
        <w:pPrChange w:id="1809" w:author="Dr Mamadou SANOGO" w:date="2023-10-27T13:38:00Z">
          <w:pPr>
            <w:spacing w:line="360" w:lineRule="auto"/>
            <w:ind w:right="11"/>
          </w:pPr>
        </w:pPrChange>
      </w:pPr>
      <w:del w:id="1810" w:author="Dr Mamadou SANOGO" w:date="2023-10-27T22:52:00Z">
        <w:r w:rsidRPr="007A4AFC" w:rsidDel="00803A8B">
          <w:rPr>
            <w:b/>
            <w:i/>
            <w:iCs/>
            <w:color w:val="000000" w:themeColor="text1"/>
            <w:szCs w:val="24"/>
          </w:rPr>
          <w:delText>Critère 3 : La formation offre une valeur ajoutée au regard de l’existant</w:delText>
        </w:r>
      </w:del>
    </w:p>
    <w:p w14:paraId="76C50887" w14:textId="2F42C4FB" w:rsidR="00643698" w:rsidRPr="007A4AFC" w:rsidDel="00803A8B" w:rsidRDefault="00643698">
      <w:pPr>
        <w:spacing w:line="276" w:lineRule="auto"/>
        <w:rPr>
          <w:del w:id="1811" w:author="Dr Mamadou SANOGO" w:date="2023-10-27T22:52:00Z"/>
          <w:iCs/>
          <w:color w:val="000000" w:themeColor="text1"/>
          <w:szCs w:val="24"/>
        </w:rPr>
        <w:pPrChange w:id="1812" w:author="Dr Mamadou SANOGO" w:date="2023-10-27T13:38:00Z">
          <w:pPr>
            <w:spacing w:line="360" w:lineRule="auto"/>
          </w:pPr>
        </w:pPrChange>
      </w:pPr>
      <w:del w:id="1813" w:author="Dr Mamadou SANOGO" w:date="2023-10-27T22:52:00Z">
        <w:r w:rsidRPr="007A4AFC" w:rsidDel="00803A8B">
          <w:rPr>
            <w:color w:val="000000" w:themeColor="text1"/>
            <w:szCs w:val="24"/>
          </w:rPr>
          <w:delText>Au-delà des disciplines techniques, le programme de</w:delText>
        </w:r>
      </w:del>
      <w:del w:id="1814" w:author="Dr Mamadou SANOGO" w:date="2023-10-27T20:53:00Z">
        <w:r w:rsidRPr="007A4AFC" w:rsidDel="00014006">
          <w:rPr>
            <w:color w:val="000000" w:themeColor="text1"/>
            <w:szCs w:val="24"/>
          </w:rPr>
          <w:delText xml:space="preserve"> master</w:delText>
        </w:r>
      </w:del>
      <w:del w:id="1815" w:author="Dr Mamadou SANOGO" w:date="2023-10-27T22:52:00Z">
        <w:r w:rsidRPr="007A4AFC" w:rsidDel="00803A8B">
          <w:rPr>
            <w:color w:val="000000" w:themeColor="text1"/>
            <w:szCs w:val="24"/>
          </w:rPr>
          <w:delText xml:space="preserve"> en </w:delText>
        </w:r>
      </w:del>
      <w:del w:id="1816" w:author="Dr Mamadou SANOGO" w:date="2023-10-26T12:43:00Z">
        <w:r w:rsidRPr="007A4AFC" w:rsidDel="003A18E5">
          <w:rPr>
            <w:color w:val="000000" w:themeColor="text1"/>
            <w:szCs w:val="24"/>
          </w:rPr>
          <w:delText>épidémiologie</w:delText>
        </w:r>
      </w:del>
      <w:del w:id="1817" w:author="Dr Mamadou SANOGO" w:date="2023-10-27T10:10:00Z">
        <w:r w:rsidRPr="007A4AFC" w:rsidDel="009C7542">
          <w:rPr>
            <w:color w:val="000000" w:themeColor="text1"/>
            <w:szCs w:val="24"/>
          </w:rPr>
          <w:delText xml:space="preserve"> </w:delText>
        </w:r>
      </w:del>
      <w:del w:id="1818" w:author="Dr Mamadou SANOGO" w:date="2023-10-27T22:52:00Z">
        <w:r w:rsidRPr="007A4AFC" w:rsidDel="00803A8B">
          <w:rPr>
            <w:color w:val="000000" w:themeColor="text1"/>
            <w:szCs w:val="24"/>
          </w:rPr>
          <w:delTex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delText>
        </w:r>
        <w:r w:rsidRPr="007A4AFC" w:rsidDel="00803A8B">
          <w:rPr>
            <w:iCs/>
            <w:color w:val="000000" w:themeColor="text1"/>
            <w:szCs w:val="24"/>
          </w:rPr>
          <w:delText>élargissement du champ des opportunités de formation.</w:delText>
        </w:r>
      </w:del>
    </w:p>
    <w:p w14:paraId="2EF9BB96" w14:textId="0FDCD6BD" w:rsidR="003B1197" w:rsidRPr="007A4AFC" w:rsidDel="00803A8B" w:rsidRDefault="00643698">
      <w:pPr>
        <w:spacing w:line="276" w:lineRule="auto"/>
        <w:ind w:right="11"/>
        <w:rPr>
          <w:del w:id="1819" w:author="Dr Mamadou SANOGO" w:date="2023-10-27T22:52:00Z"/>
          <w:b/>
          <w:bCs/>
          <w:iCs/>
          <w:color w:val="000000" w:themeColor="text1"/>
          <w:szCs w:val="24"/>
          <w:rPrChange w:id="1820" w:author="Dr Mamadou SANOGO" w:date="2023-10-25T18:15:00Z">
            <w:rPr>
              <w:del w:id="1821" w:author="Dr Mamadou SANOGO" w:date="2023-10-27T22:52:00Z"/>
              <w:b/>
              <w:bCs/>
              <w:iCs/>
              <w:color w:val="00B050"/>
              <w:szCs w:val="24"/>
            </w:rPr>
          </w:rPrChange>
        </w:rPr>
        <w:pPrChange w:id="1822" w:author="Dr Mamadou SANOGO" w:date="2023-10-27T13:38:00Z">
          <w:pPr>
            <w:spacing w:line="360" w:lineRule="auto"/>
            <w:ind w:right="11"/>
          </w:pPr>
        </w:pPrChange>
      </w:pPr>
      <w:del w:id="1823" w:author="Dr Mamadou SANOGO" w:date="2023-10-27T22:52:00Z">
        <w:r w:rsidRPr="007A4AFC" w:rsidDel="00803A8B">
          <w:rPr>
            <w:b/>
            <w:bCs/>
            <w:iCs/>
            <w:color w:val="000000" w:themeColor="text1"/>
            <w:szCs w:val="24"/>
            <w:rPrChange w:id="1824" w:author="Dr Mamadou SANOGO" w:date="2023-10-25T18:15:00Z">
              <w:rPr>
                <w:b/>
                <w:bCs/>
                <w:iCs/>
                <w:color w:val="00B050"/>
                <w:szCs w:val="24"/>
              </w:rPr>
            </w:rPrChange>
          </w:rPr>
          <w:delText>Annexe n°</w:delText>
        </w:r>
      </w:del>
      <w:ins w:id="1825" w:author="Cauris Cosmetics" w:date="2023-10-25T14:38:00Z">
        <w:del w:id="1826" w:author="Dr Mamadou SANOGO" w:date="2023-10-27T22:52:00Z">
          <w:r w:rsidR="003C6082" w:rsidDel="00803A8B">
            <w:rPr>
              <w:b/>
              <w:bCs/>
              <w:iCs/>
              <w:color w:val="000000" w:themeColor="text1"/>
              <w:szCs w:val="24"/>
            </w:rPr>
            <w:delText>0</w:delText>
          </w:r>
        </w:del>
      </w:ins>
      <w:del w:id="1827" w:author="Dr Mamadou SANOGO" w:date="2023-10-27T22:52:00Z">
        <w:r w:rsidR="00AE4517" w:rsidRPr="007A4AFC" w:rsidDel="00803A8B">
          <w:rPr>
            <w:b/>
            <w:bCs/>
            <w:iCs/>
            <w:color w:val="000000" w:themeColor="text1"/>
            <w:szCs w:val="24"/>
            <w:rPrChange w:id="1828" w:author="Dr Mamadou SANOGO" w:date="2023-10-25T18:15:00Z">
              <w:rPr>
                <w:b/>
                <w:bCs/>
                <w:iCs/>
                <w:color w:val="00B050"/>
                <w:szCs w:val="24"/>
              </w:rPr>
            </w:rPrChange>
          </w:rPr>
          <w:delText>1</w:delText>
        </w:r>
      </w:del>
      <w:ins w:id="1829" w:author="Cauris Cosmetics" w:date="2023-10-25T14:38:00Z">
        <w:del w:id="1830" w:author="Dr Mamadou SANOGO" w:date="2023-10-27T22:52:00Z">
          <w:r w:rsidR="003C6082" w:rsidDel="00803A8B">
            <w:rPr>
              <w:b/>
              <w:bCs/>
              <w:iCs/>
              <w:color w:val="000000" w:themeColor="text1"/>
              <w:szCs w:val="24"/>
            </w:rPr>
            <w:delText>0</w:delText>
          </w:r>
        </w:del>
      </w:ins>
      <w:del w:id="1831" w:author="Dr Mamadou SANOGO" w:date="2023-10-27T22:52:00Z">
        <w:r w:rsidR="00AE4517" w:rsidRPr="007A4AFC" w:rsidDel="00803A8B">
          <w:rPr>
            <w:b/>
            <w:bCs/>
            <w:iCs/>
            <w:color w:val="000000" w:themeColor="text1"/>
            <w:szCs w:val="24"/>
            <w:rPrChange w:id="1832" w:author="Dr Mamadou SANOGO" w:date="2023-10-25T18:15:00Z">
              <w:rPr>
                <w:b/>
                <w:bCs/>
                <w:iCs/>
                <w:color w:val="00B050"/>
                <w:szCs w:val="24"/>
              </w:rPr>
            </w:rPrChange>
          </w:rPr>
          <w:delText>1</w:delText>
        </w:r>
        <w:r w:rsidRPr="007A4AFC" w:rsidDel="00803A8B">
          <w:rPr>
            <w:b/>
            <w:bCs/>
            <w:iCs/>
            <w:color w:val="000000" w:themeColor="text1"/>
            <w:szCs w:val="24"/>
            <w:rPrChange w:id="1833" w:author="Dr Mamadou SANOGO" w:date="2023-10-25T18:15:00Z">
              <w:rPr>
                <w:b/>
                <w:bCs/>
                <w:iCs/>
                <w:color w:val="00B050"/>
                <w:szCs w:val="24"/>
              </w:rPr>
            </w:rPrChange>
          </w:rPr>
          <w:delText xml:space="preserve">: Cahier de texte </w:delText>
        </w:r>
      </w:del>
    </w:p>
    <w:p w14:paraId="14215E17" w14:textId="2626C470" w:rsidR="00643698" w:rsidRPr="007A4AFC" w:rsidDel="00803A8B" w:rsidRDefault="00643698">
      <w:pPr>
        <w:widowControl w:val="0"/>
        <w:autoSpaceDE w:val="0"/>
        <w:autoSpaceDN w:val="0"/>
        <w:adjustRightInd w:val="0"/>
        <w:spacing w:line="276" w:lineRule="auto"/>
        <w:rPr>
          <w:del w:id="1834" w:author="Dr Mamadou SANOGO" w:date="2023-10-27T22:52:00Z"/>
          <w:color w:val="000000" w:themeColor="text1"/>
          <w:sz w:val="6"/>
          <w:szCs w:val="24"/>
          <w:rPrChange w:id="1835" w:author="Dr Mamadou SANOGO" w:date="2023-10-25T18:15:00Z">
            <w:rPr>
              <w:del w:id="1836" w:author="Dr Mamadou SANOGO" w:date="2023-10-27T22:52:00Z"/>
              <w:color w:val="000000"/>
              <w:sz w:val="6"/>
              <w:szCs w:val="24"/>
            </w:rPr>
          </w:rPrChange>
        </w:rPr>
        <w:pPrChange w:id="1837" w:author="Dr Mamadou SANOGO" w:date="2023-10-27T13:38:00Z">
          <w:pPr>
            <w:widowControl w:val="0"/>
            <w:autoSpaceDE w:val="0"/>
            <w:autoSpaceDN w:val="0"/>
            <w:adjustRightInd w:val="0"/>
            <w:spacing w:line="240" w:lineRule="auto"/>
          </w:pPr>
        </w:pPrChange>
      </w:pPr>
    </w:p>
    <w:p w14:paraId="5F23423D" w14:textId="384AC3DF" w:rsidR="00643698" w:rsidRPr="007A4AFC" w:rsidDel="003B1197" w:rsidRDefault="00643698">
      <w:pPr>
        <w:spacing w:line="240" w:lineRule="auto"/>
        <w:ind w:right="11"/>
        <w:rPr>
          <w:del w:id="1838" w:author="Dr Mamadou SANOGO" w:date="2023-10-27T13:39:00Z"/>
          <w:b/>
          <w:color w:val="000000" w:themeColor="text1"/>
          <w:szCs w:val="24"/>
        </w:rPr>
        <w:pPrChange w:id="1839" w:author="Dr Mamadou SANOGO" w:date="2023-10-27T13:57:00Z">
          <w:pPr>
            <w:spacing w:line="360" w:lineRule="auto"/>
            <w:ind w:right="11"/>
          </w:pPr>
        </w:pPrChange>
      </w:pPr>
      <w:bookmarkStart w:id="1840" w:name="_Toc145944504"/>
      <w:del w:id="1841" w:author="Dr Mamadou SANOGO" w:date="2023-10-27T22:52:00Z">
        <w:r w:rsidRPr="007A4AFC" w:rsidDel="00803A8B">
          <w:rPr>
            <w:b/>
            <w:color w:val="000000" w:themeColor="text1"/>
            <w:szCs w:val="24"/>
          </w:rPr>
          <w:delText>Référence 2 : La formation explique ses relations avec d’autres institutions d’enseignement et le monde socioprofessionnel</w:delText>
        </w:r>
      </w:del>
      <w:bookmarkEnd w:id="1840"/>
    </w:p>
    <w:p w14:paraId="66B10C9A" w14:textId="4A63C50B" w:rsidR="00643698" w:rsidRPr="007A4AFC" w:rsidDel="00803A8B" w:rsidRDefault="00643698">
      <w:pPr>
        <w:spacing w:line="240" w:lineRule="auto"/>
        <w:ind w:right="11"/>
        <w:rPr>
          <w:del w:id="1842" w:author="Dr Mamadou SANOGO" w:date="2023-10-27T22:52:00Z"/>
          <w:color w:val="000000" w:themeColor="text1"/>
          <w:sz w:val="10"/>
          <w:szCs w:val="24"/>
          <w:rPrChange w:id="1843" w:author="Dr Mamadou SANOGO" w:date="2023-10-25T18:15:00Z">
            <w:rPr>
              <w:del w:id="1844" w:author="Dr Mamadou SANOGO" w:date="2023-10-27T22:52:00Z"/>
              <w:color w:val="000000"/>
              <w:sz w:val="10"/>
              <w:szCs w:val="24"/>
            </w:rPr>
          </w:rPrChange>
        </w:rPr>
        <w:pPrChange w:id="1845" w:author="Dr Mamadou SANOGO" w:date="2023-10-27T13:57:00Z">
          <w:pPr>
            <w:widowControl w:val="0"/>
            <w:autoSpaceDE w:val="0"/>
            <w:autoSpaceDN w:val="0"/>
            <w:adjustRightInd w:val="0"/>
            <w:spacing w:line="240" w:lineRule="auto"/>
          </w:pPr>
        </w:pPrChange>
      </w:pPr>
    </w:p>
    <w:p w14:paraId="313D661C" w14:textId="6898AA7E" w:rsidR="00643698" w:rsidRPr="007A4AFC" w:rsidDel="00803A8B" w:rsidRDefault="00643698">
      <w:pPr>
        <w:spacing w:line="276" w:lineRule="auto"/>
        <w:ind w:right="11"/>
        <w:rPr>
          <w:del w:id="1846" w:author="Dr Mamadou SANOGO" w:date="2023-10-27T22:52:00Z"/>
          <w:b/>
          <w:i/>
          <w:iCs/>
          <w:color w:val="000000" w:themeColor="text1"/>
          <w:szCs w:val="24"/>
        </w:rPr>
        <w:pPrChange w:id="1847" w:author="Dr Mamadou SANOGO" w:date="2023-10-27T13:39:00Z">
          <w:pPr>
            <w:spacing w:line="360" w:lineRule="auto"/>
            <w:ind w:right="11"/>
          </w:pPr>
        </w:pPrChange>
      </w:pPr>
      <w:del w:id="1848" w:author="Dr Mamadou SANOGO" w:date="2023-10-27T22:52:00Z">
        <w:r w:rsidRPr="007A4AFC" w:rsidDel="00803A8B">
          <w:rPr>
            <w:b/>
            <w:i/>
            <w:iCs/>
            <w:color w:val="000000" w:themeColor="text1"/>
            <w:szCs w:val="24"/>
          </w:rPr>
          <w:delText>Critère 1 : La formation dispose de partenariats avec d’autres institutions d’enseignement supérieur</w:delText>
        </w:r>
      </w:del>
    </w:p>
    <w:p w14:paraId="1B8304CF" w14:textId="78FAFC71" w:rsidR="00643698" w:rsidRPr="003A18E5" w:rsidDel="00803A8B" w:rsidRDefault="00643698">
      <w:pPr>
        <w:spacing w:line="276" w:lineRule="auto"/>
        <w:ind w:right="11"/>
        <w:rPr>
          <w:del w:id="1849" w:author="Dr Mamadou SANOGO" w:date="2023-10-27T22:52:00Z"/>
          <w:bCs/>
          <w:color w:val="00B050"/>
          <w:szCs w:val="24"/>
          <w:rPrChange w:id="1850" w:author="Dr Mamadou SANOGO" w:date="2023-10-26T12:53:00Z">
            <w:rPr>
              <w:del w:id="1851" w:author="Dr Mamadou SANOGO" w:date="2023-10-27T22:52:00Z"/>
              <w:bCs/>
              <w:color w:val="000000" w:themeColor="text1"/>
              <w:szCs w:val="24"/>
            </w:rPr>
          </w:rPrChange>
        </w:rPr>
        <w:pPrChange w:id="1852" w:author="Dr Mamadou SANOGO" w:date="2023-10-27T13:39:00Z">
          <w:pPr>
            <w:spacing w:line="360" w:lineRule="auto"/>
            <w:ind w:right="11"/>
          </w:pPr>
        </w:pPrChange>
      </w:pPr>
      <w:del w:id="1853" w:author="Dr Mamadou SANOGO" w:date="2023-10-27T22:52:00Z">
        <w:r w:rsidRPr="007A4AFC" w:rsidDel="00803A8B">
          <w:rPr>
            <w:bCs/>
            <w:color w:val="000000" w:themeColor="text1"/>
            <w:szCs w:val="24"/>
          </w:rPr>
          <w:delText>Dans le cadre de la mise en œuvre d</w:delText>
        </w:r>
      </w:del>
      <w:del w:id="1854" w:author="Dr Mamadou SANOGO" w:date="2023-10-27T20:54:00Z">
        <w:r w:rsidRPr="007A4AFC" w:rsidDel="006622F0">
          <w:rPr>
            <w:bCs/>
            <w:color w:val="000000" w:themeColor="text1"/>
            <w:szCs w:val="24"/>
          </w:rPr>
          <w:delText xml:space="preserve">u Master </w:delText>
        </w:r>
      </w:del>
      <w:del w:id="1855" w:author="Dr Mamadou SANOGO" w:date="2023-10-27T22:52:00Z">
        <w:r w:rsidRPr="007A4AFC" w:rsidDel="00803A8B">
          <w:rPr>
            <w:bCs/>
            <w:color w:val="000000" w:themeColor="text1"/>
            <w:szCs w:val="24"/>
          </w:rPr>
          <w:delText xml:space="preserve">en </w:delText>
        </w:r>
      </w:del>
      <w:del w:id="1856" w:author="Dr Mamadou SANOGO" w:date="2023-10-26T12:44:00Z">
        <w:r w:rsidRPr="007A4AFC" w:rsidDel="003A18E5">
          <w:rPr>
            <w:bCs/>
            <w:color w:val="000000" w:themeColor="text1"/>
            <w:szCs w:val="24"/>
          </w:rPr>
          <w:delText>Epidémiologie</w:delText>
        </w:r>
      </w:del>
      <w:del w:id="1857" w:author="Dr Mamadou SANOGO" w:date="2023-10-27T22:52:00Z">
        <w:r w:rsidRPr="007A4AFC" w:rsidDel="00803A8B">
          <w:rPr>
            <w:bCs/>
            <w:color w:val="000000" w:themeColor="text1"/>
            <w:szCs w:val="24"/>
          </w:rPr>
          <w:delText>, 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mis en place un ensemble de partenariats avec d’autres institutions d’enseignement supérieur maliennes voire dans la sous-région. </w:delText>
        </w:r>
      </w:del>
      <w:del w:id="1858" w:author="Dr Mamadou SANOGO" w:date="2023-10-27T10:12:00Z">
        <w:r w:rsidRPr="007A4AFC" w:rsidDel="009C7542">
          <w:rPr>
            <w:bCs/>
            <w:color w:val="000000" w:themeColor="text1"/>
            <w:szCs w:val="24"/>
          </w:rPr>
          <w:delText>Concrètement, l’</w:delText>
        </w:r>
        <w:r w:rsidR="004B392C" w:rsidRPr="007A4AFC" w:rsidDel="009C7542">
          <w:rPr>
            <w:bCs/>
            <w:color w:val="000000" w:themeColor="text1"/>
            <w:szCs w:val="24"/>
          </w:rPr>
          <w:delText>EPSFé</w:delText>
        </w:r>
        <w:r w:rsidRPr="007A4AFC" w:rsidDel="009C7542">
          <w:rPr>
            <w:bCs/>
            <w:color w:val="000000" w:themeColor="text1"/>
            <w:szCs w:val="24"/>
          </w:rPr>
          <w:delText xml:space="preserve"> dispose de partenariats avec les structures d’enseignement supérieures </w:delText>
        </w:r>
        <w:r w:rsidRPr="003A18E5" w:rsidDel="009C7542">
          <w:rPr>
            <w:bCs/>
            <w:color w:val="00B050"/>
            <w:szCs w:val="24"/>
            <w:rPrChange w:id="1859" w:author="Dr Mamadou SANOGO" w:date="2023-10-26T12:53:00Z">
              <w:rPr>
                <w:bCs/>
                <w:color w:val="000000" w:themeColor="text1"/>
                <w:szCs w:val="24"/>
              </w:rPr>
            </w:rPrChange>
          </w:rPr>
          <w:delText xml:space="preserve">suivantes : </w:delText>
        </w:r>
        <w:r w:rsidRPr="003A18E5" w:rsidDel="009C7542">
          <w:rPr>
            <w:bCs/>
            <w:color w:val="00B050"/>
            <w:szCs w:val="24"/>
          </w:rPr>
          <w:delText>…………..</w:delText>
        </w:r>
      </w:del>
    </w:p>
    <w:p w14:paraId="495E212C" w14:textId="1F85AFFA" w:rsidR="00643698" w:rsidRPr="007A4AFC" w:rsidDel="00803A8B" w:rsidRDefault="00643698">
      <w:pPr>
        <w:spacing w:line="276" w:lineRule="auto"/>
        <w:ind w:right="11"/>
        <w:rPr>
          <w:del w:id="1860" w:author="Dr Mamadou SANOGO" w:date="2023-10-27T22:52:00Z"/>
          <w:b/>
          <w:bCs/>
          <w:iCs/>
          <w:color w:val="000000" w:themeColor="text1"/>
          <w:szCs w:val="24"/>
          <w:rPrChange w:id="1861" w:author="Dr Mamadou SANOGO" w:date="2023-10-25T18:15:00Z">
            <w:rPr>
              <w:del w:id="1862" w:author="Dr Mamadou SANOGO" w:date="2023-10-27T22:52:00Z"/>
              <w:b/>
              <w:bCs/>
              <w:iCs/>
              <w:color w:val="00B050"/>
              <w:szCs w:val="24"/>
            </w:rPr>
          </w:rPrChange>
        </w:rPr>
        <w:pPrChange w:id="1863" w:author="Dr Mamadou SANOGO" w:date="2023-10-27T13:39:00Z">
          <w:pPr>
            <w:spacing w:line="360" w:lineRule="auto"/>
            <w:ind w:right="11"/>
          </w:pPr>
        </w:pPrChange>
      </w:pPr>
      <w:del w:id="1864" w:author="Dr Mamadou SANOGO" w:date="2023-10-27T22:52:00Z">
        <w:r w:rsidRPr="007A4AFC" w:rsidDel="00803A8B">
          <w:rPr>
            <w:b/>
            <w:bCs/>
            <w:iCs/>
            <w:color w:val="000000" w:themeColor="text1"/>
            <w:szCs w:val="24"/>
            <w:rPrChange w:id="1865" w:author="Dr Mamadou SANOGO" w:date="2023-10-25T18:15:00Z">
              <w:rPr>
                <w:b/>
                <w:bCs/>
                <w:iCs/>
                <w:color w:val="00B050"/>
                <w:szCs w:val="24"/>
              </w:rPr>
            </w:rPrChange>
          </w:rPr>
          <w:delText>Annexe n°</w:delText>
        </w:r>
      </w:del>
      <w:ins w:id="1866" w:author="Cauris Cosmetics" w:date="2023-10-25T14:38:00Z">
        <w:del w:id="1867" w:author="Dr Mamadou SANOGO" w:date="2023-10-27T22:52:00Z">
          <w:r w:rsidR="003C6082" w:rsidDel="00803A8B">
            <w:rPr>
              <w:b/>
              <w:bCs/>
              <w:iCs/>
              <w:color w:val="000000" w:themeColor="text1"/>
              <w:szCs w:val="24"/>
            </w:rPr>
            <w:delText>0</w:delText>
          </w:r>
        </w:del>
      </w:ins>
      <w:del w:id="1868" w:author="Dr Mamadou SANOGO" w:date="2023-10-27T22:52:00Z">
        <w:r w:rsidR="00AE4517" w:rsidRPr="007A4AFC" w:rsidDel="00803A8B">
          <w:rPr>
            <w:b/>
            <w:bCs/>
            <w:iCs/>
            <w:color w:val="000000" w:themeColor="text1"/>
            <w:szCs w:val="24"/>
            <w:rPrChange w:id="1869" w:author="Dr Mamadou SANOGO" w:date="2023-10-25T18:15:00Z">
              <w:rPr>
                <w:b/>
                <w:bCs/>
                <w:iCs/>
                <w:color w:val="00B050"/>
                <w:szCs w:val="24"/>
              </w:rPr>
            </w:rPrChange>
          </w:rPr>
          <w:delText>1</w:delText>
        </w:r>
      </w:del>
      <w:ins w:id="1870" w:author="Cauris Cosmetics" w:date="2023-10-25T14:38:00Z">
        <w:del w:id="1871" w:author="Dr Mamadou SANOGO" w:date="2023-10-27T22:52:00Z">
          <w:r w:rsidR="003C6082" w:rsidDel="00803A8B">
            <w:rPr>
              <w:b/>
              <w:bCs/>
              <w:iCs/>
              <w:color w:val="000000" w:themeColor="text1"/>
              <w:szCs w:val="24"/>
            </w:rPr>
            <w:delText>1</w:delText>
          </w:r>
        </w:del>
      </w:ins>
      <w:del w:id="1872" w:author="Dr Mamadou SANOGO" w:date="2023-10-27T22:52:00Z">
        <w:r w:rsidR="00AE4517" w:rsidRPr="007A4AFC" w:rsidDel="00803A8B">
          <w:rPr>
            <w:b/>
            <w:bCs/>
            <w:iCs/>
            <w:color w:val="000000" w:themeColor="text1"/>
            <w:szCs w:val="24"/>
            <w:rPrChange w:id="1873" w:author="Dr Mamadou SANOGO" w:date="2023-10-25T18:15:00Z">
              <w:rPr>
                <w:b/>
                <w:bCs/>
                <w:iCs/>
                <w:color w:val="00B050"/>
                <w:szCs w:val="24"/>
              </w:rPr>
            </w:rPrChange>
          </w:rPr>
          <w:delText>2</w:delText>
        </w:r>
        <w:r w:rsidRPr="007A4AFC" w:rsidDel="00803A8B">
          <w:rPr>
            <w:b/>
            <w:bCs/>
            <w:iCs/>
            <w:color w:val="000000" w:themeColor="text1"/>
            <w:szCs w:val="24"/>
            <w:rPrChange w:id="1874" w:author="Dr Mamadou SANOGO" w:date="2023-10-25T18:15:00Z">
              <w:rPr>
                <w:b/>
                <w:bCs/>
                <w:iCs/>
                <w:color w:val="00B050"/>
                <w:szCs w:val="24"/>
              </w:rPr>
            </w:rPrChange>
          </w:rPr>
          <w:delText>: Conventions de partenariats avec certaines IES</w:delText>
        </w:r>
      </w:del>
    </w:p>
    <w:p w14:paraId="3B2B6C47" w14:textId="76DE42EB" w:rsidR="00643698" w:rsidRPr="007A4AFC" w:rsidDel="00803A8B" w:rsidRDefault="00643698">
      <w:pPr>
        <w:spacing w:line="276" w:lineRule="auto"/>
        <w:ind w:right="11"/>
        <w:rPr>
          <w:del w:id="1875" w:author="Dr Mamadou SANOGO" w:date="2023-10-27T22:52:00Z"/>
          <w:b/>
          <w:i/>
          <w:iCs/>
          <w:color w:val="000000" w:themeColor="text1"/>
          <w:szCs w:val="24"/>
        </w:rPr>
        <w:pPrChange w:id="1876" w:author="Dr Mamadou SANOGO" w:date="2023-10-27T13:39:00Z">
          <w:pPr>
            <w:spacing w:line="360" w:lineRule="auto"/>
            <w:ind w:right="11"/>
          </w:pPr>
        </w:pPrChange>
      </w:pPr>
      <w:del w:id="1877" w:author="Dr Mamadou SANOGO" w:date="2023-10-27T22:52:00Z">
        <w:r w:rsidRPr="007A4AFC" w:rsidDel="00803A8B">
          <w:rPr>
            <w:b/>
            <w:i/>
            <w:iCs/>
            <w:color w:val="000000" w:themeColor="text1"/>
            <w:szCs w:val="24"/>
          </w:rPr>
          <w:delText>Critère 2 : La formation s’appuie sur des partenariats avec le monde socioprofessionnel</w:delText>
        </w:r>
      </w:del>
    </w:p>
    <w:p w14:paraId="0BE5AABA" w14:textId="0885876E" w:rsidR="00643698" w:rsidRPr="007A4AFC" w:rsidDel="00803A8B" w:rsidRDefault="00643698">
      <w:pPr>
        <w:spacing w:line="276" w:lineRule="auto"/>
        <w:ind w:right="11"/>
        <w:rPr>
          <w:del w:id="1878" w:author="Dr Mamadou SANOGO" w:date="2023-10-27T22:52:00Z"/>
          <w:bCs/>
          <w:color w:val="000000" w:themeColor="text1"/>
          <w:szCs w:val="24"/>
        </w:rPr>
        <w:pPrChange w:id="1879" w:author="Dr Mamadou SANOGO" w:date="2023-10-27T13:39:00Z">
          <w:pPr>
            <w:spacing w:line="360" w:lineRule="auto"/>
            <w:ind w:right="11"/>
          </w:pPr>
        </w:pPrChange>
      </w:pPr>
      <w:del w:id="1880" w:author="Dr Mamadou SANOGO" w:date="2023-10-27T22:52:00Z">
        <w:r w:rsidRPr="007A4AFC" w:rsidDel="00803A8B">
          <w:rPr>
            <w:bCs/>
            <w:color w:val="000000" w:themeColor="text1"/>
            <w:szCs w:val="24"/>
          </w:rPr>
          <w:delText>Dans le souci de permettre une mise en œuvre des compétences acquises, l</w:delText>
        </w:r>
      </w:del>
      <w:del w:id="1881" w:author="Dr Mamadou SANOGO" w:date="2023-10-27T22:06:00Z">
        <w:r w:rsidRPr="007A4AFC" w:rsidDel="00E06071">
          <w:rPr>
            <w:bCs/>
            <w:color w:val="000000" w:themeColor="text1"/>
            <w:szCs w:val="24"/>
          </w:rPr>
          <w:delText>e</w:delText>
        </w:r>
      </w:del>
      <w:del w:id="1882" w:author="Dr Mamadou SANOGO" w:date="2023-10-27T22:52:00Z">
        <w:r w:rsidRPr="007A4AFC" w:rsidDel="00803A8B">
          <w:rPr>
            <w:bCs/>
            <w:color w:val="000000" w:themeColor="text1"/>
            <w:szCs w:val="24"/>
          </w:rPr>
          <w:delText xml:space="preserve"> </w:delText>
        </w:r>
      </w:del>
      <w:del w:id="1883" w:author="Dr Mamadou SANOGO" w:date="2023-10-27T22:06:00Z">
        <w:r w:rsidRPr="007A4AFC" w:rsidDel="00E06071">
          <w:rPr>
            <w:bCs/>
            <w:color w:val="000000" w:themeColor="text1"/>
            <w:szCs w:val="24"/>
          </w:rPr>
          <w:delText xml:space="preserve">master </w:delText>
        </w:r>
      </w:del>
      <w:del w:id="1884" w:author="Dr Mamadou SANOGO" w:date="2023-10-27T22:52:00Z">
        <w:r w:rsidRPr="007A4AFC" w:rsidDel="00803A8B">
          <w:rPr>
            <w:bCs/>
            <w:color w:val="000000" w:themeColor="text1"/>
            <w:szCs w:val="24"/>
          </w:rPr>
          <w:delText xml:space="preserve">en </w:delText>
        </w:r>
      </w:del>
      <w:del w:id="1885" w:author="Dr Mamadou SANOGO" w:date="2023-10-27T10:12:00Z">
        <w:r w:rsidRPr="007A4AFC" w:rsidDel="009C7542">
          <w:rPr>
            <w:bCs/>
            <w:color w:val="000000" w:themeColor="text1"/>
            <w:szCs w:val="24"/>
          </w:rPr>
          <w:delText xml:space="preserve">épidémiologie </w:delText>
        </w:r>
      </w:del>
      <w:del w:id="1886" w:author="Dr Mamadou SANOGO" w:date="2023-10-27T22:52:00Z">
        <w:r w:rsidRPr="007A4AFC" w:rsidDel="00803A8B">
          <w:rPr>
            <w:bCs/>
            <w:color w:val="000000" w:themeColor="text1"/>
            <w:szCs w:val="24"/>
          </w:rPr>
          <w:delText>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delText>
        </w:r>
      </w:del>
    </w:p>
    <w:p w14:paraId="04D34743" w14:textId="3F5CD583" w:rsidR="00643698" w:rsidDel="00803A8B" w:rsidRDefault="00643698">
      <w:pPr>
        <w:spacing w:line="276" w:lineRule="auto"/>
        <w:ind w:right="11"/>
        <w:rPr>
          <w:del w:id="1887" w:author="Dr Mamadou SANOGO" w:date="2023-10-27T22:52:00Z"/>
          <w:iCs/>
          <w:color w:val="000000" w:themeColor="text1"/>
          <w:szCs w:val="24"/>
        </w:rPr>
        <w:pPrChange w:id="1888" w:author="Dr Mamadou SANOGO" w:date="2023-10-27T13:39:00Z">
          <w:pPr>
            <w:spacing w:line="360" w:lineRule="auto"/>
            <w:ind w:right="11"/>
          </w:pPr>
        </w:pPrChange>
      </w:pPr>
      <w:del w:id="1889" w:author="Dr Mamadou SANOGO" w:date="2023-10-27T22:52:00Z">
        <w:r w:rsidRPr="007A4AFC" w:rsidDel="00803A8B">
          <w:rPr>
            <w:b/>
            <w:bCs/>
            <w:iCs/>
            <w:color w:val="000000" w:themeColor="text1"/>
            <w:szCs w:val="24"/>
            <w:rPrChange w:id="1890" w:author="Dr Mamadou SANOGO" w:date="2023-10-25T18:15:00Z">
              <w:rPr>
                <w:b/>
                <w:bCs/>
                <w:iCs/>
                <w:color w:val="00B050"/>
                <w:szCs w:val="24"/>
              </w:rPr>
            </w:rPrChange>
          </w:rPr>
          <w:delText>Annexe n°</w:delText>
        </w:r>
      </w:del>
      <w:ins w:id="1891" w:author="Cauris Cosmetics" w:date="2023-10-25T14:38:00Z">
        <w:del w:id="1892" w:author="Dr Mamadou SANOGO" w:date="2023-10-27T22:52:00Z">
          <w:r w:rsidR="003C6082" w:rsidDel="00803A8B">
            <w:rPr>
              <w:b/>
              <w:bCs/>
              <w:iCs/>
              <w:color w:val="000000" w:themeColor="text1"/>
              <w:szCs w:val="24"/>
            </w:rPr>
            <w:delText>0</w:delText>
          </w:r>
        </w:del>
      </w:ins>
      <w:del w:id="1893" w:author="Dr Mamadou SANOGO" w:date="2023-10-27T22:52:00Z">
        <w:r w:rsidR="00AE4517" w:rsidRPr="007A4AFC" w:rsidDel="00803A8B">
          <w:rPr>
            <w:b/>
            <w:bCs/>
            <w:iCs/>
            <w:color w:val="000000" w:themeColor="text1"/>
            <w:szCs w:val="24"/>
            <w:rPrChange w:id="1894" w:author="Dr Mamadou SANOGO" w:date="2023-10-25T18:15:00Z">
              <w:rPr>
                <w:b/>
                <w:bCs/>
                <w:iCs/>
                <w:color w:val="00B050"/>
                <w:szCs w:val="24"/>
              </w:rPr>
            </w:rPrChange>
          </w:rPr>
          <w:delText>1</w:delText>
        </w:r>
      </w:del>
      <w:ins w:id="1895" w:author="Cauris Cosmetics" w:date="2023-10-25T14:38:00Z">
        <w:del w:id="1896" w:author="Dr Mamadou SANOGO" w:date="2023-10-27T22:52:00Z">
          <w:r w:rsidR="003C6082" w:rsidDel="00803A8B">
            <w:rPr>
              <w:b/>
              <w:bCs/>
              <w:iCs/>
              <w:color w:val="000000" w:themeColor="text1"/>
              <w:szCs w:val="24"/>
            </w:rPr>
            <w:delText>2</w:delText>
          </w:r>
        </w:del>
      </w:ins>
      <w:del w:id="1897" w:author="Dr Mamadou SANOGO" w:date="2023-10-27T22:52:00Z">
        <w:r w:rsidR="00AE4517" w:rsidRPr="007A4AFC" w:rsidDel="00803A8B">
          <w:rPr>
            <w:b/>
            <w:bCs/>
            <w:iCs/>
            <w:color w:val="000000" w:themeColor="text1"/>
            <w:szCs w:val="24"/>
            <w:rPrChange w:id="1898" w:author="Dr Mamadou SANOGO" w:date="2023-10-25T18:15:00Z">
              <w:rPr>
                <w:b/>
                <w:bCs/>
                <w:iCs/>
                <w:color w:val="00B050"/>
                <w:szCs w:val="24"/>
              </w:rPr>
            </w:rPrChange>
          </w:rPr>
          <w:delText>3</w:delText>
        </w:r>
        <w:r w:rsidRPr="007A4AFC" w:rsidDel="00803A8B">
          <w:rPr>
            <w:b/>
            <w:bCs/>
            <w:iCs/>
            <w:color w:val="000000" w:themeColor="text1"/>
            <w:szCs w:val="24"/>
            <w:rPrChange w:id="1899" w:author="Dr Mamadou SANOGO" w:date="2023-10-25T18:15:00Z">
              <w:rPr>
                <w:b/>
                <w:bCs/>
                <w:iCs/>
                <w:color w:val="00B050"/>
                <w:szCs w:val="24"/>
              </w:rPr>
            </w:rPrChange>
          </w:rPr>
          <w:delText xml:space="preserve">: </w:delText>
        </w:r>
        <w:r w:rsidRPr="009C7542" w:rsidDel="00803A8B">
          <w:rPr>
            <w:iCs/>
            <w:color w:val="000000" w:themeColor="text1"/>
            <w:szCs w:val="24"/>
            <w:rPrChange w:id="1900" w:author="Dr Mamadou SANOGO" w:date="2023-10-27T10:13:00Z">
              <w:rPr>
                <w:b/>
                <w:bCs/>
                <w:iCs/>
                <w:color w:val="00B050"/>
                <w:szCs w:val="24"/>
              </w:rPr>
            </w:rPrChange>
          </w:rPr>
          <w:delText>Conventions de partenariats avec certains organismes du monde socioprofessionnel</w:delText>
        </w:r>
      </w:del>
    </w:p>
    <w:p w14:paraId="386196D4" w14:textId="6777E232" w:rsidR="00643698" w:rsidRPr="007A4AFC" w:rsidDel="00803A8B" w:rsidRDefault="00643698">
      <w:pPr>
        <w:spacing w:line="276" w:lineRule="auto"/>
        <w:rPr>
          <w:del w:id="1901" w:author="Dr Mamadou SANOGO" w:date="2023-10-27T22:52:00Z"/>
          <w:color w:val="000000" w:themeColor="text1"/>
          <w:rPrChange w:id="1902" w:author="Dr Mamadou SANOGO" w:date="2023-10-25T18:15:00Z">
            <w:rPr>
              <w:del w:id="1903" w:author="Dr Mamadou SANOGO" w:date="2023-10-27T22:52:00Z"/>
            </w:rPr>
          </w:rPrChange>
        </w:rPr>
        <w:pPrChange w:id="1904" w:author="Dr Mamadou SANOGO" w:date="2023-10-27T13:39:00Z">
          <w:pPr/>
        </w:pPrChange>
      </w:pPr>
    </w:p>
    <w:p w14:paraId="2D40F768" w14:textId="7D2D8FAC" w:rsidR="002725C8" w:rsidRPr="007A4AFC" w:rsidDel="00803A8B" w:rsidRDefault="002725C8">
      <w:pPr>
        <w:spacing w:line="276" w:lineRule="auto"/>
        <w:ind w:right="11"/>
        <w:rPr>
          <w:del w:id="1905" w:author="Dr Mamadou SANOGO" w:date="2023-10-27T22:52:00Z"/>
          <w:color w:val="000000" w:themeColor="text1"/>
          <w:rPrChange w:id="1906" w:author="Dr Mamadou SANOGO" w:date="2023-10-25T18:15:00Z">
            <w:rPr>
              <w:del w:id="1907" w:author="Dr Mamadou SANOGO" w:date="2023-10-27T22:52:00Z"/>
            </w:rPr>
          </w:rPrChange>
        </w:rPr>
        <w:pPrChange w:id="1908" w:author="Dr Mamadou SANOGO" w:date="2023-10-27T13:39:00Z">
          <w:pPr/>
        </w:pPrChange>
      </w:pPr>
    </w:p>
    <w:p w14:paraId="12E4136B" w14:textId="7B64D9D9" w:rsidR="00643698" w:rsidRPr="007A4AFC" w:rsidDel="00803A8B" w:rsidRDefault="00643698">
      <w:pPr>
        <w:pStyle w:val="Titre2"/>
        <w:ind w:left="426" w:hanging="426"/>
        <w:rPr>
          <w:del w:id="1909" w:author="Dr Mamadou SANOGO" w:date="2023-10-27T22:52:00Z"/>
        </w:rPr>
        <w:pPrChange w:id="1910" w:author="Dr Mamadou SANOGO" w:date="2023-10-27T13:39:00Z">
          <w:pPr>
            <w:pStyle w:val="Paragraphedeliste"/>
            <w:numPr>
              <w:ilvl w:val="1"/>
              <w:numId w:val="26"/>
            </w:numPr>
            <w:spacing w:line="276" w:lineRule="auto"/>
            <w:ind w:hanging="360"/>
          </w:pPr>
        </w:pPrChange>
      </w:pPr>
      <w:bookmarkStart w:id="1911" w:name="_Toc145944505"/>
      <w:del w:id="1912" w:author="Dr Mamadou SANOGO" w:date="2023-10-27T22:52:00Z">
        <w:r w:rsidRPr="007A4AFC" w:rsidDel="00803A8B">
          <w:delText>Pilotage</w:delText>
        </w:r>
        <w:bookmarkEnd w:id="1911"/>
      </w:del>
    </w:p>
    <w:p w14:paraId="52C99F86" w14:textId="67BFA970" w:rsidR="00643698" w:rsidRPr="007A4AFC" w:rsidDel="003B1197" w:rsidRDefault="00643698">
      <w:pPr>
        <w:spacing w:line="276" w:lineRule="auto"/>
        <w:ind w:right="11"/>
        <w:rPr>
          <w:del w:id="1913" w:author="Dr Mamadou SANOGO" w:date="2023-10-27T13:40:00Z"/>
          <w:bCs/>
          <w:color w:val="000000" w:themeColor="text1"/>
          <w:szCs w:val="24"/>
        </w:rPr>
        <w:pPrChange w:id="1914" w:author="Dr Mamadou SANOGO" w:date="2023-10-27T13:40:00Z">
          <w:pPr>
            <w:spacing w:line="360" w:lineRule="auto"/>
            <w:ind w:right="11"/>
          </w:pPr>
        </w:pPrChange>
      </w:pPr>
      <w:del w:id="1915" w:author="Dr Mamadou SANOGO" w:date="2023-10-27T22:52:00Z">
        <w:r w:rsidRPr="007A4AFC" w:rsidDel="00803A8B">
          <w:rPr>
            <w:bCs/>
            <w:color w:val="000000" w:themeColor="text1"/>
            <w:szCs w:val="24"/>
          </w:rPr>
          <w:delText>La mise en œuvre d</w:delText>
        </w:r>
      </w:del>
      <w:del w:id="1916" w:author="Dr Mamadou SANOGO" w:date="2023-10-27T20:54:00Z">
        <w:r w:rsidRPr="007A4AFC" w:rsidDel="00DE6BAB">
          <w:rPr>
            <w:bCs/>
            <w:color w:val="000000" w:themeColor="text1"/>
            <w:szCs w:val="24"/>
          </w:rPr>
          <w:delText>u master</w:delText>
        </w:r>
      </w:del>
      <w:del w:id="1917" w:author="Dr Mamadou SANOGO" w:date="2023-10-27T22:52:00Z">
        <w:r w:rsidRPr="007A4AFC" w:rsidDel="00803A8B">
          <w:rPr>
            <w:bCs/>
            <w:color w:val="000000" w:themeColor="text1"/>
            <w:szCs w:val="24"/>
          </w:rPr>
          <w:delText xml:space="preserve"> en </w:delText>
        </w:r>
      </w:del>
      <w:del w:id="1918" w:author="Dr Mamadou SANOGO" w:date="2023-10-26T12:59:00Z">
        <w:r w:rsidRPr="007A4AFC" w:rsidDel="003A18E5">
          <w:rPr>
            <w:bCs/>
            <w:color w:val="000000" w:themeColor="text1"/>
            <w:szCs w:val="24"/>
          </w:rPr>
          <w:delText xml:space="preserve">Epidémiologie </w:delText>
        </w:r>
      </w:del>
      <w:del w:id="1919" w:author="Dr Mamadou SANOGO" w:date="2023-10-27T22:52:00Z">
        <w:r w:rsidRPr="007A4AFC" w:rsidDel="00803A8B">
          <w:rPr>
            <w:bCs/>
            <w:color w:val="000000" w:themeColor="text1"/>
            <w:szCs w:val="24"/>
          </w:rPr>
          <w:delText>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delText>
        </w:r>
      </w:del>
    </w:p>
    <w:p w14:paraId="1BF9C59A" w14:textId="3ED42A38" w:rsidR="00643698" w:rsidRPr="007A4AFC" w:rsidDel="00803A8B" w:rsidRDefault="00643698">
      <w:pPr>
        <w:spacing w:line="276" w:lineRule="auto"/>
        <w:ind w:right="11"/>
        <w:rPr>
          <w:del w:id="1920" w:author="Dr Mamadou SANOGO" w:date="2023-10-27T22:52:00Z"/>
          <w:color w:val="000000" w:themeColor="text1"/>
          <w:sz w:val="10"/>
          <w:szCs w:val="24"/>
          <w:rPrChange w:id="1921" w:author="Dr Mamadou SANOGO" w:date="2023-10-25T18:15:00Z">
            <w:rPr>
              <w:del w:id="1922" w:author="Dr Mamadou SANOGO" w:date="2023-10-27T22:52:00Z"/>
              <w:color w:val="000000"/>
              <w:sz w:val="10"/>
              <w:szCs w:val="24"/>
            </w:rPr>
          </w:rPrChange>
        </w:rPr>
        <w:pPrChange w:id="1923" w:author="Dr Mamadou SANOGO" w:date="2023-10-27T13:40:00Z">
          <w:pPr>
            <w:widowControl w:val="0"/>
            <w:autoSpaceDE w:val="0"/>
            <w:autoSpaceDN w:val="0"/>
            <w:adjustRightInd w:val="0"/>
            <w:spacing w:line="240" w:lineRule="auto"/>
            <w:ind w:right="9"/>
          </w:pPr>
        </w:pPrChange>
      </w:pPr>
    </w:p>
    <w:p w14:paraId="581E6A54" w14:textId="5EB004B8" w:rsidR="00643698" w:rsidRPr="007A4AFC" w:rsidDel="00803A8B" w:rsidRDefault="00643698">
      <w:pPr>
        <w:spacing w:line="276" w:lineRule="auto"/>
        <w:ind w:right="11"/>
        <w:rPr>
          <w:del w:id="1924" w:author="Dr Mamadou SANOGO" w:date="2023-10-27T22:52:00Z"/>
          <w:b/>
          <w:color w:val="000000" w:themeColor="text1"/>
          <w:szCs w:val="24"/>
        </w:rPr>
        <w:pPrChange w:id="1925" w:author="Dr Mamadou SANOGO" w:date="2023-10-27T13:39:00Z">
          <w:pPr>
            <w:spacing w:line="360" w:lineRule="auto"/>
            <w:ind w:right="11"/>
          </w:pPr>
        </w:pPrChange>
      </w:pPr>
      <w:bookmarkStart w:id="1926" w:name="_Toc145944506"/>
      <w:del w:id="1927" w:author="Dr Mamadou SANOGO" w:date="2023-10-27T22:52:00Z">
        <w:r w:rsidRPr="007A4AFC" w:rsidDel="00803A8B">
          <w:rPr>
            <w:b/>
            <w:color w:val="000000" w:themeColor="text1"/>
            <w:szCs w:val="24"/>
          </w:rPr>
          <w:delText>Référence 1 : La formation est mise en œuvre par une institution formellement identifiée et respecte la nomenclature du REESAO</w:delText>
        </w:r>
        <w:bookmarkEnd w:id="1926"/>
      </w:del>
    </w:p>
    <w:p w14:paraId="21E1FA00" w14:textId="43C5800D" w:rsidR="00643698" w:rsidRPr="007A4AFC" w:rsidDel="00803A8B" w:rsidRDefault="00643698">
      <w:pPr>
        <w:spacing w:line="276" w:lineRule="auto"/>
        <w:ind w:right="11"/>
        <w:rPr>
          <w:del w:id="1928" w:author="Dr Mamadou SANOGO" w:date="2023-10-27T22:52:00Z"/>
          <w:b/>
          <w:i/>
          <w:iCs/>
          <w:color w:val="000000" w:themeColor="text1"/>
          <w:szCs w:val="24"/>
        </w:rPr>
        <w:pPrChange w:id="1929" w:author="Dr Mamadou SANOGO" w:date="2023-10-27T13:40:00Z">
          <w:pPr>
            <w:spacing w:line="360" w:lineRule="auto"/>
            <w:ind w:right="11"/>
          </w:pPr>
        </w:pPrChange>
      </w:pPr>
      <w:del w:id="1930" w:author="Dr Mamadou SANOGO" w:date="2023-10-27T22:52:00Z">
        <w:r w:rsidRPr="007A4AFC" w:rsidDel="00803A8B">
          <w:rPr>
            <w:b/>
            <w:i/>
            <w:iCs/>
            <w:color w:val="000000" w:themeColor="text1"/>
            <w:szCs w:val="24"/>
          </w:rPr>
          <w:delText>Critère 1 : L’institution qui offre la formation dispose des autorisations requises</w:delText>
        </w:r>
      </w:del>
    </w:p>
    <w:p w14:paraId="75409189" w14:textId="27FCFABE" w:rsidR="00643698" w:rsidRPr="007A4AFC" w:rsidDel="00803A8B" w:rsidRDefault="00643698">
      <w:pPr>
        <w:spacing w:line="276" w:lineRule="auto"/>
        <w:ind w:right="403"/>
        <w:rPr>
          <w:del w:id="1931" w:author="Dr Mamadou SANOGO" w:date="2023-10-27T22:52:00Z"/>
          <w:iCs/>
          <w:color w:val="000000" w:themeColor="text1"/>
          <w:szCs w:val="24"/>
          <w:lang w:val="fr-ML"/>
        </w:rPr>
        <w:pPrChange w:id="1932" w:author="Dr Mamadou SANOGO" w:date="2023-10-27T13:40:00Z">
          <w:pPr>
            <w:spacing w:line="360" w:lineRule="auto"/>
            <w:ind w:right="403"/>
          </w:pPr>
        </w:pPrChange>
      </w:pPr>
      <w:del w:id="1933" w:author="Dr Mamadou SANOGO" w:date="2023-10-27T22:52:00Z">
        <w:r w:rsidRPr="007A4AFC" w:rsidDel="00803A8B">
          <w:rPr>
            <w:iCs/>
            <w:color w:val="000000" w:themeColor="text1"/>
            <w:szCs w:val="24"/>
            <w:lang w:val="fr-ML"/>
          </w:rPr>
          <w:delText>L’EPSFé dispose déjà de toutes les autorisations requises pour son fonctionnement selon la loi malienne.</w:delText>
        </w:r>
      </w:del>
    </w:p>
    <w:p w14:paraId="491C362C" w14:textId="1093F19D" w:rsidR="00643698" w:rsidRPr="007A4AFC" w:rsidDel="00803A8B" w:rsidRDefault="00643698">
      <w:pPr>
        <w:spacing w:line="276" w:lineRule="auto"/>
        <w:ind w:right="11"/>
        <w:rPr>
          <w:del w:id="1934" w:author="Dr Mamadou SANOGO" w:date="2023-10-27T22:52:00Z"/>
          <w:b/>
          <w:bCs/>
          <w:iCs/>
          <w:color w:val="000000" w:themeColor="text1"/>
          <w:szCs w:val="24"/>
        </w:rPr>
        <w:pPrChange w:id="1935" w:author="Dr Mamadou SANOGO" w:date="2023-10-27T13:40:00Z">
          <w:pPr>
            <w:spacing w:line="360" w:lineRule="auto"/>
            <w:ind w:right="11"/>
          </w:pPr>
        </w:pPrChange>
      </w:pPr>
      <w:del w:id="1936" w:author="Dr Mamadou SANOGO" w:date="2023-10-27T22:52:00Z">
        <w:r w:rsidRPr="007A4AFC" w:rsidDel="00803A8B">
          <w:rPr>
            <w:b/>
            <w:bCs/>
            <w:iCs/>
            <w:color w:val="000000" w:themeColor="text1"/>
            <w:szCs w:val="24"/>
          </w:rPr>
          <w:delText>Annexe n°</w:delText>
        </w:r>
        <w:r w:rsidR="002725C8" w:rsidRPr="007A4AFC" w:rsidDel="00803A8B">
          <w:rPr>
            <w:b/>
            <w:bCs/>
            <w:iCs/>
            <w:color w:val="000000" w:themeColor="text1"/>
            <w:szCs w:val="24"/>
          </w:rPr>
          <w:delText>0</w:delText>
        </w:r>
      </w:del>
      <w:ins w:id="1937" w:author="Cauris Cosmetics" w:date="2023-10-25T14:39:00Z">
        <w:del w:id="1938" w:author="Dr Mamadou SANOGO" w:date="2023-10-27T22:52:00Z">
          <w:r w:rsidR="003C6082" w:rsidDel="00803A8B">
            <w:rPr>
              <w:b/>
              <w:bCs/>
              <w:iCs/>
              <w:color w:val="000000" w:themeColor="text1"/>
              <w:szCs w:val="24"/>
            </w:rPr>
            <w:delText>08</w:delText>
          </w:r>
        </w:del>
      </w:ins>
      <w:del w:id="1939" w:author="Dr Mamadou SANOGO" w:date="2023-10-27T22:52:00Z">
        <w:r w:rsidR="002725C8" w:rsidRPr="007A4AFC" w:rsidDel="00803A8B">
          <w:rPr>
            <w:b/>
            <w:bCs/>
            <w:iCs/>
            <w:color w:val="000000" w:themeColor="text1"/>
            <w:szCs w:val="24"/>
          </w:rPr>
          <w:delText>9</w:delText>
        </w:r>
        <w:r w:rsidRPr="007A4AFC" w:rsidDel="00803A8B">
          <w:rPr>
            <w:b/>
            <w:bCs/>
            <w:iCs/>
            <w:color w:val="000000" w:themeColor="text1"/>
            <w:szCs w:val="24"/>
          </w:rPr>
          <w:delText xml:space="preserve">: </w:delText>
        </w:r>
      </w:del>
      <w:del w:id="1940" w:author="Dr Mamadou SANOGO" w:date="2023-10-27T10:15:00Z">
        <w:r w:rsidRPr="009C7542" w:rsidDel="009C7542">
          <w:rPr>
            <w:iCs/>
            <w:color w:val="000000" w:themeColor="text1"/>
            <w:szCs w:val="24"/>
            <w:rPrChange w:id="1941" w:author="Dr Mamadou SANOGO" w:date="2023-10-27T10:15:00Z">
              <w:rPr>
                <w:b/>
                <w:bCs/>
                <w:iCs/>
                <w:color w:val="000000" w:themeColor="text1"/>
                <w:szCs w:val="24"/>
              </w:rPr>
            </w:rPrChange>
          </w:rPr>
          <w:delText>d</w:delText>
        </w:r>
      </w:del>
      <w:del w:id="1942" w:author="Dr Mamadou SANOGO" w:date="2023-10-27T22:52:00Z">
        <w:r w:rsidRPr="009C7542" w:rsidDel="00803A8B">
          <w:rPr>
            <w:iCs/>
            <w:color w:val="000000" w:themeColor="text1"/>
            <w:szCs w:val="24"/>
            <w:rPrChange w:id="1943" w:author="Dr Mamadou SANOGO" w:date="2023-10-27T10:15:00Z">
              <w:rPr>
                <w:b/>
                <w:bCs/>
                <w:iCs/>
                <w:color w:val="000000" w:themeColor="text1"/>
                <w:szCs w:val="24"/>
              </w:rPr>
            </w:rPrChange>
          </w:rPr>
          <w:delText>écision de création</w:delText>
        </w:r>
      </w:del>
      <w:del w:id="1944" w:author="Dr Mamadou SANOGO" w:date="2023-10-27T10:15:00Z">
        <w:r w:rsidRPr="007A4AFC" w:rsidDel="009C7542">
          <w:rPr>
            <w:b/>
            <w:bCs/>
            <w:iCs/>
            <w:color w:val="000000" w:themeColor="text1"/>
            <w:szCs w:val="24"/>
          </w:rPr>
          <w:delText xml:space="preserve">, </w:delText>
        </w:r>
      </w:del>
    </w:p>
    <w:p w14:paraId="45633999" w14:textId="437220B0" w:rsidR="00643698" w:rsidRPr="007A4AFC" w:rsidDel="00803A8B" w:rsidRDefault="00643698">
      <w:pPr>
        <w:spacing w:line="276" w:lineRule="auto"/>
        <w:ind w:right="11"/>
        <w:rPr>
          <w:del w:id="1945" w:author="Dr Mamadou SANOGO" w:date="2023-10-27T22:52:00Z"/>
          <w:b/>
          <w:bCs/>
          <w:iCs/>
          <w:color w:val="000000" w:themeColor="text1"/>
          <w:szCs w:val="24"/>
        </w:rPr>
        <w:pPrChange w:id="1946" w:author="Dr Mamadou SANOGO" w:date="2023-10-27T13:40:00Z">
          <w:pPr>
            <w:spacing w:line="360" w:lineRule="auto"/>
            <w:ind w:right="11"/>
          </w:pPr>
        </w:pPrChange>
      </w:pPr>
      <w:del w:id="1947" w:author="Dr Mamadou SANOGO" w:date="2023-10-27T22:52:00Z">
        <w:r w:rsidRPr="007A4AFC" w:rsidDel="00803A8B">
          <w:rPr>
            <w:b/>
            <w:bCs/>
            <w:iCs/>
            <w:color w:val="000000" w:themeColor="text1"/>
            <w:szCs w:val="24"/>
          </w:rPr>
          <w:delText>Annexe n°</w:delText>
        </w:r>
      </w:del>
      <w:ins w:id="1948" w:author="Cauris Cosmetics" w:date="2023-10-25T14:39:00Z">
        <w:del w:id="1949" w:author="Dr Mamadou SANOGO" w:date="2023-10-27T22:52:00Z">
          <w:r w:rsidR="003C6082" w:rsidDel="00803A8B">
            <w:rPr>
              <w:b/>
              <w:bCs/>
              <w:iCs/>
              <w:color w:val="000000" w:themeColor="text1"/>
              <w:szCs w:val="24"/>
            </w:rPr>
            <w:delText>009</w:delText>
          </w:r>
        </w:del>
      </w:ins>
      <w:del w:id="1950" w:author="Dr Mamadou SANOGO" w:date="2023-10-27T22:52:00Z">
        <w:r w:rsidR="002725C8" w:rsidRPr="007A4AFC" w:rsidDel="00803A8B">
          <w:rPr>
            <w:b/>
            <w:bCs/>
            <w:iCs/>
            <w:color w:val="000000" w:themeColor="text1"/>
            <w:szCs w:val="24"/>
          </w:rPr>
          <w:delText>10</w:delText>
        </w:r>
        <w:r w:rsidRPr="007A4AFC" w:rsidDel="00803A8B">
          <w:rPr>
            <w:b/>
            <w:bCs/>
            <w:iCs/>
            <w:color w:val="000000" w:themeColor="text1"/>
            <w:szCs w:val="24"/>
          </w:rPr>
          <w:delText xml:space="preserve">: </w:delText>
        </w:r>
      </w:del>
      <w:del w:id="1951" w:author="Dr Mamadou SANOGO" w:date="2023-10-27T10:15:00Z">
        <w:r w:rsidRPr="009C7542" w:rsidDel="009C7542">
          <w:rPr>
            <w:iCs/>
            <w:color w:val="000000" w:themeColor="text1"/>
            <w:szCs w:val="24"/>
            <w:rPrChange w:id="1952" w:author="Dr Mamadou SANOGO" w:date="2023-10-27T10:15:00Z">
              <w:rPr>
                <w:b/>
                <w:bCs/>
                <w:iCs/>
                <w:color w:val="000000" w:themeColor="text1"/>
                <w:szCs w:val="24"/>
              </w:rPr>
            </w:rPrChange>
          </w:rPr>
          <w:delText>a</w:delText>
        </w:r>
      </w:del>
      <w:del w:id="1953" w:author="Dr Mamadou SANOGO" w:date="2023-10-27T22:52:00Z">
        <w:r w:rsidRPr="009C7542" w:rsidDel="00803A8B">
          <w:rPr>
            <w:iCs/>
            <w:color w:val="000000" w:themeColor="text1"/>
            <w:szCs w:val="24"/>
            <w:rPrChange w:id="1954" w:author="Dr Mamadou SANOGO" w:date="2023-10-27T10:15:00Z">
              <w:rPr>
                <w:b/>
                <w:bCs/>
                <w:iCs/>
                <w:color w:val="000000" w:themeColor="text1"/>
                <w:szCs w:val="24"/>
              </w:rPr>
            </w:rPrChange>
          </w:rPr>
          <w:delText>rrêté d’ouverture</w:delText>
        </w:r>
        <w:r w:rsidRPr="007A4AFC" w:rsidDel="00803A8B">
          <w:rPr>
            <w:b/>
            <w:bCs/>
            <w:iCs/>
            <w:color w:val="000000" w:themeColor="text1"/>
            <w:szCs w:val="24"/>
          </w:rPr>
          <w:delText xml:space="preserve"> </w:delText>
        </w:r>
      </w:del>
    </w:p>
    <w:p w14:paraId="0AA58318" w14:textId="0C5CE95D" w:rsidR="00643698" w:rsidRPr="007A4AFC" w:rsidDel="003B1197" w:rsidRDefault="00643698">
      <w:pPr>
        <w:spacing w:line="276" w:lineRule="auto"/>
        <w:ind w:right="11"/>
        <w:rPr>
          <w:del w:id="1955" w:author="Dr Mamadou SANOGO" w:date="2023-10-27T13:40:00Z"/>
          <w:b/>
          <w:i/>
          <w:iCs/>
          <w:color w:val="000000" w:themeColor="text1"/>
          <w:szCs w:val="24"/>
        </w:rPr>
        <w:pPrChange w:id="1956" w:author="Dr Mamadou SANOGO" w:date="2023-10-27T13:40:00Z">
          <w:pPr>
            <w:spacing w:line="360" w:lineRule="auto"/>
            <w:ind w:right="11"/>
          </w:pPr>
        </w:pPrChange>
      </w:pPr>
      <w:del w:id="1957" w:author="Dr Mamadou SANOGO" w:date="2023-10-27T22:52:00Z">
        <w:r w:rsidRPr="007A4AFC" w:rsidDel="00803A8B">
          <w:rPr>
            <w:b/>
            <w:i/>
            <w:iCs/>
            <w:color w:val="000000" w:themeColor="text1"/>
            <w:szCs w:val="24"/>
          </w:rPr>
          <w:delText>Critère 2 : La formation est validée à l’interne par les organes habilités</w:delText>
        </w:r>
      </w:del>
    </w:p>
    <w:p w14:paraId="0AA2E166" w14:textId="63715E10" w:rsidR="00643698" w:rsidRPr="007A4AFC" w:rsidDel="00803A8B" w:rsidRDefault="00643698">
      <w:pPr>
        <w:spacing w:line="276" w:lineRule="auto"/>
        <w:ind w:right="11"/>
        <w:rPr>
          <w:del w:id="1958" w:author="Dr Mamadou SANOGO" w:date="2023-10-27T22:52:00Z"/>
        </w:rPr>
        <w:pPrChange w:id="1959" w:author="Dr Mamadou SANOGO" w:date="2023-10-27T13:40:00Z">
          <w:pPr>
            <w:pStyle w:val="Titre4"/>
            <w:spacing w:before="0" w:line="240" w:lineRule="auto"/>
          </w:pPr>
        </w:pPrChange>
      </w:pPr>
    </w:p>
    <w:p w14:paraId="25ADC9F1" w14:textId="02CBD23D" w:rsidR="00643698" w:rsidRPr="007A4AFC" w:rsidDel="00803A8B" w:rsidRDefault="00643698">
      <w:pPr>
        <w:spacing w:line="276" w:lineRule="auto"/>
        <w:ind w:right="11"/>
        <w:rPr>
          <w:del w:id="1960" w:author="Dr Mamadou SANOGO" w:date="2023-10-27T22:52:00Z"/>
          <w:bCs/>
          <w:color w:val="000000" w:themeColor="text1"/>
          <w:szCs w:val="24"/>
        </w:rPr>
        <w:pPrChange w:id="1961" w:author="Dr Mamadou SANOGO" w:date="2023-10-27T13:40:00Z">
          <w:pPr>
            <w:spacing w:line="360" w:lineRule="auto"/>
            <w:ind w:right="11"/>
          </w:pPr>
        </w:pPrChange>
      </w:pPr>
      <w:del w:id="1962" w:author="Dr Mamadou SANOGO" w:date="2023-10-27T22:52:00Z">
        <w:r w:rsidRPr="007A4AFC" w:rsidDel="00803A8B">
          <w:rPr>
            <w:bCs/>
            <w:color w:val="000000" w:themeColor="text1"/>
            <w:szCs w:val="24"/>
          </w:rPr>
          <w:delText>Le processus de validation interne de la formation revêt une importance cruciale dans l'assurance de la qualité et de la pertinence des programmes éducatifs. Cette étape clé garantit que l</w:delText>
        </w:r>
      </w:del>
      <w:del w:id="1963" w:author="Dr Mamadou SANOGO" w:date="2023-10-27T22:06:00Z">
        <w:r w:rsidRPr="007A4AFC" w:rsidDel="00E06071">
          <w:rPr>
            <w:bCs/>
            <w:color w:val="000000" w:themeColor="text1"/>
            <w:szCs w:val="24"/>
          </w:rPr>
          <w:delText>e</w:delText>
        </w:r>
      </w:del>
      <w:del w:id="1964" w:author="Dr Mamadou SANOGO" w:date="2023-10-27T22:52:00Z">
        <w:r w:rsidRPr="007A4AFC" w:rsidDel="00803A8B">
          <w:rPr>
            <w:bCs/>
            <w:color w:val="000000" w:themeColor="text1"/>
            <w:szCs w:val="24"/>
          </w:rPr>
          <w:delText xml:space="preserve"> </w:delText>
        </w:r>
      </w:del>
      <w:del w:id="1965" w:author="Dr Mamadou SANOGO" w:date="2023-10-27T22:06:00Z">
        <w:r w:rsidRPr="007A4AFC" w:rsidDel="00E06071">
          <w:rPr>
            <w:bCs/>
            <w:color w:val="000000" w:themeColor="text1"/>
            <w:szCs w:val="24"/>
          </w:rPr>
          <w:delText xml:space="preserve">Master </w:delText>
        </w:r>
      </w:del>
      <w:del w:id="1966" w:author="Dr Mamadou SANOGO" w:date="2023-10-27T22:52:00Z">
        <w:r w:rsidRPr="007A4AFC" w:rsidDel="00803A8B">
          <w:rPr>
            <w:bCs/>
            <w:color w:val="000000" w:themeColor="text1"/>
            <w:szCs w:val="24"/>
          </w:rPr>
          <w:delText xml:space="preserve">en </w:delText>
        </w:r>
      </w:del>
      <w:del w:id="1967" w:author="Dr Mamadou SANOGO" w:date="2023-10-26T13:03:00Z">
        <w:r w:rsidRPr="007A4AFC" w:rsidDel="003A18E5">
          <w:rPr>
            <w:bCs/>
            <w:color w:val="000000" w:themeColor="text1"/>
            <w:szCs w:val="24"/>
          </w:rPr>
          <w:delText xml:space="preserve">épidémiologie </w:delText>
        </w:r>
      </w:del>
      <w:del w:id="1968" w:author="Dr Mamadou SANOGO" w:date="2023-10-27T22:52:00Z">
        <w:r w:rsidRPr="007A4AFC" w:rsidDel="00803A8B">
          <w:rPr>
            <w:bCs/>
            <w:color w:val="000000" w:themeColor="text1"/>
            <w:szCs w:val="24"/>
          </w:rPr>
          <w:delText xml:space="preserve">est validé par les organes compétents de l’EPSFé (commissions et instances telle que le Conseil Pédagogique et Scientifique). </w:delText>
        </w:r>
      </w:del>
    </w:p>
    <w:p w14:paraId="7ABEE34F" w14:textId="0DFC36DE" w:rsidR="003B1197" w:rsidRPr="006778CD" w:rsidDel="00803A8B" w:rsidRDefault="00643698">
      <w:pPr>
        <w:spacing w:line="276" w:lineRule="auto"/>
        <w:ind w:right="11"/>
        <w:rPr>
          <w:del w:id="1969" w:author="Dr Mamadou SANOGO" w:date="2023-10-27T22:52:00Z"/>
          <w:iCs/>
          <w:color w:val="000000" w:themeColor="text1"/>
          <w:szCs w:val="24"/>
          <w:rPrChange w:id="1970" w:author="Dr Mamadou SANOGO" w:date="2023-10-27T13:58:00Z">
            <w:rPr>
              <w:del w:id="1971" w:author="Dr Mamadou SANOGO" w:date="2023-10-27T22:52:00Z"/>
              <w:b/>
              <w:bCs/>
              <w:iCs/>
              <w:color w:val="C00000"/>
              <w:szCs w:val="24"/>
            </w:rPr>
          </w:rPrChange>
        </w:rPr>
        <w:pPrChange w:id="1972" w:author="Dr Mamadou SANOGO" w:date="2023-10-27T13:58:00Z">
          <w:pPr>
            <w:spacing w:line="360" w:lineRule="auto"/>
            <w:ind w:right="11"/>
          </w:pPr>
        </w:pPrChange>
      </w:pPr>
      <w:del w:id="1973" w:author="Dr Mamadou SANOGO" w:date="2023-10-27T22:52:00Z">
        <w:r w:rsidRPr="007A4AFC" w:rsidDel="00803A8B">
          <w:rPr>
            <w:b/>
            <w:bCs/>
            <w:iCs/>
            <w:color w:val="000000" w:themeColor="text1"/>
            <w:szCs w:val="24"/>
            <w:rPrChange w:id="1974" w:author="Dr Mamadou SANOGO" w:date="2023-10-25T18:15:00Z">
              <w:rPr>
                <w:b/>
                <w:bCs/>
                <w:iCs/>
                <w:color w:val="00B050"/>
                <w:szCs w:val="24"/>
              </w:rPr>
            </w:rPrChange>
          </w:rPr>
          <w:delText>Annexe n°</w:delText>
        </w:r>
      </w:del>
      <w:ins w:id="1975" w:author="Cauris Cosmetics" w:date="2023-10-25T14:39:00Z">
        <w:del w:id="1976" w:author="Dr Mamadou SANOGO" w:date="2023-10-27T22:52:00Z">
          <w:r w:rsidR="003C6082" w:rsidDel="00803A8B">
            <w:rPr>
              <w:b/>
              <w:bCs/>
              <w:iCs/>
              <w:color w:val="000000" w:themeColor="text1"/>
              <w:szCs w:val="24"/>
            </w:rPr>
            <w:delText>0</w:delText>
          </w:r>
        </w:del>
      </w:ins>
      <w:del w:id="1977" w:author="Dr Mamadou SANOGO" w:date="2023-10-27T22:52:00Z">
        <w:r w:rsidR="002725C8" w:rsidRPr="007A4AFC" w:rsidDel="00803A8B">
          <w:rPr>
            <w:b/>
            <w:bCs/>
            <w:iCs/>
            <w:color w:val="000000" w:themeColor="text1"/>
            <w:szCs w:val="24"/>
            <w:rPrChange w:id="1978" w:author="Dr Mamadou SANOGO" w:date="2023-10-25T18:15:00Z">
              <w:rPr>
                <w:b/>
                <w:bCs/>
                <w:iCs/>
                <w:color w:val="00B050"/>
                <w:szCs w:val="24"/>
              </w:rPr>
            </w:rPrChange>
          </w:rPr>
          <w:delText>1</w:delText>
        </w:r>
      </w:del>
      <w:ins w:id="1979" w:author="Cauris Cosmetics" w:date="2023-10-25T14:39:00Z">
        <w:del w:id="1980" w:author="Dr Mamadou SANOGO" w:date="2023-10-27T22:52:00Z">
          <w:r w:rsidR="003C6082" w:rsidDel="00803A8B">
            <w:rPr>
              <w:b/>
              <w:bCs/>
              <w:iCs/>
              <w:color w:val="000000" w:themeColor="text1"/>
              <w:szCs w:val="24"/>
            </w:rPr>
            <w:delText>3</w:delText>
          </w:r>
        </w:del>
      </w:ins>
      <w:del w:id="1981" w:author="Dr Mamadou SANOGO" w:date="2023-10-27T22:52:00Z">
        <w:r w:rsidR="002725C8" w:rsidRPr="007A4AFC" w:rsidDel="00803A8B">
          <w:rPr>
            <w:b/>
            <w:bCs/>
            <w:iCs/>
            <w:color w:val="000000" w:themeColor="text1"/>
            <w:szCs w:val="24"/>
            <w:rPrChange w:id="1982" w:author="Dr Mamadou SANOGO" w:date="2023-10-25T18:15:00Z">
              <w:rPr>
                <w:b/>
                <w:bCs/>
                <w:iCs/>
                <w:color w:val="00B050"/>
                <w:szCs w:val="24"/>
              </w:rPr>
            </w:rPrChange>
          </w:rPr>
          <w:delText>4</w:delText>
        </w:r>
        <w:r w:rsidRPr="007A4AFC" w:rsidDel="00803A8B">
          <w:rPr>
            <w:b/>
            <w:bCs/>
            <w:iCs/>
            <w:color w:val="000000" w:themeColor="text1"/>
            <w:szCs w:val="24"/>
            <w:rPrChange w:id="1983" w:author="Dr Mamadou SANOGO" w:date="2023-10-25T18:15:00Z">
              <w:rPr>
                <w:b/>
                <w:bCs/>
                <w:iCs/>
                <w:color w:val="00B050"/>
                <w:szCs w:val="24"/>
              </w:rPr>
            </w:rPrChange>
          </w:rPr>
          <w:delText xml:space="preserve">: </w:delText>
        </w:r>
      </w:del>
      <w:del w:id="1984" w:author="Dr Mamadou SANOGO" w:date="2023-10-27T10:17:00Z">
        <w:r w:rsidRPr="009C7542" w:rsidDel="009C7542">
          <w:rPr>
            <w:iCs/>
            <w:color w:val="000000" w:themeColor="text1"/>
            <w:szCs w:val="24"/>
            <w:rPrChange w:id="1985" w:author="Dr Mamadou SANOGO" w:date="2023-10-27T10:17:00Z">
              <w:rPr>
                <w:b/>
                <w:bCs/>
                <w:iCs/>
                <w:color w:val="00B050"/>
                <w:szCs w:val="24"/>
              </w:rPr>
            </w:rPrChange>
          </w:rPr>
          <w:delText>c</w:delText>
        </w:r>
      </w:del>
      <w:del w:id="1986" w:author="Dr Mamadou SANOGO" w:date="2023-10-27T22:52:00Z">
        <w:r w:rsidRPr="009C7542" w:rsidDel="00803A8B">
          <w:rPr>
            <w:iCs/>
            <w:color w:val="000000" w:themeColor="text1"/>
            <w:szCs w:val="24"/>
            <w:rPrChange w:id="1987" w:author="Dr Mamadou SANOGO" w:date="2023-10-27T10:17:00Z">
              <w:rPr>
                <w:b/>
                <w:bCs/>
                <w:iCs/>
                <w:color w:val="00B050"/>
                <w:szCs w:val="24"/>
              </w:rPr>
            </w:rPrChange>
          </w:rPr>
          <w:delText xml:space="preserve">onvocation, </w:delText>
        </w:r>
        <w:r w:rsidRPr="009C7542" w:rsidDel="00803A8B">
          <w:rPr>
            <w:iCs/>
            <w:color w:val="000000" w:themeColor="text1"/>
            <w:szCs w:val="24"/>
            <w:rPrChange w:id="1988" w:author="Dr Mamadou SANOGO" w:date="2023-10-27T10:17:00Z">
              <w:rPr>
                <w:b/>
                <w:bCs/>
                <w:iCs/>
                <w:color w:val="C00000"/>
                <w:szCs w:val="24"/>
              </w:rPr>
            </w:rPrChange>
          </w:rPr>
          <w:delText>rapport de validation et liste de présence des membres des commissions d’élaboration du programme</w:delText>
        </w:r>
        <w:r w:rsidR="007622B6" w:rsidRPr="007A4AFC" w:rsidDel="00803A8B">
          <w:rPr>
            <w:b/>
            <w:bCs/>
            <w:iCs/>
            <w:color w:val="000000" w:themeColor="text1"/>
            <w:szCs w:val="24"/>
          </w:rPr>
          <w:delText>(Robert</w:delText>
        </w:r>
        <w:r w:rsidR="004A7817" w:rsidRPr="007A4AFC" w:rsidDel="00803A8B">
          <w:rPr>
            <w:b/>
            <w:bCs/>
            <w:iCs/>
            <w:color w:val="000000" w:themeColor="text1"/>
            <w:szCs w:val="24"/>
          </w:rPr>
          <w:delText>, 24-10-23</w:delText>
        </w:r>
        <w:r w:rsidR="007622B6" w:rsidRPr="007A4AFC" w:rsidDel="00803A8B">
          <w:rPr>
            <w:b/>
            <w:bCs/>
            <w:iCs/>
            <w:color w:val="000000" w:themeColor="text1"/>
            <w:szCs w:val="24"/>
          </w:rPr>
          <w:delText>)</w:delText>
        </w:r>
      </w:del>
    </w:p>
    <w:p w14:paraId="2966BC8A" w14:textId="484226BC" w:rsidR="00643698" w:rsidRPr="007A4AFC" w:rsidDel="00803A8B" w:rsidRDefault="00643698">
      <w:pPr>
        <w:spacing w:line="276" w:lineRule="auto"/>
        <w:ind w:right="11"/>
        <w:rPr>
          <w:del w:id="1989" w:author="Dr Mamadou SANOGO" w:date="2023-10-27T22:52:00Z"/>
          <w:b/>
          <w:i/>
          <w:iCs/>
          <w:color w:val="000000" w:themeColor="text1"/>
          <w:szCs w:val="24"/>
        </w:rPr>
        <w:pPrChange w:id="1990" w:author="Dr Mamadou SANOGO" w:date="2023-10-27T13:40:00Z">
          <w:pPr>
            <w:spacing w:line="360" w:lineRule="auto"/>
            <w:ind w:right="11"/>
          </w:pPr>
        </w:pPrChange>
      </w:pPr>
      <w:del w:id="1991" w:author="Dr Mamadou SANOGO" w:date="2023-10-27T22:52:00Z">
        <w:r w:rsidRPr="007A4AFC" w:rsidDel="00803A8B">
          <w:rPr>
            <w:b/>
            <w:i/>
            <w:iCs/>
            <w:color w:val="000000" w:themeColor="text1"/>
            <w:szCs w:val="24"/>
          </w:rPr>
          <w:delText>Critère 3 : La formation est clairement identifiée selon la nomenclature du REESAO</w:delText>
        </w:r>
      </w:del>
    </w:p>
    <w:p w14:paraId="655BD46B" w14:textId="01069F3C" w:rsidR="00643698" w:rsidRPr="007A4AFC" w:rsidDel="00803A8B" w:rsidRDefault="00643698">
      <w:pPr>
        <w:spacing w:line="276" w:lineRule="auto"/>
        <w:ind w:right="11"/>
        <w:rPr>
          <w:del w:id="1992" w:author="Dr Mamadou SANOGO" w:date="2023-10-27T22:52:00Z"/>
          <w:bCs/>
          <w:color w:val="000000" w:themeColor="text1"/>
          <w:szCs w:val="24"/>
        </w:rPr>
        <w:pPrChange w:id="1993" w:author="Dr Mamadou SANOGO" w:date="2023-10-27T13:40:00Z">
          <w:pPr>
            <w:spacing w:line="360" w:lineRule="auto"/>
            <w:ind w:right="11"/>
          </w:pPr>
        </w:pPrChange>
      </w:pPr>
      <w:del w:id="1994" w:author="Dr Mamadou SANOGO" w:date="2023-10-27T22:52:00Z">
        <w:r w:rsidRPr="007A4AFC" w:rsidDel="00803A8B">
          <w:rPr>
            <w:bCs/>
            <w:color w:val="000000" w:themeColor="text1"/>
            <w:szCs w:val="24"/>
          </w:rPr>
          <w:delText>L</w:delText>
        </w:r>
      </w:del>
      <w:del w:id="1995" w:author="Dr Mamadou SANOGO" w:date="2023-10-27T20:55:00Z">
        <w:r w:rsidRPr="007A4AFC" w:rsidDel="00071E38">
          <w:rPr>
            <w:bCs/>
            <w:color w:val="000000" w:themeColor="text1"/>
            <w:szCs w:val="24"/>
          </w:rPr>
          <w:delText>e Master</w:delText>
        </w:r>
      </w:del>
      <w:del w:id="1996" w:author="Dr Mamadou SANOGO" w:date="2023-10-27T22:52:00Z">
        <w:r w:rsidRPr="007A4AFC" w:rsidDel="00803A8B">
          <w:rPr>
            <w:bCs/>
            <w:color w:val="000000" w:themeColor="text1"/>
            <w:szCs w:val="24"/>
          </w:rPr>
          <w:delText xml:space="preserve"> en </w:delText>
        </w:r>
      </w:del>
      <w:del w:id="1997" w:author="Dr Mamadou SANOGO" w:date="2023-10-26T13:05:00Z">
        <w:r w:rsidRPr="007A4AFC" w:rsidDel="003A18E5">
          <w:rPr>
            <w:bCs/>
            <w:color w:val="000000" w:themeColor="text1"/>
            <w:szCs w:val="24"/>
          </w:rPr>
          <w:delText>Epidémiologie</w:delText>
        </w:r>
      </w:del>
      <w:del w:id="1998" w:author="Dr Mamadou SANOGO" w:date="2023-10-27T10:17:00Z">
        <w:r w:rsidRPr="007A4AFC" w:rsidDel="00CB3FC8">
          <w:rPr>
            <w:bCs/>
            <w:color w:val="000000" w:themeColor="text1"/>
            <w:szCs w:val="24"/>
          </w:rPr>
          <w:delText xml:space="preserve"> </w:delText>
        </w:r>
      </w:del>
      <w:del w:id="1999" w:author="Dr Mamadou SANOGO" w:date="2023-10-27T22:52:00Z">
        <w:r w:rsidRPr="007A4AFC" w:rsidDel="00803A8B">
          <w:rPr>
            <w:bCs/>
            <w:color w:val="000000" w:themeColor="text1"/>
            <w:szCs w:val="24"/>
          </w:rPr>
          <w:delText xml:space="preserve">a été identifié à partir du référentiel-développement-SI-CAMES. Également ce programme offre des formations en LMD conformément aux engagements pris dans le cadre du </w:delText>
        </w:r>
        <w:bookmarkStart w:id="2000" w:name="_Hlk130021940"/>
        <w:r w:rsidRPr="007A4AFC" w:rsidDel="00803A8B">
          <w:rPr>
            <w:bCs/>
            <w:color w:val="000000" w:themeColor="text1"/>
            <w:szCs w:val="24"/>
          </w:rPr>
          <w:delText>Réseau pour l’Excellence de l’Enseignement Supérieur en Afrique de l’Ouest (REESAO).</w:delText>
        </w:r>
        <w:bookmarkEnd w:id="2000"/>
        <w:r w:rsidRPr="007A4AFC" w:rsidDel="00803A8B">
          <w:rPr>
            <w:bCs/>
            <w:color w:val="000000" w:themeColor="text1"/>
            <w:szCs w:val="24"/>
          </w:rPr>
          <w:delText xml:space="preserve"> Il fait parti du domaine des Sciences de la Santé, un des huit domaines du REESAO.</w:delText>
        </w:r>
      </w:del>
    </w:p>
    <w:p w14:paraId="0EF1085B" w14:textId="0178CE78" w:rsidR="00643698" w:rsidRPr="007A4AFC" w:rsidDel="00803A8B" w:rsidRDefault="00643698">
      <w:pPr>
        <w:spacing w:line="276" w:lineRule="auto"/>
        <w:ind w:right="11"/>
        <w:rPr>
          <w:del w:id="2001" w:author="Dr Mamadou SANOGO" w:date="2023-10-27T22:52:00Z"/>
          <w:b/>
          <w:bCs/>
          <w:iCs/>
          <w:color w:val="000000" w:themeColor="text1"/>
          <w:szCs w:val="24"/>
          <w:rPrChange w:id="2002" w:author="Dr Mamadou SANOGO" w:date="2023-10-25T18:15:00Z">
            <w:rPr>
              <w:del w:id="2003" w:author="Dr Mamadou SANOGO" w:date="2023-10-27T22:52:00Z"/>
              <w:b/>
              <w:bCs/>
              <w:iCs/>
              <w:color w:val="00B050"/>
              <w:szCs w:val="24"/>
            </w:rPr>
          </w:rPrChange>
        </w:rPr>
        <w:pPrChange w:id="2004" w:author="Dr Mamadou SANOGO" w:date="2023-10-27T13:40:00Z">
          <w:pPr>
            <w:spacing w:line="360" w:lineRule="auto"/>
            <w:ind w:right="11"/>
          </w:pPr>
        </w:pPrChange>
      </w:pPr>
      <w:del w:id="2005" w:author="Dr Mamadou SANOGO" w:date="2023-10-27T22:52:00Z">
        <w:r w:rsidRPr="007A4AFC" w:rsidDel="00803A8B">
          <w:rPr>
            <w:b/>
            <w:bCs/>
            <w:iCs/>
            <w:color w:val="000000" w:themeColor="text1"/>
            <w:szCs w:val="24"/>
            <w:rPrChange w:id="2006" w:author="Dr Mamadou SANOGO" w:date="2023-10-25T18:15:00Z">
              <w:rPr>
                <w:b/>
                <w:bCs/>
                <w:iCs/>
                <w:color w:val="00B050"/>
                <w:szCs w:val="24"/>
              </w:rPr>
            </w:rPrChange>
          </w:rPr>
          <w:delText>Annexe n°</w:delText>
        </w:r>
      </w:del>
      <w:ins w:id="2007" w:author="Cauris Cosmetics" w:date="2023-10-25T14:39:00Z">
        <w:del w:id="2008" w:author="Dr Mamadou SANOGO" w:date="2023-10-27T22:52:00Z">
          <w:r w:rsidR="003C6082" w:rsidDel="00803A8B">
            <w:rPr>
              <w:b/>
              <w:bCs/>
              <w:iCs/>
              <w:color w:val="000000" w:themeColor="text1"/>
              <w:szCs w:val="24"/>
            </w:rPr>
            <w:delText>0</w:delText>
          </w:r>
        </w:del>
      </w:ins>
      <w:del w:id="2009" w:author="Dr Mamadou SANOGO" w:date="2023-10-27T22:52:00Z">
        <w:r w:rsidR="007622B6" w:rsidRPr="007A4AFC" w:rsidDel="00803A8B">
          <w:rPr>
            <w:b/>
            <w:bCs/>
            <w:iCs/>
            <w:color w:val="000000" w:themeColor="text1"/>
            <w:szCs w:val="24"/>
            <w:rPrChange w:id="2010" w:author="Dr Mamadou SANOGO" w:date="2023-10-25T18:15:00Z">
              <w:rPr>
                <w:b/>
                <w:bCs/>
                <w:iCs/>
                <w:color w:val="00B050"/>
                <w:szCs w:val="24"/>
              </w:rPr>
            </w:rPrChange>
          </w:rPr>
          <w:delText>1</w:delText>
        </w:r>
      </w:del>
      <w:ins w:id="2011" w:author="Cauris Cosmetics" w:date="2023-10-25T14:39:00Z">
        <w:del w:id="2012" w:author="Dr Mamadou SANOGO" w:date="2023-10-27T22:52:00Z">
          <w:r w:rsidR="003C6082" w:rsidDel="00803A8B">
            <w:rPr>
              <w:b/>
              <w:bCs/>
              <w:iCs/>
              <w:color w:val="000000" w:themeColor="text1"/>
              <w:szCs w:val="24"/>
            </w:rPr>
            <w:delText>4</w:delText>
          </w:r>
        </w:del>
      </w:ins>
      <w:del w:id="2013" w:author="Dr Mamadou SANOGO" w:date="2023-10-27T22:52:00Z">
        <w:r w:rsidR="007622B6" w:rsidRPr="007A4AFC" w:rsidDel="00803A8B">
          <w:rPr>
            <w:b/>
            <w:bCs/>
            <w:iCs/>
            <w:color w:val="000000" w:themeColor="text1"/>
            <w:szCs w:val="24"/>
            <w:rPrChange w:id="2014" w:author="Dr Mamadou SANOGO" w:date="2023-10-25T18:15:00Z">
              <w:rPr>
                <w:b/>
                <w:bCs/>
                <w:iCs/>
                <w:color w:val="00B050"/>
                <w:szCs w:val="24"/>
              </w:rPr>
            </w:rPrChange>
          </w:rPr>
          <w:delText>5</w:delText>
        </w:r>
        <w:r w:rsidRPr="007A4AFC" w:rsidDel="00803A8B">
          <w:rPr>
            <w:b/>
            <w:bCs/>
            <w:iCs/>
            <w:color w:val="000000" w:themeColor="text1"/>
            <w:szCs w:val="24"/>
            <w:rPrChange w:id="2015" w:author="Dr Mamadou SANOGO" w:date="2023-10-25T18:15:00Z">
              <w:rPr>
                <w:b/>
                <w:bCs/>
                <w:iCs/>
                <w:color w:val="00B050"/>
                <w:szCs w:val="24"/>
              </w:rPr>
            </w:rPrChange>
          </w:rPr>
          <w:delText xml:space="preserve">: </w:delText>
        </w:r>
        <w:r w:rsidRPr="00CB3FC8" w:rsidDel="00803A8B">
          <w:rPr>
            <w:iCs/>
            <w:color w:val="000000" w:themeColor="text1"/>
            <w:szCs w:val="24"/>
            <w:rPrChange w:id="2016" w:author="Dr Mamadou SANOGO" w:date="2023-10-27T10:18:00Z">
              <w:rPr>
                <w:b/>
                <w:bCs/>
                <w:iCs/>
                <w:color w:val="00B050"/>
                <w:szCs w:val="24"/>
              </w:rPr>
            </w:rPrChange>
          </w:rPr>
          <w:delText>Référentiel-développement-SI-CAMES 41</w:delText>
        </w:r>
      </w:del>
    </w:p>
    <w:p w14:paraId="6EC41C7A" w14:textId="5CE2AB45" w:rsidR="006778CD" w:rsidRPr="007B4438" w:rsidDel="00803A8B" w:rsidRDefault="00643698">
      <w:pPr>
        <w:spacing w:line="276" w:lineRule="auto"/>
        <w:ind w:right="11"/>
        <w:rPr>
          <w:del w:id="2017" w:author="Dr Mamadou SANOGO" w:date="2023-10-27T22:52:00Z"/>
          <w:iCs/>
          <w:color w:val="000000" w:themeColor="text1"/>
          <w:szCs w:val="24"/>
          <w:rPrChange w:id="2018" w:author="Dr Mamadou SANOGO" w:date="2023-10-27T20:11:00Z">
            <w:rPr>
              <w:del w:id="2019" w:author="Dr Mamadou SANOGO" w:date="2023-10-27T22:52:00Z"/>
              <w:b/>
              <w:bCs/>
              <w:iCs/>
              <w:color w:val="00B050"/>
              <w:szCs w:val="24"/>
            </w:rPr>
          </w:rPrChange>
        </w:rPr>
        <w:pPrChange w:id="2020" w:author="Dr Mamadou SANOGO" w:date="2023-10-27T13:40:00Z">
          <w:pPr>
            <w:spacing w:line="360" w:lineRule="auto"/>
            <w:ind w:right="11"/>
          </w:pPr>
        </w:pPrChange>
      </w:pPr>
      <w:del w:id="2021" w:author="Dr Mamadou SANOGO" w:date="2023-10-27T22:52:00Z">
        <w:r w:rsidRPr="007A4AFC" w:rsidDel="00803A8B">
          <w:rPr>
            <w:b/>
            <w:bCs/>
            <w:iCs/>
            <w:color w:val="000000" w:themeColor="text1"/>
            <w:szCs w:val="24"/>
            <w:rPrChange w:id="2022" w:author="Dr Mamadou SANOGO" w:date="2023-10-25T18:15:00Z">
              <w:rPr>
                <w:b/>
                <w:bCs/>
                <w:iCs/>
                <w:color w:val="00B050"/>
                <w:szCs w:val="24"/>
              </w:rPr>
            </w:rPrChange>
          </w:rPr>
          <w:delText>Annexe n°</w:delText>
        </w:r>
      </w:del>
      <w:ins w:id="2023" w:author="Cauris Cosmetics" w:date="2023-10-25T14:40:00Z">
        <w:del w:id="2024" w:author="Dr Mamadou SANOGO" w:date="2023-10-27T22:52:00Z">
          <w:r w:rsidR="003C6082" w:rsidDel="00803A8B">
            <w:rPr>
              <w:b/>
              <w:bCs/>
              <w:iCs/>
              <w:color w:val="000000" w:themeColor="text1"/>
              <w:szCs w:val="24"/>
            </w:rPr>
            <w:delText>0</w:delText>
          </w:r>
        </w:del>
      </w:ins>
      <w:del w:id="2025" w:author="Dr Mamadou SANOGO" w:date="2023-10-27T22:52:00Z">
        <w:r w:rsidR="007622B6" w:rsidRPr="007A4AFC" w:rsidDel="00803A8B">
          <w:rPr>
            <w:b/>
            <w:bCs/>
            <w:iCs/>
            <w:color w:val="000000" w:themeColor="text1"/>
            <w:szCs w:val="24"/>
            <w:rPrChange w:id="2026" w:author="Dr Mamadou SANOGO" w:date="2023-10-25T18:15:00Z">
              <w:rPr>
                <w:b/>
                <w:bCs/>
                <w:iCs/>
                <w:color w:val="00B050"/>
                <w:szCs w:val="24"/>
              </w:rPr>
            </w:rPrChange>
          </w:rPr>
          <w:delText>1</w:delText>
        </w:r>
      </w:del>
      <w:ins w:id="2027" w:author="Cauris Cosmetics" w:date="2023-10-25T14:39:00Z">
        <w:del w:id="2028" w:author="Dr Mamadou SANOGO" w:date="2023-10-27T22:52:00Z">
          <w:r w:rsidR="003C6082" w:rsidDel="00803A8B">
            <w:rPr>
              <w:b/>
              <w:bCs/>
              <w:iCs/>
              <w:color w:val="000000" w:themeColor="text1"/>
              <w:szCs w:val="24"/>
            </w:rPr>
            <w:delText>5</w:delText>
          </w:r>
        </w:del>
      </w:ins>
      <w:del w:id="2029" w:author="Dr Mamadou SANOGO" w:date="2023-10-27T22:52:00Z">
        <w:r w:rsidR="007622B6" w:rsidRPr="007A4AFC" w:rsidDel="00803A8B">
          <w:rPr>
            <w:b/>
            <w:bCs/>
            <w:iCs/>
            <w:color w:val="000000" w:themeColor="text1"/>
            <w:szCs w:val="24"/>
            <w:rPrChange w:id="2030" w:author="Dr Mamadou SANOGO" w:date="2023-10-25T18:15:00Z">
              <w:rPr>
                <w:b/>
                <w:bCs/>
                <w:iCs/>
                <w:color w:val="00B050"/>
                <w:szCs w:val="24"/>
              </w:rPr>
            </w:rPrChange>
          </w:rPr>
          <w:delText>6</w:delText>
        </w:r>
        <w:r w:rsidRPr="007A4AFC" w:rsidDel="00803A8B">
          <w:rPr>
            <w:b/>
            <w:bCs/>
            <w:iCs/>
            <w:color w:val="000000" w:themeColor="text1"/>
            <w:szCs w:val="24"/>
            <w:rPrChange w:id="2031" w:author="Dr Mamadou SANOGO" w:date="2023-10-25T18:15:00Z">
              <w:rPr>
                <w:b/>
                <w:bCs/>
                <w:iCs/>
                <w:color w:val="00B050"/>
                <w:szCs w:val="24"/>
              </w:rPr>
            </w:rPrChange>
          </w:rPr>
          <w:delText xml:space="preserve">: </w:delText>
        </w:r>
        <w:r w:rsidRPr="00CB3FC8" w:rsidDel="00803A8B">
          <w:rPr>
            <w:iCs/>
            <w:color w:val="000000" w:themeColor="text1"/>
            <w:szCs w:val="24"/>
            <w:rPrChange w:id="2032" w:author="Dr Mamadou SANOGO" w:date="2023-10-27T10:18:00Z">
              <w:rPr>
                <w:b/>
                <w:bCs/>
                <w:iCs/>
                <w:color w:val="00B050"/>
                <w:szCs w:val="24"/>
              </w:rPr>
            </w:rPrChange>
          </w:rPr>
          <w:delText>Décret N° 790/P-RM/du 31 Déc. 2008, Portant Institution du système LMD dans l’enseignement Supérieur au Mali</w:delText>
        </w:r>
      </w:del>
    </w:p>
    <w:p w14:paraId="0497C8AF" w14:textId="7ED156DF" w:rsidR="00643698" w:rsidRPr="007A4AFC" w:rsidDel="00803A8B" w:rsidRDefault="00643698" w:rsidP="00643698">
      <w:pPr>
        <w:spacing w:line="240" w:lineRule="auto"/>
        <w:ind w:right="402"/>
        <w:rPr>
          <w:del w:id="2033" w:author="Dr Mamadou SANOGO" w:date="2023-10-27T22:52:00Z"/>
          <w:iCs/>
          <w:color w:val="000000" w:themeColor="text1"/>
          <w:szCs w:val="24"/>
          <w:lang w:val="fr-ML"/>
        </w:rPr>
      </w:pPr>
    </w:p>
    <w:p w14:paraId="4DFA9832" w14:textId="3FFE9CED" w:rsidR="00643698" w:rsidRPr="007A4AFC" w:rsidDel="00803A8B" w:rsidRDefault="00643698" w:rsidP="00643698">
      <w:pPr>
        <w:widowControl w:val="0"/>
        <w:autoSpaceDE w:val="0"/>
        <w:autoSpaceDN w:val="0"/>
        <w:adjustRightInd w:val="0"/>
        <w:spacing w:line="240" w:lineRule="auto"/>
        <w:ind w:right="9"/>
        <w:rPr>
          <w:del w:id="2034" w:author="Dr Mamadou SANOGO" w:date="2023-10-27T22:52:00Z"/>
          <w:color w:val="000000" w:themeColor="text1"/>
          <w:sz w:val="10"/>
          <w:szCs w:val="24"/>
          <w:rPrChange w:id="2035" w:author="Dr Mamadou SANOGO" w:date="2023-10-25T18:15:00Z">
            <w:rPr>
              <w:del w:id="2036" w:author="Dr Mamadou SANOGO" w:date="2023-10-27T22:52:00Z"/>
              <w:color w:val="000000"/>
              <w:sz w:val="10"/>
              <w:szCs w:val="24"/>
            </w:rPr>
          </w:rPrChange>
        </w:rPr>
      </w:pPr>
    </w:p>
    <w:p w14:paraId="21AD9FF7" w14:textId="7F9600AE" w:rsidR="00643698" w:rsidRPr="007A4AFC" w:rsidDel="00803A8B" w:rsidRDefault="00643698">
      <w:pPr>
        <w:spacing w:line="276" w:lineRule="auto"/>
        <w:ind w:right="11"/>
        <w:rPr>
          <w:del w:id="2037" w:author="Dr Mamadou SANOGO" w:date="2023-10-27T22:52:00Z"/>
          <w:b/>
          <w:color w:val="000000" w:themeColor="text1"/>
          <w:szCs w:val="24"/>
        </w:rPr>
        <w:pPrChange w:id="2038" w:author="Dr Mamadou SANOGO" w:date="2023-10-27T13:41:00Z">
          <w:pPr>
            <w:spacing w:line="360" w:lineRule="auto"/>
            <w:ind w:right="11"/>
          </w:pPr>
        </w:pPrChange>
      </w:pPr>
      <w:bookmarkStart w:id="2039" w:name="_Toc145944507"/>
      <w:del w:id="2040" w:author="Dr Mamadou SANOGO" w:date="2023-10-27T22:52:00Z">
        <w:r w:rsidRPr="007A4AFC" w:rsidDel="00803A8B">
          <w:rPr>
            <w:b/>
            <w:color w:val="000000" w:themeColor="text1"/>
            <w:szCs w:val="24"/>
          </w:rPr>
          <w:delText>Référence 2 : Les modalités de pilotage de la formation sont clairement définies</w:delText>
        </w:r>
        <w:bookmarkEnd w:id="2039"/>
      </w:del>
    </w:p>
    <w:p w14:paraId="1CDE8C7E" w14:textId="2F1A9B71" w:rsidR="00643698" w:rsidRPr="007A4AFC" w:rsidDel="00803A8B" w:rsidRDefault="00643698">
      <w:pPr>
        <w:spacing w:line="276" w:lineRule="auto"/>
        <w:ind w:right="11"/>
        <w:rPr>
          <w:del w:id="2041" w:author="Dr Mamadou SANOGO" w:date="2023-10-27T22:52:00Z"/>
          <w:b/>
          <w:color w:val="000000" w:themeColor="text1"/>
          <w:szCs w:val="24"/>
        </w:rPr>
        <w:pPrChange w:id="2042" w:author="Dr Mamadou SANOGO" w:date="2023-10-27T13:41:00Z">
          <w:pPr>
            <w:spacing w:line="360" w:lineRule="auto"/>
            <w:ind w:right="11"/>
          </w:pPr>
        </w:pPrChange>
      </w:pPr>
      <w:del w:id="2043" w:author="Dr Mamadou SANOGO" w:date="2023-10-27T22:52:00Z">
        <w:r w:rsidRPr="007A4AFC" w:rsidDel="00803A8B">
          <w:rPr>
            <w:b/>
            <w:i/>
            <w:iCs/>
            <w:color w:val="000000" w:themeColor="text1"/>
            <w:szCs w:val="24"/>
          </w:rPr>
          <w:delText>Critère 1 : Les responsables pédagogiques et administratifs sont clairement identifiés</w:delText>
        </w:r>
      </w:del>
    </w:p>
    <w:p w14:paraId="20C0755F" w14:textId="7088091F" w:rsidR="00643698" w:rsidRPr="007A4AFC" w:rsidDel="00803A8B" w:rsidRDefault="00643698">
      <w:pPr>
        <w:spacing w:line="276" w:lineRule="auto"/>
        <w:rPr>
          <w:del w:id="2044" w:author="Dr Mamadou SANOGO" w:date="2023-10-27T22:52:00Z"/>
          <w:iCs/>
          <w:color w:val="000000" w:themeColor="text1"/>
          <w:szCs w:val="24"/>
          <w:lang w:val="fr-ML"/>
        </w:rPr>
        <w:pPrChange w:id="2045" w:author="Dr Mamadou SANOGO" w:date="2023-10-27T13:41:00Z">
          <w:pPr>
            <w:spacing w:line="360" w:lineRule="auto"/>
          </w:pPr>
        </w:pPrChange>
      </w:pPr>
      <w:del w:id="2046" w:author="Dr Mamadou SANOGO" w:date="2023-10-27T22:52:00Z">
        <w:r w:rsidRPr="007A4AFC" w:rsidDel="00803A8B">
          <w:rPr>
            <w:color w:val="000000" w:themeColor="text1"/>
            <w:szCs w:val="24"/>
            <w:rPrChange w:id="2047" w:author="Dr Mamadou SANOGO" w:date="2023-10-25T18:15:00Z">
              <w:rPr>
                <w:szCs w:val="24"/>
              </w:rPr>
            </w:rPrChange>
          </w:rPr>
          <w:delText>L'efficacité d'une formation repose en grande partie sur la clarté et la pertinence de ses modalités de pilotage</w:delText>
        </w:r>
        <w:r w:rsidRPr="007A4AFC" w:rsidDel="00803A8B">
          <w:rPr>
            <w:iCs/>
            <w:color w:val="000000" w:themeColor="text1"/>
            <w:szCs w:val="24"/>
            <w:lang w:val="fr-ML"/>
          </w:rPr>
          <w:delText xml:space="preserve">. Dans le cadre de la mise en œuvre de la formation </w:delText>
        </w:r>
      </w:del>
      <w:del w:id="2048" w:author="Dr Mamadou SANOGO" w:date="2023-10-27T20:56:00Z">
        <w:r w:rsidRPr="007A4AFC" w:rsidDel="001D7F51">
          <w:rPr>
            <w:iCs/>
            <w:color w:val="000000" w:themeColor="text1"/>
            <w:szCs w:val="24"/>
            <w:lang w:val="fr-ML"/>
          </w:rPr>
          <w:delText>Master</w:delText>
        </w:r>
      </w:del>
      <w:del w:id="2049" w:author="Dr Mamadou SANOGO" w:date="2023-10-27T22:52:00Z">
        <w:r w:rsidRPr="007A4AFC" w:rsidDel="00803A8B">
          <w:rPr>
            <w:iCs/>
            <w:color w:val="000000" w:themeColor="text1"/>
            <w:szCs w:val="24"/>
            <w:lang w:val="fr-ML"/>
          </w:rPr>
          <w:delText xml:space="preserve"> en </w:delText>
        </w:r>
      </w:del>
      <w:del w:id="2050" w:author="Dr Mamadou SANOGO" w:date="2023-10-26T13:06:00Z">
        <w:r w:rsidRPr="007A4AFC" w:rsidDel="003A18E5">
          <w:rPr>
            <w:iCs/>
            <w:color w:val="000000" w:themeColor="text1"/>
            <w:szCs w:val="24"/>
            <w:lang w:val="fr-ML"/>
          </w:rPr>
          <w:delText>épidémiologie</w:delText>
        </w:r>
      </w:del>
      <w:del w:id="2051" w:author="Dr Mamadou SANOGO" w:date="2023-10-27T22:52:00Z">
        <w:r w:rsidRPr="007A4AFC" w:rsidDel="00803A8B">
          <w:rPr>
            <w:iCs/>
            <w:color w:val="000000" w:themeColor="text1"/>
            <w:szCs w:val="24"/>
            <w:lang w:val="fr-ML"/>
          </w:rPr>
          <w:delText xml:space="preserve">, l’EPSFé, a défini clairement les rôles des responsables pédagogiques et administratifs dans son </w:delText>
        </w:r>
        <w:r w:rsidR="00920F22" w:rsidRPr="007A4AFC" w:rsidDel="00803A8B">
          <w:rPr>
            <w:iCs/>
            <w:color w:val="000000" w:themeColor="text1"/>
            <w:szCs w:val="24"/>
            <w:lang w:val="fr-ML"/>
          </w:rPr>
          <w:delText xml:space="preserve">projet de </w:delText>
        </w:r>
        <w:r w:rsidRPr="007A4AFC" w:rsidDel="00803A8B">
          <w:rPr>
            <w:iCs/>
            <w:color w:val="000000" w:themeColor="text1"/>
            <w:szCs w:val="24"/>
            <w:lang w:val="fr-ML"/>
          </w:rPr>
          <w:delText>plan stratégique.</w:delText>
        </w:r>
      </w:del>
    </w:p>
    <w:p w14:paraId="106A781D" w14:textId="4D303657" w:rsidR="00643698" w:rsidRPr="007A4AFC" w:rsidDel="00803A8B" w:rsidRDefault="00643698">
      <w:pPr>
        <w:spacing w:line="276" w:lineRule="auto"/>
        <w:ind w:right="11"/>
        <w:rPr>
          <w:del w:id="2052" w:author="Dr Mamadou SANOGO" w:date="2023-10-27T22:52:00Z"/>
          <w:b/>
          <w:bCs/>
          <w:iCs/>
          <w:color w:val="000000" w:themeColor="text1"/>
          <w:szCs w:val="24"/>
          <w:rPrChange w:id="2053" w:author="Dr Mamadou SANOGO" w:date="2023-10-25T18:15:00Z">
            <w:rPr>
              <w:del w:id="2054" w:author="Dr Mamadou SANOGO" w:date="2023-10-27T22:52:00Z"/>
              <w:b/>
              <w:bCs/>
              <w:iCs/>
              <w:color w:val="00B050"/>
              <w:szCs w:val="24"/>
            </w:rPr>
          </w:rPrChange>
        </w:rPr>
        <w:pPrChange w:id="2055" w:author="Dr Mamadou SANOGO" w:date="2023-10-27T13:41:00Z">
          <w:pPr>
            <w:spacing w:line="360" w:lineRule="auto"/>
            <w:ind w:right="11"/>
          </w:pPr>
        </w:pPrChange>
      </w:pPr>
      <w:del w:id="2056" w:author="Dr Mamadou SANOGO" w:date="2023-10-27T22:52:00Z">
        <w:r w:rsidRPr="007A4AFC" w:rsidDel="00803A8B">
          <w:rPr>
            <w:b/>
            <w:bCs/>
            <w:iCs/>
            <w:color w:val="000000" w:themeColor="text1"/>
            <w:szCs w:val="24"/>
            <w:rPrChange w:id="2057" w:author="Dr Mamadou SANOGO" w:date="2023-10-25T18:15:00Z">
              <w:rPr>
                <w:b/>
                <w:bCs/>
                <w:iCs/>
                <w:color w:val="00B050"/>
                <w:szCs w:val="24"/>
              </w:rPr>
            </w:rPrChange>
          </w:rPr>
          <w:delText>Annexe n°</w:delText>
        </w:r>
      </w:del>
      <w:ins w:id="2058" w:author="Cauris Cosmetics" w:date="2023-10-25T14:40:00Z">
        <w:del w:id="2059" w:author="Dr Mamadou SANOGO" w:date="2023-10-27T22:52:00Z">
          <w:r w:rsidR="003C6082" w:rsidDel="00803A8B">
            <w:rPr>
              <w:b/>
              <w:bCs/>
              <w:iCs/>
              <w:color w:val="000000" w:themeColor="text1"/>
              <w:szCs w:val="24"/>
            </w:rPr>
            <w:delText>0</w:delText>
          </w:r>
        </w:del>
      </w:ins>
      <w:del w:id="2060" w:author="Dr Mamadou SANOGO" w:date="2023-10-27T22:52:00Z">
        <w:r w:rsidR="00920F22" w:rsidRPr="007A4AFC" w:rsidDel="00803A8B">
          <w:rPr>
            <w:b/>
            <w:bCs/>
            <w:iCs/>
            <w:color w:val="000000" w:themeColor="text1"/>
            <w:szCs w:val="24"/>
            <w:rPrChange w:id="2061" w:author="Dr Mamadou SANOGO" w:date="2023-10-25T18:15:00Z">
              <w:rPr>
                <w:b/>
                <w:bCs/>
                <w:iCs/>
                <w:color w:val="00B050"/>
                <w:szCs w:val="24"/>
              </w:rPr>
            </w:rPrChange>
          </w:rPr>
          <w:delText>1</w:delText>
        </w:r>
      </w:del>
      <w:ins w:id="2062" w:author="Cauris Cosmetics" w:date="2023-10-25T14:40:00Z">
        <w:del w:id="2063" w:author="Dr Mamadou SANOGO" w:date="2023-10-27T22:52:00Z">
          <w:r w:rsidR="003C6082" w:rsidDel="00803A8B">
            <w:rPr>
              <w:b/>
              <w:bCs/>
              <w:iCs/>
              <w:color w:val="000000" w:themeColor="text1"/>
              <w:szCs w:val="24"/>
            </w:rPr>
            <w:delText>6</w:delText>
          </w:r>
        </w:del>
      </w:ins>
      <w:del w:id="2064" w:author="Dr Mamadou SANOGO" w:date="2023-10-27T22:52:00Z">
        <w:r w:rsidR="00920F22" w:rsidRPr="007A4AFC" w:rsidDel="00803A8B">
          <w:rPr>
            <w:b/>
            <w:bCs/>
            <w:iCs/>
            <w:color w:val="000000" w:themeColor="text1"/>
            <w:szCs w:val="24"/>
            <w:rPrChange w:id="2065" w:author="Dr Mamadou SANOGO" w:date="2023-10-25T18:15:00Z">
              <w:rPr>
                <w:b/>
                <w:bCs/>
                <w:iCs/>
                <w:color w:val="00B050"/>
                <w:szCs w:val="24"/>
              </w:rPr>
            </w:rPrChange>
          </w:rPr>
          <w:delText>7</w:delText>
        </w:r>
        <w:r w:rsidRPr="007A4AFC" w:rsidDel="00803A8B">
          <w:rPr>
            <w:b/>
            <w:bCs/>
            <w:iCs/>
            <w:color w:val="000000" w:themeColor="text1"/>
            <w:szCs w:val="24"/>
            <w:rPrChange w:id="2066" w:author="Dr Mamadou SANOGO" w:date="2023-10-25T18:15:00Z">
              <w:rPr>
                <w:b/>
                <w:bCs/>
                <w:iCs/>
                <w:color w:val="00B050"/>
                <w:szCs w:val="24"/>
              </w:rPr>
            </w:rPrChange>
          </w:rPr>
          <w:delText xml:space="preserve">: </w:delText>
        </w:r>
        <w:r w:rsidRPr="00CB3FC8" w:rsidDel="00803A8B">
          <w:rPr>
            <w:iCs/>
            <w:color w:val="000000" w:themeColor="text1"/>
            <w:szCs w:val="24"/>
            <w:rPrChange w:id="2067" w:author="Dr Mamadou SANOGO" w:date="2023-10-27T10:19:00Z">
              <w:rPr>
                <w:b/>
                <w:bCs/>
                <w:iCs/>
                <w:color w:val="00B050"/>
                <w:szCs w:val="24"/>
              </w:rPr>
            </w:rPrChange>
          </w:rPr>
          <w:delText>Cadre organique de l’</w:delText>
        </w:r>
        <w:r w:rsidR="004B392C" w:rsidRPr="00CB3FC8" w:rsidDel="00803A8B">
          <w:rPr>
            <w:iCs/>
            <w:color w:val="000000" w:themeColor="text1"/>
            <w:szCs w:val="24"/>
            <w:rPrChange w:id="2068" w:author="Dr Mamadou SANOGO" w:date="2023-10-27T10:19:00Z">
              <w:rPr>
                <w:b/>
                <w:bCs/>
                <w:iCs/>
                <w:color w:val="00B050"/>
                <w:szCs w:val="24"/>
              </w:rPr>
            </w:rPrChange>
          </w:rPr>
          <w:delText>EPSFé</w:delText>
        </w:r>
      </w:del>
    </w:p>
    <w:p w14:paraId="5F8EAD00" w14:textId="72CDEC2C" w:rsidR="00643698" w:rsidRPr="007A4AFC" w:rsidDel="00803A8B" w:rsidRDefault="00643698">
      <w:pPr>
        <w:spacing w:line="276" w:lineRule="auto"/>
        <w:ind w:right="11"/>
        <w:rPr>
          <w:del w:id="2069" w:author="Dr Mamadou SANOGO" w:date="2023-10-27T22:52:00Z"/>
          <w:b/>
          <w:bCs/>
          <w:iCs/>
          <w:color w:val="000000" w:themeColor="text1"/>
          <w:szCs w:val="24"/>
          <w:rPrChange w:id="2070" w:author="Dr Mamadou SANOGO" w:date="2023-10-25T18:15:00Z">
            <w:rPr>
              <w:del w:id="2071" w:author="Dr Mamadou SANOGO" w:date="2023-10-27T22:52:00Z"/>
              <w:b/>
              <w:bCs/>
              <w:iCs/>
              <w:color w:val="FF0000"/>
              <w:szCs w:val="24"/>
            </w:rPr>
          </w:rPrChange>
        </w:rPr>
        <w:pPrChange w:id="2072" w:author="Dr Mamadou SANOGO" w:date="2023-10-27T13:41:00Z">
          <w:pPr>
            <w:spacing w:line="360" w:lineRule="auto"/>
            <w:ind w:right="11"/>
          </w:pPr>
        </w:pPrChange>
      </w:pPr>
      <w:del w:id="2073" w:author="Dr Mamadou SANOGO" w:date="2023-10-27T22:52:00Z">
        <w:r w:rsidRPr="007A4AFC" w:rsidDel="00803A8B">
          <w:rPr>
            <w:b/>
            <w:bCs/>
            <w:iCs/>
            <w:color w:val="000000" w:themeColor="text1"/>
            <w:szCs w:val="24"/>
            <w:rPrChange w:id="2074" w:author="Dr Mamadou SANOGO" w:date="2023-10-25T18:15:00Z">
              <w:rPr>
                <w:b/>
                <w:bCs/>
                <w:iCs/>
                <w:color w:val="FF0000"/>
                <w:szCs w:val="24"/>
              </w:rPr>
            </w:rPrChange>
          </w:rPr>
          <w:delText>Annexe n°</w:delText>
        </w:r>
        <w:r w:rsidR="00920F22" w:rsidRPr="007A4AFC" w:rsidDel="00803A8B">
          <w:rPr>
            <w:b/>
            <w:bCs/>
            <w:iCs/>
            <w:color w:val="000000" w:themeColor="text1"/>
            <w:szCs w:val="24"/>
            <w:rPrChange w:id="2075" w:author="Dr Mamadou SANOGO" w:date="2023-10-25T18:15:00Z">
              <w:rPr>
                <w:b/>
                <w:bCs/>
                <w:iCs/>
                <w:color w:val="FF0000"/>
                <w:szCs w:val="24"/>
              </w:rPr>
            </w:rPrChange>
          </w:rPr>
          <w:delText>18</w:delText>
        </w:r>
        <w:r w:rsidRPr="007A4AFC" w:rsidDel="00803A8B">
          <w:rPr>
            <w:b/>
            <w:bCs/>
            <w:iCs/>
            <w:color w:val="000000" w:themeColor="text1"/>
            <w:szCs w:val="24"/>
            <w:rPrChange w:id="2076" w:author="Dr Mamadou SANOGO" w:date="2023-10-25T18:15:00Z">
              <w:rPr>
                <w:b/>
                <w:bCs/>
                <w:iCs/>
                <w:color w:val="FF0000"/>
                <w:szCs w:val="24"/>
              </w:rPr>
            </w:rPrChange>
          </w:rPr>
          <w:delText>: actes de nomination des responsables pédagogiques et administratifs</w:delText>
        </w:r>
        <w:r w:rsidR="00665425" w:rsidRPr="007A4AFC" w:rsidDel="00803A8B">
          <w:rPr>
            <w:b/>
            <w:bCs/>
            <w:iCs/>
            <w:color w:val="000000" w:themeColor="text1"/>
            <w:szCs w:val="24"/>
          </w:rPr>
          <w:delText>(Dr SANOGO)</w:delText>
        </w:r>
      </w:del>
    </w:p>
    <w:p w14:paraId="7F8FC93D" w14:textId="60EA51F1" w:rsidR="00643698" w:rsidRPr="007A4AFC" w:rsidDel="00803A8B" w:rsidRDefault="00643698">
      <w:pPr>
        <w:spacing w:line="276" w:lineRule="auto"/>
        <w:ind w:right="11"/>
        <w:rPr>
          <w:del w:id="2077" w:author="Dr Mamadou SANOGO" w:date="2023-10-27T22:52:00Z"/>
          <w:b/>
          <w:bCs/>
          <w:iCs/>
          <w:color w:val="000000" w:themeColor="text1"/>
          <w:szCs w:val="24"/>
          <w:lang w:val="fr-ML"/>
        </w:rPr>
        <w:pPrChange w:id="2078" w:author="Dr Mamadou SANOGO" w:date="2023-10-27T13:41:00Z">
          <w:pPr>
            <w:spacing w:line="240" w:lineRule="auto"/>
            <w:ind w:right="402"/>
          </w:pPr>
        </w:pPrChange>
      </w:pPr>
    </w:p>
    <w:p w14:paraId="4A282D1C" w14:textId="4B95F6E3" w:rsidR="00643698" w:rsidRPr="007A4AFC" w:rsidDel="00803A8B" w:rsidRDefault="00643698">
      <w:pPr>
        <w:spacing w:line="276" w:lineRule="auto"/>
        <w:ind w:right="11"/>
        <w:rPr>
          <w:del w:id="2079" w:author="Dr Mamadou SANOGO" w:date="2023-10-27T22:52:00Z"/>
          <w:b/>
          <w:i/>
          <w:iCs/>
          <w:color w:val="000000" w:themeColor="text1"/>
          <w:szCs w:val="24"/>
        </w:rPr>
        <w:pPrChange w:id="2080" w:author="Dr Mamadou SANOGO" w:date="2023-10-27T13:41:00Z">
          <w:pPr>
            <w:spacing w:line="360" w:lineRule="auto"/>
            <w:ind w:right="11"/>
          </w:pPr>
        </w:pPrChange>
      </w:pPr>
      <w:del w:id="2081" w:author="Dr Mamadou SANOGO" w:date="2023-10-27T22:52:00Z">
        <w:r w:rsidRPr="007A4AFC" w:rsidDel="00803A8B">
          <w:rPr>
            <w:b/>
            <w:i/>
            <w:iCs/>
            <w:color w:val="000000" w:themeColor="text1"/>
            <w:szCs w:val="24"/>
          </w:rPr>
          <w:delText>Critère 2 : Les structures ou établissements associés sont clairement identifiés</w:delText>
        </w:r>
      </w:del>
    </w:p>
    <w:p w14:paraId="34FAE230" w14:textId="6A3FF893" w:rsidR="007B4438" w:rsidRPr="007A4AFC" w:rsidDel="00803A8B" w:rsidRDefault="00643698">
      <w:pPr>
        <w:spacing w:line="276" w:lineRule="auto"/>
        <w:rPr>
          <w:del w:id="2082" w:author="Dr Mamadou SANOGO" w:date="2023-10-27T22:52:00Z"/>
          <w:iCs/>
          <w:color w:val="000000" w:themeColor="text1"/>
          <w:szCs w:val="24"/>
          <w:lang w:val="fr-ML"/>
        </w:rPr>
        <w:pPrChange w:id="2083" w:author="Dr Mamadou SANOGO" w:date="2023-10-27T13:41:00Z">
          <w:pPr>
            <w:spacing w:line="360" w:lineRule="auto"/>
          </w:pPr>
        </w:pPrChange>
      </w:pPr>
      <w:del w:id="2084" w:author="Dr Mamadou SANOGO" w:date="2023-10-27T22:52:00Z">
        <w:r w:rsidRPr="007A4AFC" w:rsidDel="00803A8B">
          <w:rPr>
            <w:iCs/>
            <w:color w:val="000000" w:themeColor="text1"/>
            <w:szCs w:val="24"/>
            <w:lang w:val="fr-ML"/>
          </w:rPr>
          <w:delText>Pour une formation répondant non seulement aux besoins nationaux, mais aussi et surtout sous régionaux, l’école s’est lancée dans une politique de coopération autour de ces différentes formations sur plusieurs volets (Co mémoire, co-diplomation, échanges administratifs…) avec d’autres structures de formation</w:delText>
        </w:r>
      </w:del>
      <w:del w:id="2085" w:author="Dr Mamadou SANOGO" w:date="2023-10-27T22:22:00Z">
        <w:r w:rsidR="00665425" w:rsidRPr="007A4AFC" w:rsidDel="00244620">
          <w:rPr>
            <w:iCs/>
            <w:color w:val="000000" w:themeColor="text1"/>
            <w:szCs w:val="24"/>
            <w:lang w:val="fr-ML"/>
          </w:rPr>
          <w:delText>.</w:delText>
        </w:r>
      </w:del>
    </w:p>
    <w:p w14:paraId="6DD8A9EC" w14:textId="05764848" w:rsidR="00244620" w:rsidRPr="007A4AFC" w:rsidDel="00803A8B" w:rsidRDefault="00643698">
      <w:pPr>
        <w:spacing w:line="276" w:lineRule="auto"/>
        <w:rPr>
          <w:del w:id="2086" w:author="Dr Mamadou SANOGO" w:date="2023-10-27T22:52:00Z"/>
          <w:color w:val="000000" w:themeColor="text1"/>
          <w:rPrChange w:id="2087" w:author="Dr Mamadou SANOGO" w:date="2023-10-25T18:15:00Z">
            <w:rPr>
              <w:del w:id="2088" w:author="Dr Mamadou SANOGO" w:date="2023-10-27T22:52:00Z"/>
              <w:color w:val="00B050"/>
            </w:rPr>
          </w:rPrChange>
        </w:rPr>
        <w:pPrChange w:id="2089" w:author="Dr Mamadou SANOGO" w:date="2023-10-27T13:41:00Z">
          <w:pPr/>
        </w:pPrChange>
      </w:pPr>
      <w:del w:id="2090" w:author="Dr Mamadou SANOGO" w:date="2023-10-27T22:52:00Z">
        <w:r w:rsidRPr="007A4AFC" w:rsidDel="00803A8B">
          <w:rPr>
            <w:b/>
            <w:bCs/>
            <w:iCs/>
            <w:color w:val="000000" w:themeColor="text1"/>
            <w:szCs w:val="24"/>
            <w:rPrChange w:id="2091" w:author="Dr Mamadou SANOGO" w:date="2023-10-25T18:15:00Z">
              <w:rPr>
                <w:b/>
                <w:bCs/>
                <w:iCs/>
                <w:color w:val="00B050"/>
                <w:szCs w:val="24"/>
              </w:rPr>
            </w:rPrChange>
          </w:rPr>
          <w:delText>Annexe n°</w:delText>
        </w:r>
      </w:del>
      <w:ins w:id="2092" w:author="Cauris Cosmetics" w:date="2023-10-25T14:41:00Z">
        <w:del w:id="2093" w:author="Dr Mamadou SANOGO" w:date="2023-10-27T22:52:00Z">
          <w:r w:rsidR="003C6082" w:rsidDel="00803A8B">
            <w:rPr>
              <w:b/>
              <w:bCs/>
              <w:iCs/>
              <w:color w:val="000000" w:themeColor="text1"/>
              <w:szCs w:val="24"/>
            </w:rPr>
            <w:delText>0</w:delText>
          </w:r>
        </w:del>
      </w:ins>
      <w:del w:id="2094" w:author="Dr Mamadou SANOGO" w:date="2023-10-27T22:52:00Z">
        <w:r w:rsidR="00665425" w:rsidRPr="007A4AFC" w:rsidDel="00803A8B">
          <w:rPr>
            <w:b/>
            <w:bCs/>
            <w:iCs/>
            <w:color w:val="000000" w:themeColor="text1"/>
            <w:szCs w:val="24"/>
            <w:rPrChange w:id="2095" w:author="Dr Mamadou SANOGO" w:date="2023-10-25T18:15:00Z">
              <w:rPr>
                <w:b/>
                <w:bCs/>
                <w:iCs/>
                <w:color w:val="00B050"/>
                <w:szCs w:val="24"/>
              </w:rPr>
            </w:rPrChange>
          </w:rPr>
          <w:delText>1</w:delText>
        </w:r>
      </w:del>
      <w:ins w:id="2096" w:author="Cauris Cosmetics" w:date="2023-10-25T14:41:00Z">
        <w:del w:id="2097" w:author="Dr Mamadou SANOGO" w:date="2023-10-27T22:52:00Z">
          <w:r w:rsidR="003C6082" w:rsidDel="00803A8B">
            <w:rPr>
              <w:b/>
              <w:bCs/>
              <w:iCs/>
              <w:color w:val="000000" w:themeColor="text1"/>
              <w:szCs w:val="24"/>
            </w:rPr>
            <w:delText>1</w:delText>
          </w:r>
        </w:del>
      </w:ins>
      <w:del w:id="2098" w:author="Dr Mamadou SANOGO" w:date="2023-10-27T22:52:00Z">
        <w:r w:rsidR="00665425" w:rsidRPr="007A4AFC" w:rsidDel="00803A8B">
          <w:rPr>
            <w:b/>
            <w:bCs/>
            <w:iCs/>
            <w:color w:val="000000" w:themeColor="text1"/>
            <w:szCs w:val="24"/>
            <w:rPrChange w:id="2099" w:author="Dr Mamadou SANOGO" w:date="2023-10-25T18:15:00Z">
              <w:rPr>
                <w:b/>
                <w:bCs/>
                <w:iCs/>
                <w:color w:val="00B050"/>
                <w:szCs w:val="24"/>
              </w:rPr>
            </w:rPrChange>
          </w:rPr>
          <w:delText>2</w:delText>
        </w:r>
        <w:r w:rsidRPr="007A4AFC" w:rsidDel="00803A8B">
          <w:rPr>
            <w:b/>
            <w:bCs/>
            <w:iCs/>
            <w:color w:val="000000" w:themeColor="text1"/>
            <w:szCs w:val="24"/>
            <w:rPrChange w:id="2100" w:author="Dr Mamadou SANOGO" w:date="2023-10-25T18:15:00Z">
              <w:rPr>
                <w:b/>
                <w:bCs/>
                <w:iCs/>
                <w:color w:val="00B050"/>
                <w:szCs w:val="24"/>
              </w:rPr>
            </w:rPrChange>
          </w:rPr>
          <w:delText xml:space="preserve">: </w:delText>
        </w:r>
        <w:r w:rsidR="00665425" w:rsidRPr="00CB3FC8" w:rsidDel="00803A8B">
          <w:rPr>
            <w:iCs/>
            <w:color w:val="000000" w:themeColor="text1"/>
            <w:szCs w:val="24"/>
            <w:rPrChange w:id="2101" w:author="Dr Mamadou SANOGO" w:date="2023-10-27T10:20:00Z">
              <w:rPr>
                <w:iCs/>
                <w:color w:val="00B050"/>
              </w:rPr>
            </w:rPrChange>
          </w:rPr>
          <w:delText>Conventions de partenariats avec certaines IES</w:delText>
        </w:r>
      </w:del>
    </w:p>
    <w:p w14:paraId="6B2CED17" w14:textId="5844B69B" w:rsidR="00643698" w:rsidRPr="007A4AFC" w:rsidDel="00803A8B" w:rsidRDefault="00643698">
      <w:pPr>
        <w:spacing w:line="276" w:lineRule="auto"/>
        <w:ind w:right="11"/>
        <w:rPr>
          <w:del w:id="2102" w:author="Dr Mamadou SANOGO" w:date="2023-10-27T22:52:00Z"/>
          <w:b/>
          <w:i/>
          <w:iCs/>
          <w:color w:val="000000" w:themeColor="text1"/>
          <w:szCs w:val="24"/>
        </w:rPr>
        <w:pPrChange w:id="2103" w:author="Dr Mamadou SANOGO" w:date="2023-10-27T13:41:00Z">
          <w:pPr>
            <w:spacing w:line="360" w:lineRule="auto"/>
            <w:ind w:right="11"/>
          </w:pPr>
        </w:pPrChange>
      </w:pPr>
      <w:del w:id="2104" w:author="Dr Mamadou SANOGO" w:date="2023-10-27T22:52:00Z">
        <w:r w:rsidRPr="007A4AFC" w:rsidDel="00803A8B">
          <w:rPr>
            <w:b/>
            <w:i/>
            <w:iCs/>
            <w:color w:val="000000" w:themeColor="text1"/>
            <w:szCs w:val="24"/>
          </w:rPr>
          <w:delText>Critère 3 : Les organes de pilotage de la formation et leurs modalités de fonctionnement sont clairement définis</w:delText>
        </w:r>
      </w:del>
    </w:p>
    <w:p w14:paraId="35906964" w14:textId="404AB14B" w:rsidR="00643698" w:rsidRPr="007A4AFC" w:rsidDel="00803A8B" w:rsidRDefault="00643698">
      <w:pPr>
        <w:spacing w:line="276" w:lineRule="auto"/>
        <w:ind w:right="403"/>
        <w:rPr>
          <w:del w:id="2105" w:author="Dr Mamadou SANOGO" w:date="2023-10-27T22:52:00Z"/>
          <w:iCs/>
          <w:color w:val="000000" w:themeColor="text1"/>
          <w:szCs w:val="24"/>
        </w:rPr>
        <w:pPrChange w:id="2106" w:author="Dr Mamadou SANOGO" w:date="2023-10-27T13:41:00Z">
          <w:pPr>
            <w:spacing w:line="360" w:lineRule="auto"/>
            <w:ind w:right="403"/>
          </w:pPr>
        </w:pPrChange>
      </w:pPr>
      <w:del w:id="2107" w:author="Dr Mamadou SANOGO" w:date="2023-10-27T22:52:00Z">
        <w:r w:rsidRPr="007A4AFC" w:rsidDel="00803A8B">
          <w:rPr>
            <w:iCs/>
            <w:color w:val="000000" w:themeColor="text1"/>
            <w:szCs w:val="24"/>
          </w:rPr>
          <w:delTex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w:delText>
        </w:r>
      </w:del>
      <w:del w:id="2108" w:author="Dr Mamadou SANOGO" w:date="2023-10-27T20:57:00Z">
        <w:r w:rsidRPr="007A4AFC" w:rsidDel="00275814">
          <w:rPr>
            <w:iCs/>
            <w:color w:val="000000" w:themeColor="text1"/>
            <w:szCs w:val="24"/>
          </w:rPr>
          <w:delText>u Master</w:delText>
        </w:r>
      </w:del>
      <w:del w:id="2109" w:author="Dr Mamadou SANOGO" w:date="2023-10-27T22:52:00Z">
        <w:r w:rsidRPr="007A4AFC" w:rsidDel="00803A8B">
          <w:rPr>
            <w:iCs/>
            <w:color w:val="000000" w:themeColor="text1"/>
            <w:szCs w:val="24"/>
          </w:rPr>
          <w:delText xml:space="preserve"> en </w:delText>
        </w:r>
      </w:del>
      <w:del w:id="2110" w:author="Dr Mamadou SANOGO" w:date="2023-10-26T13:07:00Z">
        <w:r w:rsidRPr="007A4AFC" w:rsidDel="003A18E5">
          <w:rPr>
            <w:iCs/>
            <w:color w:val="000000" w:themeColor="text1"/>
            <w:szCs w:val="24"/>
          </w:rPr>
          <w:delText>épidémiologie</w:delText>
        </w:r>
      </w:del>
      <w:del w:id="2111" w:author="Dr Mamadou SANOGO" w:date="2023-10-27T22:52:00Z">
        <w:r w:rsidRPr="007A4AFC" w:rsidDel="00803A8B">
          <w:rPr>
            <w:iCs/>
            <w:color w:val="000000" w:themeColor="text1"/>
            <w:szCs w:val="24"/>
          </w:rPr>
          <w:delText>.</w:delText>
        </w:r>
      </w:del>
    </w:p>
    <w:p w14:paraId="18A1F4E2" w14:textId="24BFA7F1" w:rsidR="00643698" w:rsidRPr="007A4AFC" w:rsidDel="00803A8B" w:rsidRDefault="00643698">
      <w:pPr>
        <w:spacing w:line="276" w:lineRule="auto"/>
        <w:ind w:right="11"/>
        <w:rPr>
          <w:del w:id="2112" w:author="Dr Mamadou SANOGO" w:date="2023-10-27T22:52:00Z"/>
          <w:b/>
          <w:bCs/>
          <w:iCs/>
          <w:color w:val="000000" w:themeColor="text1"/>
          <w:szCs w:val="24"/>
          <w:rPrChange w:id="2113" w:author="Dr Mamadou SANOGO" w:date="2023-10-25T18:15:00Z">
            <w:rPr>
              <w:del w:id="2114" w:author="Dr Mamadou SANOGO" w:date="2023-10-27T22:52:00Z"/>
              <w:b/>
              <w:bCs/>
              <w:iCs/>
              <w:color w:val="00B050"/>
              <w:szCs w:val="24"/>
            </w:rPr>
          </w:rPrChange>
        </w:rPr>
        <w:pPrChange w:id="2115" w:author="Dr Mamadou SANOGO" w:date="2023-10-27T13:41:00Z">
          <w:pPr>
            <w:spacing w:line="360" w:lineRule="auto"/>
            <w:ind w:right="11"/>
          </w:pPr>
        </w:pPrChange>
      </w:pPr>
      <w:del w:id="2116" w:author="Dr Mamadou SANOGO" w:date="2023-10-27T22:52:00Z">
        <w:r w:rsidRPr="007A4AFC" w:rsidDel="00803A8B">
          <w:rPr>
            <w:b/>
            <w:bCs/>
            <w:iCs/>
            <w:color w:val="000000" w:themeColor="text1"/>
            <w:szCs w:val="24"/>
            <w:rPrChange w:id="2117" w:author="Dr Mamadou SANOGO" w:date="2023-10-25T18:15:00Z">
              <w:rPr>
                <w:b/>
                <w:bCs/>
                <w:iCs/>
                <w:color w:val="00B050"/>
                <w:szCs w:val="24"/>
              </w:rPr>
            </w:rPrChange>
          </w:rPr>
          <w:delText>Annexe n°</w:delText>
        </w:r>
      </w:del>
      <w:ins w:id="2118" w:author="Cauris Cosmetics" w:date="2023-10-25T14:42:00Z">
        <w:del w:id="2119" w:author="Dr Mamadou SANOGO" w:date="2023-10-27T22:52:00Z">
          <w:r w:rsidR="00784C2B" w:rsidDel="00803A8B">
            <w:rPr>
              <w:b/>
              <w:bCs/>
              <w:iCs/>
              <w:color w:val="000000" w:themeColor="text1"/>
              <w:szCs w:val="24"/>
            </w:rPr>
            <w:delText>0</w:delText>
          </w:r>
        </w:del>
      </w:ins>
      <w:del w:id="2120" w:author="Dr Mamadou SANOGO" w:date="2023-10-27T22:52:00Z">
        <w:r w:rsidR="00665425" w:rsidRPr="007A4AFC" w:rsidDel="00803A8B">
          <w:rPr>
            <w:b/>
            <w:bCs/>
            <w:iCs/>
            <w:color w:val="000000" w:themeColor="text1"/>
            <w:szCs w:val="24"/>
            <w:rPrChange w:id="2121" w:author="Dr Mamadou SANOGO" w:date="2023-10-25T18:15:00Z">
              <w:rPr>
                <w:b/>
                <w:bCs/>
                <w:iCs/>
                <w:color w:val="00B050"/>
                <w:szCs w:val="24"/>
              </w:rPr>
            </w:rPrChange>
          </w:rPr>
          <w:delText>1</w:delText>
        </w:r>
      </w:del>
      <w:ins w:id="2122" w:author="Cauris Cosmetics" w:date="2023-10-25T14:42:00Z">
        <w:del w:id="2123" w:author="Dr Mamadou SANOGO" w:date="2023-10-27T22:52:00Z">
          <w:r w:rsidR="00784C2B" w:rsidDel="00803A8B">
            <w:rPr>
              <w:b/>
              <w:bCs/>
              <w:iCs/>
              <w:color w:val="000000" w:themeColor="text1"/>
              <w:szCs w:val="24"/>
            </w:rPr>
            <w:delText>7</w:delText>
          </w:r>
        </w:del>
      </w:ins>
      <w:del w:id="2124" w:author="Dr Mamadou SANOGO" w:date="2023-10-27T22:52:00Z">
        <w:r w:rsidR="00665425" w:rsidRPr="007A4AFC" w:rsidDel="00803A8B">
          <w:rPr>
            <w:b/>
            <w:bCs/>
            <w:iCs/>
            <w:color w:val="000000" w:themeColor="text1"/>
            <w:szCs w:val="24"/>
            <w:rPrChange w:id="2125" w:author="Dr Mamadou SANOGO" w:date="2023-10-25T18:15:00Z">
              <w:rPr>
                <w:b/>
                <w:bCs/>
                <w:iCs/>
                <w:color w:val="00B050"/>
                <w:szCs w:val="24"/>
              </w:rPr>
            </w:rPrChange>
          </w:rPr>
          <w:delText>8</w:delText>
        </w:r>
        <w:r w:rsidRPr="007A4AFC" w:rsidDel="00803A8B">
          <w:rPr>
            <w:b/>
            <w:bCs/>
            <w:iCs/>
            <w:color w:val="000000" w:themeColor="text1"/>
            <w:szCs w:val="24"/>
            <w:rPrChange w:id="2126" w:author="Dr Mamadou SANOGO" w:date="2023-10-25T18:15:00Z">
              <w:rPr>
                <w:b/>
                <w:bCs/>
                <w:iCs/>
                <w:color w:val="00B050"/>
                <w:szCs w:val="24"/>
              </w:rPr>
            </w:rPrChange>
          </w:rPr>
          <w:delText xml:space="preserve">: </w:delText>
        </w:r>
      </w:del>
      <w:del w:id="2127" w:author="Dr Mamadou SANOGO" w:date="2023-10-27T10:21:00Z">
        <w:r w:rsidRPr="00CB3FC8" w:rsidDel="00CB3FC8">
          <w:rPr>
            <w:iCs/>
            <w:color w:val="000000" w:themeColor="text1"/>
            <w:szCs w:val="24"/>
            <w:rPrChange w:id="2128" w:author="Dr Mamadou SANOGO" w:date="2023-10-27T10:21:00Z">
              <w:rPr>
                <w:b/>
                <w:bCs/>
                <w:iCs/>
                <w:color w:val="00B050"/>
                <w:szCs w:val="24"/>
              </w:rPr>
            </w:rPrChange>
          </w:rPr>
          <w:delText>a</w:delText>
        </w:r>
      </w:del>
      <w:del w:id="2129" w:author="Dr Mamadou SANOGO" w:date="2023-10-27T22:52:00Z">
        <w:r w:rsidRPr="00CB3FC8" w:rsidDel="00803A8B">
          <w:rPr>
            <w:iCs/>
            <w:color w:val="000000" w:themeColor="text1"/>
            <w:szCs w:val="24"/>
            <w:rPrChange w:id="2130" w:author="Dr Mamadou SANOGO" w:date="2023-10-27T10:21:00Z">
              <w:rPr>
                <w:b/>
                <w:bCs/>
                <w:iCs/>
                <w:color w:val="00B050"/>
                <w:szCs w:val="24"/>
              </w:rPr>
            </w:rPrChange>
          </w:rPr>
          <w:delText>ctes de nomination des membres de l’équipe pédagogique</w:delText>
        </w:r>
        <w:r w:rsidRPr="007A4AFC" w:rsidDel="00803A8B">
          <w:rPr>
            <w:b/>
            <w:bCs/>
            <w:iCs/>
            <w:color w:val="000000" w:themeColor="text1"/>
            <w:szCs w:val="24"/>
            <w:rPrChange w:id="2131" w:author="Dr Mamadou SANOGO" w:date="2023-10-25T18:15:00Z">
              <w:rPr>
                <w:b/>
                <w:bCs/>
                <w:iCs/>
                <w:color w:val="00B050"/>
                <w:szCs w:val="24"/>
              </w:rPr>
            </w:rPrChange>
          </w:rPr>
          <w:delText xml:space="preserve"> </w:delText>
        </w:r>
      </w:del>
    </w:p>
    <w:p w14:paraId="183C3AD4" w14:textId="79A6E60F" w:rsidR="00643698" w:rsidRPr="007A4AFC" w:rsidDel="00803A8B" w:rsidRDefault="00643698">
      <w:pPr>
        <w:spacing w:line="276" w:lineRule="auto"/>
        <w:ind w:right="11"/>
        <w:rPr>
          <w:del w:id="2132" w:author="Dr Mamadou SANOGO" w:date="2023-10-27T22:52:00Z"/>
          <w:b/>
          <w:color w:val="000000" w:themeColor="text1"/>
          <w:szCs w:val="24"/>
        </w:rPr>
        <w:pPrChange w:id="2133" w:author="Dr Mamadou SANOGO" w:date="2023-10-27T13:41:00Z">
          <w:pPr>
            <w:spacing w:line="360" w:lineRule="auto"/>
            <w:ind w:right="11"/>
          </w:pPr>
        </w:pPrChange>
      </w:pPr>
      <w:bookmarkStart w:id="2134" w:name="_Toc145944508"/>
      <w:del w:id="2135" w:author="Dr Mamadou SANOGO" w:date="2023-10-27T22:52:00Z">
        <w:r w:rsidRPr="007A4AFC" w:rsidDel="00803A8B">
          <w:rPr>
            <w:b/>
            <w:color w:val="000000" w:themeColor="text1"/>
            <w:szCs w:val="24"/>
          </w:rPr>
          <w:delText>Référence 3 : Les effectifs de la formation et les différents régimes d’inscription des étudiants sont clairement identifiés</w:delText>
        </w:r>
        <w:bookmarkEnd w:id="2134"/>
      </w:del>
    </w:p>
    <w:p w14:paraId="59A985C0" w14:textId="12D4D3B9" w:rsidR="00643698" w:rsidRPr="007A4AFC" w:rsidDel="00803A8B" w:rsidRDefault="00643698" w:rsidP="00643698">
      <w:pPr>
        <w:widowControl w:val="0"/>
        <w:autoSpaceDE w:val="0"/>
        <w:autoSpaceDN w:val="0"/>
        <w:adjustRightInd w:val="0"/>
        <w:spacing w:line="240" w:lineRule="auto"/>
        <w:ind w:right="9"/>
        <w:rPr>
          <w:del w:id="2136" w:author="Dr Mamadou SANOGO" w:date="2023-10-27T22:52:00Z"/>
          <w:color w:val="000000" w:themeColor="text1"/>
          <w:sz w:val="10"/>
          <w:szCs w:val="24"/>
          <w:lang w:val="fr-ML"/>
          <w:rPrChange w:id="2137" w:author="Dr Mamadou SANOGO" w:date="2023-10-25T18:15:00Z">
            <w:rPr>
              <w:del w:id="2138" w:author="Dr Mamadou SANOGO" w:date="2023-10-27T22:52:00Z"/>
              <w:color w:val="000000"/>
              <w:sz w:val="10"/>
              <w:szCs w:val="24"/>
              <w:lang w:val="fr-ML"/>
            </w:rPr>
          </w:rPrChange>
        </w:rPr>
      </w:pPr>
    </w:p>
    <w:p w14:paraId="577D05A0" w14:textId="519ED123" w:rsidR="00643698" w:rsidRPr="007A4AFC" w:rsidDel="00803A8B" w:rsidRDefault="00643698">
      <w:pPr>
        <w:spacing w:line="276" w:lineRule="auto"/>
        <w:ind w:right="11"/>
        <w:rPr>
          <w:del w:id="2139" w:author="Dr Mamadou SANOGO" w:date="2023-10-27T22:52:00Z"/>
          <w:b/>
          <w:i/>
          <w:iCs/>
          <w:color w:val="000000" w:themeColor="text1"/>
          <w:szCs w:val="24"/>
        </w:rPr>
        <w:pPrChange w:id="2140" w:author="Dr Mamadou SANOGO" w:date="2023-10-27T13:41:00Z">
          <w:pPr>
            <w:spacing w:line="360" w:lineRule="auto"/>
            <w:ind w:right="11"/>
          </w:pPr>
        </w:pPrChange>
      </w:pPr>
      <w:del w:id="2141" w:author="Dr Mamadou SANOGO" w:date="2023-10-27T22:52:00Z">
        <w:r w:rsidRPr="007A4AFC" w:rsidDel="00803A8B">
          <w:rPr>
            <w:b/>
            <w:i/>
            <w:iCs/>
            <w:color w:val="000000" w:themeColor="text1"/>
            <w:szCs w:val="24"/>
          </w:rPr>
          <w:delText>Critère 1 : Les modalités de recrutement sont clairement définies et connues des candidats</w:delText>
        </w:r>
      </w:del>
    </w:p>
    <w:p w14:paraId="724DA63C" w14:textId="408F89DB" w:rsidR="00643698" w:rsidRPr="007A4AFC" w:rsidDel="00803A8B" w:rsidRDefault="00643698">
      <w:pPr>
        <w:spacing w:line="240" w:lineRule="auto"/>
        <w:ind w:left="74" w:right="34"/>
        <w:rPr>
          <w:del w:id="2142" w:author="Dr Mamadou SANOGO" w:date="2023-10-27T22:52:00Z"/>
          <w:iCs/>
          <w:color w:val="000000" w:themeColor="text1"/>
          <w:szCs w:val="24"/>
        </w:rPr>
        <w:pPrChange w:id="2143" w:author="Dr Mamadou SANOGO" w:date="2023-10-27T20:12:00Z">
          <w:pPr>
            <w:spacing w:line="360" w:lineRule="auto"/>
            <w:ind w:left="74" w:right="34"/>
          </w:pPr>
        </w:pPrChange>
      </w:pPr>
      <w:del w:id="2144" w:author="Dr Mamadou SANOGO" w:date="2023-10-27T22:52:00Z">
        <w:r w:rsidRPr="007A4AFC" w:rsidDel="00803A8B">
          <w:rPr>
            <w:iCs/>
            <w:color w:val="000000" w:themeColor="text1"/>
            <w:szCs w:val="24"/>
          </w:rPr>
          <w:delText>L’école se sert de ses différents canaux de communication, pour permettre aux différents candidats d’être informés sur les modalités de recrutement. Ainsi, beaucoup d’informations sur les modalités de recrutement des candidats de l’EPS</w:delText>
        </w:r>
      </w:del>
      <w:del w:id="2145" w:author="Dr Mamadou SANOGO" w:date="2023-10-27T10:23:00Z">
        <w:r w:rsidRPr="007A4AFC" w:rsidDel="00CB3FC8">
          <w:rPr>
            <w:iCs/>
            <w:color w:val="000000" w:themeColor="text1"/>
            <w:szCs w:val="24"/>
          </w:rPr>
          <w:delText>f</w:delText>
        </w:r>
      </w:del>
      <w:del w:id="2146" w:author="Dr Mamadou SANOGO" w:date="2023-10-27T22:52:00Z">
        <w:r w:rsidRPr="007A4AFC" w:rsidDel="00803A8B">
          <w:rPr>
            <w:iCs/>
            <w:color w:val="000000" w:themeColor="text1"/>
            <w:szCs w:val="24"/>
          </w:rPr>
          <w:delText>é sont disponibles sur le lien suivant :</w:delText>
        </w:r>
        <w:r w:rsidRPr="007A4AFC" w:rsidDel="00803A8B">
          <w:rPr>
            <w:i/>
            <w:color w:val="000000" w:themeColor="text1"/>
            <w:szCs w:val="24"/>
            <w:lang w:val="fr-ML"/>
          </w:rPr>
          <w:delText xml:space="preserve">  </w:delText>
        </w:r>
        <w:r w:rsidRPr="007A4AFC" w:rsidDel="00803A8B">
          <w:rPr>
            <w:rFonts w:ascii="Calibri" w:hAnsi="Calibri"/>
            <w:color w:val="000000" w:themeColor="text1"/>
            <w:sz w:val="22"/>
            <w:rPrChange w:id="2147" w:author="Dr Mamadou SANOGO" w:date="2023-10-25T18:15:00Z">
              <w:rPr>
                <w:rFonts w:ascii="Calibri" w:hAnsi="Calibri"/>
                <w:sz w:val="22"/>
              </w:rPr>
            </w:rPrChange>
          </w:rPr>
          <w:fldChar w:fldCharType="begin"/>
        </w:r>
        <w:r w:rsidRPr="007A4AFC" w:rsidDel="00803A8B">
          <w:rPr>
            <w:color w:val="000000" w:themeColor="text1"/>
            <w:rPrChange w:id="2148" w:author="Dr Mamadou SANOGO" w:date="2023-10-25T18:15:00Z">
              <w:rPr/>
            </w:rPrChange>
          </w:rPr>
          <w:delInstrText>HYPERLINK "https://www.esfe-mali.org/admission-et-conditions.php"</w:delInstrText>
        </w:r>
        <w:r w:rsidRPr="00E179A8" w:rsidDel="00803A8B">
          <w:rPr>
            <w:rFonts w:ascii="Calibri" w:hAnsi="Calibri"/>
            <w:color w:val="000000" w:themeColor="text1"/>
            <w:sz w:val="22"/>
          </w:rPr>
        </w:r>
        <w:r w:rsidRPr="007A4AFC" w:rsidDel="00803A8B">
          <w:rPr>
            <w:rFonts w:ascii="Calibri" w:hAnsi="Calibri"/>
            <w:color w:val="000000" w:themeColor="text1"/>
            <w:sz w:val="22"/>
            <w:rPrChange w:id="2149" w:author="Dr Mamadou SANOGO" w:date="2023-10-25T18:15:00Z">
              <w:rPr>
                <w:rStyle w:val="Lienhypertexte"/>
                <w:i/>
                <w:szCs w:val="24"/>
              </w:rPr>
            </w:rPrChange>
          </w:rPr>
          <w:fldChar w:fldCharType="separate"/>
        </w:r>
        <w:r w:rsidRPr="007A4AFC" w:rsidDel="00803A8B">
          <w:rPr>
            <w:rStyle w:val="Lienhypertexte"/>
            <w:i/>
            <w:color w:val="000000" w:themeColor="text1"/>
            <w:szCs w:val="24"/>
            <w:rPrChange w:id="2150" w:author="Dr Mamadou SANOGO" w:date="2023-10-25T18:15:00Z">
              <w:rPr>
                <w:rStyle w:val="Lienhypertexte"/>
                <w:i/>
                <w:szCs w:val="24"/>
              </w:rPr>
            </w:rPrChange>
          </w:rPr>
          <w:delText>https://www.esfe-mali.org/admission-et-conditions.php</w:delText>
        </w:r>
        <w:r w:rsidRPr="007A4AFC" w:rsidDel="00803A8B">
          <w:rPr>
            <w:rStyle w:val="Lienhypertexte"/>
            <w:i/>
            <w:color w:val="000000" w:themeColor="text1"/>
            <w:szCs w:val="24"/>
            <w:rPrChange w:id="2151" w:author="Dr Mamadou SANOGO" w:date="2023-10-25T18:15:00Z">
              <w:rPr>
                <w:rStyle w:val="Lienhypertexte"/>
                <w:i/>
                <w:szCs w:val="24"/>
              </w:rPr>
            </w:rPrChange>
          </w:rPr>
          <w:fldChar w:fldCharType="end"/>
        </w:r>
        <w:r w:rsidRPr="007A4AFC" w:rsidDel="00803A8B">
          <w:rPr>
            <w:i/>
            <w:color w:val="000000" w:themeColor="text1"/>
            <w:szCs w:val="24"/>
            <w:rPrChange w:id="2152" w:author="Dr Mamadou SANOGO" w:date="2023-10-25T18:15:00Z">
              <w:rPr>
                <w:i/>
                <w:szCs w:val="24"/>
              </w:rPr>
            </w:rPrChange>
          </w:rPr>
          <w:delText xml:space="preserve">. </w:delText>
        </w:r>
        <w:r w:rsidRPr="007A4AFC" w:rsidDel="00803A8B">
          <w:rPr>
            <w:iCs/>
            <w:color w:val="000000" w:themeColor="text1"/>
            <w:szCs w:val="24"/>
          </w:rPr>
          <w:delText xml:space="preserve">Le quota fixé pour le recrutement des étudiants en </w:delText>
        </w:r>
      </w:del>
      <w:del w:id="2153" w:author="Dr Mamadou SANOGO" w:date="2023-10-27T22:06:00Z">
        <w:r w:rsidRPr="007A4AFC" w:rsidDel="00E06071">
          <w:rPr>
            <w:iCs/>
            <w:color w:val="000000" w:themeColor="text1"/>
            <w:szCs w:val="24"/>
          </w:rPr>
          <w:delText xml:space="preserve">Master </w:delText>
        </w:r>
      </w:del>
      <w:del w:id="2154" w:author="Dr Mamadou SANOGO" w:date="2023-10-26T13:07:00Z">
        <w:r w:rsidRPr="007A4AFC" w:rsidDel="003A18E5">
          <w:rPr>
            <w:iCs/>
            <w:color w:val="000000" w:themeColor="text1"/>
            <w:szCs w:val="24"/>
          </w:rPr>
          <w:delText>épidémiologie</w:delText>
        </w:r>
      </w:del>
      <w:del w:id="2155" w:author="Dr Mamadou SANOGO" w:date="2023-10-27T10:22:00Z">
        <w:r w:rsidRPr="007A4AFC" w:rsidDel="00CB3FC8">
          <w:rPr>
            <w:iCs/>
            <w:color w:val="000000" w:themeColor="text1"/>
            <w:szCs w:val="24"/>
          </w:rPr>
          <w:delText xml:space="preserve"> </w:delText>
        </w:r>
      </w:del>
      <w:del w:id="2156" w:author="Dr Mamadou SANOGO" w:date="2023-10-27T22:52:00Z">
        <w:r w:rsidRPr="007A4AFC" w:rsidDel="00803A8B">
          <w:rPr>
            <w:iCs/>
            <w:color w:val="000000" w:themeColor="text1"/>
            <w:szCs w:val="24"/>
          </w:rPr>
          <w:delText>est fonction des capacités d’accueil et d’encadrement de l’EPSFé.</w:delText>
        </w:r>
      </w:del>
    </w:p>
    <w:p w14:paraId="218B7607" w14:textId="2991C350" w:rsidR="00643698" w:rsidRPr="007A4AFC" w:rsidDel="006778CD" w:rsidRDefault="00643698">
      <w:pPr>
        <w:spacing w:line="240" w:lineRule="auto"/>
        <w:ind w:right="11"/>
        <w:rPr>
          <w:del w:id="2157" w:author="Dr Mamadou SANOGO" w:date="2023-10-27T13:58:00Z"/>
          <w:b/>
          <w:bCs/>
          <w:iCs/>
          <w:color w:val="000000" w:themeColor="text1"/>
          <w:szCs w:val="24"/>
          <w:rPrChange w:id="2158" w:author="Dr Mamadou SANOGO" w:date="2023-10-25T18:15:00Z">
            <w:rPr>
              <w:del w:id="2159" w:author="Dr Mamadou SANOGO" w:date="2023-10-27T13:58:00Z"/>
              <w:b/>
              <w:bCs/>
              <w:iCs/>
              <w:color w:val="00B050"/>
              <w:szCs w:val="24"/>
            </w:rPr>
          </w:rPrChange>
        </w:rPr>
        <w:pPrChange w:id="2160" w:author="Dr Mamadou SANOGO" w:date="2023-10-27T20:12:00Z">
          <w:pPr>
            <w:spacing w:line="360" w:lineRule="auto"/>
            <w:ind w:right="11"/>
          </w:pPr>
        </w:pPrChange>
      </w:pPr>
      <w:del w:id="2161" w:author="Dr Mamadou SANOGO" w:date="2023-10-27T22:52:00Z">
        <w:r w:rsidRPr="007A4AFC" w:rsidDel="00803A8B">
          <w:rPr>
            <w:b/>
            <w:bCs/>
            <w:iCs/>
            <w:color w:val="000000" w:themeColor="text1"/>
            <w:szCs w:val="24"/>
            <w:rPrChange w:id="2162" w:author="Dr Mamadou SANOGO" w:date="2023-10-25T18:15:00Z">
              <w:rPr>
                <w:b/>
                <w:bCs/>
                <w:iCs/>
                <w:color w:val="00B050"/>
                <w:szCs w:val="24"/>
              </w:rPr>
            </w:rPrChange>
          </w:rPr>
          <w:delText>Annexe n°</w:delText>
        </w:r>
      </w:del>
      <w:ins w:id="2163" w:author="Cauris Cosmetics" w:date="2023-10-25T14:42:00Z">
        <w:del w:id="2164" w:author="Dr Mamadou SANOGO" w:date="2023-10-27T22:52:00Z">
          <w:r w:rsidR="00784C2B" w:rsidDel="00803A8B">
            <w:rPr>
              <w:b/>
              <w:bCs/>
              <w:iCs/>
              <w:color w:val="000000" w:themeColor="text1"/>
              <w:szCs w:val="24"/>
            </w:rPr>
            <w:delText>0</w:delText>
          </w:r>
        </w:del>
      </w:ins>
      <w:del w:id="2165" w:author="Dr Mamadou SANOGO" w:date="2023-10-27T22:52:00Z">
        <w:r w:rsidR="00C6348F" w:rsidRPr="007A4AFC" w:rsidDel="00803A8B">
          <w:rPr>
            <w:b/>
            <w:bCs/>
            <w:iCs/>
            <w:color w:val="000000" w:themeColor="text1"/>
            <w:szCs w:val="24"/>
            <w:rPrChange w:id="2166" w:author="Dr Mamadou SANOGO" w:date="2023-10-25T18:15:00Z">
              <w:rPr>
                <w:b/>
                <w:bCs/>
                <w:iCs/>
                <w:color w:val="00B050"/>
                <w:szCs w:val="24"/>
              </w:rPr>
            </w:rPrChange>
          </w:rPr>
          <w:delText>1</w:delText>
        </w:r>
      </w:del>
      <w:ins w:id="2167" w:author="Cauris Cosmetics" w:date="2023-10-25T14:42:00Z">
        <w:del w:id="2168" w:author="Dr Mamadou SANOGO" w:date="2023-10-27T22:52:00Z">
          <w:r w:rsidR="00784C2B" w:rsidDel="00803A8B">
            <w:rPr>
              <w:b/>
              <w:bCs/>
              <w:iCs/>
              <w:color w:val="000000" w:themeColor="text1"/>
              <w:szCs w:val="24"/>
            </w:rPr>
            <w:delText>8</w:delText>
          </w:r>
        </w:del>
      </w:ins>
      <w:del w:id="2169" w:author="Dr Mamadou SANOGO" w:date="2023-10-27T22:52:00Z">
        <w:r w:rsidR="00C6348F" w:rsidRPr="007A4AFC" w:rsidDel="00803A8B">
          <w:rPr>
            <w:b/>
            <w:bCs/>
            <w:iCs/>
            <w:color w:val="000000" w:themeColor="text1"/>
            <w:szCs w:val="24"/>
            <w:rPrChange w:id="2170" w:author="Dr Mamadou SANOGO" w:date="2023-10-25T18:15:00Z">
              <w:rPr>
                <w:b/>
                <w:bCs/>
                <w:iCs/>
                <w:color w:val="00B050"/>
                <w:szCs w:val="24"/>
              </w:rPr>
            </w:rPrChange>
          </w:rPr>
          <w:delText>9</w:delText>
        </w:r>
        <w:r w:rsidRPr="007A4AFC" w:rsidDel="00803A8B">
          <w:rPr>
            <w:b/>
            <w:bCs/>
            <w:iCs/>
            <w:color w:val="000000" w:themeColor="text1"/>
            <w:szCs w:val="24"/>
            <w:rPrChange w:id="2171" w:author="Dr Mamadou SANOGO" w:date="2023-10-25T18:15:00Z">
              <w:rPr>
                <w:b/>
                <w:bCs/>
                <w:iCs/>
                <w:color w:val="00B050"/>
                <w:szCs w:val="24"/>
              </w:rPr>
            </w:rPrChange>
          </w:rPr>
          <w:delText xml:space="preserve">: </w:delText>
        </w:r>
      </w:del>
      <w:del w:id="2172" w:author="Dr Mamadou SANOGO" w:date="2023-10-27T10:23:00Z">
        <w:r w:rsidRPr="00CB3FC8" w:rsidDel="00CB3FC8">
          <w:rPr>
            <w:iCs/>
            <w:color w:val="000000" w:themeColor="text1"/>
            <w:szCs w:val="24"/>
            <w:rPrChange w:id="2173" w:author="Dr Mamadou SANOGO" w:date="2023-10-27T10:23:00Z">
              <w:rPr>
                <w:b/>
                <w:bCs/>
                <w:iCs/>
                <w:color w:val="00B050"/>
                <w:szCs w:val="24"/>
              </w:rPr>
            </w:rPrChange>
          </w:rPr>
          <w:delText>r</w:delText>
        </w:r>
      </w:del>
      <w:del w:id="2174" w:author="Dr Mamadou SANOGO" w:date="2023-10-27T22:52:00Z">
        <w:r w:rsidRPr="00CB3FC8" w:rsidDel="00803A8B">
          <w:rPr>
            <w:iCs/>
            <w:color w:val="000000" w:themeColor="text1"/>
            <w:szCs w:val="24"/>
            <w:rPrChange w:id="2175" w:author="Dr Mamadou SANOGO" w:date="2023-10-27T10:23:00Z">
              <w:rPr>
                <w:b/>
                <w:bCs/>
                <w:iCs/>
                <w:color w:val="00B050"/>
                <w:szCs w:val="24"/>
              </w:rPr>
            </w:rPrChange>
          </w:rPr>
          <w:delText>èglement</w:delText>
        </w:r>
      </w:del>
      <w:del w:id="2176" w:author="Dr Mamadou SANOGO" w:date="2023-10-27T10:24:00Z">
        <w:r w:rsidRPr="00CB3FC8" w:rsidDel="00CB3FC8">
          <w:rPr>
            <w:iCs/>
            <w:color w:val="000000" w:themeColor="text1"/>
            <w:szCs w:val="24"/>
            <w:rPrChange w:id="2177" w:author="Dr Mamadou SANOGO" w:date="2023-10-27T10:23:00Z">
              <w:rPr>
                <w:b/>
                <w:bCs/>
                <w:iCs/>
                <w:color w:val="00B050"/>
                <w:szCs w:val="24"/>
              </w:rPr>
            </w:rPrChange>
          </w:rPr>
          <w:delText>s</w:delText>
        </w:r>
      </w:del>
      <w:del w:id="2178" w:author="Dr Mamadou SANOGO" w:date="2023-10-27T22:52:00Z">
        <w:r w:rsidRPr="00CB3FC8" w:rsidDel="00803A8B">
          <w:rPr>
            <w:iCs/>
            <w:color w:val="000000" w:themeColor="text1"/>
            <w:szCs w:val="24"/>
            <w:rPrChange w:id="2179" w:author="Dr Mamadou SANOGO" w:date="2023-10-27T10:23:00Z">
              <w:rPr>
                <w:b/>
                <w:bCs/>
                <w:iCs/>
                <w:color w:val="00B050"/>
                <w:szCs w:val="24"/>
              </w:rPr>
            </w:rPrChange>
          </w:rPr>
          <w:delText xml:space="preserve"> intérieur</w:delText>
        </w:r>
      </w:del>
      <w:del w:id="2180" w:author="Dr Mamadou SANOGO" w:date="2023-10-27T10:24:00Z">
        <w:r w:rsidRPr="00CB3FC8" w:rsidDel="00CB3FC8">
          <w:rPr>
            <w:iCs/>
            <w:color w:val="000000" w:themeColor="text1"/>
            <w:szCs w:val="24"/>
            <w:rPrChange w:id="2181" w:author="Dr Mamadou SANOGO" w:date="2023-10-27T10:23:00Z">
              <w:rPr>
                <w:b/>
                <w:bCs/>
                <w:iCs/>
                <w:color w:val="00B050"/>
                <w:szCs w:val="24"/>
              </w:rPr>
            </w:rPrChange>
          </w:rPr>
          <w:delText>s</w:delText>
        </w:r>
      </w:del>
      <w:del w:id="2182" w:author="Dr Mamadou SANOGO" w:date="2023-10-27T22:52:00Z">
        <w:r w:rsidRPr="007A4AFC" w:rsidDel="00803A8B">
          <w:rPr>
            <w:b/>
            <w:bCs/>
            <w:iCs/>
            <w:color w:val="000000" w:themeColor="text1"/>
            <w:szCs w:val="24"/>
            <w:rPrChange w:id="2183" w:author="Dr Mamadou SANOGO" w:date="2023-10-25T18:15:00Z">
              <w:rPr>
                <w:b/>
                <w:bCs/>
                <w:iCs/>
                <w:color w:val="00B050"/>
                <w:szCs w:val="24"/>
              </w:rPr>
            </w:rPrChange>
          </w:rPr>
          <w:delText xml:space="preserve">  </w:delText>
        </w:r>
      </w:del>
    </w:p>
    <w:p w14:paraId="7E3B9FBD" w14:textId="47FBE6FF" w:rsidR="00643698" w:rsidRPr="007A4AFC" w:rsidDel="00803A8B" w:rsidRDefault="00643698">
      <w:pPr>
        <w:spacing w:line="240" w:lineRule="auto"/>
        <w:ind w:right="11"/>
        <w:rPr>
          <w:del w:id="2184" w:author="Dr Mamadou SANOGO" w:date="2023-10-27T22:52:00Z"/>
          <w:b/>
          <w:i/>
          <w:iCs/>
          <w:color w:val="000000" w:themeColor="text1"/>
          <w:szCs w:val="24"/>
        </w:rPr>
        <w:pPrChange w:id="2185" w:author="Dr Mamadou SANOGO" w:date="2023-10-27T20:12:00Z">
          <w:pPr>
            <w:spacing w:line="360" w:lineRule="auto"/>
            <w:ind w:right="11"/>
          </w:pPr>
        </w:pPrChange>
      </w:pPr>
      <w:del w:id="2186" w:author="Dr Mamadou SANOGO" w:date="2023-10-27T22:52:00Z">
        <w:r w:rsidRPr="007A4AFC" w:rsidDel="00803A8B">
          <w:rPr>
            <w:b/>
            <w:i/>
            <w:iCs/>
            <w:color w:val="000000" w:themeColor="text1"/>
            <w:szCs w:val="24"/>
          </w:rPr>
          <w:delText>Critère 2 : Les effectifs de la formation sont régulièrement suivis, aussi bien en termes quantitatifs que qualitatifs (formation initiale standard ou par alternance, formation continue, etc.)</w:delText>
        </w:r>
      </w:del>
    </w:p>
    <w:p w14:paraId="506C1483" w14:textId="5A8D97B8" w:rsidR="00643698" w:rsidRPr="007A4AFC" w:rsidDel="00803A8B" w:rsidRDefault="00643698">
      <w:pPr>
        <w:spacing w:line="240" w:lineRule="auto"/>
        <w:ind w:left="74" w:right="34"/>
        <w:rPr>
          <w:del w:id="2187" w:author="Dr Mamadou SANOGO" w:date="2023-10-27T22:52:00Z"/>
          <w:iCs/>
          <w:color w:val="000000" w:themeColor="text1"/>
          <w:szCs w:val="24"/>
        </w:rPr>
        <w:pPrChange w:id="2188" w:author="Dr Mamadou SANOGO" w:date="2023-10-27T20:12:00Z">
          <w:pPr>
            <w:spacing w:line="360" w:lineRule="auto"/>
            <w:ind w:left="74" w:right="34"/>
          </w:pPr>
        </w:pPrChange>
      </w:pPr>
      <w:del w:id="2189" w:author="Dr Mamadou SANOGO" w:date="2023-10-27T22:52:00Z">
        <w:r w:rsidRPr="007A4AFC" w:rsidDel="00803A8B">
          <w:rPr>
            <w:iCs/>
            <w:color w:val="000000" w:themeColor="text1"/>
            <w:szCs w:val="24"/>
          </w:rPr>
          <w:delTex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delText>
        </w:r>
        <w:r w:rsidR="00583CF4" w:rsidRPr="007A4AFC" w:rsidDel="00803A8B">
          <w:rPr>
            <w:iCs/>
            <w:color w:val="000000" w:themeColor="text1"/>
            <w:szCs w:val="24"/>
          </w:rPr>
          <w:delText>listes de présence des étudiants aux différentes</w:delText>
        </w:r>
        <w:r w:rsidRPr="007A4AFC" w:rsidDel="00803A8B">
          <w:rPr>
            <w:iCs/>
            <w:color w:val="000000" w:themeColor="text1"/>
            <w:szCs w:val="24"/>
          </w:rPr>
          <w:delText xml:space="preserve"> évaluation</w:delText>
        </w:r>
        <w:r w:rsidR="00583CF4" w:rsidRPr="007A4AFC" w:rsidDel="00803A8B">
          <w:rPr>
            <w:iCs/>
            <w:color w:val="000000" w:themeColor="text1"/>
            <w:szCs w:val="24"/>
          </w:rPr>
          <w:delText>s</w:delText>
        </w:r>
        <w:r w:rsidRPr="007A4AFC" w:rsidDel="00803A8B">
          <w:rPr>
            <w:iCs/>
            <w:color w:val="000000" w:themeColor="text1"/>
            <w:szCs w:val="24"/>
          </w:rPr>
          <w:delText xml:space="preserve"> et </w:delText>
        </w:r>
        <w:r w:rsidR="00583CF4" w:rsidRPr="007A4AFC" w:rsidDel="00803A8B">
          <w:rPr>
            <w:iCs/>
            <w:color w:val="000000" w:themeColor="text1"/>
            <w:szCs w:val="24"/>
          </w:rPr>
          <w:delText>le cahier</w:delText>
        </w:r>
        <w:r w:rsidRPr="007A4AFC" w:rsidDel="00803A8B">
          <w:rPr>
            <w:iCs/>
            <w:color w:val="000000" w:themeColor="text1"/>
            <w:szCs w:val="24"/>
          </w:rPr>
          <w:delText xml:space="preserve"> </w:delText>
        </w:r>
        <w:r w:rsidR="00583CF4" w:rsidRPr="007A4AFC" w:rsidDel="00803A8B">
          <w:rPr>
            <w:iCs/>
            <w:color w:val="000000" w:themeColor="text1"/>
            <w:szCs w:val="24"/>
          </w:rPr>
          <w:delText xml:space="preserve">de </w:delText>
        </w:r>
        <w:r w:rsidRPr="007A4AFC" w:rsidDel="00803A8B">
          <w:rPr>
            <w:iCs/>
            <w:color w:val="000000" w:themeColor="text1"/>
            <w:szCs w:val="24"/>
          </w:rPr>
          <w:delText>suivi mis à la disposition des responsables pédagogiques, du surveillant, des enseignants, pour assurer l'efficacité et la pertinence du programme.</w:delText>
        </w:r>
      </w:del>
    </w:p>
    <w:p w14:paraId="15C61F88" w14:textId="42CEA374" w:rsidR="00583CF4" w:rsidRPr="007A4AFC" w:rsidDel="00803A8B" w:rsidRDefault="00643698">
      <w:pPr>
        <w:spacing w:line="240" w:lineRule="auto"/>
        <w:ind w:right="11"/>
        <w:rPr>
          <w:del w:id="2190" w:author="Dr Mamadou SANOGO" w:date="2023-10-27T22:52:00Z"/>
          <w:b/>
          <w:iCs/>
          <w:color w:val="000000" w:themeColor="text1"/>
          <w:szCs w:val="24"/>
          <w:rPrChange w:id="2191" w:author="Dr Mamadou SANOGO" w:date="2023-10-25T18:15:00Z">
            <w:rPr>
              <w:del w:id="2192" w:author="Dr Mamadou SANOGO" w:date="2023-10-27T22:52:00Z"/>
              <w:b/>
              <w:iCs/>
              <w:color w:val="00B050"/>
              <w:szCs w:val="24"/>
            </w:rPr>
          </w:rPrChange>
        </w:rPr>
        <w:pPrChange w:id="2193" w:author="Dr Mamadou SANOGO" w:date="2023-10-27T20:12:00Z">
          <w:pPr>
            <w:spacing w:line="360" w:lineRule="auto"/>
            <w:ind w:right="11"/>
          </w:pPr>
        </w:pPrChange>
      </w:pPr>
      <w:del w:id="2194" w:author="Dr Mamadou SANOGO" w:date="2023-10-27T22:52:00Z">
        <w:r w:rsidRPr="007A4AFC" w:rsidDel="00803A8B">
          <w:rPr>
            <w:b/>
            <w:bCs/>
            <w:iCs/>
            <w:color w:val="000000" w:themeColor="text1"/>
            <w:szCs w:val="24"/>
            <w:rPrChange w:id="2195" w:author="Dr Mamadou SANOGO" w:date="2023-10-25T18:15:00Z">
              <w:rPr>
                <w:b/>
                <w:bCs/>
                <w:iCs/>
                <w:color w:val="00B050"/>
                <w:szCs w:val="24"/>
              </w:rPr>
            </w:rPrChange>
          </w:rPr>
          <w:delText>Annexe n°</w:delText>
        </w:r>
      </w:del>
      <w:ins w:id="2196" w:author="Cauris Cosmetics" w:date="2023-10-25T14:42:00Z">
        <w:del w:id="2197" w:author="Dr Mamadou SANOGO" w:date="2023-10-27T22:52:00Z">
          <w:r w:rsidR="00784C2B" w:rsidDel="00803A8B">
            <w:rPr>
              <w:b/>
              <w:bCs/>
              <w:iCs/>
              <w:color w:val="000000" w:themeColor="text1"/>
              <w:szCs w:val="24"/>
            </w:rPr>
            <w:delText>019</w:delText>
          </w:r>
        </w:del>
      </w:ins>
      <w:del w:id="2198" w:author="Dr Mamadou SANOGO" w:date="2023-10-27T22:52:00Z">
        <w:r w:rsidR="00583CF4" w:rsidRPr="007A4AFC" w:rsidDel="00803A8B">
          <w:rPr>
            <w:b/>
            <w:bCs/>
            <w:iCs/>
            <w:color w:val="000000" w:themeColor="text1"/>
            <w:szCs w:val="24"/>
            <w:rPrChange w:id="2199" w:author="Dr Mamadou SANOGO" w:date="2023-10-25T18:15:00Z">
              <w:rPr>
                <w:b/>
                <w:bCs/>
                <w:iCs/>
                <w:color w:val="00B050"/>
                <w:szCs w:val="24"/>
              </w:rPr>
            </w:rPrChange>
          </w:rPr>
          <w:delText>20</w:delText>
        </w:r>
        <w:r w:rsidRPr="007A4AFC" w:rsidDel="00803A8B">
          <w:rPr>
            <w:b/>
            <w:bCs/>
            <w:iCs/>
            <w:color w:val="000000" w:themeColor="text1"/>
            <w:szCs w:val="24"/>
            <w:rPrChange w:id="2200" w:author="Dr Mamadou SANOGO" w:date="2023-10-25T18:15:00Z">
              <w:rPr>
                <w:b/>
                <w:bCs/>
                <w:iCs/>
                <w:color w:val="00B050"/>
                <w:szCs w:val="24"/>
              </w:rPr>
            </w:rPrChange>
          </w:rPr>
          <w:delText xml:space="preserve">: </w:delText>
        </w:r>
        <w:r w:rsidR="00583CF4" w:rsidRPr="007A4AFC" w:rsidDel="00803A8B">
          <w:rPr>
            <w:iCs/>
            <w:color w:val="000000" w:themeColor="text1"/>
            <w:szCs w:val="24"/>
            <w:rPrChange w:id="2201" w:author="Dr Mamadou SANOGO" w:date="2023-10-25T18:15:00Z">
              <w:rPr>
                <w:iCs/>
                <w:color w:val="00B050"/>
                <w:szCs w:val="24"/>
              </w:rPr>
            </w:rPrChange>
          </w:rPr>
          <w:delText>Listes de présence des étudiants</w:delText>
        </w:r>
        <w:r w:rsidR="00583CF4" w:rsidRPr="007A4AFC" w:rsidDel="00803A8B">
          <w:rPr>
            <w:b/>
            <w:iCs/>
            <w:color w:val="000000" w:themeColor="text1"/>
            <w:szCs w:val="24"/>
            <w:rPrChange w:id="2202" w:author="Dr Mamadou SANOGO" w:date="2023-10-25T18:15:00Z">
              <w:rPr>
                <w:b/>
                <w:iCs/>
                <w:color w:val="00B050"/>
                <w:szCs w:val="24"/>
              </w:rPr>
            </w:rPrChange>
          </w:rPr>
          <w:delText xml:space="preserve"> </w:delText>
        </w:r>
        <w:r w:rsidR="00583CF4" w:rsidRPr="007A4AFC" w:rsidDel="00803A8B">
          <w:rPr>
            <w:bCs/>
            <w:iCs/>
            <w:color w:val="000000" w:themeColor="text1"/>
            <w:szCs w:val="24"/>
            <w:rPrChange w:id="2203" w:author="Dr Mamadou SANOGO" w:date="2023-10-25T18:15:00Z">
              <w:rPr>
                <w:bCs/>
                <w:iCs/>
                <w:color w:val="00B050"/>
                <w:szCs w:val="24"/>
              </w:rPr>
            </w:rPrChange>
          </w:rPr>
          <w:delText>aux évaluations</w:delText>
        </w:r>
      </w:del>
    </w:p>
    <w:p w14:paraId="0B5AEAA2" w14:textId="228BD0FF" w:rsidR="006778CD" w:rsidRPr="007B4438" w:rsidDel="00803A8B" w:rsidRDefault="00583CF4">
      <w:pPr>
        <w:spacing w:line="240" w:lineRule="auto"/>
        <w:ind w:right="11"/>
        <w:rPr>
          <w:del w:id="2204" w:author="Dr Mamadou SANOGO" w:date="2023-10-27T22:52:00Z"/>
          <w:iCs/>
          <w:color w:val="000000" w:themeColor="text1"/>
          <w:szCs w:val="24"/>
          <w:rPrChange w:id="2205" w:author="Dr Mamadou SANOGO" w:date="2023-10-27T20:11:00Z">
            <w:rPr>
              <w:del w:id="2206" w:author="Dr Mamadou SANOGO" w:date="2023-10-27T22:52:00Z"/>
              <w:b/>
              <w:iCs/>
              <w:color w:val="00B050"/>
              <w:szCs w:val="24"/>
            </w:rPr>
          </w:rPrChange>
        </w:rPr>
        <w:pPrChange w:id="2207" w:author="Dr Mamadou SANOGO" w:date="2023-10-27T20:12:00Z">
          <w:pPr>
            <w:spacing w:line="360" w:lineRule="auto"/>
            <w:ind w:right="11"/>
          </w:pPr>
        </w:pPrChange>
      </w:pPr>
      <w:del w:id="2208" w:author="Dr Mamadou SANOGO" w:date="2023-10-27T22:52:00Z">
        <w:r w:rsidRPr="007A4AFC" w:rsidDel="00803A8B">
          <w:rPr>
            <w:b/>
            <w:bCs/>
            <w:iCs/>
            <w:color w:val="000000" w:themeColor="text1"/>
            <w:szCs w:val="24"/>
            <w:rPrChange w:id="2209" w:author="Dr Mamadou SANOGO" w:date="2023-10-25T18:15:00Z">
              <w:rPr>
                <w:b/>
                <w:bCs/>
                <w:iCs/>
                <w:color w:val="00B050"/>
                <w:szCs w:val="24"/>
              </w:rPr>
            </w:rPrChange>
          </w:rPr>
          <w:delText>Annexe n°</w:delText>
        </w:r>
      </w:del>
      <w:ins w:id="2210" w:author="Cauris Cosmetics" w:date="2023-10-25T14:42:00Z">
        <w:del w:id="2211" w:author="Dr Mamadou SANOGO" w:date="2023-10-27T22:52:00Z">
          <w:r w:rsidR="00784C2B" w:rsidDel="00803A8B">
            <w:rPr>
              <w:b/>
              <w:bCs/>
              <w:iCs/>
              <w:color w:val="000000" w:themeColor="text1"/>
              <w:szCs w:val="24"/>
            </w:rPr>
            <w:delText>0</w:delText>
          </w:r>
        </w:del>
      </w:ins>
      <w:del w:id="2212" w:author="Dr Mamadou SANOGO" w:date="2023-10-27T22:52:00Z">
        <w:r w:rsidRPr="007A4AFC" w:rsidDel="00803A8B">
          <w:rPr>
            <w:b/>
            <w:bCs/>
            <w:iCs/>
            <w:color w:val="000000" w:themeColor="text1"/>
            <w:szCs w:val="24"/>
            <w:rPrChange w:id="2213" w:author="Dr Mamadou SANOGO" w:date="2023-10-25T18:15:00Z">
              <w:rPr>
                <w:b/>
                <w:bCs/>
                <w:iCs/>
                <w:color w:val="00B050"/>
                <w:szCs w:val="24"/>
              </w:rPr>
            </w:rPrChange>
          </w:rPr>
          <w:delText>2</w:delText>
        </w:r>
      </w:del>
      <w:ins w:id="2214" w:author="Cauris Cosmetics" w:date="2023-10-25T14:42:00Z">
        <w:del w:id="2215" w:author="Dr Mamadou SANOGO" w:date="2023-10-27T22:52:00Z">
          <w:r w:rsidR="00784C2B" w:rsidDel="00803A8B">
            <w:rPr>
              <w:b/>
              <w:bCs/>
              <w:iCs/>
              <w:color w:val="000000" w:themeColor="text1"/>
              <w:szCs w:val="24"/>
            </w:rPr>
            <w:delText>0</w:delText>
          </w:r>
        </w:del>
      </w:ins>
      <w:del w:id="2216" w:author="Dr Mamadou SANOGO" w:date="2023-10-27T22:52:00Z">
        <w:r w:rsidRPr="007A4AFC" w:rsidDel="00803A8B">
          <w:rPr>
            <w:b/>
            <w:bCs/>
            <w:iCs/>
            <w:color w:val="000000" w:themeColor="text1"/>
            <w:szCs w:val="24"/>
            <w:rPrChange w:id="2217" w:author="Dr Mamadou SANOGO" w:date="2023-10-25T18:15:00Z">
              <w:rPr>
                <w:b/>
                <w:bCs/>
                <w:iCs/>
                <w:color w:val="00B050"/>
                <w:szCs w:val="24"/>
              </w:rPr>
            </w:rPrChange>
          </w:rPr>
          <w:delText xml:space="preserve">1: </w:delText>
        </w:r>
        <w:r w:rsidRPr="007A4AFC" w:rsidDel="00803A8B">
          <w:rPr>
            <w:iCs/>
            <w:color w:val="000000" w:themeColor="text1"/>
            <w:szCs w:val="24"/>
            <w:rPrChange w:id="2218" w:author="Dr Mamadou SANOGO" w:date="2023-10-25T18:15:00Z">
              <w:rPr>
                <w:iCs/>
                <w:color w:val="00B050"/>
                <w:szCs w:val="24"/>
              </w:rPr>
            </w:rPrChange>
          </w:rPr>
          <w:delText>Cahier de suivi</w:delText>
        </w:r>
      </w:del>
    </w:p>
    <w:p w14:paraId="26C84E3C" w14:textId="14B66FCB" w:rsidR="00643698" w:rsidRPr="007A4AFC" w:rsidDel="00803A8B" w:rsidRDefault="00643698">
      <w:pPr>
        <w:spacing w:line="240" w:lineRule="auto"/>
        <w:ind w:right="11"/>
        <w:rPr>
          <w:del w:id="2219" w:author="Dr Mamadou SANOGO" w:date="2023-10-27T22:52:00Z"/>
          <w:b/>
          <w:i/>
          <w:iCs/>
          <w:color w:val="000000" w:themeColor="text1"/>
          <w:szCs w:val="24"/>
        </w:rPr>
        <w:pPrChange w:id="2220" w:author="Dr Mamadou SANOGO" w:date="2023-10-27T20:12:00Z">
          <w:pPr>
            <w:spacing w:line="360" w:lineRule="auto"/>
            <w:ind w:right="11"/>
          </w:pPr>
        </w:pPrChange>
      </w:pPr>
      <w:del w:id="2221" w:author="Dr Mamadou SANOGO" w:date="2023-10-27T22:52:00Z">
        <w:r w:rsidRPr="007A4AFC" w:rsidDel="00803A8B">
          <w:rPr>
            <w:b/>
            <w:i/>
            <w:iCs/>
            <w:color w:val="000000" w:themeColor="text1"/>
            <w:szCs w:val="24"/>
          </w:rPr>
          <w:delText>Critère 3 : Le recrutement et l’attractivité de la formation sont analysés au regard des candidatures et du contexte</w:delText>
        </w:r>
      </w:del>
    </w:p>
    <w:p w14:paraId="6D6E1728" w14:textId="1B2264E0" w:rsidR="00643698" w:rsidRPr="007A4AFC" w:rsidDel="00803A8B" w:rsidRDefault="00643698">
      <w:pPr>
        <w:spacing w:line="240" w:lineRule="auto"/>
        <w:ind w:right="34"/>
        <w:rPr>
          <w:del w:id="2222" w:author="Dr Mamadou SANOGO" w:date="2023-10-27T22:52:00Z"/>
          <w:iCs/>
          <w:color w:val="000000" w:themeColor="text1"/>
          <w:szCs w:val="24"/>
        </w:rPr>
        <w:pPrChange w:id="2223" w:author="Dr Mamadou SANOGO" w:date="2023-10-27T20:12:00Z">
          <w:pPr>
            <w:spacing w:line="360" w:lineRule="auto"/>
            <w:ind w:right="34"/>
          </w:pPr>
        </w:pPrChange>
      </w:pPr>
      <w:del w:id="2224" w:author="Dr Mamadou SANOGO" w:date="2023-10-27T22:52:00Z">
        <w:r w:rsidRPr="007A4AFC" w:rsidDel="00803A8B">
          <w:rPr>
            <w:iCs/>
            <w:color w:val="000000" w:themeColor="text1"/>
            <w:szCs w:val="24"/>
          </w:rPr>
          <w:delText>Le recrutement et l’attractivité de la formation sont analysés par l’EPSFé pour s’assurer de l’évolution des candidatures sur le plan national. A cet effet, des campagnes de sensibilisation</w:delText>
        </w:r>
      </w:del>
      <w:del w:id="2225" w:author="Dr Mamadou SANOGO" w:date="2023-10-27T10:25:00Z">
        <w:r w:rsidRPr="007A4AFC" w:rsidDel="00CB3FC8">
          <w:rPr>
            <w:iCs/>
            <w:color w:val="000000" w:themeColor="text1"/>
            <w:szCs w:val="24"/>
          </w:rPr>
          <w:delText>s</w:delText>
        </w:r>
      </w:del>
      <w:del w:id="2226" w:author="Dr Mamadou SANOGO" w:date="2023-10-27T22:52:00Z">
        <w:r w:rsidRPr="007A4AFC" w:rsidDel="00803A8B">
          <w:rPr>
            <w:iCs/>
            <w:color w:val="000000" w:themeColor="text1"/>
            <w:szCs w:val="24"/>
          </w:rPr>
          <w:delText xml:space="preserve"> sont réalisées pour améliorer l’attractivité de l’Ecole au niveau national.</w:delText>
        </w:r>
      </w:del>
    </w:p>
    <w:p w14:paraId="337B3EB0" w14:textId="1F2FDA7A" w:rsidR="00643698" w:rsidRPr="007A4AFC" w:rsidDel="00803A8B" w:rsidRDefault="00643698">
      <w:pPr>
        <w:spacing w:line="240" w:lineRule="auto"/>
        <w:ind w:right="11"/>
        <w:rPr>
          <w:del w:id="2227" w:author="Dr Mamadou SANOGO" w:date="2023-10-27T22:52:00Z"/>
          <w:b/>
          <w:bCs/>
          <w:iCs/>
          <w:color w:val="000000" w:themeColor="text1"/>
          <w:szCs w:val="24"/>
          <w:rPrChange w:id="2228" w:author="Dr Mamadou SANOGO" w:date="2023-10-25T18:15:00Z">
            <w:rPr>
              <w:del w:id="2229" w:author="Dr Mamadou SANOGO" w:date="2023-10-27T22:52:00Z"/>
              <w:b/>
              <w:bCs/>
              <w:iCs/>
              <w:color w:val="FF0000"/>
              <w:szCs w:val="24"/>
            </w:rPr>
          </w:rPrChange>
        </w:rPr>
        <w:pPrChange w:id="2230" w:author="Dr Mamadou SANOGO" w:date="2023-10-27T20:12:00Z">
          <w:pPr>
            <w:spacing w:line="360" w:lineRule="auto"/>
            <w:ind w:right="11"/>
          </w:pPr>
        </w:pPrChange>
      </w:pPr>
      <w:del w:id="2231" w:author="Dr Mamadou SANOGO" w:date="2023-10-27T22:52:00Z">
        <w:r w:rsidRPr="007A4AFC" w:rsidDel="00803A8B">
          <w:rPr>
            <w:b/>
            <w:bCs/>
            <w:iCs/>
            <w:color w:val="000000" w:themeColor="text1"/>
            <w:szCs w:val="24"/>
            <w:rPrChange w:id="2232" w:author="Dr Mamadou SANOGO" w:date="2023-10-25T18:15:00Z">
              <w:rPr>
                <w:b/>
                <w:bCs/>
                <w:iCs/>
                <w:color w:val="FF0000"/>
                <w:szCs w:val="24"/>
              </w:rPr>
            </w:rPrChange>
          </w:rPr>
          <w:delText>Annexe n°</w:delText>
        </w:r>
        <w:r w:rsidR="00CA1DE1" w:rsidRPr="007A4AFC" w:rsidDel="00803A8B">
          <w:rPr>
            <w:b/>
            <w:bCs/>
            <w:iCs/>
            <w:color w:val="000000" w:themeColor="text1"/>
            <w:szCs w:val="24"/>
            <w:rPrChange w:id="2233" w:author="Dr Mamadou SANOGO" w:date="2023-10-25T18:15:00Z">
              <w:rPr>
                <w:b/>
                <w:bCs/>
                <w:iCs/>
                <w:color w:val="FF0000"/>
                <w:szCs w:val="24"/>
              </w:rPr>
            </w:rPrChange>
          </w:rPr>
          <w:delText>22</w:delText>
        </w:r>
        <w:r w:rsidRPr="007A4AFC" w:rsidDel="00803A8B">
          <w:rPr>
            <w:b/>
            <w:bCs/>
            <w:iCs/>
            <w:color w:val="000000" w:themeColor="text1"/>
            <w:szCs w:val="24"/>
            <w:rPrChange w:id="2234" w:author="Dr Mamadou SANOGO" w:date="2023-10-25T18:15:00Z">
              <w:rPr>
                <w:b/>
                <w:bCs/>
                <w:iCs/>
                <w:color w:val="FF0000"/>
                <w:szCs w:val="24"/>
              </w:rPr>
            </w:rPrChange>
          </w:rPr>
          <w:delText xml:space="preserve">: rapport de sondage ou de la scolarité </w:delText>
        </w:r>
      </w:del>
    </w:p>
    <w:p w14:paraId="1A20A1CF" w14:textId="09DD4853" w:rsidR="00643698" w:rsidRPr="007A4AFC" w:rsidDel="00803A8B" w:rsidRDefault="00643698">
      <w:pPr>
        <w:spacing w:line="240" w:lineRule="auto"/>
        <w:ind w:right="34"/>
        <w:rPr>
          <w:del w:id="2235" w:author="Dr Mamadou SANOGO" w:date="2023-10-27T22:52:00Z"/>
          <w:iCs/>
          <w:color w:val="000000" w:themeColor="text1"/>
          <w:szCs w:val="24"/>
        </w:rPr>
        <w:pPrChange w:id="2236" w:author="Dr Mamadou SANOGO" w:date="2023-10-27T20:12:00Z">
          <w:pPr>
            <w:spacing w:line="360" w:lineRule="auto"/>
            <w:ind w:left="74" w:right="34"/>
          </w:pPr>
        </w:pPrChange>
      </w:pPr>
    </w:p>
    <w:p w14:paraId="70EC3AB1" w14:textId="03DF8B58" w:rsidR="00643698" w:rsidRPr="007A4AFC" w:rsidDel="00803A8B" w:rsidRDefault="00643698">
      <w:pPr>
        <w:spacing w:line="240" w:lineRule="auto"/>
        <w:ind w:right="11"/>
        <w:rPr>
          <w:del w:id="2237" w:author="Dr Mamadou SANOGO" w:date="2023-10-27T22:52:00Z"/>
          <w:b/>
          <w:i/>
          <w:iCs/>
          <w:color w:val="000000" w:themeColor="text1"/>
          <w:szCs w:val="24"/>
        </w:rPr>
        <w:pPrChange w:id="2238" w:author="Dr Mamadou SANOGO" w:date="2023-10-27T20:12:00Z">
          <w:pPr>
            <w:spacing w:line="360" w:lineRule="auto"/>
            <w:ind w:right="11"/>
          </w:pPr>
        </w:pPrChange>
      </w:pPr>
      <w:del w:id="2239" w:author="Dr Mamadou SANOGO" w:date="2023-10-27T22:52:00Z">
        <w:r w:rsidRPr="007A4AFC" w:rsidDel="00803A8B">
          <w:rPr>
            <w:b/>
            <w:i/>
            <w:iCs/>
            <w:color w:val="000000" w:themeColor="text1"/>
            <w:szCs w:val="24"/>
          </w:rPr>
          <w:delText>Critère 4 : Les flux d’étudiants étrangers sont connus et analysés</w:delText>
        </w:r>
      </w:del>
    </w:p>
    <w:p w14:paraId="319496DB" w14:textId="1349FB79" w:rsidR="00643698" w:rsidRPr="007A4AFC" w:rsidDel="00803A8B" w:rsidRDefault="00643698">
      <w:pPr>
        <w:spacing w:line="240" w:lineRule="auto"/>
        <w:ind w:left="74" w:right="34"/>
        <w:rPr>
          <w:del w:id="2240" w:author="Dr Mamadou SANOGO" w:date="2023-10-27T22:52:00Z"/>
          <w:iCs/>
          <w:color w:val="000000" w:themeColor="text1"/>
          <w:szCs w:val="24"/>
          <w:rPrChange w:id="2241" w:author="Dr Mamadou SANOGO" w:date="2023-10-25T18:15:00Z">
            <w:rPr>
              <w:del w:id="2242" w:author="Dr Mamadou SANOGO" w:date="2023-10-27T22:52:00Z"/>
              <w:iCs/>
              <w:color w:val="000000" w:themeColor="text1"/>
              <w:szCs w:val="24"/>
              <w:highlight w:val="yellow"/>
            </w:rPr>
          </w:rPrChange>
        </w:rPr>
        <w:pPrChange w:id="2243" w:author="Dr Mamadou SANOGO" w:date="2023-10-27T20:12:00Z">
          <w:pPr>
            <w:spacing w:line="360" w:lineRule="auto"/>
            <w:ind w:left="74" w:right="34"/>
          </w:pPr>
        </w:pPrChange>
      </w:pPr>
      <w:del w:id="2244" w:author="Dr Mamadou SANOGO" w:date="2023-10-27T22:52:00Z">
        <w:r w:rsidRPr="007A4AFC" w:rsidDel="00803A8B">
          <w:rPr>
            <w:iCs/>
            <w:color w:val="000000" w:themeColor="text1"/>
            <w:szCs w:val="24"/>
            <w:rPrChange w:id="2245" w:author="Dr Mamadou SANOGO" w:date="2023-10-25T18:15:00Z">
              <w:rPr>
                <w:iCs/>
                <w:color w:val="000000" w:themeColor="text1"/>
                <w:szCs w:val="24"/>
                <w:highlight w:val="yellow"/>
              </w:rPr>
            </w:rPrChange>
          </w:rPr>
          <w:delText>L’EPS</w:delText>
        </w:r>
      </w:del>
      <w:del w:id="2246" w:author="Dr Mamadou SANOGO" w:date="2023-10-27T10:25:00Z">
        <w:r w:rsidRPr="007A4AFC" w:rsidDel="00CB3FC8">
          <w:rPr>
            <w:iCs/>
            <w:color w:val="000000" w:themeColor="text1"/>
            <w:szCs w:val="24"/>
            <w:rPrChange w:id="2247" w:author="Dr Mamadou SANOGO" w:date="2023-10-25T18:15:00Z">
              <w:rPr>
                <w:iCs/>
                <w:color w:val="000000" w:themeColor="text1"/>
                <w:szCs w:val="24"/>
                <w:highlight w:val="yellow"/>
              </w:rPr>
            </w:rPrChange>
          </w:rPr>
          <w:delText>f</w:delText>
        </w:r>
      </w:del>
      <w:del w:id="2248" w:author="Dr Mamadou SANOGO" w:date="2023-10-27T22:52:00Z">
        <w:r w:rsidRPr="007A4AFC" w:rsidDel="00803A8B">
          <w:rPr>
            <w:iCs/>
            <w:color w:val="000000" w:themeColor="text1"/>
            <w:szCs w:val="24"/>
            <w:rPrChange w:id="2249" w:author="Dr Mamadou SANOGO" w:date="2023-10-25T18:15:00Z">
              <w:rPr>
                <w:iCs/>
                <w:color w:val="000000" w:themeColor="text1"/>
                <w:szCs w:val="24"/>
                <w:highlight w:val="yellow"/>
              </w:rPr>
            </w:rPrChange>
          </w:rPr>
          <w:delText>é n’enregistre pas de flux d’étudiants étrangers. Des efforts sont, cependant, en cours pour une meilleure attraction des programmes de l’EPS</w:delText>
        </w:r>
      </w:del>
      <w:del w:id="2250" w:author="Dr Mamadou SANOGO" w:date="2023-10-27T10:25:00Z">
        <w:r w:rsidRPr="007A4AFC" w:rsidDel="00CB3FC8">
          <w:rPr>
            <w:iCs/>
            <w:color w:val="000000" w:themeColor="text1"/>
            <w:szCs w:val="24"/>
            <w:rPrChange w:id="2251" w:author="Dr Mamadou SANOGO" w:date="2023-10-25T18:15:00Z">
              <w:rPr>
                <w:iCs/>
                <w:color w:val="000000" w:themeColor="text1"/>
                <w:szCs w:val="24"/>
                <w:highlight w:val="yellow"/>
              </w:rPr>
            </w:rPrChange>
          </w:rPr>
          <w:delText>f</w:delText>
        </w:r>
      </w:del>
      <w:del w:id="2252" w:author="Dr Mamadou SANOGO" w:date="2023-10-27T22:52:00Z">
        <w:r w:rsidRPr="007A4AFC" w:rsidDel="00803A8B">
          <w:rPr>
            <w:iCs/>
            <w:color w:val="000000" w:themeColor="text1"/>
            <w:szCs w:val="24"/>
            <w:rPrChange w:id="2253" w:author="Dr Mamadou SANOGO" w:date="2023-10-25T18:15:00Z">
              <w:rPr>
                <w:iCs/>
                <w:color w:val="000000" w:themeColor="text1"/>
                <w:szCs w:val="24"/>
                <w:highlight w:val="yellow"/>
              </w:rPr>
            </w:rPrChange>
          </w:rPr>
          <w:delText>é à l’échelle internationale.</w:delText>
        </w:r>
      </w:del>
    </w:p>
    <w:p w14:paraId="2C6C2175" w14:textId="6F334C49" w:rsidR="00643698" w:rsidRPr="007A4AFC" w:rsidDel="00803A8B" w:rsidRDefault="00643698">
      <w:pPr>
        <w:spacing w:line="240" w:lineRule="auto"/>
        <w:ind w:left="74" w:right="34"/>
        <w:rPr>
          <w:del w:id="2254" w:author="Dr Mamadou SANOGO" w:date="2023-10-27T22:52:00Z"/>
          <w:iCs/>
          <w:color w:val="000000" w:themeColor="text1"/>
          <w:szCs w:val="24"/>
        </w:rPr>
        <w:pPrChange w:id="2255" w:author="Dr Mamadou SANOGO" w:date="2023-10-27T20:12:00Z">
          <w:pPr>
            <w:spacing w:line="360" w:lineRule="auto"/>
            <w:ind w:left="74" w:right="34"/>
          </w:pPr>
        </w:pPrChange>
      </w:pPr>
      <w:del w:id="2256" w:author="Dr Mamadou SANOGO" w:date="2023-10-27T22:52:00Z">
        <w:r w:rsidRPr="007A4AFC" w:rsidDel="00803A8B">
          <w:rPr>
            <w:b/>
            <w:bCs/>
            <w:iCs/>
            <w:color w:val="000000" w:themeColor="text1"/>
            <w:szCs w:val="24"/>
            <w:rPrChange w:id="2257" w:author="Dr Mamadou SANOGO" w:date="2023-10-25T18:15:00Z">
              <w:rPr>
                <w:b/>
                <w:bCs/>
                <w:iCs/>
                <w:color w:val="000000" w:themeColor="text1"/>
                <w:szCs w:val="24"/>
                <w:highlight w:val="yellow"/>
              </w:rPr>
            </w:rPrChange>
          </w:rPr>
          <w:delText>Annexe n°</w:delText>
        </w:r>
      </w:del>
      <w:ins w:id="2258" w:author="Cauris Cosmetics" w:date="2023-10-25T14:44:00Z">
        <w:del w:id="2259" w:author="Dr Mamadou SANOGO" w:date="2023-10-27T22:52:00Z">
          <w:r w:rsidR="00CA6A2B" w:rsidDel="00803A8B">
            <w:rPr>
              <w:b/>
              <w:bCs/>
              <w:iCs/>
              <w:color w:val="000000" w:themeColor="text1"/>
              <w:szCs w:val="24"/>
            </w:rPr>
            <w:delText>0</w:delText>
          </w:r>
        </w:del>
      </w:ins>
      <w:del w:id="2260" w:author="Dr Mamadou SANOGO" w:date="2023-10-27T22:52:00Z">
        <w:r w:rsidR="00CA1DE1" w:rsidRPr="007A4AFC" w:rsidDel="00803A8B">
          <w:rPr>
            <w:b/>
            <w:bCs/>
            <w:iCs/>
            <w:color w:val="000000" w:themeColor="text1"/>
            <w:szCs w:val="24"/>
            <w:rPrChange w:id="2261" w:author="Dr Mamadou SANOGO" w:date="2023-10-25T18:15:00Z">
              <w:rPr>
                <w:b/>
                <w:bCs/>
                <w:iCs/>
                <w:color w:val="000000" w:themeColor="text1"/>
                <w:szCs w:val="24"/>
                <w:highlight w:val="yellow"/>
              </w:rPr>
            </w:rPrChange>
          </w:rPr>
          <w:delText>2</w:delText>
        </w:r>
      </w:del>
      <w:del w:id="2262" w:author="Dr Mamadou SANOGO" w:date="2023-10-25T18:16:00Z">
        <w:r w:rsidR="00CA1DE1" w:rsidRPr="007A4AFC" w:rsidDel="007A4AFC">
          <w:rPr>
            <w:b/>
            <w:bCs/>
            <w:iCs/>
            <w:color w:val="000000" w:themeColor="text1"/>
            <w:szCs w:val="24"/>
            <w:rPrChange w:id="2263" w:author="Dr Mamadou SANOGO" w:date="2023-10-25T18:15:00Z">
              <w:rPr>
                <w:b/>
                <w:bCs/>
                <w:iCs/>
                <w:color w:val="000000" w:themeColor="text1"/>
                <w:szCs w:val="24"/>
                <w:highlight w:val="yellow"/>
              </w:rPr>
            </w:rPrChange>
          </w:rPr>
          <w:delText>3</w:delText>
        </w:r>
      </w:del>
      <w:del w:id="2264" w:author="Dr Mamadou SANOGO" w:date="2023-10-27T22:52:00Z">
        <w:r w:rsidR="00CA1DE1" w:rsidRPr="007A4AFC" w:rsidDel="00803A8B">
          <w:rPr>
            <w:b/>
            <w:bCs/>
            <w:iCs/>
            <w:color w:val="000000" w:themeColor="text1"/>
            <w:szCs w:val="24"/>
            <w:rPrChange w:id="2265" w:author="Dr Mamadou SANOGO" w:date="2023-10-25T18:15:00Z">
              <w:rPr>
                <w:b/>
                <w:bCs/>
                <w:iCs/>
                <w:color w:val="000000" w:themeColor="text1"/>
                <w:szCs w:val="24"/>
                <w:highlight w:val="yellow"/>
              </w:rPr>
            </w:rPrChange>
          </w:rPr>
          <w:delText> :</w:delText>
        </w:r>
        <w:r w:rsidRPr="007A4AFC" w:rsidDel="00803A8B">
          <w:rPr>
            <w:b/>
            <w:bCs/>
            <w:iCs/>
            <w:color w:val="000000" w:themeColor="text1"/>
            <w:szCs w:val="24"/>
            <w:rPrChange w:id="2266" w:author="Dr Mamadou SANOGO" w:date="2023-10-25T18:15:00Z">
              <w:rPr>
                <w:b/>
                <w:bCs/>
                <w:iCs/>
                <w:color w:val="000000" w:themeColor="text1"/>
                <w:szCs w:val="24"/>
                <w:highlight w:val="yellow"/>
              </w:rPr>
            </w:rPrChange>
          </w:rPr>
          <w:delText> </w:delText>
        </w:r>
      </w:del>
      <w:ins w:id="2267" w:author="Cauris Cosmetics" w:date="2023-10-25T14:43:00Z">
        <w:del w:id="2268" w:author="Dr Mamadou SANOGO" w:date="2023-10-27T22:52:00Z">
          <w:r w:rsidR="00784C2B" w:rsidRPr="00784C2B" w:rsidDel="00803A8B">
            <w:rPr>
              <w:iCs/>
              <w:color w:val="000000" w:themeColor="text1"/>
              <w:szCs w:val="24"/>
              <w:rPrChange w:id="2269" w:author="Cauris Cosmetics" w:date="2023-10-25T14:43:00Z">
                <w:rPr>
                  <w:b/>
                  <w:bCs/>
                  <w:iCs/>
                  <w:color w:val="000000" w:themeColor="text1"/>
                  <w:szCs w:val="24"/>
                </w:rPr>
              </w:rPrChange>
            </w:rPr>
            <w:delText>Résumé</w:delText>
          </w:r>
          <w:r w:rsidR="00784C2B" w:rsidDel="00803A8B">
            <w:rPr>
              <w:b/>
              <w:bCs/>
              <w:iCs/>
              <w:color w:val="000000" w:themeColor="text1"/>
              <w:szCs w:val="24"/>
            </w:rPr>
            <w:delText xml:space="preserve"> </w:delText>
          </w:r>
        </w:del>
      </w:ins>
      <w:del w:id="2270" w:author="Dr Mamadou SANOGO" w:date="2023-10-27T22:52:00Z">
        <w:r w:rsidRPr="007A4AFC" w:rsidDel="00803A8B">
          <w:rPr>
            <w:iCs/>
            <w:color w:val="000000" w:themeColor="text1"/>
            <w:szCs w:val="24"/>
            <w:rPrChange w:id="2271" w:author="Dr Mamadou SANOGO" w:date="2023-10-25T18:15:00Z">
              <w:rPr>
                <w:iCs/>
                <w:color w:val="000000" w:themeColor="text1"/>
                <w:szCs w:val="24"/>
                <w:highlight w:val="yellow"/>
              </w:rPr>
            </w:rPrChange>
          </w:rPr>
          <w:delText>Plan de communication</w:delText>
        </w:r>
        <w:r w:rsidRPr="007A4AFC" w:rsidDel="00803A8B">
          <w:rPr>
            <w:iCs/>
            <w:color w:val="000000" w:themeColor="text1"/>
            <w:szCs w:val="24"/>
          </w:rPr>
          <w:delText xml:space="preserve"> </w:delText>
        </w:r>
        <w:bookmarkStart w:id="2272" w:name="_Toc145944509"/>
      </w:del>
    </w:p>
    <w:p w14:paraId="4B4C4D6F" w14:textId="6940EE7E" w:rsidR="00643698" w:rsidRPr="007A4AFC" w:rsidDel="00803A8B" w:rsidRDefault="00643698">
      <w:pPr>
        <w:spacing w:line="240" w:lineRule="auto"/>
        <w:ind w:right="11"/>
        <w:rPr>
          <w:del w:id="2273" w:author="Dr Mamadou SANOGO" w:date="2023-10-27T22:52:00Z"/>
          <w:b/>
          <w:color w:val="000000" w:themeColor="text1"/>
          <w:szCs w:val="24"/>
        </w:rPr>
        <w:pPrChange w:id="2274" w:author="Dr Mamadou SANOGO" w:date="2023-10-27T20:12:00Z">
          <w:pPr>
            <w:spacing w:line="360" w:lineRule="auto"/>
            <w:ind w:right="11"/>
          </w:pPr>
        </w:pPrChange>
      </w:pPr>
      <w:del w:id="2275" w:author="Dr Mamadou SANOGO" w:date="2023-10-27T22:52:00Z">
        <w:r w:rsidRPr="007A4AFC" w:rsidDel="00803A8B">
          <w:rPr>
            <w:b/>
            <w:color w:val="000000" w:themeColor="text1"/>
            <w:szCs w:val="24"/>
          </w:rPr>
          <w:delText>Référence 4 : Les modalités d’évaluation sont clairement définies et connues des étudiants</w:delText>
        </w:r>
        <w:bookmarkEnd w:id="2272"/>
      </w:del>
    </w:p>
    <w:p w14:paraId="4943838D" w14:textId="55DE0F00" w:rsidR="00643698" w:rsidRPr="007A4AFC" w:rsidDel="00803A8B" w:rsidRDefault="00643698">
      <w:pPr>
        <w:spacing w:line="240" w:lineRule="auto"/>
        <w:ind w:right="11"/>
        <w:rPr>
          <w:del w:id="2276" w:author="Dr Mamadou SANOGO" w:date="2023-10-27T22:52:00Z"/>
          <w:b/>
          <w:i/>
          <w:iCs/>
          <w:color w:val="000000" w:themeColor="text1"/>
          <w:szCs w:val="24"/>
        </w:rPr>
        <w:pPrChange w:id="2277" w:author="Dr Mamadou SANOGO" w:date="2023-10-27T20:12:00Z">
          <w:pPr>
            <w:spacing w:line="360" w:lineRule="auto"/>
            <w:ind w:right="11"/>
          </w:pPr>
        </w:pPrChange>
      </w:pPr>
      <w:del w:id="2278" w:author="Dr Mamadou SANOGO" w:date="2023-10-27T22:52:00Z">
        <w:r w:rsidRPr="007A4AFC" w:rsidDel="00803A8B">
          <w:rPr>
            <w:b/>
            <w:i/>
            <w:iCs/>
            <w:color w:val="000000" w:themeColor="text1"/>
            <w:szCs w:val="24"/>
          </w:rPr>
          <w:delText>Critère 1 : Les différents types d’évaluation des connaissances et des aptitudes prévues sont précisés et communiqués à toutes les parties prenantes</w:delText>
        </w:r>
      </w:del>
    </w:p>
    <w:p w14:paraId="7194D849" w14:textId="59E2AFBD" w:rsidR="007B4438" w:rsidRPr="007A4AFC" w:rsidDel="00803A8B" w:rsidRDefault="00643698">
      <w:pPr>
        <w:spacing w:line="240" w:lineRule="auto"/>
        <w:ind w:right="34"/>
        <w:rPr>
          <w:del w:id="2279" w:author="Dr Mamadou SANOGO" w:date="2023-10-27T22:52:00Z"/>
          <w:iCs/>
          <w:color w:val="000000" w:themeColor="text1"/>
          <w:szCs w:val="24"/>
        </w:rPr>
        <w:pPrChange w:id="2280" w:author="Dr Mamadou SANOGO" w:date="2023-10-27T20:12:00Z">
          <w:pPr>
            <w:spacing w:line="360" w:lineRule="auto"/>
            <w:ind w:right="34"/>
          </w:pPr>
        </w:pPrChange>
      </w:pPr>
      <w:del w:id="2281" w:author="Dr Mamadou SANOGO" w:date="2023-10-27T22:52:00Z">
        <w:r w:rsidRPr="007A4AFC" w:rsidDel="00803A8B">
          <w:rPr>
            <w:iCs/>
            <w:color w:val="000000" w:themeColor="text1"/>
            <w:szCs w:val="24"/>
          </w:rPr>
          <w:delTex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w:delText>
        </w:r>
      </w:del>
      <w:del w:id="2282" w:author="Dr Mamadou SANOGO" w:date="2023-10-27T10:26:00Z">
        <w:r w:rsidRPr="007A4AFC" w:rsidDel="00CB3FC8">
          <w:rPr>
            <w:iCs/>
            <w:color w:val="000000" w:themeColor="text1"/>
            <w:szCs w:val="24"/>
          </w:rPr>
          <w:delText>s</w:delText>
        </w:r>
      </w:del>
      <w:del w:id="2283" w:author="Dr Mamadou SANOGO" w:date="2023-10-27T22:52:00Z">
        <w:r w:rsidRPr="007A4AFC" w:rsidDel="00803A8B">
          <w:rPr>
            <w:iCs/>
            <w:color w:val="000000" w:themeColor="text1"/>
            <w:szCs w:val="24"/>
          </w:rPr>
          <w:delText xml:space="preserve"> pédagogique</w:delText>
        </w:r>
      </w:del>
      <w:del w:id="2284" w:author="Dr Mamadou SANOGO" w:date="2023-10-27T10:26:00Z">
        <w:r w:rsidRPr="007A4AFC" w:rsidDel="00CB3FC8">
          <w:rPr>
            <w:iCs/>
            <w:color w:val="000000" w:themeColor="text1"/>
            <w:szCs w:val="24"/>
          </w:rPr>
          <w:delText>s</w:delText>
        </w:r>
      </w:del>
      <w:del w:id="2285" w:author="Dr Mamadou SANOGO" w:date="2023-10-27T22:52:00Z">
        <w:r w:rsidRPr="007A4AFC" w:rsidDel="00803A8B">
          <w:rPr>
            <w:iCs/>
            <w:color w:val="000000" w:themeColor="text1"/>
            <w:szCs w:val="24"/>
          </w:rPr>
          <w:delText>.</w:delText>
        </w:r>
      </w:del>
    </w:p>
    <w:p w14:paraId="376C62D6" w14:textId="32415CD4" w:rsidR="00643698" w:rsidRPr="007A4AFC" w:rsidDel="00803A8B" w:rsidRDefault="00643698">
      <w:pPr>
        <w:spacing w:line="276" w:lineRule="auto"/>
        <w:ind w:right="11"/>
        <w:rPr>
          <w:del w:id="2286" w:author="Dr Mamadou SANOGO" w:date="2023-10-27T22:52:00Z"/>
          <w:b/>
          <w:bCs/>
          <w:iCs/>
          <w:color w:val="000000" w:themeColor="text1"/>
          <w:szCs w:val="24"/>
          <w:rPrChange w:id="2287" w:author="Dr Mamadou SANOGO" w:date="2023-10-25T18:15:00Z">
            <w:rPr>
              <w:del w:id="2288" w:author="Dr Mamadou SANOGO" w:date="2023-10-27T22:52:00Z"/>
              <w:b/>
              <w:bCs/>
              <w:iCs/>
              <w:color w:val="00B050"/>
              <w:szCs w:val="24"/>
            </w:rPr>
          </w:rPrChange>
        </w:rPr>
        <w:pPrChange w:id="2289" w:author="Dr Mamadou SANOGO" w:date="2023-10-27T13:42:00Z">
          <w:pPr>
            <w:spacing w:line="360" w:lineRule="auto"/>
            <w:ind w:right="11"/>
          </w:pPr>
        </w:pPrChange>
      </w:pPr>
      <w:del w:id="2290" w:author="Dr Mamadou SANOGO" w:date="2023-10-27T22:52:00Z">
        <w:r w:rsidRPr="007A4AFC" w:rsidDel="00803A8B">
          <w:rPr>
            <w:b/>
            <w:bCs/>
            <w:iCs/>
            <w:color w:val="000000" w:themeColor="text1"/>
            <w:szCs w:val="24"/>
            <w:rPrChange w:id="2291" w:author="Dr Mamadou SANOGO" w:date="2023-10-25T18:15:00Z">
              <w:rPr>
                <w:b/>
                <w:bCs/>
                <w:iCs/>
                <w:color w:val="00B050"/>
                <w:szCs w:val="24"/>
              </w:rPr>
            </w:rPrChange>
          </w:rPr>
          <w:delText>Annexe n°</w:delText>
        </w:r>
      </w:del>
      <w:ins w:id="2292" w:author="Cauris Cosmetics" w:date="2023-10-25T14:44:00Z">
        <w:del w:id="2293" w:author="Dr Mamadou SANOGO" w:date="2023-10-27T22:52:00Z">
          <w:r w:rsidR="00CA6A2B" w:rsidDel="00803A8B">
            <w:rPr>
              <w:b/>
              <w:bCs/>
              <w:iCs/>
              <w:color w:val="000000" w:themeColor="text1"/>
              <w:szCs w:val="24"/>
            </w:rPr>
            <w:delText>0</w:delText>
          </w:r>
        </w:del>
      </w:ins>
      <w:del w:id="2294" w:author="Dr Mamadou SANOGO" w:date="2023-10-27T22:52:00Z">
        <w:r w:rsidR="0070110E" w:rsidRPr="007A4AFC" w:rsidDel="00803A8B">
          <w:rPr>
            <w:b/>
            <w:bCs/>
            <w:iCs/>
            <w:color w:val="000000" w:themeColor="text1"/>
            <w:szCs w:val="24"/>
            <w:rPrChange w:id="2295" w:author="Dr Mamadou SANOGO" w:date="2023-10-25T18:15:00Z">
              <w:rPr>
                <w:b/>
                <w:bCs/>
                <w:iCs/>
                <w:color w:val="00B050"/>
                <w:szCs w:val="24"/>
              </w:rPr>
            </w:rPrChange>
          </w:rPr>
          <w:delText>1</w:delText>
        </w:r>
      </w:del>
      <w:ins w:id="2296" w:author="Cauris Cosmetics" w:date="2023-10-25T14:43:00Z">
        <w:del w:id="2297" w:author="Dr Mamadou SANOGO" w:date="2023-10-27T22:52:00Z">
          <w:r w:rsidR="00CA6A2B" w:rsidDel="00803A8B">
            <w:rPr>
              <w:b/>
              <w:bCs/>
              <w:iCs/>
              <w:color w:val="000000" w:themeColor="text1"/>
              <w:szCs w:val="24"/>
            </w:rPr>
            <w:delText>8</w:delText>
          </w:r>
        </w:del>
      </w:ins>
      <w:del w:id="2298" w:author="Dr Mamadou SANOGO" w:date="2023-10-27T22:52:00Z">
        <w:r w:rsidR="0070110E" w:rsidRPr="007A4AFC" w:rsidDel="00803A8B">
          <w:rPr>
            <w:b/>
            <w:bCs/>
            <w:iCs/>
            <w:color w:val="000000" w:themeColor="text1"/>
            <w:szCs w:val="24"/>
            <w:rPrChange w:id="2299" w:author="Dr Mamadou SANOGO" w:date="2023-10-25T18:15:00Z">
              <w:rPr>
                <w:b/>
                <w:bCs/>
                <w:iCs/>
                <w:color w:val="00B050"/>
                <w:szCs w:val="24"/>
              </w:rPr>
            </w:rPrChange>
          </w:rPr>
          <w:delText>9</w:delText>
        </w:r>
        <w:r w:rsidRPr="007A4AFC" w:rsidDel="00803A8B">
          <w:rPr>
            <w:b/>
            <w:bCs/>
            <w:iCs/>
            <w:color w:val="000000" w:themeColor="text1"/>
            <w:szCs w:val="24"/>
            <w:rPrChange w:id="2300" w:author="Dr Mamadou SANOGO" w:date="2023-10-25T18:15:00Z">
              <w:rPr>
                <w:b/>
                <w:bCs/>
                <w:iCs/>
                <w:color w:val="00B050"/>
                <w:szCs w:val="24"/>
              </w:rPr>
            </w:rPrChange>
          </w:rPr>
          <w:delText xml:space="preserve">: </w:delText>
        </w:r>
      </w:del>
      <w:del w:id="2301" w:author="Dr Mamadou SANOGO" w:date="2023-10-27T10:28:00Z">
        <w:r w:rsidRPr="003A18E5" w:rsidDel="0095395A">
          <w:rPr>
            <w:iCs/>
            <w:color w:val="000000" w:themeColor="text1"/>
            <w:szCs w:val="24"/>
            <w:rPrChange w:id="2302" w:author="Dr Mamadou SANOGO" w:date="2023-10-26T13:10:00Z">
              <w:rPr>
                <w:b/>
                <w:bCs/>
                <w:iCs/>
                <w:color w:val="00B050"/>
                <w:szCs w:val="24"/>
              </w:rPr>
            </w:rPrChange>
          </w:rPr>
          <w:delText>r</w:delText>
        </w:r>
      </w:del>
      <w:del w:id="2303" w:author="Dr Mamadou SANOGO" w:date="2023-10-27T22:52:00Z">
        <w:r w:rsidRPr="003A18E5" w:rsidDel="00803A8B">
          <w:rPr>
            <w:iCs/>
            <w:color w:val="000000" w:themeColor="text1"/>
            <w:szCs w:val="24"/>
            <w:rPrChange w:id="2304" w:author="Dr Mamadou SANOGO" w:date="2023-10-26T13:10:00Z">
              <w:rPr>
                <w:b/>
                <w:bCs/>
                <w:iCs/>
                <w:color w:val="00B050"/>
                <w:szCs w:val="24"/>
              </w:rPr>
            </w:rPrChange>
          </w:rPr>
          <w:delText>èglement</w:delText>
        </w:r>
      </w:del>
      <w:del w:id="2305" w:author="Dr Mamadou SANOGO" w:date="2023-10-26T13:10:00Z">
        <w:r w:rsidRPr="003A18E5" w:rsidDel="003A18E5">
          <w:rPr>
            <w:iCs/>
            <w:color w:val="000000" w:themeColor="text1"/>
            <w:szCs w:val="24"/>
            <w:rPrChange w:id="2306" w:author="Dr Mamadou SANOGO" w:date="2023-10-26T13:10:00Z">
              <w:rPr>
                <w:b/>
                <w:bCs/>
                <w:iCs/>
                <w:color w:val="00B050"/>
                <w:szCs w:val="24"/>
              </w:rPr>
            </w:rPrChange>
          </w:rPr>
          <w:delText>s</w:delText>
        </w:r>
      </w:del>
      <w:del w:id="2307" w:author="Dr Mamadou SANOGO" w:date="2023-10-27T22:52:00Z">
        <w:r w:rsidRPr="003A18E5" w:rsidDel="00803A8B">
          <w:rPr>
            <w:iCs/>
            <w:color w:val="000000" w:themeColor="text1"/>
            <w:szCs w:val="24"/>
            <w:rPrChange w:id="2308" w:author="Dr Mamadou SANOGO" w:date="2023-10-26T13:10:00Z">
              <w:rPr>
                <w:b/>
                <w:bCs/>
                <w:iCs/>
                <w:color w:val="00B050"/>
                <w:szCs w:val="24"/>
              </w:rPr>
            </w:rPrChange>
          </w:rPr>
          <w:delText xml:space="preserve"> intérieur</w:delText>
        </w:r>
      </w:del>
      <w:del w:id="2309" w:author="Dr Mamadou SANOGO" w:date="2023-10-26T13:10:00Z">
        <w:r w:rsidRPr="003A18E5" w:rsidDel="003A18E5">
          <w:rPr>
            <w:iCs/>
            <w:color w:val="000000" w:themeColor="text1"/>
            <w:szCs w:val="24"/>
            <w:rPrChange w:id="2310" w:author="Dr Mamadou SANOGO" w:date="2023-10-26T13:10:00Z">
              <w:rPr>
                <w:b/>
                <w:bCs/>
                <w:iCs/>
                <w:color w:val="00B050"/>
                <w:szCs w:val="24"/>
              </w:rPr>
            </w:rPrChange>
          </w:rPr>
          <w:delText>s</w:delText>
        </w:r>
      </w:del>
      <w:del w:id="2311" w:author="Dr Mamadou SANOGO" w:date="2023-10-27T22:52:00Z">
        <w:r w:rsidRPr="007A4AFC" w:rsidDel="00803A8B">
          <w:rPr>
            <w:b/>
            <w:bCs/>
            <w:iCs/>
            <w:color w:val="000000" w:themeColor="text1"/>
            <w:szCs w:val="24"/>
            <w:rPrChange w:id="2312" w:author="Dr Mamadou SANOGO" w:date="2023-10-25T18:15:00Z">
              <w:rPr>
                <w:b/>
                <w:bCs/>
                <w:iCs/>
                <w:color w:val="00B050"/>
                <w:szCs w:val="24"/>
              </w:rPr>
            </w:rPrChange>
          </w:rPr>
          <w:delText xml:space="preserve">  </w:delText>
        </w:r>
      </w:del>
    </w:p>
    <w:p w14:paraId="54187300" w14:textId="7364ED1E" w:rsidR="00643698" w:rsidRPr="007A4AFC" w:rsidDel="00803A8B" w:rsidRDefault="00643698">
      <w:pPr>
        <w:spacing w:line="276" w:lineRule="auto"/>
        <w:ind w:right="11"/>
        <w:rPr>
          <w:del w:id="2313" w:author="Dr Mamadou SANOGO" w:date="2023-10-27T22:52:00Z"/>
          <w:b/>
          <w:i/>
          <w:iCs/>
          <w:color w:val="000000" w:themeColor="text1"/>
          <w:szCs w:val="24"/>
        </w:rPr>
        <w:pPrChange w:id="2314" w:author="Dr Mamadou SANOGO" w:date="2023-10-27T13:42:00Z">
          <w:pPr>
            <w:spacing w:line="360" w:lineRule="auto"/>
            <w:ind w:right="11"/>
          </w:pPr>
        </w:pPrChange>
      </w:pPr>
      <w:del w:id="2315" w:author="Dr Mamadou SANOGO" w:date="2023-10-27T22:52:00Z">
        <w:r w:rsidRPr="007A4AFC" w:rsidDel="00803A8B">
          <w:rPr>
            <w:b/>
            <w:i/>
            <w:iCs/>
            <w:color w:val="000000" w:themeColor="text1"/>
            <w:szCs w:val="24"/>
          </w:rPr>
          <w:delText>Critère 2 : Les modalités de notation, de compensation entre UE, de capitalisation et de validation des crédits sont précisées</w:delText>
        </w:r>
      </w:del>
    </w:p>
    <w:p w14:paraId="490096E0" w14:textId="0E4AF6FD" w:rsidR="00643698" w:rsidRPr="007A4AFC" w:rsidDel="00803A8B" w:rsidRDefault="00643698">
      <w:pPr>
        <w:spacing w:line="276" w:lineRule="auto"/>
        <w:ind w:right="34"/>
        <w:rPr>
          <w:del w:id="2316" w:author="Dr Mamadou SANOGO" w:date="2023-10-27T22:52:00Z"/>
          <w:iCs/>
          <w:color w:val="000000" w:themeColor="text1"/>
          <w:szCs w:val="24"/>
        </w:rPr>
        <w:pPrChange w:id="2317" w:author="Dr Mamadou SANOGO" w:date="2023-10-27T13:42:00Z">
          <w:pPr>
            <w:spacing w:line="360" w:lineRule="auto"/>
            <w:ind w:right="34"/>
          </w:pPr>
        </w:pPrChange>
      </w:pPr>
      <w:del w:id="2318" w:author="Dr Mamadou SANOGO" w:date="2023-10-27T22:52:00Z">
        <w:r w:rsidRPr="007A4AFC" w:rsidDel="00803A8B">
          <w:rPr>
            <w:iCs/>
            <w:color w:val="000000" w:themeColor="text1"/>
            <w:szCs w:val="24"/>
          </w:rPr>
          <w:delText>Les modalités de notation, de compensation entre UE, de capitalisation et de validation des crédits sont précisées dans la maquette de la formation.</w:delText>
        </w:r>
      </w:del>
    </w:p>
    <w:p w14:paraId="06E58D3A" w14:textId="317D1127" w:rsidR="00643698" w:rsidRPr="007A4AFC" w:rsidDel="00803A8B" w:rsidRDefault="00643698">
      <w:pPr>
        <w:spacing w:line="276" w:lineRule="auto"/>
        <w:ind w:right="11"/>
        <w:rPr>
          <w:del w:id="2319" w:author="Dr Mamadou SANOGO" w:date="2023-10-27T22:52:00Z"/>
          <w:b/>
          <w:bCs/>
          <w:iCs/>
          <w:color w:val="000000" w:themeColor="text1"/>
          <w:szCs w:val="24"/>
          <w:rPrChange w:id="2320" w:author="Dr Mamadou SANOGO" w:date="2023-10-25T18:15:00Z">
            <w:rPr>
              <w:del w:id="2321" w:author="Dr Mamadou SANOGO" w:date="2023-10-27T22:52:00Z"/>
              <w:b/>
              <w:bCs/>
              <w:iCs/>
              <w:color w:val="00B050"/>
              <w:szCs w:val="24"/>
            </w:rPr>
          </w:rPrChange>
        </w:rPr>
        <w:pPrChange w:id="2322" w:author="Dr Mamadou SANOGO" w:date="2023-10-27T13:42:00Z">
          <w:pPr>
            <w:spacing w:line="360" w:lineRule="auto"/>
            <w:ind w:right="11"/>
          </w:pPr>
        </w:pPrChange>
      </w:pPr>
      <w:del w:id="2323" w:author="Dr Mamadou SANOGO" w:date="2023-10-27T22:52:00Z">
        <w:r w:rsidRPr="007A4AFC" w:rsidDel="00803A8B">
          <w:rPr>
            <w:b/>
            <w:bCs/>
            <w:iCs/>
            <w:color w:val="000000" w:themeColor="text1"/>
            <w:szCs w:val="24"/>
            <w:rPrChange w:id="2324" w:author="Dr Mamadou SANOGO" w:date="2023-10-25T18:15:00Z">
              <w:rPr>
                <w:b/>
                <w:bCs/>
                <w:iCs/>
                <w:color w:val="00B050"/>
                <w:szCs w:val="24"/>
              </w:rPr>
            </w:rPrChange>
          </w:rPr>
          <w:delText>Annexe n°</w:delText>
        </w:r>
        <w:r w:rsidR="0070110E" w:rsidRPr="007A4AFC" w:rsidDel="00803A8B">
          <w:rPr>
            <w:b/>
            <w:bCs/>
            <w:iCs/>
            <w:color w:val="000000" w:themeColor="text1"/>
            <w:szCs w:val="24"/>
            <w:rPrChange w:id="2325" w:author="Dr Mamadou SANOGO" w:date="2023-10-25T18:15:00Z">
              <w:rPr>
                <w:b/>
                <w:bCs/>
                <w:iCs/>
                <w:color w:val="00B050"/>
                <w:szCs w:val="24"/>
              </w:rPr>
            </w:rPrChange>
          </w:rPr>
          <w:delText>00</w:delText>
        </w:r>
      </w:del>
      <w:ins w:id="2326" w:author="Cauris Cosmetics" w:date="2023-10-25T14:44:00Z">
        <w:del w:id="2327" w:author="Dr Mamadou SANOGO" w:date="2023-10-27T22:52:00Z">
          <w:r w:rsidR="00CA6A2B" w:rsidDel="00803A8B">
            <w:rPr>
              <w:b/>
              <w:bCs/>
              <w:iCs/>
              <w:color w:val="000000" w:themeColor="text1"/>
              <w:szCs w:val="24"/>
            </w:rPr>
            <w:delText>7</w:delText>
          </w:r>
        </w:del>
      </w:ins>
      <w:del w:id="2328" w:author="Dr Mamadou SANOGO" w:date="2023-10-27T22:52:00Z">
        <w:r w:rsidR="0070110E" w:rsidRPr="007A4AFC" w:rsidDel="00803A8B">
          <w:rPr>
            <w:b/>
            <w:bCs/>
            <w:iCs/>
            <w:color w:val="000000" w:themeColor="text1"/>
            <w:szCs w:val="24"/>
            <w:rPrChange w:id="2329" w:author="Dr Mamadou SANOGO" w:date="2023-10-25T18:15:00Z">
              <w:rPr>
                <w:b/>
                <w:bCs/>
                <w:iCs/>
                <w:color w:val="00B050"/>
                <w:szCs w:val="24"/>
              </w:rPr>
            </w:rPrChange>
          </w:rPr>
          <w:delText>8</w:delText>
        </w:r>
        <w:r w:rsidRPr="007A4AFC" w:rsidDel="00803A8B">
          <w:rPr>
            <w:b/>
            <w:bCs/>
            <w:iCs/>
            <w:color w:val="000000" w:themeColor="text1"/>
            <w:szCs w:val="24"/>
            <w:rPrChange w:id="2330" w:author="Dr Mamadou SANOGO" w:date="2023-10-25T18:15:00Z">
              <w:rPr>
                <w:b/>
                <w:bCs/>
                <w:iCs/>
                <w:color w:val="00B050"/>
                <w:szCs w:val="24"/>
              </w:rPr>
            </w:rPrChange>
          </w:rPr>
          <w:delText xml:space="preserve">: </w:delText>
        </w:r>
      </w:del>
      <w:del w:id="2331" w:author="Dr Mamadou SANOGO" w:date="2023-10-27T10:28:00Z">
        <w:r w:rsidRPr="00CB3FC8" w:rsidDel="0095395A">
          <w:rPr>
            <w:iCs/>
            <w:color w:val="000000" w:themeColor="text1"/>
            <w:szCs w:val="24"/>
            <w:rPrChange w:id="2332" w:author="Dr Mamadou SANOGO" w:date="2023-10-27T10:27:00Z">
              <w:rPr>
                <w:b/>
                <w:bCs/>
                <w:iCs/>
                <w:color w:val="00B050"/>
                <w:szCs w:val="24"/>
              </w:rPr>
            </w:rPrChange>
          </w:rPr>
          <w:delText>m</w:delText>
        </w:r>
      </w:del>
      <w:del w:id="2333" w:author="Dr Mamadou SANOGO" w:date="2023-10-27T22:52:00Z">
        <w:r w:rsidRPr="00CB3FC8" w:rsidDel="00803A8B">
          <w:rPr>
            <w:iCs/>
            <w:color w:val="000000" w:themeColor="text1"/>
            <w:szCs w:val="24"/>
            <w:rPrChange w:id="2334" w:author="Dr Mamadou SANOGO" w:date="2023-10-27T10:27:00Z">
              <w:rPr>
                <w:b/>
                <w:bCs/>
                <w:iCs/>
                <w:color w:val="00B050"/>
                <w:szCs w:val="24"/>
              </w:rPr>
            </w:rPrChange>
          </w:rPr>
          <w:delText>aquette de la formation</w:delText>
        </w:r>
        <w:r w:rsidR="0070110E" w:rsidRPr="00CB3FC8" w:rsidDel="00803A8B">
          <w:rPr>
            <w:iCs/>
            <w:color w:val="000000" w:themeColor="text1"/>
            <w:szCs w:val="24"/>
            <w:rPrChange w:id="2335" w:author="Dr Mamadou SANOGO" w:date="2023-10-27T10:27:00Z">
              <w:rPr>
                <w:b/>
                <w:bCs/>
                <w:iCs/>
                <w:color w:val="00B050"/>
                <w:szCs w:val="24"/>
              </w:rPr>
            </w:rPrChange>
          </w:rPr>
          <w:delText xml:space="preserve"> ou pédagogique</w:delText>
        </w:r>
      </w:del>
    </w:p>
    <w:p w14:paraId="2F67ACD5" w14:textId="11984BAA" w:rsidR="00643698" w:rsidRPr="007A4AFC" w:rsidDel="00803A8B" w:rsidRDefault="00643698">
      <w:pPr>
        <w:spacing w:line="276" w:lineRule="auto"/>
        <w:ind w:right="11"/>
        <w:rPr>
          <w:del w:id="2336" w:author="Dr Mamadou SANOGO" w:date="2023-10-27T22:52:00Z"/>
          <w:b/>
          <w:i/>
          <w:iCs/>
          <w:color w:val="000000" w:themeColor="text1"/>
          <w:szCs w:val="24"/>
        </w:rPr>
        <w:pPrChange w:id="2337" w:author="Dr Mamadou SANOGO" w:date="2023-10-27T13:42:00Z">
          <w:pPr>
            <w:spacing w:line="360" w:lineRule="auto"/>
            <w:ind w:right="11"/>
          </w:pPr>
        </w:pPrChange>
      </w:pPr>
      <w:del w:id="2338" w:author="Dr Mamadou SANOGO" w:date="2023-10-27T22:52:00Z">
        <w:r w:rsidRPr="007A4AFC" w:rsidDel="00803A8B">
          <w:rPr>
            <w:b/>
            <w:i/>
            <w:iCs/>
            <w:color w:val="000000" w:themeColor="text1"/>
            <w:szCs w:val="24"/>
          </w:rPr>
          <w:delText>Critère 3 : Les modalités retenues pour la composition des jurys sont connues des étudiants</w:delText>
        </w:r>
      </w:del>
    </w:p>
    <w:p w14:paraId="375E3B26" w14:textId="5EFA5C0B" w:rsidR="00643698" w:rsidRPr="007A4AFC" w:rsidDel="00803A8B" w:rsidRDefault="00643698">
      <w:pPr>
        <w:spacing w:line="276" w:lineRule="auto"/>
        <w:ind w:right="34"/>
        <w:rPr>
          <w:del w:id="2339" w:author="Dr Mamadou SANOGO" w:date="2023-10-27T22:52:00Z"/>
          <w:iCs/>
          <w:color w:val="000000" w:themeColor="text1"/>
          <w:szCs w:val="24"/>
        </w:rPr>
        <w:pPrChange w:id="2340" w:author="Dr Mamadou SANOGO" w:date="2023-10-27T13:42:00Z">
          <w:pPr>
            <w:spacing w:line="360" w:lineRule="auto"/>
            <w:ind w:right="34"/>
          </w:pPr>
        </w:pPrChange>
      </w:pPr>
      <w:del w:id="2341" w:author="Dr Mamadou SANOGO" w:date="2023-10-27T22:52:00Z">
        <w:r w:rsidRPr="007A4AFC" w:rsidDel="00803A8B">
          <w:rPr>
            <w:iCs/>
            <w:color w:val="000000" w:themeColor="text1"/>
            <w:szCs w:val="24"/>
          </w:rPr>
          <w:delText>Les modalités retenues pour la composition des jurys sont communiquées aux étudiants, à travers le règlement intérieur. Le jury établit le procès-verbal de validation des UE pour l’ensemble des filières de formation de l’EPSFé.</w:delText>
        </w:r>
      </w:del>
    </w:p>
    <w:p w14:paraId="350FFD7E" w14:textId="06A29258" w:rsidR="00643698" w:rsidRPr="007A4AFC" w:rsidDel="00803A8B" w:rsidRDefault="00643698">
      <w:pPr>
        <w:spacing w:line="276" w:lineRule="auto"/>
        <w:ind w:right="11"/>
        <w:rPr>
          <w:del w:id="2342" w:author="Dr Mamadou SANOGO" w:date="2023-10-27T22:52:00Z"/>
          <w:iCs/>
          <w:color w:val="000000" w:themeColor="text1"/>
          <w:szCs w:val="24"/>
          <w:lang w:val="fr-ML"/>
          <w:rPrChange w:id="2343" w:author="Dr Mamadou SANOGO" w:date="2023-10-25T18:15:00Z">
            <w:rPr>
              <w:del w:id="2344" w:author="Dr Mamadou SANOGO" w:date="2023-10-27T22:52:00Z"/>
              <w:iCs/>
              <w:color w:val="00B050"/>
              <w:szCs w:val="24"/>
              <w:lang w:val="fr-ML"/>
            </w:rPr>
          </w:rPrChange>
        </w:rPr>
        <w:pPrChange w:id="2345" w:author="Dr Mamadou SANOGO" w:date="2023-10-27T13:42:00Z">
          <w:pPr>
            <w:spacing w:line="360" w:lineRule="auto"/>
            <w:ind w:right="11"/>
          </w:pPr>
        </w:pPrChange>
      </w:pPr>
      <w:del w:id="2346" w:author="Dr Mamadou SANOGO" w:date="2023-10-27T22:52:00Z">
        <w:r w:rsidRPr="007A4AFC" w:rsidDel="00803A8B">
          <w:rPr>
            <w:b/>
            <w:bCs/>
            <w:iCs/>
            <w:color w:val="000000" w:themeColor="text1"/>
            <w:szCs w:val="24"/>
            <w:rPrChange w:id="2347" w:author="Dr Mamadou SANOGO" w:date="2023-10-25T18:15:00Z">
              <w:rPr>
                <w:b/>
                <w:bCs/>
                <w:iCs/>
                <w:color w:val="00B050"/>
                <w:szCs w:val="24"/>
              </w:rPr>
            </w:rPrChange>
          </w:rPr>
          <w:delText>Annexe n°</w:delText>
        </w:r>
      </w:del>
      <w:ins w:id="2348" w:author="Cauris Cosmetics" w:date="2023-10-25T14:44:00Z">
        <w:del w:id="2349" w:author="Dr Mamadou SANOGO" w:date="2023-10-27T22:52:00Z">
          <w:r w:rsidR="00CA6A2B" w:rsidDel="00803A8B">
            <w:rPr>
              <w:b/>
              <w:bCs/>
              <w:iCs/>
              <w:color w:val="000000" w:themeColor="text1"/>
              <w:szCs w:val="24"/>
            </w:rPr>
            <w:delText>0</w:delText>
          </w:r>
        </w:del>
      </w:ins>
      <w:del w:id="2350" w:author="Dr Mamadou SANOGO" w:date="2023-10-27T22:52:00Z">
        <w:r w:rsidR="008C79F9" w:rsidRPr="007A4AFC" w:rsidDel="00803A8B">
          <w:rPr>
            <w:b/>
            <w:bCs/>
            <w:iCs/>
            <w:color w:val="000000" w:themeColor="text1"/>
            <w:szCs w:val="24"/>
            <w:rPrChange w:id="2351" w:author="Dr Mamadou SANOGO" w:date="2023-10-25T18:15:00Z">
              <w:rPr>
                <w:b/>
                <w:bCs/>
                <w:iCs/>
                <w:color w:val="00B050"/>
                <w:szCs w:val="24"/>
              </w:rPr>
            </w:rPrChange>
          </w:rPr>
          <w:delText>1</w:delText>
        </w:r>
      </w:del>
      <w:ins w:id="2352" w:author="Cauris Cosmetics" w:date="2023-10-25T14:44:00Z">
        <w:del w:id="2353" w:author="Dr Mamadou SANOGO" w:date="2023-10-27T22:52:00Z">
          <w:r w:rsidR="00CA6A2B" w:rsidDel="00803A8B">
            <w:rPr>
              <w:b/>
              <w:bCs/>
              <w:iCs/>
              <w:color w:val="000000" w:themeColor="text1"/>
              <w:szCs w:val="24"/>
            </w:rPr>
            <w:delText>8</w:delText>
          </w:r>
        </w:del>
      </w:ins>
      <w:del w:id="2354" w:author="Dr Mamadou SANOGO" w:date="2023-10-27T22:52:00Z">
        <w:r w:rsidR="008C79F9" w:rsidRPr="007A4AFC" w:rsidDel="00803A8B">
          <w:rPr>
            <w:b/>
            <w:bCs/>
            <w:iCs/>
            <w:color w:val="000000" w:themeColor="text1"/>
            <w:szCs w:val="24"/>
            <w:rPrChange w:id="2355" w:author="Dr Mamadou SANOGO" w:date="2023-10-25T18:15:00Z">
              <w:rPr>
                <w:b/>
                <w:bCs/>
                <w:iCs/>
                <w:color w:val="00B050"/>
                <w:szCs w:val="24"/>
              </w:rPr>
            </w:rPrChange>
          </w:rPr>
          <w:delText>9</w:delText>
        </w:r>
        <w:r w:rsidRPr="007A4AFC" w:rsidDel="00803A8B">
          <w:rPr>
            <w:b/>
            <w:bCs/>
            <w:iCs/>
            <w:color w:val="000000" w:themeColor="text1"/>
            <w:szCs w:val="24"/>
            <w:rPrChange w:id="2356" w:author="Dr Mamadou SANOGO" w:date="2023-10-25T18:15:00Z">
              <w:rPr>
                <w:b/>
                <w:bCs/>
                <w:iCs/>
                <w:color w:val="00B050"/>
                <w:szCs w:val="24"/>
              </w:rPr>
            </w:rPrChange>
          </w:rPr>
          <w:delText xml:space="preserve">: </w:delText>
        </w:r>
        <w:r w:rsidRPr="003A18E5" w:rsidDel="00803A8B">
          <w:rPr>
            <w:iCs/>
            <w:color w:val="000000" w:themeColor="text1"/>
            <w:szCs w:val="24"/>
            <w:lang w:val="fr-ML"/>
            <w:rPrChange w:id="2357" w:author="Dr Mamadou SANOGO" w:date="2023-10-26T13:11:00Z">
              <w:rPr>
                <w:b/>
                <w:bCs/>
                <w:iCs/>
                <w:color w:val="00B050"/>
                <w:szCs w:val="24"/>
                <w:lang w:val="fr-ML"/>
              </w:rPr>
            </w:rPrChange>
          </w:rPr>
          <w:delText>Règlement intérieur</w:delText>
        </w:r>
      </w:del>
      <w:del w:id="2358" w:author="Dr Mamadou SANOGO" w:date="2023-10-27T10:27:00Z">
        <w:r w:rsidRPr="007A4AFC" w:rsidDel="0095395A">
          <w:rPr>
            <w:b/>
            <w:bCs/>
            <w:iCs/>
            <w:color w:val="000000" w:themeColor="text1"/>
            <w:szCs w:val="24"/>
            <w:lang w:val="fr-ML"/>
            <w:rPrChange w:id="2359" w:author="Dr Mamadou SANOGO" w:date="2023-10-25T18:15:00Z">
              <w:rPr>
                <w:b/>
                <w:bCs/>
                <w:iCs/>
                <w:color w:val="00B050"/>
                <w:szCs w:val="24"/>
                <w:lang w:val="fr-ML"/>
              </w:rPr>
            </w:rPrChange>
          </w:rPr>
          <w:delText>.</w:delText>
        </w:r>
      </w:del>
    </w:p>
    <w:p w14:paraId="63FAE145" w14:textId="7283D8A8" w:rsidR="00643698" w:rsidRPr="007A4AFC" w:rsidDel="00803A8B" w:rsidRDefault="00643698">
      <w:pPr>
        <w:spacing w:line="276" w:lineRule="auto"/>
        <w:ind w:right="11"/>
        <w:rPr>
          <w:del w:id="2360" w:author="Dr Mamadou SANOGO" w:date="2023-10-27T22:52:00Z"/>
          <w:b/>
          <w:i/>
          <w:iCs/>
          <w:color w:val="000000" w:themeColor="text1"/>
          <w:szCs w:val="24"/>
        </w:rPr>
        <w:pPrChange w:id="2361" w:author="Dr Mamadou SANOGO" w:date="2023-10-27T13:42:00Z">
          <w:pPr>
            <w:spacing w:line="360" w:lineRule="auto"/>
            <w:ind w:right="11"/>
          </w:pPr>
        </w:pPrChange>
      </w:pPr>
      <w:del w:id="2362" w:author="Dr Mamadou SANOGO" w:date="2023-10-27T22:52:00Z">
        <w:r w:rsidRPr="007A4AFC" w:rsidDel="00803A8B">
          <w:rPr>
            <w:b/>
            <w:i/>
            <w:iCs/>
            <w:color w:val="000000" w:themeColor="text1"/>
            <w:szCs w:val="24"/>
          </w:rPr>
          <w:delText>Critère 4 : Les résultats des évaluations sont proclamés dans des délais raisonnables</w:delText>
        </w:r>
      </w:del>
    </w:p>
    <w:p w14:paraId="2AA0F088" w14:textId="49B84136" w:rsidR="00643698" w:rsidRPr="007A4AFC" w:rsidDel="00803A8B" w:rsidRDefault="00643698">
      <w:pPr>
        <w:spacing w:line="276" w:lineRule="auto"/>
        <w:ind w:right="403"/>
        <w:rPr>
          <w:del w:id="2363" w:author="Dr Mamadou SANOGO" w:date="2023-10-27T22:52:00Z"/>
          <w:i/>
          <w:color w:val="000000" w:themeColor="text1"/>
          <w:szCs w:val="24"/>
          <w:lang w:val="fr-ML"/>
        </w:rPr>
        <w:pPrChange w:id="2364" w:author="Dr Mamadou SANOGO" w:date="2023-10-27T13:42:00Z">
          <w:pPr>
            <w:spacing w:line="360" w:lineRule="auto"/>
            <w:ind w:right="403"/>
          </w:pPr>
        </w:pPrChange>
      </w:pPr>
      <w:del w:id="2365" w:author="Dr Mamadou SANOGO" w:date="2023-10-27T22:52:00Z">
        <w:r w:rsidRPr="007A4AFC" w:rsidDel="00803A8B">
          <w:rPr>
            <w:iCs/>
            <w:color w:val="000000" w:themeColor="text1"/>
            <w:szCs w:val="24"/>
            <w:lang w:val="fr-ML"/>
          </w:rPr>
          <w:delTex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delText>
        </w:r>
        <w:r w:rsidRPr="007A4AFC" w:rsidDel="00803A8B">
          <w:rPr>
            <w:i/>
            <w:color w:val="000000" w:themeColor="text1"/>
            <w:szCs w:val="24"/>
            <w:lang w:val="fr-ML"/>
          </w:rPr>
          <w:delText>.</w:delText>
        </w:r>
      </w:del>
    </w:p>
    <w:p w14:paraId="066C5306" w14:textId="4E66C694" w:rsidR="00643698" w:rsidRPr="007A4AFC" w:rsidDel="00803A8B" w:rsidRDefault="00643698">
      <w:pPr>
        <w:spacing w:line="276" w:lineRule="auto"/>
        <w:ind w:right="11"/>
        <w:rPr>
          <w:del w:id="2366" w:author="Dr Mamadou SANOGO" w:date="2023-10-27T22:52:00Z"/>
          <w:iCs/>
          <w:color w:val="000000" w:themeColor="text1"/>
          <w:szCs w:val="24"/>
          <w:lang w:val="fr-ML"/>
          <w:rPrChange w:id="2367" w:author="Dr Mamadou SANOGO" w:date="2023-10-25T18:15:00Z">
            <w:rPr>
              <w:del w:id="2368" w:author="Dr Mamadou SANOGO" w:date="2023-10-27T22:52:00Z"/>
              <w:iCs/>
              <w:color w:val="00B050"/>
              <w:szCs w:val="24"/>
              <w:lang w:val="fr-ML"/>
            </w:rPr>
          </w:rPrChange>
        </w:rPr>
        <w:pPrChange w:id="2369" w:author="Dr Mamadou SANOGO" w:date="2023-10-27T13:42:00Z">
          <w:pPr>
            <w:spacing w:line="360" w:lineRule="auto"/>
            <w:ind w:right="11"/>
          </w:pPr>
        </w:pPrChange>
      </w:pPr>
      <w:del w:id="2370" w:author="Dr Mamadou SANOGO" w:date="2023-10-27T22:52:00Z">
        <w:r w:rsidRPr="007A4AFC" w:rsidDel="00803A8B">
          <w:rPr>
            <w:b/>
            <w:bCs/>
            <w:iCs/>
            <w:color w:val="000000" w:themeColor="text1"/>
            <w:szCs w:val="24"/>
            <w:rPrChange w:id="2371" w:author="Dr Mamadou SANOGO" w:date="2023-10-25T18:15:00Z">
              <w:rPr>
                <w:b/>
                <w:bCs/>
                <w:iCs/>
                <w:color w:val="00B050"/>
                <w:szCs w:val="24"/>
              </w:rPr>
            </w:rPrChange>
          </w:rPr>
          <w:delText>Annexe n</w:delText>
        </w:r>
        <w:r w:rsidR="008C79F9" w:rsidRPr="007A4AFC" w:rsidDel="00803A8B">
          <w:rPr>
            <w:b/>
            <w:bCs/>
            <w:iCs/>
            <w:color w:val="000000" w:themeColor="text1"/>
            <w:szCs w:val="24"/>
            <w:rPrChange w:id="2372" w:author="Dr Mamadou SANOGO" w:date="2023-10-25T18:15:00Z">
              <w:rPr>
                <w:b/>
                <w:bCs/>
                <w:iCs/>
                <w:color w:val="00B050"/>
                <w:szCs w:val="24"/>
              </w:rPr>
            </w:rPrChange>
          </w:rPr>
          <w:delText>°</w:delText>
        </w:r>
      </w:del>
      <w:ins w:id="2373" w:author="Cauris Cosmetics" w:date="2023-10-25T14:44:00Z">
        <w:del w:id="2374" w:author="Dr Mamadou SANOGO" w:date="2023-10-27T22:52:00Z">
          <w:r w:rsidR="00CA6A2B" w:rsidDel="00803A8B">
            <w:rPr>
              <w:b/>
              <w:bCs/>
              <w:iCs/>
              <w:color w:val="000000" w:themeColor="text1"/>
              <w:szCs w:val="24"/>
            </w:rPr>
            <w:delText>0</w:delText>
          </w:r>
        </w:del>
      </w:ins>
      <w:del w:id="2375" w:author="Dr Mamadou SANOGO" w:date="2023-10-27T22:52:00Z">
        <w:r w:rsidR="008C79F9" w:rsidRPr="007A4AFC" w:rsidDel="00803A8B">
          <w:rPr>
            <w:b/>
            <w:bCs/>
            <w:iCs/>
            <w:color w:val="000000" w:themeColor="text1"/>
            <w:szCs w:val="24"/>
            <w:rPrChange w:id="2376" w:author="Dr Mamadou SANOGO" w:date="2023-10-25T18:15:00Z">
              <w:rPr>
                <w:b/>
                <w:bCs/>
                <w:iCs/>
                <w:color w:val="00B050"/>
                <w:szCs w:val="24"/>
              </w:rPr>
            </w:rPrChange>
          </w:rPr>
          <w:delText>1</w:delText>
        </w:r>
      </w:del>
      <w:ins w:id="2377" w:author="Cauris Cosmetics" w:date="2023-10-25T14:44:00Z">
        <w:del w:id="2378" w:author="Dr Mamadou SANOGO" w:date="2023-10-27T22:52:00Z">
          <w:r w:rsidR="00CA6A2B" w:rsidDel="00803A8B">
            <w:rPr>
              <w:b/>
              <w:bCs/>
              <w:iCs/>
              <w:color w:val="000000" w:themeColor="text1"/>
              <w:szCs w:val="24"/>
            </w:rPr>
            <w:delText>8</w:delText>
          </w:r>
        </w:del>
      </w:ins>
      <w:del w:id="2379" w:author="Dr Mamadou SANOGO" w:date="2023-10-27T22:52:00Z">
        <w:r w:rsidR="008C79F9" w:rsidRPr="007A4AFC" w:rsidDel="00803A8B">
          <w:rPr>
            <w:b/>
            <w:bCs/>
            <w:iCs/>
            <w:color w:val="000000" w:themeColor="text1"/>
            <w:szCs w:val="24"/>
            <w:rPrChange w:id="2380" w:author="Dr Mamadou SANOGO" w:date="2023-10-25T18:15:00Z">
              <w:rPr>
                <w:b/>
                <w:bCs/>
                <w:iCs/>
                <w:color w:val="00B050"/>
                <w:szCs w:val="24"/>
              </w:rPr>
            </w:rPrChange>
          </w:rPr>
          <w:delText>9</w:delText>
        </w:r>
        <w:r w:rsidRPr="007A4AFC" w:rsidDel="00803A8B">
          <w:rPr>
            <w:b/>
            <w:bCs/>
            <w:iCs/>
            <w:color w:val="000000" w:themeColor="text1"/>
            <w:szCs w:val="24"/>
            <w:rPrChange w:id="2381" w:author="Dr Mamadou SANOGO" w:date="2023-10-25T18:15:00Z">
              <w:rPr>
                <w:b/>
                <w:bCs/>
                <w:iCs/>
                <w:color w:val="00B050"/>
                <w:szCs w:val="24"/>
              </w:rPr>
            </w:rPrChange>
          </w:rPr>
          <w:delText xml:space="preserve"> : </w:delText>
        </w:r>
      </w:del>
      <w:del w:id="2382" w:author="Dr Mamadou SANOGO" w:date="2023-10-27T10:28:00Z">
        <w:r w:rsidR="008C79F9" w:rsidRPr="003A18E5" w:rsidDel="0095395A">
          <w:rPr>
            <w:iCs/>
            <w:color w:val="000000" w:themeColor="text1"/>
            <w:szCs w:val="24"/>
            <w:lang w:val="fr-ML"/>
            <w:rPrChange w:id="2383" w:author="Dr Mamadou SANOGO" w:date="2023-10-26T13:11:00Z">
              <w:rPr>
                <w:b/>
                <w:bCs/>
                <w:iCs/>
                <w:color w:val="00B050"/>
                <w:szCs w:val="24"/>
                <w:lang w:val="fr-ML"/>
              </w:rPr>
            </w:rPrChange>
          </w:rPr>
          <w:delText>r</w:delText>
        </w:r>
      </w:del>
      <w:del w:id="2384" w:author="Dr Mamadou SANOGO" w:date="2023-10-27T22:52:00Z">
        <w:r w:rsidRPr="003A18E5" w:rsidDel="00803A8B">
          <w:rPr>
            <w:iCs/>
            <w:color w:val="000000" w:themeColor="text1"/>
            <w:szCs w:val="24"/>
            <w:lang w:val="fr-ML"/>
            <w:rPrChange w:id="2385" w:author="Dr Mamadou SANOGO" w:date="2023-10-26T13:11:00Z">
              <w:rPr>
                <w:b/>
                <w:bCs/>
                <w:iCs/>
                <w:color w:val="00B050"/>
                <w:szCs w:val="24"/>
                <w:lang w:val="fr-ML"/>
              </w:rPr>
            </w:rPrChange>
          </w:rPr>
          <w:delText>èglement intérieur</w:delText>
        </w:r>
      </w:del>
    </w:p>
    <w:p w14:paraId="04B9BA84" w14:textId="57DCEE8F" w:rsidR="00643698" w:rsidRPr="007A4AFC" w:rsidDel="00803A8B" w:rsidRDefault="00643698" w:rsidP="00643698">
      <w:pPr>
        <w:widowControl w:val="0"/>
        <w:autoSpaceDE w:val="0"/>
        <w:autoSpaceDN w:val="0"/>
        <w:adjustRightInd w:val="0"/>
        <w:spacing w:line="240" w:lineRule="auto"/>
        <w:ind w:right="9"/>
        <w:rPr>
          <w:del w:id="2386" w:author="Dr Mamadou SANOGO" w:date="2023-10-27T22:52:00Z"/>
          <w:color w:val="000000" w:themeColor="text1"/>
          <w:sz w:val="10"/>
          <w:szCs w:val="24"/>
          <w:lang w:val="fr-ML"/>
          <w:rPrChange w:id="2387" w:author="Dr Mamadou SANOGO" w:date="2023-10-25T18:15:00Z">
            <w:rPr>
              <w:del w:id="2388" w:author="Dr Mamadou SANOGO" w:date="2023-10-27T22:52:00Z"/>
              <w:color w:val="000000"/>
              <w:sz w:val="10"/>
              <w:szCs w:val="24"/>
              <w:lang w:val="fr-ML"/>
            </w:rPr>
          </w:rPrChange>
        </w:rPr>
      </w:pPr>
    </w:p>
    <w:p w14:paraId="6435094E" w14:textId="2A1AAC92" w:rsidR="00643698" w:rsidRPr="007A4AFC" w:rsidDel="00803A8B" w:rsidRDefault="00643698">
      <w:pPr>
        <w:spacing w:line="276" w:lineRule="auto"/>
        <w:ind w:right="11"/>
        <w:rPr>
          <w:del w:id="2389" w:author="Dr Mamadou SANOGO" w:date="2023-10-27T22:52:00Z"/>
          <w:b/>
          <w:color w:val="000000" w:themeColor="text1"/>
          <w:szCs w:val="24"/>
        </w:rPr>
        <w:pPrChange w:id="2390" w:author="Dr Mamadou SANOGO" w:date="2023-10-27T13:43:00Z">
          <w:pPr>
            <w:spacing w:line="360" w:lineRule="auto"/>
            <w:ind w:right="11"/>
          </w:pPr>
        </w:pPrChange>
      </w:pPr>
      <w:del w:id="2391" w:author="Dr Mamadou SANOGO" w:date="2023-10-27T22:52:00Z">
        <w:r w:rsidRPr="007A4AFC" w:rsidDel="00803A8B">
          <w:rPr>
            <w:b/>
            <w:color w:val="000000" w:themeColor="text1"/>
            <w:szCs w:val="24"/>
          </w:rPr>
          <w:delText>Référence 5 : Des dispositifs d’évaluation des enseignements et de la formation sont définis et mis en œuvre</w:delText>
        </w:r>
      </w:del>
    </w:p>
    <w:p w14:paraId="61B2EDBE" w14:textId="33DD65DD" w:rsidR="00643698" w:rsidRPr="007A4AFC" w:rsidDel="00803A8B" w:rsidRDefault="00643698">
      <w:pPr>
        <w:spacing w:line="276" w:lineRule="auto"/>
        <w:ind w:right="11"/>
        <w:rPr>
          <w:del w:id="2392" w:author="Dr Mamadou SANOGO" w:date="2023-10-27T22:52:00Z"/>
          <w:b/>
          <w:i/>
          <w:iCs/>
          <w:color w:val="000000" w:themeColor="text1"/>
          <w:szCs w:val="24"/>
        </w:rPr>
        <w:pPrChange w:id="2393" w:author="Dr Mamadou SANOGO" w:date="2023-10-27T13:43:00Z">
          <w:pPr>
            <w:spacing w:line="360" w:lineRule="auto"/>
            <w:ind w:right="11"/>
          </w:pPr>
        </w:pPrChange>
      </w:pPr>
      <w:del w:id="2394" w:author="Dr Mamadou SANOGO" w:date="2023-10-27T22:52:00Z">
        <w:r w:rsidRPr="007A4AFC" w:rsidDel="00803A8B">
          <w:rPr>
            <w:b/>
            <w:i/>
            <w:iCs/>
            <w:color w:val="000000" w:themeColor="text1"/>
            <w:szCs w:val="24"/>
          </w:rPr>
          <w:delText>Critère 1 </w:delText>
        </w:r>
        <w:bookmarkStart w:id="2395" w:name="_Hlk148641107"/>
        <w:r w:rsidRPr="007A4AFC" w:rsidDel="00803A8B">
          <w:rPr>
            <w:b/>
            <w:i/>
            <w:iCs/>
            <w:color w:val="000000" w:themeColor="text1"/>
            <w:szCs w:val="24"/>
          </w:rPr>
          <w:delText>: Les modalités d’évaluation des enseignements par les étudiants</w:delText>
        </w:r>
        <w:bookmarkEnd w:id="2395"/>
        <w:r w:rsidRPr="007A4AFC" w:rsidDel="00803A8B">
          <w:rPr>
            <w:b/>
            <w:i/>
            <w:iCs/>
            <w:color w:val="000000" w:themeColor="text1"/>
            <w:szCs w:val="24"/>
          </w:rPr>
          <w:delText>, leur analyse ainsi que les actions qui en résultent dans le pilotage de la formation sont explicitées</w:delText>
        </w:r>
      </w:del>
    </w:p>
    <w:p w14:paraId="76FA643B" w14:textId="610A34AB" w:rsidR="0027496F" w:rsidRPr="007A4AFC" w:rsidDel="00803A8B" w:rsidRDefault="00643698">
      <w:pPr>
        <w:spacing w:line="276" w:lineRule="auto"/>
        <w:ind w:right="403"/>
        <w:rPr>
          <w:del w:id="2396" w:author="Dr Mamadou SANOGO" w:date="2023-10-27T22:52:00Z"/>
          <w:iCs/>
          <w:color w:val="000000" w:themeColor="text1"/>
          <w:szCs w:val="24"/>
          <w:lang w:val="fr-ML"/>
        </w:rPr>
        <w:pPrChange w:id="2397" w:author="Dr Mamadou SANOGO" w:date="2023-10-27T13:43:00Z">
          <w:pPr>
            <w:spacing w:line="360" w:lineRule="auto"/>
            <w:ind w:right="403"/>
          </w:pPr>
        </w:pPrChange>
      </w:pPr>
      <w:del w:id="2398" w:author="Dr Mamadou SANOGO" w:date="2023-10-27T22:52:00Z">
        <w:r w:rsidRPr="007A4AFC" w:rsidDel="00803A8B">
          <w:rPr>
            <w:iCs/>
            <w:color w:val="000000" w:themeColor="text1"/>
            <w:szCs w:val="24"/>
            <w:lang w:val="fr-ML"/>
          </w:rPr>
          <w:delTex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delText>
        </w:r>
      </w:del>
    </w:p>
    <w:p w14:paraId="41F93399" w14:textId="1ECD13FB" w:rsidR="00643698" w:rsidRPr="007A4AFC" w:rsidDel="00803A8B" w:rsidRDefault="00643698">
      <w:pPr>
        <w:spacing w:line="276" w:lineRule="auto"/>
        <w:ind w:right="11"/>
        <w:rPr>
          <w:del w:id="2399" w:author="Dr Mamadou SANOGO" w:date="2023-10-27T22:52:00Z"/>
          <w:b/>
          <w:bCs/>
          <w:iCs/>
          <w:color w:val="000000" w:themeColor="text1"/>
          <w:szCs w:val="24"/>
        </w:rPr>
        <w:pPrChange w:id="2400" w:author="Dr Mamadou SANOGO" w:date="2023-10-27T13:43:00Z">
          <w:pPr>
            <w:spacing w:line="360" w:lineRule="auto"/>
            <w:ind w:right="11"/>
          </w:pPr>
        </w:pPrChange>
      </w:pPr>
      <w:del w:id="2401" w:author="Dr Mamadou SANOGO" w:date="2023-10-27T22:52:00Z">
        <w:r w:rsidRPr="007A4AFC" w:rsidDel="00803A8B">
          <w:rPr>
            <w:b/>
            <w:bCs/>
            <w:iCs/>
            <w:color w:val="000000" w:themeColor="text1"/>
            <w:szCs w:val="24"/>
            <w:rPrChange w:id="2402" w:author="Dr Mamadou SANOGO" w:date="2023-10-25T18:15:00Z">
              <w:rPr>
                <w:b/>
                <w:bCs/>
                <w:iCs/>
                <w:color w:val="00B050"/>
                <w:szCs w:val="24"/>
              </w:rPr>
            </w:rPrChange>
          </w:rPr>
          <w:delText>Annexe n</w:delText>
        </w:r>
        <w:r w:rsidR="008C79F9" w:rsidRPr="007A4AFC" w:rsidDel="00803A8B">
          <w:rPr>
            <w:b/>
            <w:bCs/>
            <w:iCs/>
            <w:color w:val="000000" w:themeColor="text1"/>
            <w:szCs w:val="24"/>
            <w:rPrChange w:id="2403" w:author="Dr Mamadou SANOGO" w:date="2023-10-25T18:15:00Z">
              <w:rPr>
                <w:b/>
                <w:bCs/>
                <w:iCs/>
                <w:color w:val="00B050"/>
                <w:szCs w:val="24"/>
              </w:rPr>
            </w:rPrChange>
          </w:rPr>
          <w:delText>°02</w:delText>
        </w:r>
      </w:del>
      <w:ins w:id="2404" w:author="Cauris Cosmetics" w:date="2023-10-25T14:44:00Z">
        <w:del w:id="2405" w:author="Dr Mamadou SANOGO" w:date="2023-10-27T22:52:00Z">
          <w:r w:rsidR="00CA6A2B" w:rsidDel="00803A8B">
            <w:rPr>
              <w:b/>
              <w:bCs/>
              <w:iCs/>
              <w:color w:val="000000" w:themeColor="text1"/>
              <w:szCs w:val="24"/>
            </w:rPr>
            <w:delText>2</w:delText>
          </w:r>
        </w:del>
      </w:ins>
      <w:del w:id="2406" w:author="Dr Mamadou SANOGO" w:date="2023-10-27T22:52:00Z">
        <w:r w:rsidR="008C79F9" w:rsidRPr="007A4AFC" w:rsidDel="00803A8B">
          <w:rPr>
            <w:b/>
            <w:bCs/>
            <w:iCs/>
            <w:color w:val="000000" w:themeColor="text1"/>
            <w:szCs w:val="24"/>
            <w:rPrChange w:id="2407" w:author="Dr Mamadou SANOGO" w:date="2023-10-25T18:15:00Z">
              <w:rPr>
                <w:b/>
                <w:bCs/>
                <w:iCs/>
                <w:color w:val="00B050"/>
                <w:szCs w:val="24"/>
              </w:rPr>
            </w:rPrChange>
          </w:rPr>
          <w:delText>4</w:delText>
        </w:r>
      </w:del>
      <w:ins w:id="2408" w:author="Cauris Cosmetics" w:date="2023-10-25T14:44:00Z">
        <w:del w:id="2409" w:author="Dr Mamadou SANOGO" w:date="2023-10-27T22:52:00Z">
          <w:r w:rsidR="00CA6A2B" w:rsidDel="00803A8B">
            <w:rPr>
              <w:b/>
              <w:bCs/>
              <w:iCs/>
              <w:color w:val="000000" w:themeColor="text1"/>
              <w:szCs w:val="24"/>
            </w:rPr>
            <w:delText> :</w:delText>
          </w:r>
        </w:del>
      </w:ins>
      <w:del w:id="2410" w:author="Dr Mamadou SANOGO" w:date="2023-10-27T22:52:00Z">
        <w:r w:rsidRPr="007A4AFC" w:rsidDel="00803A8B">
          <w:rPr>
            <w:b/>
            <w:bCs/>
            <w:iCs/>
            <w:color w:val="000000" w:themeColor="text1"/>
            <w:szCs w:val="24"/>
            <w:rPrChange w:id="2411" w:author="Dr Mamadou SANOGO" w:date="2023-10-25T18:15:00Z">
              <w:rPr>
                <w:b/>
                <w:bCs/>
                <w:iCs/>
                <w:color w:val="00B050"/>
                <w:szCs w:val="24"/>
              </w:rPr>
            </w:rPrChange>
          </w:rPr>
          <w:delText> </w:delText>
        </w:r>
        <w:r w:rsidRPr="003A18E5" w:rsidDel="00803A8B">
          <w:rPr>
            <w:iCs/>
            <w:color w:val="000000" w:themeColor="text1"/>
            <w:szCs w:val="24"/>
            <w:rPrChange w:id="2412" w:author="Dr Mamadou SANOGO" w:date="2023-10-26T13:12:00Z">
              <w:rPr>
                <w:b/>
                <w:bCs/>
                <w:iCs/>
                <w:color w:val="00B050"/>
                <w:szCs w:val="24"/>
              </w:rPr>
            </w:rPrChange>
          </w:rPr>
          <w:delText>Fiche d’évaluation des enseignements par les étudiants</w:delText>
        </w:r>
      </w:del>
    </w:p>
    <w:p w14:paraId="103D4236" w14:textId="0CF2AD06" w:rsidR="00643698" w:rsidRPr="007A4AFC" w:rsidDel="00803A8B" w:rsidRDefault="00643698">
      <w:pPr>
        <w:spacing w:line="276" w:lineRule="auto"/>
        <w:ind w:right="11"/>
        <w:rPr>
          <w:del w:id="2413" w:author="Dr Mamadou SANOGO" w:date="2023-10-27T22:52:00Z"/>
          <w:b/>
          <w:i/>
          <w:iCs/>
          <w:color w:val="000000" w:themeColor="text1"/>
          <w:szCs w:val="24"/>
        </w:rPr>
        <w:pPrChange w:id="2414" w:author="Dr Mamadou SANOGO" w:date="2023-10-27T13:43:00Z">
          <w:pPr>
            <w:spacing w:line="360" w:lineRule="auto"/>
            <w:ind w:right="11"/>
          </w:pPr>
        </w:pPrChange>
      </w:pPr>
      <w:del w:id="2415" w:author="Dr Mamadou SANOGO" w:date="2023-10-27T22:52:00Z">
        <w:r w:rsidRPr="007A4AFC" w:rsidDel="00803A8B">
          <w:rPr>
            <w:b/>
            <w:i/>
            <w:iCs/>
            <w:color w:val="000000" w:themeColor="text1"/>
            <w:szCs w:val="24"/>
          </w:rPr>
          <w:delText>Critère 2 : L’évaluation de la formation par les étudiants et les diplômés est prise en compte pour l’amélioration de l’offre de formation</w:delText>
        </w:r>
      </w:del>
    </w:p>
    <w:p w14:paraId="1921CBFD" w14:textId="6507E2A4" w:rsidR="00643698" w:rsidRPr="007A4AFC" w:rsidDel="00803A8B" w:rsidRDefault="00643698">
      <w:pPr>
        <w:spacing w:line="276" w:lineRule="auto"/>
        <w:ind w:right="403"/>
        <w:rPr>
          <w:del w:id="2416" w:author="Dr Mamadou SANOGO" w:date="2023-10-27T22:52:00Z"/>
          <w:iCs/>
          <w:color w:val="000000" w:themeColor="text1"/>
          <w:szCs w:val="24"/>
          <w:lang w:val="fr-ML"/>
        </w:rPr>
        <w:pPrChange w:id="2417" w:author="Dr Mamadou SANOGO" w:date="2023-10-27T13:43:00Z">
          <w:pPr>
            <w:spacing w:line="360" w:lineRule="auto"/>
            <w:ind w:right="403"/>
          </w:pPr>
        </w:pPrChange>
      </w:pPr>
      <w:del w:id="2418" w:author="Dr Mamadou SANOGO" w:date="2023-10-27T22:52:00Z">
        <w:r w:rsidRPr="007A4AFC" w:rsidDel="00803A8B">
          <w:rPr>
            <w:iCs/>
            <w:color w:val="000000" w:themeColor="text1"/>
            <w:szCs w:val="24"/>
            <w:lang w:val="fr-ML"/>
          </w:rPr>
          <w:delText xml:space="preserve">Les différentes données des fiches d’évaluation sont traitées et analysées par le responsable pédagogique de la formation avec son équipe. Les résultats de ces analyses sont utilisés pour améliorer le programme de </w:delText>
        </w:r>
      </w:del>
      <w:del w:id="2419" w:author="Dr Mamadou SANOGO" w:date="2023-10-27T20:59:00Z">
        <w:r w:rsidRPr="007A4AFC" w:rsidDel="00A56091">
          <w:rPr>
            <w:iCs/>
            <w:color w:val="000000" w:themeColor="text1"/>
            <w:szCs w:val="24"/>
            <w:lang w:val="fr-ML"/>
          </w:rPr>
          <w:delText>Master</w:delText>
        </w:r>
      </w:del>
      <w:del w:id="2420" w:author="Dr Mamadou SANOGO" w:date="2023-10-27T22:52:00Z">
        <w:r w:rsidRPr="007A4AFC" w:rsidDel="00803A8B">
          <w:rPr>
            <w:iCs/>
            <w:color w:val="000000" w:themeColor="text1"/>
            <w:szCs w:val="24"/>
            <w:lang w:val="fr-ML"/>
          </w:rPr>
          <w:delText xml:space="preserve"> en </w:delText>
        </w:r>
      </w:del>
      <w:del w:id="2421" w:author="Dr Mamadou SANOGO" w:date="2023-10-26T13:13:00Z">
        <w:r w:rsidRPr="007A4AFC" w:rsidDel="003A18E5">
          <w:rPr>
            <w:iCs/>
            <w:color w:val="000000" w:themeColor="text1"/>
            <w:szCs w:val="24"/>
            <w:lang w:val="fr-ML"/>
          </w:rPr>
          <w:delText>Epidémiologie</w:delText>
        </w:r>
      </w:del>
      <w:del w:id="2422" w:author="Dr Mamadou SANOGO" w:date="2023-10-27T10:30:00Z">
        <w:r w:rsidRPr="007A4AFC" w:rsidDel="0095395A">
          <w:rPr>
            <w:iCs/>
            <w:color w:val="000000" w:themeColor="text1"/>
            <w:szCs w:val="24"/>
            <w:lang w:val="fr-ML"/>
          </w:rPr>
          <w:delText xml:space="preserve"> </w:delText>
        </w:r>
      </w:del>
      <w:del w:id="2423" w:author="Dr Mamadou SANOGO" w:date="2023-10-27T22:52:00Z">
        <w:r w:rsidRPr="007A4AFC" w:rsidDel="00803A8B">
          <w:rPr>
            <w:iCs/>
            <w:color w:val="000000" w:themeColor="text1"/>
            <w:szCs w:val="24"/>
            <w:lang w:val="fr-ML"/>
          </w:rPr>
          <w:delText>à travers une série de recommandations</w:delText>
        </w:r>
      </w:del>
    </w:p>
    <w:p w14:paraId="409B6F7E" w14:textId="07857CBB" w:rsidR="00643698" w:rsidRPr="007A4AFC" w:rsidDel="00803A8B" w:rsidRDefault="00643698">
      <w:pPr>
        <w:spacing w:line="276" w:lineRule="auto"/>
        <w:ind w:right="11"/>
        <w:rPr>
          <w:del w:id="2424" w:author="Dr Mamadou SANOGO" w:date="2023-10-27T22:52:00Z"/>
          <w:b/>
          <w:bCs/>
          <w:iCs/>
          <w:color w:val="000000" w:themeColor="text1"/>
          <w:szCs w:val="24"/>
          <w:rPrChange w:id="2425" w:author="Dr Mamadou SANOGO" w:date="2023-10-25T18:15:00Z">
            <w:rPr>
              <w:del w:id="2426" w:author="Dr Mamadou SANOGO" w:date="2023-10-27T22:52:00Z"/>
              <w:b/>
              <w:bCs/>
              <w:iCs/>
              <w:color w:val="FF0000"/>
              <w:szCs w:val="24"/>
            </w:rPr>
          </w:rPrChange>
        </w:rPr>
        <w:pPrChange w:id="2427" w:author="Dr Mamadou SANOGO" w:date="2023-10-27T13:43:00Z">
          <w:pPr>
            <w:spacing w:line="360" w:lineRule="auto"/>
            <w:ind w:right="11"/>
          </w:pPr>
        </w:pPrChange>
      </w:pPr>
      <w:del w:id="2428" w:author="Dr Mamadou SANOGO" w:date="2023-10-27T22:52:00Z">
        <w:r w:rsidRPr="007A4AFC" w:rsidDel="00803A8B">
          <w:rPr>
            <w:b/>
            <w:bCs/>
            <w:iCs/>
            <w:color w:val="000000" w:themeColor="text1"/>
            <w:szCs w:val="24"/>
            <w:rPrChange w:id="2429" w:author="Dr Mamadou SANOGO" w:date="2023-10-25T18:15:00Z">
              <w:rPr>
                <w:b/>
                <w:bCs/>
                <w:iCs/>
                <w:color w:val="FF0000"/>
                <w:szCs w:val="24"/>
              </w:rPr>
            </w:rPrChange>
          </w:rPr>
          <w:delText>Annexe</w:delText>
        </w:r>
        <w:r w:rsidR="00051F52" w:rsidRPr="007A4AFC" w:rsidDel="00803A8B">
          <w:rPr>
            <w:b/>
            <w:bCs/>
            <w:iCs/>
            <w:color w:val="000000" w:themeColor="text1"/>
            <w:szCs w:val="24"/>
            <w:rPrChange w:id="2430" w:author="Dr Mamadou SANOGO" w:date="2023-10-25T18:15:00Z">
              <w:rPr>
                <w:b/>
                <w:bCs/>
                <w:iCs/>
                <w:color w:val="FF0000"/>
                <w:szCs w:val="24"/>
              </w:rPr>
            </w:rPrChange>
          </w:rPr>
          <w:delText xml:space="preserve"> </w:delText>
        </w:r>
        <w:r w:rsidRPr="007A4AFC" w:rsidDel="00803A8B">
          <w:rPr>
            <w:b/>
            <w:bCs/>
            <w:iCs/>
            <w:color w:val="000000" w:themeColor="text1"/>
            <w:szCs w:val="24"/>
            <w:highlight w:val="yellow"/>
            <w:rPrChange w:id="2431" w:author="Dr Mamadou SANOGO" w:date="2023-10-25T18:15:00Z">
              <w:rPr>
                <w:b/>
                <w:bCs/>
                <w:iCs/>
                <w:color w:val="FF0000"/>
                <w:szCs w:val="24"/>
                <w:highlight w:val="yellow"/>
              </w:rPr>
            </w:rPrChange>
          </w:rPr>
          <w:delText>n°</w:delText>
        </w:r>
        <w:r w:rsidR="00051F52" w:rsidRPr="007A4AFC" w:rsidDel="00803A8B">
          <w:rPr>
            <w:b/>
            <w:bCs/>
            <w:iCs/>
            <w:color w:val="000000" w:themeColor="text1"/>
            <w:szCs w:val="24"/>
            <w:highlight w:val="yellow"/>
            <w:rPrChange w:id="2432" w:author="Dr Mamadou SANOGO" w:date="2023-10-25T18:15:00Z">
              <w:rPr>
                <w:b/>
                <w:bCs/>
                <w:iCs/>
                <w:color w:val="FF0000"/>
                <w:szCs w:val="24"/>
                <w:highlight w:val="yellow"/>
              </w:rPr>
            </w:rPrChange>
          </w:rPr>
          <w:delText>025</w:delText>
        </w:r>
        <w:r w:rsidRPr="007A4AFC" w:rsidDel="00803A8B">
          <w:rPr>
            <w:b/>
            <w:bCs/>
            <w:iCs/>
            <w:color w:val="000000" w:themeColor="text1"/>
            <w:szCs w:val="24"/>
            <w:highlight w:val="yellow"/>
            <w:rPrChange w:id="2433" w:author="Dr Mamadou SANOGO" w:date="2023-10-25T18:15:00Z">
              <w:rPr>
                <w:b/>
                <w:bCs/>
                <w:iCs/>
                <w:color w:val="FF0000"/>
                <w:szCs w:val="24"/>
                <w:highlight w:val="yellow"/>
              </w:rPr>
            </w:rPrChange>
          </w:rPr>
          <w:delText> </w:delText>
        </w:r>
        <w:r w:rsidRPr="007A4AFC" w:rsidDel="00803A8B">
          <w:rPr>
            <w:b/>
            <w:bCs/>
            <w:iCs/>
            <w:color w:val="000000" w:themeColor="text1"/>
            <w:szCs w:val="24"/>
            <w:rPrChange w:id="2434" w:author="Dr Mamadou SANOGO" w:date="2023-10-25T18:15:00Z">
              <w:rPr>
                <w:b/>
                <w:bCs/>
                <w:iCs/>
                <w:color w:val="FF0000"/>
                <w:szCs w:val="24"/>
              </w:rPr>
            </w:rPrChange>
          </w:rPr>
          <w:delText>Rapport sur les résultats de l’évaluation des enseignements par les étudiants</w:delText>
        </w:r>
        <w:r w:rsidR="00051F52" w:rsidRPr="007A4AFC" w:rsidDel="00803A8B">
          <w:rPr>
            <w:b/>
            <w:bCs/>
            <w:iCs/>
            <w:color w:val="000000" w:themeColor="text1"/>
            <w:szCs w:val="24"/>
            <w:rPrChange w:id="2435" w:author="Dr Mamadou SANOGO" w:date="2023-10-25T18:15:00Z">
              <w:rPr>
                <w:b/>
                <w:bCs/>
                <w:iCs/>
                <w:color w:val="FF0000"/>
                <w:szCs w:val="24"/>
              </w:rPr>
            </w:rPrChange>
          </w:rPr>
          <w:delText>(</w:delText>
        </w:r>
        <w:r w:rsidR="00051F52" w:rsidRPr="007A4AFC" w:rsidDel="00803A8B">
          <w:rPr>
            <w:b/>
            <w:bCs/>
            <w:iCs/>
            <w:color w:val="000000" w:themeColor="text1"/>
            <w:szCs w:val="24"/>
          </w:rPr>
          <w:delText>Robert</w:delText>
        </w:r>
        <w:r w:rsidR="00051F52" w:rsidRPr="007A4AFC" w:rsidDel="00803A8B">
          <w:rPr>
            <w:b/>
            <w:bCs/>
            <w:iCs/>
            <w:color w:val="000000" w:themeColor="text1"/>
            <w:szCs w:val="24"/>
            <w:rPrChange w:id="2436" w:author="Dr Mamadou SANOGO" w:date="2023-10-25T18:15:00Z">
              <w:rPr>
                <w:b/>
                <w:bCs/>
                <w:iCs/>
                <w:color w:val="FF0000"/>
                <w:szCs w:val="24"/>
              </w:rPr>
            </w:rPrChange>
          </w:rPr>
          <w:delText>)</w:delText>
        </w:r>
      </w:del>
    </w:p>
    <w:p w14:paraId="261112A9" w14:textId="7C874103" w:rsidR="00643698" w:rsidRPr="007A4AFC" w:rsidDel="00803A8B" w:rsidRDefault="00643698">
      <w:pPr>
        <w:spacing w:line="276" w:lineRule="auto"/>
        <w:ind w:right="11"/>
        <w:rPr>
          <w:del w:id="2437" w:author="Dr Mamadou SANOGO" w:date="2023-10-27T22:52:00Z"/>
          <w:b/>
          <w:i/>
          <w:iCs/>
          <w:color w:val="000000" w:themeColor="text1"/>
          <w:szCs w:val="24"/>
        </w:rPr>
        <w:pPrChange w:id="2438" w:author="Dr Mamadou SANOGO" w:date="2023-10-27T13:43:00Z">
          <w:pPr>
            <w:spacing w:line="360" w:lineRule="auto"/>
            <w:ind w:right="11"/>
          </w:pPr>
        </w:pPrChange>
      </w:pPr>
      <w:del w:id="2439" w:author="Dr Mamadou SANOGO" w:date="2023-10-27T22:52:00Z">
        <w:r w:rsidRPr="007A4AFC" w:rsidDel="00803A8B">
          <w:rPr>
            <w:b/>
            <w:i/>
            <w:iCs/>
            <w:color w:val="000000" w:themeColor="text1"/>
            <w:szCs w:val="24"/>
          </w:rPr>
          <w:delText>Critère 3 : Le programme de la formation est soumis à une évaluation périodique par l’institution (au plus tous les quatre ans) en lien avec les acteurs concernés du secteur professionnel</w:delText>
        </w:r>
      </w:del>
    </w:p>
    <w:p w14:paraId="7805A7B8" w14:textId="0D2ACB35" w:rsidR="00643698" w:rsidRPr="007A4AFC" w:rsidDel="00803A8B" w:rsidRDefault="00643698">
      <w:pPr>
        <w:spacing w:line="276" w:lineRule="auto"/>
        <w:ind w:right="403"/>
        <w:rPr>
          <w:del w:id="2440" w:author="Dr Mamadou SANOGO" w:date="2023-10-27T22:52:00Z"/>
          <w:iCs/>
          <w:color w:val="000000" w:themeColor="text1"/>
          <w:szCs w:val="24"/>
          <w:lang w:val="fr-ML"/>
        </w:rPr>
        <w:pPrChange w:id="2441" w:author="Dr Mamadou SANOGO" w:date="2023-10-27T13:43:00Z">
          <w:pPr>
            <w:spacing w:line="360" w:lineRule="auto"/>
            <w:ind w:right="403"/>
          </w:pPr>
        </w:pPrChange>
      </w:pPr>
      <w:del w:id="2442" w:author="Dr Mamadou SANOGO" w:date="2023-10-27T22:52:00Z">
        <w:r w:rsidRPr="007A4AFC" w:rsidDel="00803A8B">
          <w:rPr>
            <w:iCs/>
            <w:color w:val="000000" w:themeColor="text1"/>
            <w:szCs w:val="24"/>
            <w:lang w:val="fr-ML"/>
          </w:rPr>
          <w:delText xml:space="preserve">L’école est en phase d’élaboration, d’un questionnaire mis à la disposition de ses partenaires du secteur professionnel pour recenser leur in et out put relatif à la formation. </w:delText>
        </w:r>
      </w:del>
    </w:p>
    <w:p w14:paraId="21704F32" w14:textId="1EBE08D1" w:rsidR="00643698" w:rsidRPr="007A4AFC" w:rsidDel="00803A8B" w:rsidRDefault="00643698">
      <w:pPr>
        <w:spacing w:line="276" w:lineRule="auto"/>
        <w:ind w:right="403"/>
        <w:rPr>
          <w:del w:id="2443" w:author="Dr Mamadou SANOGO" w:date="2023-10-27T22:52:00Z"/>
          <w:color w:val="000000" w:themeColor="text1"/>
          <w:rPrChange w:id="2444" w:author="Dr Mamadou SANOGO" w:date="2023-10-25T18:15:00Z">
            <w:rPr>
              <w:del w:id="2445" w:author="Dr Mamadou SANOGO" w:date="2023-10-27T22:52:00Z"/>
            </w:rPr>
          </w:rPrChange>
        </w:rPr>
        <w:pPrChange w:id="2446" w:author="Dr Mamadou SANOGO" w:date="2023-10-27T13:43:00Z">
          <w:pPr>
            <w:spacing w:line="360" w:lineRule="auto"/>
            <w:ind w:right="403"/>
          </w:pPr>
        </w:pPrChange>
      </w:pPr>
      <w:del w:id="2447" w:author="Dr Mamadou SANOGO" w:date="2023-10-27T22:52:00Z">
        <w:r w:rsidRPr="007A4AFC" w:rsidDel="00803A8B">
          <w:rPr>
            <w:iCs/>
            <w:color w:val="000000" w:themeColor="text1"/>
            <w:szCs w:val="24"/>
            <w:lang w:val="fr-ML"/>
          </w:rPr>
          <w:delText>L</w:delText>
        </w:r>
      </w:del>
      <w:del w:id="2448" w:author="Dr Mamadou SANOGO" w:date="2023-10-27T21:00:00Z">
        <w:r w:rsidRPr="007A4AFC" w:rsidDel="00D7116A">
          <w:rPr>
            <w:iCs/>
            <w:color w:val="000000" w:themeColor="text1"/>
            <w:szCs w:val="24"/>
            <w:lang w:val="fr-ML"/>
          </w:rPr>
          <w:delText>e master</w:delText>
        </w:r>
      </w:del>
      <w:del w:id="2449" w:author="Dr Mamadou SANOGO" w:date="2023-10-27T22:52:00Z">
        <w:r w:rsidRPr="007A4AFC" w:rsidDel="00803A8B">
          <w:rPr>
            <w:iCs/>
            <w:color w:val="000000" w:themeColor="text1"/>
            <w:szCs w:val="24"/>
            <w:lang w:val="fr-ML"/>
          </w:rPr>
          <w:delText xml:space="preserve"> en </w:delText>
        </w:r>
      </w:del>
      <w:del w:id="2450" w:author="Dr Mamadou SANOGO" w:date="2023-10-26T13:13:00Z">
        <w:r w:rsidRPr="007A4AFC" w:rsidDel="003A18E5">
          <w:rPr>
            <w:iCs/>
            <w:color w:val="000000" w:themeColor="text1"/>
            <w:szCs w:val="24"/>
            <w:lang w:val="fr-ML"/>
          </w:rPr>
          <w:delText>Epidémiologie</w:delText>
        </w:r>
      </w:del>
      <w:del w:id="2451" w:author="Dr Mamadou SANOGO" w:date="2023-10-27T10:30:00Z">
        <w:r w:rsidRPr="007A4AFC" w:rsidDel="0095395A">
          <w:rPr>
            <w:iCs/>
            <w:color w:val="000000" w:themeColor="text1"/>
            <w:szCs w:val="24"/>
            <w:lang w:val="fr-ML"/>
          </w:rPr>
          <w:delText xml:space="preserve"> </w:delText>
        </w:r>
      </w:del>
      <w:del w:id="2452" w:author="Dr Mamadou SANOGO" w:date="2023-10-27T22:52:00Z">
        <w:r w:rsidRPr="007A4AFC" w:rsidDel="00803A8B">
          <w:rPr>
            <w:iCs/>
            <w:color w:val="000000" w:themeColor="text1"/>
            <w:szCs w:val="24"/>
            <w:lang w:val="fr-ML"/>
          </w:rPr>
          <w:delText xml:space="preserve">est soumis à une évaluation périodique tous les 4 ans. Le programme est révisé en vue d’obtenir l’habilitation </w:delText>
        </w:r>
        <w:r w:rsidRPr="007A4AFC" w:rsidDel="00803A8B">
          <w:rPr>
            <w:color w:val="000000" w:themeColor="text1"/>
            <w:rPrChange w:id="2453" w:author="Dr Mamadou SANOGO" w:date="2023-10-25T18:15:00Z">
              <w:rPr/>
            </w:rPrChange>
          </w:rPr>
          <w:delText>suivant les besoins du marché de l’emploi.</w:delText>
        </w:r>
      </w:del>
    </w:p>
    <w:p w14:paraId="6C9AE995" w14:textId="7B64EE86" w:rsidR="00643698" w:rsidRPr="007A4AFC" w:rsidDel="00803A8B" w:rsidRDefault="00643698" w:rsidP="00643698">
      <w:pPr>
        <w:widowControl w:val="0"/>
        <w:autoSpaceDE w:val="0"/>
        <w:autoSpaceDN w:val="0"/>
        <w:adjustRightInd w:val="0"/>
        <w:spacing w:line="240" w:lineRule="auto"/>
        <w:ind w:right="9"/>
        <w:rPr>
          <w:del w:id="2454" w:author="Dr Mamadou SANOGO" w:date="2023-10-27T22:52:00Z"/>
          <w:color w:val="000000" w:themeColor="text1"/>
          <w:sz w:val="10"/>
          <w:szCs w:val="24"/>
          <w:lang w:val="fr-ML"/>
          <w:rPrChange w:id="2455" w:author="Dr Mamadou SANOGO" w:date="2023-10-25T18:15:00Z">
            <w:rPr>
              <w:del w:id="2456" w:author="Dr Mamadou SANOGO" w:date="2023-10-27T22:52:00Z"/>
              <w:color w:val="000000"/>
              <w:sz w:val="10"/>
              <w:szCs w:val="24"/>
              <w:lang w:val="fr-ML"/>
            </w:rPr>
          </w:rPrChange>
        </w:rPr>
      </w:pPr>
    </w:p>
    <w:p w14:paraId="0DFFF0B8" w14:textId="7F4BD4AE" w:rsidR="00643698" w:rsidRPr="007A4AFC" w:rsidDel="00803A8B" w:rsidRDefault="00643698" w:rsidP="0050424B">
      <w:pPr>
        <w:pStyle w:val="Paragraphedeliste"/>
        <w:numPr>
          <w:ilvl w:val="1"/>
          <w:numId w:val="26"/>
        </w:numPr>
        <w:spacing w:line="276" w:lineRule="auto"/>
        <w:rPr>
          <w:del w:id="2457" w:author="Dr Mamadou SANOGO" w:date="2023-10-27T22:52:00Z"/>
          <w:b/>
          <w:iCs/>
          <w:color w:val="000000" w:themeColor="text1"/>
          <w:szCs w:val="24"/>
        </w:rPr>
      </w:pPr>
      <w:bookmarkStart w:id="2458" w:name="_Toc145944511"/>
      <w:del w:id="2459" w:author="Dr Mamadou SANOGO" w:date="2023-10-27T22:52:00Z">
        <w:r w:rsidRPr="007A4AFC" w:rsidDel="00803A8B">
          <w:rPr>
            <w:b/>
            <w:iCs/>
            <w:color w:val="000000" w:themeColor="text1"/>
            <w:szCs w:val="24"/>
          </w:rPr>
          <w:delText>Organisation pédagogique</w:delText>
        </w:r>
        <w:bookmarkEnd w:id="2458"/>
      </w:del>
    </w:p>
    <w:p w14:paraId="2EC2726D" w14:textId="5E3F79EA" w:rsidR="00643698" w:rsidDel="007B4438" w:rsidRDefault="00643698">
      <w:pPr>
        <w:spacing w:line="276" w:lineRule="auto"/>
        <w:rPr>
          <w:del w:id="2460" w:author="Dr Mamadou SANOGO" w:date="2023-10-27T13:43:00Z"/>
          <w:color w:val="000000" w:themeColor="text1"/>
          <w:szCs w:val="24"/>
        </w:rPr>
      </w:pPr>
      <w:del w:id="2461" w:author="Dr Mamadou SANOGO" w:date="2023-10-27T22:52:00Z">
        <w:r w:rsidRPr="007A4AFC" w:rsidDel="00803A8B">
          <w:rPr>
            <w:color w:val="000000" w:themeColor="text1"/>
            <w:szCs w:val="24"/>
            <w:rPrChange w:id="2462" w:author="Dr Mamadou SANOGO" w:date="2023-10-25T18:15:00Z">
              <w:rPr>
                <w:szCs w:val="24"/>
              </w:rPr>
            </w:rPrChange>
          </w:rPr>
          <w:delText xml:space="preserve">Cette partie analyse la conformité du programme de formation aux exigences du système LMD (équipes pédagogiques, dispositifs d’aide à la réussite de l’intégrité scientifique). </w:delText>
        </w:r>
      </w:del>
    </w:p>
    <w:p w14:paraId="74AC802F" w14:textId="4434DC2D" w:rsidR="00643698" w:rsidRPr="007A4AFC" w:rsidDel="00803A8B" w:rsidRDefault="00643698">
      <w:pPr>
        <w:spacing w:line="276" w:lineRule="auto"/>
        <w:rPr>
          <w:del w:id="2463" w:author="Dr Mamadou SANOGO" w:date="2023-10-27T22:52:00Z"/>
          <w:color w:val="000000" w:themeColor="text1"/>
          <w:sz w:val="10"/>
          <w:szCs w:val="24"/>
          <w:rPrChange w:id="2464" w:author="Dr Mamadou SANOGO" w:date="2023-10-25T18:15:00Z">
            <w:rPr>
              <w:del w:id="2465" w:author="Dr Mamadou SANOGO" w:date="2023-10-27T22:52:00Z"/>
              <w:color w:val="000000"/>
              <w:sz w:val="10"/>
              <w:szCs w:val="24"/>
            </w:rPr>
          </w:rPrChange>
        </w:rPr>
        <w:pPrChange w:id="2466" w:author="Dr Mamadou SANOGO" w:date="2023-10-27T13:43:00Z">
          <w:pPr>
            <w:widowControl w:val="0"/>
            <w:autoSpaceDE w:val="0"/>
            <w:autoSpaceDN w:val="0"/>
            <w:adjustRightInd w:val="0"/>
            <w:spacing w:line="240" w:lineRule="auto"/>
            <w:ind w:right="9"/>
          </w:pPr>
        </w:pPrChange>
      </w:pPr>
    </w:p>
    <w:p w14:paraId="18BE7AF2" w14:textId="3AEF7FD7" w:rsidR="00643698" w:rsidRPr="007A4AFC" w:rsidDel="0050424B" w:rsidRDefault="00643698">
      <w:pPr>
        <w:spacing w:line="276" w:lineRule="auto"/>
        <w:ind w:right="11"/>
        <w:rPr>
          <w:del w:id="2467" w:author="Dr Mamadou SANOGO" w:date="2023-10-27T13:43:00Z"/>
          <w:b/>
          <w:color w:val="000000" w:themeColor="text1"/>
          <w:szCs w:val="24"/>
        </w:rPr>
        <w:pPrChange w:id="2468" w:author="Dr Mamadou SANOGO" w:date="2023-10-27T13:43:00Z">
          <w:pPr>
            <w:spacing w:line="360" w:lineRule="auto"/>
            <w:ind w:right="11"/>
          </w:pPr>
        </w:pPrChange>
      </w:pPr>
      <w:bookmarkStart w:id="2469" w:name="_Toc145944512"/>
      <w:del w:id="2470" w:author="Dr Mamadou SANOGO" w:date="2023-10-27T22:52:00Z">
        <w:r w:rsidRPr="007A4AFC" w:rsidDel="00803A8B">
          <w:rPr>
            <w:b/>
            <w:color w:val="000000" w:themeColor="text1"/>
            <w:szCs w:val="24"/>
          </w:rPr>
          <w:delText>Référence 1 : L’organisation pédagogique de l’offre de formation est clairement définie et conforme aux exigences du LMD</w:delText>
        </w:r>
      </w:del>
      <w:bookmarkEnd w:id="2469"/>
    </w:p>
    <w:p w14:paraId="5E7F50BB" w14:textId="12DA67FA" w:rsidR="00643698" w:rsidRPr="007A4AFC" w:rsidDel="00803A8B" w:rsidRDefault="00643698">
      <w:pPr>
        <w:spacing w:line="276" w:lineRule="auto"/>
        <w:ind w:right="11"/>
        <w:rPr>
          <w:del w:id="2471" w:author="Dr Mamadou SANOGO" w:date="2023-10-27T22:52:00Z"/>
          <w:color w:val="000000" w:themeColor="text1"/>
          <w:sz w:val="10"/>
          <w:szCs w:val="24"/>
          <w:lang w:val="fr-ML"/>
          <w:rPrChange w:id="2472" w:author="Dr Mamadou SANOGO" w:date="2023-10-25T18:15:00Z">
            <w:rPr>
              <w:del w:id="2473" w:author="Dr Mamadou SANOGO" w:date="2023-10-27T22:52:00Z"/>
              <w:color w:val="000000"/>
              <w:sz w:val="10"/>
              <w:szCs w:val="24"/>
              <w:lang w:val="fr-ML"/>
            </w:rPr>
          </w:rPrChange>
        </w:rPr>
        <w:pPrChange w:id="2474" w:author="Dr Mamadou SANOGO" w:date="2023-10-27T13:43:00Z">
          <w:pPr>
            <w:widowControl w:val="0"/>
            <w:autoSpaceDE w:val="0"/>
            <w:autoSpaceDN w:val="0"/>
            <w:adjustRightInd w:val="0"/>
            <w:spacing w:line="240" w:lineRule="auto"/>
            <w:ind w:right="9"/>
          </w:pPr>
        </w:pPrChange>
      </w:pPr>
    </w:p>
    <w:p w14:paraId="55490653" w14:textId="7C18766D" w:rsidR="00643698" w:rsidRPr="007A4AFC" w:rsidDel="00803A8B" w:rsidRDefault="00643698">
      <w:pPr>
        <w:spacing w:line="276" w:lineRule="auto"/>
        <w:ind w:right="11"/>
        <w:rPr>
          <w:del w:id="2475" w:author="Dr Mamadou SANOGO" w:date="2023-10-27T22:52:00Z"/>
          <w:b/>
          <w:i/>
          <w:iCs/>
          <w:color w:val="000000" w:themeColor="text1"/>
          <w:szCs w:val="24"/>
        </w:rPr>
        <w:pPrChange w:id="2476" w:author="Dr Mamadou SANOGO" w:date="2023-10-27T13:43:00Z">
          <w:pPr>
            <w:spacing w:line="360" w:lineRule="auto"/>
            <w:ind w:right="11"/>
          </w:pPr>
        </w:pPrChange>
      </w:pPr>
      <w:del w:id="2477" w:author="Dr Mamadou SANOGO" w:date="2023-10-27T22:52:00Z">
        <w:r w:rsidRPr="007A4AFC" w:rsidDel="00803A8B">
          <w:rPr>
            <w:b/>
            <w:i/>
            <w:iCs/>
            <w:color w:val="000000" w:themeColor="text1"/>
            <w:szCs w:val="24"/>
          </w:rPr>
          <w:delText>Critère 1 : La formation comprend un ensemble d’unités d’enseignement (majeures, mineures, transversales et libres) organisées en semestre et cohérent avec les objectifs définis</w:delText>
        </w:r>
      </w:del>
    </w:p>
    <w:p w14:paraId="6D8489AC" w14:textId="254570B0" w:rsidR="00643698" w:rsidRPr="007A4AFC" w:rsidDel="00803A8B" w:rsidRDefault="00643698">
      <w:pPr>
        <w:spacing w:line="276" w:lineRule="auto"/>
        <w:ind w:right="403"/>
        <w:rPr>
          <w:del w:id="2478" w:author="Dr Mamadou SANOGO" w:date="2023-10-27T22:52:00Z"/>
          <w:iCs/>
          <w:color w:val="000000" w:themeColor="text1"/>
          <w:szCs w:val="24"/>
          <w:lang w:val="fr-ML"/>
        </w:rPr>
        <w:pPrChange w:id="2479" w:author="Dr Mamadou SANOGO" w:date="2023-10-27T13:43:00Z">
          <w:pPr>
            <w:spacing w:line="360" w:lineRule="auto"/>
            <w:ind w:right="403"/>
          </w:pPr>
        </w:pPrChange>
      </w:pPr>
      <w:del w:id="2480" w:author="Dr Mamadou SANOGO" w:date="2023-10-27T22:52:00Z">
        <w:r w:rsidRPr="007A4AFC" w:rsidDel="00803A8B">
          <w:rPr>
            <w:iCs/>
            <w:color w:val="000000" w:themeColor="text1"/>
            <w:szCs w:val="24"/>
            <w:lang w:val="fr-ML"/>
          </w:rPr>
          <w:delText>La formation comprend des unités d’enseignement majeures, mineures et transversales et est organisé en semestre de façon cohéren</w:delText>
        </w:r>
      </w:del>
      <w:del w:id="2481" w:author="Dr Mamadou SANOGO" w:date="2023-10-27T10:31:00Z">
        <w:r w:rsidRPr="007A4AFC" w:rsidDel="0095395A">
          <w:rPr>
            <w:iCs/>
            <w:color w:val="000000" w:themeColor="text1"/>
            <w:szCs w:val="24"/>
            <w:lang w:val="fr-ML"/>
          </w:rPr>
          <w:delText>c</w:delText>
        </w:r>
      </w:del>
      <w:del w:id="2482" w:author="Dr Mamadou SANOGO" w:date="2023-10-27T22:52:00Z">
        <w:r w:rsidRPr="007A4AFC" w:rsidDel="00803A8B">
          <w:rPr>
            <w:iCs/>
            <w:color w:val="000000" w:themeColor="text1"/>
            <w:szCs w:val="24"/>
            <w:lang w:val="fr-ML"/>
          </w:rPr>
          <w:delText>e avec les objectifs de la formation</w:delText>
        </w:r>
      </w:del>
    </w:p>
    <w:p w14:paraId="10A27E6D" w14:textId="25936114" w:rsidR="00643698" w:rsidRPr="007A4AFC" w:rsidDel="0050424B" w:rsidRDefault="00643698">
      <w:pPr>
        <w:spacing w:line="276" w:lineRule="auto"/>
        <w:ind w:right="11"/>
        <w:rPr>
          <w:del w:id="2483" w:author="Dr Mamadou SANOGO" w:date="2023-10-27T13:43:00Z"/>
          <w:b/>
          <w:bCs/>
          <w:iCs/>
          <w:color w:val="000000" w:themeColor="text1"/>
          <w:szCs w:val="24"/>
          <w:rPrChange w:id="2484" w:author="Dr Mamadou SANOGO" w:date="2023-10-25T18:15:00Z">
            <w:rPr>
              <w:del w:id="2485" w:author="Dr Mamadou SANOGO" w:date="2023-10-27T13:43:00Z"/>
              <w:b/>
              <w:bCs/>
              <w:iCs/>
              <w:color w:val="00B050"/>
              <w:szCs w:val="24"/>
            </w:rPr>
          </w:rPrChange>
        </w:rPr>
        <w:pPrChange w:id="2486" w:author="Dr Mamadou SANOGO" w:date="2023-10-27T13:43:00Z">
          <w:pPr>
            <w:spacing w:line="360" w:lineRule="auto"/>
            <w:ind w:right="11"/>
          </w:pPr>
        </w:pPrChange>
      </w:pPr>
      <w:del w:id="2487" w:author="Dr Mamadou SANOGO" w:date="2023-10-27T22:52:00Z">
        <w:r w:rsidRPr="007A4AFC" w:rsidDel="00803A8B">
          <w:rPr>
            <w:b/>
            <w:bCs/>
            <w:iCs/>
            <w:color w:val="000000" w:themeColor="text1"/>
            <w:szCs w:val="24"/>
            <w:rPrChange w:id="2488" w:author="Dr Mamadou SANOGO" w:date="2023-10-25T18:15:00Z">
              <w:rPr>
                <w:b/>
                <w:bCs/>
                <w:iCs/>
                <w:color w:val="00B050"/>
                <w:szCs w:val="24"/>
              </w:rPr>
            </w:rPrChange>
          </w:rPr>
          <w:delText>Annexe n°</w:delText>
        </w:r>
        <w:r w:rsidR="00051F52" w:rsidRPr="007A4AFC" w:rsidDel="00803A8B">
          <w:rPr>
            <w:b/>
            <w:bCs/>
            <w:iCs/>
            <w:color w:val="000000" w:themeColor="text1"/>
            <w:szCs w:val="24"/>
            <w:rPrChange w:id="2489" w:author="Dr Mamadou SANOGO" w:date="2023-10-25T18:15:00Z">
              <w:rPr>
                <w:b/>
                <w:bCs/>
                <w:iCs/>
                <w:color w:val="00B050"/>
                <w:szCs w:val="24"/>
              </w:rPr>
            </w:rPrChange>
          </w:rPr>
          <w:delText>00</w:delText>
        </w:r>
      </w:del>
      <w:ins w:id="2490" w:author="Cauris Cosmetics" w:date="2023-10-25T14:45:00Z">
        <w:del w:id="2491" w:author="Dr Mamadou SANOGO" w:date="2023-10-27T22:52:00Z">
          <w:r w:rsidR="00CA6A2B" w:rsidDel="00803A8B">
            <w:rPr>
              <w:b/>
              <w:bCs/>
              <w:iCs/>
              <w:color w:val="000000" w:themeColor="text1"/>
              <w:szCs w:val="24"/>
            </w:rPr>
            <w:delText>7</w:delText>
          </w:r>
        </w:del>
      </w:ins>
      <w:del w:id="2492" w:author="Dr Mamadou SANOGO" w:date="2023-10-27T22:52:00Z">
        <w:r w:rsidR="00051F52" w:rsidRPr="007A4AFC" w:rsidDel="00803A8B">
          <w:rPr>
            <w:b/>
            <w:bCs/>
            <w:iCs/>
            <w:color w:val="000000" w:themeColor="text1"/>
            <w:szCs w:val="24"/>
            <w:rPrChange w:id="2493" w:author="Dr Mamadou SANOGO" w:date="2023-10-25T18:15:00Z">
              <w:rPr>
                <w:b/>
                <w:bCs/>
                <w:iCs/>
                <w:color w:val="00B050"/>
                <w:szCs w:val="24"/>
              </w:rPr>
            </w:rPrChange>
          </w:rPr>
          <w:delText>8</w:delText>
        </w:r>
        <w:r w:rsidRPr="007A4AFC" w:rsidDel="00803A8B">
          <w:rPr>
            <w:b/>
            <w:bCs/>
            <w:iCs/>
            <w:color w:val="000000" w:themeColor="text1"/>
            <w:szCs w:val="24"/>
            <w:rPrChange w:id="2494" w:author="Dr Mamadou SANOGO" w:date="2023-10-25T18:15:00Z">
              <w:rPr>
                <w:b/>
                <w:bCs/>
                <w:iCs/>
                <w:color w:val="00B050"/>
                <w:szCs w:val="24"/>
              </w:rPr>
            </w:rPrChange>
          </w:rPr>
          <w:delText xml:space="preserve">: </w:delText>
        </w:r>
        <w:r w:rsidRPr="003A18E5" w:rsidDel="00803A8B">
          <w:rPr>
            <w:iCs/>
            <w:color w:val="000000" w:themeColor="text1"/>
            <w:szCs w:val="24"/>
            <w:rPrChange w:id="2495" w:author="Dr Mamadou SANOGO" w:date="2023-10-26T13:14:00Z">
              <w:rPr>
                <w:b/>
                <w:bCs/>
                <w:iCs/>
                <w:color w:val="00B050"/>
                <w:szCs w:val="24"/>
              </w:rPr>
            </w:rPrChange>
          </w:rPr>
          <w:delText>Maquette pédagogique de la formation</w:delText>
        </w:r>
      </w:del>
    </w:p>
    <w:p w14:paraId="44D8E7A6" w14:textId="220010C9" w:rsidR="00643698" w:rsidRPr="007A4AFC" w:rsidDel="00803A8B" w:rsidRDefault="00643698">
      <w:pPr>
        <w:spacing w:line="276" w:lineRule="auto"/>
        <w:ind w:right="11"/>
        <w:rPr>
          <w:del w:id="2496" w:author="Dr Mamadou SANOGO" w:date="2023-10-27T22:52:00Z"/>
          <w:color w:val="000000" w:themeColor="text1"/>
          <w:sz w:val="10"/>
          <w:szCs w:val="24"/>
          <w:lang w:val="fr-ML"/>
          <w:rPrChange w:id="2497" w:author="Dr Mamadou SANOGO" w:date="2023-10-25T18:15:00Z">
            <w:rPr>
              <w:del w:id="2498" w:author="Dr Mamadou SANOGO" w:date="2023-10-27T22:52:00Z"/>
              <w:sz w:val="10"/>
              <w:szCs w:val="24"/>
              <w:lang w:val="fr-ML"/>
            </w:rPr>
          </w:rPrChange>
        </w:rPr>
        <w:pPrChange w:id="2499" w:author="Dr Mamadou SANOGO" w:date="2023-10-27T13:43:00Z">
          <w:pPr>
            <w:spacing w:line="240" w:lineRule="auto"/>
            <w:ind w:right="36"/>
          </w:pPr>
        </w:pPrChange>
      </w:pPr>
    </w:p>
    <w:p w14:paraId="503BB328" w14:textId="07D578D7" w:rsidR="00643698" w:rsidRPr="007A4AFC" w:rsidDel="00803A8B" w:rsidRDefault="00643698">
      <w:pPr>
        <w:spacing w:line="276" w:lineRule="auto"/>
        <w:ind w:right="11"/>
        <w:rPr>
          <w:del w:id="2500" w:author="Dr Mamadou SANOGO" w:date="2023-10-27T22:52:00Z"/>
          <w:b/>
          <w:i/>
          <w:iCs/>
          <w:color w:val="000000" w:themeColor="text1"/>
          <w:szCs w:val="24"/>
        </w:rPr>
        <w:pPrChange w:id="2501" w:author="Dr Mamadou SANOGO" w:date="2023-10-27T13:43:00Z">
          <w:pPr>
            <w:spacing w:line="360" w:lineRule="auto"/>
            <w:ind w:right="11"/>
          </w:pPr>
        </w:pPrChange>
      </w:pPr>
      <w:del w:id="2502" w:author="Dr Mamadou SANOGO" w:date="2023-10-27T22:52:00Z">
        <w:r w:rsidRPr="007A4AFC" w:rsidDel="00803A8B">
          <w:rPr>
            <w:b/>
            <w:i/>
            <w:iCs/>
            <w:color w:val="000000" w:themeColor="text1"/>
            <w:szCs w:val="24"/>
          </w:rPr>
          <w:delText>Critère 2 : La formation est structurée autour d’un tronc commun formant un socle de connaissances</w:delText>
        </w:r>
      </w:del>
    </w:p>
    <w:p w14:paraId="5E8C4C31" w14:textId="1136856E" w:rsidR="0027496F" w:rsidRPr="007A4AFC" w:rsidDel="00803A8B" w:rsidRDefault="00643698">
      <w:pPr>
        <w:spacing w:line="276" w:lineRule="auto"/>
        <w:ind w:right="402"/>
        <w:rPr>
          <w:del w:id="2503" w:author="Dr Mamadou SANOGO" w:date="2023-10-27T22:52:00Z"/>
          <w:color w:val="000000" w:themeColor="text1"/>
          <w:szCs w:val="24"/>
          <w:rPrChange w:id="2504" w:author="Dr Mamadou SANOGO" w:date="2023-10-25T18:15:00Z">
            <w:rPr>
              <w:del w:id="2505" w:author="Dr Mamadou SANOGO" w:date="2023-10-27T22:52:00Z"/>
              <w:szCs w:val="24"/>
            </w:rPr>
          </w:rPrChange>
        </w:rPr>
        <w:pPrChange w:id="2506" w:author="Dr Mamadou SANOGO" w:date="2023-10-27T13:43:00Z">
          <w:pPr>
            <w:spacing w:line="360" w:lineRule="auto"/>
            <w:ind w:right="402"/>
          </w:pPr>
        </w:pPrChange>
      </w:pPr>
      <w:del w:id="2507" w:author="Dr Mamadou SANOGO" w:date="2023-10-27T22:52:00Z">
        <w:r w:rsidRPr="007A4AFC" w:rsidDel="00803A8B">
          <w:rPr>
            <w:iCs/>
            <w:color w:val="000000" w:themeColor="text1"/>
            <w:szCs w:val="24"/>
            <w:lang w:val="fr-ML"/>
          </w:rPr>
          <w:delText xml:space="preserve">La formation est structurée de sorte à avoir un tronc commun en semestre I et semestre II formant </w:delText>
        </w:r>
        <w:r w:rsidRPr="007A4AFC" w:rsidDel="00803A8B">
          <w:rPr>
            <w:color w:val="000000" w:themeColor="text1"/>
            <w:szCs w:val="24"/>
            <w:rPrChange w:id="2508" w:author="Dr Mamadou SANOGO" w:date="2023-10-25T18:15:00Z">
              <w:rPr>
                <w:szCs w:val="24"/>
              </w:rPr>
            </w:rPrChange>
          </w:rPr>
          <w:delText>un socle de connaissances.</w:delText>
        </w:r>
      </w:del>
    </w:p>
    <w:p w14:paraId="4299F33E" w14:textId="2652C1F4" w:rsidR="00643698" w:rsidRPr="007A4AFC" w:rsidDel="00803A8B" w:rsidRDefault="00643698">
      <w:pPr>
        <w:spacing w:line="276" w:lineRule="auto"/>
        <w:ind w:right="11"/>
        <w:rPr>
          <w:del w:id="2509" w:author="Dr Mamadou SANOGO" w:date="2023-10-27T22:52:00Z"/>
          <w:b/>
          <w:bCs/>
          <w:iCs/>
          <w:color w:val="000000" w:themeColor="text1"/>
          <w:szCs w:val="24"/>
          <w:rPrChange w:id="2510" w:author="Dr Mamadou SANOGO" w:date="2023-10-25T18:15:00Z">
            <w:rPr>
              <w:del w:id="2511" w:author="Dr Mamadou SANOGO" w:date="2023-10-27T22:52:00Z"/>
              <w:b/>
              <w:bCs/>
              <w:iCs/>
              <w:color w:val="00B050"/>
              <w:szCs w:val="24"/>
            </w:rPr>
          </w:rPrChange>
        </w:rPr>
        <w:pPrChange w:id="2512" w:author="Dr Mamadou SANOGO" w:date="2023-10-27T13:44:00Z">
          <w:pPr>
            <w:spacing w:line="360" w:lineRule="auto"/>
            <w:ind w:right="11"/>
          </w:pPr>
        </w:pPrChange>
      </w:pPr>
      <w:del w:id="2513" w:author="Dr Mamadou SANOGO" w:date="2023-10-27T22:52:00Z">
        <w:r w:rsidRPr="007A4AFC" w:rsidDel="00803A8B">
          <w:rPr>
            <w:b/>
            <w:bCs/>
            <w:iCs/>
            <w:color w:val="000000" w:themeColor="text1"/>
            <w:szCs w:val="24"/>
            <w:rPrChange w:id="2514" w:author="Dr Mamadou SANOGO" w:date="2023-10-25T18:15:00Z">
              <w:rPr>
                <w:b/>
                <w:bCs/>
                <w:iCs/>
                <w:color w:val="00B050"/>
                <w:szCs w:val="24"/>
              </w:rPr>
            </w:rPrChange>
          </w:rPr>
          <w:delText>Annexe n°</w:delText>
        </w:r>
        <w:r w:rsidR="00051F52" w:rsidRPr="007A4AFC" w:rsidDel="00803A8B">
          <w:rPr>
            <w:b/>
            <w:bCs/>
            <w:iCs/>
            <w:color w:val="000000" w:themeColor="text1"/>
            <w:szCs w:val="24"/>
            <w:rPrChange w:id="2515" w:author="Dr Mamadou SANOGO" w:date="2023-10-25T18:15:00Z">
              <w:rPr>
                <w:b/>
                <w:bCs/>
                <w:iCs/>
                <w:color w:val="00B050"/>
                <w:szCs w:val="24"/>
              </w:rPr>
            </w:rPrChange>
          </w:rPr>
          <w:delText>0</w:delText>
        </w:r>
      </w:del>
      <w:ins w:id="2516" w:author="Cauris Cosmetics" w:date="2023-10-25T14:45:00Z">
        <w:del w:id="2517" w:author="Dr Mamadou SANOGO" w:date="2023-10-27T22:52:00Z">
          <w:r w:rsidR="00CA6A2B" w:rsidDel="00803A8B">
            <w:rPr>
              <w:b/>
              <w:bCs/>
              <w:iCs/>
              <w:color w:val="000000" w:themeColor="text1"/>
              <w:szCs w:val="24"/>
            </w:rPr>
            <w:delText>23</w:delText>
          </w:r>
        </w:del>
      </w:ins>
      <w:del w:id="2518" w:author="Dr Mamadou SANOGO" w:date="2023-10-27T22:52:00Z">
        <w:r w:rsidR="00051F52" w:rsidRPr="007A4AFC" w:rsidDel="00803A8B">
          <w:rPr>
            <w:b/>
            <w:bCs/>
            <w:iCs/>
            <w:color w:val="000000" w:themeColor="text1"/>
            <w:szCs w:val="24"/>
            <w:rPrChange w:id="2519" w:author="Dr Mamadou SANOGO" w:date="2023-10-25T18:15:00Z">
              <w:rPr>
                <w:b/>
                <w:bCs/>
                <w:iCs/>
                <w:color w:val="00B050"/>
                <w:szCs w:val="24"/>
              </w:rPr>
            </w:rPrChange>
          </w:rPr>
          <w:delText>26</w:delText>
        </w:r>
        <w:r w:rsidRPr="007A4AFC" w:rsidDel="00803A8B">
          <w:rPr>
            <w:b/>
            <w:bCs/>
            <w:iCs/>
            <w:color w:val="000000" w:themeColor="text1"/>
            <w:szCs w:val="24"/>
            <w:rPrChange w:id="2520" w:author="Dr Mamadou SANOGO" w:date="2023-10-25T18:15:00Z">
              <w:rPr>
                <w:b/>
                <w:bCs/>
                <w:iCs/>
                <w:color w:val="00B050"/>
                <w:szCs w:val="24"/>
              </w:rPr>
            </w:rPrChange>
          </w:rPr>
          <w:delText xml:space="preserve">: </w:delText>
        </w:r>
        <w:r w:rsidRPr="003A18E5" w:rsidDel="00803A8B">
          <w:rPr>
            <w:iCs/>
            <w:color w:val="000000" w:themeColor="text1"/>
            <w:szCs w:val="24"/>
            <w:rPrChange w:id="2521" w:author="Dr Mamadou SANOGO" w:date="2023-10-26T13:15:00Z">
              <w:rPr>
                <w:b/>
                <w:bCs/>
                <w:iCs/>
                <w:color w:val="00B050"/>
                <w:szCs w:val="24"/>
              </w:rPr>
            </w:rPrChange>
          </w:rPr>
          <w:delText xml:space="preserve">Organisation semestrielle du parcours de l’offre en </w:delText>
        </w:r>
      </w:del>
      <w:del w:id="2522" w:author="Dr Mamadou SANOGO" w:date="2023-10-26T13:15:00Z">
        <w:r w:rsidRPr="003A18E5" w:rsidDel="003A18E5">
          <w:rPr>
            <w:iCs/>
            <w:color w:val="000000" w:themeColor="text1"/>
            <w:szCs w:val="24"/>
            <w:rPrChange w:id="2523" w:author="Dr Mamadou SANOGO" w:date="2023-10-26T13:15:00Z">
              <w:rPr>
                <w:b/>
                <w:bCs/>
                <w:iCs/>
                <w:color w:val="00B050"/>
                <w:szCs w:val="24"/>
              </w:rPr>
            </w:rPrChange>
          </w:rPr>
          <w:delText>U</w:delText>
        </w:r>
      </w:del>
      <w:del w:id="2524" w:author="Dr Mamadou SANOGO" w:date="2023-10-27T22:52:00Z">
        <w:r w:rsidRPr="003A18E5" w:rsidDel="00803A8B">
          <w:rPr>
            <w:iCs/>
            <w:color w:val="000000" w:themeColor="text1"/>
            <w:szCs w:val="24"/>
            <w:rPrChange w:id="2525" w:author="Dr Mamadou SANOGO" w:date="2023-10-26T13:15:00Z">
              <w:rPr>
                <w:b/>
                <w:bCs/>
                <w:iCs/>
                <w:color w:val="00B050"/>
                <w:szCs w:val="24"/>
              </w:rPr>
            </w:rPrChange>
          </w:rPr>
          <w:delText>nités d’enseignement</w:delText>
        </w:r>
      </w:del>
    </w:p>
    <w:p w14:paraId="271556E9" w14:textId="08D41B53" w:rsidR="00643698" w:rsidRPr="007A4AFC" w:rsidDel="00803A8B" w:rsidRDefault="00643698">
      <w:pPr>
        <w:spacing w:line="276" w:lineRule="auto"/>
        <w:ind w:right="11"/>
        <w:rPr>
          <w:del w:id="2526" w:author="Dr Mamadou SANOGO" w:date="2023-10-27T22:52:00Z"/>
          <w:b/>
          <w:i/>
          <w:iCs/>
          <w:color w:val="000000" w:themeColor="text1"/>
          <w:szCs w:val="24"/>
        </w:rPr>
        <w:pPrChange w:id="2527" w:author="Dr Mamadou SANOGO" w:date="2023-10-27T13:44:00Z">
          <w:pPr>
            <w:spacing w:line="360" w:lineRule="auto"/>
            <w:ind w:right="11"/>
          </w:pPr>
        </w:pPrChange>
      </w:pPr>
      <w:del w:id="2528" w:author="Dr Mamadou SANOGO" w:date="2023-10-27T22:52:00Z">
        <w:r w:rsidRPr="007A4AFC" w:rsidDel="00803A8B">
          <w:rPr>
            <w:b/>
            <w:i/>
            <w:iCs/>
            <w:color w:val="000000" w:themeColor="text1"/>
            <w:szCs w:val="24"/>
          </w:rPr>
          <w:delText>Critère 3 : La formation est déclinée en spécialités ou parcours permettant une spécialisation progressive des étudiants</w:delText>
        </w:r>
      </w:del>
    </w:p>
    <w:p w14:paraId="571A9D07" w14:textId="377B5529" w:rsidR="0050424B" w:rsidRPr="007A4AFC" w:rsidDel="00803A8B" w:rsidRDefault="00643698">
      <w:pPr>
        <w:spacing w:line="276" w:lineRule="auto"/>
        <w:ind w:right="403"/>
        <w:rPr>
          <w:del w:id="2529" w:author="Dr Mamadou SANOGO" w:date="2023-10-27T22:52:00Z"/>
          <w:iCs/>
          <w:color w:val="000000" w:themeColor="text1"/>
          <w:szCs w:val="24"/>
          <w:lang w:val="fr-ML"/>
        </w:rPr>
        <w:pPrChange w:id="2530" w:author="Dr Mamadou SANOGO" w:date="2023-10-27T13:58:00Z">
          <w:pPr>
            <w:spacing w:line="360" w:lineRule="auto"/>
            <w:ind w:right="403"/>
          </w:pPr>
        </w:pPrChange>
      </w:pPr>
      <w:del w:id="2531" w:author="Dr Mamadou SANOGO" w:date="2023-10-27T22:52:00Z">
        <w:r w:rsidRPr="007A4AFC" w:rsidDel="00803A8B">
          <w:rPr>
            <w:iCs/>
            <w:color w:val="000000" w:themeColor="text1"/>
            <w:szCs w:val="24"/>
            <w:lang w:val="fr-ML"/>
          </w:rPr>
          <w:delText>L</w:delText>
        </w:r>
      </w:del>
      <w:del w:id="2532" w:author="Dr Mamadou SANOGO" w:date="2023-10-27T21:00:00Z">
        <w:r w:rsidRPr="007A4AFC" w:rsidDel="009E5F7C">
          <w:rPr>
            <w:iCs/>
            <w:color w:val="000000" w:themeColor="text1"/>
            <w:szCs w:val="24"/>
            <w:lang w:val="fr-ML"/>
          </w:rPr>
          <w:delText>e Master</w:delText>
        </w:r>
      </w:del>
      <w:del w:id="2533" w:author="Dr Mamadou SANOGO" w:date="2023-10-27T22:52:00Z">
        <w:r w:rsidRPr="007A4AFC" w:rsidDel="00803A8B">
          <w:rPr>
            <w:iCs/>
            <w:color w:val="000000" w:themeColor="text1"/>
            <w:szCs w:val="24"/>
            <w:lang w:val="fr-ML"/>
          </w:rPr>
          <w:delText xml:space="preserve"> en </w:delText>
        </w:r>
      </w:del>
      <w:del w:id="2534" w:author="Dr Mamadou SANOGO" w:date="2023-10-26T13:15:00Z">
        <w:r w:rsidRPr="007A4AFC" w:rsidDel="003A18E5">
          <w:rPr>
            <w:iCs/>
            <w:color w:val="000000" w:themeColor="text1"/>
            <w:szCs w:val="24"/>
            <w:lang w:val="fr-ML"/>
          </w:rPr>
          <w:delText>épidémiologie</w:delText>
        </w:r>
      </w:del>
      <w:del w:id="2535" w:author="Dr Mamadou SANOGO" w:date="2023-10-27T10:32:00Z">
        <w:r w:rsidRPr="007A4AFC" w:rsidDel="0095395A">
          <w:rPr>
            <w:iCs/>
            <w:color w:val="000000" w:themeColor="text1"/>
            <w:szCs w:val="24"/>
            <w:lang w:val="fr-ML"/>
          </w:rPr>
          <w:delText xml:space="preserve"> </w:delText>
        </w:r>
      </w:del>
      <w:del w:id="2536" w:author="Dr Mamadou SANOGO" w:date="2023-10-27T22:52:00Z">
        <w:r w:rsidRPr="007A4AFC" w:rsidDel="00803A8B">
          <w:rPr>
            <w:iCs/>
            <w:color w:val="000000" w:themeColor="text1"/>
            <w:szCs w:val="24"/>
            <w:lang w:val="fr-ML"/>
          </w:rPr>
          <w:delText>à partir du semestre 3 est</w:delText>
        </w:r>
        <w:r w:rsidRPr="007A4AFC" w:rsidDel="00803A8B">
          <w:rPr>
            <w:b/>
            <w:color w:val="000000" w:themeColor="text1"/>
            <w:szCs w:val="24"/>
          </w:rPr>
          <w:delText xml:space="preserve"> </w:delText>
        </w:r>
        <w:r w:rsidRPr="007A4AFC" w:rsidDel="00803A8B">
          <w:rPr>
            <w:bCs/>
            <w:color w:val="000000" w:themeColor="text1"/>
            <w:szCs w:val="24"/>
          </w:rPr>
          <w:delText>décliné</w:delText>
        </w:r>
      </w:del>
      <w:del w:id="2537" w:author="Dr Mamadou SANOGO" w:date="2023-10-27T10:32:00Z">
        <w:r w:rsidRPr="007A4AFC" w:rsidDel="0095395A">
          <w:rPr>
            <w:bCs/>
            <w:color w:val="000000" w:themeColor="text1"/>
            <w:szCs w:val="24"/>
          </w:rPr>
          <w:delText>e</w:delText>
        </w:r>
      </w:del>
      <w:del w:id="2538" w:author="Dr Mamadou SANOGO" w:date="2023-10-27T22:52:00Z">
        <w:r w:rsidRPr="007A4AFC" w:rsidDel="00803A8B">
          <w:rPr>
            <w:bCs/>
            <w:color w:val="000000" w:themeColor="text1"/>
            <w:szCs w:val="24"/>
          </w:rPr>
          <w:delText xml:space="preserve"> en spécialités ou parcours permettant une spécialisation</w:delText>
        </w:r>
        <w:r w:rsidRPr="007A4AFC" w:rsidDel="00803A8B">
          <w:rPr>
            <w:iCs/>
            <w:color w:val="000000" w:themeColor="text1"/>
            <w:szCs w:val="24"/>
            <w:lang w:val="fr-ML"/>
          </w:rPr>
          <w:delText xml:space="preserve">. </w:delText>
        </w:r>
      </w:del>
    </w:p>
    <w:p w14:paraId="2ABE7510" w14:textId="0949AB9F" w:rsidR="00643698" w:rsidRPr="007A4AFC" w:rsidDel="00803A8B" w:rsidRDefault="00643698">
      <w:pPr>
        <w:spacing w:line="276" w:lineRule="auto"/>
        <w:ind w:right="11"/>
        <w:rPr>
          <w:del w:id="2539" w:author="Dr Mamadou SANOGO" w:date="2023-10-27T22:52:00Z"/>
          <w:b/>
          <w:bCs/>
          <w:iCs/>
          <w:color w:val="000000" w:themeColor="text1"/>
          <w:szCs w:val="24"/>
          <w:rPrChange w:id="2540" w:author="Dr Mamadou SANOGO" w:date="2023-10-25T18:15:00Z">
            <w:rPr>
              <w:del w:id="2541" w:author="Dr Mamadou SANOGO" w:date="2023-10-27T22:52:00Z"/>
              <w:b/>
              <w:bCs/>
              <w:iCs/>
              <w:color w:val="00B050"/>
              <w:szCs w:val="24"/>
            </w:rPr>
          </w:rPrChange>
        </w:rPr>
        <w:pPrChange w:id="2542" w:author="Dr Mamadou SANOGO" w:date="2023-10-27T13:44:00Z">
          <w:pPr>
            <w:spacing w:line="360" w:lineRule="auto"/>
            <w:ind w:right="11"/>
          </w:pPr>
        </w:pPrChange>
      </w:pPr>
      <w:del w:id="2543" w:author="Dr Mamadou SANOGO" w:date="2023-10-27T22:52:00Z">
        <w:r w:rsidRPr="007A4AFC" w:rsidDel="00803A8B">
          <w:rPr>
            <w:b/>
            <w:bCs/>
            <w:iCs/>
            <w:color w:val="000000" w:themeColor="text1"/>
            <w:szCs w:val="24"/>
            <w:rPrChange w:id="2544" w:author="Dr Mamadou SANOGO" w:date="2023-10-25T18:15:00Z">
              <w:rPr>
                <w:b/>
                <w:bCs/>
                <w:iCs/>
                <w:color w:val="00B050"/>
                <w:szCs w:val="24"/>
              </w:rPr>
            </w:rPrChange>
          </w:rPr>
          <w:delText>Annexe n°</w:delText>
        </w:r>
        <w:r w:rsidR="00427351" w:rsidRPr="007A4AFC" w:rsidDel="00803A8B">
          <w:rPr>
            <w:b/>
            <w:bCs/>
            <w:iCs/>
            <w:color w:val="000000" w:themeColor="text1"/>
            <w:szCs w:val="24"/>
            <w:rPrChange w:id="2545" w:author="Dr Mamadou SANOGO" w:date="2023-10-25T18:15:00Z">
              <w:rPr>
                <w:b/>
                <w:bCs/>
                <w:iCs/>
                <w:color w:val="00B050"/>
                <w:szCs w:val="24"/>
              </w:rPr>
            </w:rPrChange>
          </w:rPr>
          <w:delText>026</w:delText>
        </w:r>
        <w:r w:rsidRPr="007A4AFC" w:rsidDel="00803A8B">
          <w:rPr>
            <w:b/>
            <w:bCs/>
            <w:iCs/>
            <w:color w:val="000000" w:themeColor="text1"/>
            <w:szCs w:val="24"/>
            <w:rPrChange w:id="2546" w:author="Dr Mamadou SANOGO" w:date="2023-10-25T18:15:00Z">
              <w:rPr>
                <w:b/>
                <w:bCs/>
                <w:iCs/>
                <w:color w:val="00B050"/>
                <w:szCs w:val="24"/>
              </w:rPr>
            </w:rPrChange>
          </w:rPr>
          <w:delText>: Organisation semestrielle du parcours de l’offre en Unités d’enseignement</w:delText>
        </w:r>
      </w:del>
    </w:p>
    <w:p w14:paraId="679DB4E3" w14:textId="267863F7" w:rsidR="00643698" w:rsidRPr="007A4AFC" w:rsidDel="00803A8B" w:rsidRDefault="00643698">
      <w:pPr>
        <w:spacing w:line="276" w:lineRule="auto"/>
        <w:ind w:right="11"/>
        <w:rPr>
          <w:del w:id="2547" w:author="Dr Mamadou SANOGO" w:date="2023-10-27T22:52:00Z"/>
          <w:b/>
          <w:i/>
          <w:iCs/>
          <w:color w:val="000000" w:themeColor="text1"/>
          <w:szCs w:val="24"/>
        </w:rPr>
        <w:pPrChange w:id="2548" w:author="Dr Mamadou SANOGO" w:date="2023-10-27T13:44:00Z">
          <w:pPr>
            <w:spacing w:line="360" w:lineRule="auto"/>
            <w:ind w:right="11"/>
          </w:pPr>
        </w:pPrChange>
      </w:pPr>
      <w:del w:id="2549" w:author="Dr Mamadou SANOGO" w:date="2023-10-27T22:52:00Z">
        <w:r w:rsidRPr="007A4AFC" w:rsidDel="00803A8B">
          <w:rPr>
            <w:b/>
            <w:i/>
            <w:iCs/>
            <w:color w:val="000000" w:themeColor="text1"/>
            <w:szCs w:val="24"/>
          </w:rPr>
          <w:delText>Critère 4 : Le contenu et le volume horaire de chaque UE sont clairement définis</w:delText>
        </w:r>
      </w:del>
    </w:p>
    <w:p w14:paraId="28314CA5" w14:textId="6BE8EC6F" w:rsidR="00643698" w:rsidRPr="007A4AFC" w:rsidDel="00803A8B" w:rsidRDefault="00643698">
      <w:pPr>
        <w:spacing w:line="276" w:lineRule="auto"/>
        <w:ind w:right="403"/>
        <w:rPr>
          <w:del w:id="2550" w:author="Dr Mamadou SANOGO" w:date="2023-10-27T22:52:00Z"/>
          <w:color w:val="000000" w:themeColor="text1"/>
          <w:szCs w:val="24"/>
          <w:rPrChange w:id="2551" w:author="Dr Mamadou SANOGO" w:date="2023-10-25T18:15:00Z">
            <w:rPr>
              <w:del w:id="2552" w:author="Dr Mamadou SANOGO" w:date="2023-10-27T22:52:00Z"/>
              <w:szCs w:val="24"/>
            </w:rPr>
          </w:rPrChange>
        </w:rPr>
        <w:pPrChange w:id="2553" w:author="Dr Mamadou SANOGO" w:date="2023-10-27T13:44:00Z">
          <w:pPr>
            <w:spacing w:line="360" w:lineRule="auto"/>
            <w:ind w:right="403"/>
          </w:pPr>
        </w:pPrChange>
      </w:pPr>
      <w:del w:id="2554" w:author="Dr Mamadou SANOGO" w:date="2023-10-27T22:52:00Z">
        <w:r w:rsidRPr="007A4AFC" w:rsidDel="00803A8B">
          <w:rPr>
            <w:iCs/>
            <w:color w:val="000000" w:themeColor="text1"/>
            <w:szCs w:val="24"/>
            <w:lang w:val="fr-ML"/>
          </w:rPr>
          <w:delText>L</w:delText>
        </w:r>
      </w:del>
      <w:del w:id="2555" w:author="Dr Mamadou SANOGO" w:date="2023-10-27T21:01:00Z">
        <w:r w:rsidRPr="007A4AFC" w:rsidDel="00DE40F0">
          <w:rPr>
            <w:iCs/>
            <w:color w:val="000000" w:themeColor="text1"/>
            <w:szCs w:val="24"/>
            <w:lang w:val="fr-ML"/>
          </w:rPr>
          <w:delText>e Master</w:delText>
        </w:r>
      </w:del>
      <w:del w:id="2556" w:author="Dr Mamadou SANOGO" w:date="2023-10-27T22:52:00Z">
        <w:r w:rsidRPr="007A4AFC" w:rsidDel="00803A8B">
          <w:rPr>
            <w:iCs/>
            <w:color w:val="000000" w:themeColor="text1"/>
            <w:szCs w:val="24"/>
            <w:lang w:val="fr-ML"/>
          </w:rPr>
          <w:delText xml:space="preserve"> </w:delText>
        </w:r>
      </w:del>
      <w:del w:id="2557" w:author="Dr Mamadou SANOGO" w:date="2023-10-26T13:16:00Z">
        <w:r w:rsidRPr="007A4AFC" w:rsidDel="003A18E5">
          <w:rPr>
            <w:iCs/>
            <w:color w:val="000000" w:themeColor="text1"/>
            <w:szCs w:val="24"/>
            <w:lang w:val="fr-ML"/>
          </w:rPr>
          <w:delText>épidémiologie</w:delText>
        </w:r>
      </w:del>
      <w:del w:id="2558" w:author="Dr Mamadou SANOGO" w:date="2023-10-27T10:32:00Z">
        <w:r w:rsidRPr="007A4AFC" w:rsidDel="0095395A">
          <w:rPr>
            <w:iCs/>
            <w:color w:val="000000" w:themeColor="text1"/>
            <w:szCs w:val="24"/>
            <w:lang w:val="fr-ML"/>
          </w:rPr>
          <w:delText xml:space="preserve"> </w:delText>
        </w:r>
      </w:del>
      <w:del w:id="2559" w:author="Dr Mamadou SANOGO" w:date="2023-10-27T22:52:00Z">
        <w:r w:rsidRPr="007A4AFC" w:rsidDel="00803A8B">
          <w:rPr>
            <w:iCs/>
            <w:color w:val="000000" w:themeColor="text1"/>
            <w:szCs w:val="24"/>
            <w:lang w:val="fr-ML"/>
          </w:rPr>
          <w:delText>dispose d’un syllabus descriptif des unités d’enseignement. En plus, l</w:delText>
        </w:r>
        <w:r w:rsidRPr="007A4AFC" w:rsidDel="00803A8B">
          <w:rPr>
            <w:color w:val="000000" w:themeColor="text1"/>
            <w:szCs w:val="24"/>
            <w:rPrChange w:id="2560" w:author="Dr Mamadou SANOGO" w:date="2023-10-25T18:15:00Z">
              <w:rPr>
                <w:szCs w:val="24"/>
              </w:rPr>
            </w:rPrChange>
          </w:rPr>
          <w:delText xml:space="preserve">es fiches descriptives des unités d’enseignements du programme de formation </w:delText>
        </w:r>
        <w:r w:rsidRPr="0095395A" w:rsidDel="00803A8B">
          <w:rPr>
            <w:color w:val="000000" w:themeColor="text1"/>
            <w:szCs w:val="24"/>
            <w:lang w:val="fr-ML"/>
            <w:rPrChange w:id="2561" w:author="Dr Mamadou SANOGO" w:date="2023-10-27T10:34:00Z">
              <w:rPr>
                <w:i/>
                <w:iCs/>
                <w:szCs w:val="24"/>
                <w:lang w:val="fr-ML"/>
              </w:rPr>
            </w:rPrChange>
          </w:rPr>
          <w:delText>d</w:delText>
        </w:r>
      </w:del>
      <w:del w:id="2562" w:author="Dr Mamadou SANOGO" w:date="2023-10-27T21:01:00Z">
        <w:r w:rsidRPr="0095395A" w:rsidDel="00037CDA">
          <w:rPr>
            <w:color w:val="000000" w:themeColor="text1"/>
            <w:szCs w:val="24"/>
            <w:lang w:val="fr-ML"/>
            <w:rPrChange w:id="2563" w:author="Dr Mamadou SANOGO" w:date="2023-10-27T10:34:00Z">
              <w:rPr>
                <w:i/>
                <w:iCs/>
                <w:szCs w:val="24"/>
                <w:lang w:val="fr-ML"/>
              </w:rPr>
            </w:rPrChange>
          </w:rPr>
          <w:delText>u</w:delText>
        </w:r>
        <w:r w:rsidRPr="007A4AFC" w:rsidDel="00037CDA">
          <w:rPr>
            <w:i/>
            <w:iCs/>
            <w:color w:val="000000" w:themeColor="text1"/>
            <w:szCs w:val="24"/>
            <w:lang w:val="fr-ML"/>
            <w:rPrChange w:id="2564" w:author="Dr Mamadou SANOGO" w:date="2023-10-25T18:15:00Z">
              <w:rPr>
                <w:i/>
                <w:iCs/>
                <w:szCs w:val="24"/>
                <w:lang w:val="fr-ML"/>
              </w:rPr>
            </w:rPrChange>
          </w:rPr>
          <w:delText xml:space="preserve"> </w:delText>
        </w:r>
        <w:r w:rsidRPr="0095395A" w:rsidDel="00037CDA">
          <w:rPr>
            <w:color w:val="000000" w:themeColor="text1"/>
            <w:szCs w:val="24"/>
            <w:lang w:val="fr-ML"/>
            <w:rPrChange w:id="2565" w:author="Dr Mamadou SANOGO" w:date="2023-10-27T10:33:00Z">
              <w:rPr>
                <w:i/>
                <w:iCs/>
                <w:szCs w:val="24"/>
                <w:lang w:val="fr-ML"/>
              </w:rPr>
            </w:rPrChange>
          </w:rPr>
          <w:delText>Master</w:delText>
        </w:r>
      </w:del>
      <w:del w:id="2566" w:author="Dr Mamadou SANOGO" w:date="2023-10-27T22:52:00Z">
        <w:r w:rsidRPr="007A4AFC" w:rsidDel="00803A8B">
          <w:rPr>
            <w:i/>
            <w:iCs/>
            <w:color w:val="000000" w:themeColor="text1"/>
            <w:szCs w:val="24"/>
            <w:lang w:val="fr-ML"/>
            <w:rPrChange w:id="2567" w:author="Dr Mamadou SANOGO" w:date="2023-10-25T18:15:00Z">
              <w:rPr>
                <w:i/>
                <w:iCs/>
                <w:szCs w:val="24"/>
                <w:lang w:val="fr-ML"/>
              </w:rPr>
            </w:rPrChange>
          </w:rPr>
          <w:delText xml:space="preserve"> </w:delText>
        </w:r>
        <w:r w:rsidRPr="007A4AFC" w:rsidDel="00803A8B">
          <w:rPr>
            <w:color w:val="000000" w:themeColor="text1"/>
            <w:szCs w:val="24"/>
            <w:rPrChange w:id="2568" w:author="Dr Mamadou SANOGO" w:date="2023-10-25T18:15:00Z">
              <w:rPr>
                <w:szCs w:val="24"/>
              </w:rPr>
            </w:rPrChange>
          </w:rPr>
          <w:delText xml:space="preserve">en </w:delText>
        </w:r>
      </w:del>
      <w:del w:id="2569" w:author="Dr Mamadou SANOGO" w:date="2023-10-26T13:16:00Z">
        <w:r w:rsidRPr="007A4AFC" w:rsidDel="003A18E5">
          <w:rPr>
            <w:color w:val="000000" w:themeColor="text1"/>
            <w:szCs w:val="24"/>
            <w:rPrChange w:id="2570" w:author="Dr Mamadou SANOGO" w:date="2023-10-25T18:15:00Z">
              <w:rPr>
                <w:szCs w:val="24"/>
              </w:rPr>
            </w:rPrChange>
          </w:rPr>
          <w:delText>épidémiologie</w:delText>
        </w:r>
      </w:del>
      <w:del w:id="2571" w:author="Dr Mamadou SANOGO" w:date="2023-10-27T10:33:00Z">
        <w:r w:rsidRPr="007A4AFC" w:rsidDel="0095395A">
          <w:rPr>
            <w:color w:val="000000" w:themeColor="text1"/>
            <w:szCs w:val="24"/>
            <w:rPrChange w:id="2572" w:author="Dr Mamadou SANOGO" w:date="2023-10-25T18:15:00Z">
              <w:rPr>
                <w:szCs w:val="24"/>
              </w:rPr>
            </w:rPrChange>
          </w:rPr>
          <w:delText xml:space="preserve"> </w:delText>
        </w:r>
      </w:del>
      <w:del w:id="2573" w:author="Dr Mamadou SANOGO" w:date="2023-10-27T22:52:00Z">
        <w:r w:rsidRPr="007A4AFC" w:rsidDel="00803A8B">
          <w:rPr>
            <w:color w:val="000000" w:themeColor="text1"/>
            <w:szCs w:val="24"/>
            <w:rPrChange w:id="2574" w:author="Dr Mamadou SANOGO" w:date="2023-10-25T18:15:00Z">
              <w:rPr>
                <w:szCs w:val="24"/>
              </w:rPr>
            </w:rPrChange>
          </w:rPr>
          <w:delText>donnent clairement le volume horaire de chaque UE</w:delText>
        </w:r>
      </w:del>
      <w:del w:id="2575" w:author="Dr Mamadou SANOGO" w:date="2023-10-27T10:33:00Z">
        <w:r w:rsidRPr="007A4AFC" w:rsidDel="0095395A">
          <w:rPr>
            <w:color w:val="000000" w:themeColor="text1"/>
            <w:szCs w:val="24"/>
            <w:rPrChange w:id="2576" w:author="Dr Mamadou SANOGO" w:date="2023-10-25T18:15:00Z">
              <w:rPr>
                <w:szCs w:val="24"/>
              </w:rPr>
            </w:rPrChange>
          </w:rPr>
          <w:delText xml:space="preserve"> </w:delText>
        </w:r>
      </w:del>
    </w:p>
    <w:p w14:paraId="329C4707" w14:textId="3E37972A" w:rsidR="00643698" w:rsidRPr="007A4AFC" w:rsidDel="0050424B" w:rsidRDefault="00643698">
      <w:pPr>
        <w:spacing w:line="276" w:lineRule="auto"/>
        <w:ind w:right="402"/>
        <w:rPr>
          <w:del w:id="2577" w:author="Dr Mamadou SANOGO" w:date="2023-10-27T13:44:00Z"/>
          <w:iCs/>
          <w:color w:val="000000" w:themeColor="text1"/>
          <w:szCs w:val="24"/>
          <w:lang w:val="fr-ML"/>
          <w:rPrChange w:id="2578" w:author="Dr Mamadou SANOGO" w:date="2023-10-25T18:15:00Z">
            <w:rPr>
              <w:del w:id="2579" w:author="Dr Mamadou SANOGO" w:date="2023-10-27T13:44:00Z"/>
              <w:iCs/>
              <w:color w:val="FF0000"/>
              <w:szCs w:val="24"/>
              <w:lang w:val="fr-ML"/>
            </w:rPr>
          </w:rPrChange>
        </w:rPr>
        <w:pPrChange w:id="2580" w:author="Dr Mamadou SANOGO" w:date="2023-10-27T13:44:00Z">
          <w:pPr>
            <w:spacing w:line="240" w:lineRule="auto"/>
            <w:ind w:right="402"/>
          </w:pPr>
        </w:pPrChange>
      </w:pPr>
      <w:del w:id="2581" w:author="Dr Mamadou SANOGO" w:date="2023-10-27T22:52:00Z">
        <w:r w:rsidRPr="007A4AFC" w:rsidDel="00803A8B">
          <w:rPr>
            <w:b/>
            <w:bCs/>
            <w:iCs/>
            <w:color w:val="000000" w:themeColor="text1"/>
            <w:szCs w:val="24"/>
            <w:rPrChange w:id="2582" w:author="Dr Mamadou SANOGO" w:date="2023-10-25T18:15:00Z">
              <w:rPr>
                <w:b/>
                <w:bCs/>
                <w:iCs/>
                <w:color w:val="FF0000"/>
                <w:szCs w:val="24"/>
              </w:rPr>
            </w:rPrChange>
          </w:rPr>
          <w:delText>Annexe n°</w:delText>
        </w:r>
        <w:r w:rsidR="00427351" w:rsidRPr="007A4AFC" w:rsidDel="00803A8B">
          <w:rPr>
            <w:b/>
            <w:bCs/>
            <w:iCs/>
            <w:color w:val="000000" w:themeColor="text1"/>
            <w:szCs w:val="24"/>
            <w:rPrChange w:id="2583" w:author="Dr Mamadou SANOGO" w:date="2023-10-25T18:15:00Z">
              <w:rPr>
                <w:b/>
                <w:bCs/>
                <w:iCs/>
                <w:color w:val="FF0000"/>
                <w:szCs w:val="24"/>
              </w:rPr>
            </w:rPrChange>
          </w:rPr>
          <w:delText>02</w:delText>
        </w:r>
      </w:del>
      <w:ins w:id="2584" w:author="Cauris Cosmetics" w:date="2023-10-25T14:45:00Z">
        <w:del w:id="2585" w:author="Dr Mamadou SANOGO" w:date="2023-10-27T22:52:00Z">
          <w:r w:rsidR="004974D8" w:rsidDel="00803A8B">
            <w:rPr>
              <w:b/>
              <w:bCs/>
              <w:iCs/>
              <w:color w:val="000000" w:themeColor="text1"/>
              <w:szCs w:val="24"/>
            </w:rPr>
            <w:delText>4</w:delText>
          </w:r>
        </w:del>
      </w:ins>
      <w:del w:id="2586" w:author="Dr Mamadou SANOGO" w:date="2023-10-27T22:52:00Z">
        <w:r w:rsidR="00427351" w:rsidRPr="007A4AFC" w:rsidDel="00803A8B">
          <w:rPr>
            <w:b/>
            <w:bCs/>
            <w:iCs/>
            <w:color w:val="000000" w:themeColor="text1"/>
            <w:szCs w:val="24"/>
            <w:rPrChange w:id="2587" w:author="Dr Mamadou SANOGO" w:date="2023-10-25T18:15:00Z">
              <w:rPr>
                <w:b/>
                <w:bCs/>
                <w:iCs/>
                <w:color w:val="FF0000"/>
                <w:szCs w:val="24"/>
              </w:rPr>
            </w:rPrChange>
          </w:rPr>
          <w:delText>7</w:delText>
        </w:r>
        <w:r w:rsidRPr="007A4AFC" w:rsidDel="00803A8B">
          <w:rPr>
            <w:b/>
            <w:bCs/>
            <w:iCs/>
            <w:color w:val="000000" w:themeColor="text1"/>
            <w:szCs w:val="24"/>
            <w:rPrChange w:id="2588" w:author="Dr Mamadou SANOGO" w:date="2023-10-25T18:15:00Z">
              <w:rPr>
                <w:b/>
                <w:bCs/>
                <w:iCs/>
                <w:color w:val="FF0000"/>
                <w:szCs w:val="24"/>
              </w:rPr>
            </w:rPrChange>
          </w:rPr>
          <w:delText xml:space="preserve">: </w:delText>
        </w:r>
        <w:r w:rsidRPr="0095395A" w:rsidDel="00803A8B">
          <w:rPr>
            <w:iCs/>
            <w:color w:val="000000" w:themeColor="text1"/>
            <w:szCs w:val="24"/>
            <w:lang w:val="fr-ML"/>
            <w:rPrChange w:id="2589" w:author="Dr Mamadou SANOGO" w:date="2023-10-27T10:34:00Z">
              <w:rPr>
                <w:b/>
                <w:bCs/>
                <w:iCs/>
                <w:color w:val="FF0000"/>
                <w:szCs w:val="24"/>
                <w:lang w:val="fr-ML"/>
              </w:rPr>
            </w:rPrChange>
          </w:rPr>
          <w:delText>Descriptif du syllabus</w:delText>
        </w:r>
      </w:del>
    </w:p>
    <w:p w14:paraId="305DB31B" w14:textId="75AF01E4" w:rsidR="00643698" w:rsidRPr="007A4AFC" w:rsidDel="00803A8B" w:rsidRDefault="00643698">
      <w:pPr>
        <w:spacing w:line="276" w:lineRule="auto"/>
        <w:ind w:right="402"/>
        <w:rPr>
          <w:del w:id="2590" w:author="Dr Mamadou SANOGO" w:date="2023-10-27T22:52:00Z"/>
          <w:color w:val="000000" w:themeColor="text1"/>
          <w:sz w:val="10"/>
          <w:szCs w:val="24"/>
          <w:lang w:val="fr-ML"/>
          <w:rPrChange w:id="2591" w:author="Dr Mamadou SANOGO" w:date="2023-10-25T18:15:00Z">
            <w:rPr>
              <w:del w:id="2592" w:author="Dr Mamadou SANOGO" w:date="2023-10-27T22:52:00Z"/>
              <w:sz w:val="10"/>
              <w:szCs w:val="24"/>
              <w:lang w:val="fr-ML"/>
            </w:rPr>
          </w:rPrChange>
        </w:rPr>
        <w:pPrChange w:id="2593" w:author="Dr Mamadou SANOGO" w:date="2023-10-27T13:44:00Z">
          <w:pPr>
            <w:spacing w:line="240" w:lineRule="auto"/>
            <w:ind w:left="74" w:right="474"/>
          </w:pPr>
        </w:pPrChange>
      </w:pPr>
    </w:p>
    <w:p w14:paraId="15ACEB4D" w14:textId="6A7408B2" w:rsidR="00643698" w:rsidRPr="007A4AFC" w:rsidDel="00803A8B" w:rsidRDefault="00643698">
      <w:pPr>
        <w:spacing w:line="276" w:lineRule="auto"/>
        <w:ind w:right="11"/>
        <w:rPr>
          <w:del w:id="2594" w:author="Dr Mamadou SANOGO" w:date="2023-10-27T22:52:00Z"/>
          <w:b/>
          <w:i/>
          <w:iCs/>
          <w:color w:val="000000" w:themeColor="text1"/>
          <w:szCs w:val="24"/>
        </w:rPr>
        <w:pPrChange w:id="2595" w:author="Dr Mamadou SANOGO" w:date="2023-10-27T13:44:00Z">
          <w:pPr>
            <w:spacing w:line="360" w:lineRule="auto"/>
            <w:ind w:right="11"/>
          </w:pPr>
        </w:pPrChange>
      </w:pPr>
      <w:del w:id="2596" w:author="Dr Mamadou SANOGO" w:date="2023-10-27T22:52:00Z">
        <w:r w:rsidRPr="007A4AFC" w:rsidDel="00803A8B">
          <w:rPr>
            <w:b/>
            <w:i/>
            <w:iCs/>
            <w:color w:val="000000" w:themeColor="text1"/>
            <w:szCs w:val="24"/>
          </w:rPr>
          <w:delText>Critère 5 : Les modalités de mise en stage et leur déroulement sont spécifiées</w:delText>
        </w:r>
      </w:del>
    </w:p>
    <w:p w14:paraId="25CBB04E" w14:textId="0E9E4E50" w:rsidR="00643698" w:rsidRPr="007A4AFC" w:rsidDel="00803A8B" w:rsidRDefault="00643698">
      <w:pPr>
        <w:spacing w:line="240" w:lineRule="auto"/>
        <w:ind w:right="403"/>
        <w:rPr>
          <w:del w:id="2597" w:author="Dr Mamadou SANOGO" w:date="2023-10-27T22:52:00Z"/>
          <w:iCs/>
          <w:color w:val="000000" w:themeColor="text1"/>
          <w:szCs w:val="24"/>
          <w:lang w:val="fr-ML"/>
        </w:rPr>
        <w:pPrChange w:id="2598" w:author="Dr Mamadou SANOGO" w:date="2023-10-27T20:13:00Z">
          <w:pPr>
            <w:spacing w:line="360" w:lineRule="auto"/>
            <w:ind w:right="403"/>
          </w:pPr>
        </w:pPrChange>
      </w:pPr>
      <w:del w:id="2599" w:author="Dr Mamadou SANOGO" w:date="2023-10-27T22:52:00Z">
        <w:r w:rsidRPr="007A4AFC" w:rsidDel="00803A8B">
          <w:rPr>
            <w:iCs/>
            <w:color w:val="000000" w:themeColor="text1"/>
            <w:szCs w:val="24"/>
            <w:lang w:val="fr-ML"/>
          </w:rPr>
          <w:delText xml:space="preserve">L’école dispose d’un carnet de stage contenant, en son préambule, une orientation claire sur les rôles, les responsabilités, les objectifs et les attentes pour chaque partie prenante du stage. </w:delText>
        </w:r>
      </w:del>
    </w:p>
    <w:p w14:paraId="74E3E731" w14:textId="4A705592" w:rsidR="00643698" w:rsidRPr="003A18E5" w:rsidDel="0050424B" w:rsidRDefault="00643698">
      <w:pPr>
        <w:spacing w:line="240" w:lineRule="auto"/>
        <w:rPr>
          <w:del w:id="2600" w:author="Dr Mamadou SANOGO" w:date="2023-10-27T13:44:00Z"/>
          <w:iCs/>
          <w:color w:val="000000" w:themeColor="text1"/>
          <w:szCs w:val="24"/>
          <w:lang w:val="fr-ML"/>
          <w:rPrChange w:id="2601" w:author="Dr Mamadou SANOGO" w:date="2023-10-26T13:17:00Z">
            <w:rPr>
              <w:del w:id="2602" w:author="Dr Mamadou SANOGO" w:date="2023-10-27T13:44:00Z"/>
              <w:b/>
              <w:bCs/>
              <w:iCs/>
              <w:color w:val="00B050"/>
              <w:szCs w:val="24"/>
              <w:lang w:val="fr-ML"/>
            </w:rPr>
          </w:rPrChange>
        </w:rPr>
        <w:pPrChange w:id="2603" w:author="Dr Mamadou SANOGO" w:date="2023-10-27T20:13:00Z">
          <w:pPr/>
        </w:pPrChange>
      </w:pPr>
      <w:del w:id="2604" w:author="Dr Mamadou SANOGO" w:date="2023-10-27T22:52:00Z">
        <w:r w:rsidRPr="007A4AFC" w:rsidDel="00803A8B">
          <w:rPr>
            <w:b/>
            <w:bCs/>
            <w:iCs/>
            <w:color w:val="000000" w:themeColor="text1"/>
            <w:szCs w:val="24"/>
            <w:rPrChange w:id="2605" w:author="Dr Mamadou SANOGO" w:date="2023-10-25T18:15:00Z">
              <w:rPr>
                <w:b/>
                <w:bCs/>
                <w:iCs/>
                <w:color w:val="00B050"/>
                <w:szCs w:val="24"/>
              </w:rPr>
            </w:rPrChange>
          </w:rPr>
          <w:delText>Annexe n°</w:delText>
        </w:r>
        <w:r w:rsidR="00427351" w:rsidRPr="007A4AFC" w:rsidDel="00803A8B">
          <w:rPr>
            <w:b/>
            <w:bCs/>
            <w:iCs/>
            <w:color w:val="000000" w:themeColor="text1"/>
            <w:szCs w:val="24"/>
            <w:rPrChange w:id="2606" w:author="Dr Mamadou SANOGO" w:date="2023-10-25T18:15:00Z">
              <w:rPr>
                <w:b/>
                <w:bCs/>
                <w:iCs/>
                <w:color w:val="00B050"/>
                <w:szCs w:val="24"/>
              </w:rPr>
            </w:rPrChange>
          </w:rPr>
          <w:delText>01</w:delText>
        </w:r>
      </w:del>
      <w:ins w:id="2607" w:author="Cauris Cosmetics" w:date="2023-10-25T14:45:00Z">
        <w:del w:id="2608" w:author="Dr Mamadou SANOGO" w:date="2023-10-27T22:52:00Z">
          <w:r w:rsidR="004974D8" w:rsidDel="00803A8B">
            <w:rPr>
              <w:b/>
              <w:bCs/>
              <w:iCs/>
              <w:color w:val="000000" w:themeColor="text1"/>
              <w:szCs w:val="24"/>
            </w:rPr>
            <w:delText>2</w:delText>
          </w:r>
        </w:del>
      </w:ins>
      <w:del w:id="2609" w:author="Dr Mamadou SANOGO" w:date="2023-10-27T22:52:00Z">
        <w:r w:rsidR="00427351" w:rsidRPr="007A4AFC" w:rsidDel="00803A8B">
          <w:rPr>
            <w:b/>
            <w:bCs/>
            <w:iCs/>
            <w:color w:val="000000" w:themeColor="text1"/>
            <w:szCs w:val="24"/>
            <w:rPrChange w:id="2610" w:author="Dr Mamadou SANOGO" w:date="2023-10-25T18:15:00Z">
              <w:rPr>
                <w:b/>
                <w:bCs/>
                <w:iCs/>
                <w:color w:val="00B050"/>
                <w:szCs w:val="24"/>
              </w:rPr>
            </w:rPrChange>
          </w:rPr>
          <w:delText>3</w:delText>
        </w:r>
        <w:r w:rsidRPr="007A4AFC" w:rsidDel="00803A8B">
          <w:rPr>
            <w:b/>
            <w:bCs/>
            <w:iCs/>
            <w:color w:val="000000" w:themeColor="text1"/>
            <w:szCs w:val="24"/>
            <w:rPrChange w:id="2611" w:author="Dr Mamadou SANOGO" w:date="2023-10-25T18:15:00Z">
              <w:rPr>
                <w:b/>
                <w:bCs/>
                <w:iCs/>
                <w:color w:val="00B050"/>
                <w:szCs w:val="24"/>
              </w:rPr>
            </w:rPrChange>
          </w:rPr>
          <w:delText xml:space="preserve">: </w:delText>
        </w:r>
        <w:r w:rsidR="00427351" w:rsidRPr="003A18E5" w:rsidDel="00803A8B">
          <w:rPr>
            <w:iCs/>
            <w:color w:val="000000" w:themeColor="text1"/>
            <w:szCs w:val="24"/>
            <w:lang w:val="fr-ML"/>
            <w:rPrChange w:id="2612" w:author="Dr Mamadou SANOGO" w:date="2023-10-26T13:17:00Z">
              <w:rPr>
                <w:b/>
                <w:bCs/>
                <w:iCs/>
                <w:color w:val="00B050"/>
                <w:szCs w:val="24"/>
                <w:lang w:val="fr-ML"/>
              </w:rPr>
            </w:rPrChange>
          </w:rPr>
          <w:delText>Conventions de partenariats avec certains organismes du monde socioprofessionnel</w:delText>
        </w:r>
      </w:del>
    </w:p>
    <w:p w14:paraId="66292794" w14:textId="528F8BC5" w:rsidR="00643698" w:rsidRPr="007A4AFC" w:rsidDel="00803A8B" w:rsidRDefault="00643698">
      <w:pPr>
        <w:spacing w:line="240" w:lineRule="auto"/>
        <w:rPr>
          <w:del w:id="2613" w:author="Dr Mamadou SANOGO" w:date="2023-10-27T22:52:00Z"/>
          <w:color w:val="000000" w:themeColor="text1"/>
          <w:sz w:val="8"/>
          <w:szCs w:val="24"/>
          <w:lang w:val="fr-ML"/>
          <w:rPrChange w:id="2614" w:author="Dr Mamadou SANOGO" w:date="2023-10-25T18:15:00Z">
            <w:rPr>
              <w:del w:id="2615" w:author="Dr Mamadou SANOGO" w:date="2023-10-27T22:52:00Z"/>
              <w:color w:val="000000"/>
              <w:sz w:val="8"/>
              <w:szCs w:val="24"/>
              <w:lang w:val="fr-ML"/>
            </w:rPr>
          </w:rPrChange>
        </w:rPr>
        <w:pPrChange w:id="2616" w:author="Dr Mamadou SANOGO" w:date="2023-10-27T20:13:00Z">
          <w:pPr>
            <w:widowControl w:val="0"/>
            <w:autoSpaceDE w:val="0"/>
            <w:autoSpaceDN w:val="0"/>
            <w:adjustRightInd w:val="0"/>
            <w:spacing w:line="240" w:lineRule="auto"/>
            <w:ind w:right="9"/>
          </w:pPr>
        </w:pPrChange>
      </w:pPr>
    </w:p>
    <w:p w14:paraId="53E03E71" w14:textId="60282B65" w:rsidR="00643698" w:rsidRPr="007A4AFC" w:rsidDel="00803A8B" w:rsidRDefault="00643698">
      <w:pPr>
        <w:spacing w:line="240" w:lineRule="auto"/>
        <w:ind w:right="11"/>
        <w:rPr>
          <w:del w:id="2617" w:author="Dr Mamadou SANOGO" w:date="2023-10-27T22:52:00Z"/>
          <w:b/>
          <w:color w:val="000000" w:themeColor="text1"/>
          <w:szCs w:val="24"/>
        </w:rPr>
        <w:pPrChange w:id="2618" w:author="Dr Mamadou SANOGO" w:date="2023-10-27T20:13:00Z">
          <w:pPr>
            <w:spacing w:line="360" w:lineRule="auto"/>
            <w:ind w:right="11"/>
          </w:pPr>
        </w:pPrChange>
      </w:pPr>
      <w:bookmarkStart w:id="2619" w:name="_Toc145944513"/>
      <w:del w:id="2620" w:author="Dr Mamadou SANOGO" w:date="2023-10-27T22:52:00Z">
        <w:r w:rsidRPr="007A4AFC" w:rsidDel="00803A8B">
          <w:rPr>
            <w:b/>
            <w:color w:val="000000" w:themeColor="text1"/>
            <w:szCs w:val="24"/>
          </w:rPr>
          <w:delText>Référence 2 : Une équipe pédagogique compétente est mise en place et son organisation est définie</w:delText>
        </w:r>
        <w:bookmarkEnd w:id="2619"/>
      </w:del>
    </w:p>
    <w:p w14:paraId="5CC8618C" w14:textId="02F90CCF" w:rsidR="00643698" w:rsidRPr="007A4AFC" w:rsidDel="00803A8B" w:rsidRDefault="00643698">
      <w:pPr>
        <w:spacing w:line="240" w:lineRule="auto"/>
        <w:ind w:right="402"/>
        <w:rPr>
          <w:del w:id="2621" w:author="Dr Mamadou SANOGO" w:date="2023-10-27T22:52:00Z"/>
          <w:iCs/>
          <w:color w:val="000000" w:themeColor="text1"/>
          <w:szCs w:val="24"/>
          <w:lang w:val="fr-ML"/>
        </w:rPr>
        <w:pPrChange w:id="2622" w:author="Dr Mamadou SANOGO" w:date="2023-10-27T20:13:00Z">
          <w:pPr>
            <w:spacing w:line="360" w:lineRule="auto"/>
            <w:ind w:right="402"/>
          </w:pPr>
        </w:pPrChange>
      </w:pPr>
      <w:del w:id="2623" w:author="Dr Mamadou SANOGO" w:date="2023-10-27T22:52:00Z">
        <w:r w:rsidRPr="007A4AFC" w:rsidDel="00803A8B">
          <w:rPr>
            <w:iCs/>
            <w:color w:val="000000" w:themeColor="text1"/>
            <w:szCs w:val="24"/>
            <w:lang w:val="fr-ML"/>
          </w:rPr>
          <w:delTex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delText>
        </w:r>
      </w:del>
    </w:p>
    <w:p w14:paraId="0E53124D" w14:textId="276D004C" w:rsidR="00643698" w:rsidRPr="007A4AFC" w:rsidDel="00803A8B" w:rsidRDefault="00643698">
      <w:pPr>
        <w:widowControl w:val="0"/>
        <w:autoSpaceDE w:val="0"/>
        <w:autoSpaceDN w:val="0"/>
        <w:adjustRightInd w:val="0"/>
        <w:spacing w:line="240" w:lineRule="auto"/>
        <w:ind w:right="9"/>
        <w:rPr>
          <w:del w:id="2624" w:author="Dr Mamadou SANOGO" w:date="2023-10-27T22:52:00Z"/>
          <w:color w:val="000000" w:themeColor="text1"/>
          <w:sz w:val="10"/>
          <w:szCs w:val="24"/>
          <w:lang w:val="fr-ML"/>
          <w:rPrChange w:id="2625" w:author="Dr Mamadou SANOGO" w:date="2023-10-25T18:15:00Z">
            <w:rPr>
              <w:del w:id="2626" w:author="Dr Mamadou SANOGO" w:date="2023-10-27T22:52:00Z"/>
              <w:color w:val="000000"/>
              <w:sz w:val="10"/>
              <w:szCs w:val="24"/>
              <w:lang w:val="fr-ML"/>
            </w:rPr>
          </w:rPrChange>
        </w:rPr>
        <w:pPrChange w:id="2627" w:author="Dr Mamadou SANOGO" w:date="2023-10-27T20:13:00Z">
          <w:pPr>
            <w:widowControl w:val="0"/>
            <w:autoSpaceDE w:val="0"/>
            <w:autoSpaceDN w:val="0"/>
            <w:adjustRightInd w:val="0"/>
            <w:spacing w:line="360" w:lineRule="auto"/>
            <w:ind w:right="9"/>
          </w:pPr>
        </w:pPrChange>
      </w:pPr>
    </w:p>
    <w:p w14:paraId="23F1D0AB" w14:textId="76001672" w:rsidR="00643698" w:rsidRPr="007A4AFC" w:rsidDel="00803A8B" w:rsidRDefault="00643698">
      <w:pPr>
        <w:spacing w:line="240" w:lineRule="auto"/>
        <w:ind w:right="11"/>
        <w:rPr>
          <w:del w:id="2628" w:author="Dr Mamadou SANOGO" w:date="2023-10-27T22:52:00Z"/>
          <w:b/>
          <w:i/>
          <w:iCs/>
          <w:color w:val="000000" w:themeColor="text1"/>
          <w:szCs w:val="24"/>
        </w:rPr>
        <w:pPrChange w:id="2629" w:author="Dr Mamadou SANOGO" w:date="2023-10-27T20:13:00Z">
          <w:pPr>
            <w:spacing w:line="360" w:lineRule="auto"/>
            <w:ind w:right="11"/>
          </w:pPr>
        </w:pPrChange>
      </w:pPr>
      <w:del w:id="2630" w:author="Dr Mamadou SANOGO" w:date="2023-10-27T22:52:00Z">
        <w:r w:rsidRPr="007A4AFC" w:rsidDel="00803A8B">
          <w:rPr>
            <w:b/>
            <w:i/>
            <w:iCs/>
            <w:color w:val="000000" w:themeColor="text1"/>
            <w:szCs w:val="24"/>
          </w:rPr>
          <w:delText>Critère 1 : Les enseignants-chercheurs sont clairement identifiés et leurs compétences sont en adéquation avec les enseignements qui leur sont confiés</w:delText>
        </w:r>
      </w:del>
    </w:p>
    <w:p w14:paraId="0EDEE88C" w14:textId="5B47032B" w:rsidR="00643698" w:rsidRPr="007A4AFC" w:rsidDel="00803A8B" w:rsidRDefault="00643698">
      <w:pPr>
        <w:spacing w:line="240" w:lineRule="auto"/>
        <w:ind w:right="402"/>
        <w:rPr>
          <w:del w:id="2631" w:author="Dr Mamadou SANOGO" w:date="2023-10-27T22:52:00Z"/>
          <w:iCs/>
          <w:color w:val="000000" w:themeColor="text1"/>
          <w:szCs w:val="24"/>
          <w:lang w:val="fr-ML"/>
        </w:rPr>
        <w:pPrChange w:id="2632" w:author="Dr Mamadou SANOGO" w:date="2023-10-27T20:13:00Z">
          <w:pPr>
            <w:spacing w:line="360" w:lineRule="auto"/>
            <w:ind w:right="402"/>
          </w:pPr>
        </w:pPrChange>
      </w:pPr>
      <w:del w:id="2633" w:author="Dr Mamadou SANOGO" w:date="2023-10-27T22:52:00Z">
        <w:r w:rsidRPr="007A4AFC" w:rsidDel="00803A8B">
          <w:rPr>
            <w:iCs/>
            <w:color w:val="000000" w:themeColor="text1"/>
            <w:szCs w:val="24"/>
            <w:lang w:val="fr-ML"/>
          </w:rPr>
          <w:delTex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delText>
        </w:r>
      </w:del>
    </w:p>
    <w:p w14:paraId="188BEDB9" w14:textId="1836F1D2" w:rsidR="00643698" w:rsidRPr="007A4AFC" w:rsidDel="00803A8B" w:rsidRDefault="00643698">
      <w:pPr>
        <w:spacing w:line="240" w:lineRule="auto"/>
        <w:ind w:right="402"/>
        <w:rPr>
          <w:del w:id="2634" w:author="Dr Mamadou SANOGO" w:date="2023-10-27T22:52:00Z"/>
          <w:iCs/>
          <w:color w:val="000000" w:themeColor="text1"/>
          <w:szCs w:val="24"/>
          <w:lang w:val="fr-ML"/>
          <w:rPrChange w:id="2635" w:author="Dr Mamadou SANOGO" w:date="2023-10-25T18:15:00Z">
            <w:rPr>
              <w:del w:id="2636" w:author="Dr Mamadou SANOGO" w:date="2023-10-27T22:52:00Z"/>
              <w:iCs/>
              <w:color w:val="FF0000"/>
              <w:szCs w:val="24"/>
              <w:lang w:val="fr-ML"/>
            </w:rPr>
          </w:rPrChange>
        </w:rPr>
      </w:pPr>
      <w:del w:id="2637" w:author="Dr Mamadou SANOGO" w:date="2023-10-27T22:52:00Z">
        <w:r w:rsidRPr="007A4AFC" w:rsidDel="00803A8B">
          <w:rPr>
            <w:b/>
            <w:bCs/>
            <w:iCs/>
            <w:color w:val="000000" w:themeColor="text1"/>
            <w:szCs w:val="24"/>
            <w:rPrChange w:id="2638" w:author="Dr Mamadou SANOGO" w:date="2023-10-25T18:15:00Z">
              <w:rPr>
                <w:b/>
                <w:bCs/>
                <w:iCs/>
                <w:color w:val="FF0000"/>
                <w:szCs w:val="24"/>
              </w:rPr>
            </w:rPrChange>
          </w:rPr>
          <w:delText>Annexe n°</w:delText>
        </w:r>
        <w:r w:rsidR="00100CE6" w:rsidRPr="007A4AFC" w:rsidDel="00803A8B">
          <w:rPr>
            <w:b/>
            <w:bCs/>
            <w:iCs/>
            <w:color w:val="000000" w:themeColor="text1"/>
            <w:szCs w:val="24"/>
            <w:rPrChange w:id="2639" w:author="Dr Mamadou SANOGO" w:date="2023-10-25T18:15:00Z">
              <w:rPr>
                <w:b/>
                <w:bCs/>
                <w:iCs/>
                <w:color w:val="FF0000"/>
                <w:szCs w:val="24"/>
              </w:rPr>
            </w:rPrChange>
          </w:rPr>
          <w:delText>028</w:delText>
        </w:r>
        <w:r w:rsidRPr="007A4AFC" w:rsidDel="00803A8B">
          <w:rPr>
            <w:b/>
            <w:bCs/>
            <w:iCs/>
            <w:color w:val="000000" w:themeColor="text1"/>
            <w:szCs w:val="24"/>
            <w:rPrChange w:id="2640"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41" w:author="Dr Mamadou SANOGO" w:date="2023-10-25T18:15:00Z">
              <w:rPr>
                <w:b/>
                <w:bCs/>
                <w:iCs/>
                <w:color w:val="FF0000"/>
                <w:szCs w:val="24"/>
                <w:lang w:val="fr-ML"/>
              </w:rPr>
            </w:rPrChange>
          </w:rPr>
          <w:delText>CV des enseignants chercheurs</w:delText>
        </w:r>
        <w:r w:rsidR="00100CE6" w:rsidRPr="007A4AFC" w:rsidDel="00803A8B">
          <w:rPr>
            <w:b/>
            <w:bCs/>
            <w:iCs/>
            <w:color w:val="000000" w:themeColor="text1"/>
            <w:szCs w:val="24"/>
            <w:lang w:val="fr-ML"/>
          </w:rPr>
          <w:delText>(Dr SANOGO)</w:delText>
        </w:r>
      </w:del>
    </w:p>
    <w:p w14:paraId="4B2B81C9" w14:textId="0EE7BEC3" w:rsidR="00643698" w:rsidRPr="007A4AFC" w:rsidDel="00803A8B" w:rsidRDefault="00643698">
      <w:pPr>
        <w:spacing w:line="240" w:lineRule="auto"/>
        <w:ind w:right="402"/>
        <w:rPr>
          <w:del w:id="2642" w:author="Dr Mamadou SANOGO" w:date="2023-10-27T22:52:00Z"/>
          <w:color w:val="000000" w:themeColor="text1"/>
          <w:sz w:val="10"/>
          <w:szCs w:val="24"/>
          <w:lang w:val="fr-ML"/>
          <w:rPrChange w:id="2643" w:author="Dr Mamadou SANOGO" w:date="2023-10-25T18:15:00Z">
            <w:rPr>
              <w:del w:id="2644" w:author="Dr Mamadou SANOGO" w:date="2023-10-27T22:52:00Z"/>
              <w:color w:val="000000"/>
              <w:sz w:val="10"/>
              <w:szCs w:val="24"/>
              <w:lang w:val="fr-ML"/>
            </w:rPr>
          </w:rPrChange>
        </w:rPr>
        <w:pPrChange w:id="2645" w:author="Dr Mamadou SANOGO" w:date="2023-10-27T20:13:00Z">
          <w:pPr>
            <w:widowControl w:val="0"/>
            <w:autoSpaceDE w:val="0"/>
            <w:autoSpaceDN w:val="0"/>
            <w:adjustRightInd w:val="0"/>
            <w:spacing w:line="360" w:lineRule="auto"/>
            <w:ind w:right="9"/>
          </w:pPr>
        </w:pPrChange>
      </w:pPr>
    </w:p>
    <w:p w14:paraId="5F1EE2F8" w14:textId="2A7207BA" w:rsidR="00643698" w:rsidRPr="007A4AFC" w:rsidDel="00803A8B" w:rsidRDefault="00643698">
      <w:pPr>
        <w:spacing w:line="240" w:lineRule="auto"/>
        <w:ind w:right="11"/>
        <w:rPr>
          <w:del w:id="2646" w:author="Dr Mamadou SANOGO" w:date="2023-10-27T22:52:00Z"/>
          <w:b/>
          <w:i/>
          <w:iCs/>
          <w:color w:val="000000" w:themeColor="text1"/>
          <w:szCs w:val="24"/>
        </w:rPr>
        <w:pPrChange w:id="2647" w:author="Dr Mamadou SANOGO" w:date="2023-10-27T20:13:00Z">
          <w:pPr>
            <w:spacing w:line="360" w:lineRule="auto"/>
            <w:ind w:right="11"/>
          </w:pPr>
        </w:pPrChange>
      </w:pPr>
      <w:del w:id="2648" w:author="Dr Mamadou SANOGO" w:date="2023-10-27T22:52:00Z">
        <w:r w:rsidRPr="007A4AFC" w:rsidDel="00803A8B">
          <w:rPr>
            <w:b/>
            <w:i/>
            <w:iCs/>
            <w:color w:val="000000" w:themeColor="text1"/>
            <w:szCs w:val="24"/>
          </w:rPr>
          <w:delText>Critère 2 : Le rôle et les responsabilités des membres de l’équipe pédagogique sont clairement définis</w:delText>
        </w:r>
      </w:del>
    </w:p>
    <w:p w14:paraId="3EF633F6" w14:textId="3D0544DD" w:rsidR="00643698" w:rsidRPr="007A4AFC" w:rsidDel="00803A8B" w:rsidRDefault="00643698">
      <w:pPr>
        <w:spacing w:line="240" w:lineRule="auto"/>
        <w:ind w:right="402"/>
        <w:rPr>
          <w:del w:id="2649" w:author="Dr Mamadou SANOGO" w:date="2023-10-27T22:52:00Z"/>
          <w:iCs/>
          <w:color w:val="000000" w:themeColor="text1"/>
          <w:szCs w:val="24"/>
          <w:lang w:val="fr-ML"/>
        </w:rPr>
        <w:pPrChange w:id="2650" w:author="Dr Mamadou SANOGO" w:date="2023-10-27T20:13:00Z">
          <w:pPr>
            <w:spacing w:line="360" w:lineRule="auto"/>
            <w:ind w:right="402"/>
          </w:pPr>
        </w:pPrChange>
      </w:pPr>
      <w:del w:id="2651" w:author="Dr Mamadou SANOGO" w:date="2023-10-27T22:52:00Z">
        <w:r w:rsidRPr="007A4AFC" w:rsidDel="00803A8B">
          <w:rPr>
            <w:iCs/>
            <w:color w:val="000000" w:themeColor="text1"/>
            <w:szCs w:val="24"/>
            <w:lang w:val="fr-ML"/>
          </w:rPr>
          <w:delText>Avant de lancer les recrutements, l’école fait d’abord une analyse des compétences et des besoins, c’est à partir de cette analyse, qu’elle élabore la fiche des différents profils.</w:delText>
        </w:r>
      </w:del>
      <w:del w:id="2652" w:author="Dr Mamadou SANOGO" w:date="2023-10-27T10:37:00Z">
        <w:r w:rsidRPr="007A4AFC" w:rsidDel="0095395A">
          <w:rPr>
            <w:iCs/>
            <w:color w:val="000000" w:themeColor="text1"/>
            <w:szCs w:val="24"/>
            <w:lang w:val="fr-ML"/>
          </w:rPr>
          <w:delText xml:space="preserve"> Le contrat de prestation de service définit le rôle de chaque membre de l’équipe pédagogique.</w:delText>
        </w:r>
      </w:del>
    </w:p>
    <w:p w14:paraId="0634457A" w14:textId="502C7403" w:rsidR="00643698" w:rsidRPr="007A4AFC" w:rsidDel="00803A8B" w:rsidRDefault="00643698">
      <w:pPr>
        <w:spacing w:line="240" w:lineRule="auto"/>
        <w:ind w:right="402"/>
        <w:rPr>
          <w:del w:id="2653" w:author="Dr Mamadou SANOGO" w:date="2023-10-27T22:52:00Z"/>
          <w:b/>
          <w:bCs/>
          <w:iCs/>
          <w:color w:val="000000" w:themeColor="text1"/>
          <w:szCs w:val="24"/>
          <w:lang w:val="fr-ML"/>
          <w:rPrChange w:id="2654" w:author="Dr Mamadou SANOGO" w:date="2023-10-25T18:15:00Z">
            <w:rPr>
              <w:del w:id="2655" w:author="Dr Mamadou SANOGO" w:date="2023-10-27T22:52:00Z"/>
              <w:b/>
              <w:bCs/>
              <w:iCs/>
              <w:color w:val="FF0000"/>
              <w:szCs w:val="24"/>
              <w:lang w:val="fr-ML"/>
            </w:rPr>
          </w:rPrChange>
        </w:rPr>
      </w:pPr>
      <w:del w:id="2656" w:author="Dr Mamadou SANOGO" w:date="2023-10-27T22:52:00Z">
        <w:r w:rsidRPr="007A4AFC" w:rsidDel="00803A8B">
          <w:rPr>
            <w:b/>
            <w:bCs/>
            <w:iCs/>
            <w:color w:val="000000" w:themeColor="text1"/>
            <w:szCs w:val="24"/>
            <w:rPrChange w:id="2657"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58" w:author="Dr Mamadou SANOGO" w:date="2023-10-25T18:15:00Z">
              <w:rPr>
                <w:b/>
                <w:bCs/>
                <w:iCs/>
                <w:color w:val="FF0000"/>
                <w:szCs w:val="24"/>
              </w:rPr>
            </w:rPrChange>
          </w:rPr>
          <w:delText>029</w:delText>
        </w:r>
        <w:r w:rsidRPr="007A4AFC" w:rsidDel="00803A8B">
          <w:rPr>
            <w:b/>
            <w:bCs/>
            <w:iCs/>
            <w:color w:val="000000" w:themeColor="text1"/>
            <w:szCs w:val="24"/>
            <w:rPrChange w:id="2659"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0" w:author="Dr Mamadou SANOGO" w:date="2023-10-25T18:15:00Z">
              <w:rPr>
                <w:b/>
                <w:bCs/>
                <w:iCs/>
                <w:color w:val="FF0000"/>
                <w:szCs w:val="24"/>
                <w:lang w:val="fr-ML"/>
              </w:rPr>
            </w:rPrChange>
          </w:rPr>
          <w:delText>fiche de postes</w:delText>
        </w:r>
      </w:del>
    </w:p>
    <w:p w14:paraId="1E5A1C62" w14:textId="4F9DE906" w:rsidR="00643698" w:rsidRPr="007A4AFC" w:rsidDel="00803A8B" w:rsidRDefault="00643698">
      <w:pPr>
        <w:spacing w:line="240" w:lineRule="auto"/>
        <w:ind w:right="402"/>
        <w:rPr>
          <w:del w:id="2661" w:author="Dr Mamadou SANOGO" w:date="2023-10-27T22:52:00Z"/>
          <w:iCs/>
          <w:color w:val="000000" w:themeColor="text1"/>
          <w:szCs w:val="24"/>
          <w:lang w:val="fr-ML"/>
          <w:rPrChange w:id="2662" w:author="Dr Mamadou SANOGO" w:date="2023-10-25T18:15:00Z">
            <w:rPr>
              <w:del w:id="2663" w:author="Dr Mamadou SANOGO" w:date="2023-10-27T22:52:00Z"/>
              <w:iCs/>
              <w:color w:val="FF0000"/>
              <w:szCs w:val="24"/>
              <w:lang w:val="fr-ML"/>
            </w:rPr>
          </w:rPrChange>
        </w:rPr>
      </w:pPr>
      <w:del w:id="2664" w:author="Dr Mamadou SANOGO" w:date="2023-10-27T22:52:00Z">
        <w:r w:rsidRPr="007A4AFC" w:rsidDel="00803A8B">
          <w:rPr>
            <w:b/>
            <w:bCs/>
            <w:iCs/>
            <w:color w:val="000000" w:themeColor="text1"/>
            <w:szCs w:val="24"/>
            <w:rPrChange w:id="2665"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66" w:author="Dr Mamadou SANOGO" w:date="2023-10-25T18:15:00Z">
              <w:rPr>
                <w:b/>
                <w:bCs/>
                <w:iCs/>
                <w:color w:val="FF0000"/>
                <w:szCs w:val="24"/>
              </w:rPr>
            </w:rPrChange>
          </w:rPr>
          <w:delText>030</w:delText>
        </w:r>
        <w:r w:rsidRPr="007A4AFC" w:rsidDel="00803A8B">
          <w:rPr>
            <w:b/>
            <w:bCs/>
            <w:iCs/>
            <w:color w:val="000000" w:themeColor="text1"/>
            <w:szCs w:val="24"/>
            <w:rPrChange w:id="2667"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8" w:author="Dr Mamadou SANOGO" w:date="2023-10-25T18:15:00Z">
              <w:rPr>
                <w:b/>
                <w:bCs/>
                <w:iCs/>
                <w:color w:val="FF0000"/>
                <w:szCs w:val="24"/>
                <w:lang w:val="fr-ML"/>
              </w:rPr>
            </w:rPrChange>
          </w:rPr>
          <w:delText>Contrat de prestation</w:delText>
        </w:r>
      </w:del>
    </w:p>
    <w:p w14:paraId="01FFA4E3" w14:textId="78015847" w:rsidR="00643698" w:rsidRPr="007A4AFC" w:rsidDel="00803A8B" w:rsidRDefault="00643698">
      <w:pPr>
        <w:spacing w:line="240" w:lineRule="auto"/>
        <w:ind w:right="402"/>
        <w:rPr>
          <w:del w:id="2669" w:author="Dr Mamadou SANOGO" w:date="2023-10-27T22:52:00Z"/>
          <w:b/>
          <w:bCs/>
          <w:iCs/>
          <w:color w:val="000000" w:themeColor="text1"/>
          <w:szCs w:val="24"/>
          <w:lang w:val="fr-ML"/>
        </w:rPr>
        <w:pPrChange w:id="2670" w:author="Dr Mamadou SANOGO" w:date="2023-10-27T20:13:00Z">
          <w:pPr>
            <w:spacing w:line="360" w:lineRule="auto"/>
            <w:ind w:right="402"/>
          </w:pPr>
        </w:pPrChange>
      </w:pPr>
    </w:p>
    <w:p w14:paraId="47653E4E" w14:textId="5753B88A" w:rsidR="00643698" w:rsidRPr="007A4AFC" w:rsidDel="00803A8B" w:rsidRDefault="00643698">
      <w:pPr>
        <w:spacing w:line="240" w:lineRule="auto"/>
        <w:ind w:right="11"/>
        <w:rPr>
          <w:del w:id="2671" w:author="Dr Mamadou SANOGO" w:date="2023-10-27T22:52:00Z"/>
          <w:b/>
          <w:i/>
          <w:iCs/>
          <w:color w:val="000000" w:themeColor="text1"/>
          <w:szCs w:val="24"/>
        </w:rPr>
        <w:pPrChange w:id="2672" w:author="Dr Mamadou SANOGO" w:date="2023-10-27T20:13:00Z">
          <w:pPr>
            <w:spacing w:line="360" w:lineRule="auto"/>
            <w:ind w:right="11"/>
          </w:pPr>
        </w:pPrChange>
      </w:pPr>
      <w:del w:id="2673" w:author="Dr Mamadou SANOGO" w:date="2023-10-27T22:52:00Z">
        <w:r w:rsidRPr="007A4AFC" w:rsidDel="00803A8B">
          <w:rPr>
            <w:b/>
            <w:i/>
            <w:iCs/>
            <w:color w:val="000000" w:themeColor="text1"/>
            <w:szCs w:val="24"/>
          </w:rPr>
          <w:delText xml:space="preserve">Critère 3 : La part des enseignements confiés à des intervenants extérieurs issus du monde </w:delText>
        </w:r>
      </w:del>
      <w:del w:id="2674" w:author="Dr Mamadou SANOGO" w:date="2023-10-27T10:37:00Z">
        <w:r w:rsidRPr="007A4AFC" w:rsidDel="00EB7ACA">
          <w:rPr>
            <w:b/>
            <w:i/>
            <w:iCs/>
            <w:color w:val="000000" w:themeColor="text1"/>
            <w:szCs w:val="24"/>
          </w:rPr>
          <w:delText>industriel</w:delText>
        </w:r>
      </w:del>
      <w:del w:id="2675" w:author="Dr Mamadou SANOGO" w:date="2023-10-27T22:52:00Z">
        <w:r w:rsidRPr="007A4AFC" w:rsidDel="00803A8B">
          <w:rPr>
            <w:b/>
            <w:i/>
            <w:iCs/>
            <w:color w:val="000000" w:themeColor="text1"/>
            <w:szCs w:val="24"/>
          </w:rPr>
          <w:delText>,</w:delText>
        </w:r>
      </w:del>
      <w:del w:id="2676" w:author="Dr Mamadou SANOGO" w:date="2023-10-27T10:38:00Z">
        <w:r w:rsidRPr="007A4AFC" w:rsidDel="00EB7ACA">
          <w:rPr>
            <w:b/>
            <w:i/>
            <w:iCs/>
            <w:color w:val="000000" w:themeColor="text1"/>
            <w:szCs w:val="24"/>
          </w:rPr>
          <w:delText xml:space="preserve"> s</w:delText>
        </w:r>
      </w:del>
      <w:del w:id="2677" w:author="Dr Mamadou SANOGO" w:date="2023-10-27T10:37:00Z">
        <w:r w:rsidRPr="007A4AFC" w:rsidDel="00EB7ACA">
          <w:rPr>
            <w:b/>
            <w:i/>
            <w:iCs/>
            <w:color w:val="000000" w:themeColor="text1"/>
            <w:szCs w:val="24"/>
          </w:rPr>
          <w:delText>ocioéconomique ou culturel</w:delText>
        </w:r>
      </w:del>
      <w:del w:id="2678" w:author="Dr Mamadou SANOGO" w:date="2023-10-27T22:52:00Z">
        <w:r w:rsidRPr="007A4AFC" w:rsidDel="00803A8B">
          <w:rPr>
            <w:b/>
            <w:i/>
            <w:iCs/>
            <w:color w:val="000000" w:themeColor="text1"/>
            <w:szCs w:val="24"/>
          </w:rPr>
          <w:delText xml:space="preserve"> est en accord avec la finalité de la formation</w:delText>
        </w:r>
      </w:del>
    </w:p>
    <w:p w14:paraId="692F118B" w14:textId="213E0514" w:rsidR="007B4438" w:rsidRPr="00EE103B" w:rsidDel="00803A8B" w:rsidRDefault="00643698">
      <w:pPr>
        <w:spacing w:line="240" w:lineRule="auto"/>
        <w:ind w:right="403"/>
        <w:rPr>
          <w:del w:id="2679" w:author="Dr Mamadou SANOGO" w:date="2023-10-27T22:52:00Z"/>
          <w:iCs/>
          <w:color w:val="000000" w:themeColor="text1"/>
          <w:szCs w:val="24"/>
          <w:lang w:val="fr-ML"/>
          <w:rPrChange w:id="2680" w:author="Dr Mamadou SANOGO" w:date="2023-10-27T22:29:00Z">
            <w:rPr>
              <w:del w:id="2681" w:author="Dr Mamadou SANOGO" w:date="2023-10-27T22:52:00Z"/>
              <w:b/>
              <w:bCs/>
              <w:iCs/>
              <w:color w:val="000000" w:themeColor="text1"/>
              <w:szCs w:val="24"/>
              <w:lang w:val="fr-ML"/>
            </w:rPr>
          </w:rPrChange>
        </w:rPr>
        <w:pPrChange w:id="2682" w:author="Dr Mamadou SANOGO" w:date="2023-10-27T20:13:00Z">
          <w:pPr>
            <w:spacing w:line="360" w:lineRule="auto"/>
            <w:ind w:right="403"/>
          </w:pPr>
        </w:pPrChange>
      </w:pPr>
      <w:del w:id="2683" w:author="Dr Mamadou SANOGO" w:date="2023-10-27T22:52:00Z">
        <w:r w:rsidRPr="007A4AFC" w:rsidDel="00803A8B">
          <w:rPr>
            <w:iCs/>
            <w:color w:val="000000" w:themeColor="text1"/>
            <w:szCs w:val="24"/>
            <w:lang w:val="fr-ML"/>
          </w:rPr>
          <w:delText xml:space="preserve">Dans le souci d’avoir des enseignements en adéquation avec le secteur, certains intervenants du programme, sont choisis directement à partir du monde </w:delText>
        </w:r>
      </w:del>
      <w:del w:id="2684" w:author="Dr Mamadou SANOGO" w:date="2023-10-27T10:38:00Z">
        <w:r w:rsidRPr="007A4AFC" w:rsidDel="00EB7ACA">
          <w:rPr>
            <w:iCs/>
            <w:color w:val="000000" w:themeColor="text1"/>
            <w:szCs w:val="24"/>
            <w:lang w:val="fr-ML"/>
          </w:rPr>
          <w:delText>industriel, socioéconomique ou culturel</w:delText>
        </w:r>
      </w:del>
      <w:del w:id="2685" w:author="Dr Mamadou SANOGO" w:date="2023-10-27T22:52:00Z">
        <w:r w:rsidRPr="007A4AFC" w:rsidDel="00803A8B">
          <w:rPr>
            <w:iCs/>
            <w:color w:val="000000" w:themeColor="text1"/>
            <w:szCs w:val="24"/>
            <w:lang w:val="fr-ML"/>
          </w:rPr>
          <w:delText xml:space="preserve">. Les enseignants professionnels issus du milieu professionnel assurent au minimum 45% du volume de formation </w:delText>
        </w:r>
      </w:del>
      <w:del w:id="2686" w:author="Dr Mamadou SANOGO" w:date="2023-10-27T21:02:00Z">
        <w:r w:rsidRPr="007A4AFC" w:rsidDel="004153DC">
          <w:rPr>
            <w:iCs/>
            <w:color w:val="000000" w:themeColor="text1"/>
            <w:szCs w:val="24"/>
            <w:lang w:val="fr-ML"/>
          </w:rPr>
          <w:delText>Master</w:delText>
        </w:r>
      </w:del>
      <w:del w:id="2687" w:author="Dr Mamadou SANOGO" w:date="2023-10-27T22:52:00Z">
        <w:r w:rsidRPr="007A4AFC" w:rsidDel="00803A8B">
          <w:rPr>
            <w:iCs/>
            <w:color w:val="000000" w:themeColor="text1"/>
            <w:szCs w:val="24"/>
            <w:lang w:val="fr-ML"/>
          </w:rPr>
          <w:delText xml:space="preserve"> en </w:delText>
        </w:r>
      </w:del>
      <w:del w:id="2688" w:author="Dr Mamadou SANOGO" w:date="2023-10-26T13:19:00Z">
        <w:r w:rsidRPr="007A4AFC" w:rsidDel="003A18E5">
          <w:rPr>
            <w:iCs/>
            <w:color w:val="000000" w:themeColor="text1"/>
            <w:szCs w:val="24"/>
            <w:lang w:val="fr-ML"/>
          </w:rPr>
          <w:delText>épidémiologie</w:delText>
        </w:r>
      </w:del>
      <w:del w:id="2689" w:author="Dr Mamadou SANOGO" w:date="2023-10-27T22:52:00Z">
        <w:r w:rsidRPr="007A4AFC" w:rsidDel="00803A8B">
          <w:rPr>
            <w:iCs/>
            <w:color w:val="000000" w:themeColor="text1"/>
            <w:szCs w:val="24"/>
            <w:lang w:val="fr-ML"/>
          </w:rPr>
          <w:delText>.</w:delText>
        </w:r>
      </w:del>
    </w:p>
    <w:p w14:paraId="252DE900" w14:textId="4C9956A8" w:rsidR="00643698" w:rsidRPr="003A18E5" w:rsidDel="0050424B" w:rsidRDefault="00643698">
      <w:pPr>
        <w:spacing w:line="276" w:lineRule="auto"/>
        <w:ind w:right="402"/>
        <w:rPr>
          <w:del w:id="2690" w:author="Dr Mamadou SANOGO" w:date="2023-10-27T13:44:00Z"/>
          <w:iCs/>
          <w:color w:val="000000" w:themeColor="text1"/>
          <w:szCs w:val="24"/>
          <w:rPrChange w:id="2691" w:author="Dr Mamadou SANOGO" w:date="2023-10-26T13:19:00Z">
            <w:rPr>
              <w:del w:id="2692" w:author="Dr Mamadou SANOGO" w:date="2023-10-27T13:44:00Z"/>
              <w:b/>
              <w:bCs/>
              <w:iCs/>
              <w:color w:val="00B050"/>
              <w:szCs w:val="24"/>
            </w:rPr>
          </w:rPrChange>
        </w:rPr>
        <w:pPrChange w:id="2693" w:author="Dr Mamadou SANOGO" w:date="2023-10-27T12:09:00Z">
          <w:pPr>
            <w:spacing w:line="240" w:lineRule="auto"/>
            <w:ind w:right="402"/>
          </w:pPr>
        </w:pPrChange>
      </w:pPr>
      <w:del w:id="2694" w:author="Dr Mamadou SANOGO" w:date="2023-10-27T22:52:00Z">
        <w:r w:rsidRPr="007A4AFC" w:rsidDel="00803A8B">
          <w:rPr>
            <w:b/>
            <w:bCs/>
            <w:iCs/>
            <w:color w:val="000000" w:themeColor="text1"/>
            <w:szCs w:val="24"/>
            <w:rPrChange w:id="2695" w:author="Dr Mamadou SANOGO" w:date="2023-10-25T18:15:00Z">
              <w:rPr>
                <w:b/>
                <w:bCs/>
                <w:iCs/>
                <w:color w:val="00B050"/>
                <w:szCs w:val="24"/>
              </w:rPr>
            </w:rPrChange>
          </w:rPr>
          <w:delText>Annexe n°</w:delText>
        </w:r>
        <w:r w:rsidR="00461D04" w:rsidRPr="007A4AFC" w:rsidDel="00803A8B">
          <w:rPr>
            <w:b/>
            <w:bCs/>
            <w:iCs/>
            <w:color w:val="000000" w:themeColor="text1"/>
            <w:szCs w:val="24"/>
            <w:rPrChange w:id="2696" w:author="Dr Mamadou SANOGO" w:date="2023-10-25T18:15:00Z">
              <w:rPr>
                <w:b/>
                <w:bCs/>
                <w:iCs/>
                <w:color w:val="00B050"/>
                <w:szCs w:val="24"/>
              </w:rPr>
            </w:rPrChange>
          </w:rPr>
          <w:delText>0</w:delText>
        </w:r>
      </w:del>
      <w:ins w:id="2697" w:author="Cauris Cosmetics" w:date="2023-10-25T14:46:00Z">
        <w:del w:id="2698" w:author="Dr Mamadou SANOGO" w:date="2023-10-27T22:52:00Z">
          <w:r w:rsidR="004974D8" w:rsidDel="00803A8B">
            <w:rPr>
              <w:b/>
              <w:bCs/>
              <w:iCs/>
              <w:color w:val="000000" w:themeColor="text1"/>
              <w:szCs w:val="24"/>
            </w:rPr>
            <w:delText>25</w:delText>
          </w:r>
        </w:del>
      </w:ins>
      <w:del w:id="2699" w:author="Dr Mamadou SANOGO" w:date="2023-10-27T22:52:00Z">
        <w:r w:rsidR="00461D04" w:rsidRPr="007A4AFC" w:rsidDel="00803A8B">
          <w:rPr>
            <w:b/>
            <w:bCs/>
            <w:iCs/>
            <w:color w:val="000000" w:themeColor="text1"/>
            <w:szCs w:val="24"/>
            <w:rPrChange w:id="2700" w:author="Dr Mamadou SANOGO" w:date="2023-10-25T18:15:00Z">
              <w:rPr>
                <w:b/>
                <w:bCs/>
                <w:iCs/>
                <w:color w:val="00B050"/>
                <w:szCs w:val="24"/>
              </w:rPr>
            </w:rPrChange>
          </w:rPr>
          <w:delText>31</w:delText>
        </w:r>
        <w:r w:rsidRPr="007A4AFC" w:rsidDel="00803A8B">
          <w:rPr>
            <w:b/>
            <w:bCs/>
            <w:iCs/>
            <w:color w:val="000000" w:themeColor="text1"/>
            <w:szCs w:val="24"/>
            <w:rPrChange w:id="2701" w:author="Dr Mamadou SANOGO" w:date="2023-10-25T18:15:00Z">
              <w:rPr>
                <w:b/>
                <w:bCs/>
                <w:iCs/>
                <w:color w:val="00B050"/>
                <w:szCs w:val="24"/>
              </w:rPr>
            </w:rPrChange>
          </w:rPr>
          <w:delText xml:space="preserve">: </w:delText>
        </w:r>
        <w:r w:rsidRPr="003A18E5" w:rsidDel="00803A8B">
          <w:rPr>
            <w:iCs/>
            <w:color w:val="000000" w:themeColor="text1"/>
            <w:szCs w:val="24"/>
            <w:rPrChange w:id="2702" w:author="Dr Mamadou SANOGO" w:date="2023-10-26T13:19:00Z">
              <w:rPr>
                <w:b/>
                <w:bCs/>
                <w:iCs/>
                <w:color w:val="00B050"/>
                <w:szCs w:val="24"/>
              </w:rPr>
            </w:rPrChange>
          </w:rPr>
          <w:delText>Liste des enseignants issus du monde industriel</w:delText>
        </w:r>
      </w:del>
      <w:ins w:id="2703" w:author="Cauris Cosmetics" w:date="2023-10-25T14:46:00Z">
        <w:del w:id="2704" w:author="Dr Mamadou SANOGO" w:date="2023-10-27T22:52:00Z">
          <w:r w:rsidR="004974D8" w:rsidRPr="003A18E5" w:rsidDel="00803A8B">
            <w:rPr>
              <w:iCs/>
              <w:color w:val="000000" w:themeColor="text1"/>
              <w:szCs w:val="24"/>
              <w:rPrChange w:id="2705" w:author="Dr Mamadou SANOGO" w:date="2023-10-26T13:19:00Z">
                <w:rPr>
                  <w:b/>
                  <w:bCs/>
                  <w:iCs/>
                  <w:color w:val="000000" w:themeColor="text1"/>
                  <w:szCs w:val="24"/>
                </w:rPr>
              </w:rPrChange>
            </w:rPr>
            <w:delText>professionnel</w:delText>
          </w:r>
        </w:del>
      </w:ins>
    </w:p>
    <w:p w14:paraId="424D24BA" w14:textId="319E51D6" w:rsidR="00643698" w:rsidRPr="007A4AFC" w:rsidDel="00803A8B" w:rsidRDefault="00643698">
      <w:pPr>
        <w:spacing w:line="276" w:lineRule="auto"/>
        <w:ind w:right="402"/>
        <w:rPr>
          <w:del w:id="2706" w:author="Dr Mamadou SANOGO" w:date="2023-10-27T22:52:00Z"/>
          <w:color w:val="000000" w:themeColor="text1"/>
          <w:sz w:val="10"/>
          <w:szCs w:val="24"/>
          <w:lang w:val="fr-ML"/>
          <w:rPrChange w:id="2707" w:author="Dr Mamadou SANOGO" w:date="2023-10-25T18:15:00Z">
            <w:rPr>
              <w:del w:id="2708" w:author="Dr Mamadou SANOGO" w:date="2023-10-27T22:52:00Z"/>
              <w:color w:val="000000"/>
              <w:sz w:val="10"/>
              <w:szCs w:val="24"/>
              <w:lang w:val="fr-ML"/>
            </w:rPr>
          </w:rPrChange>
        </w:rPr>
        <w:pPrChange w:id="2709" w:author="Dr Mamadou SANOGO" w:date="2023-10-27T13:44:00Z">
          <w:pPr>
            <w:widowControl w:val="0"/>
            <w:autoSpaceDE w:val="0"/>
            <w:autoSpaceDN w:val="0"/>
            <w:adjustRightInd w:val="0"/>
            <w:spacing w:line="240" w:lineRule="auto"/>
            <w:ind w:right="9"/>
          </w:pPr>
        </w:pPrChange>
      </w:pPr>
    </w:p>
    <w:p w14:paraId="2486DC66" w14:textId="66E7D20C" w:rsidR="00643698" w:rsidRPr="007A4AFC" w:rsidDel="0050424B" w:rsidRDefault="00643698">
      <w:pPr>
        <w:spacing w:line="276" w:lineRule="auto"/>
        <w:ind w:right="11"/>
        <w:rPr>
          <w:del w:id="2710" w:author="Dr Mamadou SANOGO" w:date="2023-10-27T13:44:00Z"/>
          <w:b/>
          <w:color w:val="000000" w:themeColor="text1"/>
          <w:szCs w:val="24"/>
        </w:rPr>
        <w:pPrChange w:id="2711" w:author="Dr Mamadou SANOGO" w:date="2023-10-27T12:09:00Z">
          <w:pPr>
            <w:spacing w:line="360" w:lineRule="auto"/>
            <w:ind w:right="11"/>
          </w:pPr>
        </w:pPrChange>
      </w:pPr>
      <w:bookmarkStart w:id="2712" w:name="_Toc145944514"/>
      <w:del w:id="2713" w:author="Dr Mamadou SANOGO" w:date="2023-10-27T22:52:00Z">
        <w:r w:rsidRPr="007A4AFC" w:rsidDel="00803A8B">
          <w:rPr>
            <w:b/>
            <w:color w:val="000000" w:themeColor="text1"/>
            <w:szCs w:val="24"/>
          </w:rPr>
          <w:delText>Référence 3 : La formation bénéficie d’infrastructures et d’équipements adéquats</w:delText>
        </w:r>
      </w:del>
      <w:bookmarkEnd w:id="2712"/>
    </w:p>
    <w:p w14:paraId="64C1ECF3" w14:textId="15FE87B3" w:rsidR="00643698" w:rsidRPr="007A4AFC" w:rsidDel="00803A8B" w:rsidRDefault="00643698">
      <w:pPr>
        <w:spacing w:line="276" w:lineRule="auto"/>
        <w:ind w:right="11"/>
        <w:rPr>
          <w:del w:id="2714" w:author="Dr Mamadou SANOGO" w:date="2023-10-27T22:52:00Z"/>
        </w:rPr>
        <w:pPrChange w:id="2715" w:author="Dr Mamadou SANOGO" w:date="2023-10-27T13:44:00Z">
          <w:pPr>
            <w:pStyle w:val="Titre4"/>
            <w:spacing w:before="0" w:line="240" w:lineRule="auto"/>
          </w:pPr>
        </w:pPrChange>
      </w:pPr>
    </w:p>
    <w:p w14:paraId="7EAC1372" w14:textId="3D085D5D" w:rsidR="00643698" w:rsidRPr="007A4AFC" w:rsidDel="00803A8B" w:rsidRDefault="00643698">
      <w:pPr>
        <w:spacing w:line="276" w:lineRule="auto"/>
        <w:ind w:right="11"/>
        <w:rPr>
          <w:del w:id="2716" w:author="Dr Mamadou SANOGO" w:date="2023-10-27T22:52:00Z"/>
          <w:b/>
          <w:i/>
          <w:iCs/>
          <w:color w:val="000000" w:themeColor="text1"/>
          <w:szCs w:val="24"/>
        </w:rPr>
        <w:pPrChange w:id="2717" w:author="Dr Mamadou SANOGO" w:date="2023-10-27T12:09:00Z">
          <w:pPr>
            <w:spacing w:line="360" w:lineRule="auto"/>
            <w:ind w:right="11"/>
          </w:pPr>
        </w:pPrChange>
      </w:pPr>
      <w:del w:id="2718" w:author="Dr Mamadou SANOGO" w:date="2023-10-27T22:52:00Z">
        <w:r w:rsidRPr="007A4AFC" w:rsidDel="00803A8B">
          <w:rPr>
            <w:b/>
            <w:i/>
            <w:iCs/>
            <w:color w:val="000000" w:themeColor="text1"/>
            <w:szCs w:val="24"/>
          </w:rPr>
          <w:delText>Critère 1 : La formation dispose d’infrastructures appropriées</w:delText>
        </w:r>
      </w:del>
    </w:p>
    <w:p w14:paraId="2A72EF35" w14:textId="6D5E0FF8" w:rsidR="00643698" w:rsidRPr="007A4AFC" w:rsidDel="00803A8B" w:rsidRDefault="00643698">
      <w:pPr>
        <w:spacing w:line="276" w:lineRule="auto"/>
        <w:ind w:right="403"/>
        <w:rPr>
          <w:del w:id="2719" w:author="Dr Mamadou SANOGO" w:date="2023-10-27T22:52:00Z"/>
          <w:iCs/>
          <w:color w:val="000000" w:themeColor="text1"/>
          <w:szCs w:val="24"/>
          <w:lang w:val="fr-ML"/>
        </w:rPr>
        <w:pPrChange w:id="2720" w:author="Dr Mamadou SANOGO" w:date="2023-10-27T12:09:00Z">
          <w:pPr>
            <w:spacing w:line="360" w:lineRule="auto"/>
            <w:ind w:right="403"/>
          </w:pPr>
        </w:pPrChange>
      </w:pPr>
      <w:del w:id="2721" w:author="Dr Mamadou SANOGO" w:date="2023-10-27T22:52:00Z">
        <w:r w:rsidRPr="007A4AFC" w:rsidDel="00803A8B">
          <w:rPr>
            <w:iCs/>
            <w:color w:val="000000" w:themeColor="text1"/>
            <w:szCs w:val="24"/>
            <w:lang w:val="fr-ML"/>
          </w:rPr>
          <w:delText>Pour atteindre les objectifs de la formation, l’école s’est dotée d’infrastructures dont les locaux d’enseignement sont adaptés et de dernière génération.</w:delText>
        </w:r>
      </w:del>
    </w:p>
    <w:p w14:paraId="164F8239" w14:textId="7722CA24" w:rsidR="00643698" w:rsidRPr="007A4AFC" w:rsidDel="0050424B" w:rsidRDefault="00643698">
      <w:pPr>
        <w:spacing w:line="276" w:lineRule="auto"/>
        <w:ind w:right="403"/>
        <w:rPr>
          <w:del w:id="2722" w:author="Dr Mamadou SANOGO" w:date="2023-10-27T13:45:00Z"/>
          <w:b/>
          <w:bCs/>
          <w:iCs/>
          <w:color w:val="000000" w:themeColor="text1"/>
          <w:szCs w:val="24"/>
          <w:rPrChange w:id="2723" w:author="Dr Mamadou SANOGO" w:date="2023-10-25T18:15:00Z">
            <w:rPr>
              <w:del w:id="2724" w:author="Dr Mamadou SANOGO" w:date="2023-10-27T13:45:00Z"/>
              <w:b/>
              <w:bCs/>
              <w:iCs/>
              <w:color w:val="00B050"/>
              <w:szCs w:val="24"/>
            </w:rPr>
          </w:rPrChange>
        </w:rPr>
        <w:pPrChange w:id="2725" w:author="Dr Mamadou SANOGO" w:date="2023-10-27T12:09:00Z">
          <w:pPr>
            <w:spacing w:line="360" w:lineRule="auto"/>
            <w:ind w:right="403"/>
          </w:pPr>
        </w:pPrChange>
      </w:pPr>
      <w:del w:id="2726" w:author="Dr Mamadou SANOGO" w:date="2023-10-27T22:52:00Z">
        <w:r w:rsidRPr="007A4AFC" w:rsidDel="00803A8B">
          <w:rPr>
            <w:b/>
            <w:bCs/>
            <w:iCs/>
            <w:color w:val="000000" w:themeColor="text1"/>
            <w:szCs w:val="24"/>
            <w:rPrChange w:id="2727"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28" w:author="Dr Mamadou SANOGO" w:date="2023-10-25T18:15:00Z">
              <w:rPr>
                <w:b/>
                <w:bCs/>
                <w:iCs/>
                <w:color w:val="00B050"/>
                <w:szCs w:val="24"/>
              </w:rPr>
            </w:rPrChange>
          </w:rPr>
          <w:delText>0</w:delText>
        </w:r>
      </w:del>
      <w:ins w:id="2729" w:author="Cauris Cosmetics" w:date="2023-10-25T14:46:00Z">
        <w:del w:id="2730" w:author="Dr Mamadou SANOGO" w:date="2023-10-27T22:52:00Z">
          <w:r w:rsidR="004974D8" w:rsidDel="00803A8B">
            <w:rPr>
              <w:b/>
              <w:bCs/>
              <w:iCs/>
              <w:color w:val="000000" w:themeColor="text1"/>
              <w:szCs w:val="24"/>
            </w:rPr>
            <w:delText>26</w:delText>
          </w:r>
        </w:del>
      </w:ins>
      <w:del w:id="2731" w:author="Dr Mamadou SANOGO" w:date="2023-10-27T22:52:00Z">
        <w:r w:rsidR="00461D04" w:rsidRPr="007A4AFC" w:rsidDel="00803A8B">
          <w:rPr>
            <w:b/>
            <w:bCs/>
            <w:iCs/>
            <w:color w:val="000000" w:themeColor="text1"/>
            <w:szCs w:val="24"/>
            <w:rPrChange w:id="2732" w:author="Dr Mamadou SANOGO" w:date="2023-10-25T18:15:00Z">
              <w:rPr>
                <w:b/>
                <w:bCs/>
                <w:iCs/>
                <w:color w:val="00B050"/>
                <w:szCs w:val="24"/>
              </w:rPr>
            </w:rPrChange>
          </w:rPr>
          <w:delText>32</w:delText>
        </w:r>
        <w:r w:rsidRPr="007A4AFC" w:rsidDel="00803A8B">
          <w:rPr>
            <w:b/>
            <w:bCs/>
            <w:iCs/>
            <w:color w:val="000000" w:themeColor="text1"/>
            <w:szCs w:val="24"/>
            <w:rPrChange w:id="2733" w:author="Dr Mamadou SANOGO" w:date="2023-10-25T18:15:00Z">
              <w:rPr>
                <w:b/>
                <w:bCs/>
                <w:iCs/>
                <w:color w:val="00B050"/>
                <w:szCs w:val="24"/>
              </w:rPr>
            </w:rPrChange>
          </w:rPr>
          <w:delText xml:space="preserve">: </w:delText>
        </w:r>
        <w:r w:rsidRPr="003A18E5" w:rsidDel="00803A8B">
          <w:rPr>
            <w:iCs/>
            <w:color w:val="000000" w:themeColor="text1"/>
            <w:szCs w:val="24"/>
            <w:rPrChange w:id="2734" w:author="Dr Mamadou SANOGO" w:date="2023-10-26T13:20:00Z">
              <w:rPr>
                <w:b/>
                <w:bCs/>
                <w:iCs/>
                <w:color w:val="00B050"/>
                <w:szCs w:val="24"/>
              </w:rPr>
            </w:rPrChange>
          </w:rPr>
          <w:delText xml:space="preserve">Liste des Infrastructures </w:delText>
        </w:r>
      </w:del>
    </w:p>
    <w:p w14:paraId="03438081" w14:textId="0CB1ABEF" w:rsidR="00643698" w:rsidRPr="007A4AFC" w:rsidDel="00803A8B" w:rsidRDefault="00643698">
      <w:pPr>
        <w:spacing w:line="276" w:lineRule="auto"/>
        <w:ind w:right="403"/>
        <w:rPr>
          <w:del w:id="2735" w:author="Dr Mamadou SANOGO" w:date="2023-10-27T22:52:00Z"/>
          <w:color w:val="000000" w:themeColor="text1"/>
          <w:sz w:val="10"/>
          <w:szCs w:val="24"/>
          <w:rPrChange w:id="2736" w:author="Dr Mamadou SANOGO" w:date="2023-10-25T18:15:00Z">
            <w:rPr>
              <w:del w:id="2737" w:author="Dr Mamadou SANOGO" w:date="2023-10-27T22:52:00Z"/>
              <w:color w:val="000000"/>
              <w:sz w:val="10"/>
              <w:szCs w:val="24"/>
            </w:rPr>
          </w:rPrChange>
        </w:rPr>
        <w:pPrChange w:id="2738" w:author="Dr Mamadou SANOGO" w:date="2023-10-27T13:45:00Z">
          <w:pPr>
            <w:widowControl w:val="0"/>
            <w:autoSpaceDE w:val="0"/>
            <w:autoSpaceDN w:val="0"/>
            <w:adjustRightInd w:val="0"/>
            <w:spacing w:line="240" w:lineRule="auto"/>
            <w:ind w:right="9"/>
          </w:pPr>
        </w:pPrChange>
      </w:pPr>
    </w:p>
    <w:p w14:paraId="4FA58664" w14:textId="69E2F20D" w:rsidR="00643698" w:rsidRPr="007A4AFC" w:rsidDel="00803A8B" w:rsidRDefault="00643698">
      <w:pPr>
        <w:spacing w:line="276" w:lineRule="auto"/>
        <w:ind w:right="11"/>
        <w:rPr>
          <w:del w:id="2739" w:author="Dr Mamadou SANOGO" w:date="2023-10-27T22:52:00Z"/>
          <w:b/>
          <w:i/>
          <w:iCs/>
          <w:color w:val="000000" w:themeColor="text1"/>
          <w:szCs w:val="24"/>
        </w:rPr>
        <w:pPrChange w:id="2740" w:author="Dr Mamadou SANOGO" w:date="2023-10-27T12:09:00Z">
          <w:pPr>
            <w:spacing w:line="360" w:lineRule="auto"/>
            <w:ind w:right="11"/>
          </w:pPr>
        </w:pPrChange>
      </w:pPr>
      <w:del w:id="2741" w:author="Dr Mamadou SANOGO" w:date="2023-10-27T22:52:00Z">
        <w:r w:rsidRPr="007A4AFC" w:rsidDel="00803A8B">
          <w:rPr>
            <w:b/>
            <w:i/>
            <w:iCs/>
            <w:color w:val="000000" w:themeColor="text1"/>
            <w:szCs w:val="24"/>
          </w:rPr>
          <w:delText>Critère 2 : La formation s’appuie sur des équipements adaptés</w:delText>
        </w:r>
      </w:del>
    </w:p>
    <w:p w14:paraId="4D372A07" w14:textId="64EB8733" w:rsidR="00643698" w:rsidRPr="007A4AFC" w:rsidDel="00803A8B" w:rsidRDefault="00643698">
      <w:pPr>
        <w:spacing w:line="276" w:lineRule="auto"/>
        <w:ind w:right="403"/>
        <w:rPr>
          <w:del w:id="2742" w:author="Dr Mamadou SANOGO" w:date="2023-10-27T22:52:00Z"/>
          <w:iCs/>
          <w:color w:val="000000" w:themeColor="text1"/>
          <w:szCs w:val="24"/>
          <w:lang w:val="fr-ML"/>
        </w:rPr>
        <w:pPrChange w:id="2743" w:author="Dr Mamadou SANOGO" w:date="2023-10-27T12:09:00Z">
          <w:pPr>
            <w:spacing w:line="360" w:lineRule="auto"/>
            <w:ind w:right="403"/>
          </w:pPr>
        </w:pPrChange>
      </w:pPr>
      <w:del w:id="2744" w:author="Dr Mamadou SANOGO" w:date="2023-10-27T22:52:00Z">
        <w:r w:rsidRPr="007A4AFC" w:rsidDel="00803A8B">
          <w:rPr>
            <w:iCs/>
            <w:color w:val="000000" w:themeColor="text1"/>
            <w:szCs w:val="24"/>
            <w:lang w:val="fr-ML"/>
          </w:rPr>
          <w:delText>Toutes les salles de formation de l’école disposent d’équipements adaptés pour le fonctionnement de ladite formation</w:delText>
        </w:r>
      </w:del>
    </w:p>
    <w:p w14:paraId="6C3FDA03" w14:textId="53526081" w:rsidR="0050424B" w:rsidRPr="006778CD" w:rsidDel="00803A8B" w:rsidRDefault="00643698">
      <w:pPr>
        <w:spacing w:line="276" w:lineRule="auto"/>
        <w:ind w:right="403"/>
        <w:rPr>
          <w:del w:id="2745" w:author="Dr Mamadou SANOGO" w:date="2023-10-27T22:52:00Z"/>
          <w:iCs/>
          <w:color w:val="000000" w:themeColor="text1"/>
          <w:szCs w:val="24"/>
          <w:rPrChange w:id="2746" w:author="Dr Mamadou SANOGO" w:date="2023-10-27T13:58:00Z">
            <w:rPr>
              <w:del w:id="2747" w:author="Dr Mamadou SANOGO" w:date="2023-10-27T22:52:00Z"/>
              <w:b/>
              <w:bCs/>
              <w:iCs/>
              <w:color w:val="00B050"/>
              <w:szCs w:val="24"/>
            </w:rPr>
          </w:rPrChange>
        </w:rPr>
        <w:pPrChange w:id="2748" w:author="Dr Mamadou SANOGO" w:date="2023-10-27T12:09:00Z">
          <w:pPr>
            <w:spacing w:line="360" w:lineRule="auto"/>
            <w:ind w:right="403"/>
          </w:pPr>
        </w:pPrChange>
      </w:pPr>
      <w:del w:id="2749" w:author="Dr Mamadou SANOGO" w:date="2023-10-27T22:52:00Z">
        <w:r w:rsidRPr="007A4AFC" w:rsidDel="00803A8B">
          <w:rPr>
            <w:b/>
            <w:bCs/>
            <w:iCs/>
            <w:color w:val="000000" w:themeColor="text1"/>
            <w:szCs w:val="24"/>
            <w:rPrChange w:id="2750"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51" w:author="Dr Mamadou SANOGO" w:date="2023-10-25T18:15:00Z">
              <w:rPr>
                <w:b/>
                <w:bCs/>
                <w:iCs/>
                <w:color w:val="00B050"/>
                <w:szCs w:val="24"/>
              </w:rPr>
            </w:rPrChange>
          </w:rPr>
          <w:delText>0</w:delText>
        </w:r>
      </w:del>
      <w:ins w:id="2752" w:author="Cauris Cosmetics" w:date="2023-10-25T14:46:00Z">
        <w:del w:id="2753" w:author="Dr Mamadou SANOGO" w:date="2023-10-27T22:52:00Z">
          <w:r w:rsidR="004974D8" w:rsidDel="00803A8B">
            <w:rPr>
              <w:b/>
              <w:bCs/>
              <w:iCs/>
              <w:color w:val="000000" w:themeColor="text1"/>
              <w:szCs w:val="24"/>
            </w:rPr>
            <w:delText>27</w:delText>
          </w:r>
        </w:del>
      </w:ins>
      <w:del w:id="2754" w:author="Dr Mamadou SANOGO" w:date="2023-10-27T22:52:00Z">
        <w:r w:rsidR="00461D04" w:rsidRPr="007A4AFC" w:rsidDel="00803A8B">
          <w:rPr>
            <w:b/>
            <w:bCs/>
            <w:iCs/>
            <w:color w:val="000000" w:themeColor="text1"/>
            <w:szCs w:val="24"/>
            <w:rPrChange w:id="2755" w:author="Dr Mamadou SANOGO" w:date="2023-10-25T18:15:00Z">
              <w:rPr>
                <w:b/>
                <w:bCs/>
                <w:iCs/>
                <w:color w:val="00B050"/>
                <w:szCs w:val="24"/>
              </w:rPr>
            </w:rPrChange>
          </w:rPr>
          <w:delText>33</w:delText>
        </w:r>
        <w:r w:rsidRPr="007A4AFC" w:rsidDel="00803A8B">
          <w:rPr>
            <w:b/>
            <w:bCs/>
            <w:iCs/>
            <w:color w:val="000000" w:themeColor="text1"/>
            <w:szCs w:val="24"/>
            <w:rPrChange w:id="2756" w:author="Dr Mamadou SANOGO" w:date="2023-10-25T18:15:00Z">
              <w:rPr>
                <w:b/>
                <w:bCs/>
                <w:iCs/>
                <w:color w:val="00B050"/>
                <w:szCs w:val="24"/>
              </w:rPr>
            </w:rPrChange>
          </w:rPr>
          <w:delText xml:space="preserve">: </w:delText>
        </w:r>
      </w:del>
      <w:del w:id="2757" w:author="Dr Mamadou SANOGO" w:date="2023-10-27T10:40:00Z">
        <w:r w:rsidRPr="003A18E5" w:rsidDel="00EB7ACA">
          <w:rPr>
            <w:iCs/>
            <w:color w:val="000000" w:themeColor="text1"/>
            <w:szCs w:val="24"/>
            <w:rPrChange w:id="2758" w:author="Dr Mamadou SANOGO" w:date="2023-10-26T13:20:00Z">
              <w:rPr>
                <w:b/>
                <w:bCs/>
                <w:iCs/>
                <w:color w:val="00B050"/>
                <w:szCs w:val="24"/>
              </w:rPr>
            </w:rPrChange>
          </w:rPr>
          <w:delText>Liste des é</w:delText>
        </w:r>
      </w:del>
      <w:del w:id="2759" w:author="Dr Mamadou SANOGO" w:date="2023-10-27T22:52:00Z">
        <w:r w:rsidRPr="003A18E5" w:rsidDel="00803A8B">
          <w:rPr>
            <w:iCs/>
            <w:color w:val="000000" w:themeColor="text1"/>
            <w:szCs w:val="24"/>
            <w:rPrChange w:id="2760" w:author="Dr Mamadou SANOGO" w:date="2023-10-26T13:20:00Z">
              <w:rPr>
                <w:b/>
                <w:bCs/>
                <w:iCs/>
                <w:color w:val="00B050"/>
                <w:szCs w:val="24"/>
              </w:rPr>
            </w:rPrChange>
          </w:rPr>
          <w:delText>quipements</w:delText>
        </w:r>
      </w:del>
    </w:p>
    <w:p w14:paraId="05FE743C" w14:textId="1A4D24A9" w:rsidR="00643698" w:rsidRPr="007A4AFC" w:rsidDel="0050424B" w:rsidRDefault="00643698">
      <w:pPr>
        <w:spacing w:line="276" w:lineRule="auto"/>
        <w:ind w:right="11"/>
        <w:rPr>
          <w:del w:id="2761" w:author="Dr Mamadou SANOGO" w:date="2023-10-27T13:45:00Z"/>
          <w:b/>
          <w:color w:val="000000" w:themeColor="text1"/>
          <w:szCs w:val="24"/>
        </w:rPr>
        <w:pPrChange w:id="2762" w:author="Dr Mamadou SANOGO" w:date="2023-10-27T13:45:00Z">
          <w:pPr>
            <w:spacing w:line="360" w:lineRule="auto"/>
            <w:ind w:right="11"/>
          </w:pPr>
        </w:pPrChange>
      </w:pPr>
      <w:bookmarkStart w:id="2763" w:name="_Toc145944515"/>
      <w:del w:id="2764" w:author="Dr Mamadou SANOGO" w:date="2023-10-27T22:52:00Z">
        <w:r w:rsidRPr="007A4AFC" w:rsidDel="00803A8B">
          <w:rPr>
            <w:b/>
            <w:color w:val="000000" w:themeColor="text1"/>
            <w:szCs w:val="24"/>
          </w:rPr>
          <w:delText>Référence 4 : La formation accorde une place spécifique au numérique dans l’enseignement et à d’autres innovations pédagogiques</w:delText>
        </w:r>
      </w:del>
      <w:bookmarkEnd w:id="2763"/>
    </w:p>
    <w:p w14:paraId="0DBDCB03" w14:textId="4B8FA514" w:rsidR="00643698" w:rsidRPr="007A4AFC" w:rsidDel="00803A8B" w:rsidRDefault="00643698">
      <w:pPr>
        <w:spacing w:line="276" w:lineRule="auto"/>
        <w:ind w:right="11"/>
        <w:rPr>
          <w:del w:id="2765" w:author="Dr Mamadou SANOGO" w:date="2023-10-27T22:52:00Z"/>
          <w:color w:val="000000" w:themeColor="text1"/>
          <w:sz w:val="14"/>
          <w:szCs w:val="24"/>
          <w:lang w:val="fr-ML"/>
          <w:rPrChange w:id="2766" w:author="Dr Mamadou SANOGO" w:date="2023-10-25T18:15:00Z">
            <w:rPr>
              <w:del w:id="2767" w:author="Dr Mamadou SANOGO" w:date="2023-10-27T22:52:00Z"/>
              <w:color w:val="000000"/>
              <w:sz w:val="14"/>
              <w:szCs w:val="24"/>
              <w:lang w:val="fr-ML"/>
            </w:rPr>
          </w:rPrChange>
        </w:rPr>
        <w:pPrChange w:id="2768" w:author="Dr Mamadou SANOGO" w:date="2023-10-27T13:45:00Z">
          <w:pPr>
            <w:widowControl w:val="0"/>
            <w:autoSpaceDE w:val="0"/>
            <w:autoSpaceDN w:val="0"/>
            <w:adjustRightInd w:val="0"/>
            <w:spacing w:line="240" w:lineRule="auto"/>
            <w:ind w:right="9"/>
          </w:pPr>
        </w:pPrChange>
      </w:pPr>
    </w:p>
    <w:p w14:paraId="4521E1D2" w14:textId="0DC669DD" w:rsidR="00643698" w:rsidRPr="007A4AFC" w:rsidDel="00803A8B" w:rsidRDefault="00643698">
      <w:pPr>
        <w:spacing w:line="276" w:lineRule="auto"/>
        <w:ind w:right="11"/>
        <w:rPr>
          <w:del w:id="2769" w:author="Dr Mamadou SANOGO" w:date="2023-10-27T22:52:00Z"/>
          <w:b/>
          <w:i/>
          <w:iCs/>
          <w:color w:val="000000" w:themeColor="text1"/>
          <w:szCs w:val="24"/>
        </w:rPr>
        <w:pPrChange w:id="2770" w:author="Dr Mamadou SANOGO" w:date="2023-10-27T13:45:00Z">
          <w:pPr>
            <w:spacing w:line="360" w:lineRule="auto"/>
            <w:ind w:right="11"/>
          </w:pPr>
        </w:pPrChange>
      </w:pPr>
      <w:del w:id="2771" w:author="Dr Mamadou SANOGO" w:date="2023-10-27T22:52:00Z">
        <w:r w:rsidRPr="007A4AFC" w:rsidDel="00803A8B">
          <w:rPr>
            <w:b/>
            <w:i/>
            <w:iCs/>
            <w:color w:val="000000" w:themeColor="text1"/>
            <w:szCs w:val="24"/>
          </w:rPr>
          <w:delText>Critère 1 : Les étudiants sont initiés aux nouvelles technologies de l’information et de la communication</w:delText>
        </w:r>
      </w:del>
    </w:p>
    <w:p w14:paraId="3FE103D0" w14:textId="3FDB441A" w:rsidR="00643698" w:rsidRPr="007A4AFC" w:rsidDel="00803A8B" w:rsidRDefault="00643698">
      <w:pPr>
        <w:widowControl w:val="0"/>
        <w:autoSpaceDE w:val="0"/>
        <w:autoSpaceDN w:val="0"/>
        <w:adjustRightInd w:val="0"/>
        <w:spacing w:line="276" w:lineRule="auto"/>
        <w:ind w:right="11"/>
        <w:rPr>
          <w:del w:id="2772" w:author="Dr Mamadou SANOGO" w:date="2023-10-27T22:52:00Z"/>
          <w:iCs/>
          <w:color w:val="000000" w:themeColor="text1"/>
          <w:szCs w:val="24"/>
          <w:lang w:val="fr-ML"/>
          <w:rPrChange w:id="2773" w:author="Dr Mamadou SANOGO" w:date="2023-10-25T18:15:00Z">
            <w:rPr>
              <w:del w:id="2774" w:author="Dr Mamadou SANOGO" w:date="2023-10-27T22:52:00Z"/>
              <w:iCs/>
              <w:color w:val="000000"/>
              <w:szCs w:val="24"/>
              <w:lang w:val="fr-ML"/>
            </w:rPr>
          </w:rPrChange>
        </w:rPr>
        <w:pPrChange w:id="2775" w:author="Dr Mamadou SANOGO" w:date="2023-10-27T13:45:00Z">
          <w:pPr>
            <w:widowControl w:val="0"/>
            <w:autoSpaceDE w:val="0"/>
            <w:autoSpaceDN w:val="0"/>
            <w:adjustRightInd w:val="0"/>
            <w:spacing w:line="360" w:lineRule="auto"/>
            <w:ind w:right="11"/>
          </w:pPr>
        </w:pPrChange>
      </w:pPr>
      <w:del w:id="2776" w:author="Dr Mamadou SANOGO" w:date="2023-10-27T22:52:00Z">
        <w:r w:rsidRPr="007A4AFC" w:rsidDel="00803A8B">
          <w:rPr>
            <w:iCs/>
            <w:color w:val="000000" w:themeColor="text1"/>
            <w:szCs w:val="24"/>
            <w:lang w:val="fr-ML"/>
            <w:rPrChange w:id="2777" w:author="Dr Mamadou SANOGO" w:date="2023-10-25T18:15:00Z">
              <w:rPr>
                <w:iCs/>
                <w:color w:val="000000"/>
                <w:szCs w:val="24"/>
                <w:lang w:val="fr-ML"/>
              </w:rPr>
            </w:rPrChange>
          </w:rPr>
          <w:delText xml:space="preserve">Le programme de </w:delText>
        </w:r>
      </w:del>
      <w:del w:id="2778" w:author="Dr Mamadou SANOGO" w:date="2023-10-27T21:03:00Z">
        <w:r w:rsidRPr="007A4AFC" w:rsidDel="00006427">
          <w:rPr>
            <w:iCs/>
            <w:color w:val="000000" w:themeColor="text1"/>
            <w:szCs w:val="24"/>
            <w:lang w:val="fr-ML"/>
            <w:rPrChange w:id="2779" w:author="Dr Mamadou SANOGO" w:date="2023-10-25T18:15:00Z">
              <w:rPr>
                <w:iCs/>
                <w:color w:val="000000"/>
                <w:szCs w:val="24"/>
                <w:lang w:val="fr-ML"/>
              </w:rPr>
            </w:rPrChange>
          </w:rPr>
          <w:delText>master</w:delText>
        </w:r>
      </w:del>
      <w:del w:id="2780" w:author="Dr Mamadou SANOGO" w:date="2023-10-27T22:52:00Z">
        <w:r w:rsidRPr="007A4AFC" w:rsidDel="00803A8B">
          <w:rPr>
            <w:iCs/>
            <w:color w:val="000000" w:themeColor="text1"/>
            <w:szCs w:val="24"/>
            <w:lang w:val="fr-ML"/>
            <w:rPrChange w:id="2781" w:author="Dr Mamadou SANOGO" w:date="2023-10-25T18:15:00Z">
              <w:rPr>
                <w:iCs/>
                <w:color w:val="000000"/>
                <w:szCs w:val="24"/>
                <w:lang w:val="fr-ML"/>
              </w:rPr>
            </w:rPrChange>
          </w:rPr>
          <w:delText xml:space="preserve"> en </w:delText>
        </w:r>
      </w:del>
      <w:del w:id="2782" w:author="Dr Mamadou SANOGO" w:date="2023-10-26T13:20:00Z">
        <w:r w:rsidRPr="007A4AFC" w:rsidDel="003A18E5">
          <w:rPr>
            <w:iCs/>
            <w:color w:val="000000" w:themeColor="text1"/>
            <w:szCs w:val="24"/>
            <w:lang w:val="fr-ML"/>
            <w:rPrChange w:id="2783" w:author="Dr Mamadou SANOGO" w:date="2023-10-25T18:15:00Z">
              <w:rPr>
                <w:iCs/>
                <w:color w:val="000000"/>
                <w:szCs w:val="24"/>
                <w:lang w:val="fr-ML"/>
              </w:rPr>
            </w:rPrChange>
          </w:rPr>
          <w:delText>épidémiologie</w:delText>
        </w:r>
      </w:del>
      <w:del w:id="2784" w:author="Dr Mamadou SANOGO" w:date="2023-10-27T10:40:00Z">
        <w:r w:rsidRPr="007A4AFC" w:rsidDel="00EB7ACA">
          <w:rPr>
            <w:iCs/>
            <w:color w:val="000000" w:themeColor="text1"/>
            <w:szCs w:val="24"/>
            <w:lang w:val="fr-ML"/>
            <w:rPrChange w:id="2785" w:author="Dr Mamadou SANOGO" w:date="2023-10-25T18:15:00Z">
              <w:rPr>
                <w:iCs/>
                <w:color w:val="000000"/>
                <w:szCs w:val="24"/>
                <w:lang w:val="fr-ML"/>
              </w:rPr>
            </w:rPrChange>
          </w:rPr>
          <w:delText xml:space="preserve"> </w:delText>
        </w:r>
      </w:del>
      <w:del w:id="2786" w:author="Dr Mamadou SANOGO" w:date="2023-10-27T22:52:00Z">
        <w:r w:rsidRPr="007A4AFC" w:rsidDel="00803A8B">
          <w:rPr>
            <w:iCs/>
            <w:color w:val="000000" w:themeColor="text1"/>
            <w:szCs w:val="24"/>
            <w:lang w:val="fr-ML"/>
            <w:rPrChange w:id="2787" w:author="Dr Mamadou SANOGO" w:date="2023-10-25T18:15:00Z">
              <w:rPr>
                <w:iCs/>
                <w:color w:val="000000"/>
                <w:szCs w:val="24"/>
                <w:lang w:val="fr-ML"/>
              </w:rPr>
            </w:rPrChange>
          </w:rPr>
          <w:delText>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delText>
        </w:r>
      </w:del>
    </w:p>
    <w:p w14:paraId="359971FA" w14:textId="2EE8A81E" w:rsidR="007B4438" w:rsidRPr="0027496F" w:rsidDel="00803A8B" w:rsidRDefault="00643698">
      <w:pPr>
        <w:spacing w:line="240" w:lineRule="auto"/>
        <w:ind w:right="403"/>
        <w:rPr>
          <w:del w:id="2788" w:author="Dr Mamadou SANOGO" w:date="2023-10-27T22:52:00Z"/>
          <w:iCs/>
          <w:color w:val="000000" w:themeColor="text1"/>
          <w:szCs w:val="24"/>
          <w:rPrChange w:id="2789" w:author="Dr Mamadou SANOGO" w:date="2023-10-27T12:10:00Z">
            <w:rPr>
              <w:del w:id="2790" w:author="Dr Mamadou SANOGO" w:date="2023-10-27T22:52:00Z"/>
              <w:b/>
              <w:bCs/>
              <w:iCs/>
              <w:color w:val="00B050"/>
              <w:szCs w:val="24"/>
            </w:rPr>
          </w:rPrChange>
        </w:rPr>
        <w:pPrChange w:id="2791" w:author="Dr Mamadou SANOGO" w:date="2023-10-27T12:12:00Z">
          <w:pPr>
            <w:spacing w:line="360" w:lineRule="auto"/>
            <w:ind w:right="403"/>
          </w:pPr>
        </w:pPrChange>
      </w:pPr>
      <w:del w:id="2792" w:author="Dr Mamadou SANOGO" w:date="2023-10-27T22:52:00Z">
        <w:r w:rsidRPr="007A4AFC" w:rsidDel="00803A8B">
          <w:rPr>
            <w:b/>
            <w:bCs/>
            <w:iCs/>
            <w:color w:val="000000" w:themeColor="text1"/>
            <w:szCs w:val="24"/>
            <w:rPrChange w:id="2793" w:author="Dr Mamadou SANOGO" w:date="2023-10-25T18:15:00Z">
              <w:rPr>
                <w:b/>
                <w:bCs/>
                <w:iCs/>
                <w:color w:val="00B050"/>
                <w:szCs w:val="24"/>
              </w:rPr>
            </w:rPrChange>
          </w:rPr>
          <w:delText>Annexe n°</w:delText>
        </w:r>
      </w:del>
      <w:ins w:id="2794" w:author="Cauris Cosmetics" w:date="2023-10-25T14:47:00Z">
        <w:del w:id="2795" w:author="Dr Mamadou SANOGO" w:date="2023-10-27T22:52:00Z">
          <w:r w:rsidR="004974D8" w:rsidDel="00803A8B">
            <w:rPr>
              <w:b/>
              <w:bCs/>
              <w:iCs/>
              <w:color w:val="000000" w:themeColor="text1"/>
              <w:szCs w:val="24"/>
            </w:rPr>
            <w:delText>027</w:delText>
          </w:r>
        </w:del>
      </w:ins>
      <w:del w:id="2796" w:author="Dr Mamadou SANOGO" w:date="2023-10-27T22:52:00Z">
        <w:r w:rsidR="00461D04" w:rsidRPr="007A4AFC" w:rsidDel="00803A8B">
          <w:rPr>
            <w:b/>
            <w:bCs/>
            <w:iCs/>
            <w:color w:val="000000" w:themeColor="text1"/>
            <w:szCs w:val="24"/>
            <w:rPrChange w:id="2797" w:author="Dr Mamadou SANOGO" w:date="2023-10-25T18:15:00Z">
              <w:rPr>
                <w:b/>
                <w:bCs/>
                <w:iCs/>
                <w:color w:val="00B050"/>
                <w:szCs w:val="24"/>
              </w:rPr>
            </w:rPrChange>
          </w:rPr>
          <w:delText>34</w:delText>
        </w:r>
        <w:r w:rsidRPr="007A4AFC" w:rsidDel="00803A8B">
          <w:rPr>
            <w:b/>
            <w:bCs/>
            <w:iCs/>
            <w:color w:val="000000" w:themeColor="text1"/>
            <w:szCs w:val="24"/>
            <w:rPrChange w:id="2798" w:author="Dr Mamadou SANOGO" w:date="2023-10-25T18:15:00Z">
              <w:rPr>
                <w:b/>
                <w:bCs/>
                <w:iCs/>
                <w:color w:val="00B050"/>
                <w:szCs w:val="24"/>
              </w:rPr>
            </w:rPrChange>
          </w:rPr>
          <w:delText xml:space="preserve">: </w:delText>
        </w:r>
      </w:del>
      <w:del w:id="2799" w:author="Dr Mamadou SANOGO" w:date="2023-10-27T10:41:00Z">
        <w:r w:rsidRPr="003A18E5" w:rsidDel="00EB7ACA">
          <w:rPr>
            <w:iCs/>
            <w:color w:val="000000" w:themeColor="text1"/>
            <w:szCs w:val="24"/>
            <w:rPrChange w:id="2800" w:author="Dr Mamadou SANOGO" w:date="2023-10-26T13:21:00Z">
              <w:rPr>
                <w:b/>
                <w:bCs/>
                <w:iCs/>
                <w:color w:val="00B050"/>
                <w:szCs w:val="24"/>
              </w:rPr>
            </w:rPrChange>
          </w:rPr>
          <w:delText>Liste des é</w:delText>
        </w:r>
      </w:del>
      <w:del w:id="2801" w:author="Dr Mamadou SANOGO" w:date="2023-10-27T22:52:00Z">
        <w:r w:rsidRPr="003A18E5" w:rsidDel="00803A8B">
          <w:rPr>
            <w:iCs/>
            <w:color w:val="000000" w:themeColor="text1"/>
            <w:szCs w:val="24"/>
            <w:rPrChange w:id="2802" w:author="Dr Mamadou SANOGO" w:date="2023-10-26T13:21:00Z">
              <w:rPr>
                <w:b/>
                <w:bCs/>
                <w:iCs/>
                <w:color w:val="00B050"/>
                <w:szCs w:val="24"/>
              </w:rPr>
            </w:rPrChange>
          </w:rPr>
          <w:delText>quipements</w:delText>
        </w:r>
      </w:del>
    </w:p>
    <w:p w14:paraId="77E8E6EB" w14:textId="5363E190" w:rsidR="00643698" w:rsidRPr="007A4AFC" w:rsidDel="00803A8B" w:rsidRDefault="00643698">
      <w:pPr>
        <w:spacing w:line="240" w:lineRule="auto"/>
        <w:ind w:right="11"/>
        <w:rPr>
          <w:del w:id="2803" w:author="Dr Mamadou SANOGO" w:date="2023-10-27T22:52:00Z"/>
          <w:b/>
          <w:i/>
          <w:iCs/>
          <w:color w:val="000000" w:themeColor="text1"/>
          <w:szCs w:val="24"/>
        </w:rPr>
        <w:pPrChange w:id="2804" w:author="Dr Mamadou SANOGO" w:date="2023-10-27T12:12:00Z">
          <w:pPr>
            <w:spacing w:line="360" w:lineRule="auto"/>
            <w:ind w:right="11"/>
          </w:pPr>
        </w:pPrChange>
      </w:pPr>
      <w:del w:id="2805" w:author="Dr Mamadou SANOGO" w:date="2023-10-27T22:52:00Z">
        <w:r w:rsidRPr="007A4AFC" w:rsidDel="00803A8B">
          <w:rPr>
            <w:b/>
            <w:i/>
            <w:iCs/>
            <w:color w:val="000000" w:themeColor="text1"/>
            <w:szCs w:val="24"/>
          </w:rPr>
          <w:delText>Critère 2 : Les pratiques pédagogiques font appel aux outils numériques interactifs (par exemple power point, cours et exercices en ligne, outils collaboratifs)</w:delText>
        </w:r>
      </w:del>
    </w:p>
    <w:p w14:paraId="1E557A99" w14:textId="5A1C0572" w:rsidR="00643698" w:rsidRPr="007A4AFC" w:rsidDel="00803A8B" w:rsidRDefault="00643698">
      <w:pPr>
        <w:widowControl w:val="0"/>
        <w:autoSpaceDE w:val="0"/>
        <w:autoSpaceDN w:val="0"/>
        <w:adjustRightInd w:val="0"/>
        <w:spacing w:line="240" w:lineRule="auto"/>
        <w:ind w:right="11"/>
        <w:rPr>
          <w:del w:id="2806" w:author="Dr Mamadou SANOGO" w:date="2023-10-27T22:52:00Z"/>
          <w:iCs/>
          <w:color w:val="000000" w:themeColor="text1"/>
          <w:szCs w:val="24"/>
          <w:lang w:val="fr-ML"/>
        </w:rPr>
        <w:pPrChange w:id="2807" w:author="Dr Mamadou SANOGO" w:date="2023-10-27T12:12:00Z">
          <w:pPr>
            <w:widowControl w:val="0"/>
            <w:autoSpaceDE w:val="0"/>
            <w:autoSpaceDN w:val="0"/>
            <w:adjustRightInd w:val="0"/>
            <w:spacing w:line="360" w:lineRule="auto"/>
            <w:ind w:right="11"/>
          </w:pPr>
        </w:pPrChange>
      </w:pPr>
      <w:del w:id="2808" w:author="Dr Mamadou SANOGO" w:date="2023-10-27T22:52:00Z">
        <w:r w:rsidRPr="007A4AFC" w:rsidDel="00803A8B">
          <w:rPr>
            <w:iCs/>
            <w:color w:val="000000" w:themeColor="text1"/>
            <w:szCs w:val="24"/>
            <w:lang w:val="fr-ML"/>
          </w:rPr>
          <w:delTex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 en la matière.</w:delText>
        </w:r>
      </w:del>
    </w:p>
    <w:p w14:paraId="504CFE99" w14:textId="06BFD1D7" w:rsidR="00643698" w:rsidRPr="007A4AFC" w:rsidDel="00803A8B" w:rsidRDefault="00643698">
      <w:pPr>
        <w:spacing w:line="276" w:lineRule="auto"/>
        <w:ind w:right="11"/>
        <w:rPr>
          <w:del w:id="2809" w:author="Dr Mamadou SANOGO" w:date="2023-10-27T22:52:00Z"/>
          <w:b/>
          <w:i/>
          <w:iCs/>
          <w:color w:val="000000" w:themeColor="text1"/>
          <w:szCs w:val="24"/>
        </w:rPr>
        <w:pPrChange w:id="2810" w:author="Dr Mamadou SANOGO" w:date="2023-10-27T13:46:00Z">
          <w:pPr>
            <w:spacing w:line="360" w:lineRule="auto"/>
            <w:ind w:right="11"/>
          </w:pPr>
        </w:pPrChange>
      </w:pPr>
      <w:del w:id="2811" w:author="Dr Mamadou SANOGO" w:date="2023-10-27T22:52:00Z">
        <w:r w:rsidRPr="007A4AFC" w:rsidDel="00803A8B">
          <w:rPr>
            <w:b/>
            <w:i/>
            <w:iCs/>
            <w:color w:val="000000" w:themeColor="text1"/>
            <w:szCs w:val="24"/>
          </w:rPr>
          <w:delText>Critère 3 : L’enseignement fait appel à des pratiques pédagogiques innovantes (par exemple pédagogie par projet, classe inversée, simulation et jeux de rôle, amphithéâtres actifs)</w:delText>
        </w:r>
      </w:del>
    </w:p>
    <w:p w14:paraId="0AD6F21F" w14:textId="278F0480" w:rsidR="00643698" w:rsidRPr="007A4AFC" w:rsidDel="00803A8B" w:rsidRDefault="00643698">
      <w:pPr>
        <w:widowControl w:val="0"/>
        <w:autoSpaceDE w:val="0"/>
        <w:autoSpaceDN w:val="0"/>
        <w:adjustRightInd w:val="0"/>
        <w:spacing w:line="276" w:lineRule="auto"/>
        <w:ind w:right="11"/>
        <w:rPr>
          <w:del w:id="2812" w:author="Dr Mamadou SANOGO" w:date="2023-10-27T22:52:00Z"/>
          <w:iCs/>
          <w:color w:val="000000" w:themeColor="text1"/>
          <w:szCs w:val="24"/>
          <w:lang w:val="fr-ML"/>
        </w:rPr>
        <w:pPrChange w:id="2813" w:author="Dr Mamadou SANOGO" w:date="2023-10-27T13:46:00Z">
          <w:pPr>
            <w:widowControl w:val="0"/>
            <w:autoSpaceDE w:val="0"/>
            <w:autoSpaceDN w:val="0"/>
            <w:adjustRightInd w:val="0"/>
            <w:spacing w:line="360" w:lineRule="auto"/>
            <w:ind w:right="11"/>
          </w:pPr>
        </w:pPrChange>
      </w:pPr>
      <w:del w:id="2814" w:author="Dr Mamadou SANOGO" w:date="2023-10-27T22:52:00Z">
        <w:r w:rsidRPr="007A4AFC" w:rsidDel="00803A8B">
          <w:rPr>
            <w:iCs/>
            <w:color w:val="000000" w:themeColor="text1"/>
            <w:szCs w:val="24"/>
            <w:lang w:val="fr-ML"/>
          </w:rPr>
          <w:delText>L’environnement d’apprentissage, les outils mis à la disposition des enseignants et étudiants, et les ateliers, encouragent aujourd’hui les enseignants à faire appel à des pratiques pédagogiques innovantes de la pédagogie active</w:delText>
        </w:r>
        <w:r w:rsidR="00C25333" w:rsidRPr="007A4AFC" w:rsidDel="00803A8B">
          <w:rPr>
            <w:iCs/>
            <w:color w:val="000000" w:themeColor="text1"/>
            <w:szCs w:val="24"/>
            <w:lang w:val="fr-ML"/>
          </w:rPr>
          <w:delText>.</w:delText>
        </w:r>
      </w:del>
    </w:p>
    <w:p w14:paraId="731355C4" w14:textId="55E36188" w:rsidR="00643698" w:rsidRPr="007A4AFC" w:rsidDel="00803A8B" w:rsidRDefault="00643698">
      <w:pPr>
        <w:spacing w:line="276" w:lineRule="auto"/>
        <w:ind w:right="11"/>
        <w:rPr>
          <w:del w:id="2815" w:author="Dr Mamadou SANOGO" w:date="2023-10-27T22:52:00Z"/>
          <w:b/>
          <w:i/>
          <w:iCs/>
          <w:color w:val="000000" w:themeColor="text1"/>
          <w:szCs w:val="24"/>
        </w:rPr>
        <w:pPrChange w:id="2816" w:author="Dr Mamadou SANOGO" w:date="2023-10-27T13:46:00Z">
          <w:pPr>
            <w:spacing w:line="360" w:lineRule="auto"/>
            <w:ind w:right="11"/>
          </w:pPr>
        </w:pPrChange>
      </w:pPr>
      <w:del w:id="2817" w:author="Dr Mamadou SANOGO" w:date="2023-10-27T22:52:00Z">
        <w:r w:rsidRPr="007A4AFC" w:rsidDel="00803A8B">
          <w:rPr>
            <w:b/>
            <w:i/>
            <w:iCs/>
            <w:color w:val="000000" w:themeColor="text1"/>
            <w:szCs w:val="24"/>
          </w:rPr>
          <w:delText>Critère 4 : La formation fait bénéficier les étudiants d’un environnement numérique de travail</w:delText>
        </w:r>
      </w:del>
    </w:p>
    <w:p w14:paraId="47CE3D7C" w14:textId="35696295" w:rsidR="00643698" w:rsidRPr="007A4AFC" w:rsidDel="00EB7ACA" w:rsidRDefault="00643698">
      <w:pPr>
        <w:spacing w:line="276" w:lineRule="auto"/>
        <w:ind w:right="36"/>
        <w:rPr>
          <w:del w:id="2818" w:author="Dr Mamadou SANOGO" w:date="2023-10-27T10:42:00Z"/>
          <w:rStyle w:val="Lienhypertexte"/>
          <w:i/>
          <w:color w:val="000000" w:themeColor="text1"/>
          <w:szCs w:val="24"/>
          <w:lang w:val="fr-ML"/>
          <w:rPrChange w:id="2819" w:author="Dr Mamadou SANOGO" w:date="2023-10-25T18:15:00Z">
            <w:rPr>
              <w:del w:id="2820" w:author="Dr Mamadou SANOGO" w:date="2023-10-27T10:42:00Z"/>
              <w:rStyle w:val="Lienhypertexte"/>
              <w:i/>
              <w:szCs w:val="24"/>
              <w:lang w:val="fr-ML"/>
            </w:rPr>
          </w:rPrChange>
        </w:rPr>
        <w:pPrChange w:id="2821" w:author="Dr Mamadou SANOGO" w:date="2023-10-27T13:46:00Z">
          <w:pPr>
            <w:spacing w:line="360" w:lineRule="auto"/>
            <w:ind w:right="36"/>
          </w:pPr>
        </w:pPrChange>
      </w:pPr>
      <w:del w:id="2822" w:author="Dr Mamadou SANOGO" w:date="2023-10-27T22:52:00Z">
        <w:r w:rsidRPr="007A4AFC" w:rsidDel="00803A8B">
          <w:rPr>
            <w:bCs/>
            <w:color w:val="000000" w:themeColor="text1"/>
            <w:szCs w:val="24"/>
          </w:rPr>
          <w:delText xml:space="preserve">L’école à travers son site web, met à la disposition des étudiants, un espace numérique personnel de travail, à travers le lien suivant : </w:delText>
        </w:r>
        <w:r w:rsidRPr="007A4AFC" w:rsidDel="00803A8B">
          <w:rPr>
            <w:rFonts w:ascii="Calibri" w:hAnsi="Calibri"/>
            <w:color w:val="000000" w:themeColor="text1"/>
            <w:sz w:val="22"/>
            <w:rPrChange w:id="2823" w:author="Dr Mamadou SANOGO" w:date="2023-10-25T18:15:00Z">
              <w:rPr>
                <w:rFonts w:ascii="Calibri" w:hAnsi="Calibri"/>
                <w:sz w:val="22"/>
              </w:rPr>
            </w:rPrChange>
          </w:rPr>
          <w:fldChar w:fldCharType="begin"/>
        </w:r>
        <w:r w:rsidRPr="007A4AFC" w:rsidDel="00803A8B">
          <w:rPr>
            <w:color w:val="000000" w:themeColor="text1"/>
            <w:rPrChange w:id="2824" w:author="Dr Mamadou SANOGO" w:date="2023-10-25T18:15:00Z">
              <w:rPr/>
            </w:rPrChange>
          </w:rPr>
          <w:delInstrText>HYPERLINK "https://www.esfe-mali.org/"</w:delInstrText>
        </w:r>
        <w:r w:rsidRPr="00E179A8" w:rsidDel="00803A8B">
          <w:rPr>
            <w:rFonts w:ascii="Calibri" w:hAnsi="Calibri"/>
            <w:color w:val="000000" w:themeColor="text1"/>
            <w:sz w:val="22"/>
          </w:rPr>
        </w:r>
        <w:r w:rsidRPr="007A4AFC" w:rsidDel="00803A8B">
          <w:rPr>
            <w:rFonts w:ascii="Calibri" w:hAnsi="Calibri"/>
            <w:color w:val="000000" w:themeColor="text1"/>
            <w:sz w:val="22"/>
            <w:rPrChange w:id="2825" w:author="Dr Mamadou SANOGO" w:date="2023-10-25T18:15:00Z">
              <w:rPr>
                <w:rStyle w:val="Lienhypertexte"/>
                <w:i/>
                <w:szCs w:val="24"/>
                <w:lang w:val="fr-ML"/>
              </w:rPr>
            </w:rPrChange>
          </w:rPr>
          <w:fldChar w:fldCharType="separate"/>
        </w:r>
        <w:r w:rsidRPr="007A4AFC" w:rsidDel="00803A8B">
          <w:rPr>
            <w:rStyle w:val="Lienhypertexte"/>
            <w:i/>
            <w:color w:val="000000" w:themeColor="text1"/>
            <w:szCs w:val="24"/>
            <w:lang w:val="fr-ML"/>
            <w:rPrChange w:id="2826" w:author="Dr Mamadou SANOGO" w:date="2023-10-25T18:15:00Z">
              <w:rPr>
                <w:rStyle w:val="Lienhypertexte"/>
                <w:i/>
                <w:szCs w:val="24"/>
                <w:lang w:val="fr-ML"/>
              </w:rPr>
            </w:rPrChange>
          </w:rPr>
          <w:delText>https://www.esfe-mali.org/</w:delText>
        </w:r>
        <w:r w:rsidRPr="007A4AFC" w:rsidDel="00803A8B">
          <w:rPr>
            <w:rStyle w:val="Lienhypertexte"/>
            <w:i/>
            <w:color w:val="000000" w:themeColor="text1"/>
            <w:szCs w:val="24"/>
            <w:lang w:val="fr-ML"/>
            <w:rPrChange w:id="2827" w:author="Dr Mamadou SANOGO" w:date="2023-10-25T18:15:00Z">
              <w:rPr>
                <w:rStyle w:val="Lienhypertexte"/>
                <w:i/>
                <w:szCs w:val="24"/>
                <w:lang w:val="fr-ML"/>
              </w:rPr>
            </w:rPrChange>
          </w:rPr>
          <w:fldChar w:fldCharType="end"/>
        </w:r>
      </w:del>
    </w:p>
    <w:p w14:paraId="4E198C7F" w14:textId="26F7AB6C" w:rsidR="00643698" w:rsidRPr="007A4AFC" w:rsidDel="00803A8B" w:rsidRDefault="00643698">
      <w:pPr>
        <w:spacing w:line="276" w:lineRule="auto"/>
        <w:ind w:right="36"/>
        <w:rPr>
          <w:del w:id="2828" w:author="Dr Mamadou SANOGO" w:date="2023-10-27T22:52:00Z"/>
          <w:bCs/>
          <w:color w:val="000000" w:themeColor="text1"/>
          <w:szCs w:val="24"/>
        </w:rPr>
        <w:pPrChange w:id="2829" w:author="Dr Mamadou SANOGO" w:date="2023-10-27T13:46:00Z">
          <w:pPr>
            <w:spacing w:line="360" w:lineRule="auto"/>
            <w:ind w:right="36"/>
          </w:pPr>
        </w:pPrChange>
      </w:pPr>
    </w:p>
    <w:p w14:paraId="452FC4CB" w14:textId="39D53050" w:rsidR="00643698" w:rsidRPr="007A4AFC" w:rsidDel="00803A8B" w:rsidRDefault="00643698">
      <w:pPr>
        <w:spacing w:line="276" w:lineRule="auto"/>
        <w:ind w:right="11"/>
        <w:rPr>
          <w:del w:id="2830" w:author="Dr Mamadou SANOGO" w:date="2023-10-27T22:52:00Z"/>
          <w:b/>
          <w:color w:val="000000" w:themeColor="text1"/>
          <w:szCs w:val="24"/>
        </w:rPr>
        <w:pPrChange w:id="2831" w:author="Dr Mamadou SANOGO" w:date="2023-10-27T13:46:00Z">
          <w:pPr>
            <w:spacing w:line="360" w:lineRule="auto"/>
            <w:ind w:right="11"/>
          </w:pPr>
        </w:pPrChange>
      </w:pPr>
      <w:bookmarkStart w:id="2832" w:name="_Toc145944516"/>
      <w:del w:id="2833" w:author="Dr Mamadou SANOGO" w:date="2023-10-27T22:52:00Z">
        <w:r w:rsidRPr="007A4AFC" w:rsidDel="00803A8B">
          <w:rPr>
            <w:b/>
            <w:color w:val="000000" w:themeColor="text1"/>
            <w:szCs w:val="24"/>
          </w:rPr>
          <w:delText>Référence 5 : La formation propose des dispositifs spécifiques d’aide à la réussite et à l’insertion professionnelle</w:delText>
        </w:r>
        <w:bookmarkEnd w:id="2832"/>
      </w:del>
    </w:p>
    <w:p w14:paraId="549D85B9" w14:textId="3D8A230C" w:rsidR="00643698" w:rsidRPr="007A4AFC" w:rsidDel="00803A8B" w:rsidRDefault="00643698">
      <w:pPr>
        <w:spacing w:line="276" w:lineRule="auto"/>
        <w:ind w:right="11"/>
        <w:rPr>
          <w:del w:id="2834" w:author="Dr Mamadou SANOGO" w:date="2023-10-27T22:52:00Z"/>
          <w:b/>
          <w:i/>
          <w:iCs/>
          <w:color w:val="000000" w:themeColor="text1"/>
          <w:szCs w:val="24"/>
        </w:rPr>
        <w:pPrChange w:id="2835" w:author="Dr Mamadou SANOGO" w:date="2023-10-27T13:46:00Z">
          <w:pPr>
            <w:spacing w:line="360" w:lineRule="auto"/>
            <w:ind w:right="11"/>
          </w:pPr>
        </w:pPrChange>
      </w:pPr>
      <w:del w:id="2836" w:author="Dr Mamadou SANOGO" w:date="2023-10-27T22:52:00Z">
        <w:r w:rsidRPr="007A4AFC" w:rsidDel="00803A8B">
          <w:rPr>
            <w:b/>
            <w:i/>
            <w:iCs/>
            <w:color w:val="000000" w:themeColor="text1"/>
            <w:szCs w:val="24"/>
          </w:rPr>
          <w:delText>Critère 1 : Des enseignements de mise à niveau sont proposés aux étudiants entrant dans la formation</w:delText>
        </w:r>
      </w:del>
    </w:p>
    <w:p w14:paraId="7BB30AE6" w14:textId="53D66C1F" w:rsidR="007B4438" w:rsidRPr="007A4AFC" w:rsidDel="00803A8B" w:rsidRDefault="00643698">
      <w:pPr>
        <w:spacing w:line="276" w:lineRule="auto"/>
        <w:rPr>
          <w:del w:id="2837" w:author="Dr Mamadou SANOGO" w:date="2023-10-27T22:52:00Z"/>
          <w:color w:val="000000" w:themeColor="text1"/>
          <w:szCs w:val="24"/>
          <w:lang w:val="fr-ML"/>
          <w:rPrChange w:id="2838" w:author="Dr Mamadou SANOGO" w:date="2023-10-25T18:15:00Z">
            <w:rPr>
              <w:del w:id="2839" w:author="Dr Mamadou SANOGO" w:date="2023-10-27T22:52:00Z"/>
              <w:szCs w:val="24"/>
              <w:lang w:val="fr-ML"/>
            </w:rPr>
          </w:rPrChange>
        </w:rPr>
        <w:pPrChange w:id="2840" w:author="Dr Mamadou SANOGO" w:date="2023-10-27T13:46:00Z">
          <w:pPr>
            <w:spacing w:line="360" w:lineRule="auto"/>
          </w:pPr>
        </w:pPrChange>
      </w:pPr>
      <w:del w:id="2841" w:author="Dr Mamadou SANOGO" w:date="2023-10-27T22:52:00Z">
        <w:r w:rsidRPr="007A4AFC" w:rsidDel="00803A8B">
          <w:rPr>
            <w:color w:val="000000" w:themeColor="text1"/>
            <w:szCs w:val="24"/>
            <w:lang w:val="fr-ML"/>
            <w:rPrChange w:id="2842" w:author="Dr Mamadou SANOGO" w:date="2023-10-25T18:15:00Z">
              <w:rPr>
                <w:szCs w:val="24"/>
                <w:lang w:val="fr-ML"/>
              </w:rPr>
            </w:rPrChange>
          </w:rPr>
          <w:delTex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delText>
        </w:r>
      </w:del>
    </w:p>
    <w:p w14:paraId="75B5C3EF" w14:textId="722EDCCA" w:rsidR="00643698" w:rsidRPr="007A4AFC" w:rsidDel="003A18E5" w:rsidRDefault="00643698">
      <w:pPr>
        <w:spacing w:line="276" w:lineRule="auto"/>
        <w:ind w:right="403"/>
        <w:rPr>
          <w:del w:id="2843" w:author="Dr Mamadou SANOGO" w:date="2023-10-26T13:23:00Z"/>
          <w:b/>
          <w:bCs/>
          <w:iCs/>
          <w:color w:val="000000" w:themeColor="text1"/>
          <w:szCs w:val="24"/>
          <w:rPrChange w:id="2844" w:author="Dr Mamadou SANOGO" w:date="2023-10-25T18:15:00Z">
            <w:rPr>
              <w:del w:id="2845" w:author="Dr Mamadou SANOGO" w:date="2023-10-26T13:23:00Z"/>
              <w:b/>
              <w:bCs/>
              <w:iCs/>
              <w:color w:val="00B050"/>
              <w:szCs w:val="24"/>
            </w:rPr>
          </w:rPrChange>
        </w:rPr>
        <w:pPrChange w:id="2846" w:author="Dr Mamadou SANOGO" w:date="2023-10-27T13:46:00Z">
          <w:pPr>
            <w:spacing w:line="360" w:lineRule="auto"/>
            <w:ind w:right="403"/>
          </w:pPr>
        </w:pPrChange>
      </w:pPr>
      <w:del w:id="2847" w:author="Dr Mamadou SANOGO" w:date="2023-10-27T22:52:00Z">
        <w:r w:rsidRPr="007A4AFC" w:rsidDel="00803A8B">
          <w:rPr>
            <w:b/>
            <w:bCs/>
            <w:iCs/>
            <w:color w:val="000000" w:themeColor="text1"/>
            <w:szCs w:val="24"/>
            <w:rPrChange w:id="2848" w:author="Dr Mamadou SANOGO" w:date="2023-10-25T18:15:00Z">
              <w:rPr>
                <w:b/>
                <w:bCs/>
                <w:iCs/>
                <w:color w:val="00B050"/>
                <w:szCs w:val="24"/>
              </w:rPr>
            </w:rPrChange>
          </w:rPr>
          <w:delText>Annexe n°</w:delText>
        </w:r>
        <w:r w:rsidR="00C25333" w:rsidRPr="007A4AFC" w:rsidDel="00803A8B">
          <w:rPr>
            <w:b/>
            <w:bCs/>
            <w:iCs/>
            <w:color w:val="000000" w:themeColor="text1"/>
            <w:szCs w:val="24"/>
            <w:rPrChange w:id="2849" w:author="Dr Mamadou SANOGO" w:date="2023-10-25T18:15:00Z">
              <w:rPr>
                <w:b/>
                <w:bCs/>
                <w:iCs/>
                <w:color w:val="00B050"/>
                <w:szCs w:val="24"/>
              </w:rPr>
            </w:rPrChange>
          </w:rPr>
          <w:delText>0</w:delText>
        </w:r>
      </w:del>
      <w:ins w:id="2850" w:author="Cauris Cosmetics" w:date="2023-10-25T14:48:00Z">
        <w:del w:id="2851" w:author="Dr Mamadou SANOGO" w:date="2023-10-27T22:52:00Z">
          <w:r w:rsidR="004974D8" w:rsidDel="00803A8B">
            <w:rPr>
              <w:b/>
              <w:bCs/>
              <w:iCs/>
              <w:color w:val="000000" w:themeColor="text1"/>
              <w:szCs w:val="24"/>
            </w:rPr>
            <w:delText>10</w:delText>
          </w:r>
        </w:del>
      </w:ins>
      <w:del w:id="2852" w:author="Dr Mamadou SANOGO" w:date="2023-10-27T22:52:00Z">
        <w:r w:rsidR="00C25333" w:rsidRPr="007A4AFC" w:rsidDel="00803A8B">
          <w:rPr>
            <w:b/>
            <w:bCs/>
            <w:iCs/>
            <w:color w:val="000000" w:themeColor="text1"/>
            <w:szCs w:val="24"/>
            <w:rPrChange w:id="2853" w:author="Dr Mamadou SANOGO" w:date="2023-10-25T18:15:00Z">
              <w:rPr>
                <w:b/>
                <w:bCs/>
                <w:iCs/>
                <w:color w:val="00B050"/>
                <w:szCs w:val="24"/>
              </w:rPr>
            </w:rPrChange>
          </w:rPr>
          <w:delText>11</w:delText>
        </w:r>
        <w:r w:rsidRPr="007A4AFC" w:rsidDel="00803A8B">
          <w:rPr>
            <w:b/>
            <w:bCs/>
            <w:iCs/>
            <w:color w:val="000000" w:themeColor="text1"/>
            <w:szCs w:val="24"/>
            <w:rPrChange w:id="2854" w:author="Dr Mamadou SANOGO" w:date="2023-10-25T18:15:00Z">
              <w:rPr>
                <w:b/>
                <w:bCs/>
                <w:iCs/>
                <w:color w:val="00B050"/>
                <w:szCs w:val="24"/>
              </w:rPr>
            </w:rPrChange>
          </w:rPr>
          <w:delText xml:space="preserve">: </w:delText>
        </w:r>
      </w:del>
      <w:del w:id="2855" w:author="Dr Mamadou SANOGO" w:date="2023-10-27T10:43:00Z">
        <w:r w:rsidRPr="003A18E5" w:rsidDel="00EB7ACA">
          <w:rPr>
            <w:iCs/>
            <w:color w:val="000000" w:themeColor="text1"/>
            <w:szCs w:val="24"/>
            <w:rPrChange w:id="2856" w:author="Dr Mamadou SANOGO" w:date="2023-10-26T13:23:00Z">
              <w:rPr>
                <w:b/>
                <w:bCs/>
                <w:iCs/>
                <w:color w:val="00B050"/>
                <w:szCs w:val="24"/>
              </w:rPr>
            </w:rPrChange>
          </w:rPr>
          <w:delText>c</w:delText>
        </w:r>
      </w:del>
      <w:del w:id="2857" w:author="Dr Mamadou SANOGO" w:date="2023-10-27T22:52:00Z">
        <w:r w:rsidRPr="003A18E5" w:rsidDel="00803A8B">
          <w:rPr>
            <w:iCs/>
            <w:color w:val="000000" w:themeColor="text1"/>
            <w:szCs w:val="24"/>
            <w:rPrChange w:id="2858" w:author="Dr Mamadou SANOGO" w:date="2023-10-26T13:23:00Z">
              <w:rPr>
                <w:b/>
                <w:bCs/>
                <w:iCs/>
                <w:color w:val="00B050"/>
                <w:szCs w:val="24"/>
              </w:rPr>
            </w:rPrChange>
          </w:rPr>
          <w:delText>ahier de textes</w:delText>
        </w:r>
      </w:del>
    </w:p>
    <w:p w14:paraId="592A8C60" w14:textId="0AD928E6" w:rsidR="00643698" w:rsidRPr="007A4AFC" w:rsidDel="00803A8B" w:rsidRDefault="00643698">
      <w:pPr>
        <w:spacing w:line="276" w:lineRule="auto"/>
        <w:ind w:right="403"/>
        <w:rPr>
          <w:del w:id="2859" w:author="Dr Mamadou SANOGO" w:date="2023-10-27T22:52:00Z"/>
          <w:color w:val="000000" w:themeColor="text1"/>
          <w:szCs w:val="24"/>
          <w:lang w:val="fr-ML"/>
          <w:rPrChange w:id="2860" w:author="Dr Mamadou SANOGO" w:date="2023-10-25T18:15:00Z">
            <w:rPr>
              <w:del w:id="2861" w:author="Dr Mamadou SANOGO" w:date="2023-10-27T22:52:00Z"/>
              <w:szCs w:val="24"/>
              <w:lang w:val="fr-ML"/>
            </w:rPr>
          </w:rPrChange>
        </w:rPr>
        <w:pPrChange w:id="2862" w:author="Dr Mamadou SANOGO" w:date="2023-10-27T13:46:00Z">
          <w:pPr/>
        </w:pPrChange>
      </w:pPr>
    </w:p>
    <w:p w14:paraId="50583616" w14:textId="28FD1E34" w:rsidR="00643698" w:rsidRPr="007A4AFC" w:rsidDel="00803A8B" w:rsidRDefault="00643698">
      <w:pPr>
        <w:spacing w:line="240" w:lineRule="auto"/>
        <w:ind w:right="11"/>
        <w:rPr>
          <w:del w:id="2863" w:author="Dr Mamadou SANOGO" w:date="2023-10-27T22:52:00Z"/>
          <w:b/>
          <w:i/>
          <w:iCs/>
          <w:color w:val="000000" w:themeColor="text1"/>
          <w:szCs w:val="24"/>
        </w:rPr>
        <w:pPrChange w:id="2864" w:author="Dr Mamadou SANOGO" w:date="2023-10-27T12:12:00Z">
          <w:pPr>
            <w:spacing w:line="360" w:lineRule="auto"/>
            <w:ind w:right="11"/>
          </w:pPr>
        </w:pPrChange>
      </w:pPr>
      <w:del w:id="2865" w:author="Dr Mamadou SANOGO" w:date="2023-10-27T22:52:00Z">
        <w:r w:rsidRPr="007A4AFC" w:rsidDel="00803A8B">
          <w:rPr>
            <w:b/>
            <w:i/>
            <w:iCs/>
            <w:color w:val="000000" w:themeColor="text1"/>
            <w:szCs w:val="24"/>
          </w:rPr>
          <w:delText>Critère 2 : Il existe des mécanismes en faveur des étudiants ayant des difficultés pédagogiques, en échec ou en voie d’abandon</w:delText>
        </w:r>
      </w:del>
    </w:p>
    <w:p w14:paraId="631FC374" w14:textId="013FF0F6" w:rsidR="00643698" w:rsidRPr="007A4AFC" w:rsidDel="00803A8B" w:rsidRDefault="00643698">
      <w:pPr>
        <w:spacing w:line="240" w:lineRule="auto"/>
        <w:rPr>
          <w:del w:id="2866" w:author="Dr Mamadou SANOGO" w:date="2023-10-27T22:52:00Z"/>
          <w:color w:val="000000" w:themeColor="text1"/>
          <w:szCs w:val="24"/>
          <w:lang w:val="fr-ML"/>
          <w:rPrChange w:id="2867" w:author="Dr Mamadou SANOGO" w:date="2023-10-25T18:15:00Z">
            <w:rPr>
              <w:del w:id="2868" w:author="Dr Mamadou SANOGO" w:date="2023-10-27T22:52:00Z"/>
              <w:szCs w:val="24"/>
              <w:lang w:val="fr-ML"/>
            </w:rPr>
          </w:rPrChange>
        </w:rPr>
        <w:pPrChange w:id="2869" w:author="Dr Mamadou SANOGO" w:date="2023-10-27T12:12:00Z">
          <w:pPr>
            <w:spacing w:line="360" w:lineRule="auto"/>
          </w:pPr>
        </w:pPrChange>
      </w:pPr>
      <w:del w:id="2870" w:author="Dr Mamadou SANOGO" w:date="2023-10-27T22:52:00Z">
        <w:r w:rsidRPr="007A4AFC" w:rsidDel="00803A8B">
          <w:rPr>
            <w:color w:val="000000" w:themeColor="text1"/>
            <w:szCs w:val="24"/>
            <w:lang w:val="fr-ML"/>
            <w:rPrChange w:id="2871" w:author="Dr Mamadou SANOGO" w:date="2023-10-25T18:15:00Z">
              <w:rPr>
                <w:szCs w:val="24"/>
                <w:lang w:val="fr-ML"/>
              </w:rPr>
            </w:rPrChange>
          </w:rPr>
          <w:delTex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delText>
        </w:r>
      </w:del>
    </w:p>
    <w:p w14:paraId="3AE47EA9" w14:textId="18E059E7" w:rsidR="00643698" w:rsidRPr="007A4AFC" w:rsidDel="00803A8B" w:rsidRDefault="00643698">
      <w:pPr>
        <w:spacing w:line="240" w:lineRule="auto"/>
        <w:ind w:right="11"/>
        <w:rPr>
          <w:del w:id="2872" w:author="Dr Mamadou SANOGO" w:date="2023-10-27T22:52:00Z"/>
          <w:b/>
          <w:i/>
          <w:iCs/>
          <w:color w:val="000000" w:themeColor="text1"/>
          <w:szCs w:val="24"/>
        </w:rPr>
        <w:pPrChange w:id="2873" w:author="Dr Mamadou SANOGO" w:date="2023-10-27T12:12:00Z">
          <w:pPr>
            <w:spacing w:line="360" w:lineRule="auto"/>
            <w:ind w:right="11"/>
          </w:pPr>
        </w:pPrChange>
      </w:pPr>
      <w:del w:id="2874" w:author="Dr Mamadou SANOGO" w:date="2023-10-27T22:52:00Z">
        <w:r w:rsidRPr="007A4AFC" w:rsidDel="00803A8B">
          <w:rPr>
            <w:b/>
            <w:i/>
            <w:iCs/>
            <w:color w:val="000000" w:themeColor="text1"/>
            <w:szCs w:val="24"/>
          </w:rPr>
          <w:delText>Critère 3 : Il existe des passerelles vers d’autres formations pour une réorientation</w:delText>
        </w:r>
      </w:del>
    </w:p>
    <w:p w14:paraId="6ADBE5BF" w14:textId="1C8221BB" w:rsidR="00643698" w:rsidRPr="00562C17" w:rsidDel="00803A8B" w:rsidRDefault="00643698">
      <w:pPr>
        <w:pStyle w:val="Default"/>
        <w:spacing w:line="276" w:lineRule="auto"/>
        <w:rPr>
          <w:del w:id="2875" w:author="Dr Mamadou SANOGO" w:date="2023-10-27T22:52:00Z"/>
          <w:sz w:val="23"/>
          <w:szCs w:val="23"/>
          <w:rPrChange w:id="2876" w:author="Dr Mamadou SANOGO" w:date="2023-10-27T10:51:00Z">
            <w:rPr>
              <w:del w:id="2877" w:author="Dr Mamadou SANOGO" w:date="2023-10-27T22:52:00Z"/>
              <w:color w:val="000000"/>
              <w:szCs w:val="24"/>
              <w:lang w:val="fr-ML"/>
            </w:rPr>
          </w:rPrChange>
        </w:rPr>
        <w:pPrChange w:id="2878" w:author="Dr Mamadou SANOGO" w:date="2023-10-27T22:33:00Z">
          <w:pPr>
            <w:widowControl w:val="0"/>
            <w:autoSpaceDE w:val="0"/>
            <w:autoSpaceDN w:val="0"/>
            <w:adjustRightInd w:val="0"/>
            <w:spacing w:line="360" w:lineRule="auto"/>
            <w:ind w:right="11"/>
          </w:pPr>
        </w:pPrChange>
      </w:pPr>
      <w:del w:id="2879" w:author="Dr Mamadou SANOGO" w:date="2023-10-27T22:52:00Z">
        <w:r w:rsidRPr="007A4AFC" w:rsidDel="00803A8B">
          <w:rPr>
            <w:color w:val="000000" w:themeColor="text1"/>
            <w:lang w:val="fr-ML"/>
            <w:rPrChange w:id="2880" w:author="Dr Mamadou SANOGO" w:date="2023-10-25T18:15:00Z">
              <w:rPr>
                <w:lang w:val="fr-ML"/>
              </w:rPr>
            </w:rPrChange>
          </w:rPr>
          <w:delText>L</w:delText>
        </w:r>
      </w:del>
      <w:del w:id="2881" w:author="Dr Mamadou SANOGO" w:date="2023-10-27T22:06:00Z">
        <w:r w:rsidRPr="007A4AFC" w:rsidDel="00E06071">
          <w:rPr>
            <w:color w:val="000000" w:themeColor="text1"/>
            <w:lang w:val="fr-ML"/>
            <w:rPrChange w:id="2882" w:author="Dr Mamadou SANOGO" w:date="2023-10-25T18:15:00Z">
              <w:rPr>
                <w:lang w:val="fr-ML"/>
              </w:rPr>
            </w:rPrChange>
          </w:rPr>
          <w:delText>e</w:delText>
        </w:r>
      </w:del>
      <w:del w:id="2883" w:author="Dr Mamadou SANOGO" w:date="2023-10-27T22:52:00Z">
        <w:r w:rsidRPr="007A4AFC" w:rsidDel="00803A8B">
          <w:rPr>
            <w:color w:val="000000" w:themeColor="text1"/>
            <w:lang w:val="fr-ML"/>
            <w:rPrChange w:id="2884" w:author="Dr Mamadou SANOGO" w:date="2023-10-25T18:15:00Z">
              <w:rPr>
                <w:lang w:val="fr-ML"/>
              </w:rPr>
            </w:rPrChange>
          </w:rPr>
          <w:delText xml:space="preserve"> </w:delText>
        </w:r>
      </w:del>
      <w:del w:id="2885" w:author="Dr Mamadou SANOGO" w:date="2023-10-27T22:07:00Z">
        <w:r w:rsidRPr="007A4AFC" w:rsidDel="00E06071">
          <w:rPr>
            <w:color w:val="000000" w:themeColor="text1"/>
            <w:lang w:val="fr-ML"/>
            <w:rPrChange w:id="2886" w:author="Dr Mamadou SANOGO" w:date="2023-10-25T18:15:00Z">
              <w:rPr>
                <w:lang w:val="fr-ML"/>
              </w:rPr>
            </w:rPrChange>
          </w:rPr>
          <w:delText xml:space="preserve">Master </w:delText>
        </w:r>
      </w:del>
      <w:del w:id="2887" w:author="Dr Mamadou SANOGO" w:date="2023-10-27T22:52:00Z">
        <w:r w:rsidRPr="007A4AFC" w:rsidDel="00803A8B">
          <w:rPr>
            <w:color w:val="000000" w:themeColor="text1"/>
            <w:lang w:val="fr-ML"/>
            <w:rPrChange w:id="2888" w:author="Dr Mamadou SANOGO" w:date="2023-10-25T18:15:00Z">
              <w:rPr>
                <w:lang w:val="fr-ML"/>
              </w:rPr>
            </w:rPrChange>
          </w:rPr>
          <w:delText xml:space="preserve">en </w:delText>
        </w:r>
      </w:del>
      <w:del w:id="2889" w:author="Dr Mamadou SANOGO" w:date="2023-10-26T13:24:00Z">
        <w:r w:rsidRPr="007A4AFC" w:rsidDel="003A18E5">
          <w:rPr>
            <w:color w:val="000000" w:themeColor="text1"/>
            <w:lang w:val="fr-ML"/>
            <w:rPrChange w:id="2890" w:author="Dr Mamadou SANOGO" w:date="2023-10-25T18:15:00Z">
              <w:rPr>
                <w:lang w:val="fr-ML"/>
              </w:rPr>
            </w:rPrChange>
          </w:rPr>
          <w:delText xml:space="preserve">épidémiologie </w:delText>
        </w:r>
      </w:del>
      <w:del w:id="2891" w:author="Dr Mamadou SANOGO" w:date="2023-10-27T22:52:00Z">
        <w:r w:rsidRPr="007A4AFC" w:rsidDel="00803A8B">
          <w:rPr>
            <w:color w:val="000000" w:themeColor="text1"/>
            <w:lang w:val="fr-ML"/>
            <w:rPrChange w:id="2892" w:author="Dr Mamadou SANOGO" w:date="2023-10-25T18:15:00Z">
              <w:rPr>
                <w:lang w:val="fr-ML"/>
              </w:rPr>
            </w:rPrChange>
          </w:rPr>
          <w:delText>englobe des compétences</w:delText>
        </w:r>
      </w:del>
      <w:del w:id="2893" w:author="Dr Mamadou SANOGO" w:date="2023-10-27T14:32:00Z">
        <w:r w:rsidRPr="007A4AFC" w:rsidDel="005A69DD">
          <w:rPr>
            <w:color w:val="000000" w:themeColor="text1"/>
            <w:lang w:val="fr-ML"/>
            <w:rPrChange w:id="2894" w:author="Dr Mamadou SANOGO" w:date="2023-10-25T18:15:00Z">
              <w:rPr>
                <w:lang w:val="fr-ML"/>
              </w:rPr>
            </w:rPrChange>
          </w:rPr>
          <w:delText xml:space="preserve"> </w:delText>
        </w:r>
      </w:del>
      <w:del w:id="2895" w:author="Dr Mamadou SANOGO" w:date="2023-10-27T10:50:00Z">
        <w:r w:rsidRPr="007A4AFC" w:rsidDel="00562C17">
          <w:rPr>
            <w:color w:val="000000" w:themeColor="text1"/>
            <w:lang w:val="fr-ML"/>
            <w:rPrChange w:id="2896" w:author="Dr Mamadou SANOGO" w:date="2023-10-25T18:15:00Z">
              <w:rPr>
                <w:lang w:val="fr-ML"/>
              </w:rPr>
            </w:rPrChange>
          </w:rPr>
          <w:delText>en analyse statistique, en collecte de données, en recherche en santé publique, en gestion de la santé, en biostatistiques, en sciences sociales et bien d'autres domaines</w:delText>
        </w:r>
      </w:del>
      <w:del w:id="2897" w:author="Dr Mamadou SANOGO" w:date="2023-10-27T22:52:00Z">
        <w:r w:rsidRPr="007A4AFC" w:rsidDel="00803A8B">
          <w:rPr>
            <w:color w:val="000000" w:themeColor="text1"/>
            <w:lang w:val="fr-ML"/>
            <w:rPrChange w:id="2898" w:author="Dr Mamadou SANOGO" w:date="2023-10-25T18:15:00Z">
              <w:rPr>
                <w:lang w:val="fr-ML"/>
              </w:rPr>
            </w:rPrChange>
          </w:rPr>
          <w:delText xml:space="preserve">. Ces compétences peuvent être transférables vers de nombreux autres secteurs et spécialités de formation savoir : </w:delText>
        </w:r>
        <w:r w:rsidRPr="007A4AFC" w:rsidDel="00803A8B">
          <w:rPr>
            <w:rFonts w:eastAsiaTheme="majorEastAsia"/>
            <w:color w:val="000000" w:themeColor="text1"/>
            <w:rPrChange w:id="2899" w:author="Dr Mamadou SANOGO" w:date="2023-10-25T18:15:00Z">
              <w:rPr>
                <w:rFonts w:eastAsiaTheme="majorEastAsia"/>
              </w:rPr>
            </w:rPrChange>
          </w:rPr>
          <w:delText>Recherche en Santé, Santé Publique</w:delText>
        </w:r>
      </w:del>
      <w:del w:id="2900" w:author="Dr Mamadou SANOGO" w:date="2023-10-27T10:51:00Z">
        <w:r w:rsidRPr="007A4AFC" w:rsidDel="00562C17">
          <w:rPr>
            <w:color w:val="000000" w:themeColor="text1"/>
            <w:lang w:val="fr-ML"/>
            <w:rPrChange w:id="2901" w:author="Dr Mamadou SANOGO" w:date="2023-10-25T18:15:00Z">
              <w:rPr>
                <w:lang w:val="fr-ML"/>
              </w:rPr>
            </w:rPrChange>
          </w:rPr>
          <w:delText xml:space="preserve">, </w:delText>
        </w:r>
        <w:r w:rsidRPr="007A4AFC" w:rsidDel="00562C17">
          <w:rPr>
            <w:rFonts w:eastAsiaTheme="majorEastAsia"/>
            <w:color w:val="000000" w:themeColor="text1"/>
            <w:rPrChange w:id="2902" w:author="Dr Mamadou SANOGO" w:date="2023-10-25T18:15:00Z">
              <w:rPr>
                <w:rFonts w:eastAsiaTheme="majorEastAsia"/>
              </w:rPr>
            </w:rPrChange>
          </w:rPr>
          <w:delText>Biostatistiques</w:delText>
        </w:r>
      </w:del>
      <w:del w:id="2903" w:author="Dr Mamadou SANOGO" w:date="2023-10-27T22:52:00Z">
        <w:r w:rsidRPr="007A4AFC" w:rsidDel="00803A8B">
          <w:rPr>
            <w:rFonts w:eastAsiaTheme="majorEastAsia"/>
            <w:color w:val="000000" w:themeColor="text1"/>
            <w:rPrChange w:id="2904" w:author="Dr Mamadou SANOGO" w:date="2023-10-25T18:15:00Z">
              <w:rPr>
                <w:rFonts w:eastAsiaTheme="majorEastAsia"/>
              </w:rPr>
            </w:rPrChange>
          </w:rPr>
          <w:delText>,</w:delText>
        </w:r>
        <w:r w:rsidRPr="007A4AFC" w:rsidDel="00803A8B">
          <w:rPr>
            <w:color w:val="000000" w:themeColor="text1"/>
            <w:lang w:val="fr-ML"/>
            <w:rPrChange w:id="2905" w:author="Dr Mamadou SANOGO" w:date="2023-10-25T18:15:00Z">
              <w:rPr>
                <w:lang w:val="fr-ML"/>
              </w:rPr>
            </w:rPrChange>
          </w:rPr>
          <w:delText xml:space="preserve"> </w:delText>
        </w:r>
        <w:r w:rsidRPr="007A4AFC" w:rsidDel="00803A8B">
          <w:rPr>
            <w:rFonts w:eastAsiaTheme="majorEastAsia"/>
            <w:color w:val="000000" w:themeColor="text1"/>
            <w:rPrChange w:id="2906" w:author="Dr Mamadou SANOGO" w:date="2023-10-25T18:15:00Z">
              <w:rPr>
                <w:rFonts w:eastAsiaTheme="majorEastAsia"/>
              </w:rPr>
            </w:rPrChange>
          </w:rPr>
          <w:delText>Gestion de Projet</w:delText>
        </w:r>
      </w:del>
      <w:del w:id="2907" w:author="Dr Mamadou SANOGO" w:date="2023-10-27T14:32:00Z">
        <w:r w:rsidRPr="007A4AFC" w:rsidDel="005A69DD">
          <w:rPr>
            <w:rFonts w:eastAsiaTheme="majorEastAsia"/>
            <w:color w:val="000000" w:themeColor="text1"/>
            <w:rPrChange w:id="2908" w:author="Dr Mamadou SANOGO" w:date="2023-10-25T18:15:00Z">
              <w:rPr>
                <w:rFonts w:eastAsiaTheme="majorEastAsia"/>
              </w:rPr>
            </w:rPrChange>
          </w:rPr>
          <w:delText>,</w:delText>
        </w:r>
      </w:del>
      <w:del w:id="2909" w:author="Dr Mamadou SANOGO" w:date="2023-10-27T22:52:00Z">
        <w:r w:rsidRPr="007A4AFC" w:rsidDel="00803A8B">
          <w:rPr>
            <w:rFonts w:eastAsiaTheme="majorEastAsia"/>
            <w:color w:val="000000" w:themeColor="text1"/>
            <w:rPrChange w:id="2910" w:author="Dr Mamadou SANOGO" w:date="2023-10-25T18:15:00Z">
              <w:rPr>
                <w:rFonts w:eastAsiaTheme="majorEastAsia"/>
              </w:rPr>
            </w:rPrChange>
          </w:rPr>
          <w:delText xml:space="preserve"> etc .</w:delText>
        </w:r>
      </w:del>
    </w:p>
    <w:p w14:paraId="1109ADC0" w14:textId="1D3909FA" w:rsidR="00643698" w:rsidRPr="007A4AFC" w:rsidDel="00803A8B" w:rsidRDefault="00643698">
      <w:pPr>
        <w:widowControl w:val="0"/>
        <w:autoSpaceDE w:val="0"/>
        <w:autoSpaceDN w:val="0"/>
        <w:adjustRightInd w:val="0"/>
        <w:spacing w:line="276" w:lineRule="auto"/>
        <w:ind w:right="11"/>
        <w:rPr>
          <w:del w:id="2911" w:author="Dr Mamadou SANOGO" w:date="2023-10-27T22:52:00Z"/>
          <w:color w:val="000000" w:themeColor="text1"/>
          <w:szCs w:val="24"/>
          <w:lang w:val="fr-ML"/>
          <w:rPrChange w:id="2912" w:author="Dr Mamadou SANOGO" w:date="2023-10-25T18:15:00Z">
            <w:rPr>
              <w:del w:id="2913" w:author="Dr Mamadou SANOGO" w:date="2023-10-27T22:52:00Z"/>
              <w:color w:val="000000"/>
              <w:szCs w:val="24"/>
              <w:lang w:val="fr-ML"/>
            </w:rPr>
          </w:rPrChange>
        </w:rPr>
        <w:pPrChange w:id="2914" w:author="Dr Mamadou SANOGO" w:date="2023-10-27T13:47:00Z">
          <w:pPr>
            <w:widowControl w:val="0"/>
            <w:autoSpaceDE w:val="0"/>
            <w:autoSpaceDN w:val="0"/>
            <w:adjustRightInd w:val="0"/>
            <w:spacing w:line="360" w:lineRule="auto"/>
            <w:ind w:right="11"/>
          </w:pPr>
        </w:pPrChange>
      </w:pPr>
      <w:del w:id="2915" w:author="Dr Mamadou SANOGO" w:date="2023-10-27T22:52:00Z">
        <w:r w:rsidRPr="007A4AFC" w:rsidDel="00803A8B">
          <w:rPr>
            <w:color w:val="000000" w:themeColor="text1"/>
            <w:szCs w:val="24"/>
            <w:lang w:val="fr-ML"/>
            <w:rPrChange w:id="2916" w:author="Dr Mamadou SANOGO" w:date="2023-10-25T18:15:00Z">
              <w:rPr>
                <w:color w:val="000000"/>
                <w:szCs w:val="24"/>
                <w:lang w:val="fr-ML"/>
              </w:rPr>
            </w:rPrChange>
          </w:rPr>
          <w:delTex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delText>
        </w:r>
      </w:del>
    </w:p>
    <w:p w14:paraId="3B513704" w14:textId="5282616A" w:rsidR="00643698" w:rsidRPr="003A18E5" w:rsidDel="00803A8B" w:rsidRDefault="00643698">
      <w:pPr>
        <w:spacing w:line="276" w:lineRule="auto"/>
        <w:ind w:right="403"/>
        <w:rPr>
          <w:del w:id="2917" w:author="Dr Mamadou SANOGO" w:date="2023-10-27T22:52:00Z"/>
          <w:iCs/>
          <w:color w:val="000000" w:themeColor="text1"/>
          <w:szCs w:val="24"/>
          <w:rPrChange w:id="2918" w:author="Dr Mamadou SANOGO" w:date="2023-10-26T13:25:00Z">
            <w:rPr>
              <w:del w:id="2919" w:author="Dr Mamadou SANOGO" w:date="2023-10-27T22:52:00Z"/>
              <w:b/>
              <w:bCs/>
              <w:iCs/>
              <w:color w:val="00B050"/>
              <w:szCs w:val="24"/>
            </w:rPr>
          </w:rPrChange>
        </w:rPr>
        <w:pPrChange w:id="2920" w:author="Dr Mamadou SANOGO" w:date="2023-10-27T13:47:00Z">
          <w:pPr>
            <w:spacing w:line="360" w:lineRule="auto"/>
            <w:ind w:right="403"/>
          </w:pPr>
        </w:pPrChange>
      </w:pPr>
      <w:del w:id="2921" w:author="Dr Mamadou SANOGO" w:date="2023-10-27T22:52:00Z">
        <w:r w:rsidRPr="007A4AFC" w:rsidDel="00803A8B">
          <w:rPr>
            <w:b/>
            <w:bCs/>
            <w:iCs/>
            <w:color w:val="000000" w:themeColor="text1"/>
            <w:szCs w:val="24"/>
            <w:rPrChange w:id="2922" w:author="Dr Mamadou SANOGO" w:date="2023-10-25T18:15:00Z">
              <w:rPr>
                <w:b/>
                <w:bCs/>
                <w:iCs/>
                <w:color w:val="00B050"/>
                <w:szCs w:val="24"/>
              </w:rPr>
            </w:rPrChange>
          </w:rPr>
          <w:delText>Annexe n°</w:delText>
        </w:r>
        <w:r w:rsidR="001111EB" w:rsidRPr="007A4AFC" w:rsidDel="00803A8B">
          <w:rPr>
            <w:b/>
            <w:bCs/>
            <w:iCs/>
            <w:color w:val="000000" w:themeColor="text1"/>
            <w:szCs w:val="24"/>
            <w:rPrChange w:id="2923" w:author="Dr Mamadou SANOGO" w:date="2023-10-25T18:15:00Z">
              <w:rPr>
                <w:b/>
                <w:bCs/>
                <w:iCs/>
                <w:color w:val="00B050"/>
                <w:szCs w:val="24"/>
              </w:rPr>
            </w:rPrChange>
          </w:rPr>
          <w:delText>00</w:delText>
        </w:r>
      </w:del>
      <w:ins w:id="2924" w:author="Cauris Cosmetics" w:date="2023-10-25T14:47:00Z">
        <w:del w:id="2925" w:author="Dr Mamadou SANOGO" w:date="2023-10-27T22:52:00Z">
          <w:r w:rsidR="004974D8" w:rsidDel="00803A8B">
            <w:rPr>
              <w:b/>
              <w:bCs/>
              <w:iCs/>
              <w:color w:val="000000" w:themeColor="text1"/>
              <w:szCs w:val="24"/>
            </w:rPr>
            <w:delText>7</w:delText>
          </w:r>
        </w:del>
      </w:ins>
      <w:del w:id="2926" w:author="Dr Mamadou SANOGO" w:date="2023-10-27T22:52:00Z">
        <w:r w:rsidR="001111EB" w:rsidRPr="007A4AFC" w:rsidDel="00803A8B">
          <w:rPr>
            <w:b/>
            <w:bCs/>
            <w:iCs/>
            <w:color w:val="000000" w:themeColor="text1"/>
            <w:szCs w:val="24"/>
            <w:rPrChange w:id="2927" w:author="Dr Mamadou SANOGO" w:date="2023-10-25T18:15:00Z">
              <w:rPr>
                <w:b/>
                <w:bCs/>
                <w:iCs/>
                <w:color w:val="00B050"/>
                <w:szCs w:val="24"/>
              </w:rPr>
            </w:rPrChange>
          </w:rPr>
          <w:delText>9</w:delText>
        </w:r>
        <w:r w:rsidRPr="007A4AFC" w:rsidDel="00803A8B">
          <w:rPr>
            <w:b/>
            <w:bCs/>
            <w:iCs/>
            <w:color w:val="000000" w:themeColor="text1"/>
            <w:szCs w:val="24"/>
            <w:rPrChange w:id="2928" w:author="Dr Mamadou SANOGO" w:date="2023-10-25T18:15:00Z">
              <w:rPr>
                <w:b/>
                <w:bCs/>
                <w:iCs/>
                <w:color w:val="00B050"/>
                <w:szCs w:val="24"/>
              </w:rPr>
            </w:rPrChange>
          </w:rPr>
          <w:delText xml:space="preserve">: </w:delText>
        </w:r>
        <w:r w:rsidRPr="003A18E5" w:rsidDel="00803A8B">
          <w:rPr>
            <w:iCs/>
            <w:color w:val="000000" w:themeColor="text1"/>
            <w:szCs w:val="24"/>
            <w:rPrChange w:id="2929" w:author="Dr Mamadou SANOGO" w:date="2023-10-26T13:25:00Z">
              <w:rPr>
                <w:b/>
                <w:bCs/>
                <w:iCs/>
                <w:color w:val="00B050"/>
                <w:szCs w:val="24"/>
              </w:rPr>
            </w:rPrChange>
          </w:rPr>
          <w:delText>Maquette de la formation</w:delText>
        </w:r>
        <w:r w:rsidR="001111EB" w:rsidRPr="003A18E5" w:rsidDel="00803A8B">
          <w:rPr>
            <w:iCs/>
            <w:color w:val="000000" w:themeColor="text1"/>
            <w:szCs w:val="24"/>
            <w:rPrChange w:id="2930" w:author="Dr Mamadou SANOGO" w:date="2023-10-26T13:25:00Z">
              <w:rPr>
                <w:b/>
                <w:bCs/>
                <w:iCs/>
                <w:color w:val="00B050"/>
                <w:szCs w:val="24"/>
              </w:rPr>
            </w:rPrChange>
          </w:rPr>
          <w:delText xml:space="preserve"> ou pédagogique</w:delText>
        </w:r>
      </w:del>
    </w:p>
    <w:p w14:paraId="35B86C0C" w14:textId="20486A33" w:rsidR="00643698" w:rsidRPr="007A4AFC" w:rsidDel="00803A8B" w:rsidRDefault="00643698">
      <w:pPr>
        <w:spacing w:line="276" w:lineRule="auto"/>
        <w:ind w:right="11"/>
        <w:rPr>
          <w:del w:id="2931" w:author="Dr Mamadou SANOGO" w:date="2023-10-27T22:52:00Z"/>
          <w:b/>
          <w:i/>
          <w:iCs/>
          <w:color w:val="000000" w:themeColor="text1"/>
          <w:szCs w:val="24"/>
        </w:rPr>
        <w:pPrChange w:id="2932" w:author="Dr Mamadou SANOGO" w:date="2023-10-27T13:47:00Z">
          <w:pPr>
            <w:spacing w:line="360" w:lineRule="auto"/>
            <w:ind w:right="11"/>
          </w:pPr>
        </w:pPrChange>
      </w:pPr>
      <w:del w:id="2933" w:author="Dr Mamadou SANOGO" w:date="2023-10-27T22:52:00Z">
        <w:r w:rsidRPr="007A4AFC" w:rsidDel="00803A8B">
          <w:rPr>
            <w:b/>
            <w:i/>
            <w:iCs/>
            <w:color w:val="000000" w:themeColor="text1"/>
            <w:szCs w:val="24"/>
          </w:rPr>
          <w:delText>Critère 4 : Des UE de préparation à l’insertion professionnelle sont proposées</w:delText>
        </w:r>
      </w:del>
    </w:p>
    <w:p w14:paraId="7F15C8CB" w14:textId="0E8774A5" w:rsidR="00643698" w:rsidRPr="007A4AFC" w:rsidDel="00803A8B" w:rsidRDefault="00643698">
      <w:pPr>
        <w:widowControl w:val="0"/>
        <w:autoSpaceDE w:val="0"/>
        <w:autoSpaceDN w:val="0"/>
        <w:adjustRightInd w:val="0"/>
        <w:spacing w:line="276" w:lineRule="auto"/>
        <w:ind w:right="9"/>
        <w:rPr>
          <w:del w:id="2934" w:author="Dr Mamadou SANOGO" w:date="2023-10-27T22:52:00Z"/>
          <w:color w:val="000000" w:themeColor="text1"/>
          <w:szCs w:val="24"/>
          <w:lang w:val="fr-ML"/>
          <w:rPrChange w:id="2935" w:author="Dr Mamadou SANOGO" w:date="2023-10-25T18:15:00Z">
            <w:rPr>
              <w:del w:id="2936" w:author="Dr Mamadou SANOGO" w:date="2023-10-27T22:52:00Z"/>
              <w:color w:val="000000"/>
              <w:szCs w:val="24"/>
              <w:lang w:val="fr-ML"/>
            </w:rPr>
          </w:rPrChange>
        </w:rPr>
        <w:pPrChange w:id="2937" w:author="Dr Mamadou SANOGO" w:date="2023-10-27T13:47:00Z">
          <w:pPr>
            <w:widowControl w:val="0"/>
            <w:autoSpaceDE w:val="0"/>
            <w:autoSpaceDN w:val="0"/>
            <w:adjustRightInd w:val="0"/>
            <w:spacing w:line="360" w:lineRule="auto"/>
            <w:ind w:right="9"/>
          </w:pPr>
        </w:pPrChange>
      </w:pPr>
      <w:del w:id="2938" w:author="Dr Mamadou SANOGO" w:date="2023-10-27T22:52:00Z">
        <w:r w:rsidRPr="007A4AFC" w:rsidDel="00803A8B">
          <w:rPr>
            <w:color w:val="000000" w:themeColor="text1"/>
            <w:szCs w:val="24"/>
            <w:lang w:val="fr-ML"/>
            <w:rPrChange w:id="2939" w:author="Dr Mamadou SANOGO" w:date="2023-10-25T18:15:00Z">
              <w:rPr>
                <w:color w:val="000000"/>
                <w:szCs w:val="24"/>
                <w:lang w:val="fr-ML"/>
              </w:rPr>
            </w:rPrChange>
          </w:rPr>
          <w:delText xml:space="preserve">A partir des semestres </w:delText>
        </w:r>
      </w:del>
      <w:del w:id="2940" w:author="Dr Mamadou SANOGO" w:date="2023-10-27T22:34:00Z">
        <w:r w:rsidRPr="007A4AFC" w:rsidDel="000242FF">
          <w:rPr>
            <w:color w:val="000000" w:themeColor="text1"/>
            <w:szCs w:val="24"/>
            <w:lang w:val="fr-ML"/>
            <w:rPrChange w:id="2941" w:author="Dr Mamadou SANOGO" w:date="2023-10-25T18:15:00Z">
              <w:rPr>
                <w:color w:val="000000"/>
                <w:szCs w:val="24"/>
                <w:lang w:val="fr-ML"/>
              </w:rPr>
            </w:rPrChange>
          </w:rPr>
          <w:delText>3</w:delText>
        </w:r>
      </w:del>
      <w:del w:id="2942" w:author="Dr Mamadou SANOGO" w:date="2023-10-27T22:52:00Z">
        <w:r w:rsidRPr="007A4AFC" w:rsidDel="00803A8B">
          <w:rPr>
            <w:color w:val="000000" w:themeColor="text1"/>
            <w:szCs w:val="24"/>
            <w:lang w:val="fr-ML"/>
            <w:rPrChange w:id="2943" w:author="Dr Mamadou SANOGO" w:date="2023-10-25T18:15:00Z">
              <w:rPr>
                <w:color w:val="000000"/>
                <w:szCs w:val="24"/>
                <w:lang w:val="fr-ML"/>
              </w:rPr>
            </w:rPrChange>
          </w:rPr>
          <w:delText xml:space="preserve"> et </w:delText>
        </w:r>
      </w:del>
      <w:del w:id="2944" w:author="Dr Mamadou SANOGO" w:date="2023-10-27T22:34:00Z">
        <w:r w:rsidRPr="007A4AFC" w:rsidDel="000242FF">
          <w:rPr>
            <w:color w:val="000000" w:themeColor="text1"/>
            <w:szCs w:val="24"/>
            <w:lang w:val="fr-ML"/>
            <w:rPrChange w:id="2945" w:author="Dr Mamadou SANOGO" w:date="2023-10-25T18:15:00Z">
              <w:rPr>
                <w:color w:val="000000"/>
                <w:szCs w:val="24"/>
                <w:lang w:val="fr-ML"/>
              </w:rPr>
            </w:rPrChange>
          </w:rPr>
          <w:delText>4</w:delText>
        </w:r>
      </w:del>
      <w:del w:id="2946" w:author="Dr Mamadou SANOGO" w:date="2023-10-27T22:52:00Z">
        <w:r w:rsidRPr="007A4AFC" w:rsidDel="00803A8B">
          <w:rPr>
            <w:color w:val="000000" w:themeColor="text1"/>
            <w:szCs w:val="24"/>
            <w:lang w:val="fr-ML"/>
            <w:rPrChange w:id="2947" w:author="Dr Mamadou SANOGO" w:date="2023-10-25T18:15:00Z">
              <w:rPr>
                <w:color w:val="000000"/>
                <w:szCs w:val="24"/>
                <w:lang w:val="fr-ML"/>
              </w:rPr>
            </w:rPrChange>
          </w:rPr>
          <w:delText xml:space="preserve"> du programme, des unités d’enseignement de préparation à l’insertion professionnelle sont dispensées. Il s’agit des disciplines telles que </w:delText>
        </w:r>
        <w:r w:rsidRPr="007A4AFC" w:rsidDel="00803A8B">
          <w:rPr>
            <w:color w:val="000000" w:themeColor="text1"/>
            <w:szCs w:val="24"/>
            <w:rPrChange w:id="2948" w:author="Dr Mamadou SANOGO" w:date="2023-10-25T18:15:00Z">
              <w:rPr>
                <w:szCs w:val="24"/>
              </w:rPr>
            </w:rPrChange>
          </w:rPr>
          <w:delText>l’</w:delText>
        </w:r>
        <w:r w:rsidRPr="007A4AFC" w:rsidDel="00803A8B">
          <w:rPr>
            <w:color w:val="000000" w:themeColor="text1"/>
            <w:szCs w:val="24"/>
            <w:lang w:val="fr-ML"/>
            <w:rPrChange w:id="2949" w:author="Dr Mamadou SANOGO" w:date="2023-10-25T18:15:00Z">
              <w:rPr>
                <w:szCs w:val="24"/>
                <w:lang w:val="fr-ML"/>
              </w:rPr>
            </w:rPrChange>
          </w:rPr>
          <w:delText>entrepreneuriat, l’expérience en entreprise, etc.</w:delText>
        </w:r>
      </w:del>
    </w:p>
    <w:p w14:paraId="4197A97A" w14:textId="0E00316F" w:rsidR="006778CD" w:rsidRPr="007B4438" w:rsidDel="00803A8B" w:rsidRDefault="001111EB">
      <w:pPr>
        <w:spacing w:line="276" w:lineRule="auto"/>
        <w:ind w:right="403"/>
        <w:rPr>
          <w:del w:id="2950" w:author="Dr Mamadou SANOGO" w:date="2023-10-27T22:52:00Z"/>
          <w:iCs/>
          <w:color w:val="000000" w:themeColor="text1"/>
          <w:szCs w:val="24"/>
          <w:rPrChange w:id="2951" w:author="Dr Mamadou SANOGO" w:date="2023-10-27T20:14:00Z">
            <w:rPr>
              <w:del w:id="2952" w:author="Dr Mamadou SANOGO" w:date="2023-10-27T22:52:00Z"/>
              <w:b/>
              <w:bCs/>
              <w:iCs/>
              <w:color w:val="00B050"/>
              <w:szCs w:val="24"/>
            </w:rPr>
          </w:rPrChange>
        </w:rPr>
        <w:pPrChange w:id="2953" w:author="Dr Mamadou SANOGO" w:date="2023-10-27T13:47:00Z">
          <w:pPr>
            <w:spacing w:line="360" w:lineRule="auto"/>
            <w:ind w:right="403"/>
          </w:pPr>
        </w:pPrChange>
      </w:pPr>
      <w:del w:id="2954" w:author="Dr Mamadou SANOGO" w:date="2023-10-27T22:52:00Z">
        <w:r w:rsidRPr="007A4AFC" w:rsidDel="00803A8B">
          <w:rPr>
            <w:b/>
            <w:bCs/>
            <w:iCs/>
            <w:color w:val="000000" w:themeColor="text1"/>
            <w:szCs w:val="24"/>
            <w:rPrChange w:id="2955" w:author="Dr Mamadou SANOGO" w:date="2023-10-25T18:15:00Z">
              <w:rPr>
                <w:b/>
                <w:bCs/>
                <w:iCs/>
                <w:color w:val="00B050"/>
                <w:szCs w:val="24"/>
              </w:rPr>
            </w:rPrChange>
          </w:rPr>
          <w:delText>Annexe n°00</w:delText>
        </w:r>
      </w:del>
      <w:ins w:id="2956" w:author="Cauris Cosmetics" w:date="2023-10-25T14:48:00Z">
        <w:del w:id="2957" w:author="Dr Mamadou SANOGO" w:date="2023-10-27T22:52:00Z">
          <w:r w:rsidR="004974D8" w:rsidDel="00803A8B">
            <w:rPr>
              <w:b/>
              <w:bCs/>
              <w:iCs/>
              <w:color w:val="000000" w:themeColor="text1"/>
              <w:szCs w:val="24"/>
            </w:rPr>
            <w:delText>7</w:delText>
          </w:r>
        </w:del>
      </w:ins>
      <w:del w:id="2958" w:author="Dr Mamadou SANOGO" w:date="2023-10-27T22:52:00Z">
        <w:r w:rsidRPr="007A4AFC" w:rsidDel="00803A8B">
          <w:rPr>
            <w:b/>
            <w:bCs/>
            <w:iCs/>
            <w:color w:val="000000" w:themeColor="text1"/>
            <w:szCs w:val="24"/>
            <w:rPrChange w:id="2959" w:author="Dr Mamadou SANOGO" w:date="2023-10-25T18:15:00Z">
              <w:rPr>
                <w:b/>
                <w:bCs/>
                <w:iCs/>
                <w:color w:val="00B050"/>
                <w:szCs w:val="24"/>
              </w:rPr>
            </w:rPrChange>
          </w:rPr>
          <w:delText xml:space="preserve">9: </w:delText>
        </w:r>
        <w:r w:rsidRPr="003A18E5" w:rsidDel="00803A8B">
          <w:rPr>
            <w:iCs/>
            <w:color w:val="000000" w:themeColor="text1"/>
            <w:szCs w:val="24"/>
            <w:rPrChange w:id="2960" w:author="Dr Mamadou SANOGO" w:date="2023-10-26T13:25:00Z">
              <w:rPr>
                <w:b/>
                <w:bCs/>
                <w:iCs/>
                <w:color w:val="00B050"/>
                <w:szCs w:val="24"/>
              </w:rPr>
            </w:rPrChange>
          </w:rPr>
          <w:delText>Maquette de la formation ou pédagogique</w:delText>
        </w:r>
      </w:del>
    </w:p>
    <w:p w14:paraId="605029BB" w14:textId="60CB25F4" w:rsidR="00643698" w:rsidRPr="007A4AFC" w:rsidDel="00803A8B" w:rsidRDefault="00643698">
      <w:pPr>
        <w:spacing w:line="276" w:lineRule="auto"/>
        <w:ind w:right="11"/>
        <w:rPr>
          <w:del w:id="2961" w:author="Dr Mamadou SANOGO" w:date="2023-10-27T22:52:00Z"/>
          <w:b/>
          <w:color w:val="000000" w:themeColor="text1"/>
          <w:szCs w:val="24"/>
        </w:rPr>
        <w:pPrChange w:id="2962" w:author="Dr Mamadou SANOGO" w:date="2023-10-27T13:47:00Z">
          <w:pPr>
            <w:spacing w:line="360" w:lineRule="auto"/>
            <w:ind w:right="11"/>
          </w:pPr>
        </w:pPrChange>
      </w:pPr>
      <w:bookmarkStart w:id="2963" w:name="_Toc145944517"/>
      <w:del w:id="2964" w:author="Dr Mamadou SANOGO" w:date="2023-10-27T22:52:00Z">
        <w:r w:rsidRPr="007A4AFC" w:rsidDel="00803A8B">
          <w:rPr>
            <w:b/>
            <w:color w:val="000000" w:themeColor="text1"/>
            <w:szCs w:val="24"/>
          </w:rPr>
          <w:delText>Référence 6 : La formation exige des enseignants, du personnel administratif et des étudiants le respect des principes déontologiques et de l’éthique</w:delText>
        </w:r>
        <w:bookmarkEnd w:id="2963"/>
      </w:del>
    </w:p>
    <w:p w14:paraId="7E5DCE21" w14:textId="6BEE24F5" w:rsidR="00643698" w:rsidRPr="007A4AFC" w:rsidDel="00803A8B" w:rsidRDefault="00643698">
      <w:pPr>
        <w:spacing w:line="276" w:lineRule="auto"/>
        <w:ind w:right="11"/>
        <w:rPr>
          <w:del w:id="2965" w:author="Dr Mamadou SANOGO" w:date="2023-10-27T22:52:00Z"/>
          <w:b/>
          <w:i/>
          <w:iCs/>
          <w:color w:val="000000" w:themeColor="text1"/>
          <w:szCs w:val="24"/>
        </w:rPr>
        <w:pPrChange w:id="2966" w:author="Dr Mamadou SANOGO" w:date="2023-10-27T13:47:00Z">
          <w:pPr>
            <w:spacing w:line="360" w:lineRule="auto"/>
            <w:ind w:right="11"/>
          </w:pPr>
        </w:pPrChange>
      </w:pPr>
      <w:del w:id="2967" w:author="Dr Mamadou SANOGO" w:date="2023-10-27T22:52:00Z">
        <w:r w:rsidRPr="007A4AFC" w:rsidDel="00803A8B">
          <w:rPr>
            <w:b/>
            <w:i/>
            <w:iCs/>
            <w:color w:val="000000" w:themeColor="text1"/>
            <w:szCs w:val="24"/>
          </w:rPr>
          <w:delText>Critère 1 : Toutes les parties prenantes de la formation sont sensibilisées à l’intégrité scientifique et à l’éthique</w:delText>
        </w:r>
      </w:del>
    </w:p>
    <w:p w14:paraId="6FB9D36D" w14:textId="486C7206" w:rsidR="00643698" w:rsidRPr="007A4AFC" w:rsidDel="00803A8B" w:rsidRDefault="00643698">
      <w:pPr>
        <w:spacing w:line="276" w:lineRule="auto"/>
        <w:rPr>
          <w:del w:id="2968" w:author="Dr Mamadou SANOGO" w:date="2023-10-27T22:52:00Z"/>
          <w:bCs/>
          <w:color w:val="000000" w:themeColor="text1"/>
          <w:szCs w:val="24"/>
          <w:rPrChange w:id="2969" w:author="Dr Mamadou SANOGO" w:date="2023-10-25T18:15:00Z">
            <w:rPr>
              <w:del w:id="2970" w:author="Dr Mamadou SANOGO" w:date="2023-10-27T22:52:00Z"/>
              <w:bCs/>
              <w:szCs w:val="24"/>
            </w:rPr>
          </w:rPrChange>
        </w:rPr>
        <w:pPrChange w:id="2971" w:author="Dr Mamadou SANOGO" w:date="2023-10-27T13:47:00Z">
          <w:pPr>
            <w:spacing w:line="360" w:lineRule="auto"/>
          </w:pPr>
        </w:pPrChange>
      </w:pPr>
      <w:del w:id="2972" w:author="Dr Mamadou SANOGO" w:date="2023-10-27T22:52:00Z">
        <w:r w:rsidRPr="007A4AFC" w:rsidDel="00803A8B">
          <w:rPr>
            <w:bCs/>
            <w:color w:val="000000" w:themeColor="text1"/>
            <w:szCs w:val="24"/>
          </w:rPr>
          <w:delText>A travers le partage du règlement intérieur</w:delText>
        </w:r>
        <w:r w:rsidRPr="007A4AFC" w:rsidDel="00803A8B">
          <w:rPr>
            <w:bCs/>
            <w:color w:val="000000" w:themeColor="text1"/>
            <w:szCs w:val="24"/>
            <w:rPrChange w:id="2973" w:author="Dr Mamadou SANOGO" w:date="2023-10-25T18:15:00Z">
              <w:rPr>
                <w:bCs/>
                <w:szCs w:val="24"/>
              </w:rPr>
            </w:rPrChange>
          </w:rPr>
          <w:delText xml:space="preserve"> et des ateliers organisés en la matière, </w:delText>
        </w:r>
        <w:r w:rsidRPr="007A4AFC" w:rsidDel="00803A8B">
          <w:rPr>
            <w:bCs/>
            <w:color w:val="000000" w:themeColor="text1"/>
            <w:szCs w:val="24"/>
          </w:rPr>
          <w:delText>toutes les parties prenantes de la formation sont sensibilisées à l’intégrité scientifique et à l’éthique.</w:delText>
        </w:r>
      </w:del>
    </w:p>
    <w:p w14:paraId="46F0FE26" w14:textId="0F768FD1" w:rsidR="00643698" w:rsidRPr="007A4AFC" w:rsidDel="00803A8B" w:rsidRDefault="00643698">
      <w:pPr>
        <w:spacing w:line="276" w:lineRule="auto"/>
        <w:ind w:right="402"/>
        <w:rPr>
          <w:del w:id="2974" w:author="Dr Mamadou SANOGO" w:date="2023-10-27T22:52:00Z"/>
          <w:iCs/>
          <w:color w:val="000000" w:themeColor="text1"/>
          <w:szCs w:val="24"/>
          <w:lang w:val="fr-ML"/>
          <w:rPrChange w:id="2975" w:author="Dr Mamadou SANOGO" w:date="2023-10-25T18:15:00Z">
            <w:rPr>
              <w:del w:id="2976" w:author="Dr Mamadou SANOGO" w:date="2023-10-27T22:52:00Z"/>
              <w:iCs/>
              <w:color w:val="00B050"/>
              <w:szCs w:val="24"/>
              <w:lang w:val="fr-ML"/>
            </w:rPr>
          </w:rPrChange>
        </w:rPr>
        <w:pPrChange w:id="2977" w:author="Dr Mamadou SANOGO" w:date="2023-10-27T13:48:00Z">
          <w:pPr>
            <w:spacing w:line="360" w:lineRule="auto"/>
            <w:ind w:right="402"/>
          </w:pPr>
        </w:pPrChange>
      </w:pPr>
      <w:del w:id="2978" w:author="Dr Mamadou SANOGO" w:date="2023-10-27T22:52:00Z">
        <w:r w:rsidRPr="007A4AFC" w:rsidDel="00803A8B">
          <w:rPr>
            <w:b/>
            <w:bCs/>
            <w:iCs/>
            <w:color w:val="000000" w:themeColor="text1"/>
            <w:szCs w:val="24"/>
            <w:rPrChange w:id="2979" w:author="Dr Mamadou SANOGO" w:date="2023-10-25T18:15:00Z">
              <w:rPr>
                <w:b/>
                <w:bCs/>
                <w:iCs/>
                <w:color w:val="00B050"/>
                <w:szCs w:val="24"/>
              </w:rPr>
            </w:rPrChange>
          </w:rPr>
          <w:delText>Annexe n°</w:delText>
        </w:r>
      </w:del>
      <w:ins w:id="2980" w:author="Cauris Cosmetics" w:date="2023-10-25T14:48:00Z">
        <w:del w:id="2981" w:author="Dr Mamadou SANOGO" w:date="2023-10-27T22:52:00Z">
          <w:r w:rsidR="004974D8" w:rsidDel="00803A8B">
            <w:rPr>
              <w:b/>
              <w:bCs/>
              <w:iCs/>
              <w:color w:val="000000" w:themeColor="text1"/>
              <w:szCs w:val="24"/>
            </w:rPr>
            <w:delText>0</w:delText>
          </w:r>
        </w:del>
      </w:ins>
      <w:del w:id="2982" w:author="Dr Mamadou SANOGO" w:date="2023-10-27T22:52:00Z">
        <w:r w:rsidR="00BB4D4A" w:rsidRPr="007A4AFC" w:rsidDel="00803A8B">
          <w:rPr>
            <w:b/>
            <w:bCs/>
            <w:iCs/>
            <w:color w:val="000000" w:themeColor="text1"/>
            <w:szCs w:val="24"/>
            <w:rPrChange w:id="2983" w:author="Dr Mamadou SANOGO" w:date="2023-10-25T18:15:00Z">
              <w:rPr>
                <w:b/>
                <w:bCs/>
                <w:iCs/>
                <w:color w:val="00B050"/>
                <w:szCs w:val="24"/>
              </w:rPr>
            </w:rPrChange>
          </w:rPr>
          <w:delText>1</w:delText>
        </w:r>
      </w:del>
      <w:ins w:id="2984" w:author="Cauris Cosmetics" w:date="2023-10-25T14:48:00Z">
        <w:del w:id="2985" w:author="Dr Mamadou SANOGO" w:date="2023-10-27T22:52:00Z">
          <w:r w:rsidR="004974D8" w:rsidDel="00803A8B">
            <w:rPr>
              <w:b/>
              <w:bCs/>
              <w:iCs/>
              <w:color w:val="000000" w:themeColor="text1"/>
              <w:szCs w:val="24"/>
            </w:rPr>
            <w:delText>8</w:delText>
          </w:r>
        </w:del>
      </w:ins>
      <w:del w:id="2986" w:author="Dr Mamadou SANOGO" w:date="2023-10-27T22:52:00Z">
        <w:r w:rsidR="00BB4D4A" w:rsidRPr="007A4AFC" w:rsidDel="00803A8B">
          <w:rPr>
            <w:b/>
            <w:bCs/>
            <w:iCs/>
            <w:color w:val="000000" w:themeColor="text1"/>
            <w:szCs w:val="24"/>
            <w:rPrChange w:id="2987" w:author="Dr Mamadou SANOGO" w:date="2023-10-25T18:15:00Z">
              <w:rPr>
                <w:b/>
                <w:bCs/>
                <w:iCs/>
                <w:color w:val="00B050"/>
                <w:szCs w:val="24"/>
              </w:rPr>
            </w:rPrChange>
          </w:rPr>
          <w:delText>9</w:delText>
        </w:r>
        <w:r w:rsidRPr="007A4AFC" w:rsidDel="00803A8B">
          <w:rPr>
            <w:b/>
            <w:bCs/>
            <w:iCs/>
            <w:color w:val="000000" w:themeColor="text1"/>
            <w:szCs w:val="24"/>
            <w:rPrChange w:id="2988" w:author="Dr Mamadou SANOGO" w:date="2023-10-25T18:15:00Z">
              <w:rPr>
                <w:b/>
                <w:bCs/>
                <w:iCs/>
                <w:color w:val="00B050"/>
                <w:szCs w:val="24"/>
              </w:rPr>
            </w:rPrChange>
          </w:rPr>
          <w:delText xml:space="preserve">: </w:delText>
        </w:r>
        <w:r w:rsidRPr="007A4AFC" w:rsidDel="00803A8B">
          <w:rPr>
            <w:iCs/>
            <w:color w:val="000000" w:themeColor="text1"/>
            <w:szCs w:val="24"/>
            <w:lang w:val="fr-ML"/>
            <w:rPrChange w:id="2989" w:author="Dr Mamadou SANOGO" w:date="2023-10-25T18:15:00Z">
              <w:rPr>
                <w:iCs/>
                <w:color w:val="00B050"/>
                <w:szCs w:val="24"/>
                <w:lang w:val="fr-ML"/>
              </w:rPr>
            </w:rPrChange>
          </w:rPr>
          <w:delText>Règlement intérieur.</w:delText>
        </w:r>
      </w:del>
    </w:p>
    <w:p w14:paraId="2652D3E5" w14:textId="624FF8C2" w:rsidR="00643698" w:rsidRPr="007A4AFC" w:rsidDel="00803A8B" w:rsidRDefault="00643698">
      <w:pPr>
        <w:spacing w:line="276" w:lineRule="auto"/>
        <w:ind w:right="11"/>
        <w:rPr>
          <w:del w:id="2990" w:author="Dr Mamadou SANOGO" w:date="2023-10-27T22:52:00Z"/>
          <w:b/>
          <w:i/>
          <w:iCs/>
          <w:color w:val="000000" w:themeColor="text1"/>
          <w:szCs w:val="24"/>
        </w:rPr>
        <w:pPrChange w:id="2991" w:author="Dr Mamadou SANOGO" w:date="2023-10-27T13:48:00Z">
          <w:pPr>
            <w:spacing w:line="360" w:lineRule="auto"/>
            <w:ind w:right="11"/>
          </w:pPr>
        </w:pPrChange>
      </w:pPr>
      <w:del w:id="2992" w:author="Dr Mamadou SANOGO" w:date="2023-10-27T22:52:00Z">
        <w:r w:rsidRPr="007A4AFC" w:rsidDel="00803A8B">
          <w:rPr>
            <w:b/>
            <w:i/>
            <w:iCs/>
            <w:color w:val="000000" w:themeColor="text1"/>
            <w:szCs w:val="24"/>
          </w:rPr>
          <w:delText>Critère 2 : Il existe des dispositifs qui permettent de détecter les fraudes ou corruptions</w:delText>
        </w:r>
      </w:del>
    </w:p>
    <w:p w14:paraId="5297B4BC" w14:textId="2FDFF9E6" w:rsidR="00643698" w:rsidRPr="007A4AFC" w:rsidDel="0050424B" w:rsidRDefault="00643698">
      <w:pPr>
        <w:spacing w:line="276" w:lineRule="auto"/>
        <w:rPr>
          <w:del w:id="2993" w:author="Dr Mamadou SANOGO" w:date="2023-10-27T13:48:00Z"/>
          <w:bCs/>
          <w:color w:val="000000" w:themeColor="text1"/>
          <w:szCs w:val="24"/>
        </w:rPr>
        <w:pPrChange w:id="2994" w:author="Dr Mamadou SANOGO" w:date="2023-10-27T13:48:00Z">
          <w:pPr>
            <w:spacing w:line="360" w:lineRule="auto"/>
          </w:pPr>
        </w:pPrChange>
      </w:pPr>
      <w:del w:id="2995" w:author="Dr Mamadou SANOGO" w:date="2023-10-27T22:52:00Z">
        <w:r w:rsidRPr="007A4AFC" w:rsidDel="00803A8B">
          <w:rPr>
            <w:bCs/>
            <w:color w:val="000000" w:themeColor="text1"/>
            <w:szCs w:val="24"/>
          </w:rPr>
          <w:delTex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w:delText>
        </w:r>
      </w:del>
      <w:del w:id="2996" w:author="Dr Mamadou SANOGO" w:date="2023-10-27T17:56:00Z">
        <w:r w:rsidRPr="007A4AFC" w:rsidDel="00ED5FF5">
          <w:rPr>
            <w:bCs/>
            <w:color w:val="000000" w:themeColor="text1"/>
            <w:szCs w:val="24"/>
          </w:rPr>
          <w:delText xml:space="preserve"> </w:delText>
        </w:r>
      </w:del>
      <w:del w:id="2997" w:author="Dr Mamadou SANOGO" w:date="2023-10-27T22:52:00Z">
        <w:r w:rsidRPr="007A4AFC" w:rsidDel="00803A8B">
          <w:rPr>
            <w:bCs/>
            <w:color w:val="000000" w:themeColor="text1"/>
            <w:szCs w:val="24"/>
          </w:rPr>
          <w:delText>et</w:delText>
        </w:r>
      </w:del>
      <w:del w:id="2998" w:author="Dr Mamadou SANOGO" w:date="2023-10-27T17:59:00Z">
        <w:r w:rsidRPr="007A4AFC" w:rsidDel="00ED5FF5">
          <w:rPr>
            <w:bCs/>
            <w:color w:val="000000" w:themeColor="text1"/>
            <w:szCs w:val="24"/>
          </w:rPr>
          <w:delText xml:space="preserve"> un</w:delText>
        </w:r>
      </w:del>
      <w:del w:id="2999" w:author="Dr Mamadou SANOGO" w:date="2023-10-27T22:52:00Z">
        <w:r w:rsidRPr="007A4AFC" w:rsidDel="00803A8B">
          <w:rPr>
            <w:bCs/>
            <w:color w:val="000000" w:themeColor="text1"/>
            <w:szCs w:val="24"/>
          </w:rPr>
          <w:delText xml:space="preserve"> qui concerne</w:delText>
        </w:r>
      </w:del>
      <w:del w:id="3000" w:author="Dr Mamadou SANOGO" w:date="2023-10-27T17:55:00Z">
        <w:r w:rsidRPr="007A4AFC" w:rsidDel="00ED5FF5">
          <w:rPr>
            <w:bCs/>
            <w:color w:val="000000" w:themeColor="text1"/>
            <w:szCs w:val="24"/>
          </w:rPr>
          <w:delText>nt</w:delText>
        </w:r>
      </w:del>
      <w:del w:id="3001" w:author="Dr Mamadou SANOGO" w:date="2023-10-27T22:52:00Z">
        <w:r w:rsidRPr="007A4AFC" w:rsidDel="00803A8B">
          <w:rPr>
            <w:bCs/>
            <w:color w:val="000000" w:themeColor="text1"/>
            <w:szCs w:val="24"/>
          </w:rPr>
          <w:delText xml:space="preserve"> toutes les composantes de l’Etablissement. En outre, au début de chaque année universitaire, les responsables de structure procèdent à des échanges avec les étudiants sur le contenu d’éthique et de déontologie et du règlement intérieur de l’EPSFé</w:delText>
        </w:r>
      </w:del>
    </w:p>
    <w:p w14:paraId="0244167B" w14:textId="47C9F551" w:rsidR="00643698" w:rsidRPr="007A4AFC" w:rsidDel="00803A8B" w:rsidRDefault="00BB4D4A">
      <w:pPr>
        <w:spacing w:line="276" w:lineRule="auto"/>
        <w:rPr>
          <w:del w:id="3002" w:author="Dr Mamadou SANOGO" w:date="2023-10-27T22:52:00Z"/>
          <w:iCs/>
          <w:color w:val="000000" w:themeColor="text1"/>
          <w:szCs w:val="24"/>
          <w:lang w:val="fr-ML"/>
          <w:rPrChange w:id="3003" w:author="Dr Mamadou SANOGO" w:date="2023-10-25T18:15:00Z">
            <w:rPr>
              <w:del w:id="3004" w:author="Dr Mamadou SANOGO" w:date="2023-10-27T22:52:00Z"/>
              <w:iCs/>
              <w:color w:val="00B050"/>
              <w:szCs w:val="24"/>
              <w:lang w:val="fr-ML"/>
            </w:rPr>
          </w:rPrChange>
        </w:rPr>
        <w:pPrChange w:id="3005" w:author="Dr Mamadou SANOGO" w:date="2023-10-27T13:48:00Z">
          <w:pPr>
            <w:spacing w:line="360" w:lineRule="auto"/>
            <w:ind w:right="402"/>
          </w:pPr>
        </w:pPrChange>
      </w:pPr>
      <w:del w:id="3006" w:author="Dr Mamadou SANOGO" w:date="2023-10-27T22:52:00Z">
        <w:r w:rsidRPr="007A4AFC" w:rsidDel="00803A8B">
          <w:rPr>
            <w:b/>
            <w:bCs/>
            <w:iCs/>
            <w:color w:val="000000" w:themeColor="text1"/>
            <w:szCs w:val="24"/>
            <w:rPrChange w:id="3007" w:author="Dr Mamadou SANOGO" w:date="2023-10-25T18:15:00Z">
              <w:rPr>
                <w:b/>
                <w:bCs/>
                <w:iCs/>
                <w:color w:val="00B050"/>
                <w:szCs w:val="24"/>
              </w:rPr>
            </w:rPrChange>
          </w:rPr>
          <w:delText>Annexe n°1</w:delText>
        </w:r>
      </w:del>
      <w:ins w:id="3008" w:author="Cauris Cosmetics" w:date="2023-10-25T14:49:00Z">
        <w:del w:id="3009" w:author="Dr Mamadou SANOGO" w:date="2023-10-27T22:52:00Z">
          <w:r w:rsidR="004974D8" w:rsidDel="00803A8B">
            <w:rPr>
              <w:b/>
              <w:bCs/>
              <w:iCs/>
              <w:color w:val="000000" w:themeColor="text1"/>
              <w:szCs w:val="24"/>
            </w:rPr>
            <w:delText>8</w:delText>
          </w:r>
        </w:del>
      </w:ins>
      <w:del w:id="3010" w:author="Dr Mamadou SANOGO" w:date="2023-10-27T22:52:00Z">
        <w:r w:rsidRPr="007A4AFC" w:rsidDel="00803A8B">
          <w:rPr>
            <w:b/>
            <w:bCs/>
            <w:iCs/>
            <w:color w:val="000000" w:themeColor="text1"/>
            <w:szCs w:val="24"/>
            <w:rPrChange w:id="3011"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12" w:author="Dr Mamadou SANOGO" w:date="2023-10-25T18:15:00Z">
              <w:rPr>
                <w:iCs/>
                <w:color w:val="00B050"/>
                <w:szCs w:val="24"/>
                <w:lang w:val="fr-ML"/>
              </w:rPr>
            </w:rPrChange>
          </w:rPr>
          <w:delText>Règlement intérieur.</w:delText>
        </w:r>
      </w:del>
    </w:p>
    <w:p w14:paraId="091F0DF5" w14:textId="6EE8D402" w:rsidR="00643698" w:rsidRPr="007A4AFC" w:rsidDel="00803A8B" w:rsidRDefault="00643698">
      <w:pPr>
        <w:spacing w:line="276" w:lineRule="auto"/>
        <w:ind w:right="11"/>
        <w:rPr>
          <w:del w:id="3013" w:author="Dr Mamadou SANOGO" w:date="2023-10-27T22:52:00Z"/>
          <w:b/>
          <w:i/>
          <w:iCs/>
          <w:color w:val="000000" w:themeColor="text1"/>
          <w:szCs w:val="24"/>
        </w:rPr>
        <w:pPrChange w:id="3014" w:author="Dr Mamadou SANOGO" w:date="2023-10-27T13:48:00Z">
          <w:pPr>
            <w:spacing w:line="360" w:lineRule="auto"/>
            <w:ind w:right="11"/>
          </w:pPr>
        </w:pPrChange>
      </w:pPr>
      <w:del w:id="3015" w:author="Dr Mamadou SANOGO" w:date="2023-10-27T22:52:00Z">
        <w:r w:rsidRPr="007A4AFC" w:rsidDel="00803A8B">
          <w:rPr>
            <w:b/>
            <w:i/>
            <w:iCs/>
            <w:color w:val="000000" w:themeColor="text1"/>
            <w:szCs w:val="24"/>
          </w:rPr>
          <w:delText>Critère 3 : Les enseignants, les étudiants et le personnel administratif sont informés du régime de sanction et de recours en ce qui concerne l’intégrité scientifique et l’éthique</w:delText>
        </w:r>
      </w:del>
    </w:p>
    <w:p w14:paraId="2F66A5B4" w14:textId="5EF7A781" w:rsidR="007B4438" w:rsidRPr="007A4AFC" w:rsidDel="00803A8B" w:rsidRDefault="00643698">
      <w:pPr>
        <w:spacing w:line="276" w:lineRule="auto"/>
        <w:rPr>
          <w:del w:id="3016" w:author="Dr Mamadou SANOGO" w:date="2023-10-27T22:52:00Z"/>
          <w:bCs/>
          <w:color w:val="000000" w:themeColor="text1"/>
          <w:szCs w:val="24"/>
        </w:rPr>
        <w:pPrChange w:id="3017" w:author="Dr Mamadou SANOGO" w:date="2023-10-27T13:48:00Z">
          <w:pPr>
            <w:spacing w:line="360" w:lineRule="auto"/>
          </w:pPr>
        </w:pPrChange>
      </w:pPr>
      <w:del w:id="3018" w:author="Dr Mamadou SANOGO" w:date="2023-10-27T22:52:00Z">
        <w:r w:rsidRPr="007A4AFC" w:rsidDel="00803A8B">
          <w:rPr>
            <w:bCs/>
            <w:color w:val="000000" w:themeColor="text1"/>
            <w:szCs w:val="24"/>
          </w:rPr>
          <w:delText xml:space="preserve">Des extraits du règlement intérieur relatifs au régime de sanction et de recours en ce qui concerne l’intégrité scientifique et l’éthique sont souvent rappelés, lors de certaines activités de l’école, sur les tableaux d’affichage, et à travers certains documents de travail. </w:delText>
        </w:r>
      </w:del>
      <w:del w:id="3019" w:author="Dr Mamadou SANOGO" w:date="2023-10-27T10:54:00Z">
        <w:r w:rsidRPr="007A4AFC" w:rsidDel="00614BED">
          <w:rPr>
            <w:bCs/>
            <w:color w:val="000000" w:themeColor="text1"/>
            <w:szCs w:val="24"/>
          </w:rPr>
          <w:delText>Il existe de Code d’éthique et de déontologie à l’</w:delText>
        </w:r>
        <w:r w:rsidR="004B392C" w:rsidRPr="007A4AFC" w:rsidDel="00614BED">
          <w:rPr>
            <w:bCs/>
            <w:color w:val="000000" w:themeColor="text1"/>
            <w:szCs w:val="24"/>
          </w:rPr>
          <w:delText>EPSFé</w:delText>
        </w:r>
        <w:r w:rsidRPr="007A4AFC" w:rsidDel="00614BED">
          <w:rPr>
            <w:bCs/>
            <w:color w:val="000000" w:themeColor="text1"/>
            <w:szCs w:val="24"/>
          </w:rPr>
          <w:delText>, et une charte de bonne conduite des parties prenantes</w:delText>
        </w:r>
      </w:del>
    </w:p>
    <w:p w14:paraId="72A272B2" w14:textId="111E2E07" w:rsidR="00BB4D4A" w:rsidRPr="007A4AFC" w:rsidDel="00803A8B" w:rsidRDefault="00BB4D4A">
      <w:pPr>
        <w:spacing w:line="276" w:lineRule="auto"/>
        <w:ind w:right="402"/>
        <w:rPr>
          <w:del w:id="3020" w:author="Dr Mamadou SANOGO" w:date="2023-10-27T22:52:00Z"/>
          <w:iCs/>
          <w:color w:val="000000" w:themeColor="text1"/>
          <w:szCs w:val="24"/>
          <w:lang w:val="fr-ML"/>
          <w:rPrChange w:id="3021" w:author="Dr Mamadou SANOGO" w:date="2023-10-25T18:15:00Z">
            <w:rPr>
              <w:del w:id="3022" w:author="Dr Mamadou SANOGO" w:date="2023-10-27T22:52:00Z"/>
              <w:iCs/>
              <w:color w:val="00B050"/>
              <w:szCs w:val="24"/>
              <w:lang w:val="fr-ML"/>
            </w:rPr>
          </w:rPrChange>
        </w:rPr>
        <w:pPrChange w:id="3023" w:author="Dr Mamadou SANOGO" w:date="2023-10-27T13:48:00Z">
          <w:pPr>
            <w:spacing w:line="360" w:lineRule="auto"/>
            <w:ind w:right="402"/>
          </w:pPr>
        </w:pPrChange>
      </w:pPr>
      <w:bookmarkStart w:id="3024" w:name="_Toc145944518"/>
      <w:del w:id="3025" w:author="Dr Mamadou SANOGO" w:date="2023-10-27T22:52:00Z">
        <w:r w:rsidRPr="007A4AFC" w:rsidDel="00803A8B">
          <w:rPr>
            <w:b/>
            <w:bCs/>
            <w:iCs/>
            <w:color w:val="000000" w:themeColor="text1"/>
            <w:szCs w:val="24"/>
            <w:rPrChange w:id="3026" w:author="Dr Mamadou SANOGO" w:date="2023-10-25T18:15:00Z">
              <w:rPr>
                <w:b/>
                <w:bCs/>
                <w:iCs/>
                <w:color w:val="00B050"/>
                <w:szCs w:val="24"/>
              </w:rPr>
            </w:rPrChange>
          </w:rPr>
          <w:delText>Annexe n°</w:delText>
        </w:r>
      </w:del>
      <w:ins w:id="3027" w:author="Cauris Cosmetics" w:date="2023-10-25T14:49:00Z">
        <w:del w:id="3028" w:author="Dr Mamadou SANOGO" w:date="2023-10-27T22:52:00Z">
          <w:r w:rsidR="004974D8" w:rsidDel="00803A8B">
            <w:rPr>
              <w:b/>
              <w:bCs/>
              <w:iCs/>
              <w:color w:val="000000" w:themeColor="text1"/>
              <w:szCs w:val="24"/>
            </w:rPr>
            <w:delText>0</w:delText>
          </w:r>
        </w:del>
      </w:ins>
      <w:del w:id="3029" w:author="Dr Mamadou SANOGO" w:date="2023-10-27T22:52:00Z">
        <w:r w:rsidRPr="007A4AFC" w:rsidDel="00803A8B">
          <w:rPr>
            <w:b/>
            <w:bCs/>
            <w:iCs/>
            <w:color w:val="000000" w:themeColor="text1"/>
            <w:szCs w:val="24"/>
            <w:rPrChange w:id="3030" w:author="Dr Mamadou SANOGO" w:date="2023-10-25T18:15:00Z">
              <w:rPr>
                <w:b/>
                <w:bCs/>
                <w:iCs/>
                <w:color w:val="00B050"/>
                <w:szCs w:val="24"/>
              </w:rPr>
            </w:rPrChange>
          </w:rPr>
          <w:delText>1</w:delText>
        </w:r>
      </w:del>
      <w:ins w:id="3031" w:author="Cauris Cosmetics" w:date="2023-10-25T14:48:00Z">
        <w:del w:id="3032" w:author="Dr Mamadou SANOGO" w:date="2023-10-27T22:52:00Z">
          <w:r w:rsidR="004974D8" w:rsidDel="00803A8B">
            <w:rPr>
              <w:b/>
              <w:bCs/>
              <w:iCs/>
              <w:color w:val="000000" w:themeColor="text1"/>
              <w:szCs w:val="24"/>
            </w:rPr>
            <w:delText>8</w:delText>
          </w:r>
        </w:del>
      </w:ins>
      <w:del w:id="3033" w:author="Dr Mamadou SANOGO" w:date="2023-10-27T22:52:00Z">
        <w:r w:rsidRPr="007A4AFC" w:rsidDel="00803A8B">
          <w:rPr>
            <w:b/>
            <w:bCs/>
            <w:iCs/>
            <w:color w:val="000000" w:themeColor="text1"/>
            <w:szCs w:val="24"/>
            <w:rPrChange w:id="3034"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35" w:author="Dr Mamadou SANOGO" w:date="2023-10-25T18:15:00Z">
              <w:rPr>
                <w:iCs/>
                <w:color w:val="00B050"/>
                <w:szCs w:val="24"/>
                <w:lang w:val="fr-ML"/>
              </w:rPr>
            </w:rPrChange>
          </w:rPr>
          <w:delText>Règlement intérieur.</w:delText>
        </w:r>
      </w:del>
    </w:p>
    <w:p w14:paraId="5AB254E7" w14:textId="421F4068" w:rsidR="00643698" w:rsidRPr="007A4AFC" w:rsidDel="00803A8B" w:rsidRDefault="00643698">
      <w:pPr>
        <w:pStyle w:val="Paragraphedeliste"/>
        <w:numPr>
          <w:ilvl w:val="1"/>
          <w:numId w:val="26"/>
        </w:numPr>
        <w:spacing w:line="276" w:lineRule="auto"/>
        <w:rPr>
          <w:del w:id="3036" w:author="Dr Mamadou SANOGO" w:date="2023-10-27T22:52:00Z"/>
          <w:b/>
          <w:iCs/>
          <w:color w:val="000000" w:themeColor="text1"/>
        </w:rPr>
      </w:pPr>
      <w:del w:id="3037" w:author="Dr Mamadou SANOGO" w:date="2023-10-27T22:52:00Z">
        <w:r w:rsidRPr="007A4AFC" w:rsidDel="00803A8B">
          <w:rPr>
            <w:b/>
            <w:iCs/>
            <w:color w:val="000000" w:themeColor="text1"/>
            <w:szCs w:val="24"/>
          </w:rPr>
          <w:delText>Résultat et Insertion professionnelle</w:delText>
        </w:r>
        <w:bookmarkEnd w:id="3024"/>
      </w:del>
    </w:p>
    <w:p w14:paraId="4F943792" w14:textId="4A243D3A" w:rsidR="0050424B" w:rsidRPr="007A4AFC" w:rsidDel="00803A8B" w:rsidRDefault="00643698">
      <w:pPr>
        <w:spacing w:line="240" w:lineRule="auto"/>
        <w:rPr>
          <w:del w:id="3038" w:author="Dr Mamadou SANOGO" w:date="2023-10-27T22:52:00Z"/>
          <w:iCs/>
          <w:color w:val="000000" w:themeColor="text1"/>
          <w:szCs w:val="24"/>
          <w:lang w:val="fr-ML"/>
        </w:rPr>
        <w:pPrChange w:id="3039" w:author="Dr Mamadou SANOGO" w:date="2023-10-27T12:13:00Z">
          <w:pPr>
            <w:spacing w:line="360" w:lineRule="auto"/>
          </w:pPr>
        </w:pPrChange>
      </w:pPr>
      <w:del w:id="3040" w:author="Dr Mamadou SANOGO" w:date="2023-10-27T22:52:00Z">
        <w:r w:rsidRPr="007A4AFC" w:rsidDel="00803A8B">
          <w:rPr>
            <w:iCs/>
            <w:color w:val="000000" w:themeColor="text1"/>
            <w:szCs w:val="24"/>
            <w:lang w:val="fr-ML"/>
          </w:rPr>
          <w:delTex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delText>
        </w:r>
      </w:del>
    </w:p>
    <w:p w14:paraId="140B3145" w14:textId="66019152" w:rsidR="00643698" w:rsidRPr="007A4AFC" w:rsidDel="00803A8B" w:rsidRDefault="00643698">
      <w:pPr>
        <w:spacing w:line="276" w:lineRule="auto"/>
        <w:ind w:right="11"/>
        <w:rPr>
          <w:del w:id="3041" w:author="Dr Mamadou SANOGO" w:date="2023-10-27T22:52:00Z"/>
          <w:b/>
          <w:color w:val="000000" w:themeColor="text1"/>
          <w:szCs w:val="24"/>
        </w:rPr>
        <w:pPrChange w:id="3042" w:author="Dr Mamadou SANOGO" w:date="2023-10-27T13:49:00Z">
          <w:pPr>
            <w:spacing w:line="360" w:lineRule="auto"/>
            <w:ind w:right="11"/>
          </w:pPr>
        </w:pPrChange>
      </w:pPr>
      <w:bookmarkStart w:id="3043" w:name="_Toc145944519"/>
      <w:del w:id="3044" w:author="Dr Mamadou SANOGO" w:date="2023-10-27T22:52:00Z">
        <w:r w:rsidRPr="007A4AFC" w:rsidDel="00803A8B">
          <w:rPr>
            <w:b/>
            <w:color w:val="000000" w:themeColor="text1"/>
            <w:szCs w:val="24"/>
          </w:rPr>
          <w:delText>Référence 1 : La formation dispose de mécanismes d’évaluation de ses résultats</w:delText>
        </w:r>
        <w:bookmarkEnd w:id="3043"/>
      </w:del>
    </w:p>
    <w:p w14:paraId="0C6DD18D" w14:textId="2174EBFA" w:rsidR="00643698" w:rsidRPr="007A4AFC" w:rsidDel="00803A8B" w:rsidRDefault="00643698">
      <w:pPr>
        <w:spacing w:line="276" w:lineRule="auto"/>
        <w:ind w:right="11"/>
        <w:rPr>
          <w:del w:id="3045" w:author="Dr Mamadou SANOGO" w:date="2023-10-27T22:52:00Z"/>
          <w:b/>
          <w:i/>
          <w:iCs/>
          <w:color w:val="000000" w:themeColor="text1"/>
          <w:szCs w:val="24"/>
        </w:rPr>
        <w:pPrChange w:id="3046" w:author="Dr Mamadou SANOGO" w:date="2023-10-27T13:49:00Z">
          <w:pPr>
            <w:spacing w:line="360" w:lineRule="auto"/>
            <w:ind w:right="11"/>
          </w:pPr>
        </w:pPrChange>
      </w:pPr>
      <w:del w:id="3047" w:author="Dr Mamadou SANOGO" w:date="2023-10-27T22:52:00Z">
        <w:r w:rsidRPr="007A4AFC" w:rsidDel="00803A8B">
          <w:rPr>
            <w:b/>
            <w:i/>
            <w:iCs/>
            <w:color w:val="000000" w:themeColor="text1"/>
            <w:szCs w:val="24"/>
          </w:rPr>
          <w:delText>Critère 1 : Les informations relatives aux résultats de la formation sont connues et partagées</w:delText>
        </w:r>
      </w:del>
    </w:p>
    <w:p w14:paraId="6C0CCB83" w14:textId="1290D7DB" w:rsidR="00643698" w:rsidRPr="007A4AFC" w:rsidDel="00803A8B" w:rsidRDefault="00643698">
      <w:pPr>
        <w:widowControl w:val="0"/>
        <w:autoSpaceDE w:val="0"/>
        <w:autoSpaceDN w:val="0"/>
        <w:adjustRightInd w:val="0"/>
        <w:spacing w:line="276" w:lineRule="auto"/>
        <w:ind w:right="11"/>
        <w:rPr>
          <w:del w:id="3048" w:author="Dr Mamadou SANOGO" w:date="2023-10-27T22:52:00Z"/>
          <w:iCs/>
          <w:color w:val="000000" w:themeColor="text1"/>
          <w:szCs w:val="24"/>
          <w:lang w:val="fr-ML"/>
        </w:rPr>
        <w:pPrChange w:id="3049" w:author="Dr Mamadou SANOGO" w:date="2023-10-27T13:49:00Z">
          <w:pPr>
            <w:widowControl w:val="0"/>
            <w:autoSpaceDE w:val="0"/>
            <w:autoSpaceDN w:val="0"/>
            <w:adjustRightInd w:val="0"/>
            <w:spacing w:line="360" w:lineRule="auto"/>
            <w:ind w:right="11"/>
          </w:pPr>
        </w:pPrChange>
      </w:pPr>
      <w:del w:id="3050" w:author="Dr Mamadou SANOGO" w:date="2023-10-27T22:52:00Z">
        <w:r w:rsidRPr="007A4AFC" w:rsidDel="00803A8B">
          <w:rPr>
            <w:color w:val="000000" w:themeColor="text1"/>
            <w:szCs w:val="24"/>
            <w:rPrChange w:id="3051" w:author="Dr Mamadou SANOGO" w:date="2023-10-25T18:15:00Z">
              <w:rPr>
                <w:szCs w:val="24"/>
              </w:rPr>
            </w:rPrChange>
          </w:rPr>
          <w:delText xml:space="preserve">Les informations relatives aux résultats de la formation à l’EPSFé sont connues et partagées lors des </w:delText>
        </w:r>
        <w:r w:rsidRPr="007A4AFC" w:rsidDel="00803A8B">
          <w:rPr>
            <w:iCs/>
            <w:color w:val="000000" w:themeColor="text1"/>
            <w:szCs w:val="24"/>
            <w:lang w:val="fr-ML"/>
          </w:rPr>
          <w:delText xml:space="preserve">ateliers de formation. </w:delText>
        </w:r>
      </w:del>
    </w:p>
    <w:p w14:paraId="2459C688" w14:textId="2B7B0065" w:rsidR="00643698" w:rsidRPr="007A4AFC" w:rsidDel="00803A8B" w:rsidRDefault="00643698">
      <w:pPr>
        <w:spacing w:line="276" w:lineRule="auto"/>
        <w:ind w:right="11"/>
        <w:rPr>
          <w:del w:id="3052" w:author="Dr Mamadou SANOGO" w:date="2023-10-27T22:52:00Z"/>
          <w:b/>
          <w:i/>
          <w:iCs/>
          <w:color w:val="000000" w:themeColor="text1"/>
          <w:szCs w:val="24"/>
        </w:rPr>
        <w:pPrChange w:id="3053" w:author="Dr Mamadou SANOGO" w:date="2023-10-27T13:49:00Z">
          <w:pPr>
            <w:spacing w:line="360" w:lineRule="auto"/>
            <w:ind w:right="11"/>
          </w:pPr>
        </w:pPrChange>
      </w:pPr>
      <w:del w:id="3054" w:author="Dr Mamadou SANOGO" w:date="2023-10-27T22:52:00Z">
        <w:r w:rsidRPr="007A4AFC" w:rsidDel="00803A8B">
          <w:rPr>
            <w:b/>
            <w:i/>
            <w:iCs/>
            <w:color w:val="000000" w:themeColor="text1"/>
            <w:szCs w:val="24"/>
          </w:rPr>
          <w:delText>Critère 2 : Ces résultats sont analysés et des recommandations sont formulées</w:delText>
        </w:r>
      </w:del>
    </w:p>
    <w:p w14:paraId="23221611" w14:textId="53545D72" w:rsidR="00643698" w:rsidRPr="007A4AFC" w:rsidDel="00803A8B" w:rsidRDefault="00643698">
      <w:pPr>
        <w:spacing w:line="276" w:lineRule="auto"/>
        <w:ind w:right="11"/>
        <w:rPr>
          <w:del w:id="3055" w:author="Dr Mamadou SANOGO" w:date="2023-10-27T22:52:00Z"/>
          <w:bCs/>
          <w:color w:val="000000" w:themeColor="text1"/>
          <w:szCs w:val="24"/>
        </w:rPr>
        <w:pPrChange w:id="3056" w:author="Dr Mamadou SANOGO" w:date="2023-10-27T13:49:00Z">
          <w:pPr>
            <w:spacing w:line="360" w:lineRule="auto"/>
            <w:ind w:right="11"/>
          </w:pPr>
        </w:pPrChange>
      </w:pPr>
      <w:del w:id="3057" w:author="Dr Mamadou SANOGO" w:date="2023-10-27T22:52:00Z">
        <w:r w:rsidRPr="007A4AFC" w:rsidDel="00803A8B">
          <w:rPr>
            <w:bCs/>
            <w:color w:val="000000" w:themeColor="text1"/>
            <w:szCs w:val="24"/>
          </w:rPr>
          <w:delText>Ces résultats sont analysés et des recommandations sont formulées</w:delText>
        </w:r>
      </w:del>
      <w:del w:id="3058" w:author="Dr Mamadou SANOGO" w:date="2023-10-27T10:55:00Z">
        <w:r w:rsidRPr="007A4AFC" w:rsidDel="00614BED">
          <w:rPr>
            <w:bCs/>
            <w:color w:val="000000" w:themeColor="text1"/>
            <w:szCs w:val="24"/>
          </w:rPr>
          <w:delText xml:space="preserve"> la direction des questions académiques à travers la mise en place d’une commission de travail</w:delText>
        </w:r>
      </w:del>
      <w:del w:id="3059" w:author="Dr Mamadou SANOGO" w:date="2023-10-27T22:52:00Z">
        <w:r w:rsidRPr="007A4AFC" w:rsidDel="00803A8B">
          <w:rPr>
            <w:bCs/>
            <w:color w:val="000000" w:themeColor="text1"/>
            <w:szCs w:val="24"/>
          </w:rPr>
          <w:delText>.</w:delText>
        </w:r>
      </w:del>
    </w:p>
    <w:p w14:paraId="6DB548AA" w14:textId="5072795A" w:rsidR="00643698" w:rsidRPr="003A18E5" w:rsidDel="006778CD" w:rsidRDefault="00643698">
      <w:pPr>
        <w:spacing w:line="276" w:lineRule="auto"/>
        <w:rPr>
          <w:del w:id="3060" w:author="Dr Mamadou SANOGO" w:date="2023-10-27T13:59:00Z"/>
          <w:iCs/>
          <w:color w:val="000000" w:themeColor="text1"/>
          <w:szCs w:val="24"/>
          <w:rPrChange w:id="3061" w:author="Dr Mamadou SANOGO" w:date="2023-10-26T13:28:00Z">
            <w:rPr>
              <w:del w:id="3062" w:author="Dr Mamadou SANOGO" w:date="2023-10-27T13:59:00Z"/>
              <w:b/>
              <w:bCs/>
              <w:iCs/>
              <w:color w:val="00B050"/>
              <w:szCs w:val="24"/>
            </w:rPr>
          </w:rPrChange>
        </w:rPr>
      </w:pPr>
      <w:del w:id="3063" w:author="Dr Mamadou SANOGO" w:date="2023-10-27T22:52:00Z">
        <w:r w:rsidRPr="007A4AFC" w:rsidDel="00803A8B">
          <w:rPr>
            <w:b/>
            <w:bCs/>
            <w:iCs/>
            <w:color w:val="000000" w:themeColor="text1"/>
            <w:szCs w:val="24"/>
            <w:rPrChange w:id="3064" w:author="Dr Mamadou SANOGO" w:date="2023-10-25T18:15:00Z">
              <w:rPr>
                <w:b/>
                <w:bCs/>
                <w:iCs/>
                <w:color w:val="00B050"/>
                <w:szCs w:val="24"/>
              </w:rPr>
            </w:rPrChange>
          </w:rPr>
          <w:delText>Annexe n°</w:delText>
        </w:r>
      </w:del>
      <w:ins w:id="3065" w:author="Cauris Cosmetics" w:date="2023-10-25T14:49:00Z">
        <w:del w:id="3066" w:author="Dr Mamadou SANOGO" w:date="2023-10-27T22:52:00Z">
          <w:r w:rsidR="004974D8" w:rsidDel="00803A8B">
            <w:rPr>
              <w:b/>
              <w:bCs/>
              <w:iCs/>
              <w:color w:val="000000" w:themeColor="text1"/>
              <w:szCs w:val="24"/>
            </w:rPr>
            <w:delText>028</w:delText>
          </w:r>
        </w:del>
      </w:ins>
      <w:del w:id="3067" w:author="Dr Mamadou SANOGO" w:date="2023-10-27T22:52:00Z">
        <w:r w:rsidR="00BB4D4A" w:rsidRPr="007A4AFC" w:rsidDel="00803A8B">
          <w:rPr>
            <w:b/>
            <w:bCs/>
            <w:iCs/>
            <w:color w:val="000000" w:themeColor="text1"/>
            <w:szCs w:val="24"/>
            <w:rPrChange w:id="3068" w:author="Dr Mamadou SANOGO" w:date="2023-10-25T18:15:00Z">
              <w:rPr>
                <w:b/>
                <w:bCs/>
                <w:iCs/>
                <w:color w:val="00B050"/>
                <w:szCs w:val="24"/>
              </w:rPr>
            </w:rPrChange>
          </w:rPr>
          <w:delText>34</w:delText>
        </w:r>
        <w:r w:rsidRPr="007A4AFC" w:rsidDel="00803A8B">
          <w:rPr>
            <w:b/>
            <w:bCs/>
            <w:iCs/>
            <w:color w:val="000000" w:themeColor="text1"/>
            <w:szCs w:val="24"/>
            <w:rPrChange w:id="3069" w:author="Dr Mamadou SANOGO" w:date="2023-10-25T18:15:00Z">
              <w:rPr>
                <w:b/>
                <w:bCs/>
                <w:iCs/>
                <w:color w:val="00B050"/>
                <w:szCs w:val="24"/>
              </w:rPr>
            </w:rPrChange>
          </w:rPr>
          <w:delText xml:space="preserve">: </w:delText>
        </w:r>
        <w:r w:rsidRPr="003A18E5" w:rsidDel="00803A8B">
          <w:rPr>
            <w:iCs/>
            <w:color w:val="000000" w:themeColor="text1"/>
            <w:szCs w:val="24"/>
            <w:rPrChange w:id="3070" w:author="Dr Mamadou SANOGO" w:date="2023-10-26T13:28:00Z">
              <w:rPr>
                <w:b/>
                <w:bCs/>
                <w:iCs/>
                <w:color w:val="00B050"/>
                <w:szCs w:val="24"/>
              </w:rPr>
            </w:rPrChange>
          </w:rPr>
          <w:delText>Rapport activités académiques</w:delText>
        </w:r>
      </w:del>
    </w:p>
    <w:p w14:paraId="5CAE0DFF" w14:textId="52A64670" w:rsidR="00643698" w:rsidRPr="007A4AFC" w:rsidDel="00803A8B" w:rsidRDefault="00643698">
      <w:pPr>
        <w:spacing w:line="276" w:lineRule="auto"/>
        <w:rPr>
          <w:del w:id="3071" w:author="Dr Mamadou SANOGO" w:date="2023-10-27T22:52:00Z"/>
          <w:iCs/>
          <w:color w:val="000000" w:themeColor="text1"/>
          <w:sz w:val="10"/>
          <w:szCs w:val="10"/>
          <w:lang w:val="fr-ML"/>
        </w:rPr>
        <w:pPrChange w:id="3072" w:author="Dr Mamadou SANOGO" w:date="2023-10-27T13:59:00Z">
          <w:pPr>
            <w:widowControl w:val="0"/>
            <w:autoSpaceDE w:val="0"/>
            <w:autoSpaceDN w:val="0"/>
            <w:adjustRightInd w:val="0"/>
            <w:spacing w:line="240" w:lineRule="auto"/>
            <w:ind w:right="9"/>
          </w:pPr>
        </w:pPrChange>
      </w:pPr>
      <w:bookmarkStart w:id="3073" w:name="_Toc145944520"/>
    </w:p>
    <w:p w14:paraId="1C5BD58B" w14:textId="4FE9213C" w:rsidR="00643698" w:rsidRPr="007A4AFC" w:rsidDel="00614BED" w:rsidRDefault="00643698">
      <w:pPr>
        <w:spacing w:line="276" w:lineRule="auto"/>
        <w:ind w:right="11"/>
        <w:rPr>
          <w:del w:id="3074" w:author="Dr Mamadou SANOGO" w:date="2023-10-27T10:56:00Z"/>
          <w:b/>
          <w:color w:val="000000" w:themeColor="text1"/>
          <w:szCs w:val="24"/>
        </w:rPr>
        <w:pPrChange w:id="3075" w:author="Dr Mamadou SANOGO" w:date="2023-10-27T13:49:00Z">
          <w:pPr>
            <w:spacing w:line="360" w:lineRule="auto"/>
            <w:ind w:right="11"/>
          </w:pPr>
        </w:pPrChange>
      </w:pPr>
      <w:del w:id="3076" w:author="Dr Mamadou SANOGO" w:date="2023-10-27T22:52:00Z">
        <w:r w:rsidRPr="007A4AFC" w:rsidDel="00803A8B">
          <w:rPr>
            <w:b/>
            <w:color w:val="000000" w:themeColor="text1"/>
            <w:szCs w:val="24"/>
          </w:rPr>
          <w:delText>Référence 2 : La formation dispose d’une information complète sur le devenir de ses diplômés</w:delText>
        </w:r>
      </w:del>
      <w:bookmarkEnd w:id="3073"/>
    </w:p>
    <w:p w14:paraId="0A1BEA2D" w14:textId="3839B7E0" w:rsidR="00643698" w:rsidRPr="007A4AFC" w:rsidDel="00803A8B" w:rsidRDefault="00643698">
      <w:pPr>
        <w:spacing w:line="276" w:lineRule="auto"/>
        <w:ind w:right="11"/>
        <w:rPr>
          <w:del w:id="3077" w:author="Dr Mamadou SANOGO" w:date="2023-10-27T22:52:00Z"/>
          <w:color w:val="000000" w:themeColor="text1"/>
          <w:lang w:val="fr-ML"/>
          <w:rPrChange w:id="3078" w:author="Dr Mamadou SANOGO" w:date="2023-10-25T18:15:00Z">
            <w:rPr>
              <w:del w:id="3079" w:author="Dr Mamadou SANOGO" w:date="2023-10-27T22:52:00Z"/>
              <w:lang w:val="fr-ML"/>
            </w:rPr>
          </w:rPrChange>
        </w:rPr>
        <w:pPrChange w:id="3080" w:author="Dr Mamadou SANOGO" w:date="2023-10-27T13:49:00Z">
          <w:pPr>
            <w:spacing w:line="360" w:lineRule="auto"/>
          </w:pPr>
        </w:pPrChange>
      </w:pPr>
    </w:p>
    <w:p w14:paraId="6BF3680F" w14:textId="7B3FAC9B" w:rsidR="00643698" w:rsidRPr="007A4AFC" w:rsidDel="00803A8B" w:rsidRDefault="00643698">
      <w:pPr>
        <w:spacing w:line="276" w:lineRule="auto"/>
        <w:ind w:right="11"/>
        <w:rPr>
          <w:del w:id="3081" w:author="Dr Mamadou SANOGO" w:date="2023-10-27T22:52:00Z"/>
          <w:b/>
          <w:i/>
          <w:iCs/>
          <w:color w:val="000000" w:themeColor="text1"/>
          <w:szCs w:val="24"/>
        </w:rPr>
        <w:pPrChange w:id="3082" w:author="Dr Mamadou SANOGO" w:date="2023-10-27T13:49:00Z">
          <w:pPr>
            <w:spacing w:line="360" w:lineRule="auto"/>
            <w:ind w:right="11"/>
          </w:pPr>
        </w:pPrChange>
      </w:pPr>
      <w:del w:id="3083" w:author="Dr Mamadou SANOGO" w:date="2023-10-27T22:52:00Z">
        <w:r w:rsidRPr="007A4AFC" w:rsidDel="00803A8B">
          <w:rPr>
            <w:b/>
            <w:i/>
            <w:iCs/>
            <w:color w:val="000000" w:themeColor="text1"/>
            <w:szCs w:val="24"/>
          </w:rPr>
          <w:delText>Critère 1 : Les modalités de recueil des données sur le devenir des diplômés sont définies et mises en œuvre</w:delText>
        </w:r>
      </w:del>
    </w:p>
    <w:p w14:paraId="3CBB53C8" w14:textId="1CA0900A" w:rsidR="00643698" w:rsidRPr="007A4AFC" w:rsidDel="00803A8B" w:rsidRDefault="00643698">
      <w:pPr>
        <w:spacing w:line="276" w:lineRule="auto"/>
        <w:rPr>
          <w:del w:id="3084" w:author="Dr Mamadou SANOGO" w:date="2023-10-27T22:52:00Z"/>
          <w:iCs/>
          <w:color w:val="000000" w:themeColor="text1"/>
          <w:szCs w:val="24"/>
          <w:lang w:val="fr-ML"/>
        </w:rPr>
        <w:pPrChange w:id="3085" w:author="Dr Mamadou SANOGO" w:date="2023-10-27T13:49:00Z">
          <w:pPr>
            <w:spacing w:line="360" w:lineRule="auto"/>
          </w:pPr>
        </w:pPrChange>
      </w:pPr>
      <w:del w:id="3086" w:author="Dr Mamadou SANOGO" w:date="2023-10-27T22:52:00Z">
        <w:r w:rsidRPr="007A4AFC" w:rsidDel="00803A8B">
          <w:rPr>
            <w:iCs/>
            <w:color w:val="000000" w:themeColor="text1"/>
            <w:szCs w:val="24"/>
            <w:lang w:val="fr-ML"/>
          </w:rPr>
          <w:delText>Dans le cadre de la mise en place d’un mécanisme d’analyse de l’insertion professionnelle de ses étudiants, l’EPSFé a élaboré une maquette de base de données pour ses étudiants diplômés.</w:delText>
        </w:r>
        <w:bookmarkStart w:id="3087" w:name="_Hlk139658785"/>
        <w:r w:rsidRPr="007A4AFC" w:rsidDel="00803A8B">
          <w:rPr>
            <w:iCs/>
            <w:color w:val="000000" w:themeColor="text1"/>
            <w:szCs w:val="24"/>
            <w:lang w:val="fr-ML"/>
          </w:rPr>
          <w:delText xml:space="preserve"> La direction des stages et insertion professionnelle </w:delText>
        </w:r>
        <w:bookmarkEnd w:id="3087"/>
        <w:r w:rsidRPr="007A4AFC" w:rsidDel="00803A8B">
          <w:rPr>
            <w:iCs/>
            <w:color w:val="000000" w:themeColor="text1"/>
            <w:szCs w:val="24"/>
            <w:lang w:val="fr-ML"/>
          </w:rPr>
          <w:delText xml:space="preserve">recueille régulièrement les données sur le devenir des diplômés et les associe à </w:delText>
        </w:r>
      </w:del>
      <w:del w:id="3088" w:author="Dr Mamadou SANOGO" w:date="2023-10-27T10:57:00Z">
        <w:r w:rsidRPr="007A4AFC" w:rsidDel="00614BED">
          <w:rPr>
            <w:iCs/>
            <w:color w:val="000000" w:themeColor="text1"/>
            <w:szCs w:val="24"/>
            <w:lang w:val="fr-ML"/>
          </w:rPr>
          <w:delText>des</w:delText>
        </w:r>
      </w:del>
      <w:del w:id="3089" w:author="Dr Mamadou SANOGO" w:date="2023-10-27T22:52:00Z">
        <w:r w:rsidRPr="007A4AFC" w:rsidDel="00803A8B">
          <w:rPr>
            <w:iCs/>
            <w:color w:val="000000" w:themeColor="text1"/>
            <w:szCs w:val="24"/>
            <w:lang w:val="fr-ML"/>
          </w:rPr>
          <w:delText xml:space="preserve"> activités qu’organise l’institution.</w:delText>
        </w:r>
      </w:del>
    </w:p>
    <w:p w14:paraId="576976DC" w14:textId="1476B5E2" w:rsidR="006778CD" w:rsidRPr="007B4438" w:rsidDel="00803A8B" w:rsidRDefault="00643698" w:rsidP="00356D2D">
      <w:pPr>
        <w:spacing w:line="276" w:lineRule="auto"/>
        <w:rPr>
          <w:del w:id="3090" w:author="Dr Mamadou SANOGO" w:date="2023-10-27T22:52:00Z"/>
          <w:iCs/>
          <w:color w:val="000000" w:themeColor="text1"/>
          <w:szCs w:val="24"/>
          <w:rPrChange w:id="3091" w:author="Dr Mamadou SANOGO" w:date="2023-10-27T20:14:00Z">
            <w:rPr>
              <w:del w:id="3092" w:author="Dr Mamadou SANOGO" w:date="2023-10-27T22:52:00Z"/>
              <w:i/>
              <w:iCs/>
              <w:color w:val="00B050"/>
              <w:lang w:val="fr-ML"/>
            </w:rPr>
          </w:rPrChange>
        </w:rPr>
      </w:pPr>
      <w:del w:id="3093" w:author="Dr Mamadou SANOGO" w:date="2023-10-27T22:52:00Z">
        <w:r w:rsidRPr="007A4AFC" w:rsidDel="00803A8B">
          <w:rPr>
            <w:b/>
            <w:bCs/>
            <w:iCs/>
            <w:color w:val="000000" w:themeColor="text1"/>
            <w:szCs w:val="24"/>
            <w:rPrChange w:id="3094" w:author="Dr Mamadou SANOGO" w:date="2023-10-25T18:15:00Z">
              <w:rPr>
                <w:b/>
                <w:bCs/>
                <w:iCs/>
                <w:color w:val="00B050"/>
                <w:szCs w:val="24"/>
              </w:rPr>
            </w:rPrChange>
          </w:rPr>
          <w:delText>Annexe n°</w:delText>
        </w:r>
        <w:r w:rsidR="00BB4D4A" w:rsidRPr="007A4AFC" w:rsidDel="00803A8B">
          <w:rPr>
            <w:b/>
            <w:bCs/>
            <w:iCs/>
            <w:color w:val="000000" w:themeColor="text1"/>
            <w:szCs w:val="24"/>
            <w:rPrChange w:id="3095" w:author="Dr Mamadou SANOGO" w:date="2023-10-25T18:15:00Z">
              <w:rPr>
                <w:b/>
                <w:bCs/>
                <w:iCs/>
                <w:color w:val="00B050"/>
                <w:szCs w:val="24"/>
              </w:rPr>
            </w:rPrChange>
          </w:rPr>
          <w:delText>0</w:delText>
        </w:r>
      </w:del>
      <w:ins w:id="3096" w:author="Cauris Cosmetics" w:date="2023-10-25T14:49:00Z">
        <w:del w:id="3097" w:author="Dr Mamadou SANOGO" w:date="2023-10-27T22:52:00Z">
          <w:r w:rsidR="004974D8" w:rsidDel="00803A8B">
            <w:rPr>
              <w:b/>
              <w:bCs/>
              <w:iCs/>
              <w:color w:val="000000" w:themeColor="text1"/>
              <w:szCs w:val="24"/>
            </w:rPr>
            <w:delText>29</w:delText>
          </w:r>
        </w:del>
      </w:ins>
      <w:del w:id="3098" w:author="Dr Mamadou SANOGO" w:date="2023-10-27T22:52:00Z">
        <w:r w:rsidR="00C85B44" w:rsidRPr="007A4AFC" w:rsidDel="00803A8B">
          <w:rPr>
            <w:b/>
            <w:bCs/>
            <w:iCs/>
            <w:color w:val="000000" w:themeColor="text1"/>
            <w:szCs w:val="24"/>
            <w:rPrChange w:id="3099" w:author="Dr Mamadou SANOGO" w:date="2023-10-25T18:15:00Z">
              <w:rPr>
                <w:b/>
                <w:bCs/>
                <w:iCs/>
                <w:color w:val="00B050"/>
                <w:szCs w:val="24"/>
              </w:rPr>
            </w:rPrChange>
          </w:rPr>
          <w:delText>35</w:delText>
        </w:r>
        <w:r w:rsidRPr="007A4AFC" w:rsidDel="00803A8B">
          <w:rPr>
            <w:b/>
            <w:bCs/>
            <w:iCs/>
            <w:color w:val="000000" w:themeColor="text1"/>
            <w:szCs w:val="24"/>
            <w:rPrChange w:id="3100" w:author="Dr Mamadou SANOGO" w:date="2023-10-25T18:15:00Z">
              <w:rPr>
                <w:b/>
                <w:bCs/>
                <w:iCs/>
                <w:color w:val="00B050"/>
                <w:szCs w:val="24"/>
              </w:rPr>
            </w:rPrChange>
          </w:rPr>
          <w:delText xml:space="preserve">: </w:delText>
        </w:r>
        <w:r w:rsidR="00BB4D4A" w:rsidRPr="003A18E5" w:rsidDel="00803A8B">
          <w:rPr>
            <w:iCs/>
            <w:color w:val="000000" w:themeColor="text1"/>
            <w:szCs w:val="24"/>
            <w:rPrChange w:id="3101" w:author="Dr Mamadou SANOGO" w:date="2023-10-26T13:28:00Z">
              <w:rPr>
                <w:b/>
                <w:bCs/>
                <w:iCs/>
                <w:color w:val="00B050"/>
                <w:szCs w:val="24"/>
              </w:rPr>
            </w:rPrChange>
          </w:rPr>
          <w:delText>Carnet</w:delText>
        </w:r>
        <w:r w:rsidRPr="003A18E5" w:rsidDel="00803A8B">
          <w:rPr>
            <w:iCs/>
            <w:color w:val="000000" w:themeColor="text1"/>
            <w:szCs w:val="24"/>
            <w:rPrChange w:id="3102" w:author="Dr Mamadou SANOGO" w:date="2023-10-26T13:28:00Z">
              <w:rPr>
                <w:b/>
                <w:bCs/>
                <w:iCs/>
                <w:color w:val="00B050"/>
                <w:szCs w:val="24"/>
              </w:rPr>
            </w:rPrChange>
          </w:rPr>
          <w:delText xml:space="preserve"> des stages</w:delText>
        </w:r>
      </w:del>
    </w:p>
    <w:p w14:paraId="3F34F7CA" w14:textId="2762872B" w:rsidR="00643698" w:rsidRPr="007A4AFC" w:rsidDel="00803A8B" w:rsidRDefault="00643698">
      <w:pPr>
        <w:spacing w:line="276" w:lineRule="auto"/>
        <w:ind w:right="11"/>
        <w:rPr>
          <w:del w:id="3103" w:author="Dr Mamadou SANOGO" w:date="2023-10-27T22:52:00Z"/>
          <w:b/>
          <w:i/>
          <w:iCs/>
          <w:color w:val="000000" w:themeColor="text1"/>
          <w:szCs w:val="24"/>
        </w:rPr>
        <w:pPrChange w:id="3104" w:author="Dr Mamadou SANOGO" w:date="2023-10-27T13:49:00Z">
          <w:pPr>
            <w:spacing w:line="360" w:lineRule="auto"/>
            <w:ind w:right="11"/>
          </w:pPr>
        </w:pPrChange>
      </w:pPr>
      <w:del w:id="3105" w:author="Dr Mamadou SANOGO" w:date="2023-10-27T22:52:00Z">
        <w:r w:rsidRPr="007A4AFC" w:rsidDel="00803A8B">
          <w:rPr>
            <w:b/>
            <w:i/>
            <w:iCs/>
            <w:color w:val="000000" w:themeColor="text1"/>
            <w:szCs w:val="24"/>
          </w:rPr>
          <w:delText>Critère 2 : La formation dispose de données sur l’insertion professionnelle de ses diplômés</w:delText>
        </w:r>
      </w:del>
    </w:p>
    <w:p w14:paraId="6E12D520" w14:textId="6BBC364F" w:rsidR="00643698" w:rsidRPr="007A4AFC" w:rsidDel="00803A8B" w:rsidRDefault="00643698">
      <w:pPr>
        <w:spacing w:line="276" w:lineRule="auto"/>
        <w:ind w:right="403"/>
        <w:rPr>
          <w:del w:id="3106" w:author="Dr Mamadou SANOGO" w:date="2023-10-27T22:52:00Z"/>
          <w:iCs/>
          <w:color w:val="000000" w:themeColor="text1"/>
          <w:szCs w:val="24"/>
          <w:lang w:val="fr-ML"/>
        </w:rPr>
        <w:pPrChange w:id="3107" w:author="Dr Mamadou SANOGO" w:date="2023-10-27T13:49:00Z">
          <w:pPr>
            <w:spacing w:line="360" w:lineRule="auto"/>
            <w:ind w:right="403"/>
          </w:pPr>
        </w:pPrChange>
      </w:pPr>
      <w:del w:id="3108" w:author="Dr Mamadou SANOGO" w:date="2023-10-27T22:52:00Z">
        <w:r w:rsidRPr="007A4AFC" w:rsidDel="00803A8B">
          <w:rPr>
            <w:iCs/>
            <w:color w:val="000000" w:themeColor="text1"/>
            <w:szCs w:val="24"/>
            <w:lang w:val="fr-ML"/>
          </w:rPr>
          <w:delText>Dans la phase test actuelle de la mise en place du mécanisme, l’école a commencé à collecter des données sur ses diplômés existants, à titre d’expérimentation. L’EPSFé met régulièrement à jour les données sur l’insertion professionnelle de ses diplômés</w:delText>
        </w:r>
      </w:del>
    </w:p>
    <w:p w14:paraId="0DDFC5BC" w14:textId="1D687352" w:rsidR="00C85B44" w:rsidRPr="003A18E5" w:rsidDel="00803A8B" w:rsidRDefault="00C85B44" w:rsidP="00356D2D">
      <w:pPr>
        <w:spacing w:line="276" w:lineRule="auto"/>
        <w:rPr>
          <w:del w:id="3109" w:author="Dr Mamadou SANOGO" w:date="2023-10-27T22:52:00Z"/>
          <w:i/>
          <w:iCs/>
          <w:color w:val="000000" w:themeColor="text1"/>
          <w:lang w:val="fr-ML"/>
          <w:rPrChange w:id="3110" w:author="Dr Mamadou SANOGO" w:date="2023-10-26T13:29:00Z">
            <w:rPr>
              <w:del w:id="3111" w:author="Dr Mamadou SANOGO" w:date="2023-10-27T22:52:00Z"/>
              <w:i/>
              <w:iCs/>
              <w:color w:val="00B050"/>
              <w:lang w:val="fr-ML"/>
            </w:rPr>
          </w:rPrChange>
        </w:rPr>
      </w:pPr>
      <w:del w:id="3112" w:author="Dr Mamadou SANOGO" w:date="2023-10-27T22:52:00Z">
        <w:r w:rsidRPr="007A4AFC" w:rsidDel="00803A8B">
          <w:rPr>
            <w:b/>
            <w:bCs/>
            <w:iCs/>
            <w:color w:val="000000" w:themeColor="text1"/>
            <w:szCs w:val="24"/>
            <w:rPrChange w:id="3113" w:author="Dr Mamadou SANOGO" w:date="2023-10-25T18:15:00Z">
              <w:rPr>
                <w:b/>
                <w:bCs/>
                <w:iCs/>
                <w:color w:val="00B050"/>
                <w:szCs w:val="24"/>
              </w:rPr>
            </w:rPrChange>
          </w:rPr>
          <w:delText>Annexe n°0</w:delText>
        </w:r>
      </w:del>
      <w:ins w:id="3114" w:author="Cauris Cosmetics" w:date="2023-10-25T14:49:00Z">
        <w:del w:id="3115" w:author="Dr Mamadou SANOGO" w:date="2023-10-27T22:52:00Z">
          <w:r w:rsidR="004974D8" w:rsidDel="00803A8B">
            <w:rPr>
              <w:b/>
              <w:bCs/>
              <w:iCs/>
              <w:color w:val="000000" w:themeColor="text1"/>
              <w:szCs w:val="24"/>
            </w:rPr>
            <w:delText>29</w:delText>
          </w:r>
        </w:del>
      </w:ins>
      <w:del w:id="3116" w:author="Dr Mamadou SANOGO" w:date="2023-10-27T22:52:00Z">
        <w:r w:rsidRPr="007A4AFC" w:rsidDel="00803A8B">
          <w:rPr>
            <w:b/>
            <w:bCs/>
            <w:iCs/>
            <w:color w:val="000000" w:themeColor="text1"/>
            <w:szCs w:val="24"/>
            <w:rPrChange w:id="3117" w:author="Dr Mamadou SANOGO" w:date="2023-10-25T18:15:00Z">
              <w:rPr>
                <w:b/>
                <w:bCs/>
                <w:iCs/>
                <w:color w:val="00B050"/>
                <w:szCs w:val="24"/>
              </w:rPr>
            </w:rPrChange>
          </w:rPr>
          <w:delText xml:space="preserve">35: </w:delText>
        </w:r>
        <w:r w:rsidRPr="003A18E5" w:rsidDel="00803A8B">
          <w:rPr>
            <w:iCs/>
            <w:color w:val="000000" w:themeColor="text1"/>
            <w:szCs w:val="24"/>
            <w:rPrChange w:id="3118" w:author="Dr Mamadou SANOGO" w:date="2023-10-26T13:29:00Z">
              <w:rPr>
                <w:b/>
                <w:bCs/>
                <w:iCs/>
                <w:color w:val="00B050"/>
                <w:szCs w:val="24"/>
              </w:rPr>
            </w:rPrChange>
          </w:rPr>
          <w:delText>Carnet des stages</w:delText>
        </w:r>
      </w:del>
    </w:p>
    <w:p w14:paraId="5FC378AA" w14:textId="2CFC3FC6" w:rsidR="00643698" w:rsidRPr="007A4AFC" w:rsidDel="00803A8B" w:rsidRDefault="00643698">
      <w:pPr>
        <w:spacing w:line="276" w:lineRule="auto"/>
        <w:ind w:right="11"/>
        <w:rPr>
          <w:del w:id="3119" w:author="Dr Mamadou SANOGO" w:date="2023-10-27T22:52:00Z"/>
          <w:b/>
          <w:i/>
          <w:iCs/>
          <w:color w:val="000000" w:themeColor="text1"/>
          <w:szCs w:val="24"/>
        </w:rPr>
        <w:pPrChange w:id="3120" w:author="Dr Mamadou SANOGO" w:date="2023-10-27T13:49:00Z">
          <w:pPr>
            <w:spacing w:line="360" w:lineRule="auto"/>
            <w:ind w:right="11"/>
          </w:pPr>
        </w:pPrChange>
      </w:pPr>
      <w:del w:id="3121" w:author="Dr Mamadou SANOGO" w:date="2023-10-27T22:52:00Z">
        <w:r w:rsidRPr="007A4AFC" w:rsidDel="00803A8B">
          <w:rPr>
            <w:b/>
            <w:i/>
            <w:iCs/>
            <w:color w:val="000000" w:themeColor="text1"/>
            <w:szCs w:val="24"/>
          </w:rPr>
          <w:delText>Critère 3 : Les taux de poursuite d’études et d’insertion professionnelle sont régulièrement mis à jour et partagés</w:delText>
        </w:r>
      </w:del>
    </w:p>
    <w:p w14:paraId="68F904EC" w14:textId="0F6FECAF" w:rsidR="00643698" w:rsidRPr="007A4AFC" w:rsidDel="00803A8B" w:rsidRDefault="00643698">
      <w:pPr>
        <w:spacing w:line="276" w:lineRule="auto"/>
        <w:rPr>
          <w:del w:id="3122" w:author="Dr Mamadou SANOGO" w:date="2023-10-27T22:52:00Z"/>
          <w:color w:val="000000" w:themeColor="text1"/>
          <w:szCs w:val="24"/>
          <w:rPrChange w:id="3123" w:author="Dr Mamadou SANOGO" w:date="2023-10-25T18:15:00Z">
            <w:rPr>
              <w:del w:id="3124" w:author="Dr Mamadou SANOGO" w:date="2023-10-27T22:52:00Z"/>
              <w:szCs w:val="24"/>
            </w:rPr>
          </w:rPrChange>
        </w:rPr>
        <w:pPrChange w:id="3125" w:author="Dr Mamadou SANOGO" w:date="2023-10-27T13:49:00Z">
          <w:pPr>
            <w:spacing w:line="360" w:lineRule="auto"/>
          </w:pPr>
        </w:pPrChange>
      </w:pPr>
      <w:del w:id="3126" w:author="Dr Mamadou SANOGO" w:date="2023-10-27T22:52:00Z">
        <w:r w:rsidRPr="007A4AFC" w:rsidDel="00803A8B">
          <w:rPr>
            <w:color w:val="000000" w:themeColor="text1"/>
            <w:szCs w:val="24"/>
            <w:rPrChange w:id="3127" w:author="Dr Mamadou SANOGO" w:date="2023-10-25T18:15:00Z">
              <w:rPr>
                <w:szCs w:val="24"/>
              </w:rPr>
            </w:rPrChange>
          </w:rPr>
          <w:delTex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delText>
        </w:r>
      </w:del>
    </w:p>
    <w:p w14:paraId="5CB179C3" w14:textId="07AEEE1B" w:rsidR="00C85B44" w:rsidRPr="007A4AFC" w:rsidDel="00803A8B" w:rsidRDefault="00C85B44" w:rsidP="00356D2D">
      <w:pPr>
        <w:spacing w:line="276" w:lineRule="auto"/>
        <w:rPr>
          <w:del w:id="3128" w:author="Dr Mamadou SANOGO" w:date="2023-10-27T22:52:00Z"/>
          <w:i/>
          <w:iCs/>
          <w:color w:val="000000" w:themeColor="text1"/>
          <w:lang w:val="fr-ML"/>
          <w:rPrChange w:id="3129" w:author="Dr Mamadou SANOGO" w:date="2023-10-25T18:15:00Z">
            <w:rPr>
              <w:del w:id="3130" w:author="Dr Mamadou SANOGO" w:date="2023-10-27T22:52:00Z"/>
              <w:i/>
              <w:iCs/>
              <w:color w:val="00B050"/>
              <w:lang w:val="fr-ML"/>
            </w:rPr>
          </w:rPrChange>
        </w:rPr>
      </w:pPr>
      <w:bookmarkStart w:id="3131" w:name="_Toc145944521"/>
      <w:del w:id="3132" w:author="Dr Mamadou SANOGO" w:date="2023-10-27T22:52:00Z">
        <w:r w:rsidRPr="007A4AFC" w:rsidDel="00803A8B">
          <w:rPr>
            <w:b/>
            <w:bCs/>
            <w:iCs/>
            <w:color w:val="000000" w:themeColor="text1"/>
            <w:szCs w:val="24"/>
            <w:rPrChange w:id="3133" w:author="Dr Mamadou SANOGO" w:date="2023-10-25T18:15:00Z">
              <w:rPr>
                <w:b/>
                <w:bCs/>
                <w:iCs/>
                <w:color w:val="00B050"/>
                <w:szCs w:val="24"/>
              </w:rPr>
            </w:rPrChange>
          </w:rPr>
          <w:delText>Annexe n°0</w:delText>
        </w:r>
      </w:del>
      <w:ins w:id="3134" w:author="Cauris Cosmetics" w:date="2023-10-25T14:49:00Z">
        <w:del w:id="3135" w:author="Dr Mamadou SANOGO" w:date="2023-10-27T22:52:00Z">
          <w:r w:rsidR="004974D8" w:rsidDel="00803A8B">
            <w:rPr>
              <w:b/>
              <w:bCs/>
              <w:iCs/>
              <w:color w:val="000000" w:themeColor="text1"/>
              <w:szCs w:val="24"/>
            </w:rPr>
            <w:delText>29</w:delText>
          </w:r>
        </w:del>
      </w:ins>
      <w:del w:id="3136" w:author="Dr Mamadou SANOGO" w:date="2023-10-27T22:52:00Z">
        <w:r w:rsidRPr="007A4AFC" w:rsidDel="00803A8B">
          <w:rPr>
            <w:b/>
            <w:bCs/>
            <w:iCs/>
            <w:color w:val="000000" w:themeColor="text1"/>
            <w:szCs w:val="24"/>
            <w:rPrChange w:id="3137" w:author="Dr Mamadou SANOGO" w:date="2023-10-25T18:15:00Z">
              <w:rPr>
                <w:b/>
                <w:bCs/>
                <w:iCs/>
                <w:color w:val="00B050"/>
                <w:szCs w:val="24"/>
              </w:rPr>
            </w:rPrChange>
          </w:rPr>
          <w:delText xml:space="preserve">35: </w:delText>
        </w:r>
        <w:r w:rsidRPr="003A18E5" w:rsidDel="00803A8B">
          <w:rPr>
            <w:iCs/>
            <w:color w:val="000000" w:themeColor="text1"/>
            <w:szCs w:val="24"/>
            <w:rPrChange w:id="3138" w:author="Dr Mamadou SANOGO" w:date="2023-10-26T13:30:00Z">
              <w:rPr>
                <w:b/>
                <w:bCs/>
                <w:iCs/>
                <w:color w:val="00B050"/>
                <w:szCs w:val="24"/>
              </w:rPr>
            </w:rPrChange>
          </w:rPr>
          <w:delText>Carnet des stages</w:delText>
        </w:r>
      </w:del>
    </w:p>
    <w:p w14:paraId="64544C0C" w14:textId="69F965EF" w:rsidR="00643698" w:rsidRPr="007A4AFC" w:rsidDel="00803A8B" w:rsidRDefault="00643698">
      <w:pPr>
        <w:spacing w:line="276" w:lineRule="auto"/>
        <w:ind w:right="11"/>
        <w:rPr>
          <w:del w:id="3139" w:author="Dr Mamadou SANOGO" w:date="2023-10-27T22:52:00Z"/>
          <w:b/>
          <w:color w:val="000000" w:themeColor="text1"/>
          <w:szCs w:val="24"/>
        </w:rPr>
        <w:pPrChange w:id="3140" w:author="Dr Mamadou SANOGO" w:date="2023-10-27T13:49:00Z">
          <w:pPr>
            <w:spacing w:line="360" w:lineRule="auto"/>
            <w:ind w:right="11"/>
          </w:pPr>
        </w:pPrChange>
      </w:pPr>
      <w:del w:id="3141" w:author="Dr Mamadou SANOGO" w:date="2023-10-27T22:52:00Z">
        <w:r w:rsidRPr="007A4AFC" w:rsidDel="00803A8B">
          <w:rPr>
            <w:b/>
            <w:color w:val="000000" w:themeColor="text1"/>
            <w:szCs w:val="24"/>
          </w:rPr>
          <w:delText>Référence 3 : La qualité de l’insertion et du devenir des diplômés est analysée</w:delText>
        </w:r>
        <w:bookmarkEnd w:id="3131"/>
      </w:del>
    </w:p>
    <w:p w14:paraId="10F64220" w14:textId="57A935DB" w:rsidR="00643698" w:rsidRPr="007A4AFC" w:rsidDel="00803A8B" w:rsidRDefault="00643698">
      <w:pPr>
        <w:spacing w:line="276" w:lineRule="auto"/>
        <w:ind w:right="11"/>
        <w:rPr>
          <w:del w:id="3142" w:author="Dr Mamadou SANOGO" w:date="2023-10-27T22:52:00Z"/>
          <w:b/>
          <w:i/>
          <w:iCs/>
          <w:color w:val="000000" w:themeColor="text1"/>
          <w:szCs w:val="24"/>
        </w:rPr>
        <w:pPrChange w:id="3143" w:author="Dr Mamadou SANOGO" w:date="2023-10-27T13:49:00Z">
          <w:pPr>
            <w:spacing w:line="360" w:lineRule="auto"/>
            <w:ind w:right="11"/>
          </w:pPr>
        </w:pPrChange>
      </w:pPr>
      <w:del w:id="3144" w:author="Dr Mamadou SANOGO" w:date="2023-10-27T22:52:00Z">
        <w:r w:rsidRPr="007A4AFC" w:rsidDel="00803A8B">
          <w:rPr>
            <w:b/>
            <w:i/>
            <w:iCs/>
            <w:color w:val="000000" w:themeColor="text1"/>
            <w:szCs w:val="24"/>
          </w:rPr>
          <w:delText>Critère 1 : Les taux de diplômés en emploi ainsi que la durée moyenne de recherche d’emploi sont connus</w:delText>
        </w:r>
      </w:del>
    </w:p>
    <w:p w14:paraId="5E1313D7" w14:textId="7331E3AE" w:rsidR="007B4438" w:rsidRPr="007A4AFC" w:rsidDel="00803A8B" w:rsidRDefault="00643698">
      <w:pPr>
        <w:spacing w:line="276" w:lineRule="auto"/>
        <w:rPr>
          <w:del w:id="3145" w:author="Dr Mamadou SANOGO" w:date="2023-10-27T22:52:00Z"/>
          <w:color w:val="000000" w:themeColor="text1"/>
          <w:szCs w:val="24"/>
          <w:lang w:val="fr-ML"/>
          <w:rPrChange w:id="3146" w:author="Dr Mamadou SANOGO" w:date="2023-10-25T18:15:00Z">
            <w:rPr>
              <w:del w:id="3147" w:author="Dr Mamadou SANOGO" w:date="2023-10-27T22:52:00Z"/>
              <w:szCs w:val="24"/>
              <w:lang w:val="fr-ML"/>
            </w:rPr>
          </w:rPrChange>
        </w:rPr>
        <w:pPrChange w:id="3148" w:author="Dr Mamadou SANOGO" w:date="2023-10-27T13:49:00Z">
          <w:pPr>
            <w:spacing w:line="360" w:lineRule="auto"/>
          </w:pPr>
        </w:pPrChange>
      </w:pPr>
      <w:del w:id="3149" w:author="Dr Mamadou SANOGO" w:date="2023-10-27T22:52:00Z">
        <w:r w:rsidRPr="007A4AFC" w:rsidDel="00803A8B">
          <w:rPr>
            <w:color w:val="000000" w:themeColor="text1"/>
            <w:szCs w:val="24"/>
            <w:lang w:val="fr-ML"/>
            <w:rPrChange w:id="3150" w:author="Dr Mamadou SANOGO" w:date="2023-10-25T18:15:00Z">
              <w:rPr>
                <w:szCs w:val="24"/>
                <w:lang w:val="fr-ML"/>
              </w:rPr>
            </w:rPrChange>
          </w:rPr>
          <w:delText xml:space="preserve">Le taux de diplômés en emploi est connu à travers </w:delText>
        </w:r>
        <w:bookmarkStart w:id="3151" w:name="_Hlk140097603"/>
        <w:r w:rsidRPr="007A4AFC" w:rsidDel="00803A8B">
          <w:rPr>
            <w:color w:val="000000" w:themeColor="text1"/>
            <w:szCs w:val="24"/>
            <w:lang w:val="fr-ML"/>
            <w:rPrChange w:id="3152" w:author="Dr Mamadou SANOGO" w:date="2023-10-25T18:15:00Z">
              <w:rPr>
                <w:szCs w:val="24"/>
                <w:lang w:val="fr-ML"/>
              </w:rPr>
            </w:rPrChange>
          </w:rPr>
          <w:delText>l’analyse des stages et insertion professionnelle</w:delText>
        </w:r>
        <w:bookmarkEnd w:id="3151"/>
        <w:r w:rsidRPr="007A4AFC" w:rsidDel="00803A8B">
          <w:rPr>
            <w:color w:val="000000" w:themeColor="text1"/>
            <w:szCs w:val="24"/>
            <w:lang w:val="fr-ML"/>
            <w:rPrChange w:id="3153" w:author="Dr Mamadou SANOGO" w:date="2023-10-25T18:15:00Z">
              <w:rPr>
                <w:szCs w:val="24"/>
                <w:lang w:val="fr-ML"/>
              </w:rPr>
            </w:rPrChange>
          </w:rPr>
          <w:delText xml:space="preserve"> des sortants d</w:delText>
        </w:r>
      </w:del>
      <w:del w:id="3154" w:author="Dr Mamadou SANOGO" w:date="2023-10-27T21:07:00Z">
        <w:r w:rsidRPr="007A4AFC" w:rsidDel="004E0295">
          <w:rPr>
            <w:color w:val="000000" w:themeColor="text1"/>
            <w:szCs w:val="24"/>
            <w:lang w:val="fr-ML"/>
            <w:rPrChange w:id="3155" w:author="Dr Mamadou SANOGO" w:date="2023-10-25T18:15:00Z">
              <w:rPr>
                <w:szCs w:val="24"/>
                <w:lang w:val="fr-ML"/>
              </w:rPr>
            </w:rPrChange>
          </w:rPr>
          <w:delText>u master</w:delText>
        </w:r>
      </w:del>
      <w:del w:id="3156" w:author="Dr Mamadou SANOGO" w:date="2023-10-27T22:52:00Z">
        <w:r w:rsidRPr="007A4AFC" w:rsidDel="00803A8B">
          <w:rPr>
            <w:color w:val="000000" w:themeColor="text1"/>
            <w:szCs w:val="24"/>
            <w:lang w:val="fr-ML"/>
            <w:rPrChange w:id="3157" w:author="Dr Mamadou SANOGO" w:date="2023-10-25T18:15:00Z">
              <w:rPr>
                <w:szCs w:val="24"/>
                <w:lang w:val="fr-ML"/>
              </w:rPr>
            </w:rPrChange>
          </w:rPr>
          <w:delText xml:space="preserve"> en </w:delText>
        </w:r>
      </w:del>
      <w:del w:id="3158" w:author="Dr Mamadou SANOGO" w:date="2023-10-26T13:30:00Z">
        <w:r w:rsidRPr="007A4AFC" w:rsidDel="003A18E5">
          <w:rPr>
            <w:color w:val="000000" w:themeColor="text1"/>
            <w:szCs w:val="24"/>
            <w:lang w:val="fr-ML"/>
            <w:rPrChange w:id="3159" w:author="Dr Mamadou SANOGO" w:date="2023-10-25T18:15:00Z">
              <w:rPr>
                <w:szCs w:val="24"/>
                <w:lang w:val="fr-ML"/>
              </w:rPr>
            </w:rPrChange>
          </w:rPr>
          <w:delText>épidémiologie</w:delText>
        </w:r>
      </w:del>
      <w:del w:id="3160" w:author="Dr Mamadou SANOGO" w:date="2023-10-27T22:52:00Z">
        <w:r w:rsidRPr="007A4AFC" w:rsidDel="00803A8B">
          <w:rPr>
            <w:color w:val="000000" w:themeColor="text1"/>
            <w:szCs w:val="24"/>
            <w:lang w:val="fr-ML"/>
            <w:rPrChange w:id="3161" w:author="Dr Mamadou SANOGO" w:date="2023-10-25T18:15:00Z">
              <w:rPr>
                <w:szCs w:val="24"/>
                <w:lang w:val="fr-ML"/>
              </w:rPr>
            </w:rPrChange>
          </w:rPr>
          <w:delText>. Par ailleurs, la durée moyenne de recherche d’emploi n’est pas connue. L’EPSFé travaille actuellement à la détermination de la durée de recherche d’emploi.</w:delText>
        </w:r>
      </w:del>
    </w:p>
    <w:p w14:paraId="1F991E16" w14:textId="7E5A4863" w:rsidR="00C85B44" w:rsidRPr="007A4AFC" w:rsidDel="00803A8B" w:rsidRDefault="00C85B44" w:rsidP="00356D2D">
      <w:pPr>
        <w:spacing w:line="276" w:lineRule="auto"/>
        <w:rPr>
          <w:del w:id="3162" w:author="Dr Mamadou SANOGO" w:date="2023-10-27T22:52:00Z"/>
          <w:i/>
          <w:iCs/>
          <w:color w:val="000000" w:themeColor="text1"/>
          <w:lang w:val="fr-ML"/>
          <w:rPrChange w:id="3163" w:author="Dr Mamadou SANOGO" w:date="2023-10-25T18:15:00Z">
            <w:rPr>
              <w:del w:id="3164" w:author="Dr Mamadou SANOGO" w:date="2023-10-27T22:52:00Z"/>
              <w:i/>
              <w:iCs/>
              <w:color w:val="00B050"/>
              <w:lang w:val="fr-ML"/>
            </w:rPr>
          </w:rPrChange>
        </w:rPr>
      </w:pPr>
      <w:del w:id="3165" w:author="Dr Mamadou SANOGO" w:date="2023-10-27T22:52:00Z">
        <w:r w:rsidRPr="007A4AFC" w:rsidDel="00803A8B">
          <w:rPr>
            <w:b/>
            <w:bCs/>
            <w:iCs/>
            <w:color w:val="000000" w:themeColor="text1"/>
            <w:szCs w:val="24"/>
            <w:rPrChange w:id="3166" w:author="Dr Mamadou SANOGO" w:date="2023-10-25T18:15:00Z">
              <w:rPr>
                <w:b/>
                <w:bCs/>
                <w:iCs/>
                <w:color w:val="00B050"/>
                <w:szCs w:val="24"/>
              </w:rPr>
            </w:rPrChange>
          </w:rPr>
          <w:delText>Annexe n°0</w:delText>
        </w:r>
      </w:del>
      <w:ins w:id="3167" w:author="Cauris Cosmetics" w:date="2023-10-25T14:50:00Z">
        <w:del w:id="3168" w:author="Dr Mamadou SANOGO" w:date="2023-10-27T22:52:00Z">
          <w:r w:rsidR="004974D8" w:rsidDel="00803A8B">
            <w:rPr>
              <w:b/>
              <w:bCs/>
              <w:iCs/>
              <w:color w:val="000000" w:themeColor="text1"/>
              <w:szCs w:val="24"/>
            </w:rPr>
            <w:delText>29</w:delText>
          </w:r>
        </w:del>
      </w:ins>
      <w:del w:id="3169" w:author="Dr Mamadou SANOGO" w:date="2023-10-27T22:52:00Z">
        <w:r w:rsidRPr="007A4AFC" w:rsidDel="00803A8B">
          <w:rPr>
            <w:b/>
            <w:bCs/>
            <w:iCs/>
            <w:color w:val="000000" w:themeColor="text1"/>
            <w:szCs w:val="24"/>
            <w:rPrChange w:id="3170" w:author="Dr Mamadou SANOGO" w:date="2023-10-25T18:15:00Z">
              <w:rPr>
                <w:b/>
                <w:bCs/>
                <w:iCs/>
                <w:color w:val="00B050"/>
                <w:szCs w:val="24"/>
              </w:rPr>
            </w:rPrChange>
          </w:rPr>
          <w:delText xml:space="preserve">35: </w:delText>
        </w:r>
        <w:r w:rsidRPr="003A18E5" w:rsidDel="00803A8B">
          <w:rPr>
            <w:iCs/>
            <w:color w:val="000000" w:themeColor="text1"/>
            <w:szCs w:val="24"/>
            <w:rPrChange w:id="3171" w:author="Dr Mamadou SANOGO" w:date="2023-10-26T13:31:00Z">
              <w:rPr>
                <w:b/>
                <w:bCs/>
                <w:iCs/>
                <w:color w:val="00B050"/>
                <w:szCs w:val="24"/>
              </w:rPr>
            </w:rPrChange>
          </w:rPr>
          <w:delText>Carnet des stages</w:delText>
        </w:r>
      </w:del>
    </w:p>
    <w:p w14:paraId="7F710E64" w14:textId="6A0A2CDB" w:rsidR="00643698" w:rsidRPr="007A4AFC" w:rsidDel="00803A8B" w:rsidRDefault="00643698">
      <w:pPr>
        <w:spacing w:line="276" w:lineRule="auto"/>
        <w:ind w:right="11"/>
        <w:rPr>
          <w:del w:id="3172" w:author="Dr Mamadou SANOGO" w:date="2023-10-27T22:52:00Z"/>
          <w:b/>
          <w:i/>
          <w:iCs/>
          <w:color w:val="000000" w:themeColor="text1"/>
          <w:szCs w:val="24"/>
        </w:rPr>
        <w:pPrChange w:id="3173" w:author="Dr Mamadou SANOGO" w:date="2023-10-27T13:49:00Z">
          <w:pPr>
            <w:spacing w:line="360" w:lineRule="auto"/>
            <w:ind w:right="11"/>
          </w:pPr>
        </w:pPrChange>
      </w:pPr>
      <w:del w:id="3174" w:author="Dr Mamadou SANOGO" w:date="2023-10-27T22:52:00Z">
        <w:r w:rsidRPr="007A4AFC" w:rsidDel="00803A8B">
          <w:rPr>
            <w:b/>
            <w:i/>
            <w:iCs/>
            <w:color w:val="000000" w:themeColor="text1"/>
            <w:szCs w:val="24"/>
          </w:rPr>
          <w:delText>Critère 2 : Les emplois occupés par les diplômés sont analysés en termes de niveau d’emploi et de secteur d’activité</w:delText>
        </w:r>
      </w:del>
    </w:p>
    <w:p w14:paraId="2F42080B" w14:textId="7B12DF50" w:rsidR="00643698" w:rsidRPr="007A4AFC" w:rsidDel="00803A8B" w:rsidRDefault="00643698">
      <w:pPr>
        <w:spacing w:line="276" w:lineRule="auto"/>
        <w:ind w:right="403"/>
        <w:rPr>
          <w:del w:id="3175" w:author="Dr Mamadou SANOGO" w:date="2023-10-27T22:52:00Z"/>
          <w:color w:val="000000" w:themeColor="text1"/>
          <w:szCs w:val="24"/>
          <w:rPrChange w:id="3176" w:author="Dr Mamadou SANOGO" w:date="2023-10-25T18:15:00Z">
            <w:rPr>
              <w:del w:id="3177" w:author="Dr Mamadou SANOGO" w:date="2023-10-27T22:52:00Z"/>
              <w:szCs w:val="24"/>
            </w:rPr>
          </w:rPrChange>
        </w:rPr>
        <w:pPrChange w:id="3178" w:author="Dr Mamadou SANOGO" w:date="2023-10-27T13:49:00Z">
          <w:pPr>
            <w:spacing w:line="360" w:lineRule="auto"/>
            <w:ind w:right="403"/>
          </w:pPr>
        </w:pPrChange>
      </w:pPr>
      <w:del w:id="3179" w:author="Dr Mamadou SANOGO" w:date="2023-10-27T22:52:00Z">
        <w:r w:rsidRPr="007A4AFC" w:rsidDel="00803A8B">
          <w:rPr>
            <w:iCs/>
            <w:color w:val="000000" w:themeColor="text1"/>
            <w:szCs w:val="24"/>
            <w:lang w:val="fr-ML"/>
          </w:rPr>
          <w:delText xml:space="preserve">Des indicateurs ont été définis, et permettront de faire des analyses assez pragmatiques des données relatives aux emplois occupés par les diplômés. </w:delText>
        </w:r>
        <w:r w:rsidRPr="007A4AFC" w:rsidDel="00803A8B">
          <w:rPr>
            <w:color w:val="000000" w:themeColor="text1"/>
            <w:szCs w:val="24"/>
            <w:rPrChange w:id="3180" w:author="Dr Mamadou SANOGO" w:date="2023-10-25T18:15:00Z">
              <w:rPr>
                <w:szCs w:val="24"/>
              </w:rPr>
            </w:rPrChange>
          </w:rPr>
          <w:delText>Les emplois occupés par les diplômés sont analysés en termes de niveau d’emploi et de secteur d’activité à travers l’obtention des stages</w:delText>
        </w:r>
      </w:del>
    </w:p>
    <w:p w14:paraId="48D9B8A4" w14:textId="698C211B" w:rsidR="0050424B" w:rsidRPr="006778CD" w:rsidDel="00803A8B" w:rsidRDefault="00C85B44" w:rsidP="00356D2D">
      <w:pPr>
        <w:spacing w:line="276" w:lineRule="auto"/>
        <w:rPr>
          <w:del w:id="3181" w:author="Dr Mamadou SANOGO" w:date="2023-10-27T22:52:00Z"/>
          <w:iCs/>
          <w:color w:val="000000" w:themeColor="text1"/>
          <w:szCs w:val="24"/>
          <w:rPrChange w:id="3182" w:author="Dr Mamadou SANOGO" w:date="2023-10-27T13:59:00Z">
            <w:rPr>
              <w:del w:id="3183" w:author="Dr Mamadou SANOGO" w:date="2023-10-27T22:52:00Z"/>
              <w:i/>
              <w:iCs/>
              <w:color w:val="00B050"/>
              <w:lang w:val="fr-ML"/>
            </w:rPr>
          </w:rPrChange>
        </w:rPr>
      </w:pPr>
      <w:del w:id="3184" w:author="Dr Mamadou SANOGO" w:date="2023-10-27T22:52:00Z">
        <w:r w:rsidRPr="007A4AFC" w:rsidDel="00803A8B">
          <w:rPr>
            <w:b/>
            <w:bCs/>
            <w:iCs/>
            <w:color w:val="000000" w:themeColor="text1"/>
            <w:szCs w:val="24"/>
            <w:rPrChange w:id="3185" w:author="Dr Mamadou SANOGO" w:date="2023-10-25T18:15:00Z">
              <w:rPr>
                <w:b/>
                <w:bCs/>
                <w:iCs/>
                <w:color w:val="00B050"/>
                <w:szCs w:val="24"/>
              </w:rPr>
            </w:rPrChange>
          </w:rPr>
          <w:delText>Annexe n°0</w:delText>
        </w:r>
      </w:del>
      <w:ins w:id="3186" w:author="Cauris Cosmetics" w:date="2023-10-25T14:50:00Z">
        <w:del w:id="3187" w:author="Dr Mamadou SANOGO" w:date="2023-10-27T22:52:00Z">
          <w:r w:rsidR="004974D8" w:rsidDel="00803A8B">
            <w:rPr>
              <w:b/>
              <w:bCs/>
              <w:iCs/>
              <w:color w:val="000000" w:themeColor="text1"/>
              <w:szCs w:val="24"/>
            </w:rPr>
            <w:delText>29</w:delText>
          </w:r>
        </w:del>
      </w:ins>
      <w:del w:id="3188" w:author="Dr Mamadou SANOGO" w:date="2023-10-27T22:52:00Z">
        <w:r w:rsidRPr="007A4AFC" w:rsidDel="00803A8B">
          <w:rPr>
            <w:b/>
            <w:bCs/>
            <w:iCs/>
            <w:color w:val="000000" w:themeColor="text1"/>
            <w:szCs w:val="24"/>
            <w:rPrChange w:id="3189" w:author="Dr Mamadou SANOGO" w:date="2023-10-25T18:15:00Z">
              <w:rPr>
                <w:b/>
                <w:bCs/>
                <w:iCs/>
                <w:color w:val="00B050"/>
                <w:szCs w:val="24"/>
              </w:rPr>
            </w:rPrChange>
          </w:rPr>
          <w:delText xml:space="preserve">35: </w:delText>
        </w:r>
        <w:r w:rsidRPr="003A18E5" w:rsidDel="00803A8B">
          <w:rPr>
            <w:iCs/>
            <w:color w:val="000000" w:themeColor="text1"/>
            <w:szCs w:val="24"/>
            <w:rPrChange w:id="3190" w:author="Dr Mamadou SANOGO" w:date="2023-10-26T13:31:00Z">
              <w:rPr>
                <w:b/>
                <w:bCs/>
                <w:iCs/>
                <w:color w:val="00B050"/>
                <w:szCs w:val="24"/>
              </w:rPr>
            </w:rPrChange>
          </w:rPr>
          <w:delText>Carnet des stages</w:delText>
        </w:r>
      </w:del>
    </w:p>
    <w:p w14:paraId="279465C3" w14:textId="6AC2A5C0" w:rsidR="00643698" w:rsidRPr="007A4AFC" w:rsidDel="00803A8B" w:rsidRDefault="00643698">
      <w:pPr>
        <w:spacing w:line="276" w:lineRule="auto"/>
        <w:ind w:right="11"/>
        <w:rPr>
          <w:del w:id="3191" w:author="Dr Mamadou SANOGO" w:date="2023-10-27T22:52:00Z"/>
          <w:b/>
          <w:i/>
          <w:iCs/>
          <w:color w:val="000000" w:themeColor="text1"/>
          <w:szCs w:val="24"/>
        </w:rPr>
        <w:pPrChange w:id="3192" w:author="Dr Mamadou SANOGO" w:date="2023-10-27T13:49:00Z">
          <w:pPr>
            <w:spacing w:line="360" w:lineRule="auto"/>
            <w:ind w:right="11"/>
          </w:pPr>
        </w:pPrChange>
      </w:pPr>
      <w:del w:id="3193" w:author="Dr Mamadou SANOGO" w:date="2023-10-27T22:52:00Z">
        <w:r w:rsidRPr="007A4AFC" w:rsidDel="00803A8B">
          <w:rPr>
            <w:b/>
            <w:i/>
            <w:iCs/>
            <w:color w:val="000000" w:themeColor="text1"/>
            <w:szCs w:val="24"/>
          </w:rPr>
          <w:delText>Critère 3 : Une enquête de satisfaction est régulièrement menée auprès des diplômés et des employeurs</w:delText>
        </w:r>
      </w:del>
    </w:p>
    <w:p w14:paraId="4B9035CF" w14:textId="6ADDCE36" w:rsidR="007B4438" w:rsidRPr="007A4AFC" w:rsidDel="00803A8B" w:rsidRDefault="00643698">
      <w:pPr>
        <w:spacing w:line="276" w:lineRule="auto"/>
        <w:ind w:right="403"/>
        <w:rPr>
          <w:del w:id="3194" w:author="Dr Mamadou SANOGO" w:date="2023-10-27T22:52:00Z"/>
          <w:color w:val="000000" w:themeColor="text1"/>
          <w:szCs w:val="24"/>
          <w:rPrChange w:id="3195" w:author="Dr Mamadou SANOGO" w:date="2023-10-25T18:15:00Z">
            <w:rPr>
              <w:del w:id="3196" w:author="Dr Mamadou SANOGO" w:date="2023-10-27T22:52:00Z"/>
              <w:szCs w:val="24"/>
            </w:rPr>
          </w:rPrChange>
        </w:rPr>
        <w:pPrChange w:id="3197" w:author="Dr Mamadou SANOGO" w:date="2023-10-27T13:49:00Z">
          <w:pPr>
            <w:spacing w:line="360" w:lineRule="auto"/>
            <w:ind w:right="403"/>
          </w:pPr>
        </w:pPrChange>
      </w:pPr>
      <w:del w:id="3198" w:author="Dr Mamadou SANOGO" w:date="2023-10-27T11:00:00Z">
        <w:r w:rsidRPr="007A4AFC" w:rsidDel="0056080A">
          <w:rPr>
            <w:color w:val="000000" w:themeColor="text1"/>
            <w:szCs w:val="24"/>
            <w:rPrChange w:id="3199" w:author="Dr Mamadou SANOGO" w:date="2023-10-25T18:15:00Z">
              <w:rPr>
                <w:szCs w:val="24"/>
              </w:rPr>
            </w:rPrChange>
          </w:rPr>
          <w:delText>Aucune</w:delText>
        </w:r>
      </w:del>
      <w:del w:id="3200" w:author="Dr Mamadou SANOGO" w:date="2023-10-27T22:52:00Z">
        <w:r w:rsidRPr="007A4AFC" w:rsidDel="00803A8B">
          <w:rPr>
            <w:color w:val="000000" w:themeColor="text1"/>
            <w:szCs w:val="24"/>
            <w:rPrChange w:id="3201" w:author="Dr Mamadou SANOGO" w:date="2023-10-25T18:15:00Z">
              <w:rPr>
                <w:szCs w:val="24"/>
              </w:rPr>
            </w:rPrChange>
          </w:rPr>
          <w:delText xml:space="preserve"> de satisfaction </w:delText>
        </w:r>
      </w:del>
      <w:del w:id="3202" w:author="Dr Mamadou SANOGO" w:date="2023-10-27T11:01:00Z">
        <w:r w:rsidRPr="007A4AFC" w:rsidDel="0056080A">
          <w:rPr>
            <w:color w:val="000000" w:themeColor="text1"/>
            <w:szCs w:val="24"/>
            <w:rPrChange w:id="3203" w:author="Dr Mamadou SANOGO" w:date="2023-10-25T18:15:00Z">
              <w:rPr>
                <w:szCs w:val="24"/>
              </w:rPr>
            </w:rPrChange>
          </w:rPr>
          <w:delText>n’a été</w:delText>
        </w:r>
      </w:del>
      <w:del w:id="3204" w:author="Dr Mamadou SANOGO" w:date="2023-10-27T22:52:00Z">
        <w:r w:rsidRPr="007A4AFC" w:rsidDel="00803A8B">
          <w:rPr>
            <w:color w:val="000000" w:themeColor="text1"/>
            <w:szCs w:val="24"/>
            <w:rPrChange w:id="3205" w:author="Dr Mamadou SANOGO" w:date="2023-10-25T18:15:00Z">
              <w:rPr>
                <w:szCs w:val="24"/>
              </w:rPr>
            </w:rPrChange>
          </w:rPr>
          <w:delText xml:space="preserve"> réalisée </w:delText>
        </w:r>
      </w:del>
      <w:del w:id="3206" w:author="Dr Mamadou SANOGO" w:date="2023-10-27T11:01:00Z">
        <w:r w:rsidRPr="007A4AFC" w:rsidDel="0056080A">
          <w:rPr>
            <w:color w:val="000000" w:themeColor="text1"/>
            <w:szCs w:val="24"/>
            <w:rPrChange w:id="3207" w:author="Dr Mamadou SANOGO" w:date="2023-10-25T18:15:00Z">
              <w:rPr>
                <w:szCs w:val="24"/>
              </w:rPr>
            </w:rPrChange>
          </w:rPr>
          <w:delText xml:space="preserve">par des enquêtes </w:delText>
        </w:r>
      </w:del>
      <w:del w:id="3208" w:author="Dr Mamadou SANOGO" w:date="2023-10-27T22:52:00Z">
        <w:r w:rsidRPr="007A4AFC" w:rsidDel="00803A8B">
          <w:rPr>
            <w:color w:val="000000" w:themeColor="text1"/>
            <w:szCs w:val="24"/>
            <w:rPrChange w:id="3209" w:author="Dr Mamadou SANOGO" w:date="2023-10-25T18:15:00Z">
              <w:rPr>
                <w:szCs w:val="24"/>
              </w:rPr>
            </w:rPrChange>
          </w:rPr>
          <w:delText>auprès des étudiants, des diplômés</w:delText>
        </w:r>
      </w:del>
      <w:del w:id="3210" w:author="Dr Mamadou SANOGO" w:date="2023-10-27T11:04:00Z">
        <w:r w:rsidRPr="007A4AFC" w:rsidDel="00FE3B81">
          <w:rPr>
            <w:color w:val="000000" w:themeColor="text1"/>
            <w:szCs w:val="24"/>
            <w:rPrChange w:id="3211" w:author="Dr Mamadou SANOGO" w:date="2023-10-25T18:15:00Z">
              <w:rPr>
                <w:szCs w:val="24"/>
              </w:rPr>
            </w:rPrChange>
          </w:rPr>
          <w:delText>, des enseignants, des parents, des autorités administratives et des employés</w:delText>
        </w:r>
      </w:del>
      <w:del w:id="3212" w:author="Dr Mamadou SANOGO" w:date="2023-10-27T11:02:00Z">
        <w:r w:rsidRPr="007A4AFC" w:rsidDel="0056080A">
          <w:rPr>
            <w:color w:val="000000" w:themeColor="text1"/>
            <w:szCs w:val="24"/>
            <w:rPrChange w:id="3213" w:author="Dr Mamadou SANOGO" w:date="2023-10-25T18:15:00Z">
              <w:rPr>
                <w:szCs w:val="24"/>
              </w:rPr>
            </w:rPrChange>
          </w:rPr>
          <w:delText xml:space="preserve"> depuis la création de l’EPSFé à ce jour</w:delText>
        </w:r>
      </w:del>
      <w:del w:id="3214" w:author="Dr Mamadou SANOGO" w:date="2023-10-27T22:52:00Z">
        <w:r w:rsidRPr="007A4AFC" w:rsidDel="00803A8B">
          <w:rPr>
            <w:color w:val="000000" w:themeColor="text1"/>
            <w:szCs w:val="24"/>
            <w:rPrChange w:id="3215" w:author="Dr Mamadou SANOGO" w:date="2023-10-25T18:15:00Z">
              <w:rPr>
                <w:szCs w:val="24"/>
              </w:rPr>
            </w:rPrChange>
          </w:rPr>
          <w:delText xml:space="preserve">. </w:delText>
        </w:r>
      </w:del>
      <w:del w:id="3216" w:author="Dr Mamadou SANOGO" w:date="2023-10-27T11:02:00Z">
        <w:r w:rsidRPr="007A4AFC" w:rsidDel="0056080A">
          <w:rPr>
            <w:color w:val="000000" w:themeColor="text1"/>
            <w:szCs w:val="24"/>
            <w:rPrChange w:id="3217" w:author="Dr Mamadou SANOGO" w:date="2023-10-25T18:15:00Z">
              <w:rPr>
                <w:szCs w:val="24"/>
              </w:rPr>
            </w:rPrChange>
          </w:rPr>
          <w:delText>D</w:delText>
        </w:r>
      </w:del>
      <w:del w:id="3218" w:author="Dr Mamadou SANOGO" w:date="2023-10-27T22:52:00Z">
        <w:r w:rsidRPr="007A4AFC" w:rsidDel="00803A8B">
          <w:rPr>
            <w:color w:val="000000" w:themeColor="text1"/>
            <w:szCs w:val="24"/>
            <w:rPrChange w:id="3219" w:author="Dr Mamadou SANOGO" w:date="2023-10-25T18:15:00Z">
              <w:rPr>
                <w:szCs w:val="24"/>
              </w:rPr>
            </w:rPrChange>
          </w:rPr>
          <w:delText>es dispositions organisationnelles sont en cours en vue de création d’une cellule d’employabilité et d’insertion professionnelle.</w:delText>
        </w:r>
      </w:del>
    </w:p>
    <w:p w14:paraId="32473D61" w14:textId="53668419" w:rsidR="00643698" w:rsidRPr="007A4AFC" w:rsidDel="00803A8B" w:rsidRDefault="00643698" w:rsidP="00643698">
      <w:pPr>
        <w:spacing w:line="240" w:lineRule="auto"/>
        <w:ind w:right="402"/>
        <w:rPr>
          <w:del w:id="3220" w:author="Dr Mamadou SANOGO" w:date="2023-10-27T22:52:00Z"/>
          <w:i/>
          <w:iCs/>
          <w:color w:val="000000" w:themeColor="text1"/>
          <w:rPrChange w:id="3221" w:author="Dr Mamadou SANOGO" w:date="2023-10-25T18:15:00Z">
            <w:rPr>
              <w:del w:id="3222" w:author="Dr Mamadou SANOGO" w:date="2023-10-27T22:52:00Z"/>
              <w:i/>
              <w:iCs/>
            </w:rPr>
          </w:rPrChange>
        </w:rPr>
      </w:pPr>
    </w:p>
    <w:p w14:paraId="720A84CF" w14:textId="1EE69D8F" w:rsidR="00643698" w:rsidRPr="007A4AFC" w:rsidDel="00803A8B" w:rsidRDefault="00643698" w:rsidP="00643698">
      <w:pPr>
        <w:spacing w:line="240" w:lineRule="auto"/>
        <w:ind w:right="402"/>
        <w:rPr>
          <w:del w:id="3223" w:author="Dr Mamadou SANOGO" w:date="2023-10-27T22:52:00Z"/>
          <w:iCs/>
          <w:color w:val="000000" w:themeColor="text1"/>
          <w:szCs w:val="24"/>
          <w:lang w:val="fr-ML"/>
        </w:rPr>
      </w:pPr>
    </w:p>
    <w:p w14:paraId="1895F07D" w14:textId="10372EB3" w:rsidR="00643698" w:rsidRPr="007A4AFC" w:rsidDel="00803A8B" w:rsidRDefault="00643698" w:rsidP="00643698">
      <w:pPr>
        <w:widowControl w:val="0"/>
        <w:autoSpaceDE w:val="0"/>
        <w:autoSpaceDN w:val="0"/>
        <w:adjustRightInd w:val="0"/>
        <w:spacing w:line="240" w:lineRule="auto"/>
        <w:ind w:right="9"/>
        <w:rPr>
          <w:del w:id="3224" w:author="Dr Mamadou SANOGO" w:date="2023-10-27T22:52:00Z"/>
          <w:color w:val="000000" w:themeColor="text1"/>
          <w:szCs w:val="24"/>
          <w:lang w:val="fr-ML"/>
        </w:rPr>
      </w:pPr>
    </w:p>
    <w:p w14:paraId="4B37A57B" w14:textId="300741E6" w:rsidR="00643698" w:rsidRPr="007A4AFC" w:rsidDel="00803A8B" w:rsidRDefault="00643698" w:rsidP="00643698">
      <w:pPr>
        <w:widowControl w:val="0"/>
        <w:autoSpaceDE w:val="0"/>
        <w:autoSpaceDN w:val="0"/>
        <w:adjustRightInd w:val="0"/>
        <w:spacing w:line="240" w:lineRule="auto"/>
        <w:ind w:right="9"/>
        <w:rPr>
          <w:del w:id="3225" w:author="Dr Mamadou SANOGO" w:date="2023-10-27T22:52:00Z"/>
          <w:color w:val="000000" w:themeColor="text1"/>
          <w:szCs w:val="24"/>
          <w:lang w:val="fr-ML"/>
        </w:rPr>
      </w:pPr>
    </w:p>
    <w:p w14:paraId="30D430C2" w14:textId="2177E93A" w:rsidR="00643698" w:rsidRPr="007A4AFC" w:rsidDel="00803A8B" w:rsidRDefault="00643698" w:rsidP="00643698">
      <w:pPr>
        <w:widowControl w:val="0"/>
        <w:autoSpaceDE w:val="0"/>
        <w:autoSpaceDN w:val="0"/>
        <w:adjustRightInd w:val="0"/>
        <w:spacing w:before="9" w:line="190" w:lineRule="exact"/>
        <w:ind w:right="9"/>
        <w:rPr>
          <w:del w:id="3226" w:author="Dr Mamadou SANOGO" w:date="2023-10-27T22:52:00Z"/>
          <w:color w:val="000000" w:themeColor="text1"/>
          <w:sz w:val="19"/>
          <w:szCs w:val="19"/>
          <w:rPrChange w:id="3227" w:author="Dr Mamadou SANOGO" w:date="2023-10-25T18:15:00Z">
            <w:rPr>
              <w:del w:id="3228" w:author="Dr Mamadou SANOGO" w:date="2023-10-27T22:52:00Z"/>
              <w:color w:val="000000"/>
              <w:sz w:val="19"/>
              <w:szCs w:val="19"/>
            </w:rPr>
          </w:rPrChange>
        </w:rPr>
      </w:pPr>
    </w:p>
    <w:p w14:paraId="575F4A7B" w14:textId="455FC0B8" w:rsidR="00643698" w:rsidRPr="007A4AFC" w:rsidDel="00803A8B" w:rsidRDefault="00643698" w:rsidP="00643698">
      <w:pPr>
        <w:spacing w:line="240" w:lineRule="auto"/>
        <w:rPr>
          <w:del w:id="3229" w:author="Dr Mamadou SANOGO" w:date="2023-10-27T22:52:00Z"/>
          <w:color w:val="000000" w:themeColor="text1"/>
          <w:szCs w:val="24"/>
          <w:rPrChange w:id="3230" w:author="Dr Mamadou SANOGO" w:date="2023-10-25T18:15:00Z">
            <w:rPr>
              <w:del w:id="3231" w:author="Dr Mamadou SANOGO" w:date="2023-10-27T22:52:00Z"/>
              <w:color w:val="000000"/>
              <w:szCs w:val="24"/>
            </w:rPr>
          </w:rPrChange>
        </w:rPr>
      </w:pPr>
      <w:del w:id="3232" w:author="Dr Mamadou SANOGO" w:date="2023-10-27T22:52:00Z">
        <w:r w:rsidRPr="007A4AFC" w:rsidDel="00803A8B">
          <w:rPr>
            <w:color w:val="000000" w:themeColor="text1"/>
            <w:szCs w:val="24"/>
            <w:rPrChange w:id="3233" w:author="Dr Mamadou SANOGO" w:date="2023-10-25T18:15:00Z">
              <w:rPr>
                <w:color w:val="000000"/>
                <w:szCs w:val="24"/>
              </w:rPr>
            </w:rPrChange>
          </w:rPr>
          <w:br w:type="page"/>
        </w:r>
      </w:del>
    </w:p>
    <w:p w14:paraId="7DB93FE0" w14:textId="18129731" w:rsidR="00643698" w:rsidRPr="006778CD" w:rsidDel="00803A8B" w:rsidRDefault="00643698">
      <w:pPr>
        <w:pStyle w:val="Titre1"/>
        <w:ind w:left="142" w:hanging="142"/>
        <w:jc w:val="left"/>
        <w:rPr>
          <w:del w:id="3234" w:author="Dr Mamadou SANOGO" w:date="2023-10-27T22:52:00Z"/>
        </w:rPr>
        <w:pPrChange w:id="3235" w:author="Dr Mamadou SANOGO" w:date="2023-10-27T13:59:00Z">
          <w:pPr>
            <w:pStyle w:val="Titre1"/>
          </w:pPr>
        </w:pPrChange>
      </w:pPr>
      <w:bookmarkStart w:id="3236" w:name="_Toc145944522"/>
      <w:del w:id="3237" w:author="Dr Mamadou SANOGO" w:date="2023-10-27T13:50:00Z">
        <w:r w:rsidRPr="006778CD" w:rsidDel="006778CD">
          <w:delText xml:space="preserve">IV. </w:delText>
        </w:r>
      </w:del>
      <w:bookmarkStart w:id="3238" w:name="_Toc149307388"/>
      <w:del w:id="3239" w:author="Dr Mamadou SANOGO" w:date="2023-10-27T22:52:00Z">
        <w:r w:rsidRPr="006778CD" w:rsidDel="00803A8B">
          <w:delText>BILAN DES FORCES, FAIBLESSES, OPPORTUNITES ET MENACES DU PROGRAMME</w:delText>
        </w:r>
        <w:bookmarkEnd w:id="3236"/>
        <w:bookmarkEnd w:id="3238"/>
      </w:del>
    </w:p>
    <w:p w14:paraId="46D4637E" w14:textId="1C3EF3D7" w:rsidR="00643698" w:rsidRPr="007A4AFC" w:rsidDel="00803A8B" w:rsidRDefault="00643698">
      <w:pPr>
        <w:rPr>
          <w:del w:id="3240" w:author="Dr Mamadou SANOGO" w:date="2023-10-27T22:52:00Z"/>
          <w:rPrChange w:id="3241" w:author="Dr Mamadou SANOGO" w:date="2023-10-25T18:15:00Z">
            <w:rPr>
              <w:del w:id="3242" w:author="Dr Mamadou SANOGO" w:date="2023-10-27T22:52:00Z"/>
              <w:b/>
              <w:bCs/>
              <w:sz w:val="14"/>
              <w:szCs w:val="24"/>
            </w:rPr>
          </w:rPrChange>
        </w:rPr>
        <w:pPrChange w:id="3243" w:author="Dr Mamadou SANOGO" w:date="2023-10-27T18:16:00Z">
          <w:pPr>
            <w:widowControl w:val="0"/>
            <w:autoSpaceDE w:val="0"/>
            <w:autoSpaceDN w:val="0"/>
            <w:adjustRightInd w:val="0"/>
            <w:spacing w:line="240" w:lineRule="auto"/>
            <w:ind w:left="119" w:right="-45"/>
          </w:pPr>
        </w:pPrChange>
      </w:pPr>
    </w:p>
    <w:tbl>
      <w:tblPr>
        <w:tblW w:w="9808" w:type="dxa"/>
        <w:tblLayout w:type="fixed"/>
        <w:tblCellMar>
          <w:left w:w="0" w:type="dxa"/>
          <w:right w:w="0" w:type="dxa"/>
        </w:tblCellMar>
        <w:tblLook w:val="0000" w:firstRow="0" w:lastRow="0" w:firstColumn="0" w:lastColumn="0" w:noHBand="0" w:noVBand="0"/>
        <w:tblPrChange w:id="3244"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3245">
          <w:tblGrid>
            <w:gridCol w:w="550"/>
            <w:gridCol w:w="1293"/>
            <w:gridCol w:w="550"/>
            <w:gridCol w:w="3446"/>
            <w:gridCol w:w="379"/>
            <w:gridCol w:w="3590"/>
            <w:gridCol w:w="266"/>
          </w:tblGrid>
        </w:tblGridChange>
      </w:tblGrid>
      <w:tr w:rsidR="007A4AFC" w:rsidRPr="007A4AFC" w:rsidDel="00803A8B" w14:paraId="473B87AC" w14:textId="19F66793" w:rsidTr="006778CD">
        <w:trPr>
          <w:trHeight w:val="20"/>
          <w:del w:id="3246" w:author="Dr Mamadou SANOGO" w:date="2023-10-27T22:52:00Z"/>
          <w:trPrChange w:id="3247"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3248"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tcPr>
            </w:tcPrChange>
          </w:tcPr>
          <w:p w14:paraId="5CF9C0FF" w14:textId="361D4C0F" w:rsidR="00643698" w:rsidRPr="007A4AFC" w:rsidDel="00803A8B" w:rsidRDefault="00643698" w:rsidP="00646F4C">
            <w:pPr>
              <w:widowControl w:val="0"/>
              <w:autoSpaceDE w:val="0"/>
              <w:autoSpaceDN w:val="0"/>
              <w:adjustRightInd w:val="0"/>
              <w:spacing w:line="240" w:lineRule="auto"/>
              <w:rPr>
                <w:del w:id="3249" w:author="Dr Mamadou SANOGO" w:date="2023-10-27T22:52:00Z"/>
                <w:b/>
                <w:color w:val="000000" w:themeColor="text1"/>
                <w:lang w:val="fr-ML"/>
                <w:rPrChange w:id="3250" w:author="Dr Mamadou SANOGO" w:date="2023-10-25T18:15:00Z">
                  <w:rPr>
                    <w:del w:id="3251"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252"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46DE9E0" w14:textId="704296CC" w:rsidR="00643698" w:rsidRPr="007A4AFC" w:rsidDel="00803A8B" w:rsidRDefault="00643698" w:rsidP="00646F4C">
            <w:pPr>
              <w:widowControl w:val="0"/>
              <w:autoSpaceDE w:val="0"/>
              <w:autoSpaceDN w:val="0"/>
              <w:adjustRightInd w:val="0"/>
              <w:spacing w:line="240" w:lineRule="auto"/>
              <w:ind w:left="100"/>
              <w:rPr>
                <w:del w:id="3253" w:author="Dr Mamadou SANOGO" w:date="2023-10-27T22:52:00Z"/>
                <w:b/>
                <w:color w:val="000000" w:themeColor="text1"/>
                <w:rPrChange w:id="3254" w:author="Dr Mamadou SANOGO" w:date="2023-10-25T18:15:00Z">
                  <w:rPr>
                    <w:del w:id="3255" w:author="Dr Mamadou SANOGO" w:date="2023-10-27T22:52:00Z"/>
                    <w:b/>
                  </w:rPr>
                </w:rPrChange>
              </w:rPr>
            </w:pPr>
            <w:del w:id="3256" w:author="Dr Mamadou SANOGO" w:date="2023-10-27T22:52:00Z">
              <w:r w:rsidRPr="007A4AFC" w:rsidDel="00803A8B">
                <w:rPr>
                  <w:b/>
                  <w:color w:val="000000" w:themeColor="text1"/>
                  <w:spacing w:val="2"/>
                  <w:w w:val="103"/>
                  <w:rPrChange w:id="3257" w:author="Dr Mamadou SANOGO" w:date="2023-10-25T18:15:00Z">
                    <w:rPr>
                      <w:b/>
                      <w:spacing w:val="2"/>
                      <w:w w:val="103"/>
                    </w:rPr>
                  </w:rPrChange>
                </w:rPr>
                <w:delText>Fo</w:delText>
              </w:r>
              <w:r w:rsidRPr="007A4AFC" w:rsidDel="00803A8B">
                <w:rPr>
                  <w:b/>
                  <w:color w:val="000000" w:themeColor="text1"/>
                  <w:spacing w:val="1"/>
                  <w:w w:val="103"/>
                  <w:rPrChange w:id="3258" w:author="Dr Mamadou SANOGO" w:date="2023-10-25T18:15:00Z">
                    <w:rPr>
                      <w:b/>
                      <w:spacing w:val="1"/>
                      <w:w w:val="103"/>
                    </w:rPr>
                  </w:rPrChange>
                </w:rPr>
                <w:delText>rce</w:delText>
              </w:r>
              <w:r w:rsidRPr="007A4AFC" w:rsidDel="00803A8B">
                <w:rPr>
                  <w:b/>
                  <w:color w:val="000000" w:themeColor="text1"/>
                  <w:w w:val="103"/>
                  <w:rPrChange w:id="3259" w:author="Dr Mamadou SANOGO" w:date="2023-10-25T18:15:00Z">
                    <w:rPr>
                      <w:b/>
                      <w:w w:val="103"/>
                    </w:rPr>
                  </w:rPrChange>
                </w:rPr>
                <w:delText>s</w:delText>
              </w:r>
            </w:del>
          </w:p>
        </w:tc>
        <w:tc>
          <w:tcPr>
            <w:tcW w:w="3969" w:type="dxa"/>
            <w:tcBorders>
              <w:top w:val="single" w:sz="4" w:space="0" w:color="000000"/>
              <w:left w:val="single" w:sz="4" w:space="0" w:color="000000"/>
              <w:bottom w:val="single" w:sz="4" w:space="0" w:color="000000"/>
              <w:right w:val="single" w:sz="4" w:space="0" w:color="000000"/>
            </w:tcBorders>
            <w:tcPrChange w:id="326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7B21E27" w14:textId="6E8C5DC6" w:rsidR="00643698" w:rsidRPr="007A4AFC" w:rsidDel="00803A8B" w:rsidRDefault="00643698" w:rsidP="00646F4C">
            <w:pPr>
              <w:widowControl w:val="0"/>
              <w:autoSpaceDE w:val="0"/>
              <w:autoSpaceDN w:val="0"/>
              <w:adjustRightInd w:val="0"/>
              <w:spacing w:line="240" w:lineRule="auto"/>
              <w:ind w:left="105"/>
              <w:rPr>
                <w:del w:id="3261" w:author="Dr Mamadou SANOGO" w:date="2023-10-27T22:52:00Z"/>
                <w:b/>
                <w:color w:val="000000" w:themeColor="text1"/>
                <w:rPrChange w:id="3262" w:author="Dr Mamadou SANOGO" w:date="2023-10-25T18:15:00Z">
                  <w:rPr>
                    <w:del w:id="3263" w:author="Dr Mamadou SANOGO" w:date="2023-10-27T22:52:00Z"/>
                    <w:b/>
                  </w:rPr>
                </w:rPrChange>
              </w:rPr>
            </w:pPr>
            <w:del w:id="3264" w:author="Dr Mamadou SANOGO" w:date="2023-10-27T22:52:00Z">
              <w:r w:rsidRPr="007A4AFC" w:rsidDel="00803A8B">
                <w:rPr>
                  <w:b/>
                  <w:color w:val="000000" w:themeColor="text1"/>
                  <w:spacing w:val="2"/>
                  <w:w w:val="103"/>
                  <w:rPrChange w:id="3265" w:author="Dr Mamadou SANOGO" w:date="2023-10-25T18:15:00Z">
                    <w:rPr>
                      <w:b/>
                      <w:spacing w:val="2"/>
                      <w:w w:val="103"/>
                    </w:rPr>
                  </w:rPrChange>
                </w:rPr>
                <w:delText>F</w:delText>
              </w:r>
              <w:r w:rsidRPr="007A4AFC" w:rsidDel="00803A8B">
                <w:rPr>
                  <w:b/>
                  <w:color w:val="000000" w:themeColor="text1"/>
                  <w:spacing w:val="1"/>
                  <w:w w:val="103"/>
                  <w:rPrChange w:id="3266" w:author="Dr Mamadou SANOGO" w:date="2023-10-25T18:15:00Z">
                    <w:rPr>
                      <w:b/>
                      <w:spacing w:val="1"/>
                      <w:w w:val="103"/>
                    </w:rPr>
                  </w:rPrChange>
                </w:rPr>
                <w:delText>ai</w:delText>
              </w:r>
              <w:r w:rsidRPr="007A4AFC" w:rsidDel="00803A8B">
                <w:rPr>
                  <w:b/>
                  <w:color w:val="000000" w:themeColor="text1"/>
                  <w:spacing w:val="2"/>
                  <w:w w:val="103"/>
                  <w:rPrChange w:id="3267" w:author="Dr Mamadou SANOGO" w:date="2023-10-25T18:15:00Z">
                    <w:rPr>
                      <w:b/>
                      <w:spacing w:val="2"/>
                      <w:w w:val="103"/>
                    </w:rPr>
                  </w:rPrChange>
                </w:rPr>
                <w:delText>b</w:delText>
              </w:r>
              <w:r w:rsidRPr="007A4AFC" w:rsidDel="00803A8B">
                <w:rPr>
                  <w:b/>
                  <w:color w:val="000000" w:themeColor="text1"/>
                  <w:spacing w:val="1"/>
                  <w:w w:val="103"/>
                  <w:rPrChange w:id="3268" w:author="Dr Mamadou SANOGO" w:date="2023-10-25T18:15:00Z">
                    <w:rPr>
                      <w:b/>
                      <w:spacing w:val="1"/>
                      <w:w w:val="103"/>
                    </w:rPr>
                  </w:rPrChange>
                </w:rPr>
                <w:delText>lesse</w:delText>
              </w:r>
              <w:r w:rsidRPr="007A4AFC" w:rsidDel="00803A8B">
                <w:rPr>
                  <w:b/>
                  <w:color w:val="000000" w:themeColor="text1"/>
                  <w:w w:val="103"/>
                  <w:rPrChange w:id="3269" w:author="Dr Mamadou SANOGO" w:date="2023-10-25T18:15:00Z">
                    <w:rPr>
                      <w:b/>
                      <w:w w:val="103"/>
                    </w:rPr>
                  </w:rPrChange>
                </w:rPr>
                <w:delText>s</w:delText>
              </w:r>
            </w:del>
          </w:p>
        </w:tc>
      </w:tr>
      <w:tr w:rsidR="007A4AFC" w:rsidRPr="007A4AFC" w:rsidDel="00803A8B" w14:paraId="4D84DEC5" w14:textId="4E26418F" w:rsidTr="006778CD">
        <w:trPr>
          <w:trHeight w:val="20"/>
          <w:del w:id="3270" w:author="Dr Mamadou SANOGO" w:date="2023-10-27T22:52:00Z"/>
          <w:trPrChange w:id="327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27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51D0B297" w14:textId="265F59B5" w:rsidR="00643698" w:rsidRPr="007A4AFC" w:rsidDel="00803A8B" w:rsidRDefault="00643698" w:rsidP="006778CD">
            <w:pPr>
              <w:widowControl w:val="0"/>
              <w:autoSpaceDE w:val="0"/>
              <w:autoSpaceDN w:val="0"/>
              <w:adjustRightInd w:val="0"/>
              <w:spacing w:line="240" w:lineRule="auto"/>
              <w:ind w:left="100" w:right="104"/>
              <w:jc w:val="left"/>
              <w:rPr>
                <w:del w:id="3273" w:author="Dr Mamadou SANOGO" w:date="2023-10-27T22:52:00Z"/>
                <w:color w:val="000000" w:themeColor="text1"/>
                <w:lang w:val="fr-ML"/>
                <w:rPrChange w:id="3274" w:author="Dr Mamadou SANOGO" w:date="2023-10-25T18:15:00Z">
                  <w:rPr>
                    <w:del w:id="3275" w:author="Dr Mamadou SANOGO" w:date="2023-10-27T22:52:00Z"/>
                    <w:lang w:val="fr-ML"/>
                  </w:rPr>
                </w:rPrChange>
              </w:rPr>
            </w:pPr>
            <w:del w:id="3276" w:author="Dr Mamadou SANOGO" w:date="2023-10-27T22:52:00Z">
              <w:r w:rsidRPr="007A4AFC" w:rsidDel="00803A8B">
                <w:rPr>
                  <w:color w:val="000000" w:themeColor="text1"/>
                  <w:spacing w:val="2"/>
                  <w:lang w:val="fr-ML"/>
                  <w:rPrChange w:id="3277" w:author="Dr Mamadou SANOGO" w:date="2023-10-25T18:15:00Z">
                    <w:rPr>
                      <w:spacing w:val="2"/>
                      <w:lang w:val="fr-ML"/>
                    </w:rPr>
                  </w:rPrChange>
                </w:rPr>
                <w:delText>An</w:delText>
              </w:r>
              <w:r w:rsidRPr="007A4AFC" w:rsidDel="00803A8B">
                <w:rPr>
                  <w:color w:val="000000" w:themeColor="text1"/>
                  <w:spacing w:val="1"/>
                  <w:lang w:val="fr-ML"/>
                  <w:rPrChange w:id="3278" w:author="Dr Mamadou SANOGO" w:date="2023-10-25T18:15:00Z">
                    <w:rPr>
                      <w:spacing w:val="1"/>
                      <w:lang w:val="fr-ML"/>
                    </w:rPr>
                  </w:rPrChange>
                </w:rPr>
                <w:delText>cra</w:delText>
              </w:r>
              <w:r w:rsidRPr="007A4AFC" w:rsidDel="00803A8B">
                <w:rPr>
                  <w:color w:val="000000" w:themeColor="text1"/>
                  <w:spacing w:val="2"/>
                  <w:lang w:val="fr-ML"/>
                  <w:rPrChange w:id="3279" w:author="Dr Mamadou SANOGO" w:date="2023-10-25T18:15:00Z">
                    <w:rPr>
                      <w:spacing w:val="2"/>
                      <w:lang w:val="fr-ML"/>
                    </w:rPr>
                  </w:rPrChange>
                </w:rPr>
                <w:delText>g</w:delText>
              </w:r>
              <w:r w:rsidRPr="007A4AFC" w:rsidDel="00803A8B">
                <w:rPr>
                  <w:color w:val="000000" w:themeColor="text1"/>
                  <w:lang w:val="fr-ML"/>
                  <w:rPrChange w:id="3280" w:author="Dr Mamadou SANOGO" w:date="2023-10-25T18:15:00Z">
                    <w:rPr>
                      <w:lang w:val="fr-ML"/>
                    </w:rPr>
                  </w:rPrChange>
                </w:rPr>
                <w:delText>e</w:delText>
              </w:r>
              <w:r w:rsidRPr="007A4AFC" w:rsidDel="00803A8B">
                <w:rPr>
                  <w:color w:val="000000" w:themeColor="text1"/>
                  <w:spacing w:val="23"/>
                  <w:lang w:val="fr-ML"/>
                  <w:rPrChange w:id="3281" w:author="Dr Mamadou SANOGO" w:date="2023-10-25T18:15:00Z">
                    <w:rPr>
                      <w:spacing w:val="23"/>
                      <w:lang w:val="fr-ML"/>
                    </w:rPr>
                  </w:rPrChange>
                </w:rPr>
                <w:delText xml:space="preserve"> </w:delText>
              </w:r>
              <w:r w:rsidRPr="007A4AFC" w:rsidDel="00803A8B">
                <w:rPr>
                  <w:color w:val="000000" w:themeColor="text1"/>
                  <w:spacing w:val="2"/>
                  <w:lang w:val="fr-ML"/>
                  <w:rPrChange w:id="3282" w:author="Dr Mamadou SANOGO" w:date="2023-10-25T18:15:00Z">
                    <w:rPr>
                      <w:spacing w:val="2"/>
                      <w:lang w:val="fr-ML"/>
                    </w:rPr>
                  </w:rPrChange>
                </w:rPr>
                <w:delText>d</w:delText>
              </w:r>
              <w:r w:rsidRPr="007A4AFC" w:rsidDel="00803A8B">
                <w:rPr>
                  <w:color w:val="000000" w:themeColor="text1"/>
                  <w:lang w:val="fr-ML"/>
                  <w:rPrChange w:id="3283" w:author="Dr Mamadou SANOGO" w:date="2023-10-25T18:15:00Z">
                    <w:rPr>
                      <w:lang w:val="fr-ML"/>
                    </w:rPr>
                  </w:rPrChange>
                </w:rPr>
                <w:delText>u</w:delText>
              </w:r>
              <w:r w:rsidRPr="007A4AFC" w:rsidDel="00803A8B">
                <w:rPr>
                  <w:color w:val="000000" w:themeColor="text1"/>
                  <w:spacing w:val="10"/>
                  <w:lang w:val="fr-ML"/>
                  <w:rPrChange w:id="3284" w:author="Dr Mamadou SANOGO" w:date="2023-10-25T18:15:00Z">
                    <w:rPr>
                      <w:spacing w:val="10"/>
                      <w:lang w:val="fr-ML"/>
                    </w:rPr>
                  </w:rPrChange>
                </w:rPr>
                <w:delText xml:space="preserve"> </w:delText>
              </w:r>
              <w:r w:rsidRPr="007A4AFC" w:rsidDel="00803A8B">
                <w:rPr>
                  <w:color w:val="000000" w:themeColor="text1"/>
                  <w:spacing w:val="1"/>
                  <w:w w:val="103"/>
                  <w:lang w:val="fr-ML"/>
                  <w:rPrChange w:id="3285" w:author="Dr Mamadou SANOGO" w:date="2023-10-25T18:15:00Z">
                    <w:rPr>
                      <w:spacing w:val="1"/>
                      <w:w w:val="103"/>
                      <w:lang w:val="fr-ML"/>
                    </w:rPr>
                  </w:rPrChange>
                </w:rPr>
                <w:delText>c</w:delText>
              </w:r>
              <w:r w:rsidRPr="007A4AFC" w:rsidDel="00803A8B">
                <w:rPr>
                  <w:color w:val="000000" w:themeColor="text1"/>
                  <w:spacing w:val="2"/>
                  <w:w w:val="103"/>
                  <w:lang w:val="fr-ML"/>
                  <w:rPrChange w:id="3286" w:author="Dr Mamadou SANOGO" w:date="2023-10-25T18:15:00Z">
                    <w:rPr>
                      <w:spacing w:val="2"/>
                      <w:w w:val="103"/>
                      <w:lang w:val="fr-ML"/>
                    </w:rPr>
                  </w:rPrChange>
                </w:rPr>
                <w:delText>u</w:delText>
              </w:r>
              <w:r w:rsidRPr="007A4AFC" w:rsidDel="00803A8B">
                <w:rPr>
                  <w:color w:val="000000" w:themeColor="text1"/>
                  <w:spacing w:val="1"/>
                  <w:w w:val="103"/>
                  <w:lang w:val="fr-ML"/>
                  <w:rPrChange w:id="3287" w:author="Dr Mamadou SANOGO" w:date="2023-10-25T18:15:00Z">
                    <w:rPr>
                      <w:spacing w:val="1"/>
                      <w:w w:val="103"/>
                      <w:lang w:val="fr-ML"/>
                    </w:rPr>
                  </w:rPrChange>
                </w:rPr>
                <w:delText>rs</w:delText>
              </w:r>
              <w:r w:rsidRPr="007A4AFC" w:rsidDel="00803A8B">
                <w:rPr>
                  <w:color w:val="000000" w:themeColor="text1"/>
                  <w:spacing w:val="2"/>
                  <w:w w:val="103"/>
                  <w:lang w:val="fr-ML"/>
                  <w:rPrChange w:id="3288" w:author="Dr Mamadou SANOGO" w:date="2023-10-25T18:15:00Z">
                    <w:rPr>
                      <w:spacing w:val="2"/>
                      <w:w w:val="103"/>
                      <w:lang w:val="fr-ML"/>
                    </w:rPr>
                  </w:rPrChange>
                </w:rPr>
                <w:delText>u</w:delText>
              </w:r>
              <w:r w:rsidRPr="007A4AFC" w:rsidDel="00803A8B">
                <w:rPr>
                  <w:color w:val="000000" w:themeColor="text1"/>
                  <w:w w:val="103"/>
                  <w:lang w:val="fr-ML"/>
                  <w:rPrChange w:id="3289" w:author="Dr Mamadou SANOGO" w:date="2023-10-25T18:15:00Z">
                    <w:rPr>
                      <w:w w:val="103"/>
                      <w:lang w:val="fr-ML"/>
                    </w:rPr>
                  </w:rPrChange>
                </w:rPr>
                <w:delText xml:space="preserve">s </w:delText>
              </w:r>
              <w:r w:rsidRPr="007A4AFC" w:rsidDel="00803A8B">
                <w:rPr>
                  <w:color w:val="000000" w:themeColor="text1"/>
                  <w:spacing w:val="2"/>
                  <w:lang w:val="fr-ML"/>
                  <w:rPrChange w:id="3290" w:author="Dr Mamadou SANOGO" w:date="2023-10-25T18:15:00Z">
                    <w:rPr>
                      <w:spacing w:val="2"/>
                      <w:lang w:val="fr-ML"/>
                    </w:rPr>
                  </w:rPrChange>
                </w:rPr>
                <w:delText>d</w:delText>
              </w:r>
              <w:r w:rsidRPr="007A4AFC" w:rsidDel="00803A8B">
                <w:rPr>
                  <w:color w:val="000000" w:themeColor="text1"/>
                  <w:spacing w:val="1"/>
                  <w:lang w:val="fr-ML"/>
                  <w:rPrChange w:id="3291" w:author="Dr Mamadou SANOGO" w:date="2023-10-25T18:15:00Z">
                    <w:rPr>
                      <w:spacing w:val="1"/>
                      <w:lang w:val="fr-ML"/>
                    </w:rPr>
                  </w:rPrChange>
                </w:rPr>
                <w:delText>a</w:delText>
              </w:r>
              <w:r w:rsidRPr="007A4AFC" w:rsidDel="00803A8B">
                <w:rPr>
                  <w:color w:val="000000" w:themeColor="text1"/>
                  <w:spacing w:val="2"/>
                  <w:lang w:val="fr-ML"/>
                  <w:rPrChange w:id="3292" w:author="Dr Mamadou SANOGO" w:date="2023-10-25T18:15:00Z">
                    <w:rPr>
                      <w:spacing w:val="2"/>
                      <w:lang w:val="fr-ML"/>
                    </w:rPr>
                  </w:rPrChange>
                </w:rPr>
                <w:delText>n</w:delText>
              </w:r>
              <w:r w:rsidRPr="007A4AFC" w:rsidDel="00803A8B">
                <w:rPr>
                  <w:color w:val="000000" w:themeColor="text1"/>
                  <w:lang w:val="fr-ML"/>
                  <w:rPrChange w:id="3293" w:author="Dr Mamadou SANOGO" w:date="2023-10-25T18:15:00Z">
                    <w:rPr>
                      <w:lang w:val="fr-ML"/>
                    </w:rPr>
                  </w:rPrChange>
                </w:rPr>
                <w:delText>s</w:delText>
              </w:r>
              <w:r w:rsidRPr="007A4AFC" w:rsidDel="00803A8B">
                <w:rPr>
                  <w:color w:val="000000" w:themeColor="text1"/>
                  <w:spacing w:val="14"/>
                  <w:lang w:val="fr-ML"/>
                  <w:rPrChange w:id="3294" w:author="Dr Mamadou SANOGO" w:date="2023-10-25T18:15:00Z">
                    <w:rPr>
                      <w:spacing w:val="14"/>
                      <w:lang w:val="fr-ML"/>
                    </w:rPr>
                  </w:rPrChange>
                </w:rPr>
                <w:delText xml:space="preserve"> </w:delText>
              </w:r>
              <w:r w:rsidRPr="007A4AFC" w:rsidDel="00803A8B">
                <w:rPr>
                  <w:color w:val="000000" w:themeColor="text1"/>
                  <w:spacing w:val="1"/>
                  <w:lang w:val="fr-ML"/>
                  <w:rPrChange w:id="3295" w:author="Dr Mamadou SANOGO" w:date="2023-10-25T18:15:00Z">
                    <w:rPr>
                      <w:spacing w:val="1"/>
                      <w:lang w:val="fr-ML"/>
                    </w:rPr>
                  </w:rPrChange>
                </w:rPr>
                <w:delText>s</w:delText>
              </w:r>
              <w:r w:rsidRPr="007A4AFC" w:rsidDel="00803A8B">
                <w:rPr>
                  <w:color w:val="000000" w:themeColor="text1"/>
                  <w:spacing w:val="2"/>
                  <w:lang w:val="fr-ML"/>
                  <w:rPrChange w:id="3296" w:author="Dr Mamadou SANOGO" w:date="2023-10-25T18:15:00Z">
                    <w:rPr>
                      <w:spacing w:val="2"/>
                      <w:lang w:val="fr-ML"/>
                    </w:rPr>
                  </w:rPrChange>
                </w:rPr>
                <w:delText>o</w:delText>
              </w:r>
              <w:r w:rsidRPr="007A4AFC" w:rsidDel="00803A8B">
                <w:rPr>
                  <w:color w:val="000000" w:themeColor="text1"/>
                  <w:lang w:val="fr-ML"/>
                  <w:rPrChange w:id="3297" w:author="Dr Mamadou SANOGO" w:date="2023-10-25T18:15:00Z">
                    <w:rPr>
                      <w:lang w:val="fr-ML"/>
                    </w:rPr>
                  </w:rPrChange>
                </w:rPr>
                <w:delText>n</w:delText>
              </w:r>
              <w:r w:rsidRPr="007A4AFC" w:rsidDel="00803A8B">
                <w:rPr>
                  <w:color w:val="000000" w:themeColor="text1"/>
                  <w:spacing w:val="12"/>
                  <w:lang w:val="fr-ML"/>
                  <w:rPrChange w:id="3298" w:author="Dr Mamadou SANOGO" w:date="2023-10-25T18:15:00Z">
                    <w:rPr>
                      <w:spacing w:val="12"/>
                      <w:lang w:val="fr-ML"/>
                    </w:rPr>
                  </w:rPrChange>
                </w:rPr>
                <w:delText xml:space="preserve"> </w:delText>
              </w:r>
              <w:r w:rsidRPr="007A4AFC" w:rsidDel="00803A8B">
                <w:rPr>
                  <w:color w:val="000000" w:themeColor="text1"/>
                  <w:spacing w:val="1"/>
                  <w:w w:val="103"/>
                  <w:lang w:val="fr-ML"/>
                  <w:rPrChange w:id="3299" w:author="Dr Mamadou SANOGO" w:date="2023-10-25T18:15:00Z">
                    <w:rPr>
                      <w:spacing w:val="1"/>
                      <w:w w:val="103"/>
                      <w:lang w:val="fr-ML"/>
                    </w:rPr>
                  </w:rPrChange>
                </w:rPr>
                <w:delText>c</w:delText>
              </w:r>
              <w:r w:rsidRPr="007A4AFC" w:rsidDel="00803A8B">
                <w:rPr>
                  <w:color w:val="000000" w:themeColor="text1"/>
                  <w:spacing w:val="2"/>
                  <w:w w:val="103"/>
                  <w:lang w:val="fr-ML"/>
                  <w:rPrChange w:id="3300" w:author="Dr Mamadou SANOGO" w:date="2023-10-25T18:15:00Z">
                    <w:rPr>
                      <w:spacing w:val="2"/>
                      <w:w w:val="103"/>
                      <w:lang w:val="fr-ML"/>
                    </w:rPr>
                  </w:rPrChange>
                </w:rPr>
                <w:delText>on</w:delText>
              </w:r>
              <w:r w:rsidRPr="007A4AFC" w:rsidDel="00803A8B">
                <w:rPr>
                  <w:color w:val="000000" w:themeColor="text1"/>
                  <w:spacing w:val="1"/>
                  <w:w w:val="103"/>
                  <w:lang w:val="fr-ML"/>
                  <w:rPrChange w:id="3301" w:author="Dr Mamadou SANOGO" w:date="2023-10-25T18:15:00Z">
                    <w:rPr>
                      <w:spacing w:val="1"/>
                      <w:w w:val="103"/>
                      <w:lang w:val="fr-ML"/>
                    </w:rPr>
                  </w:rPrChange>
                </w:rPr>
                <w:delText>te</w:delText>
              </w:r>
              <w:r w:rsidRPr="007A4AFC" w:rsidDel="00803A8B">
                <w:rPr>
                  <w:color w:val="000000" w:themeColor="text1"/>
                  <w:spacing w:val="2"/>
                  <w:w w:val="103"/>
                  <w:lang w:val="fr-ML"/>
                  <w:rPrChange w:id="3302" w:author="Dr Mamadou SANOGO" w:date="2023-10-25T18:15:00Z">
                    <w:rPr>
                      <w:spacing w:val="2"/>
                      <w:w w:val="103"/>
                      <w:lang w:val="fr-ML"/>
                    </w:rPr>
                  </w:rPrChange>
                </w:rPr>
                <w:delText>x</w:delText>
              </w:r>
              <w:r w:rsidRPr="007A4AFC" w:rsidDel="00803A8B">
                <w:rPr>
                  <w:color w:val="000000" w:themeColor="text1"/>
                  <w:spacing w:val="1"/>
                  <w:w w:val="103"/>
                  <w:lang w:val="fr-ML"/>
                  <w:rPrChange w:id="3303" w:author="Dr Mamadou SANOGO" w:date="2023-10-25T18:15:00Z">
                    <w:rPr>
                      <w:spacing w:val="1"/>
                      <w:w w:val="103"/>
                      <w:lang w:val="fr-ML"/>
                    </w:rPr>
                  </w:rPrChange>
                </w:rPr>
                <w:delText>t</w:delText>
              </w:r>
              <w:r w:rsidRPr="007A4AFC" w:rsidDel="00803A8B">
                <w:rPr>
                  <w:color w:val="000000" w:themeColor="text1"/>
                  <w:w w:val="103"/>
                  <w:lang w:val="fr-ML"/>
                  <w:rPrChange w:id="3304" w:author="Dr Mamadou SANOGO" w:date="2023-10-25T18:15:00Z">
                    <w:rPr>
                      <w:w w:val="103"/>
                      <w:lang w:val="fr-ML"/>
                    </w:rPr>
                  </w:rPrChange>
                </w:rPr>
                <w:delText>e</w:delText>
              </w:r>
            </w:del>
          </w:p>
        </w:tc>
        <w:tc>
          <w:tcPr>
            <w:tcW w:w="3996" w:type="dxa"/>
            <w:tcBorders>
              <w:top w:val="single" w:sz="4" w:space="0" w:color="000000"/>
              <w:left w:val="single" w:sz="4" w:space="0" w:color="000000"/>
              <w:bottom w:val="single" w:sz="4" w:space="0" w:color="000000"/>
              <w:right w:val="single" w:sz="4" w:space="0" w:color="000000"/>
            </w:tcBorders>
            <w:tcPrChange w:id="3305"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4E603447" w14:textId="531FD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06" w:author="Dr Mamadou SANOGO" w:date="2023-10-27T22:52:00Z"/>
                <w:color w:val="000000" w:themeColor="text1"/>
                <w:spacing w:val="2"/>
                <w:lang w:val="fr-ML"/>
                <w:rPrChange w:id="3307" w:author="Dr Mamadou SANOGO" w:date="2023-10-25T18:15:00Z">
                  <w:rPr>
                    <w:del w:id="3308" w:author="Dr Mamadou SANOGO" w:date="2023-10-27T22:52:00Z"/>
                    <w:spacing w:val="2"/>
                    <w:lang w:val="fr-ML"/>
                  </w:rPr>
                </w:rPrChange>
              </w:rPr>
            </w:pPr>
            <w:del w:id="3309" w:author="Dr Mamadou SANOGO" w:date="2023-10-27T22:52:00Z">
              <w:r w:rsidRPr="007A4AFC" w:rsidDel="00803A8B">
                <w:rPr>
                  <w:color w:val="000000" w:themeColor="text1"/>
                  <w:spacing w:val="2"/>
                  <w:lang w:val="fr-ML"/>
                  <w:rPrChange w:id="3310" w:author="Dr Mamadou SANOGO" w:date="2023-10-25T18:15:00Z">
                    <w:rPr>
                      <w:spacing w:val="2"/>
                      <w:lang w:val="fr-ML"/>
                    </w:rPr>
                  </w:rPrChange>
                </w:rPr>
                <w:delText>Formation, généraliste, pluridisciplinaire</w:delText>
              </w:r>
            </w:del>
          </w:p>
          <w:p w14:paraId="5BC2776F" w14:textId="0890C14F" w:rsidR="00643698" w:rsidRPr="007A4AFC" w:rsidDel="00803A8B" w:rsidRDefault="00643698" w:rsidP="006778CD">
            <w:pPr>
              <w:widowControl w:val="0"/>
              <w:numPr>
                <w:ilvl w:val="0"/>
                <w:numId w:val="11"/>
              </w:numPr>
              <w:tabs>
                <w:tab w:val="left" w:pos="180"/>
                <w:tab w:val="left" w:pos="440"/>
              </w:tabs>
              <w:autoSpaceDE w:val="0"/>
              <w:autoSpaceDN w:val="0"/>
              <w:adjustRightInd w:val="0"/>
              <w:spacing w:line="240" w:lineRule="auto"/>
              <w:ind w:left="180" w:right="102" w:hanging="142"/>
              <w:jc w:val="left"/>
              <w:rPr>
                <w:del w:id="3311" w:author="Dr Mamadou SANOGO" w:date="2023-10-27T22:52:00Z"/>
                <w:color w:val="000000" w:themeColor="text1"/>
                <w:spacing w:val="2"/>
                <w:lang w:val="fr-ML"/>
                <w:rPrChange w:id="3312" w:author="Dr Mamadou SANOGO" w:date="2023-10-25T18:15:00Z">
                  <w:rPr>
                    <w:del w:id="3313" w:author="Dr Mamadou SANOGO" w:date="2023-10-27T22:52:00Z"/>
                    <w:spacing w:val="2"/>
                    <w:lang w:val="fr-ML"/>
                  </w:rPr>
                </w:rPrChange>
              </w:rPr>
            </w:pPr>
            <w:del w:id="3314" w:author="Dr Mamadou SANOGO" w:date="2023-10-27T22:52:00Z">
              <w:r w:rsidRPr="007A4AFC" w:rsidDel="00803A8B">
                <w:rPr>
                  <w:color w:val="000000" w:themeColor="text1"/>
                  <w:spacing w:val="2"/>
                  <w:lang w:val="fr-ML"/>
                  <w:rPrChange w:id="3315" w:author="Dr Mamadou SANOGO" w:date="2023-10-25T18:15:00Z">
                    <w:rPr>
                      <w:spacing w:val="2"/>
                      <w:lang w:val="fr-ML"/>
                    </w:rPr>
                  </w:rPrChange>
                </w:rPr>
                <w:delText>Equipe d’enseignement et de recherche performante</w:delText>
              </w:r>
            </w:del>
          </w:p>
        </w:tc>
        <w:tc>
          <w:tcPr>
            <w:tcW w:w="3969" w:type="dxa"/>
            <w:tcBorders>
              <w:top w:val="single" w:sz="4" w:space="0" w:color="000000"/>
              <w:left w:val="single" w:sz="4" w:space="0" w:color="000000"/>
              <w:bottom w:val="single" w:sz="4" w:space="0" w:color="000000"/>
              <w:right w:val="single" w:sz="4" w:space="0" w:color="000000"/>
            </w:tcBorders>
            <w:tcPrChange w:id="3316"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4E6CCFE4" w14:textId="30A6839D"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17" w:author="Dr Mamadou SANOGO" w:date="2023-10-27T22:52:00Z"/>
                <w:color w:val="000000" w:themeColor="text1"/>
                <w:spacing w:val="2"/>
                <w:lang w:val="fr-ML"/>
                <w:rPrChange w:id="3318" w:author="Dr Mamadou SANOGO" w:date="2023-10-25T18:15:00Z">
                  <w:rPr>
                    <w:del w:id="3319" w:author="Dr Mamadou SANOGO" w:date="2023-10-27T22:52:00Z"/>
                    <w:spacing w:val="2"/>
                    <w:lang w:val="fr-ML"/>
                  </w:rPr>
                </w:rPrChange>
              </w:rPr>
            </w:pPr>
            <w:del w:id="3320" w:author="Dr Mamadou SANOGO" w:date="2023-10-27T22:52:00Z">
              <w:r w:rsidRPr="007A4AFC" w:rsidDel="00803A8B">
                <w:rPr>
                  <w:color w:val="000000" w:themeColor="text1"/>
                  <w:spacing w:val="2"/>
                  <w:lang w:val="fr-ML"/>
                  <w:rPrChange w:id="3321" w:author="Dr Mamadou SANOGO" w:date="2023-10-25T18:15:00Z">
                    <w:rPr>
                      <w:spacing w:val="2"/>
                      <w:lang w:val="fr-ML"/>
                    </w:rPr>
                  </w:rPrChange>
                </w:rPr>
                <w:delText>Attractivité faible pour les étudiants étrangers</w:delText>
              </w:r>
            </w:del>
          </w:p>
          <w:p w14:paraId="3F702D41" w14:textId="3733829B"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22" w:author="Dr Mamadou SANOGO" w:date="2023-10-27T22:52:00Z"/>
                <w:color w:val="000000" w:themeColor="text1"/>
                <w:spacing w:val="2"/>
                <w:lang w:val="fr-ML"/>
                <w:rPrChange w:id="3323" w:author="Dr Mamadou SANOGO" w:date="2023-10-25T18:15:00Z">
                  <w:rPr>
                    <w:del w:id="3324" w:author="Dr Mamadou SANOGO" w:date="2023-10-27T22:52:00Z"/>
                    <w:spacing w:val="2"/>
                    <w:lang w:val="fr-ML"/>
                  </w:rPr>
                </w:rPrChange>
              </w:rPr>
            </w:pPr>
            <w:del w:id="3325" w:author="Dr Mamadou SANOGO" w:date="2023-10-27T22:52:00Z">
              <w:r w:rsidRPr="007A4AFC" w:rsidDel="00803A8B">
                <w:rPr>
                  <w:color w:val="000000" w:themeColor="text1"/>
                  <w:spacing w:val="2"/>
                  <w:lang w:val="fr-ML"/>
                  <w:rPrChange w:id="3326" w:author="Dr Mamadou SANOGO" w:date="2023-10-25T18:15:00Z">
                    <w:rPr>
                      <w:spacing w:val="2"/>
                      <w:lang w:val="fr-ML"/>
                    </w:rPr>
                  </w:rPrChange>
                </w:rPr>
                <w:delText>Manque de profilage clair d</w:delText>
              </w:r>
            </w:del>
            <w:del w:id="3327" w:author="Dr Mamadou SANOGO" w:date="2023-10-27T21:08:00Z">
              <w:r w:rsidRPr="007A4AFC" w:rsidDel="004E1BBE">
                <w:rPr>
                  <w:color w:val="000000" w:themeColor="text1"/>
                  <w:spacing w:val="2"/>
                  <w:lang w:val="fr-ML"/>
                  <w:rPrChange w:id="3328" w:author="Dr Mamadou SANOGO" w:date="2023-10-25T18:15:00Z">
                    <w:rPr>
                      <w:spacing w:val="2"/>
                      <w:lang w:val="fr-ML"/>
                    </w:rPr>
                  </w:rPrChange>
                </w:rPr>
                <w:delText>u Master</w:delText>
              </w:r>
            </w:del>
            <w:del w:id="3329" w:author="Dr Mamadou SANOGO" w:date="2023-10-27T22:52:00Z">
              <w:r w:rsidRPr="007A4AFC" w:rsidDel="00803A8B">
                <w:rPr>
                  <w:color w:val="000000" w:themeColor="text1"/>
                  <w:spacing w:val="2"/>
                  <w:lang w:val="fr-ML"/>
                  <w:rPrChange w:id="3330" w:author="Dr Mamadou SANOGO" w:date="2023-10-25T18:15:00Z">
                    <w:rPr>
                      <w:spacing w:val="2"/>
                      <w:lang w:val="fr-ML"/>
                    </w:rPr>
                  </w:rPrChange>
                </w:rPr>
                <w:delText xml:space="preserve"> en</w:delText>
              </w:r>
            </w:del>
            <w:del w:id="3331" w:author="Dr Mamadou SANOGO" w:date="2023-10-26T13:32:00Z">
              <w:r w:rsidRPr="007A4AFC" w:rsidDel="003A18E5">
                <w:rPr>
                  <w:color w:val="000000" w:themeColor="text1"/>
                  <w:spacing w:val="2"/>
                  <w:lang w:val="fr-ML"/>
                  <w:rPrChange w:id="3332" w:author="Dr Mamadou SANOGO" w:date="2023-10-25T18:15:00Z">
                    <w:rPr>
                      <w:spacing w:val="2"/>
                      <w:lang w:val="fr-ML"/>
                    </w:rPr>
                  </w:rPrChange>
                </w:rPr>
                <w:delText xml:space="preserve"> épidémiologie </w:delText>
              </w:r>
            </w:del>
          </w:p>
        </w:tc>
      </w:tr>
      <w:tr w:rsidR="007A4AFC" w:rsidRPr="007A4AFC" w:rsidDel="00803A8B" w14:paraId="5E3C004F" w14:textId="748BC7BE" w:rsidTr="006778CD">
        <w:trPr>
          <w:trHeight w:val="20"/>
          <w:del w:id="3333" w:author="Dr Mamadou SANOGO" w:date="2023-10-27T22:52:00Z"/>
          <w:trPrChange w:id="333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3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D630254" w14:textId="72804F91" w:rsidR="00643698" w:rsidRPr="007A4AFC" w:rsidDel="00803A8B" w:rsidRDefault="00643698" w:rsidP="00646F4C">
            <w:pPr>
              <w:widowControl w:val="0"/>
              <w:autoSpaceDE w:val="0"/>
              <w:autoSpaceDN w:val="0"/>
              <w:adjustRightInd w:val="0"/>
              <w:spacing w:line="240" w:lineRule="auto"/>
              <w:ind w:left="100" w:right="104"/>
              <w:rPr>
                <w:del w:id="3336" w:author="Dr Mamadou SANOGO" w:date="2023-10-27T22:52:00Z"/>
                <w:color w:val="000000" w:themeColor="text1"/>
                <w:lang w:val="fr-ML"/>
                <w:rPrChange w:id="3337" w:author="Dr Mamadou SANOGO" w:date="2023-10-25T18:15:00Z">
                  <w:rPr>
                    <w:del w:id="3338" w:author="Dr Mamadou SANOGO" w:date="2023-10-27T22:52:00Z"/>
                    <w:lang w:val="fr-ML"/>
                  </w:rPr>
                </w:rPrChange>
              </w:rPr>
            </w:pPr>
            <w:del w:id="3339" w:author="Dr Mamadou SANOGO" w:date="2023-10-27T22:52:00Z">
              <w:r w:rsidRPr="007A4AFC" w:rsidDel="00803A8B">
                <w:rPr>
                  <w:color w:val="000000" w:themeColor="text1"/>
                  <w:spacing w:val="2"/>
                  <w:lang w:val="fr-ML"/>
                  <w:rPrChange w:id="3340" w:author="Dr Mamadou SANOGO" w:date="2023-10-25T18:15:00Z">
                    <w:rPr>
                      <w:spacing w:val="2"/>
                      <w:lang w:val="fr-ML"/>
                    </w:rPr>
                  </w:rPrChange>
                </w:rPr>
                <w:delText>Con</w:delText>
              </w:r>
              <w:r w:rsidRPr="007A4AFC" w:rsidDel="00803A8B">
                <w:rPr>
                  <w:color w:val="000000" w:themeColor="text1"/>
                  <w:spacing w:val="1"/>
                  <w:lang w:val="fr-ML"/>
                  <w:rPrChange w:id="3341" w:author="Dr Mamadou SANOGO" w:date="2023-10-25T18:15:00Z">
                    <w:rPr>
                      <w:spacing w:val="1"/>
                      <w:lang w:val="fr-ML"/>
                    </w:rPr>
                  </w:rPrChange>
                </w:rPr>
                <w:delText>te</w:delText>
              </w:r>
              <w:r w:rsidRPr="007A4AFC" w:rsidDel="00803A8B">
                <w:rPr>
                  <w:color w:val="000000" w:themeColor="text1"/>
                  <w:spacing w:val="2"/>
                  <w:lang w:val="fr-ML"/>
                  <w:rPrChange w:id="3342" w:author="Dr Mamadou SANOGO" w:date="2023-10-25T18:15:00Z">
                    <w:rPr>
                      <w:spacing w:val="2"/>
                      <w:lang w:val="fr-ML"/>
                    </w:rPr>
                  </w:rPrChange>
                </w:rPr>
                <w:delText>n</w:delText>
              </w:r>
              <w:r w:rsidRPr="007A4AFC" w:rsidDel="00803A8B">
                <w:rPr>
                  <w:color w:val="000000" w:themeColor="text1"/>
                  <w:lang w:val="fr-ML"/>
                  <w:rPrChange w:id="3343" w:author="Dr Mamadou SANOGO" w:date="2023-10-25T18:15:00Z">
                    <w:rPr>
                      <w:lang w:val="fr-ML"/>
                    </w:rPr>
                  </w:rPrChange>
                </w:rPr>
                <w:delText>u</w:delText>
              </w:r>
              <w:r w:rsidRPr="007A4AFC" w:rsidDel="00803A8B">
                <w:rPr>
                  <w:color w:val="000000" w:themeColor="text1"/>
                  <w:spacing w:val="23"/>
                  <w:lang w:val="fr-ML"/>
                  <w:rPrChange w:id="3344" w:author="Dr Mamadou SANOGO" w:date="2023-10-25T18:15:00Z">
                    <w:rPr>
                      <w:spacing w:val="23"/>
                      <w:lang w:val="fr-ML"/>
                    </w:rPr>
                  </w:rPrChange>
                </w:rPr>
                <w:delText xml:space="preserve"> </w:delText>
              </w:r>
              <w:r w:rsidRPr="007A4AFC" w:rsidDel="00803A8B">
                <w:rPr>
                  <w:color w:val="000000" w:themeColor="text1"/>
                  <w:spacing w:val="1"/>
                  <w:w w:val="103"/>
                  <w:lang w:val="fr-ML"/>
                  <w:rPrChange w:id="3345" w:author="Dr Mamadou SANOGO" w:date="2023-10-25T18:15:00Z">
                    <w:rPr>
                      <w:spacing w:val="1"/>
                      <w:w w:val="103"/>
                      <w:lang w:val="fr-ML"/>
                    </w:rPr>
                  </w:rPrChange>
                </w:rPr>
                <w:delText>e</w:delText>
              </w:r>
              <w:r w:rsidRPr="007A4AFC" w:rsidDel="00803A8B">
                <w:rPr>
                  <w:color w:val="000000" w:themeColor="text1"/>
                  <w:w w:val="103"/>
                  <w:lang w:val="fr-ML"/>
                  <w:rPrChange w:id="3346" w:author="Dr Mamadou SANOGO" w:date="2023-10-25T18:15:00Z">
                    <w:rPr>
                      <w:w w:val="103"/>
                      <w:lang w:val="fr-ML"/>
                    </w:rPr>
                  </w:rPrChange>
                </w:rPr>
                <w:delText xml:space="preserve">t </w:delText>
              </w:r>
              <w:r w:rsidRPr="007A4AFC" w:rsidDel="00803A8B">
                <w:rPr>
                  <w:color w:val="000000" w:themeColor="text1"/>
                  <w:spacing w:val="2"/>
                  <w:w w:val="103"/>
                  <w:lang w:val="fr-ML"/>
                  <w:rPrChange w:id="3347" w:author="Dr Mamadou SANOGO" w:date="2023-10-25T18:15:00Z">
                    <w:rPr>
                      <w:spacing w:val="2"/>
                      <w:w w:val="103"/>
                      <w:lang w:val="fr-ML"/>
                    </w:rPr>
                  </w:rPrChange>
                </w:rPr>
                <w:delText>o</w:delText>
              </w:r>
              <w:r w:rsidRPr="007A4AFC" w:rsidDel="00803A8B">
                <w:rPr>
                  <w:color w:val="000000" w:themeColor="text1"/>
                  <w:spacing w:val="1"/>
                  <w:w w:val="103"/>
                  <w:lang w:val="fr-ML"/>
                  <w:rPrChange w:id="3348" w:author="Dr Mamadou SANOGO" w:date="2023-10-25T18:15:00Z">
                    <w:rPr>
                      <w:spacing w:val="1"/>
                      <w:w w:val="103"/>
                      <w:lang w:val="fr-ML"/>
                    </w:rPr>
                  </w:rPrChange>
                </w:rPr>
                <w:delText>r</w:delText>
              </w:r>
              <w:r w:rsidRPr="007A4AFC" w:rsidDel="00803A8B">
                <w:rPr>
                  <w:color w:val="000000" w:themeColor="text1"/>
                  <w:spacing w:val="2"/>
                  <w:w w:val="103"/>
                  <w:lang w:val="fr-ML"/>
                  <w:rPrChange w:id="3349" w:author="Dr Mamadou SANOGO" w:date="2023-10-25T18:15:00Z">
                    <w:rPr>
                      <w:spacing w:val="2"/>
                      <w:w w:val="103"/>
                      <w:lang w:val="fr-ML"/>
                    </w:rPr>
                  </w:rPrChange>
                </w:rPr>
                <w:delText>g</w:delText>
              </w:r>
              <w:r w:rsidRPr="007A4AFC" w:rsidDel="00803A8B">
                <w:rPr>
                  <w:color w:val="000000" w:themeColor="text1"/>
                  <w:spacing w:val="1"/>
                  <w:w w:val="103"/>
                  <w:lang w:val="fr-ML"/>
                  <w:rPrChange w:id="3350" w:author="Dr Mamadou SANOGO" w:date="2023-10-25T18:15:00Z">
                    <w:rPr>
                      <w:spacing w:val="1"/>
                      <w:w w:val="103"/>
                      <w:lang w:val="fr-ML"/>
                    </w:rPr>
                  </w:rPrChange>
                </w:rPr>
                <w:delText>a</w:delText>
              </w:r>
              <w:r w:rsidRPr="007A4AFC" w:rsidDel="00803A8B">
                <w:rPr>
                  <w:color w:val="000000" w:themeColor="text1"/>
                  <w:spacing w:val="2"/>
                  <w:w w:val="103"/>
                  <w:lang w:val="fr-ML"/>
                  <w:rPrChange w:id="3351" w:author="Dr Mamadou SANOGO" w:date="2023-10-25T18:15:00Z">
                    <w:rPr>
                      <w:spacing w:val="2"/>
                      <w:w w:val="103"/>
                      <w:lang w:val="fr-ML"/>
                    </w:rPr>
                  </w:rPrChange>
                </w:rPr>
                <w:delText>n</w:delText>
              </w:r>
              <w:r w:rsidRPr="007A4AFC" w:rsidDel="00803A8B">
                <w:rPr>
                  <w:color w:val="000000" w:themeColor="text1"/>
                  <w:spacing w:val="1"/>
                  <w:w w:val="103"/>
                  <w:lang w:val="fr-ML"/>
                  <w:rPrChange w:id="3352" w:author="Dr Mamadou SANOGO" w:date="2023-10-25T18:15:00Z">
                    <w:rPr>
                      <w:spacing w:val="1"/>
                      <w:w w:val="103"/>
                      <w:lang w:val="fr-ML"/>
                    </w:rPr>
                  </w:rPrChange>
                </w:rPr>
                <w:delText>isati</w:delText>
              </w:r>
              <w:r w:rsidRPr="007A4AFC" w:rsidDel="00803A8B">
                <w:rPr>
                  <w:color w:val="000000" w:themeColor="text1"/>
                  <w:spacing w:val="2"/>
                  <w:w w:val="103"/>
                  <w:lang w:val="fr-ML"/>
                  <w:rPrChange w:id="3353" w:author="Dr Mamadou SANOGO" w:date="2023-10-25T18:15:00Z">
                    <w:rPr>
                      <w:spacing w:val="2"/>
                      <w:w w:val="103"/>
                      <w:lang w:val="fr-ML"/>
                    </w:rPr>
                  </w:rPrChange>
                </w:rPr>
                <w:delText xml:space="preserve">on </w:delText>
              </w:r>
              <w:r w:rsidRPr="007A4AFC" w:rsidDel="00803A8B">
                <w:rPr>
                  <w:color w:val="000000" w:themeColor="text1"/>
                  <w:spacing w:val="2"/>
                  <w:lang w:val="fr-ML"/>
                  <w:rPrChange w:id="3354" w:author="Dr Mamadou SANOGO" w:date="2023-10-25T18:15:00Z">
                    <w:rPr>
                      <w:spacing w:val="2"/>
                      <w:lang w:val="fr-ML"/>
                    </w:rPr>
                  </w:rPrChange>
                </w:rPr>
                <w:delText>d</w:delText>
              </w:r>
              <w:r w:rsidRPr="007A4AFC" w:rsidDel="00803A8B">
                <w:rPr>
                  <w:color w:val="000000" w:themeColor="text1"/>
                  <w:lang w:val="fr-ML"/>
                  <w:rPrChange w:id="3355" w:author="Dr Mamadou SANOGO" w:date="2023-10-25T18:15:00Z">
                    <w:rPr>
                      <w:lang w:val="fr-ML"/>
                    </w:rPr>
                  </w:rPrChange>
                </w:rPr>
                <w:delText>u</w:delText>
              </w:r>
              <w:r w:rsidRPr="007A4AFC" w:rsidDel="00803A8B">
                <w:rPr>
                  <w:color w:val="000000" w:themeColor="text1"/>
                  <w:spacing w:val="10"/>
                  <w:lang w:val="fr-ML"/>
                  <w:rPrChange w:id="3356" w:author="Dr Mamadou SANOGO" w:date="2023-10-25T18:15:00Z">
                    <w:rPr>
                      <w:spacing w:val="10"/>
                      <w:lang w:val="fr-ML"/>
                    </w:rPr>
                  </w:rPrChange>
                </w:rPr>
                <w:delText xml:space="preserve"> </w:delText>
              </w:r>
              <w:r w:rsidRPr="007A4AFC" w:rsidDel="00803A8B">
                <w:rPr>
                  <w:color w:val="000000" w:themeColor="text1"/>
                  <w:spacing w:val="1"/>
                  <w:w w:val="103"/>
                  <w:lang w:val="fr-ML"/>
                  <w:rPrChange w:id="3357" w:author="Dr Mamadou SANOGO" w:date="2023-10-25T18:15:00Z">
                    <w:rPr>
                      <w:spacing w:val="1"/>
                      <w:w w:val="103"/>
                      <w:lang w:val="fr-ML"/>
                    </w:rPr>
                  </w:rPrChange>
                </w:rPr>
                <w:delText>c</w:delText>
              </w:r>
              <w:r w:rsidRPr="007A4AFC" w:rsidDel="00803A8B">
                <w:rPr>
                  <w:color w:val="000000" w:themeColor="text1"/>
                  <w:spacing w:val="2"/>
                  <w:w w:val="103"/>
                  <w:lang w:val="fr-ML"/>
                  <w:rPrChange w:id="3358" w:author="Dr Mamadou SANOGO" w:date="2023-10-25T18:15:00Z">
                    <w:rPr>
                      <w:spacing w:val="2"/>
                      <w:w w:val="103"/>
                      <w:lang w:val="fr-ML"/>
                    </w:rPr>
                  </w:rPrChange>
                </w:rPr>
                <w:delText>u</w:delText>
              </w:r>
              <w:r w:rsidRPr="007A4AFC" w:rsidDel="00803A8B">
                <w:rPr>
                  <w:color w:val="000000" w:themeColor="text1"/>
                  <w:spacing w:val="1"/>
                  <w:w w:val="103"/>
                  <w:lang w:val="fr-ML"/>
                  <w:rPrChange w:id="3359" w:author="Dr Mamadou SANOGO" w:date="2023-10-25T18:15:00Z">
                    <w:rPr>
                      <w:spacing w:val="1"/>
                      <w:w w:val="103"/>
                      <w:lang w:val="fr-ML"/>
                    </w:rPr>
                  </w:rPrChange>
                </w:rPr>
                <w:delText>rs</w:delText>
              </w:r>
              <w:r w:rsidRPr="007A4AFC" w:rsidDel="00803A8B">
                <w:rPr>
                  <w:color w:val="000000" w:themeColor="text1"/>
                  <w:spacing w:val="2"/>
                  <w:w w:val="103"/>
                  <w:lang w:val="fr-ML"/>
                  <w:rPrChange w:id="3360" w:author="Dr Mamadou SANOGO" w:date="2023-10-25T18:15:00Z">
                    <w:rPr>
                      <w:spacing w:val="2"/>
                      <w:w w:val="103"/>
                      <w:lang w:val="fr-ML"/>
                    </w:rPr>
                  </w:rPrChange>
                </w:rPr>
                <w:delText>us</w:delText>
              </w:r>
            </w:del>
          </w:p>
        </w:tc>
        <w:tc>
          <w:tcPr>
            <w:tcW w:w="3996" w:type="dxa"/>
            <w:tcBorders>
              <w:top w:val="single" w:sz="4" w:space="0" w:color="000000"/>
              <w:left w:val="single" w:sz="4" w:space="0" w:color="000000"/>
              <w:bottom w:val="single" w:sz="4" w:space="0" w:color="000000"/>
              <w:right w:val="single" w:sz="4" w:space="0" w:color="000000"/>
            </w:tcBorders>
            <w:tcPrChange w:id="3361"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5A5D5DC1" w14:textId="2D2C088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2" w:author="Dr Mamadou SANOGO" w:date="2023-10-27T22:52:00Z"/>
                <w:color w:val="000000" w:themeColor="text1"/>
                <w:spacing w:val="2"/>
                <w:lang w:val="fr-ML"/>
                <w:rPrChange w:id="3363" w:author="Dr Mamadou SANOGO" w:date="2023-10-25T18:15:00Z">
                  <w:rPr>
                    <w:del w:id="3364" w:author="Dr Mamadou SANOGO" w:date="2023-10-27T22:52:00Z"/>
                    <w:spacing w:val="2"/>
                    <w:lang w:val="fr-ML"/>
                  </w:rPr>
                </w:rPrChange>
              </w:rPr>
            </w:pPr>
            <w:del w:id="3365" w:author="Dr Mamadou SANOGO" w:date="2023-10-27T22:52:00Z">
              <w:r w:rsidRPr="007A4AFC" w:rsidDel="00803A8B">
                <w:rPr>
                  <w:color w:val="000000" w:themeColor="text1"/>
                  <w:spacing w:val="2"/>
                  <w:lang w:val="fr-ML"/>
                  <w:rPrChange w:id="3366" w:author="Dr Mamadou SANOGO" w:date="2023-10-25T18:15:00Z">
                    <w:rPr>
                      <w:spacing w:val="2"/>
                      <w:lang w:val="fr-ML"/>
                    </w:rPr>
                  </w:rPrChange>
                </w:rPr>
                <w:delText>Palette d’enseignements riche, diversifiée</w:delText>
              </w:r>
            </w:del>
          </w:p>
          <w:p w14:paraId="4AE29E16" w14:textId="32797746"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7" w:author="Dr Mamadou SANOGO" w:date="2023-10-27T22:52:00Z"/>
                <w:color w:val="000000" w:themeColor="text1"/>
                <w:spacing w:val="2"/>
                <w:lang w:val="fr-ML"/>
                <w:rPrChange w:id="3368" w:author="Dr Mamadou SANOGO" w:date="2023-10-25T18:15:00Z">
                  <w:rPr>
                    <w:del w:id="3369" w:author="Dr Mamadou SANOGO" w:date="2023-10-27T22:52:00Z"/>
                    <w:spacing w:val="2"/>
                    <w:lang w:val="fr-ML"/>
                  </w:rPr>
                </w:rPrChange>
              </w:rPr>
            </w:pPr>
            <w:del w:id="3370" w:author="Dr Mamadou SANOGO" w:date="2023-10-27T22:52:00Z">
              <w:r w:rsidRPr="007A4AFC" w:rsidDel="00803A8B">
                <w:rPr>
                  <w:color w:val="000000" w:themeColor="text1"/>
                  <w:spacing w:val="2"/>
                  <w:lang w:val="fr-ML"/>
                  <w:rPrChange w:id="3371" w:author="Dr Mamadou SANOGO" w:date="2023-10-25T18:15:00Z">
                    <w:rPr>
                      <w:spacing w:val="2"/>
                      <w:lang w:val="fr-ML"/>
                    </w:rPr>
                  </w:rPrChange>
                </w:rPr>
                <w:delText xml:space="preserve"> Enseignements bien évalués par les Étudiants </w:delText>
              </w:r>
            </w:del>
          </w:p>
          <w:p w14:paraId="72D79E30" w14:textId="7E95E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2" w:author="Dr Mamadou SANOGO" w:date="2023-10-27T22:52:00Z"/>
                <w:color w:val="000000" w:themeColor="text1"/>
                <w:spacing w:val="2"/>
                <w:lang w:val="fr-ML"/>
                <w:rPrChange w:id="3373" w:author="Dr Mamadou SANOGO" w:date="2023-10-25T18:15:00Z">
                  <w:rPr>
                    <w:del w:id="3374" w:author="Dr Mamadou SANOGO" w:date="2023-10-27T22:52:00Z"/>
                    <w:spacing w:val="2"/>
                    <w:lang w:val="fr-ML"/>
                  </w:rPr>
                </w:rPrChange>
              </w:rPr>
            </w:pPr>
            <w:del w:id="3375" w:author="Dr Mamadou SANOGO" w:date="2023-10-27T22:52:00Z">
              <w:r w:rsidRPr="007A4AFC" w:rsidDel="00803A8B">
                <w:rPr>
                  <w:color w:val="000000" w:themeColor="text1"/>
                  <w:spacing w:val="2"/>
                  <w:lang w:val="fr-ML"/>
                  <w:rPrChange w:id="3376" w:author="Dr Mamadou SANOGO" w:date="2023-10-25T18:15:00Z">
                    <w:rPr>
                      <w:spacing w:val="2"/>
                      <w:lang w:val="fr-ML"/>
                    </w:rPr>
                  </w:rPrChange>
                </w:rPr>
                <w:delText>Opportunités en matière de mobilité</w:delText>
              </w:r>
            </w:del>
          </w:p>
          <w:p w14:paraId="54DC7C5D" w14:textId="4865A89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7" w:author="Dr Mamadou SANOGO" w:date="2023-10-27T22:52:00Z"/>
                <w:color w:val="000000" w:themeColor="text1"/>
                <w:spacing w:val="2"/>
                <w:lang w:val="fr-ML"/>
                <w:rPrChange w:id="3378" w:author="Dr Mamadou SANOGO" w:date="2023-10-25T18:15:00Z">
                  <w:rPr>
                    <w:del w:id="3379" w:author="Dr Mamadou SANOGO" w:date="2023-10-27T22:52:00Z"/>
                    <w:spacing w:val="2"/>
                    <w:lang w:val="fr-ML"/>
                  </w:rPr>
                </w:rPrChange>
              </w:rPr>
            </w:pPr>
            <w:del w:id="3380" w:author="Dr Mamadou SANOGO" w:date="2023-10-27T22:52:00Z">
              <w:r w:rsidRPr="007A4AFC" w:rsidDel="00803A8B">
                <w:rPr>
                  <w:color w:val="000000" w:themeColor="text1"/>
                  <w:spacing w:val="2"/>
                  <w:lang w:val="fr-ML"/>
                  <w:rPrChange w:id="3381" w:author="Dr Mamadou SANOGO" w:date="2023-10-25T18:15:00Z">
                    <w:rPr>
                      <w:spacing w:val="2"/>
                      <w:lang w:val="fr-ML"/>
                    </w:rPr>
                  </w:rPrChange>
                </w:rPr>
                <w:delText>Complémentarité potentielle avec d’autres programmes de formation</w:delText>
              </w:r>
            </w:del>
          </w:p>
        </w:tc>
        <w:tc>
          <w:tcPr>
            <w:tcW w:w="3969" w:type="dxa"/>
            <w:tcBorders>
              <w:top w:val="single" w:sz="4" w:space="0" w:color="000000"/>
              <w:left w:val="single" w:sz="4" w:space="0" w:color="000000"/>
              <w:bottom w:val="single" w:sz="4" w:space="0" w:color="000000"/>
              <w:right w:val="single" w:sz="4" w:space="0" w:color="000000"/>
            </w:tcBorders>
            <w:vAlign w:val="center"/>
            <w:tcPrChange w:id="338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vAlign w:val="center"/>
              </w:tcPr>
            </w:tcPrChange>
          </w:tcPr>
          <w:p w14:paraId="299BEF67" w14:textId="6626AB70"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83" w:author="Dr Mamadou SANOGO" w:date="2023-10-27T22:52:00Z"/>
                <w:color w:val="000000" w:themeColor="text1"/>
                <w:spacing w:val="2"/>
                <w:lang w:val="fr-ML"/>
                <w:rPrChange w:id="3384" w:author="Dr Mamadou SANOGO" w:date="2023-10-25T18:15:00Z">
                  <w:rPr>
                    <w:del w:id="3385" w:author="Dr Mamadou SANOGO" w:date="2023-10-27T22:52:00Z"/>
                    <w:spacing w:val="2"/>
                    <w:lang w:val="fr-ML"/>
                  </w:rPr>
                </w:rPrChange>
              </w:rPr>
            </w:pPr>
            <w:del w:id="3386" w:author="Dr Mamadou SANOGO" w:date="2023-10-27T22:52:00Z">
              <w:r w:rsidRPr="007A4AFC" w:rsidDel="00803A8B">
                <w:rPr>
                  <w:color w:val="000000" w:themeColor="text1"/>
                  <w:spacing w:val="2"/>
                  <w:lang w:val="fr-ML"/>
                  <w:rPrChange w:id="3387" w:author="Dr Mamadou SANOGO" w:date="2023-10-25T18:15:00Z">
                    <w:rPr>
                      <w:spacing w:val="2"/>
                      <w:lang w:val="fr-ML"/>
                    </w:rPr>
                  </w:rPrChange>
                </w:rPr>
                <w:delText>Sous-utilisation des possibilités de mobilité</w:delText>
              </w:r>
            </w:del>
          </w:p>
        </w:tc>
      </w:tr>
      <w:tr w:rsidR="007A4AFC" w:rsidRPr="007A4AFC" w:rsidDel="00803A8B" w14:paraId="298DD13C" w14:textId="0F95F733" w:rsidTr="006778CD">
        <w:trPr>
          <w:trHeight w:val="20"/>
          <w:del w:id="3388" w:author="Dr Mamadou SANOGO" w:date="2023-10-27T22:52:00Z"/>
          <w:trPrChange w:id="3389"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9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3EE4B1E3" w14:textId="5C14BF43" w:rsidR="00643698" w:rsidRPr="007A4AFC" w:rsidDel="00803A8B" w:rsidRDefault="00643698" w:rsidP="00646F4C">
            <w:pPr>
              <w:widowControl w:val="0"/>
              <w:autoSpaceDE w:val="0"/>
              <w:autoSpaceDN w:val="0"/>
              <w:adjustRightInd w:val="0"/>
              <w:spacing w:line="240" w:lineRule="auto"/>
              <w:ind w:left="100" w:right="104"/>
              <w:rPr>
                <w:del w:id="3391" w:author="Dr Mamadou SANOGO" w:date="2023-10-27T22:52:00Z"/>
                <w:color w:val="000000" w:themeColor="text1"/>
                <w:lang w:val="fr-ML"/>
                <w:rPrChange w:id="3392" w:author="Dr Mamadou SANOGO" w:date="2023-10-25T18:15:00Z">
                  <w:rPr>
                    <w:del w:id="3393" w:author="Dr Mamadou SANOGO" w:date="2023-10-27T22:52:00Z"/>
                    <w:lang w:val="fr-ML"/>
                  </w:rPr>
                </w:rPrChange>
              </w:rPr>
            </w:pPr>
            <w:del w:id="3394" w:author="Dr Mamadou SANOGO" w:date="2023-10-27T22:52:00Z">
              <w:r w:rsidRPr="007A4AFC" w:rsidDel="00803A8B">
                <w:rPr>
                  <w:color w:val="000000" w:themeColor="text1"/>
                  <w:spacing w:val="2"/>
                  <w:w w:val="103"/>
                  <w:lang w:val="fr-ML"/>
                  <w:rPrChange w:id="3395" w:author="Dr Mamadou SANOGO" w:date="2023-10-25T18:15:00Z">
                    <w:rPr>
                      <w:spacing w:val="2"/>
                      <w:w w:val="103"/>
                      <w:lang w:val="fr-ML"/>
                    </w:rPr>
                  </w:rPrChange>
                </w:rPr>
                <w:delText>Fon</w:delText>
              </w:r>
              <w:r w:rsidRPr="007A4AFC" w:rsidDel="00803A8B">
                <w:rPr>
                  <w:color w:val="000000" w:themeColor="text1"/>
                  <w:spacing w:val="1"/>
                  <w:w w:val="103"/>
                  <w:lang w:val="fr-ML"/>
                  <w:rPrChange w:id="3396" w:author="Dr Mamadou SANOGO" w:date="2023-10-25T18:15:00Z">
                    <w:rPr>
                      <w:spacing w:val="1"/>
                      <w:w w:val="103"/>
                      <w:lang w:val="fr-ML"/>
                    </w:rPr>
                  </w:rPrChange>
                </w:rPr>
                <w:delText>cti</w:delText>
              </w:r>
              <w:r w:rsidRPr="007A4AFC" w:rsidDel="00803A8B">
                <w:rPr>
                  <w:color w:val="000000" w:themeColor="text1"/>
                  <w:spacing w:val="2"/>
                  <w:w w:val="103"/>
                  <w:lang w:val="fr-ML"/>
                  <w:rPrChange w:id="3397" w:author="Dr Mamadou SANOGO" w:date="2023-10-25T18:15:00Z">
                    <w:rPr>
                      <w:spacing w:val="2"/>
                      <w:w w:val="103"/>
                      <w:lang w:val="fr-ML"/>
                    </w:rPr>
                  </w:rPrChange>
                </w:rPr>
                <w:delText>onn</w:delText>
              </w:r>
              <w:r w:rsidRPr="007A4AFC" w:rsidDel="00803A8B">
                <w:rPr>
                  <w:color w:val="000000" w:themeColor="text1"/>
                  <w:spacing w:val="1"/>
                  <w:w w:val="103"/>
                  <w:lang w:val="fr-ML"/>
                  <w:rPrChange w:id="3398" w:author="Dr Mamadou SANOGO" w:date="2023-10-25T18:15:00Z">
                    <w:rPr>
                      <w:spacing w:val="1"/>
                      <w:w w:val="103"/>
                      <w:lang w:val="fr-ML"/>
                    </w:rPr>
                  </w:rPrChange>
                </w:rPr>
                <w:delText>e</w:delText>
              </w:r>
              <w:r w:rsidRPr="007A4AFC" w:rsidDel="00803A8B">
                <w:rPr>
                  <w:color w:val="000000" w:themeColor="text1"/>
                  <w:spacing w:val="2"/>
                  <w:w w:val="103"/>
                  <w:lang w:val="fr-ML"/>
                  <w:rPrChange w:id="3399" w:author="Dr Mamadou SANOGO" w:date="2023-10-25T18:15:00Z">
                    <w:rPr>
                      <w:spacing w:val="2"/>
                      <w:w w:val="103"/>
                      <w:lang w:val="fr-ML"/>
                    </w:rPr>
                  </w:rPrChange>
                </w:rPr>
                <w:delText>m</w:delText>
              </w:r>
              <w:r w:rsidRPr="007A4AFC" w:rsidDel="00803A8B">
                <w:rPr>
                  <w:color w:val="000000" w:themeColor="text1"/>
                  <w:spacing w:val="1"/>
                  <w:w w:val="103"/>
                  <w:lang w:val="fr-ML"/>
                  <w:rPrChange w:id="3400" w:author="Dr Mamadou SANOGO" w:date="2023-10-25T18:15:00Z">
                    <w:rPr>
                      <w:spacing w:val="1"/>
                      <w:w w:val="103"/>
                      <w:lang w:val="fr-ML"/>
                    </w:rPr>
                  </w:rPrChange>
                </w:rPr>
                <w:delText>e</w:delText>
              </w:r>
              <w:r w:rsidRPr="007A4AFC" w:rsidDel="00803A8B">
                <w:rPr>
                  <w:color w:val="000000" w:themeColor="text1"/>
                  <w:spacing w:val="2"/>
                  <w:w w:val="103"/>
                  <w:lang w:val="fr-ML"/>
                  <w:rPrChange w:id="3401" w:author="Dr Mamadou SANOGO" w:date="2023-10-25T18:15:00Z">
                    <w:rPr>
                      <w:spacing w:val="2"/>
                      <w:w w:val="103"/>
                      <w:lang w:val="fr-ML"/>
                    </w:rPr>
                  </w:rPrChange>
                </w:rPr>
                <w:delText>n</w:delText>
              </w:r>
              <w:r w:rsidRPr="007A4AFC" w:rsidDel="00803A8B">
                <w:rPr>
                  <w:color w:val="000000" w:themeColor="text1"/>
                  <w:w w:val="103"/>
                  <w:lang w:val="fr-ML"/>
                  <w:rPrChange w:id="3402" w:author="Dr Mamadou SANOGO" w:date="2023-10-25T18:15:00Z">
                    <w:rPr>
                      <w:w w:val="103"/>
                      <w:lang w:val="fr-ML"/>
                    </w:rPr>
                  </w:rPrChange>
                </w:rPr>
                <w:delText xml:space="preserve">t </w:delText>
              </w:r>
              <w:r w:rsidRPr="007A4AFC" w:rsidDel="00803A8B">
                <w:rPr>
                  <w:color w:val="000000" w:themeColor="text1"/>
                  <w:spacing w:val="2"/>
                  <w:lang w:val="fr-ML"/>
                  <w:rPrChange w:id="3403" w:author="Dr Mamadou SANOGO" w:date="2023-10-25T18:15:00Z">
                    <w:rPr>
                      <w:spacing w:val="2"/>
                      <w:lang w:val="fr-ML"/>
                    </w:rPr>
                  </w:rPrChange>
                </w:rPr>
                <w:delText>d</w:delText>
              </w:r>
              <w:r w:rsidRPr="007A4AFC" w:rsidDel="00803A8B">
                <w:rPr>
                  <w:color w:val="000000" w:themeColor="text1"/>
                  <w:lang w:val="fr-ML"/>
                  <w:rPrChange w:id="3404" w:author="Dr Mamadou SANOGO" w:date="2023-10-25T18:15:00Z">
                    <w:rPr>
                      <w:lang w:val="fr-ML"/>
                    </w:rPr>
                  </w:rPrChange>
                </w:rPr>
                <w:delText>u</w:delText>
              </w:r>
              <w:r w:rsidRPr="007A4AFC" w:rsidDel="00803A8B">
                <w:rPr>
                  <w:color w:val="000000" w:themeColor="text1"/>
                  <w:spacing w:val="10"/>
                  <w:lang w:val="fr-ML"/>
                  <w:rPrChange w:id="3405" w:author="Dr Mamadou SANOGO" w:date="2023-10-25T18:15:00Z">
                    <w:rPr>
                      <w:spacing w:val="10"/>
                      <w:lang w:val="fr-ML"/>
                    </w:rPr>
                  </w:rPrChange>
                </w:rPr>
                <w:delText xml:space="preserve"> </w:delText>
              </w:r>
              <w:r w:rsidRPr="007A4AFC" w:rsidDel="00803A8B">
                <w:rPr>
                  <w:color w:val="000000" w:themeColor="text1"/>
                  <w:spacing w:val="1"/>
                  <w:w w:val="103"/>
                  <w:lang w:val="fr-ML"/>
                  <w:rPrChange w:id="3406" w:author="Dr Mamadou SANOGO" w:date="2023-10-25T18:15:00Z">
                    <w:rPr>
                      <w:spacing w:val="1"/>
                      <w:w w:val="103"/>
                      <w:lang w:val="fr-ML"/>
                    </w:rPr>
                  </w:rPrChange>
                </w:rPr>
                <w:delText>c</w:delText>
              </w:r>
              <w:r w:rsidRPr="007A4AFC" w:rsidDel="00803A8B">
                <w:rPr>
                  <w:color w:val="000000" w:themeColor="text1"/>
                  <w:spacing w:val="2"/>
                  <w:w w:val="103"/>
                  <w:lang w:val="fr-ML"/>
                  <w:rPrChange w:id="3407" w:author="Dr Mamadou SANOGO" w:date="2023-10-25T18:15:00Z">
                    <w:rPr>
                      <w:spacing w:val="2"/>
                      <w:w w:val="103"/>
                      <w:lang w:val="fr-ML"/>
                    </w:rPr>
                  </w:rPrChange>
                </w:rPr>
                <w:delText>u</w:delText>
              </w:r>
              <w:r w:rsidRPr="007A4AFC" w:rsidDel="00803A8B">
                <w:rPr>
                  <w:color w:val="000000" w:themeColor="text1"/>
                  <w:spacing w:val="1"/>
                  <w:w w:val="103"/>
                  <w:lang w:val="fr-ML"/>
                  <w:rPrChange w:id="3408" w:author="Dr Mamadou SANOGO" w:date="2023-10-25T18:15:00Z">
                    <w:rPr>
                      <w:spacing w:val="1"/>
                      <w:w w:val="103"/>
                      <w:lang w:val="fr-ML"/>
                    </w:rPr>
                  </w:rPrChange>
                </w:rPr>
                <w:delText>rs</w:delText>
              </w:r>
              <w:r w:rsidRPr="007A4AFC" w:rsidDel="00803A8B">
                <w:rPr>
                  <w:color w:val="000000" w:themeColor="text1"/>
                  <w:spacing w:val="2"/>
                  <w:w w:val="103"/>
                  <w:lang w:val="fr-ML"/>
                  <w:rPrChange w:id="3409" w:author="Dr Mamadou SANOGO" w:date="2023-10-25T18:15:00Z">
                    <w:rPr>
                      <w:spacing w:val="2"/>
                      <w:w w:val="103"/>
                      <w:lang w:val="fr-ML"/>
                    </w:rPr>
                  </w:rPrChange>
                </w:rPr>
                <w:delText xml:space="preserve">us </w:delText>
              </w:r>
              <w:r w:rsidRPr="007A4AFC" w:rsidDel="00803A8B">
                <w:rPr>
                  <w:color w:val="000000" w:themeColor="text1"/>
                  <w:spacing w:val="1"/>
                  <w:lang w:val="fr-ML"/>
                  <w:rPrChange w:id="3410" w:author="Dr Mamadou SANOGO" w:date="2023-10-25T18:15:00Z">
                    <w:rPr>
                      <w:spacing w:val="1"/>
                      <w:lang w:val="fr-ML"/>
                    </w:rPr>
                  </w:rPrChange>
                </w:rPr>
                <w:delText>e</w:delText>
              </w:r>
              <w:r w:rsidRPr="007A4AFC" w:rsidDel="00803A8B">
                <w:rPr>
                  <w:color w:val="000000" w:themeColor="text1"/>
                  <w:lang w:val="fr-ML"/>
                  <w:rPrChange w:id="3411" w:author="Dr Mamadou SANOGO" w:date="2023-10-25T18:15:00Z">
                    <w:rPr>
                      <w:lang w:val="fr-ML"/>
                    </w:rPr>
                  </w:rPrChange>
                </w:rPr>
                <w:delText>t</w:delText>
              </w:r>
              <w:r w:rsidRPr="007A4AFC" w:rsidDel="00803A8B">
                <w:rPr>
                  <w:color w:val="000000" w:themeColor="text1"/>
                  <w:spacing w:val="7"/>
                  <w:lang w:val="fr-ML"/>
                  <w:rPrChange w:id="3412" w:author="Dr Mamadou SANOGO" w:date="2023-10-25T18:15:00Z">
                    <w:rPr>
                      <w:spacing w:val="7"/>
                      <w:lang w:val="fr-ML"/>
                    </w:rPr>
                  </w:rPrChange>
                </w:rPr>
                <w:delText xml:space="preserve"> </w:delText>
              </w:r>
              <w:r w:rsidRPr="007A4AFC" w:rsidDel="00803A8B">
                <w:rPr>
                  <w:color w:val="000000" w:themeColor="text1"/>
                  <w:spacing w:val="1"/>
                  <w:w w:val="103"/>
                  <w:lang w:val="fr-ML"/>
                  <w:rPrChange w:id="3413" w:author="Dr Mamadou SANOGO" w:date="2023-10-25T18:15:00Z">
                    <w:rPr>
                      <w:spacing w:val="1"/>
                      <w:w w:val="103"/>
                      <w:lang w:val="fr-ML"/>
                    </w:rPr>
                  </w:rPrChange>
                </w:rPr>
                <w:delText>a</w:delText>
              </w:r>
              <w:r w:rsidRPr="007A4AFC" w:rsidDel="00803A8B">
                <w:rPr>
                  <w:color w:val="000000" w:themeColor="text1"/>
                  <w:spacing w:val="2"/>
                  <w:w w:val="103"/>
                  <w:lang w:val="fr-ML"/>
                  <w:rPrChange w:id="3414" w:author="Dr Mamadou SANOGO" w:date="2023-10-25T18:15:00Z">
                    <w:rPr>
                      <w:spacing w:val="2"/>
                      <w:w w:val="103"/>
                      <w:lang w:val="fr-ML"/>
                    </w:rPr>
                  </w:rPrChange>
                </w:rPr>
                <w:delText>pp</w:delText>
              </w:r>
              <w:r w:rsidRPr="007A4AFC" w:rsidDel="00803A8B">
                <w:rPr>
                  <w:color w:val="000000" w:themeColor="text1"/>
                  <w:spacing w:val="1"/>
                  <w:w w:val="103"/>
                  <w:lang w:val="fr-ML"/>
                  <w:rPrChange w:id="3415" w:author="Dr Mamadou SANOGO" w:date="2023-10-25T18:15:00Z">
                    <w:rPr>
                      <w:spacing w:val="1"/>
                      <w:w w:val="103"/>
                      <w:lang w:val="fr-ML"/>
                    </w:rPr>
                  </w:rPrChange>
                </w:rPr>
                <w:delText>r</w:delText>
              </w:r>
              <w:r w:rsidRPr="007A4AFC" w:rsidDel="00803A8B">
                <w:rPr>
                  <w:color w:val="000000" w:themeColor="text1"/>
                  <w:spacing w:val="2"/>
                  <w:w w:val="103"/>
                  <w:lang w:val="fr-ML"/>
                  <w:rPrChange w:id="3416" w:author="Dr Mamadou SANOGO" w:date="2023-10-25T18:15:00Z">
                    <w:rPr>
                      <w:spacing w:val="2"/>
                      <w:w w:val="103"/>
                      <w:lang w:val="fr-ML"/>
                    </w:rPr>
                  </w:rPrChange>
                </w:rPr>
                <w:delText>o</w:delText>
              </w:r>
              <w:r w:rsidRPr="007A4AFC" w:rsidDel="00803A8B">
                <w:rPr>
                  <w:color w:val="000000" w:themeColor="text1"/>
                  <w:spacing w:val="1"/>
                  <w:w w:val="103"/>
                  <w:lang w:val="fr-ML"/>
                  <w:rPrChange w:id="3417" w:author="Dr Mamadou SANOGO" w:date="2023-10-25T18:15:00Z">
                    <w:rPr>
                      <w:spacing w:val="1"/>
                      <w:w w:val="103"/>
                      <w:lang w:val="fr-ML"/>
                    </w:rPr>
                  </w:rPrChange>
                </w:rPr>
                <w:delText>c</w:delText>
              </w:r>
              <w:r w:rsidRPr="007A4AFC" w:rsidDel="00803A8B">
                <w:rPr>
                  <w:color w:val="000000" w:themeColor="text1"/>
                  <w:spacing w:val="2"/>
                  <w:w w:val="103"/>
                  <w:lang w:val="fr-ML"/>
                  <w:rPrChange w:id="3418" w:author="Dr Mamadou SANOGO" w:date="2023-10-25T18:15:00Z">
                    <w:rPr>
                      <w:spacing w:val="2"/>
                      <w:w w:val="103"/>
                      <w:lang w:val="fr-ML"/>
                    </w:rPr>
                  </w:rPrChange>
                </w:rPr>
                <w:delText>h</w:delText>
              </w:r>
              <w:r w:rsidRPr="007A4AFC" w:rsidDel="00803A8B">
                <w:rPr>
                  <w:color w:val="000000" w:themeColor="text1"/>
                  <w:spacing w:val="1"/>
                  <w:w w:val="103"/>
                  <w:lang w:val="fr-ML"/>
                  <w:rPrChange w:id="3419" w:author="Dr Mamadou SANOGO" w:date="2023-10-25T18:15:00Z">
                    <w:rPr>
                      <w:spacing w:val="1"/>
                      <w:w w:val="103"/>
                      <w:lang w:val="fr-ML"/>
                    </w:rPr>
                  </w:rPrChange>
                </w:rPr>
                <w:delText xml:space="preserve">es </w:delText>
              </w:r>
              <w:r w:rsidRPr="007A4AFC" w:rsidDel="00803A8B">
                <w:rPr>
                  <w:color w:val="000000" w:themeColor="text1"/>
                  <w:spacing w:val="2"/>
                  <w:w w:val="103"/>
                  <w:lang w:val="fr-ML"/>
                  <w:rPrChange w:id="3420" w:author="Dr Mamadou SANOGO" w:date="2023-10-25T18:15:00Z">
                    <w:rPr>
                      <w:spacing w:val="2"/>
                      <w:w w:val="103"/>
                      <w:lang w:val="fr-ML"/>
                    </w:rPr>
                  </w:rPrChange>
                </w:rPr>
                <w:delText>p</w:delText>
              </w:r>
              <w:r w:rsidRPr="007A4AFC" w:rsidDel="00803A8B">
                <w:rPr>
                  <w:color w:val="000000" w:themeColor="text1"/>
                  <w:spacing w:val="1"/>
                  <w:w w:val="103"/>
                  <w:lang w:val="fr-ML"/>
                  <w:rPrChange w:id="3421" w:author="Dr Mamadou SANOGO" w:date="2023-10-25T18:15:00Z">
                    <w:rPr>
                      <w:spacing w:val="1"/>
                      <w:w w:val="103"/>
                      <w:lang w:val="fr-ML"/>
                    </w:rPr>
                  </w:rPrChange>
                </w:rPr>
                <w:delText>é</w:delText>
              </w:r>
              <w:r w:rsidRPr="007A4AFC" w:rsidDel="00803A8B">
                <w:rPr>
                  <w:color w:val="000000" w:themeColor="text1"/>
                  <w:spacing w:val="2"/>
                  <w:w w:val="103"/>
                  <w:lang w:val="fr-ML"/>
                  <w:rPrChange w:id="3422" w:author="Dr Mamadou SANOGO" w:date="2023-10-25T18:15:00Z">
                    <w:rPr>
                      <w:spacing w:val="2"/>
                      <w:w w:val="103"/>
                      <w:lang w:val="fr-ML"/>
                    </w:rPr>
                  </w:rPrChange>
                </w:rPr>
                <w:delText>d</w:delText>
              </w:r>
              <w:r w:rsidRPr="007A4AFC" w:rsidDel="00803A8B">
                <w:rPr>
                  <w:color w:val="000000" w:themeColor="text1"/>
                  <w:spacing w:val="1"/>
                  <w:w w:val="103"/>
                  <w:lang w:val="fr-ML"/>
                  <w:rPrChange w:id="3423" w:author="Dr Mamadou SANOGO" w:date="2023-10-25T18:15:00Z">
                    <w:rPr>
                      <w:spacing w:val="1"/>
                      <w:w w:val="103"/>
                      <w:lang w:val="fr-ML"/>
                    </w:rPr>
                  </w:rPrChange>
                </w:rPr>
                <w:delText>a</w:delText>
              </w:r>
              <w:r w:rsidRPr="007A4AFC" w:rsidDel="00803A8B">
                <w:rPr>
                  <w:color w:val="000000" w:themeColor="text1"/>
                  <w:spacing w:val="2"/>
                  <w:w w:val="103"/>
                  <w:lang w:val="fr-ML"/>
                  <w:rPrChange w:id="3424" w:author="Dr Mamadou SANOGO" w:date="2023-10-25T18:15:00Z">
                    <w:rPr>
                      <w:spacing w:val="2"/>
                      <w:w w:val="103"/>
                      <w:lang w:val="fr-ML"/>
                    </w:rPr>
                  </w:rPrChange>
                </w:rPr>
                <w:delText>gog</w:delText>
              </w:r>
              <w:r w:rsidRPr="007A4AFC" w:rsidDel="00803A8B">
                <w:rPr>
                  <w:color w:val="000000" w:themeColor="text1"/>
                  <w:spacing w:val="1"/>
                  <w:w w:val="103"/>
                  <w:lang w:val="fr-ML"/>
                  <w:rPrChange w:id="3425" w:author="Dr Mamadou SANOGO" w:date="2023-10-25T18:15:00Z">
                    <w:rPr>
                      <w:spacing w:val="1"/>
                      <w:w w:val="103"/>
                      <w:lang w:val="fr-ML"/>
                    </w:rPr>
                  </w:rPrChange>
                </w:rPr>
                <w:delText>i</w:delText>
              </w:r>
              <w:r w:rsidRPr="007A4AFC" w:rsidDel="00803A8B">
                <w:rPr>
                  <w:color w:val="000000" w:themeColor="text1"/>
                  <w:spacing w:val="2"/>
                  <w:w w:val="103"/>
                  <w:lang w:val="fr-ML"/>
                  <w:rPrChange w:id="3426" w:author="Dr Mamadou SANOGO" w:date="2023-10-25T18:15:00Z">
                    <w:rPr>
                      <w:spacing w:val="2"/>
                      <w:w w:val="103"/>
                      <w:lang w:val="fr-ML"/>
                    </w:rPr>
                  </w:rPrChange>
                </w:rPr>
                <w:delText>qu</w:delText>
              </w:r>
              <w:r w:rsidRPr="007A4AFC" w:rsidDel="00803A8B">
                <w:rPr>
                  <w:color w:val="000000" w:themeColor="text1"/>
                  <w:spacing w:val="1"/>
                  <w:w w:val="103"/>
                  <w:lang w:val="fr-ML"/>
                  <w:rPrChange w:id="3427" w:author="Dr Mamadou SANOGO" w:date="2023-10-25T18:15:00Z">
                    <w:rPr>
                      <w:spacing w:val="1"/>
                      <w:w w:val="103"/>
                      <w:lang w:val="fr-ML"/>
                    </w:rPr>
                  </w:rPrChange>
                </w:rPr>
                <w:delText>e</w:delText>
              </w:r>
              <w:r w:rsidRPr="007A4AFC" w:rsidDel="00803A8B">
                <w:rPr>
                  <w:color w:val="000000" w:themeColor="text1"/>
                  <w:w w:val="103"/>
                  <w:lang w:val="fr-ML"/>
                  <w:rPrChange w:id="3428" w:author="Dr Mamadou SANOGO" w:date="2023-10-25T18:15:00Z">
                    <w:rPr>
                      <w:w w:val="103"/>
                      <w:lang w:val="fr-ML"/>
                    </w:rPr>
                  </w:rPrChange>
                </w:rPr>
                <w:delText>s</w:delText>
              </w:r>
            </w:del>
          </w:p>
        </w:tc>
        <w:tc>
          <w:tcPr>
            <w:tcW w:w="3996" w:type="dxa"/>
            <w:tcBorders>
              <w:top w:val="single" w:sz="4" w:space="0" w:color="000000"/>
              <w:left w:val="single" w:sz="4" w:space="0" w:color="000000"/>
              <w:bottom w:val="single" w:sz="4" w:space="0" w:color="000000"/>
              <w:right w:val="single" w:sz="4" w:space="0" w:color="000000"/>
            </w:tcBorders>
            <w:vAlign w:val="center"/>
            <w:tcPrChange w:id="3429"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vAlign w:val="center"/>
              </w:tcPr>
            </w:tcPrChange>
          </w:tcPr>
          <w:p w14:paraId="66892D7A" w14:textId="7921838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0" w:author="Dr Mamadou SANOGO" w:date="2023-10-27T22:52:00Z"/>
                <w:color w:val="000000" w:themeColor="text1"/>
                <w:spacing w:val="2"/>
                <w:lang w:val="fr-ML"/>
                <w:rPrChange w:id="3431" w:author="Dr Mamadou SANOGO" w:date="2023-10-25T18:15:00Z">
                  <w:rPr>
                    <w:del w:id="3432" w:author="Dr Mamadou SANOGO" w:date="2023-10-27T22:52:00Z"/>
                    <w:spacing w:val="2"/>
                    <w:lang w:val="fr-ML"/>
                  </w:rPr>
                </w:rPrChange>
              </w:rPr>
            </w:pPr>
            <w:del w:id="3433" w:author="Dr Mamadou SANOGO" w:date="2023-10-27T22:52:00Z">
              <w:r w:rsidRPr="007A4AFC" w:rsidDel="00803A8B">
                <w:rPr>
                  <w:color w:val="000000" w:themeColor="text1"/>
                  <w:spacing w:val="2"/>
                  <w:lang w:val="fr-ML"/>
                  <w:rPrChange w:id="3434" w:author="Dr Mamadou SANOGO" w:date="2023-10-25T18:15:00Z">
                    <w:rPr>
                      <w:spacing w:val="2"/>
                      <w:lang w:val="fr-ML"/>
                    </w:rPr>
                  </w:rPrChange>
                </w:rPr>
                <w:delText>Disponibilité de l’information sur le cursus</w:delText>
              </w:r>
            </w:del>
          </w:p>
          <w:p w14:paraId="37A27D42" w14:textId="5972EE56"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5" w:author="Dr Mamadou SANOGO" w:date="2023-10-27T22:52:00Z"/>
                <w:color w:val="000000" w:themeColor="text1"/>
                <w:spacing w:val="2"/>
                <w:lang w:val="fr-ML"/>
                <w:rPrChange w:id="3436" w:author="Dr Mamadou SANOGO" w:date="2023-10-25T18:15:00Z">
                  <w:rPr>
                    <w:del w:id="3437" w:author="Dr Mamadou SANOGO" w:date="2023-10-27T22:52:00Z"/>
                    <w:spacing w:val="2"/>
                    <w:lang w:val="fr-ML"/>
                  </w:rPr>
                </w:rPrChange>
              </w:rPr>
            </w:pPr>
            <w:del w:id="3438" w:author="Dr Mamadou SANOGO" w:date="2023-10-27T22:52:00Z">
              <w:r w:rsidRPr="007A4AFC" w:rsidDel="00803A8B">
                <w:rPr>
                  <w:color w:val="000000" w:themeColor="text1"/>
                  <w:spacing w:val="2"/>
                  <w:lang w:val="fr-ML"/>
                  <w:rPrChange w:id="3439" w:author="Dr Mamadou SANOGO" w:date="2023-10-25T18:15:00Z">
                    <w:rPr>
                      <w:spacing w:val="2"/>
                      <w:lang w:val="fr-ML"/>
                    </w:rPr>
                  </w:rPrChange>
                </w:rPr>
                <w:delText xml:space="preserve"> Ouverture de l’école à l’innovation pédagogique</w:delText>
              </w:r>
            </w:del>
          </w:p>
        </w:tc>
        <w:tc>
          <w:tcPr>
            <w:tcW w:w="3969" w:type="dxa"/>
            <w:tcBorders>
              <w:top w:val="single" w:sz="4" w:space="0" w:color="000000"/>
              <w:left w:val="single" w:sz="4" w:space="0" w:color="000000"/>
              <w:bottom w:val="single" w:sz="4" w:space="0" w:color="000000"/>
              <w:right w:val="single" w:sz="4" w:space="0" w:color="000000"/>
            </w:tcBorders>
            <w:tcPrChange w:id="344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6FAC21F1" w14:textId="13B0AA0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41" w:author="Dr Mamadou SANOGO" w:date="2023-10-27T22:52:00Z"/>
                <w:color w:val="000000" w:themeColor="text1"/>
                <w:spacing w:val="2"/>
                <w:lang w:val="fr-ML"/>
                <w:rPrChange w:id="3442" w:author="Dr Mamadou SANOGO" w:date="2023-10-25T18:15:00Z">
                  <w:rPr>
                    <w:del w:id="3443" w:author="Dr Mamadou SANOGO" w:date="2023-10-27T22:52:00Z"/>
                    <w:spacing w:val="2"/>
                    <w:lang w:val="fr-ML"/>
                  </w:rPr>
                </w:rPrChange>
              </w:rPr>
            </w:pPr>
            <w:del w:id="3444" w:author="Dr Mamadou SANOGO" w:date="2023-10-27T22:52:00Z">
              <w:r w:rsidRPr="007A4AFC" w:rsidDel="00803A8B">
                <w:rPr>
                  <w:color w:val="000000" w:themeColor="text1"/>
                  <w:spacing w:val="2"/>
                  <w:lang w:val="fr-ML"/>
                  <w:rPrChange w:id="3445" w:author="Dr Mamadou SANOGO" w:date="2023-10-25T18:15:00Z">
                    <w:rPr>
                      <w:spacing w:val="2"/>
                      <w:lang w:val="fr-ML"/>
                    </w:rPr>
                  </w:rPrChange>
                </w:rPr>
                <w:delText>Manque information sur la possibilité de préparer l</w:delText>
              </w:r>
            </w:del>
            <w:del w:id="3446" w:author="Dr Mamadou SANOGO" w:date="2023-10-27T21:08:00Z">
              <w:r w:rsidRPr="007A4AFC" w:rsidDel="00B77272">
                <w:rPr>
                  <w:color w:val="000000" w:themeColor="text1"/>
                  <w:spacing w:val="2"/>
                  <w:lang w:val="fr-ML"/>
                  <w:rPrChange w:id="3447" w:author="Dr Mamadou SANOGO" w:date="2023-10-25T18:15:00Z">
                    <w:rPr>
                      <w:spacing w:val="2"/>
                      <w:lang w:val="fr-ML"/>
                    </w:rPr>
                  </w:rPrChange>
                </w:rPr>
                <w:delText>e</w:delText>
              </w:r>
            </w:del>
            <w:del w:id="3448" w:author="Dr Mamadou SANOGO" w:date="2023-10-27T22:52:00Z">
              <w:r w:rsidRPr="007A4AFC" w:rsidDel="00803A8B">
                <w:rPr>
                  <w:color w:val="000000" w:themeColor="text1"/>
                  <w:spacing w:val="2"/>
                  <w:lang w:val="fr-ML"/>
                  <w:rPrChange w:id="3449" w:author="Dr Mamadou SANOGO" w:date="2023-10-25T18:15:00Z">
                    <w:rPr>
                      <w:spacing w:val="2"/>
                      <w:lang w:val="fr-ML"/>
                    </w:rPr>
                  </w:rPrChange>
                </w:rPr>
                <w:delText xml:space="preserve"> </w:delText>
              </w:r>
            </w:del>
            <w:del w:id="3450" w:author="Dr Mamadou SANOGO" w:date="2023-10-27T21:08:00Z">
              <w:r w:rsidRPr="007A4AFC" w:rsidDel="00B77272">
                <w:rPr>
                  <w:color w:val="000000" w:themeColor="text1"/>
                  <w:spacing w:val="2"/>
                  <w:lang w:val="fr-ML"/>
                  <w:rPrChange w:id="3451" w:author="Dr Mamadou SANOGO" w:date="2023-10-25T18:15:00Z">
                    <w:rPr>
                      <w:spacing w:val="2"/>
                      <w:lang w:val="fr-ML"/>
                    </w:rPr>
                  </w:rPrChange>
                </w:rPr>
                <w:delText>Master</w:delText>
              </w:r>
            </w:del>
            <w:del w:id="3452" w:author="Dr Mamadou SANOGO" w:date="2023-10-27T22:52:00Z">
              <w:r w:rsidRPr="007A4AFC" w:rsidDel="00803A8B">
                <w:rPr>
                  <w:color w:val="000000" w:themeColor="text1"/>
                  <w:spacing w:val="2"/>
                  <w:lang w:val="fr-ML"/>
                  <w:rPrChange w:id="3453" w:author="Dr Mamadou SANOGO" w:date="2023-10-25T18:15:00Z">
                    <w:rPr>
                      <w:spacing w:val="2"/>
                      <w:lang w:val="fr-ML"/>
                    </w:rPr>
                  </w:rPrChange>
                </w:rPr>
                <w:delText xml:space="preserve"> en </w:delText>
              </w:r>
            </w:del>
            <w:del w:id="3454" w:author="Dr Mamadou SANOGO" w:date="2023-10-26T13:33:00Z">
              <w:r w:rsidRPr="007A4AFC" w:rsidDel="003A18E5">
                <w:rPr>
                  <w:color w:val="000000" w:themeColor="text1"/>
                  <w:spacing w:val="2"/>
                  <w:lang w:val="fr-ML"/>
                  <w:rPrChange w:id="3455" w:author="Dr Mamadou SANOGO" w:date="2023-10-25T18:15:00Z">
                    <w:rPr>
                      <w:spacing w:val="2"/>
                      <w:lang w:val="fr-ML"/>
                    </w:rPr>
                  </w:rPrChange>
                </w:rPr>
                <w:delText xml:space="preserve">épidémiologie </w:delText>
              </w:r>
            </w:del>
            <w:del w:id="3456" w:author="Dr Mamadou SANOGO" w:date="2023-10-27T22:52:00Z">
              <w:r w:rsidRPr="007A4AFC" w:rsidDel="00803A8B">
                <w:rPr>
                  <w:color w:val="000000" w:themeColor="text1"/>
                  <w:spacing w:val="2"/>
                  <w:lang w:val="fr-ML"/>
                  <w:rPrChange w:id="3457" w:author="Dr Mamadou SANOGO" w:date="2023-10-25T18:15:00Z">
                    <w:rPr>
                      <w:spacing w:val="2"/>
                      <w:lang w:val="fr-ML"/>
                    </w:rPr>
                  </w:rPrChange>
                </w:rPr>
                <w:delText>à temps partiel</w:delText>
              </w:r>
            </w:del>
          </w:p>
          <w:p w14:paraId="399F1A01" w14:textId="51E9A4B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58" w:author="Dr Mamadou SANOGO" w:date="2023-10-27T22:52:00Z"/>
                <w:color w:val="000000" w:themeColor="text1"/>
                <w:spacing w:val="2"/>
                <w:lang w:val="fr-ML"/>
                <w:rPrChange w:id="3459" w:author="Dr Mamadou SANOGO" w:date="2023-10-25T18:15:00Z">
                  <w:rPr>
                    <w:del w:id="3460" w:author="Dr Mamadou SANOGO" w:date="2023-10-27T22:52:00Z"/>
                    <w:spacing w:val="2"/>
                    <w:lang w:val="fr-ML"/>
                  </w:rPr>
                </w:rPrChange>
              </w:rPr>
            </w:pPr>
            <w:del w:id="3461" w:author="Dr Mamadou SANOGO" w:date="2023-10-27T22:52:00Z">
              <w:r w:rsidRPr="007A4AFC" w:rsidDel="00803A8B">
                <w:rPr>
                  <w:color w:val="000000" w:themeColor="text1"/>
                  <w:spacing w:val="2"/>
                  <w:lang w:val="fr-ML"/>
                  <w:rPrChange w:id="3462" w:author="Dr Mamadou SANOGO" w:date="2023-10-25T18:15:00Z">
                    <w:rPr>
                      <w:spacing w:val="2"/>
                      <w:lang w:val="fr-ML"/>
                    </w:rPr>
                  </w:rPrChange>
                </w:rPr>
                <w:delText>Répartition inadéquate des enseignements entre les semestres</w:delText>
              </w:r>
            </w:del>
          </w:p>
          <w:p w14:paraId="27B57128" w14:textId="4022C02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3" w:author="Dr Mamadou SANOGO" w:date="2023-10-27T22:52:00Z"/>
                <w:color w:val="000000" w:themeColor="text1"/>
                <w:spacing w:val="2"/>
                <w:lang w:val="fr-ML"/>
                <w:rPrChange w:id="3464" w:author="Dr Mamadou SANOGO" w:date="2023-10-25T18:15:00Z">
                  <w:rPr>
                    <w:del w:id="3465" w:author="Dr Mamadou SANOGO" w:date="2023-10-27T22:52:00Z"/>
                    <w:spacing w:val="2"/>
                    <w:lang w:val="fr-ML"/>
                  </w:rPr>
                </w:rPrChange>
              </w:rPr>
            </w:pPr>
            <w:del w:id="3466" w:author="Dr Mamadou SANOGO" w:date="2023-10-27T22:52:00Z">
              <w:r w:rsidRPr="007A4AFC" w:rsidDel="00803A8B">
                <w:rPr>
                  <w:color w:val="000000" w:themeColor="text1"/>
                  <w:spacing w:val="2"/>
                  <w:lang w:val="fr-ML"/>
                  <w:rPrChange w:id="3467" w:author="Dr Mamadou SANOGO" w:date="2023-10-25T18:15:00Z">
                    <w:rPr>
                      <w:spacing w:val="2"/>
                      <w:lang w:val="fr-ML"/>
                    </w:rPr>
                  </w:rPrChange>
                </w:rPr>
                <w:delText>Inefficience de l’atelier des mémorants</w:delText>
              </w:r>
            </w:del>
          </w:p>
          <w:p w14:paraId="76C2C85F" w14:textId="16F9FE1A"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8" w:author="Dr Mamadou SANOGO" w:date="2023-10-27T22:52:00Z"/>
                <w:color w:val="000000" w:themeColor="text1"/>
                <w:spacing w:val="2"/>
                <w:lang w:val="fr-ML"/>
                <w:rPrChange w:id="3469" w:author="Dr Mamadou SANOGO" w:date="2023-10-25T18:15:00Z">
                  <w:rPr>
                    <w:del w:id="3470" w:author="Dr Mamadou SANOGO" w:date="2023-10-27T22:52:00Z"/>
                    <w:spacing w:val="2"/>
                    <w:lang w:val="fr-ML"/>
                  </w:rPr>
                </w:rPrChange>
              </w:rPr>
            </w:pPr>
            <w:del w:id="3471" w:author="Dr Mamadou SANOGO" w:date="2023-10-27T22:52:00Z">
              <w:r w:rsidRPr="007A4AFC" w:rsidDel="00803A8B">
                <w:rPr>
                  <w:color w:val="000000" w:themeColor="text1"/>
                  <w:spacing w:val="2"/>
                  <w:lang w:val="fr-ML"/>
                  <w:rPrChange w:id="3472" w:author="Dr Mamadou SANOGO" w:date="2023-10-25T18:15:00Z">
                    <w:rPr>
                      <w:spacing w:val="2"/>
                      <w:lang w:val="fr-ML"/>
                    </w:rPr>
                  </w:rPrChange>
                </w:rPr>
                <w:delText>Répartition déséquilibrée de la direction des mémoires- entre les orientations et enseignants</w:delText>
              </w:r>
            </w:del>
          </w:p>
        </w:tc>
      </w:tr>
      <w:tr w:rsidR="007A4AFC" w:rsidRPr="007A4AFC" w:rsidDel="00803A8B" w14:paraId="612F92C1" w14:textId="1056503A" w:rsidTr="006778CD">
        <w:trPr>
          <w:trHeight w:val="20"/>
          <w:del w:id="3473" w:author="Dr Mamadou SANOGO" w:date="2023-10-27T22:52:00Z"/>
          <w:trPrChange w:id="347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47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40A0B3DA" w14:textId="07012423" w:rsidR="00643698" w:rsidRPr="007A4AFC" w:rsidDel="00803A8B" w:rsidRDefault="00643698" w:rsidP="00646F4C">
            <w:pPr>
              <w:widowControl w:val="0"/>
              <w:autoSpaceDE w:val="0"/>
              <w:autoSpaceDN w:val="0"/>
              <w:adjustRightInd w:val="0"/>
              <w:spacing w:line="240" w:lineRule="auto"/>
              <w:ind w:left="100" w:right="279"/>
              <w:rPr>
                <w:del w:id="3476" w:author="Dr Mamadou SANOGO" w:date="2023-10-27T22:52:00Z"/>
                <w:color w:val="000000" w:themeColor="text1"/>
                <w:lang w:val="fr-ML"/>
                <w:rPrChange w:id="3477" w:author="Dr Mamadou SANOGO" w:date="2023-10-25T18:15:00Z">
                  <w:rPr>
                    <w:del w:id="3478" w:author="Dr Mamadou SANOGO" w:date="2023-10-27T22:52:00Z"/>
                    <w:lang w:val="fr-ML"/>
                  </w:rPr>
                </w:rPrChange>
              </w:rPr>
            </w:pPr>
            <w:del w:id="3479" w:author="Dr Mamadou SANOGO" w:date="2023-10-27T22:52:00Z">
              <w:r w:rsidRPr="007A4AFC" w:rsidDel="00803A8B">
                <w:rPr>
                  <w:color w:val="000000" w:themeColor="text1"/>
                  <w:spacing w:val="2"/>
                  <w:lang w:val="fr-ML"/>
                  <w:rPrChange w:id="3480" w:author="Dr Mamadou SANOGO" w:date="2023-10-25T18:15:00Z">
                    <w:rPr>
                      <w:spacing w:val="2"/>
                      <w:lang w:val="fr-ML"/>
                    </w:rPr>
                  </w:rPrChange>
                </w:rPr>
                <w:delText>R</w:delText>
              </w:r>
              <w:r w:rsidRPr="007A4AFC" w:rsidDel="00803A8B">
                <w:rPr>
                  <w:color w:val="000000" w:themeColor="text1"/>
                  <w:spacing w:val="1"/>
                  <w:lang w:val="fr-ML"/>
                  <w:rPrChange w:id="3481" w:author="Dr Mamadou SANOGO" w:date="2023-10-25T18:15:00Z">
                    <w:rPr>
                      <w:spacing w:val="1"/>
                      <w:lang w:val="fr-ML"/>
                    </w:rPr>
                  </w:rPrChange>
                </w:rPr>
                <w:delText>és</w:delText>
              </w:r>
              <w:r w:rsidRPr="007A4AFC" w:rsidDel="00803A8B">
                <w:rPr>
                  <w:color w:val="000000" w:themeColor="text1"/>
                  <w:spacing w:val="2"/>
                  <w:lang w:val="fr-ML"/>
                  <w:rPrChange w:id="3482" w:author="Dr Mamadou SANOGO" w:date="2023-10-25T18:15:00Z">
                    <w:rPr>
                      <w:spacing w:val="2"/>
                      <w:lang w:val="fr-ML"/>
                    </w:rPr>
                  </w:rPrChange>
                </w:rPr>
                <w:delText>u</w:delText>
              </w:r>
              <w:r w:rsidRPr="007A4AFC" w:rsidDel="00803A8B">
                <w:rPr>
                  <w:color w:val="000000" w:themeColor="text1"/>
                  <w:spacing w:val="1"/>
                  <w:lang w:val="fr-ML"/>
                  <w:rPrChange w:id="3483" w:author="Dr Mamadou SANOGO" w:date="2023-10-25T18:15:00Z">
                    <w:rPr>
                      <w:spacing w:val="1"/>
                      <w:lang w:val="fr-ML"/>
                    </w:rPr>
                  </w:rPrChange>
                </w:rPr>
                <w:delText>ltat</w:delText>
              </w:r>
              <w:r w:rsidRPr="007A4AFC" w:rsidDel="00803A8B">
                <w:rPr>
                  <w:color w:val="000000" w:themeColor="text1"/>
                  <w:lang w:val="fr-ML"/>
                  <w:rPrChange w:id="3484" w:author="Dr Mamadou SANOGO" w:date="2023-10-25T18:15:00Z">
                    <w:rPr>
                      <w:lang w:val="fr-ML"/>
                    </w:rPr>
                  </w:rPrChange>
                </w:rPr>
                <w:delText>s</w:delText>
              </w:r>
              <w:r w:rsidRPr="007A4AFC" w:rsidDel="00803A8B">
                <w:rPr>
                  <w:color w:val="000000" w:themeColor="text1"/>
                  <w:spacing w:val="25"/>
                  <w:lang w:val="fr-ML"/>
                  <w:rPrChange w:id="3485" w:author="Dr Mamadou SANOGO" w:date="2023-10-25T18:15:00Z">
                    <w:rPr>
                      <w:spacing w:val="25"/>
                      <w:lang w:val="fr-ML"/>
                    </w:rPr>
                  </w:rPrChange>
                </w:rPr>
                <w:delText xml:space="preserve"> </w:delText>
              </w:r>
              <w:r w:rsidRPr="007A4AFC" w:rsidDel="00803A8B">
                <w:rPr>
                  <w:color w:val="000000" w:themeColor="text1"/>
                  <w:spacing w:val="1"/>
                  <w:lang w:val="fr-ML"/>
                  <w:rPrChange w:id="3486" w:author="Dr Mamadou SANOGO" w:date="2023-10-25T18:15:00Z">
                    <w:rPr>
                      <w:spacing w:val="1"/>
                      <w:lang w:val="fr-ML"/>
                    </w:rPr>
                  </w:rPrChange>
                </w:rPr>
                <w:delText>e</w:delText>
              </w:r>
              <w:r w:rsidRPr="007A4AFC" w:rsidDel="00803A8B">
                <w:rPr>
                  <w:color w:val="000000" w:themeColor="text1"/>
                  <w:lang w:val="fr-ML"/>
                  <w:rPrChange w:id="3487" w:author="Dr Mamadou SANOGO" w:date="2023-10-25T18:15:00Z">
                    <w:rPr>
                      <w:lang w:val="fr-ML"/>
                    </w:rPr>
                  </w:rPrChange>
                </w:rPr>
                <w:delText>t</w:delText>
              </w:r>
              <w:r w:rsidRPr="007A4AFC" w:rsidDel="00803A8B">
                <w:rPr>
                  <w:color w:val="000000" w:themeColor="text1"/>
                  <w:spacing w:val="7"/>
                  <w:lang w:val="fr-ML"/>
                  <w:rPrChange w:id="3488" w:author="Dr Mamadou SANOGO" w:date="2023-10-25T18:15:00Z">
                    <w:rPr>
                      <w:spacing w:val="7"/>
                      <w:lang w:val="fr-ML"/>
                    </w:rPr>
                  </w:rPrChange>
                </w:rPr>
                <w:delText xml:space="preserve"> </w:delText>
              </w:r>
              <w:r w:rsidRPr="007A4AFC" w:rsidDel="00803A8B">
                <w:rPr>
                  <w:color w:val="000000" w:themeColor="text1"/>
                  <w:spacing w:val="1"/>
                  <w:w w:val="103"/>
                  <w:lang w:val="fr-ML"/>
                  <w:rPrChange w:id="3489" w:author="Dr Mamadou SANOGO" w:date="2023-10-25T18:15:00Z">
                    <w:rPr>
                      <w:spacing w:val="1"/>
                      <w:w w:val="103"/>
                      <w:lang w:val="fr-ML"/>
                    </w:rPr>
                  </w:rPrChange>
                </w:rPr>
                <w:delText>effet</w:delText>
              </w:r>
              <w:r w:rsidRPr="007A4AFC" w:rsidDel="00803A8B">
                <w:rPr>
                  <w:color w:val="000000" w:themeColor="text1"/>
                  <w:w w:val="103"/>
                  <w:lang w:val="fr-ML"/>
                  <w:rPrChange w:id="3490" w:author="Dr Mamadou SANOGO" w:date="2023-10-25T18:15:00Z">
                    <w:rPr>
                      <w:w w:val="103"/>
                      <w:lang w:val="fr-ML"/>
                    </w:rPr>
                  </w:rPrChange>
                </w:rPr>
                <w:delText xml:space="preserve">s </w:delText>
              </w:r>
              <w:r w:rsidRPr="007A4AFC" w:rsidDel="00803A8B">
                <w:rPr>
                  <w:color w:val="000000" w:themeColor="text1"/>
                  <w:spacing w:val="2"/>
                  <w:lang w:val="fr-ML"/>
                  <w:rPrChange w:id="3491" w:author="Dr Mamadou SANOGO" w:date="2023-10-25T18:15:00Z">
                    <w:rPr>
                      <w:spacing w:val="2"/>
                      <w:lang w:val="fr-ML"/>
                    </w:rPr>
                  </w:rPrChange>
                </w:rPr>
                <w:delText>d</w:delText>
              </w:r>
              <w:r w:rsidRPr="007A4AFC" w:rsidDel="00803A8B">
                <w:rPr>
                  <w:color w:val="000000" w:themeColor="text1"/>
                  <w:lang w:val="fr-ML"/>
                  <w:rPrChange w:id="3492" w:author="Dr Mamadou SANOGO" w:date="2023-10-25T18:15:00Z">
                    <w:rPr>
                      <w:lang w:val="fr-ML"/>
                    </w:rPr>
                  </w:rPrChange>
                </w:rPr>
                <w:delText>e</w:delText>
              </w:r>
              <w:r w:rsidRPr="007A4AFC" w:rsidDel="00803A8B">
                <w:rPr>
                  <w:color w:val="000000" w:themeColor="text1"/>
                  <w:spacing w:val="9"/>
                  <w:lang w:val="fr-ML"/>
                  <w:rPrChange w:id="3493" w:author="Dr Mamadou SANOGO" w:date="2023-10-25T18:15:00Z">
                    <w:rPr>
                      <w:spacing w:val="9"/>
                      <w:lang w:val="fr-ML"/>
                    </w:rPr>
                  </w:rPrChange>
                </w:rPr>
                <w:delText xml:space="preserve"> </w:delText>
              </w:r>
              <w:r w:rsidRPr="007A4AFC" w:rsidDel="00803A8B">
                <w:rPr>
                  <w:color w:val="000000" w:themeColor="text1"/>
                  <w:spacing w:val="1"/>
                  <w:lang w:val="fr-ML"/>
                  <w:rPrChange w:id="3494" w:author="Dr Mamadou SANOGO" w:date="2023-10-25T18:15:00Z">
                    <w:rPr>
                      <w:spacing w:val="1"/>
                      <w:lang w:val="fr-ML"/>
                    </w:rPr>
                  </w:rPrChange>
                </w:rPr>
                <w:delText>l</w:delText>
              </w:r>
              <w:r w:rsidRPr="007A4AFC" w:rsidDel="00803A8B">
                <w:rPr>
                  <w:color w:val="000000" w:themeColor="text1"/>
                  <w:lang w:val="fr-ML"/>
                  <w:rPrChange w:id="3495" w:author="Dr Mamadou SANOGO" w:date="2023-10-25T18:15:00Z">
                    <w:rPr>
                      <w:lang w:val="fr-ML"/>
                    </w:rPr>
                  </w:rPrChange>
                </w:rPr>
                <w:delText>a</w:delText>
              </w:r>
              <w:r w:rsidRPr="007A4AFC" w:rsidDel="00803A8B">
                <w:rPr>
                  <w:color w:val="000000" w:themeColor="text1"/>
                  <w:spacing w:val="8"/>
                  <w:lang w:val="fr-ML"/>
                  <w:rPrChange w:id="3496" w:author="Dr Mamadou SANOGO" w:date="2023-10-25T18:15:00Z">
                    <w:rPr>
                      <w:spacing w:val="8"/>
                      <w:lang w:val="fr-ML"/>
                    </w:rPr>
                  </w:rPrChange>
                </w:rPr>
                <w:delText xml:space="preserve"> </w:delText>
              </w:r>
              <w:r w:rsidRPr="007A4AFC" w:rsidDel="00803A8B">
                <w:rPr>
                  <w:color w:val="000000" w:themeColor="text1"/>
                  <w:spacing w:val="1"/>
                  <w:w w:val="103"/>
                  <w:lang w:val="fr-ML"/>
                  <w:rPrChange w:id="3497" w:author="Dr Mamadou SANOGO" w:date="2023-10-25T18:15:00Z">
                    <w:rPr>
                      <w:spacing w:val="1"/>
                      <w:w w:val="103"/>
                      <w:lang w:val="fr-ML"/>
                    </w:rPr>
                  </w:rPrChange>
                </w:rPr>
                <w:delText>f</w:delText>
              </w:r>
              <w:r w:rsidRPr="007A4AFC" w:rsidDel="00803A8B">
                <w:rPr>
                  <w:color w:val="000000" w:themeColor="text1"/>
                  <w:spacing w:val="2"/>
                  <w:w w:val="103"/>
                  <w:lang w:val="fr-ML"/>
                  <w:rPrChange w:id="3498" w:author="Dr Mamadou SANOGO" w:date="2023-10-25T18:15:00Z">
                    <w:rPr>
                      <w:spacing w:val="2"/>
                      <w:w w:val="103"/>
                      <w:lang w:val="fr-ML"/>
                    </w:rPr>
                  </w:rPrChange>
                </w:rPr>
                <w:delText>o</w:delText>
              </w:r>
              <w:r w:rsidRPr="007A4AFC" w:rsidDel="00803A8B">
                <w:rPr>
                  <w:color w:val="000000" w:themeColor="text1"/>
                  <w:spacing w:val="1"/>
                  <w:w w:val="103"/>
                  <w:lang w:val="fr-ML"/>
                  <w:rPrChange w:id="3499" w:author="Dr Mamadou SANOGO" w:date="2023-10-25T18:15:00Z">
                    <w:rPr>
                      <w:spacing w:val="1"/>
                      <w:w w:val="103"/>
                      <w:lang w:val="fr-ML"/>
                    </w:rPr>
                  </w:rPrChange>
                </w:rPr>
                <w:delText>r</w:delText>
              </w:r>
              <w:r w:rsidRPr="007A4AFC" w:rsidDel="00803A8B">
                <w:rPr>
                  <w:color w:val="000000" w:themeColor="text1"/>
                  <w:spacing w:val="2"/>
                  <w:w w:val="103"/>
                  <w:lang w:val="fr-ML"/>
                  <w:rPrChange w:id="3500" w:author="Dr Mamadou SANOGO" w:date="2023-10-25T18:15:00Z">
                    <w:rPr>
                      <w:spacing w:val="2"/>
                      <w:w w:val="103"/>
                      <w:lang w:val="fr-ML"/>
                    </w:rPr>
                  </w:rPrChange>
                </w:rPr>
                <w:delText>m</w:delText>
              </w:r>
              <w:r w:rsidRPr="007A4AFC" w:rsidDel="00803A8B">
                <w:rPr>
                  <w:color w:val="000000" w:themeColor="text1"/>
                  <w:spacing w:val="1"/>
                  <w:w w:val="103"/>
                  <w:lang w:val="fr-ML"/>
                  <w:rPrChange w:id="3501" w:author="Dr Mamadou SANOGO" w:date="2023-10-25T18:15:00Z">
                    <w:rPr>
                      <w:spacing w:val="1"/>
                      <w:w w:val="103"/>
                      <w:lang w:val="fr-ML"/>
                    </w:rPr>
                  </w:rPrChange>
                </w:rPr>
                <w:delText>ati</w:delText>
              </w:r>
              <w:r w:rsidRPr="007A4AFC" w:rsidDel="00803A8B">
                <w:rPr>
                  <w:color w:val="000000" w:themeColor="text1"/>
                  <w:spacing w:val="2"/>
                  <w:w w:val="103"/>
                  <w:lang w:val="fr-ML"/>
                  <w:rPrChange w:id="3502" w:author="Dr Mamadou SANOGO" w:date="2023-10-25T18:15:00Z">
                    <w:rPr>
                      <w:spacing w:val="2"/>
                      <w:w w:val="103"/>
                      <w:lang w:val="fr-ML"/>
                    </w:rPr>
                  </w:rPrChange>
                </w:rPr>
                <w:delText>on</w:delText>
              </w:r>
            </w:del>
          </w:p>
        </w:tc>
        <w:tc>
          <w:tcPr>
            <w:tcW w:w="3996" w:type="dxa"/>
            <w:tcBorders>
              <w:top w:val="single" w:sz="4" w:space="0" w:color="000000"/>
              <w:left w:val="single" w:sz="4" w:space="0" w:color="000000"/>
              <w:bottom w:val="single" w:sz="4" w:space="0" w:color="000000"/>
              <w:right w:val="single" w:sz="4" w:space="0" w:color="000000"/>
            </w:tcBorders>
            <w:tcPrChange w:id="3503"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0208FDA" w14:textId="501D9F08"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504" w:author="Dr Mamadou SANOGO" w:date="2023-10-27T22:52:00Z"/>
                <w:color w:val="000000" w:themeColor="text1"/>
                <w:rPrChange w:id="3505" w:author="Dr Mamadou SANOGO" w:date="2023-10-25T18:15:00Z">
                  <w:rPr>
                    <w:del w:id="3506" w:author="Dr Mamadou SANOGO" w:date="2023-10-27T22:52:00Z"/>
                  </w:rPr>
                </w:rPrChange>
              </w:rPr>
            </w:pPr>
            <w:del w:id="3507" w:author="Dr Mamadou SANOGO" w:date="2023-10-27T22:52:00Z">
              <w:r w:rsidRPr="007A4AFC" w:rsidDel="00803A8B">
                <w:rPr>
                  <w:color w:val="000000" w:themeColor="text1"/>
                  <w:spacing w:val="2"/>
                  <w:lang w:val="fr-ML"/>
                  <w:rPrChange w:id="3508" w:author="Dr Mamadou SANOGO" w:date="2023-10-25T18:15:00Z">
                    <w:rPr>
                      <w:spacing w:val="2"/>
                      <w:lang w:val="fr-ML"/>
                    </w:rPr>
                  </w:rPrChange>
                </w:rPr>
                <w:delText xml:space="preserve"> Satisfaction globale des étudiants</w:delText>
              </w:r>
            </w:del>
          </w:p>
        </w:tc>
        <w:tc>
          <w:tcPr>
            <w:tcW w:w="3969" w:type="dxa"/>
            <w:tcBorders>
              <w:top w:val="single" w:sz="4" w:space="0" w:color="000000"/>
              <w:left w:val="single" w:sz="4" w:space="0" w:color="000000"/>
              <w:bottom w:val="single" w:sz="4" w:space="0" w:color="000000"/>
              <w:right w:val="single" w:sz="4" w:space="0" w:color="000000"/>
            </w:tcBorders>
            <w:tcPrChange w:id="350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2C3BA059" w14:textId="69E1D8E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10" w:author="Dr Mamadou SANOGO" w:date="2023-10-27T22:52:00Z"/>
                <w:color w:val="000000" w:themeColor="text1"/>
                <w:spacing w:val="2"/>
                <w:lang w:val="fr-ML"/>
                <w:rPrChange w:id="3511" w:author="Dr Mamadou SANOGO" w:date="2023-10-25T18:15:00Z">
                  <w:rPr>
                    <w:del w:id="3512" w:author="Dr Mamadou SANOGO" w:date="2023-10-27T22:52:00Z"/>
                    <w:spacing w:val="2"/>
                    <w:lang w:val="fr-ML"/>
                  </w:rPr>
                </w:rPrChange>
              </w:rPr>
              <w:pPrChange w:id="3513"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14" w:author="Dr Mamadou SANOGO" w:date="2023-10-27T22:52:00Z">
              <w:r w:rsidRPr="007A4AFC" w:rsidDel="00803A8B">
                <w:rPr>
                  <w:color w:val="000000" w:themeColor="text1"/>
                  <w:spacing w:val="2"/>
                  <w:lang w:val="fr-ML"/>
                  <w:rPrChange w:id="3515" w:author="Dr Mamadou SANOGO" w:date="2023-10-25T18:15:00Z">
                    <w:rPr>
                      <w:spacing w:val="2"/>
                      <w:lang w:val="fr-ML"/>
                    </w:rPr>
                  </w:rPrChange>
                </w:rPr>
                <w:delText>Inadéquation de certains débouchés affichés avec la formation délivrée</w:delText>
              </w:r>
            </w:del>
          </w:p>
          <w:p w14:paraId="06833D71" w14:textId="184A1472" w:rsidR="00643698" w:rsidRPr="007A4AFC" w:rsidDel="00FE3B81" w:rsidRDefault="00643698">
            <w:pPr>
              <w:widowControl w:val="0"/>
              <w:numPr>
                <w:ilvl w:val="0"/>
                <w:numId w:val="11"/>
              </w:numPr>
              <w:tabs>
                <w:tab w:val="left" w:pos="180"/>
              </w:tabs>
              <w:autoSpaceDE w:val="0"/>
              <w:autoSpaceDN w:val="0"/>
              <w:adjustRightInd w:val="0"/>
              <w:spacing w:line="240" w:lineRule="auto"/>
              <w:ind w:left="180" w:right="102" w:hanging="142"/>
              <w:jc w:val="left"/>
              <w:rPr>
                <w:del w:id="3516" w:author="Dr Mamadou SANOGO" w:date="2023-10-27T11:06:00Z"/>
                <w:color w:val="000000" w:themeColor="text1"/>
                <w:spacing w:val="2"/>
                <w:lang w:val="fr-ML"/>
                <w:rPrChange w:id="3517" w:author="Dr Mamadou SANOGO" w:date="2023-10-25T18:15:00Z">
                  <w:rPr>
                    <w:del w:id="3518" w:author="Dr Mamadou SANOGO" w:date="2023-10-27T11:06:00Z"/>
                    <w:spacing w:val="2"/>
                    <w:lang w:val="fr-ML"/>
                  </w:rPr>
                </w:rPrChange>
              </w:rPr>
              <w:pPrChange w:id="3519"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0" w:author="Dr Mamadou SANOGO" w:date="2023-10-27T22:52:00Z">
              <w:r w:rsidRPr="007A4AFC" w:rsidDel="00803A8B">
                <w:rPr>
                  <w:color w:val="000000" w:themeColor="text1"/>
                  <w:spacing w:val="2"/>
                  <w:lang w:val="fr-ML"/>
                  <w:rPrChange w:id="3521" w:author="Dr Mamadou SANOGO" w:date="2023-10-25T18:15:00Z">
                    <w:rPr>
                      <w:spacing w:val="2"/>
                      <w:lang w:val="fr-ML"/>
                    </w:rPr>
                  </w:rPrChange>
                </w:rPr>
                <w:delText>Faible visibilité des objectifs de formation et des compétences acquises en fin de programme</w:delText>
              </w:r>
            </w:del>
          </w:p>
          <w:p w14:paraId="73D8D9FC" w14:textId="6CFF11AF" w:rsidR="00643698" w:rsidRPr="00FE3B81"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22" w:author="Dr Mamadou SANOGO" w:date="2023-10-27T22:52:00Z"/>
                <w:color w:val="000000" w:themeColor="text1"/>
                <w:lang w:val="fr-ML"/>
                <w:rPrChange w:id="3523" w:author="Dr Mamadou SANOGO" w:date="2023-10-27T11:06:00Z">
                  <w:rPr>
                    <w:del w:id="3524" w:author="Dr Mamadou SANOGO" w:date="2023-10-27T22:52:00Z"/>
                    <w:lang w:val="fr-ML"/>
                  </w:rPr>
                </w:rPrChange>
              </w:rPr>
              <w:pPrChange w:id="3525"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6" w:author="Dr Mamadou SANOGO" w:date="2023-10-27T11:06:00Z">
              <w:r w:rsidRPr="00FE3B81" w:rsidDel="00FE3B81">
                <w:rPr>
                  <w:color w:val="0070C0"/>
                  <w:spacing w:val="2"/>
                  <w:lang w:val="fr-ML"/>
                  <w:rPrChange w:id="3527" w:author="Dr Mamadou SANOGO" w:date="2023-10-27T11:06:00Z">
                    <w:rPr>
                      <w:spacing w:val="2"/>
                      <w:lang w:val="fr-ML"/>
                    </w:rPr>
                  </w:rPrChange>
                </w:rPr>
                <w:delText xml:space="preserve">Faible reconnaissance des diplômes en </w:delText>
              </w:r>
              <w:r w:rsidRPr="00FE3B81" w:rsidDel="00FE3B81">
                <w:rPr>
                  <w:color w:val="FF0000"/>
                  <w:spacing w:val="2"/>
                  <w:lang w:val="fr-ML"/>
                  <w:rPrChange w:id="3528" w:author="Dr Mamadou SANOGO" w:date="2023-10-27T11:06:00Z">
                    <w:rPr>
                      <w:spacing w:val="2"/>
                      <w:lang w:val="fr-ML"/>
                    </w:rPr>
                  </w:rPrChange>
                </w:rPr>
                <w:delText xml:space="preserve">sciences sociales </w:delText>
              </w:r>
              <w:r w:rsidRPr="00FE3B81" w:rsidDel="00FE3B81">
                <w:rPr>
                  <w:color w:val="0070C0"/>
                  <w:spacing w:val="2"/>
                  <w:lang w:val="fr-ML"/>
                  <w:rPrChange w:id="3529" w:author="Dr Mamadou SANOGO" w:date="2023-10-27T11:06:00Z">
                    <w:rPr>
                      <w:spacing w:val="2"/>
                      <w:lang w:val="fr-ML"/>
                    </w:rPr>
                  </w:rPrChange>
                </w:rPr>
                <w:delText>dans le monde professionnel hors université</w:delText>
              </w:r>
            </w:del>
          </w:p>
        </w:tc>
      </w:tr>
      <w:tr w:rsidR="007A4AFC" w:rsidRPr="007A4AFC" w:rsidDel="00803A8B" w14:paraId="07B405E0" w14:textId="4A8E5900" w:rsidTr="006778CD">
        <w:trPr>
          <w:trHeight w:val="20"/>
          <w:del w:id="3530" w:author="Dr Mamadou SANOGO" w:date="2023-10-27T22:52:00Z"/>
          <w:trPrChange w:id="353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3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91DD9D7" w14:textId="5A50790A" w:rsidR="00643698" w:rsidRPr="007A4AFC" w:rsidDel="00803A8B" w:rsidRDefault="00643698" w:rsidP="00646F4C">
            <w:pPr>
              <w:widowControl w:val="0"/>
              <w:autoSpaceDE w:val="0"/>
              <w:autoSpaceDN w:val="0"/>
              <w:adjustRightInd w:val="0"/>
              <w:spacing w:line="240" w:lineRule="auto"/>
              <w:jc w:val="center"/>
              <w:rPr>
                <w:del w:id="3533" w:author="Dr Mamadou SANOGO" w:date="2023-10-27T22:52:00Z"/>
                <w:b/>
                <w:color w:val="000000" w:themeColor="text1"/>
                <w:lang w:val="fr-ML"/>
                <w:rPrChange w:id="3534" w:author="Dr Mamadou SANOGO" w:date="2023-10-25T18:15:00Z">
                  <w:rPr>
                    <w:del w:id="3535"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36"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3B043F" w14:textId="2E003C3D" w:rsidR="00643698" w:rsidRPr="007A4AFC" w:rsidDel="00803A8B" w:rsidRDefault="00643698" w:rsidP="00646F4C">
            <w:pPr>
              <w:widowControl w:val="0"/>
              <w:autoSpaceDE w:val="0"/>
              <w:autoSpaceDN w:val="0"/>
              <w:adjustRightInd w:val="0"/>
              <w:spacing w:line="240" w:lineRule="auto"/>
              <w:jc w:val="center"/>
              <w:rPr>
                <w:del w:id="3537" w:author="Dr Mamadou SANOGO" w:date="2023-10-27T22:52:00Z"/>
                <w:b/>
                <w:color w:val="000000" w:themeColor="text1"/>
                <w:lang w:val="fr-ML"/>
                <w:rPrChange w:id="3538" w:author="Dr Mamadou SANOGO" w:date="2023-10-25T18:15:00Z">
                  <w:rPr>
                    <w:del w:id="3539" w:author="Dr Mamadou SANOGO" w:date="2023-10-27T22:52:00Z"/>
                    <w:b/>
                    <w:lang w:val="fr-ML"/>
                  </w:rPr>
                </w:rPrChange>
              </w:rPr>
            </w:pPr>
            <w:del w:id="3540" w:author="Dr Mamadou SANOGO" w:date="2023-10-27T22:52:00Z">
              <w:r w:rsidRPr="007A4AFC" w:rsidDel="00803A8B">
                <w:rPr>
                  <w:b/>
                  <w:color w:val="000000" w:themeColor="text1"/>
                  <w:lang w:val="fr-ML"/>
                  <w:rPrChange w:id="3541" w:author="Dr Mamadou SANOGO" w:date="2023-10-25T18:15:00Z">
                    <w:rPr>
                      <w:b/>
                      <w:lang w:val="fr-ML"/>
                    </w:rPr>
                  </w:rPrChange>
                </w:rPr>
                <w:delText>Opportunités</w:delText>
              </w:r>
            </w:del>
          </w:p>
        </w:tc>
        <w:tc>
          <w:tcPr>
            <w:tcW w:w="3969" w:type="dxa"/>
            <w:tcBorders>
              <w:top w:val="single" w:sz="4" w:space="0" w:color="000000"/>
              <w:left w:val="single" w:sz="4" w:space="0" w:color="000000"/>
              <w:bottom w:val="single" w:sz="4" w:space="0" w:color="000000"/>
              <w:right w:val="single" w:sz="4" w:space="0" w:color="000000"/>
            </w:tcBorders>
            <w:tcPrChange w:id="354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81E912C" w14:textId="401A4322" w:rsidR="00643698" w:rsidRPr="007A4AFC" w:rsidDel="00803A8B" w:rsidRDefault="00643698" w:rsidP="00646F4C">
            <w:pPr>
              <w:widowControl w:val="0"/>
              <w:autoSpaceDE w:val="0"/>
              <w:autoSpaceDN w:val="0"/>
              <w:adjustRightInd w:val="0"/>
              <w:spacing w:line="240" w:lineRule="auto"/>
              <w:jc w:val="center"/>
              <w:rPr>
                <w:del w:id="3543" w:author="Dr Mamadou SANOGO" w:date="2023-10-27T22:52:00Z"/>
                <w:b/>
                <w:color w:val="000000" w:themeColor="text1"/>
                <w:lang w:val="fr-ML"/>
                <w:rPrChange w:id="3544" w:author="Dr Mamadou SANOGO" w:date="2023-10-25T18:15:00Z">
                  <w:rPr>
                    <w:del w:id="3545" w:author="Dr Mamadou SANOGO" w:date="2023-10-27T22:52:00Z"/>
                    <w:b/>
                    <w:lang w:val="fr-ML"/>
                  </w:rPr>
                </w:rPrChange>
              </w:rPr>
            </w:pPr>
            <w:del w:id="3546" w:author="Dr Mamadou SANOGO" w:date="2023-10-27T22:52:00Z">
              <w:r w:rsidRPr="007A4AFC" w:rsidDel="00803A8B">
                <w:rPr>
                  <w:b/>
                  <w:color w:val="000000" w:themeColor="text1"/>
                  <w:lang w:val="fr-ML"/>
                  <w:rPrChange w:id="3547" w:author="Dr Mamadou SANOGO" w:date="2023-10-25T18:15:00Z">
                    <w:rPr>
                      <w:b/>
                      <w:lang w:val="fr-ML"/>
                    </w:rPr>
                  </w:rPrChange>
                </w:rPr>
                <w:delText>Menaces</w:delText>
              </w:r>
            </w:del>
          </w:p>
        </w:tc>
      </w:tr>
      <w:tr w:rsidR="00643698" w:rsidRPr="007A4AFC" w:rsidDel="00803A8B" w14:paraId="0C76F4B9" w14:textId="007B4BC8" w:rsidTr="006778CD">
        <w:trPr>
          <w:trHeight w:val="3287"/>
          <w:del w:id="3548" w:author="Dr Mamadou SANOGO" w:date="2023-10-27T22:52:00Z"/>
          <w:trPrChange w:id="3549" w:author="Dr Mamadou SANOGO" w:date="2023-10-27T13:49:00Z">
            <w:trPr>
              <w:gridBefore w:val="1"/>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5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20522164" w14:textId="51F9332F" w:rsidR="00643698" w:rsidRPr="007A4AFC" w:rsidDel="00803A8B" w:rsidRDefault="00643698" w:rsidP="00646F4C">
            <w:pPr>
              <w:widowControl w:val="0"/>
              <w:autoSpaceDE w:val="0"/>
              <w:autoSpaceDN w:val="0"/>
              <w:adjustRightInd w:val="0"/>
              <w:spacing w:line="240" w:lineRule="auto"/>
              <w:ind w:left="100" w:right="279"/>
              <w:rPr>
                <w:del w:id="3551" w:author="Dr Mamadou SANOGO" w:date="2023-10-27T22:52:00Z"/>
                <w:color w:val="000000" w:themeColor="text1"/>
                <w:spacing w:val="2"/>
                <w:lang w:val="fr-ML"/>
                <w:rPrChange w:id="3552" w:author="Dr Mamadou SANOGO" w:date="2023-10-25T18:15:00Z">
                  <w:rPr>
                    <w:del w:id="3553" w:author="Dr Mamadou SANOGO" w:date="2023-10-27T22:52:00Z"/>
                    <w:spacing w:val="2"/>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54"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D7C9F4" w14:textId="4B6C0C57"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55" w:author="Dr Mamadou SANOGO" w:date="2023-10-27T22:52:00Z"/>
                <w:color w:val="000000" w:themeColor="text1"/>
                <w:rPrChange w:id="3556" w:author="Dr Mamadou SANOGO" w:date="2023-10-25T18:15:00Z">
                  <w:rPr>
                    <w:del w:id="3557" w:author="Dr Mamadou SANOGO" w:date="2023-10-27T22:52:00Z"/>
                  </w:rPr>
                </w:rPrChange>
              </w:rPr>
              <w:pPrChange w:id="3558"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59" w:author="Dr Mamadou SANOGO" w:date="2023-10-27T22:52:00Z">
              <w:r w:rsidRPr="007A4AFC" w:rsidDel="00803A8B">
                <w:rPr>
                  <w:color w:val="000000" w:themeColor="text1"/>
                  <w:rPrChange w:id="3560" w:author="Dr Mamadou SANOGO" w:date="2023-10-25T18:15:00Z">
                    <w:rPr/>
                  </w:rPrChange>
                </w:rPr>
                <w:delText>Demande croissante des candidats sur le marché de l’emploi.</w:delText>
              </w:r>
            </w:del>
          </w:p>
          <w:p w14:paraId="366B5A33" w14:textId="13BF5EA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1" w:author="Dr Mamadou SANOGO" w:date="2023-10-27T22:52:00Z"/>
                <w:color w:val="000000" w:themeColor="text1"/>
                <w:rPrChange w:id="3562" w:author="Dr Mamadou SANOGO" w:date="2023-10-25T18:15:00Z">
                  <w:rPr>
                    <w:del w:id="3563" w:author="Dr Mamadou SANOGO" w:date="2023-10-27T22:52:00Z"/>
                  </w:rPr>
                </w:rPrChange>
              </w:rPr>
              <w:pPrChange w:id="3564"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65" w:author="Dr Mamadou SANOGO" w:date="2023-10-27T22:52:00Z">
              <w:r w:rsidRPr="007A4AFC" w:rsidDel="00803A8B">
                <w:rPr>
                  <w:color w:val="000000" w:themeColor="text1"/>
                  <w:rPrChange w:id="3566" w:author="Dr Mamadou SANOGO" w:date="2023-10-25T18:15:00Z">
                    <w:rPr/>
                  </w:rPrChange>
                </w:rPr>
                <w:delText>Potentiel de développement de partenariats avec des structures de l’enseignement et socio-professionnelles pour faciliter la mobilité inter universitaire et de l’apprentissage pratique.</w:delText>
              </w:r>
            </w:del>
          </w:p>
          <w:p w14:paraId="4F703815" w14:textId="54E28B95"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7" w:author="Dr Mamadou SANOGO" w:date="2023-10-27T22:52:00Z"/>
                <w:color w:val="000000" w:themeColor="text1"/>
                <w:rPrChange w:id="3568" w:author="Dr Mamadou SANOGO" w:date="2023-10-25T18:15:00Z">
                  <w:rPr>
                    <w:del w:id="3569" w:author="Dr Mamadou SANOGO" w:date="2023-10-27T22:52:00Z"/>
                  </w:rPr>
                </w:rPrChange>
              </w:rPr>
              <w:pPrChange w:id="3570"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1" w:author="Dr Mamadou SANOGO" w:date="2023-10-27T22:52:00Z">
              <w:r w:rsidRPr="007A4AFC" w:rsidDel="00803A8B">
                <w:rPr>
                  <w:color w:val="000000" w:themeColor="text1"/>
                  <w:rPrChange w:id="3572" w:author="Dr Mamadou SANOGO" w:date="2023-10-25T18:15:00Z">
                    <w:rPr/>
                  </w:rPrChange>
                </w:rPr>
                <w:delText>Possibilité d'expansion future vers d'autres régions du Mali, et la sous-région.</w:delText>
              </w:r>
            </w:del>
          </w:p>
          <w:p w14:paraId="1F246A81" w14:textId="6597C06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73" w:author="Dr Mamadou SANOGO" w:date="2023-10-27T22:52:00Z"/>
                <w:color w:val="000000" w:themeColor="text1"/>
                <w:rPrChange w:id="3574" w:author="Dr Mamadou SANOGO" w:date="2023-10-25T18:15:00Z">
                  <w:rPr>
                    <w:del w:id="3575" w:author="Dr Mamadou SANOGO" w:date="2023-10-27T22:52:00Z"/>
                  </w:rPr>
                </w:rPrChange>
              </w:rPr>
              <w:pPrChange w:id="3576"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7" w:author="Dr Mamadou SANOGO" w:date="2023-10-27T22:52:00Z">
              <w:r w:rsidRPr="007A4AFC" w:rsidDel="00803A8B">
                <w:rPr>
                  <w:color w:val="000000" w:themeColor="text1"/>
                  <w:rPrChange w:id="3578" w:author="Dr Mamadou SANOGO" w:date="2023-10-25T18:15:00Z">
                    <w:rPr/>
                  </w:rPrChange>
                </w:rPr>
                <w:delText>Le rehaussement positif de la réputation de l’école</w:delText>
              </w:r>
            </w:del>
          </w:p>
        </w:tc>
        <w:tc>
          <w:tcPr>
            <w:tcW w:w="3969" w:type="dxa"/>
            <w:tcBorders>
              <w:top w:val="single" w:sz="4" w:space="0" w:color="000000"/>
              <w:left w:val="single" w:sz="4" w:space="0" w:color="000000"/>
              <w:bottom w:val="single" w:sz="4" w:space="0" w:color="000000"/>
              <w:right w:val="single" w:sz="4" w:space="0" w:color="000000"/>
            </w:tcBorders>
            <w:tcPrChange w:id="357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5316876A" w14:textId="0DD1D38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0" w:author="Dr Mamadou SANOGO" w:date="2023-10-27T22:52:00Z"/>
                <w:color w:val="000000" w:themeColor="text1"/>
                <w:rPrChange w:id="3581" w:author="Dr Mamadou SANOGO" w:date="2023-10-25T18:15:00Z">
                  <w:rPr>
                    <w:del w:id="3582" w:author="Dr Mamadou SANOGO" w:date="2023-10-27T22:52:00Z"/>
                  </w:rPr>
                </w:rPrChange>
              </w:rPr>
              <w:pPrChange w:id="358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84" w:author="Dr Mamadou SANOGO" w:date="2023-10-27T22:52:00Z">
              <w:r w:rsidRPr="007A4AFC" w:rsidDel="00803A8B">
                <w:rPr>
                  <w:color w:val="000000" w:themeColor="text1"/>
                  <w:rPrChange w:id="3585" w:author="Dr Mamadou SANOGO" w:date="2023-10-25T18:15:00Z">
                    <w:rPr/>
                  </w:rPrChange>
                </w:rPr>
                <w:delText>Forte sollicitation des enseignants des universités publiques par des universités privées</w:delText>
              </w:r>
            </w:del>
          </w:p>
          <w:p w14:paraId="2255E253" w14:textId="0447F6AA"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6" w:author="Dr Mamadou SANOGO" w:date="2023-10-27T22:52:00Z"/>
                <w:color w:val="000000" w:themeColor="text1"/>
                <w:rPrChange w:id="3587" w:author="Dr Mamadou SANOGO" w:date="2023-10-25T18:15:00Z">
                  <w:rPr>
                    <w:del w:id="3588" w:author="Dr Mamadou SANOGO" w:date="2023-10-27T22:52:00Z"/>
                  </w:rPr>
                </w:rPrChange>
              </w:rPr>
              <w:pPrChange w:id="3589"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0" w:author="Dr Mamadou SANOGO" w:date="2023-10-27T22:52:00Z">
              <w:r w:rsidRPr="007A4AFC" w:rsidDel="00803A8B">
                <w:rPr>
                  <w:color w:val="000000" w:themeColor="text1"/>
                  <w:rPrChange w:id="3591" w:author="Dr Mamadou SANOGO" w:date="2023-10-25T18:15:00Z">
                    <w:rPr/>
                  </w:rPrChange>
                </w:rPr>
                <w:delText>Manque d’accompagnement de l'Etat</w:delText>
              </w:r>
            </w:del>
          </w:p>
          <w:p w14:paraId="53D84472" w14:textId="27450B0D"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2" w:author="Dr Mamadou SANOGO" w:date="2023-10-27T22:52:00Z"/>
                <w:color w:val="000000" w:themeColor="text1"/>
                <w:rPrChange w:id="3593" w:author="Dr Mamadou SANOGO" w:date="2023-10-25T18:15:00Z">
                  <w:rPr>
                    <w:del w:id="3594" w:author="Dr Mamadou SANOGO" w:date="2023-10-27T22:52:00Z"/>
                  </w:rPr>
                </w:rPrChange>
              </w:rPr>
              <w:pPrChange w:id="3595"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6" w:author="Dr Mamadou SANOGO" w:date="2023-10-27T22:52:00Z">
              <w:r w:rsidRPr="007A4AFC" w:rsidDel="00803A8B">
                <w:rPr>
                  <w:color w:val="000000" w:themeColor="text1"/>
                  <w:rPrChange w:id="3597" w:author="Dr Mamadou SANOGO" w:date="2023-10-25T18:15:00Z">
                    <w:rPr/>
                  </w:rPrChange>
                </w:rPr>
                <w:delText>Absence de cadre de dialogue entreprise - Université</w:delText>
              </w:r>
            </w:del>
          </w:p>
          <w:p w14:paraId="2AC6AF65" w14:textId="238F96F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8" w:author="Dr Mamadou SANOGO" w:date="2023-10-27T22:52:00Z"/>
                <w:color w:val="000000" w:themeColor="text1"/>
                <w:rPrChange w:id="3599" w:author="Dr Mamadou SANOGO" w:date="2023-10-25T18:15:00Z">
                  <w:rPr>
                    <w:del w:id="3600" w:author="Dr Mamadou SANOGO" w:date="2023-10-27T22:52:00Z"/>
                  </w:rPr>
                </w:rPrChange>
              </w:rPr>
              <w:pPrChange w:id="3601"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2" w:author="Dr Mamadou SANOGO" w:date="2023-10-27T22:52:00Z">
              <w:r w:rsidRPr="007A4AFC" w:rsidDel="00803A8B">
                <w:rPr>
                  <w:color w:val="000000" w:themeColor="text1"/>
                  <w:rPrChange w:id="3603" w:author="Dr Mamadou SANOGO" w:date="2023-10-25T18:15:00Z">
                    <w:rPr/>
                  </w:rPrChange>
                </w:rPr>
                <w:delText xml:space="preserve">Insuffisance de tissu hospitalier </w:delText>
              </w:r>
            </w:del>
          </w:p>
          <w:p w14:paraId="23437156" w14:textId="75617EF8"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04" w:author="Dr Mamadou SANOGO" w:date="2023-10-27T22:52:00Z"/>
                <w:color w:val="000000" w:themeColor="text1"/>
                <w:rPrChange w:id="3605" w:author="Dr Mamadou SANOGO" w:date="2023-10-25T18:15:00Z">
                  <w:rPr>
                    <w:del w:id="3606" w:author="Dr Mamadou SANOGO" w:date="2023-10-27T22:52:00Z"/>
                  </w:rPr>
                </w:rPrChange>
              </w:rPr>
              <w:pPrChange w:id="3607"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8" w:author="Dr Mamadou SANOGO" w:date="2023-10-27T22:52:00Z">
              <w:r w:rsidRPr="007A4AFC" w:rsidDel="00803A8B">
                <w:rPr>
                  <w:color w:val="000000" w:themeColor="text1"/>
                  <w:rPrChange w:id="3609" w:author="Dr Mamadou SANOGO" w:date="2023-10-25T18:15:00Z">
                    <w:rPr/>
                  </w:rPrChange>
                </w:rPr>
                <w:delText>La politisation du monde universitaire</w:delText>
              </w:r>
            </w:del>
          </w:p>
          <w:p w14:paraId="6D5FBA32" w14:textId="101493EB"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10" w:author="Dr Mamadou SANOGO" w:date="2023-10-27T22:52:00Z"/>
                <w:color w:val="000000" w:themeColor="text1"/>
                <w:rPrChange w:id="3611" w:author="Dr Mamadou SANOGO" w:date="2023-10-25T18:15:00Z">
                  <w:rPr>
                    <w:del w:id="3612" w:author="Dr Mamadou SANOGO" w:date="2023-10-27T22:52:00Z"/>
                  </w:rPr>
                </w:rPrChange>
              </w:rPr>
              <w:pPrChange w:id="361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14" w:author="Dr Mamadou SANOGO" w:date="2023-10-27T22:52:00Z">
              <w:r w:rsidRPr="007A4AFC" w:rsidDel="00803A8B">
                <w:rPr>
                  <w:color w:val="000000" w:themeColor="text1"/>
                  <w:rPrChange w:id="3615" w:author="Dr Mamadou SANOGO" w:date="2023-10-25T18:15:00Z">
                    <w:rPr/>
                  </w:rPrChange>
                </w:rPr>
                <w:delText xml:space="preserve">La concurrence déloyale </w:delText>
              </w:r>
            </w:del>
          </w:p>
        </w:tc>
      </w:tr>
    </w:tbl>
    <w:p w14:paraId="4A9707B1" w14:textId="77777777" w:rsidR="00643698" w:rsidRPr="006778CD" w:rsidDel="00FE3B81" w:rsidRDefault="00643698">
      <w:pPr>
        <w:widowControl w:val="0"/>
        <w:autoSpaceDE w:val="0"/>
        <w:autoSpaceDN w:val="0"/>
        <w:adjustRightInd w:val="0"/>
        <w:spacing w:line="240" w:lineRule="auto"/>
        <w:ind w:left="142" w:hanging="142"/>
        <w:rPr>
          <w:del w:id="3616" w:author="Dr Mamadou SANOGO" w:date="2023-10-27T11:07:00Z"/>
          <w:b/>
          <w:color w:val="000000" w:themeColor="text1"/>
          <w:sz w:val="28"/>
          <w:szCs w:val="32"/>
          <w:rPrChange w:id="3617" w:author="Dr Mamadou SANOGO" w:date="2023-10-27T13:50:00Z">
            <w:rPr>
              <w:del w:id="3618" w:author="Dr Mamadou SANOGO" w:date="2023-10-27T11:07:00Z"/>
              <w:b/>
              <w:color w:val="000000" w:themeColor="text1"/>
              <w:szCs w:val="24"/>
              <w:lang w:val="fr-ML"/>
            </w:rPr>
          </w:rPrChange>
        </w:rPr>
        <w:pPrChange w:id="3619" w:author="Dr Mamadou SANOGO" w:date="2023-10-27T13:50:00Z">
          <w:pPr>
            <w:widowControl w:val="0"/>
            <w:autoSpaceDE w:val="0"/>
            <w:autoSpaceDN w:val="0"/>
            <w:adjustRightInd w:val="0"/>
            <w:spacing w:line="240" w:lineRule="auto"/>
          </w:pPr>
        </w:pPrChange>
      </w:pPr>
      <w:bookmarkStart w:id="3620" w:name="_Toc149307389"/>
      <w:bookmarkEnd w:id="3620"/>
    </w:p>
    <w:p w14:paraId="1F0EEAC4" w14:textId="77777777" w:rsidR="00643698" w:rsidRPr="006F5C20" w:rsidDel="00FE3B81" w:rsidRDefault="00643698">
      <w:pPr>
        <w:widowControl w:val="0"/>
        <w:autoSpaceDE w:val="0"/>
        <w:autoSpaceDN w:val="0"/>
        <w:adjustRightInd w:val="0"/>
        <w:spacing w:line="240" w:lineRule="auto"/>
        <w:ind w:left="142" w:hanging="142"/>
        <w:rPr>
          <w:del w:id="3621" w:author="Dr Mamadou SANOGO" w:date="2023-10-27T11:07:00Z"/>
          <w:b/>
          <w:color w:val="000000" w:themeColor="text1"/>
          <w:sz w:val="28"/>
          <w:szCs w:val="32"/>
        </w:rPr>
        <w:pPrChange w:id="3622" w:author="Dr Mamadou SANOGO" w:date="2023-10-27T13:50:00Z">
          <w:pPr>
            <w:widowControl w:val="0"/>
            <w:autoSpaceDE w:val="0"/>
            <w:autoSpaceDN w:val="0"/>
            <w:adjustRightInd w:val="0"/>
            <w:spacing w:line="240" w:lineRule="auto"/>
          </w:pPr>
        </w:pPrChange>
      </w:pPr>
      <w:bookmarkStart w:id="3623" w:name="_Toc149307390"/>
      <w:bookmarkEnd w:id="3623"/>
    </w:p>
    <w:p w14:paraId="1A513666" w14:textId="77777777" w:rsidR="00643698" w:rsidRPr="006F5C20" w:rsidDel="00FE3B81" w:rsidRDefault="00643698">
      <w:pPr>
        <w:widowControl w:val="0"/>
        <w:autoSpaceDE w:val="0"/>
        <w:autoSpaceDN w:val="0"/>
        <w:adjustRightInd w:val="0"/>
        <w:spacing w:line="240" w:lineRule="auto"/>
        <w:ind w:left="142" w:hanging="142"/>
        <w:rPr>
          <w:del w:id="3624" w:author="Dr Mamadou SANOGO" w:date="2023-10-27T11:07:00Z"/>
          <w:b/>
          <w:color w:val="000000" w:themeColor="text1"/>
          <w:sz w:val="28"/>
          <w:szCs w:val="32"/>
        </w:rPr>
        <w:pPrChange w:id="3625" w:author="Dr Mamadou SANOGO" w:date="2023-10-27T13:50:00Z">
          <w:pPr>
            <w:widowControl w:val="0"/>
            <w:autoSpaceDE w:val="0"/>
            <w:autoSpaceDN w:val="0"/>
            <w:adjustRightInd w:val="0"/>
            <w:spacing w:line="240" w:lineRule="auto"/>
          </w:pPr>
        </w:pPrChange>
      </w:pPr>
      <w:bookmarkStart w:id="3626" w:name="_Toc149307391"/>
      <w:bookmarkEnd w:id="3626"/>
    </w:p>
    <w:p w14:paraId="38A0AEB0" w14:textId="77777777" w:rsidR="00643698" w:rsidRPr="006F5C20" w:rsidDel="00FE3B81" w:rsidRDefault="00643698">
      <w:pPr>
        <w:widowControl w:val="0"/>
        <w:autoSpaceDE w:val="0"/>
        <w:autoSpaceDN w:val="0"/>
        <w:adjustRightInd w:val="0"/>
        <w:spacing w:line="240" w:lineRule="auto"/>
        <w:ind w:left="142" w:hanging="142"/>
        <w:rPr>
          <w:del w:id="3627" w:author="Dr Mamadou SANOGO" w:date="2023-10-27T11:07:00Z"/>
          <w:b/>
          <w:color w:val="000000" w:themeColor="text1"/>
          <w:sz w:val="28"/>
          <w:szCs w:val="32"/>
        </w:rPr>
        <w:pPrChange w:id="3628" w:author="Dr Mamadou SANOGO" w:date="2023-10-27T13:50:00Z">
          <w:pPr>
            <w:widowControl w:val="0"/>
            <w:autoSpaceDE w:val="0"/>
            <w:autoSpaceDN w:val="0"/>
            <w:adjustRightInd w:val="0"/>
            <w:spacing w:line="240" w:lineRule="auto"/>
          </w:pPr>
        </w:pPrChange>
      </w:pPr>
      <w:bookmarkStart w:id="3629" w:name="_Toc149307392"/>
      <w:bookmarkEnd w:id="3629"/>
    </w:p>
    <w:p w14:paraId="075A624B" w14:textId="77777777" w:rsidR="00643698" w:rsidRPr="006F5C20" w:rsidDel="00FE3B81" w:rsidRDefault="00643698">
      <w:pPr>
        <w:widowControl w:val="0"/>
        <w:autoSpaceDE w:val="0"/>
        <w:autoSpaceDN w:val="0"/>
        <w:adjustRightInd w:val="0"/>
        <w:spacing w:line="240" w:lineRule="auto"/>
        <w:ind w:left="142" w:hanging="142"/>
        <w:rPr>
          <w:del w:id="3630" w:author="Dr Mamadou SANOGO" w:date="2023-10-27T11:07:00Z"/>
          <w:b/>
          <w:color w:val="000000" w:themeColor="text1"/>
          <w:sz w:val="28"/>
          <w:szCs w:val="32"/>
        </w:rPr>
        <w:pPrChange w:id="3631" w:author="Dr Mamadou SANOGO" w:date="2023-10-27T13:50:00Z">
          <w:pPr>
            <w:widowControl w:val="0"/>
            <w:autoSpaceDE w:val="0"/>
            <w:autoSpaceDN w:val="0"/>
            <w:adjustRightInd w:val="0"/>
            <w:spacing w:line="240" w:lineRule="auto"/>
          </w:pPr>
        </w:pPrChange>
      </w:pPr>
      <w:bookmarkStart w:id="3632" w:name="_Toc149307393"/>
      <w:bookmarkEnd w:id="3632"/>
    </w:p>
    <w:p w14:paraId="31798E3F" w14:textId="77777777" w:rsidR="00643698" w:rsidRPr="006F5C20" w:rsidDel="00FE3B81" w:rsidRDefault="00643698">
      <w:pPr>
        <w:widowControl w:val="0"/>
        <w:autoSpaceDE w:val="0"/>
        <w:autoSpaceDN w:val="0"/>
        <w:adjustRightInd w:val="0"/>
        <w:spacing w:line="240" w:lineRule="auto"/>
        <w:ind w:left="142" w:hanging="142"/>
        <w:rPr>
          <w:del w:id="3633" w:author="Dr Mamadou SANOGO" w:date="2023-10-27T11:07:00Z"/>
          <w:b/>
          <w:color w:val="000000" w:themeColor="text1"/>
          <w:sz w:val="28"/>
          <w:szCs w:val="32"/>
        </w:rPr>
        <w:pPrChange w:id="3634" w:author="Dr Mamadou SANOGO" w:date="2023-10-27T13:50:00Z">
          <w:pPr>
            <w:widowControl w:val="0"/>
            <w:autoSpaceDE w:val="0"/>
            <w:autoSpaceDN w:val="0"/>
            <w:adjustRightInd w:val="0"/>
            <w:spacing w:line="240" w:lineRule="auto"/>
          </w:pPr>
        </w:pPrChange>
      </w:pPr>
      <w:bookmarkStart w:id="3635" w:name="_Toc149307394"/>
      <w:bookmarkEnd w:id="3635"/>
    </w:p>
    <w:p w14:paraId="276A9628" w14:textId="77777777" w:rsidR="00643698" w:rsidRPr="006F5C20" w:rsidDel="00FE3B81" w:rsidRDefault="00643698">
      <w:pPr>
        <w:widowControl w:val="0"/>
        <w:autoSpaceDE w:val="0"/>
        <w:autoSpaceDN w:val="0"/>
        <w:adjustRightInd w:val="0"/>
        <w:spacing w:line="240" w:lineRule="auto"/>
        <w:ind w:left="142" w:hanging="142"/>
        <w:rPr>
          <w:del w:id="3636" w:author="Dr Mamadou SANOGO" w:date="2023-10-27T11:07:00Z"/>
          <w:b/>
          <w:color w:val="000000" w:themeColor="text1"/>
          <w:sz w:val="28"/>
          <w:szCs w:val="32"/>
        </w:rPr>
        <w:pPrChange w:id="3637" w:author="Dr Mamadou SANOGO" w:date="2023-10-27T13:50:00Z">
          <w:pPr>
            <w:widowControl w:val="0"/>
            <w:autoSpaceDE w:val="0"/>
            <w:autoSpaceDN w:val="0"/>
            <w:adjustRightInd w:val="0"/>
            <w:spacing w:line="240" w:lineRule="auto"/>
          </w:pPr>
        </w:pPrChange>
      </w:pPr>
      <w:bookmarkStart w:id="3638" w:name="_Toc149307395"/>
      <w:bookmarkEnd w:id="3638"/>
    </w:p>
    <w:p w14:paraId="1F52C6CE" w14:textId="044B4695" w:rsidR="00643698" w:rsidRPr="006F5C20" w:rsidDel="00FE3B81" w:rsidRDefault="00643698">
      <w:pPr>
        <w:widowControl w:val="0"/>
        <w:autoSpaceDE w:val="0"/>
        <w:autoSpaceDN w:val="0"/>
        <w:adjustRightInd w:val="0"/>
        <w:spacing w:line="240" w:lineRule="auto"/>
        <w:ind w:left="142" w:hanging="142"/>
        <w:rPr>
          <w:del w:id="3639" w:author="Dr Mamadou SANOGO" w:date="2023-10-27T11:07:00Z"/>
          <w:b/>
          <w:color w:val="000000" w:themeColor="text1"/>
          <w:sz w:val="28"/>
          <w:szCs w:val="32"/>
        </w:rPr>
        <w:pPrChange w:id="3640" w:author="Dr Mamadou SANOGO" w:date="2023-10-27T13:50:00Z">
          <w:pPr>
            <w:widowControl w:val="0"/>
            <w:autoSpaceDE w:val="0"/>
            <w:autoSpaceDN w:val="0"/>
            <w:adjustRightInd w:val="0"/>
            <w:spacing w:line="240" w:lineRule="auto"/>
          </w:pPr>
        </w:pPrChange>
      </w:pPr>
      <w:bookmarkStart w:id="3641" w:name="_Toc149307396"/>
      <w:bookmarkEnd w:id="3641"/>
    </w:p>
    <w:p w14:paraId="45A17DFD" w14:textId="4C163D26" w:rsidR="00643698" w:rsidRPr="006778CD" w:rsidDel="00803A8B" w:rsidRDefault="00643698">
      <w:pPr>
        <w:pStyle w:val="Titre1"/>
        <w:ind w:left="142" w:hanging="142"/>
        <w:rPr>
          <w:del w:id="3642" w:author="Dr Mamadou SANOGO" w:date="2023-10-27T22:52:00Z"/>
        </w:rPr>
        <w:pPrChange w:id="3643" w:author="Dr Mamadou SANOGO" w:date="2023-10-27T13:50:00Z">
          <w:pPr>
            <w:pStyle w:val="Titre1"/>
          </w:pPr>
        </w:pPrChange>
      </w:pPr>
      <w:del w:id="3644" w:author="Dr Mamadou SANOGO" w:date="2023-10-27T13:51:00Z">
        <w:r w:rsidRPr="006778CD" w:rsidDel="006778CD">
          <w:delText xml:space="preserve">V. </w:delText>
        </w:r>
      </w:del>
      <w:bookmarkStart w:id="3645" w:name="_Toc149307397"/>
      <w:del w:id="3646" w:author="Dr Mamadou SANOGO" w:date="2023-10-27T22:52:00Z">
        <w:r w:rsidRPr="006778CD" w:rsidDel="00803A8B">
          <w:delText>RECOMMA</w:delText>
        </w:r>
        <w:r w:rsidR="004B392C" w:rsidRPr="006778CD" w:rsidDel="00803A8B">
          <w:delText>N</w:delText>
        </w:r>
        <w:r w:rsidRPr="006778CD" w:rsidDel="00803A8B">
          <w:delText>DATIONS</w:delText>
        </w:r>
        <w:bookmarkEnd w:id="3645"/>
      </w:del>
    </w:p>
    <w:p w14:paraId="5F6B32BE" w14:textId="7FB65E49" w:rsidR="00643698" w:rsidRPr="007A4AFC" w:rsidDel="00803A8B" w:rsidRDefault="00643698">
      <w:pPr>
        <w:spacing w:line="276" w:lineRule="auto"/>
        <w:ind w:right="379"/>
        <w:rPr>
          <w:del w:id="3647" w:author="Dr Mamadou SANOGO" w:date="2023-10-27T22:52:00Z"/>
          <w:rFonts w:eastAsia="Arial"/>
          <w:color w:val="000000" w:themeColor="text1"/>
          <w:szCs w:val="24"/>
          <w:rPrChange w:id="3648" w:author="Dr Mamadou SANOGO" w:date="2023-10-25T18:15:00Z">
            <w:rPr>
              <w:del w:id="3649" w:author="Dr Mamadou SANOGO" w:date="2023-10-27T22:52:00Z"/>
              <w:rFonts w:eastAsia="Arial"/>
              <w:color w:val="000000"/>
              <w:szCs w:val="24"/>
            </w:rPr>
          </w:rPrChange>
        </w:rPr>
        <w:pPrChange w:id="3650" w:author="Dr Mamadou SANOGO" w:date="2023-10-27T13:51:00Z">
          <w:pPr>
            <w:spacing w:line="360" w:lineRule="auto"/>
            <w:ind w:right="379"/>
          </w:pPr>
        </w:pPrChange>
      </w:pPr>
      <w:del w:id="3651" w:author="Dr Mamadou SANOGO" w:date="2023-10-27T22:52:00Z">
        <w:r w:rsidRPr="007A4AFC" w:rsidDel="00803A8B">
          <w:rPr>
            <w:rFonts w:eastAsia="Arial"/>
            <w:color w:val="000000" w:themeColor="text1"/>
            <w:szCs w:val="24"/>
            <w:rPrChange w:id="3652" w:author="Dr Mamadou SANOGO" w:date="2023-10-25T18:15:00Z">
              <w:rPr>
                <w:rFonts w:eastAsia="Arial"/>
                <w:color w:val="000000"/>
                <w:szCs w:val="24"/>
              </w:rPr>
            </w:rPrChange>
          </w:rPr>
          <w:delText>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w:delText>
        </w:r>
      </w:del>
      <w:del w:id="3653" w:author="Dr Mamadou SANOGO" w:date="2023-10-27T21:09:00Z">
        <w:r w:rsidRPr="007A4AFC" w:rsidDel="00B77272">
          <w:rPr>
            <w:rFonts w:eastAsia="Arial"/>
            <w:color w:val="000000" w:themeColor="text1"/>
            <w:szCs w:val="24"/>
            <w:rPrChange w:id="3654" w:author="Dr Mamadou SANOGO" w:date="2023-10-25T18:15:00Z">
              <w:rPr>
                <w:rFonts w:eastAsia="Arial"/>
                <w:color w:val="000000"/>
                <w:szCs w:val="24"/>
              </w:rPr>
            </w:rPrChange>
          </w:rPr>
          <w:delText>u master</w:delText>
        </w:r>
      </w:del>
      <w:del w:id="3655" w:author="Dr Mamadou SANOGO" w:date="2023-10-27T22:52:00Z">
        <w:r w:rsidRPr="007A4AFC" w:rsidDel="00803A8B">
          <w:rPr>
            <w:rFonts w:eastAsia="Arial"/>
            <w:color w:val="000000" w:themeColor="text1"/>
            <w:szCs w:val="24"/>
            <w:rPrChange w:id="3656" w:author="Dr Mamadou SANOGO" w:date="2023-10-25T18:15:00Z">
              <w:rPr>
                <w:rFonts w:eastAsia="Arial"/>
                <w:color w:val="000000"/>
                <w:szCs w:val="24"/>
              </w:rPr>
            </w:rPrChange>
          </w:rPr>
          <w:delText xml:space="preserve"> en </w:delText>
        </w:r>
      </w:del>
      <w:del w:id="3657" w:author="Dr Mamadou SANOGO" w:date="2023-10-26T13:36:00Z">
        <w:r w:rsidRPr="007A4AFC" w:rsidDel="003A18E5">
          <w:rPr>
            <w:rFonts w:eastAsia="Arial"/>
            <w:color w:val="000000" w:themeColor="text1"/>
            <w:szCs w:val="24"/>
            <w:rPrChange w:id="3658" w:author="Dr Mamadou SANOGO" w:date="2023-10-25T18:15:00Z">
              <w:rPr>
                <w:rFonts w:eastAsia="Arial"/>
                <w:color w:val="000000"/>
                <w:szCs w:val="24"/>
              </w:rPr>
            </w:rPrChange>
          </w:rPr>
          <w:delText>épidémiolog</w:delText>
        </w:r>
      </w:del>
      <w:del w:id="3659" w:author="Dr Mamadou SANOGO" w:date="2023-10-26T13:35:00Z">
        <w:r w:rsidRPr="007A4AFC" w:rsidDel="003A18E5">
          <w:rPr>
            <w:rFonts w:eastAsia="Arial"/>
            <w:color w:val="000000" w:themeColor="text1"/>
            <w:szCs w:val="24"/>
            <w:rPrChange w:id="3660" w:author="Dr Mamadou SANOGO" w:date="2023-10-25T18:15:00Z">
              <w:rPr>
                <w:rFonts w:eastAsia="Arial"/>
                <w:color w:val="000000"/>
                <w:szCs w:val="24"/>
              </w:rPr>
            </w:rPrChange>
          </w:rPr>
          <w:delText>ie</w:delText>
        </w:r>
      </w:del>
      <w:del w:id="3661" w:author="Dr Mamadou SANOGO" w:date="2023-10-27T22:52:00Z">
        <w:r w:rsidRPr="007A4AFC" w:rsidDel="00803A8B">
          <w:rPr>
            <w:rFonts w:eastAsia="Arial"/>
            <w:color w:val="000000" w:themeColor="text1"/>
            <w:szCs w:val="24"/>
            <w:rPrChange w:id="3662" w:author="Dr Mamadou SANOGO" w:date="2023-10-25T18:15:00Z">
              <w:rPr>
                <w:rFonts w:eastAsia="Arial"/>
                <w:color w:val="000000"/>
                <w:szCs w:val="24"/>
              </w:rPr>
            </w:rPrChange>
          </w:rPr>
          <w:delText>. Il s’agit :</w:delText>
        </w:r>
      </w:del>
    </w:p>
    <w:p w14:paraId="2E868914" w14:textId="399094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63" w:author="Dr Mamadou SANOGO" w:date="2023-10-27T22:52:00Z"/>
          <w:color w:val="000000" w:themeColor="text1"/>
          <w:spacing w:val="2"/>
          <w:szCs w:val="24"/>
          <w:lang w:val="fr-ML"/>
          <w:rPrChange w:id="3664" w:author="Dr Mamadou SANOGO" w:date="2023-10-25T18:15:00Z">
            <w:rPr>
              <w:del w:id="3665" w:author="Dr Mamadou SANOGO" w:date="2023-10-27T22:52:00Z"/>
              <w:spacing w:val="2"/>
              <w:szCs w:val="24"/>
              <w:lang w:val="fr-ML"/>
            </w:rPr>
          </w:rPrChange>
        </w:rPr>
        <w:pPrChange w:id="3666"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67" w:author="Dr Mamadou SANOGO" w:date="2023-10-27T22:52:00Z">
        <w:r w:rsidRPr="007A4AFC" w:rsidDel="00803A8B">
          <w:rPr>
            <w:rFonts w:eastAsia="Arial"/>
            <w:color w:val="000000" w:themeColor="text1"/>
            <w:szCs w:val="24"/>
            <w:rPrChange w:id="3668" w:author="Dr Mamadou SANOGO" w:date="2023-10-25T18:15:00Z">
              <w:rPr>
                <w:rFonts w:eastAsia="Arial"/>
                <w:color w:val="000000"/>
                <w:szCs w:val="24"/>
              </w:rPr>
            </w:rPrChange>
          </w:rPr>
          <w:delText xml:space="preserve">d’améliorer </w:delText>
        </w:r>
        <w:r w:rsidRPr="007A4AFC" w:rsidDel="00803A8B">
          <w:rPr>
            <w:color w:val="000000" w:themeColor="text1"/>
            <w:spacing w:val="2"/>
            <w:szCs w:val="24"/>
            <w:lang w:val="fr-ML"/>
            <w:rPrChange w:id="3669" w:author="Dr Mamadou SANOGO" w:date="2023-10-25T18:15:00Z">
              <w:rPr>
                <w:spacing w:val="2"/>
                <w:szCs w:val="24"/>
                <w:lang w:val="fr-ML"/>
              </w:rPr>
            </w:rPrChange>
          </w:rPr>
          <w:delText>l’attractivité des étudiants étrangers pour l</w:delText>
        </w:r>
      </w:del>
      <w:del w:id="3670" w:author="Dr Mamadou SANOGO" w:date="2023-10-27T21:09:00Z">
        <w:r w:rsidRPr="007A4AFC" w:rsidDel="002D581B">
          <w:rPr>
            <w:color w:val="000000" w:themeColor="text1"/>
            <w:spacing w:val="2"/>
            <w:szCs w:val="24"/>
            <w:lang w:val="fr-ML"/>
            <w:rPrChange w:id="3671" w:author="Dr Mamadou SANOGO" w:date="2023-10-25T18:15:00Z">
              <w:rPr>
                <w:spacing w:val="2"/>
                <w:szCs w:val="24"/>
                <w:lang w:val="fr-ML"/>
              </w:rPr>
            </w:rPrChange>
          </w:rPr>
          <w:delText>e</w:delText>
        </w:r>
      </w:del>
      <w:del w:id="3672" w:author="Dr Mamadou SANOGO" w:date="2023-10-27T22:52:00Z">
        <w:r w:rsidRPr="007A4AFC" w:rsidDel="00803A8B">
          <w:rPr>
            <w:color w:val="000000" w:themeColor="text1"/>
            <w:spacing w:val="2"/>
            <w:szCs w:val="24"/>
            <w:lang w:val="fr-ML"/>
            <w:rPrChange w:id="3673" w:author="Dr Mamadou SANOGO" w:date="2023-10-25T18:15:00Z">
              <w:rPr>
                <w:spacing w:val="2"/>
                <w:szCs w:val="24"/>
                <w:lang w:val="fr-ML"/>
              </w:rPr>
            </w:rPrChange>
          </w:rPr>
          <w:delText xml:space="preserve"> </w:delText>
        </w:r>
      </w:del>
      <w:del w:id="3674" w:author="Dr Mamadou SANOGO" w:date="2023-10-27T21:10:00Z">
        <w:r w:rsidRPr="007A4AFC" w:rsidDel="002D581B">
          <w:rPr>
            <w:color w:val="000000" w:themeColor="text1"/>
            <w:spacing w:val="2"/>
            <w:szCs w:val="24"/>
            <w:lang w:val="fr-ML"/>
            <w:rPrChange w:id="3675" w:author="Dr Mamadou SANOGO" w:date="2023-10-25T18:15:00Z">
              <w:rPr>
                <w:spacing w:val="2"/>
                <w:szCs w:val="24"/>
                <w:lang w:val="fr-ML"/>
              </w:rPr>
            </w:rPrChange>
          </w:rPr>
          <w:delText>Master</w:delText>
        </w:r>
      </w:del>
      <w:del w:id="3676" w:author="Dr Mamadou SANOGO" w:date="2023-10-27T22:52:00Z">
        <w:r w:rsidRPr="007A4AFC" w:rsidDel="00803A8B">
          <w:rPr>
            <w:color w:val="000000" w:themeColor="text1"/>
            <w:spacing w:val="2"/>
            <w:szCs w:val="24"/>
            <w:lang w:val="fr-ML"/>
            <w:rPrChange w:id="3677" w:author="Dr Mamadou SANOGO" w:date="2023-10-25T18:15:00Z">
              <w:rPr>
                <w:spacing w:val="2"/>
                <w:szCs w:val="24"/>
                <w:lang w:val="fr-ML"/>
              </w:rPr>
            </w:rPrChange>
          </w:rPr>
          <w:delText xml:space="preserve"> en </w:delText>
        </w:r>
      </w:del>
      <w:del w:id="3678" w:author="Dr Mamadou SANOGO" w:date="2023-10-26T13:36:00Z">
        <w:r w:rsidRPr="007A4AFC" w:rsidDel="003A18E5">
          <w:rPr>
            <w:color w:val="000000" w:themeColor="text1"/>
            <w:spacing w:val="2"/>
            <w:szCs w:val="24"/>
            <w:lang w:val="fr-ML"/>
            <w:rPrChange w:id="3679" w:author="Dr Mamadou SANOGO" w:date="2023-10-25T18:15:00Z">
              <w:rPr>
                <w:spacing w:val="2"/>
                <w:szCs w:val="24"/>
                <w:lang w:val="fr-ML"/>
              </w:rPr>
            </w:rPrChange>
          </w:rPr>
          <w:delText>Epidémiologie</w:delText>
        </w:r>
      </w:del>
      <w:del w:id="3680" w:author="Dr Mamadou SANOGO" w:date="2023-10-27T22:39:00Z">
        <w:r w:rsidRPr="007A4AFC" w:rsidDel="001C0A10">
          <w:rPr>
            <w:color w:val="000000" w:themeColor="text1"/>
            <w:spacing w:val="2"/>
            <w:szCs w:val="24"/>
            <w:lang w:val="fr-ML"/>
            <w:rPrChange w:id="3681" w:author="Dr Mamadou SANOGO" w:date="2023-10-25T18:15:00Z">
              <w:rPr>
                <w:spacing w:val="2"/>
                <w:szCs w:val="24"/>
                <w:lang w:val="fr-ML"/>
              </w:rPr>
            </w:rPrChange>
          </w:rPr>
          <w:delText> </w:delText>
        </w:r>
      </w:del>
      <w:del w:id="3682" w:author="Dr Mamadou SANOGO" w:date="2023-10-27T22:52:00Z">
        <w:r w:rsidRPr="007A4AFC" w:rsidDel="00803A8B">
          <w:rPr>
            <w:color w:val="000000" w:themeColor="text1"/>
            <w:spacing w:val="2"/>
            <w:szCs w:val="24"/>
            <w:lang w:val="fr-ML"/>
            <w:rPrChange w:id="3683" w:author="Dr Mamadou SANOGO" w:date="2023-10-25T18:15:00Z">
              <w:rPr>
                <w:spacing w:val="2"/>
                <w:szCs w:val="24"/>
                <w:lang w:val="fr-ML"/>
              </w:rPr>
            </w:rPrChange>
          </w:rPr>
          <w:delText>;</w:delText>
        </w:r>
      </w:del>
    </w:p>
    <w:p w14:paraId="7A4586E0" w14:textId="453F85DE"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84" w:author="Dr Mamadou SANOGO" w:date="2023-10-27T22:52:00Z"/>
          <w:color w:val="000000" w:themeColor="text1"/>
          <w:spacing w:val="2"/>
          <w:szCs w:val="24"/>
          <w:lang w:val="fr-ML"/>
          <w:rPrChange w:id="3685" w:author="Dr Mamadou SANOGO" w:date="2023-10-25T18:15:00Z">
            <w:rPr>
              <w:del w:id="3686" w:author="Dr Mamadou SANOGO" w:date="2023-10-27T22:52:00Z"/>
              <w:spacing w:val="2"/>
              <w:szCs w:val="24"/>
              <w:lang w:val="fr-ML"/>
            </w:rPr>
          </w:rPrChange>
        </w:rPr>
        <w:pPrChange w:id="368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88" w:author="Dr Mamadou SANOGO" w:date="2023-10-27T22:52:00Z">
        <w:r w:rsidRPr="007A4AFC" w:rsidDel="00803A8B">
          <w:rPr>
            <w:color w:val="000000" w:themeColor="text1"/>
            <w:spacing w:val="2"/>
            <w:szCs w:val="24"/>
            <w:lang w:val="fr-ML"/>
            <w:rPrChange w:id="3689" w:author="Dr Mamadou SANOGO" w:date="2023-10-25T18:15:00Z">
              <w:rPr>
                <w:spacing w:val="2"/>
                <w:szCs w:val="24"/>
                <w:lang w:val="fr-ML"/>
              </w:rPr>
            </w:rPrChange>
          </w:rPr>
          <w:delText>de rendre fonctionnel le mécanisme  de possibilités de mobilité des étudiants ;</w:delText>
        </w:r>
      </w:del>
    </w:p>
    <w:p w14:paraId="58542B92" w14:textId="5065371A"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90" w:author="Dr Mamadou SANOGO" w:date="2023-10-27T22:52:00Z"/>
          <w:color w:val="000000" w:themeColor="text1"/>
          <w:spacing w:val="2"/>
          <w:szCs w:val="24"/>
          <w:lang w:val="fr-ML"/>
          <w:rPrChange w:id="3691" w:author="Dr Mamadou SANOGO" w:date="2023-10-25T18:15:00Z">
            <w:rPr>
              <w:del w:id="3692" w:author="Dr Mamadou SANOGO" w:date="2023-10-27T22:52:00Z"/>
              <w:spacing w:val="2"/>
              <w:szCs w:val="24"/>
              <w:lang w:val="fr-ML"/>
            </w:rPr>
          </w:rPrChange>
        </w:rPr>
        <w:pPrChange w:id="3693"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94" w:author="Dr Mamadou SANOGO" w:date="2023-10-27T22:52:00Z">
        <w:r w:rsidRPr="007A4AFC" w:rsidDel="00803A8B">
          <w:rPr>
            <w:color w:val="000000" w:themeColor="text1"/>
            <w:spacing w:val="2"/>
            <w:szCs w:val="24"/>
            <w:lang w:val="fr-ML"/>
            <w:rPrChange w:id="3695" w:author="Dr Mamadou SANOGO" w:date="2023-10-25T18:15:00Z">
              <w:rPr>
                <w:spacing w:val="2"/>
                <w:szCs w:val="24"/>
                <w:lang w:val="fr-ML"/>
              </w:rPr>
            </w:rPrChange>
          </w:rPr>
          <w:delText>de rendre adéquate les enseignements entre les semestres ;</w:delText>
        </w:r>
      </w:del>
    </w:p>
    <w:p w14:paraId="301864F8" w14:textId="4F3B4CF3"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696" w:author="Dr Mamadou SANOGO" w:date="2023-10-27T22:52:00Z"/>
          <w:color w:val="000000" w:themeColor="text1"/>
          <w:szCs w:val="24"/>
          <w:rPrChange w:id="3697" w:author="Dr Mamadou SANOGO" w:date="2023-10-25T18:15:00Z">
            <w:rPr>
              <w:del w:id="3698" w:author="Dr Mamadou SANOGO" w:date="2023-10-27T22:52:00Z"/>
              <w:szCs w:val="24"/>
            </w:rPr>
          </w:rPrChange>
        </w:rPr>
        <w:pPrChange w:id="3699"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0" w:author="Dr Mamadou SANOGO" w:date="2023-10-27T22:52:00Z">
        <w:r w:rsidRPr="007A4AFC" w:rsidDel="00803A8B">
          <w:rPr>
            <w:color w:val="000000" w:themeColor="text1"/>
            <w:szCs w:val="24"/>
            <w:rPrChange w:id="3701" w:author="Dr Mamadou SANOGO" w:date="2023-10-25T18:15:00Z">
              <w:rPr>
                <w:szCs w:val="24"/>
              </w:rPr>
            </w:rPrChange>
          </w:rPr>
          <w:delText>d’instaurer un cadre de dialogue entreprise – Université ;</w:delText>
        </w:r>
      </w:del>
    </w:p>
    <w:p w14:paraId="32E64B45" w14:textId="72DDDFF5"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702" w:author="Dr Mamadou SANOGO" w:date="2023-10-27T22:52:00Z"/>
          <w:color w:val="000000" w:themeColor="text1"/>
          <w:szCs w:val="24"/>
          <w:rPrChange w:id="3703" w:author="Dr Mamadou SANOGO" w:date="2023-10-25T18:15:00Z">
            <w:rPr>
              <w:del w:id="3704" w:author="Dr Mamadou SANOGO" w:date="2023-10-27T22:52:00Z"/>
              <w:szCs w:val="24"/>
            </w:rPr>
          </w:rPrChange>
        </w:rPr>
        <w:pPrChange w:id="3705"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6" w:author="Dr Mamadou SANOGO" w:date="2023-10-27T22:52:00Z">
        <w:r w:rsidRPr="007A4AFC" w:rsidDel="00803A8B">
          <w:rPr>
            <w:color w:val="000000" w:themeColor="text1"/>
            <w:szCs w:val="24"/>
            <w:rPrChange w:id="3707" w:author="Dr Mamadou SANOGO" w:date="2023-10-25T18:15:00Z">
              <w:rPr>
                <w:szCs w:val="24"/>
              </w:rPr>
            </w:rPrChange>
          </w:rPr>
          <w:delText>de dépolitiser l’espace universitaire ;</w:delText>
        </w:r>
      </w:del>
    </w:p>
    <w:p w14:paraId="47E2735A" w14:textId="39A171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08" w:author="Dr Mamadou SANOGO" w:date="2023-10-27T22:52:00Z"/>
          <w:color w:val="000000" w:themeColor="text1"/>
          <w:spacing w:val="2"/>
          <w:szCs w:val="24"/>
          <w:lang w:val="fr-ML"/>
          <w:rPrChange w:id="3709" w:author="Dr Mamadou SANOGO" w:date="2023-10-25T18:15:00Z">
            <w:rPr>
              <w:del w:id="3710" w:author="Dr Mamadou SANOGO" w:date="2023-10-27T22:52:00Z"/>
              <w:spacing w:val="2"/>
              <w:szCs w:val="24"/>
              <w:lang w:val="fr-ML"/>
            </w:rPr>
          </w:rPrChange>
        </w:rPr>
        <w:pPrChange w:id="3711"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2" w:author="Dr Mamadou SANOGO" w:date="2023-10-27T22:52:00Z">
        <w:r w:rsidRPr="007A4AFC" w:rsidDel="00803A8B">
          <w:rPr>
            <w:color w:val="000000" w:themeColor="text1"/>
            <w:szCs w:val="24"/>
            <w:rPrChange w:id="3713" w:author="Dr Mamadou SANOGO" w:date="2023-10-25T18:15:00Z">
              <w:rPr>
                <w:szCs w:val="24"/>
              </w:rPr>
            </w:rPrChange>
          </w:rPr>
          <w:delText>de mettre fin à la concurrence déloyale ;</w:delText>
        </w:r>
      </w:del>
    </w:p>
    <w:p w14:paraId="55702301" w14:textId="019E19DA" w:rsidR="00643698" w:rsidRPr="007A4AFC" w:rsidDel="006778CD"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14" w:author="Dr Mamadou SANOGO" w:date="2023-10-27T13:51:00Z"/>
          <w:color w:val="000000" w:themeColor="text1"/>
          <w:spacing w:val="2"/>
          <w:szCs w:val="24"/>
          <w:lang w:val="fr-ML"/>
          <w:rPrChange w:id="3715" w:author="Dr Mamadou SANOGO" w:date="2023-10-25T18:15:00Z">
            <w:rPr>
              <w:del w:id="3716" w:author="Dr Mamadou SANOGO" w:date="2023-10-27T13:51:00Z"/>
              <w:spacing w:val="2"/>
              <w:szCs w:val="24"/>
              <w:lang w:val="fr-ML"/>
            </w:rPr>
          </w:rPrChange>
        </w:rPr>
        <w:pPrChange w:id="371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8" w:author="Dr Mamadou SANOGO" w:date="2023-10-27T22:52:00Z">
        <w:r w:rsidRPr="007A4AFC" w:rsidDel="00803A8B">
          <w:rPr>
            <w:color w:val="000000" w:themeColor="text1"/>
            <w:szCs w:val="24"/>
            <w:rPrChange w:id="3719" w:author="Dr Mamadou SANOGO" w:date="2023-10-25T18:15:00Z">
              <w:rPr>
                <w:szCs w:val="24"/>
              </w:rPr>
            </w:rPrChange>
          </w:rPr>
          <w:delText>de recruter le personnel enseignant.</w:delText>
        </w:r>
      </w:del>
    </w:p>
    <w:p w14:paraId="49FBB900" w14:textId="77777777" w:rsidR="00643698" w:rsidRPr="006778CD" w:rsidDel="006778CD" w:rsidRDefault="00643698">
      <w:pPr>
        <w:pStyle w:val="Paragraphedeliste"/>
        <w:widowControl w:val="0"/>
        <w:numPr>
          <w:ilvl w:val="0"/>
          <w:numId w:val="27"/>
        </w:numPr>
        <w:tabs>
          <w:tab w:val="left" w:pos="180"/>
        </w:tabs>
        <w:autoSpaceDE w:val="0"/>
        <w:autoSpaceDN w:val="0"/>
        <w:adjustRightInd w:val="0"/>
        <w:spacing w:line="360" w:lineRule="auto"/>
        <w:ind w:left="714" w:right="379" w:hanging="357"/>
        <w:rPr>
          <w:del w:id="3720" w:author="Dr Mamadou SANOGO" w:date="2023-10-27T13:51:00Z"/>
          <w:rFonts w:eastAsia="Arial"/>
          <w:color w:val="000000" w:themeColor="text1"/>
          <w:szCs w:val="24"/>
          <w:lang w:val="fr-ML"/>
          <w:rPrChange w:id="3721" w:author="Dr Mamadou SANOGO" w:date="2023-10-27T13:51:00Z">
            <w:rPr>
              <w:del w:id="3722" w:author="Dr Mamadou SANOGO" w:date="2023-10-27T13:51:00Z"/>
              <w:rFonts w:eastAsia="Arial"/>
              <w:color w:val="000000"/>
              <w:szCs w:val="24"/>
              <w:lang w:val="fr-ML"/>
            </w:rPr>
          </w:rPrChange>
        </w:rPr>
        <w:pPrChange w:id="3723" w:author="Dr Mamadou SANOGO" w:date="2023-10-27T13:51:00Z">
          <w:pPr>
            <w:spacing w:line="360" w:lineRule="auto"/>
            <w:ind w:right="379"/>
          </w:pPr>
        </w:pPrChange>
      </w:pPr>
    </w:p>
    <w:p w14:paraId="58F51475" w14:textId="77777777" w:rsidR="00643698" w:rsidRPr="006778CD" w:rsidDel="006778CD" w:rsidRDefault="00643698">
      <w:pPr>
        <w:pStyle w:val="Paragraphedeliste"/>
        <w:rPr>
          <w:del w:id="3724" w:author="Dr Mamadou SANOGO" w:date="2023-10-27T13:51:00Z"/>
          <w:b/>
        </w:rPr>
        <w:pPrChange w:id="3725" w:author="Dr Mamadou SANOGO" w:date="2023-10-27T13:51:00Z">
          <w:pPr>
            <w:widowControl w:val="0"/>
            <w:autoSpaceDE w:val="0"/>
            <w:autoSpaceDN w:val="0"/>
            <w:adjustRightInd w:val="0"/>
            <w:spacing w:line="240" w:lineRule="auto"/>
          </w:pPr>
        </w:pPrChange>
      </w:pPr>
    </w:p>
    <w:p w14:paraId="4D1EB614" w14:textId="77777777" w:rsidR="00643698" w:rsidRPr="006778CD" w:rsidDel="006778CD" w:rsidRDefault="00643698">
      <w:pPr>
        <w:pStyle w:val="Paragraphedeliste"/>
        <w:rPr>
          <w:del w:id="3726" w:author="Dr Mamadou SANOGO" w:date="2023-10-27T13:51:00Z"/>
          <w:b/>
        </w:rPr>
        <w:pPrChange w:id="3727" w:author="Dr Mamadou SANOGO" w:date="2023-10-27T13:51:00Z">
          <w:pPr>
            <w:widowControl w:val="0"/>
            <w:autoSpaceDE w:val="0"/>
            <w:autoSpaceDN w:val="0"/>
            <w:adjustRightInd w:val="0"/>
            <w:spacing w:line="240" w:lineRule="auto"/>
          </w:pPr>
        </w:pPrChange>
      </w:pPr>
    </w:p>
    <w:p w14:paraId="2E3BF47C" w14:textId="77777777" w:rsidR="00643698" w:rsidRPr="006778CD" w:rsidDel="006778CD" w:rsidRDefault="00643698">
      <w:pPr>
        <w:pStyle w:val="Paragraphedeliste"/>
        <w:rPr>
          <w:del w:id="3728" w:author="Dr Mamadou SANOGO" w:date="2023-10-27T13:51:00Z"/>
          <w:b/>
        </w:rPr>
        <w:pPrChange w:id="3729" w:author="Dr Mamadou SANOGO" w:date="2023-10-27T13:51:00Z">
          <w:pPr>
            <w:widowControl w:val="0"/>
            <w:autoSpaceDE w:val="0"/>
            <w:autoSpaceDN w:val="0"/>
            <w:adjustRightInd w:val="0"/>
            <w:spacing w:line="240" w:lineRule="auto"/>
          </w:pPr>
        </w:pPrChange>
      </w:pPr>
    </w:p>
    <w:p w14:paraId="4D1EFD02" w14:textId="77777777" w:rsidR="00643698" w:rsidRPr="006778CD" w:rsidDel="006778CD" w:rsidRDefault="00643698">
      <w:pPr>
        <w:pStyle w:val="Paragraphedeliste"/>
        <w:rPr>
          <w:del w:id="3730" w:author="Dr Mamadou SANOGO" w:date="2023-10-27T13:51:00Z"/>
          <w:b/>
        </w:rPr>
        <w:pPrChange w:id="3731" w:author="Dr Mamadou SANOGO" w:date="2023-10-27T13:51:00Z">
          <w:pPr>
            <w:widowControl w:val="0"/>
            <w:autoSpaceDE w:val="0"/>
            <w:autoSpaceDN w:val="0"/>
            <w:adjustRightInd w:val="0"/>
            <w:spacing w:line="240" w:lineRule="auto"/>
          </w:pPr>
        </w:pPrChange>
      </w:pPr>
    </w:p>
    <w:p w14:paraId="38DD05E7" w14:textId="77777777" w:rsidR="00643698" w:rsidRPr="006778CD" w:rsidDel="006778CD" w:rsidRDefault="00643698">
      <w:pPr>
        <w:pStyle w:val="Paragraphedeliste"/>
        <w:rPr>
          <w:del w:id="3732" w:author="Dr Mamadou SANOGO" w:date="2023-10-27T13:51:00Z"/>
          <w:b/>
        </w:rPr>
        <w:pPrChange w:id="3733" w:author="Dr Mamadou SANOGO" w:date="2023-10-27T13:51:00Z">
          <w:pPr>
            <w:widowControl w:val="0"/>
            <w:autoSpaceDE w:val="0"/>
            <w:autoSpaceDN w:val="0"/>
            <w:adjustRightInd w:val="0"/>
            <w:spacing w:line="240" w:lineRule="auto"/>
          </w:pPr>
        </w:pPrChange>
      </w:pPr>
    </w:p>
    <w:p w14:paraId="12383009" w14:textId="77777777" w:rsidR="00643698" w:rsidRPr="006778CD" w:rsidDel="006778CD" w:rsidRDefault="00643698">
      <w:pPr>
        <w:pStyle w:val="Paragraphedeliste"/>
        <w:rPr>
          <w:del w:id="3734" w:author="Dr Mamadou SANOGO" w:date="2023-10-27T13:51:00Z"/>
          <w:b/>
        </w:rPr>
        <w:pPrChange w:id="3735" w:author="Dr Mamadou SANOGO" w:date="2023-10-27T13:51:00Z">
          <w:pPr>
            <w:widowControl w:val="0"/>
            <w:autoSpaceDE w:val="0"/>
            <w:autoSpaceDN w:val="0"/>
            <w:adjustRightInd w:val="0"/>
            <w:spacing w:line="240" w:lineRule="auto"/>
          </w:pPr>
        </w:pPrChange>
      </w:pPr>
    </w:p>
    <w:p w14:paraId="109776D4" w14:textId="77777777" w:rsidR="00643698" w:rsidRPr="006778CD" w:rsidDel="006778CD" w:rsidRDefault="00643698">
      <w:pPr>
        <w:pStyle w:val="Paragraphedeliste"/>
        <w:rPr>
          <w:del w:id="3736" w:author="Dr Mamadou SANOGO" w:date="2023-10-27T13:51:00Z"/>
          <w:b/>
          <w:bCs/>
        </w:rPr>
        <w:pPrChange w:id="3737" w:author="Dr Mamadou SANOGO" w:date="2023-10-27T13:51:00Z">
          <w:pPr>
            <w:spacing w:line="360" w:lineRule="auto"/>
            <w:ind w:right="403"/>
          </w:pPr>
        </w:pPrChange>
      </w:pPr>
      <w:bookmarkStart w:id="3738" w:name="_Toc145944523"/>
    </w:p>
    <w:p w14:paraId="1DB66747" w14:textId="77777777" w:rsidR="00643698" w:rsidRPr="006778CD" w:rsidDel="006778CD" w:rsidRDefault="00643698">
      <w:pPr>
        <w:pStyle w:val="Paragraphedeliste"/>
        <w:rPr>
          <w:del w:id="3739" w:author="Dr Mamadou SANOGO" w:date="2023-10-27T13:51:00Z"/>
          <w:b/>
          <w:bCs/>
        </w:rPr>
        <w:pPrChange w:id="3740" w:author="Dr Mamadou SANOGO" w:date="2023-10-27T13:51:00Z">
          <w:pPr>
            <w:spacing w:line="360" w:lineRule="auto"/>
            <w:ind w:right="403"/>
          </w:pPr>
        </w:pPrChange>
      </w:pPr>
    </w:p>
    <w:p w14:paraId="22E3DF8B" w14:textId="2952831C" w:rsidR="00FA0038" w:rsidRPr="006778CD" w:rsidDel="00803A8B" w:rsidRDefault="00FA0038">
      <w:pPr>
        <w:pStyle w:val="Paragraphedeliste"/>
        <w:widowControl w:val="0"/>
        <w:numPr>
          <w:ilvl w:val="0"/>
          <w:numId w:val="27"/>
        </w:numPr>
        <w:tabs>
          <w:tab w:val="left" w:pos="180"/>
        </w:tabs>
        <w:autoSpaceDE w:val="0"/>
        <w:autoSpaceDN w:val="0"/>
        <w:adjustRightInd w:val="0"/>
        <w:spacing w:line="276" w:lineRule="auto"/>
        <w:ind w:left="714" w:right="102" w:hanging="357"/>
        <w:rPr>
          <w:del w:id="3741" w:author="Dr Mamadou SANOGO" w:date="2023-10-27T22:52:00Z"/>
          <w:b/>
          <w:bCs/>
        </w:rPr>
        <w:pPrChange w:id="3742" w:author="Dr Mamadou SANOGO" w:date="2023-10-27T13:51:00Z">
          <w:pPr>
            <w:spacing w:line="360" w:lineRule="auto"/>
            <w:ind w:right="403"/>
          </w:pPr>
        </w:pPrChange>
      </w:pPr>
    </w:p>
    <w:p w14:paraId="43782350" w14:textId="77777777" w:rsidR="00643698" w:rsidRPr="00614D94" w:rsidDel="003A18E5" w:rsidRDefault="00643698">
      <w:pPr>
        <w:spacing w:line="360" w:lineRule="auto"/>
        <w:ind w:left="360" w:right="403" w:hanging="360"/>
        <w:rPr>
          <w:del w:id="3743" w:author="Dr Mamadou SANOGO" w:date="2023-10-26T13:37:00Z"/>
          <w:b/>
          <w:bCs/>
          <w:color w:val="000000" w:themeColor="text1"/>
          <w:szCs w:val="24"/>
        </w:rPr>
        <w:pPrChange w:id="3744" w:author="Dr Mamadou SANOGO" w:date="2023-10-27T13:51:00Z">
          <w:pPr>
            <w:spacing w:line="360" w:lineRule="auto"/>
            <w:ind w:right="403"/>
          </w:pPr>
        </w:pPrChange>
      </w:pPr>
    </w:p>
    <w:p w14:paraId="72EF898E" w14:textId="77777777" w:rsidR="00643698" w:rsidRPr="00614D94" w:rsidDel="003A18E5" w:rsidRDefault="00643698">
      <w:pPr>
        <w:spacing w:line="360" w:lineRule="auto"/>
        <w:ind w:left="360" w:right="403" w:hanging="360"/>
        <w:rPr>
          <w:del w:id="3745" w:author="Dr Mamadou SANOGO" w:date="2023-10-26T13:37:00Z"/>
          <w:b/>
          <w:bCs/>
          <w:color w:val="000000" w:themeColor="text1"/>
          <w:szCs w:val="24"/>
        </w:rPr>
        <w:pPrChange w:id="3746" w:author="Dr Mamadou SANOGO" w:date="2023-10-27T13:51:00Z">
          <w:pPr>
            <w:spacing w:line="360" w:lineRule="auto"/>
            <w:ind w:right="403"/>
          </w:pPr>
        </w:pPrChange>
      </w:pPr>
    </w:p>
    <w:p w14:paraId="6A7CF017" w14:textId="77777777" w:rsidR="00643698" w:rsidRPr="00614D94" w:rsidDel="003A18E5" w:rsidRDefault="00643698">
      <w:pPr>
        <w:spacing w:line="360" w:lineRule="auto"/>
        <w:ind w:left="360" w:right="403" w:hanging="360"/>
        <w:rPr>
          <w:del w:id="3747" w:author="Dr Mamadou SANOGO" w:date="2023-10-26T13:37:00Z"/>
          <w:b/>
          <w:bCs/>
          <w:color w:val="000000" w:themeColor="text1"/>
          <w:szCs w:val="24"/>
        </w:rPr>
        <w:pPrChange w:id="3748" w:author="Dr Mamadou SANOGO" w:date="2023-10-27T13:51:00Z">
          <w:pPr>
            <w:spacing w:line="360" w:lineRule="auto"/>
            <w:ind w:right="403"/>
          </w:pPr>
        </w:pPrChange>
      </w:pPr>
    </w:p>
    <w:p w14:paraId="56138496" w14:textId="77777777" w:rsidR="00643698" w:rsidRPr="00614D94" w:rsidDel="003A18E5" w:rsidRDefault="00643698">
      <w:pPr>
        <w:spacing w:line="360" w:lineRule="auto"/>
        <w:ind w:left="360" w:right="403" w:hanging="360"/>
        <w:rPr>
          <w:del w:id="3749" w:author="Dr Mamadou SANOGO" w:date="2023-10-26T13:37:00Z"/>
          <w:b/>
          <w:bCs/>
          <w:color w:val="000000" w:themeColor="text1"/>
          <w:szCs w:val="24"/>
        </w:rPr>
        <w:pPrChange w:id="3750" w:author="Dr Mamadou SANOGO" w:date="2023-10-27T13:51:00Z">
          <w:pPr>
            <w:spacing w:line="360" w:lineRule="auto"/>
            <w:ind w:right="403"/>
          </w:pPr>
        </w:pPrChange>
      </w:pPr>
    </w:p>
    <w:p w14:paraId="45D24D5A" w14:textId="77777777" w:rsidR="00643698" w:rsidRPr="00614D94" w:rsidDel="003A18E5" w:rsidRDefault="00643698">
      <w:pPr>
        <w:spacing w:line="360" w:lineRule="auto"/>
        <w:ind w:left="360" w:right="403" w:hanging="360"/>
        <w:rPr>
          <w:del w:id="3751" w:author="Dr Mamadou SANOGO" w:date="2023-10-26T13:37:00Z"/>
          <w:b/>
          <w:bCs/>
          <w:color w:val="000000" w:themeColor="text1"/>
          <w:szCs w:val="24"/>
        </w:rPr>
        <w:pPrChange w:id="3752" w:author="Dr Mamadou SANOGO" w:date="2023-10-27T13:51:00Z">
          <w:pPr>
            <w:spacing w:line="360" w:lineRule="auto"/>
            <w:ind w:right="403"/>
          </w:pPr>
        </w:pPrChange>
      </w:pPr>
    </w:p>
    <w:p w14:paraId="2FEE4DE3" w14:textId="77777777" w:rsidR="00643698" w:rsidRPr="00614D94" w:rsidDel="003A18E5" w:rsidRDefault="00643698">
      <w:pPr>
        <w:spacing w:line="360" w:lineRule="auto"/>
        <w:ind w:left="360" w:right="403" w:hanging="360"/>
        <w:rPr>
          <w:del w:id="3753" w:author="Dr Mamadou SANOGO" w:date="2023-10-26T13:37:00Z"/>
          <w:b/>
          <w:bCs/>
          <w:color w:val="000000" w:themeColor="text1"/>
          <w:szCs w:val="24"/>
        </w:rPr>
        <w:pPrChange w:id="3754" w:author="Dr Mamadou SANOGO" w:date="2023-10-27T13:51:00Z">
          <w:pPr>
            <w:spacing w:line="360" w:lineRule="auto"/>
            <w:ind w:right="403"/>
          </w:pPr>
        </w:pPrChange>
      </w:pPr>
    </w:p>
    <w:p w14:paraId="642ECF49" w14:textId="77777777" w:rsidR="00643698" w:rsidRPr="00614D94" w:rsidDel="003A18E5" w:rsidRDefault="00643698">
      <w:pPr>
        <w:spacing w:line="360" w:lineRule="auto"/>
        <w:ind w:left="360" w:right="403" w:hanging="360"/>
        <w:rPr>
          <w:del w:id="3755" w:author="Dr Mamadou SANOGO" w:date="2023-10-26T13:37:00Z"/>
          <w:b/>
          <w:bCs/>
          <w:color w:val="000000" w:themeColor="text1"/>
          <w:szCs w:val="24"/>
        </w:rPr>
        <w:pPrChange w:id="3756" w:author="Dr Mamadou SANOGO" w:date="2023-10-27T13:51:00Z">
          <w:pPr>
            <w:spacing w:line="360" w:lineRule="auto"/>
            <w:ind w:right="403"/>
          </w:pPr>
        </w:pPrChange>
      </w:pPr>
    </w:p>
    <w:p w14:paraId="72D30AD8" w14:textId="77777777" w:rsidR="00643698" w:rsidRPr="00614D94" w:rsidDel="003A18E5" w:rsidRDefault="00643698">
      <w:pPr>
        <w:spacing w:line="360" w:lineRule="auto"/>
        <w:ind w:left="360" w:right="403" w:hanging="360"/>
        <w:rPr>
          <w:del w:id="3757" w:author="Dr Mamadou SANOGO" w:date="2023-10-26T13:37:00Z"/>
          <w:b/>
          <w:bCs/>
          <w:color w:val="000000" w:themeColor="text1"/>
          <w:szCs w:val="24"/>
        </w:rPr>
        <w:pPrChange w:id="3758" w:author="Dr Mamadou SANOGO" w:date="2023-10-27T13:51:00Z">
          <w:pPr>
            <w:spacing w:line="360" w:lineRule="auto"/>
            <w:ind w:right="403"/>
          </w:pPr>
        </w:pPrChange>
      </w:pPr>
    </w:p>
    <w:p w14:paraId="47523023" w14:textId="77777777" w:rsidR="00643698" w:rsidRPr="00614D94" w:rsidDel="003A18E5" w:rsidRDefault="00643698">
      <w:pPr>
        <w:spacing w:line="360" w:lineRule="auto"/>
        <w:ind w:left="360" w:right="403" w:hanging="360"/>
        <w:rPr>
          <w:del w:id="3759" w:author="Dr Mamadou SANOGO" w:date="2023-10-26T13:37:00Z"/>
          <w:b/>
          <w:bCs/>
          <w:color w:val="000000" w:themeColor="text1"/>
          <w:szCs w:val="24"/>
        </w:rPr>
        <w:pPrChange w:id="3760" w:author="Dr Mamadou SANOGO" w:date="2023-10-27T13:51:00Z">
          <w:pPr>
            <w:spacing w:line="360" w:lineRule="auto"/>
            <w:ind w:right="403"/>
          </w:pPr>
        </w:pPrChange>
      </w:pPr>
    </w:p>
    <w:p w14:paraId="1C620B17" w14:textId="77777777" w:rsidR="00643698" w:rsidRPr="00614D94" w:rsidDel="003A18E5" w:rsidRDefault="00643698">
      <w:pPr>
        <w:spacing w:line="360" w:lineRule="auto"/>
        <w:ind w:left="360" w:right="403" w:hanging="360"/>
        <w:rPr>
          <w:del w:id="3761" w:author="Dr Mamadou SANOGO" w:date="2023-10-26T13:37:00Z"/>
          <w:b/>
          <w:bCs/>
          <w:color w:val="000000" w:themeColor="text1"/>
          <w:szCs w:val="24"/>
        </w:rPr>
        <w:pPrChange w:id="3762" w:author="Dr Mamadou SANOGO" w:date="2023-10-27T13:51:00Z">
          <w:pPr>
            <w:spacing w:line="360" w:lineRule="auto"/>
            <w:ind w:right="403"/>
          </w:pPr>
        </w:pPrChange>
      </w:pPr>
    </w:p>
    <w:p w14:paraId="368206F7" w14:textId="77777777" w:rsidR="00643698" w:rsidRPr="00614D94" w:rsidDel="003A18E5" w:rsidRDefault="00643698">
      <w:pPr>
        <w:spacing w:line="360" w:lineRule="auto"/>
        <w:ind w:left="360" w:right="403" w:hanging="360"/>
        <w:rPr>
          <w:del w:id="3763" w:author="Dr Mamadou SANOGO" w:date="2023-10-26T13:37:00Z"/>
          <w:b/>
          <w:bCs/>
          <w:color w:val="000000" w:themeColor="text1"/>
          <w:szCs w:val="24"/>
        </w:rPr>
        <w:pPrChange w:id="3764" w:author="Dr Mamadou SANOGO" w:date="2023-10-27T13:51:00Z">
          <w:pPr>
            <w:spacing w:line="360" w:lineRule="auto"/>
            <w:ind w:right="403"/>
          </w:pPr>
        </w:pPrChange>
      </w:pPr>
    </w:p>
    <w:p w14:paraId="2553ECD1" w14:textId="77777777" w:rsidR="00643698" w:rsidRPr="00614D94" w:rsidDel="003A18E5" w:rsidRDefault="00643698">
      <w:pPr>
        <w:spacing w:line="360" w:lineRule="auto"/>
        <w:ind w:left="360" w:right="403" w:hanging="360"/>
        <w:rPr>
          <w:del w:id="3765" w:author="Dr Mamadou SANOGO" w:date="2023-10-26T13:37:00Z"/>
          <w:b/>
          <w:bCs/>
          <w:color w:val="000000" w:themeColor="text1"/>
          <w:szCs w:val="24"/>
        </w:rPr>
        <w:pPrChange w:id="3766" w:author="Dr Mamadou SANOGO" w:date="2023-10-27T13:51:00Z">
          <w:pPr>
            <w:spacing w:line="360" w:lineRule="auto"/>
            <w:ind w:right="403"/>
          </w:pPr>
        </w:pPrChange>
      </w:pPr>
    </w:p>
    <w:p w14:paraId="1FB0DA94" w14:textId="64A46E7F" w:rsidR="00643698" w:rsidRPr="007A4AFC" w:rsidDel="00803A8B" w:rsidRDefault="00643698">
      <w:pPr>
        <w:pStyle w:val="Titre1"/>
        <w:numPr>
          <w:ilvl w:val="0"/>
          <w:numId w:val="0"/>
        </w:numPr>
        <w:ind w:left="360" w:hanging="360"/>
        <w:rPr>
          <w:del w:id="3767" w:author="Dr Mamadou SANOGO" w:date="2023-10-27T22:52:00Z"/>
          <w:rFonts w:cs="Times New Roman"/>
          <w:b w:val="0"/>
        </w:rPr>
        <w:pPrChange w:id="3768" w:author="Dr Mamadou SANOGO" w:date="2023-10-27T13:51:00Z">
          <w:pPr>
            <w:pStyle w:val="Titre1"/>
          </w:pPr>
        </w:pPrChange>
      </w:pPr>
      <w:bookmarkStart w:id="3769" w:name="_Toc149307398"/>
      <w:del w:id="3770" w:author="Dr Mamadou SANOGO" w:date="2023-10-27T22:52:00Z">
        <w:r w:rsidRPr="007A4AFC" w:rsidDel="00803A8B">
          <w:rPr>
            <w:rFonts w:cs="Times New Roman"/>
          </w:rPr>
          <w:delText>CONCLUSION</w:delText>
        </w:r>
        <w:bookmarkEnd w:id="3738"/>
        <w:bookmarkEnd w:id="3769"/>
      </w:del>
    </w:p>
    <w:p w14:paraId="5EBE32A3" w14:textId="0BAE1202" w:rsidR="00643698" w:rsidRPr="007A4AFC" w:rsidDel="00803A8B" w:rsidRDefault="00643698">
      <w:pPr>
        <w:spacing w:line="276" w:lineRule="auto"/>
        <w:rPr>
          <w:del w:id="3771" w:author="Dr Mamadou SANOGO" w:date="2023-10-27T22:52:00Z"/>
          <w:color w:val="000000" w:themeColor="text1"/>
          <w:szCs w:val="24"/>
          <w:rPrChange w:id="3772" w:author="Dr Mamadou SANOGO" w:date="2023-10-25T18:15:00Z">
            <w:rPr>
              <w:del w:id="3773" w:author="Dr Mamadou SANOGO" w:date="2023-10-27T22:52:00Z"/>
              <w:szCs w:val="24"/>
            </w:rPr>
          </w:rPrChange>
        </w:rPr>
        <w:pPrChange w:id="3774" w:author="Dr Mamadou SANOGO" w:date="2023-10-27T13:51:00Z">
          <w:pPr>
            <w:spacing w:line="360" w:lineRule="auto"/>
          </w:pPr>
        </w:pPrChange>
      </w:pPr>
      <w:del w:id="3775" w:author="Dr Mamadou SANOGO" w:date="2023-10-27T22:52:00Z">
        <w:r w:rsidRPr="007A4AFC" w:rsidDel="00803A8B">
          <w:rPr>
            <w:color w:val="000000" w:themeColor="text1"/>
            <w:szCs w:val="24"/>
            <w:rPrChange w:id="3776" w:author="Dr Mamadou SANOGO" w:date="2023-10-25T18:15:00Z">
              <w:rPr>
                <w:szCs w:val="24"/>
              </w:rPr>
            </w:rPrChange>
          </w:rPr>
          <w:delText xml:space="preserve">Ce rapport d’auto-évaluation de </w:delText>
        </w:r>
      </w:del>
      <w:del w:id="3777" w:author="Dr Mamadou SANOGO" w:date="2023-10-27T21:10:00Z">
        <w:r w:rsidRPr="007A4AFC" w:rsidDel="005535E3">
          <w:rPr>
            <w:color w:val="000000" w:themeColor="text1"/>
            <w:szCs w:val="24"/>
            <w:rPrChange w:id="3778" w:author="Dr Mamadou SANOGO" w:date="2023-10-25T18:15:00Z">
              <w:rPr>
                <w:szCs w:val="24"/>
              </w:rPr>
            </w:rPrChange>
          </w:rPr>
          <w:delText>Master</w:delText>
        </w:r>
      </w:del>
      <w:del w:id="3779" w:author="Dr Mamadou SANOGO" w:date="2023-10-27T22:52:00Z">
        <w:r w:rsidRPr="007A4AFC" w:rsidDel="00803A8B">
          <w:rPr>
            <w:color w:val="000000" w:themeColor="text1"/>
            <w:szCs w:val="24"/>
            <w:rPrChange w:id="3780" w:author="Dr Mamadou SANOGO" w:date="2023-10-25T18:15:00Z">
              <w:rPr>
                <w:szCs w:val="24"/>
              </w:rPr>
            </w:rPrChange>
          </w:rPr>
          <w:delText xml:space="preserve"> en </w:delText>
        </w:r>
      </w:del>
      <w:del w:id="3781" w:author="Dr Mamadou SANOGO" w:date="2023-10-26T13:37:00Z">
        <w:r w:rsidRPr="007A4AFC" w:rsidDel="003A18E5">
          <w:rPr>
            <w:color w:val="000000" w:themeColor="text1"/>
            <w:szCs w:val="24"/>
            <w:rPrChange w:id="3782" w:author="Dr Mamadou SANOGO" w:date="2023-10-25T18:15:00Z">
              <w:rPr>
                <w:szCs w:val="24"/>
              </w:rPr>
            </w:rPrChange>
          </w:rPr>
          <w:delText>Epidémiologie</w:delText>
        </w:r>
      </w:del>
      <w:del w:id="3783" w:author="Dr Mamadou SANOGO" w:date="2023-10-27T11:08:00Z">
        <w:r w:rsidRPr="007A4AFC" w:rsidDel="00FA0038">
          <w:rPr>
            <w:color w:val="000000" w:themeColor="text1"/>
            <w:szCs w:val="24"/>
            <w:rPrChange w:id="3784" w:author="Dr Mamadou SANOGO" w:date="2023-10-25T18:15:00Z">
              <w:rPr>
                <w:szCs w:val="24"/>
              </w:rPr>
            </w:rPrChange>
          </w:rPr>
          <w:delText xml:space="preserve"> </w:delText>
        </w:r>
      </w:del>
      <w:del w:id="3785" w:author="Dr Mamadou SANOGO" w:date="2023-10-27T22:52:00Z">
        <w:r w:rsidRPr="007A4AFC" w:rsidDel="00803A8B">
          <w:rPr>
            <w:color w:val="000000" w:themeColor="text1"/>
            <w:szCs w:val="24"/>
            <w:rPrChange w:id="3786" w:author="Dr Mamadou SANOGO" w:date="2023-10-25T18:15:00Z">
              <w:rPr>
                <w:szCs w:val="24"/>
              </w:rPr>
            </w:rPrChange>
          </w:rPr>
          <w:delText xml:space="preserve">de l’École Privée de Santé Félix Houphouët Boigny est perçu comme un exercice très utile. L’autoévaluation de cette offre de formation a fait ressortir ses forces, ses faiblesses, des opportunités et enfin des menaces à prendre en compte pour son meilleur pilotage. Il </w:delText>
        </w:r>
      </w:del>
      <w:del w:id="3787" w:author="Dr Mamadou SANOGO" w:date="2023-10-27T22:40:00Z">
        <w:r w:rsidRPr="007A4AFC" w:rsidDel="001C0A10">
          <w:rPr>
            <w:color w:val="000000" w:themeColor="text1"/>
            <w:szCs w:val="24"/>
            <w:rPrChange w:id="3788" w:author="Dr Mamadou SANOGO" w:date="2023-10-25T18:15:00Z">
              <w:rPr>
                <w:szCs w:val="24"/>
              </w:rPr>
            </w:rPrChange>
          </w:rPr>
          <w:delText xml:space="preserve">est rapport </w:delText>
        </w:r>
      </w:del>
      <w:del w:id="3789" w:author="Dr Mamadou SANOGO" w:date="2023-10-27T22:52:00Z">
        <w:r w:rsidRPr="007A4AFC" w:rsidDel="00803A8B">
          <w:rPr>
            <w:color w:val="000000" w:themeColor="text1"/>
            <w:szCs w:val="24"/>
            <w:rPrChange w:id="3790" w:author="Dr Mamadou SANOGO" w:date="2023-10-25T18:15:00Z">
              <w:rPr>
                <w:szCs w:val="24"/>
              </w:rPr>
            </w:rPrChange>
          </w:rPr>
          <w:delText xml:space="preserve">est le reflet de la situation actuelle de </w:delText>
        </w:r>
      </w:del>
      <w:del w:id="3791" w:author="Dr Mamadou SANOGO" w:date="2023-10-27T21:10:00Z">
        <w:r w:rsidRPr="007A4AFC" w:rsidDel="00BC48FF">
          <w:rPr>
            <w:color w:val="000000" w:themeColor="text1"/>
            <w:szCs w:val="24"/>
            <w:rPrChange w:id="3792" w:author="Dr Mamadou SANOGO" w:date="2023-10-25T18:15:00Z">
              <w:rPr>
                <w:szCs w:val="24"/>
              </w:rPr>
            </w:rPrChange>
          </w:rPr>
          <w:delText>Master</w:delText>
        </w:r>
      </w:del>
      <w:del w:id="3793" w:author="Dr Mamadou SANOGO" w:date="2023-10-27T22:52:00Z">
        <w:r w:rsidRPr="007A4AFC" w:rsidDel="00803A8B">
          <w:rPr>
            <w:color w:val="000000" w:themeColor="text1"/>
            <w:szCs w:val="24"/>
            <w:rPrChange w:id="3794" w:author="Dr Mamadou SANOGO" w:date="2023-10-25T18:15:00Z">
              <w:rPr>
                <w:szCs w:val="24"/>
              </w:rPr>
            </w:rPrChange>
          </w:rPr>
          <w:delText xml:space="preserve"> en </w:delText>
        </w:r>
      </w:del>
      <w:del w:id="3795" w:author="Dr Mamadou SANOGO" w:date="2023-10-26T13:38:00Z">
        <w:r w:rsidRPr="007A4AFC" w:rsidDel="003A18E5">
          <w:rPr>
            <w:color w:val="000000" w:themeColor="text1"/>
            <w:szCs w:val="24"/>
            <w:rPrChange w:id="3796" w:author="Dr Mamadou SANOGO" w:date="2023-10-25T18:15:00Z">
              <w:rPr>
                <w:szCs w:val="24"/>
              </w:rPr>
            </w:rPrChange>
          </w:rPr>
          <w:delText>épidémiologie</w:delText>
        </w:r>
      </w:del>
      <w:del w:id="3797" w:author="Dr Mamadou SANOGO" w:date="2023-10-27T11:08:00Z">
        <w:r w:rsidRPr="007A4AFC" w:rsidDel="00FA0038">
          <w:rPr>
            <w:color w:val="000000" w:themeColor="text1"/>
            <w:szCs w:val="24"/>
            <w:rPrChange w:id="3798" w:author="Dr Mamadou SANOGO" w:date="2023-10-25T18:15:00Z">
              <w:rPr>
                <w:szCs w:val="24"/>
              </w:rPr>
            </w:rPrChange>
          </w:rPr>
          <w:delText xml:space="preserve"> </w:delText>
        </w:r>
      </w:del>
      <w:del w:id="3799" w:author="Dr Mamadou SANOGO" w:date="2023-10-27T22:52:00Z">
        <w:r w:rsidRPr="007A4AFC" w:rsidDel="00803A8B">
          <w:rPr>
            <w:color w:val="000000" w:themeColor="text1"/>
            <w:szCs w:val="24"/>
            <w:rPrChange w:id="3800" w:author="Dr Mamadou SANOGO" w:date="2023-10-25T18:15:00Z">
              <w:rPr>
                <w:szCs w:val="24"/>
              </w:rPr>
            </w:rPrChange>
          </w:rPr>
          <w:delText xml:space="preserve">de l’EPSFé. Il a été rédigé suivant le référentiel d’auto-évaluation de l’AMAQ-SUP, tout en s’inspirant des référentiels internationaux jugés pertinents. </w:delText>
        </w:r>
      </w:del>
    </w:p>
    <w:p w14:paraId="41A96D02" w14:textId="6918ED17" w:rsidR="00643698" w:rsidRPr="007A4AFC" w:rsidDel="00803A8B" w:rsidRDefault="00643698">
      <w:pPr>
        <w:spacing w:line="276" w:lineRule="auto"/>
        <w:rPr>
          <w:del w:id="3801" w:author="Dr Mamadou SANOGO" w:date="2023-10-27T22:52:00Z"/>
          <w:color w:val="000000" w:themeColor="text1"/>
          <w:szCs w:val="24"/>
          <w:rPrChange w:id="3802" w:author="Dr Mamadou SANOGO" w:date="2023-10-25T18:15:00Z">
            <w:rPr>
              <w:del w:id="3803" w:author="Dr Mamadou SANOGO" w:date="2023-10-27T22:52:00Z"/>
              <w:szCs w:val="24"/>
            </w:rPr>
          </w:rPrChange>
        </w:rPr>
        <w:pPrChange w:id="3804" w:author="Dr Mamadou SANOGO" w:date="2023-10-27T13:51:00Z">
          <w:pPr>
            <w:spacing w:line="360" w:lineRule="auto"/>
          </w:pPr>
        </w:pPrChange>
      </w:pPr>
      <w:del w:id="3805" w:author="Dr Mamadou SANOGO" w:date="2023-10-27T22:52:00Z">
        <w:r w:rsidRPr="007A4AFC" w:rsidDel="00803A8B">
          <w:rPr>
            <w:color w:val="000000" w:themeColor="text1"/>
            <w:szCs w:val="24"/>
            <w:rPrChange w:id="3806" w:author="Dr Mamadou SANOGO" w:date="2023-10-25T18:15:00Z">
              <w:rPr>
                <w:szCs w:val="24"/>
              </w:rPr>
            </w:rPrChange>
          </w:rPr>
          <w:delText xml:space="preserve">En ce qui concerne les actions considérées comme prioritaires dans ce rapport, il importe de souligner au terme de cet exercice d’auto-évaluation que le défi le plus déterminant pour le développement et l’amélioration du fonctionnement de ce </w:delText>
        </w:r>
      </w:del>
      <w:del w:id="3807" w:author="Dr Mamadou SANOGO" w:date="2023-10-27T22:07:00Z">
        <w:r w:rsidRPr="007A4AFC" w:rsidDel="00E06071">
          <w:rPr>
            <w:color w:val="000000" w:themeColor="text1"/>
            <w:szCs w:val="24"/>
            <w:rPrChange w:id="3808" w:author="Dr Mamadou SANOGO" w:date="2023-10-25T18:15:00Z">
              <w:rPr>
                <w:szCs w:val="24"/>
              </w:rPr>
            </w:rPrChange>
          </w:rPr>
          <w:delText xml:space="preserve">master </w:delText>
        </w:r>
      </w:del>
      <w:del w:id="3809" w:author="Dr Mamadou SANOGO" w:date="2023-10-27T22:52:00Z">
        <w:r w:rsidRPr="007A4AFC" w:rsidDel="00803A8B">
          <w:rPr>
            <w:color w:val="000000" w:themeColor="text1"/>
            <w:szCs w:val="24"/>
            <w:rPrChange w:id="3810" w:author="Dr Mamadou SANOGO" w:date="2023-10-25T18:15:00Z">
              <w:rPr>
                <w:szCs w:val="24"/>
              </w:rPr>
            </w:rPrChange>
          </w:rPr>
          <w:delText>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delText>
        </w:r>
      </w:del>
    </w:p>
    <w:p w14:paraId="1BC7BEBE" w14:textId="7626F972" w:rsidR="00643698" w:rsidRPr="007A4AFC" w:rsidDel="00803A8B" w:rsidRDefault="00643698">
      <w:pPr>
        <w:spacing w:line="276" w:lineRule="auto"/>
        <w:rPr>
          <w:del w:id="3811" w:author="Dr Mamadou SANOGO" w:date="2023-10-27T22:52:00Z"/>
          <w:color w:val="000000" w:themeColor="text1"/>
          <w:szCs w:val="24"/>
          <w:rPrChange w:id="3812" w:author="Dr Mamadou SANOGO" w:date="2023-10-25T18:15:00Z">
            <w:rPr>
              <w:del w:id="3813" w:author="Dr Mamadou SANOGO" w:date="2023-10-27T22:52:00Z"/>
              <w:szCs w:val="24"/>
            </w:rPr>
          </w:rPrChange>
        </w:rPr>
        <w:pPrChange w:id="3814" w:author="Dr Mamadou SANOGO" w:date="2023-10-27T13:51:00Z">
          <w:pPr>
            <w:spacing w:line="360" w:lineRule="auto"/>
          </w:pPr>
        </w:pPrChange>
      </w:pPr>
      <w:del w:id="3815" w:author="Dr Mamadou SANOGO" w:date="2023-10-27T22:52:00Z">
        <w:r w:rsidRPr="007A4AFC" w:rsidDel="00803A8B">
          <w:rPr>
            <w:color w:val="000000" w:themeColor="text1"/>
            <w:szCs w:val="24"/>
            <w:rPrChange w:id="3816" w:author="Dr Mamadou SANOGO" w:date="2023-10-25T18:15:00Z">
              <w:rPr>
                <w:szCs w:val="24"/>
              </w:rPr>
            </w:rPrChange>
          </w:rPr>
          <w:delTex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delText>
        </w:r>
      </w:del>
    </w:p>
    <w:p w14:paraId="58ED50C5" w14:textId="13AFAADE" w:rsidR="00643698" w:rsidRPr="007A4AFC" w:rsidDel="00803A8B" w:rsidRDefault="00643698">
      <w:pPr>
        <w:spacing w:line="276" w:lineRule="auto"/>
        <w:rPr>
          <w:del w:id="3817" w:author="Dr Mamadou SANOGO" w:date="2023-10-27T22:52:00Z"/>
          <w:color w:val="000000" w:themeColor="text1"/>
          <w:szCs w:val="24"/>
          <w:rPrChange w:id="3818" w:author="Dr Mamadou SANOGO" w:date="2023-10-25T18:15:00Z">
            <w:rPr>
              <w:del w:id="3819" w:author="Dr Mamadou SANOGO" w:date="2023-10-27T22:52:00Z"/>
              <w:szCs w:val="24"/>
            </w:rPr>
          </w:rPrChange>
        </w:rPr>
        <w:pPrChange w:id="3820" w:author="Dr Mamadou SANOGO" w:date="2023-10-27T13:51:00Z">
          <w:pPr>
            <w:spacing w:line="360" w:lineRule="auto"/>
          </w:pPr>
        </w:pPrChange>
      </w:pPr>
      <w:del w:id="3821" w:author="Dr Mamadou SANOGO" w:date="2023-10-27T22:52:00Z">
        <w:r w:rsidRPr="007A4AFC" w:rsidDel="00803A8B">
          <w:rPr>
            <w:color w:val="000000" w:themeColor="text1"/>
            <w:szCs w:val="24"/>
            <w:rPrChange w:id="3822" w:author="Dr Mamadou SANOGO" w:date="2023-10-25T18:15:00Z">
              <w:rPr>
                <w:szCs w:val="24"/>
              </w:rPr>
            </w:rPrChange>
          </w:rPr>
          <w:delText xml:space="preserve">L’accréditation du diplôme de </w:delText>
        </w:r>
      </w:del>
      <w:del w:id="3823" w:author="Dr Mamadou SANOGO" w:date="2023-10-27T21:11:00Z">
        <w:r w:rsidRPr="007A4AFC" w:rsidDel="0002723E">
          <w:rPr>
            <w:color w:val="000000" w:themeColor="text1"/>
            <w:szCs w:val="24"/>
            <w:rPrChange w:id="3824" w:author="Dr Mamadou SANOGO" w:date="2023-10-25T18:15:00Z">
              <w:rPr>
                <w:szCs w:val="24"/>
              </w:rPr>
            </w:rPrChange>
          </w:rPr>
          <w:delText>Master</w:delText>
        </w:r>
      </w:del>
      <w:del w:id="3825" w:author="Dr Mamadou SANOGO" w:date="2023-10-27T22:52:00Z">
        <w:r w:rsidRPr="007A4AFC" w:rsidDel="00803A8B">
          <w:rPr>
            <w:color w:val="000000" w:themeColor="text1"/>
            <w:szCs w:val="24"/>
            <w:rPrChange w:id="3826" w:author="Dr Mamadou SANOGO" w:date="2023-10-25T18:15:00Z">
              <w:rPr>
                <w:szCs w:val="24"/>
              </w:rPr>
            </w:rPrChange>
          </w:rPr>
          <w:delText xml:space="preserve"> en</w:delText>
        </w:r>
      </w:del>
      <w:del w:id="3827" w:author="Dr Mamadou SANOGO" w:date="2023-10-26T13:41:00Z">
        <w:r w:rsidRPr="007A4AFC" w:rsidDel="003A18E5">
          <w:rPr>
            <w:color w:val="000000" w:themeColor="text1"/>
            <w:szCs w:val="24"/>
            <w:rPrChange w:id="3828" w:author="Dr Mamadou SANOGO" w:date="2023-10-25T18:15:00Z">
              <w:rPr>
                <w:szCs w:val="24"/>
              </w:rPr>
            </w:rPrChange>
          </w:rPr>
          <w:delText xml:space="preserve"> Epidémiologie</w:delText>
        </w:r>
      </w:del>
      <w:del w:id="3829" w:author="Dr Mamadou SANOGO" w:date="2023-10-27T11:08:00Z">
        <w:r w:rsidRPr="007A4AFC" w:rsidDel="00FA0038">
          <w:rPr>
            <w:color w:val="000000" w:themeColor="text1"/>
            <w:szCs w:val="24"/>
            <w:rPrChange w:id="3830" w:author="Dr Mamadou SANOGO" w:date="2023-10-25T18:15:00Z">
              <w:rPr>
                <w:szCs w:val="24"/>
              </w:rPr>
            </w:rPrChange>
          </w:rPr>
          <w:delText xml:space="preserve"> </w:delText>
        </w:r>
      </w:del>
      <w:del w:id="3831" w:author="Dr Mamadou SANOGO" w:date="2023-10-27T22:52:00Z">
        <w:r w:rsidRPr="007A4AFC" w:rsidDel="00803A8B">
          <w:rPr>
            <w:color w:val="000000" w:themeColor="text1"/>
            <w:szCs w:val="24"/>
            <w:rPrChange w:id="3832" w:author="Dr Mamadou SANOGO" w:date="2023-10-25T18:15:00Z">
              <w:rPr>
                <w:szCs w:val="24"/>
              </w:rPr>
            </w:rPrChange>
          </w:rPr>
          <w:delText>correspond à un souci d’assurance qualité de l’offre de formation. Ce besoin justifie notre démarche actuelle, fondant ainsi notre volonté de prendre en compte les recommandations du l’AMAQ-SUP relatives à nos insuffisances.</w:delText>
        </w:r>
      </w:del>
    </w:p>
    <w:p w14:paraId="234075ED" w14:textId="77777777" w:rsidR="00643698" w:rsidRPr="007A4AFC" w:rsidRDefault="00643698" w:rsidP="00643698">
      <w:pPr>
        <w:rPr>
          <w:color w:val="000000" w:themeColor="text1"/>
          <w:rPrChange w:id="3833" w:author="Dr Mamadou SANOGO" w:date="2023-10-25T18:15:00Z">
            <w:rPr/>
          </w:rPrChange>
        </w:rPr>
      </w:pPr>
    </w:p>
    <w:p w14:paraId="7AF8CF33" w14:textId="77777777" w:rsidR="00643698" w:rsidRPr="007A4AFC" w:rsidRDefault="00643698" w:rsidP="00643698">
      <w:pPr>
        <w:rPr>
          <w:color w:val="000000" w:themeColor="text1"/>
          <w:rPrChange w:id="3834" w:author="Dr Mamadou SANOGO" w:date="2023-10-25T18:15:00Z">
            <w:rPr/>
          </w:rPrChange>
        </w:rPr>
      </w:pPr>
    </w:p>
    <w:p w14:paraId="78E46749" w14:textId="72BC5E51" w:rsidR="00586744" w:rsidRPr="007A4AFC" w:rsidRDefault="00586744" w:rsidP="00586744">
      <w:pPr>
        <w:spacing w:line="240" w:lineRule="auto"/>
        <w:rPr>
          <w:color w:val="000000" w:themeColor="text1"/>
          <w:szCs w:val="24"/>
          <w:rPrChange w:id="3835" w:author="Dr Mamadou SANOGO" w:date="2023-10-25T18:15:00Z">
            <w:rPr>
              <w:szCs w:val="24"/>
            </w:rPr>
          </w:rPrChange>
        </w:rPr>
      </w:pPr>
    </w:p>
    <w:p w14:paraId="6FFCE6F1" w14:textId="77777777" w:rsidR="003B4A3F" w:rsidRPr="007A4AFC" w:rsidRDefault="003B4A3F" w:rsidP="001459BA">
      <w:pPr>
        <w:widowControl w:val="0"/>
        <w:autoSpaceDE w:val="0"/>
        <w:autoSpaceDN w:val="0"/>
        <w:adjustRightInd w:val="0"/>
        <w:spacing w:before="2" w:line="120" w:lineRule="exact"/>
        <w:ind w:right="9"/>
        <w:rPr>
          <w:color w:val="000000" w:themeColor="text1"/>
          <w:sz w:val="12"/>
          <w:szCs w:val="12"/>
          <w:lang w:val="fr-ML"/>
          <w:rPrChange w:id="3836" w:author="Dr Mamadou SANOGO" w:date="2023-10-25T18:15:00Z">
            <w:rPr>
              <w:sz w:val="12"/>
              <w:szCs w:val="12"/>
              <w:lang w:val="fr-ML"/>
            </w:rPr>
          </w:rPrChange>
        </w:rPr>
      </w:pPr>
    </w:p>
    <w:p w14:paraId="03E77135" w14:textId="45CAF32C" w:rsidR="003B4A3F" w:rsidDel="00803A8B" w:rsidRDefault="003B4A3F">
      <w:pPr>
        <w:spacing w:line="240" w:lineRule="auto"/>
        <w:ind w:right="9"/>
        <w:rPr>
          <w:del w:id="3837" w:author="Dr Mamadou SANOGO" w:date="2023-10-27T22:52:00Z"/>
          <w:color w:val="000000" w:themeColor="text1"/>
          <w:szCs w:val="24"/>
        </w:rPr>
      </w:pPr>
    </w:p>
    <w:p w14:paraId="15DFB7A1" w14:textId="796904B6" w:rsidR="00803A8B" w:rsidRDefault="00803A8B">
      <w:pPr>
        <w:widowControl w:val="0"/>
        <w:autoSpaceDE w:val="0"/>
        <w:autoSpaceDN w:val="0"/>
        <w:adjustRightInd w:val="0"/>
        <w:spacing w:line="360" w:lineRule="auto"/>
        <w:ind w:right="9"/>
        <w:rPr>
          <w:ins w:id="3838" w:author="Dr Mamadou SANOGO" w:date="2023-10-27T22:52:00Z"/>
          <w:color w:val="000000" w:themeColor="text1"/>
          <w:szCs w:val="24"/>
        </w:rPr>
      </w:pPr>
    </w:p>
    <w:p w14:paraId="4CE6C569" w14:textId="64787EB3" w:rsidR="00803A8B" w:rsidRDefault="00803A8B">
      <w:pPr>
        <w:widowControl w:val="0"/>
        <w:autoSpaceDE w:val="0"/>
        <w:autoSpaceDN w:val="0"/>
        <w:adjustRightInd w:val="0"/>
        <w:spacing w:line="360" w:lineRule="auto"/>
        <w:ind w:right="9"/>
        <w:rPr>
          <w:ins w:id="3839" w:author="Dr Mamadou SANOGO" w:date="2023-10-27T22:52:00Z"/>
          <w:color w:val="000000" w:themeColor="text1"/>
          <w:szCs w:val="24"/>
        </w:rPr>
      </w:pPr>
    </w:p>
    <w:p w14:paraId="7DA17436" w14:textId="77777777" w:rsidR="00803A8B" w:rsidRPr="007A4AFC" w:rsidRDefault="00803A8B">
      <w:pPr>
        <w:widowControl w:val="0"/>
        <w:autoSpaceDE w:val="0"/>
        <w:autoSpaceDN w:val="0"/>
        <w:adjustRightInd w:val="0"/>
        <w:spacing w:line="360" w:lineRule="auto"/>
        <w:ind w:right="9"/>
        <w:rPr>
          <w:ins w:id="3840" w:author="Dr Mamadou SANOGO" w:date="2023-10-27T22:52:00Z"/>
          <w:color w:val="000000" w:themeColor="text1"/>
          <w:szCs w:val="24"/>
          <w:rPrChange w:id="3841" w:author="Dr Mamadou SANOGO" w:date="2023-10-25T18:15:00Z">
            <w:rPr>
              <w:ins w:id="3842" w:author="Dr Mamadou SANOGO" w:date="2023-10-27T22:52:00Z"/>
              <w:color w:val="000000"/>
              <w:szCs w:val="24"/>
            </w:rPr>
          </w:rPrChange>
        </w:rPr>
      </w:pPr>
    </w:p>
    <w:p w14:paraId="60EEA284" w14:textId="77777777" w:rsidR="004E1847" w:rsidRPr="007A4AFC" w:rsidRDefault="004E1847">
      <w:pPr>
        <w:spacing w:line="240" w:lineRule="auto"/>
        <w:ind w:right="9"/>
        <w:rPr>
          <w:color w:val="000000" w:themeColor="text1"/>
          <w:szCs w:val="24"/>
          <w:rPrChange w:id="3843" w:author="Dr Mamadou SANOGO" w:date="2023-10-25T18:15:00Z">
            <w:rPr>
              <w:color w:val="000000"/>
              <w:szCs w:val="24"/>
            </w:rPr>
          </w:rPrChange>
        </w:rPr>
      </w:pPr>
      <w:del w:id="3844" w:author="Dr Mamadou SANOGO" w:date="2023-10-27T22:52:00Z">
        <w:r w:rsidRPr="007A4AFC" w:rsidDel="00803A8B">
          <w:rPr>
            <w:color w:val="000000" w:themeColor="text1"/>
            <w:szCs w:val="24"/>
            <w:rPrChange w:id="3845" w:author="Dr Mamadou SANOGO" w:date="2023-10-25T18:15:00Z">
              <w:rPr>
                <w:color w:val="000000"/>
                <w:szCs w:val="24"/>
              </w:rPr>
            </w:rPrChange>
          </w:rPr>
          <w:br w:type="page"/>
        </w:r>
      </w:del>
    </w:p>
    <w:p w14:paraId="3DDD9EDC" w14:textId="77777777" w:rsidR="00011374" w:rsidRPr="007A4AFC" w:rsidDel="006778CD" w:rsidRDefault="00011374">
      <w:pPr>
        <w:pStyle w:val="Titre1"/>
        <w:numPr>
          <w:ilvl w:val="0"/>
          <w:numId w:val="0"/>
        </w:numPr>
        <w:spacing w:before="0" w:line="240" w:lineRule="auto"/>
        <w:ind w:left="360"/>
        <w:rPr>
          <w:del w:id="3846" w:author="Dr Mamadou SANOGO" w:date="2023-10-27T13:51:00Z"/>
          <w:rFonts w:cs="Times New Roman"/>
          <w:b w:val="0"/>
          <w:sz w:val="24"/>
          <w:szCs w:val="24"/>
        </w:rPr>
        <w:pPrChange w:id="3847" w:author="Dr Mamadou SANOGO" w:date="2023-10-27T13:51:00Z">
          <w:pPr>
            <w:pStyle w:val="Titre1"/>
            <w:spacing w:before="0" w:line="240" w:lineRule="auto"/>
          </w:pPr>
        </w:pPrChange>
      </w:pPr>
    </w:p>
    <w:p w14:paraId="7A242FE4" w14:textId="77777777" w:rsidR="00011374" w:rsidRPr="00356D2D" w:rsidDel="006778CD" w:rsidRDefault="00011374">
      <w:pPr>
        <w:pStyle w:val="Titre1"/>
        <w:numPr>
          <w:ilvl w:val="0"/>
          <w:numId w:val="0"/>
        </w:numPr>
        <w:spacing w:before="0" w:line="240" w:lineRule="auto"/>
        <w:ind w:left="360"/>
        <w:rPr>
          <w:del w:id="3848" w:author="Dr Mamadou SANOGO" w:date="2023-10-27T13:51:00Z"/>
          <w:rFonts w:cs="Times New Roman"/>
          <w:b w:val="0"/>
          <w:sz w:val="24"/>
          <w:szCs w:val="24"/>
        </w:rPr>
        <w:pPrChange w:id="3849" w:author="Dr Mamadou SANOGO" w:date="2023-10-27T13:51:00Z">
          <w:pPr>
            <w:pStyle w:val="Titre1"/>
            <w:spacing w:before="0" w:line="240" w:lineRule="auto"/>
          </w:pPr>
        </w:pPrChange>
      </w:pPr>
    </w:p>
    <w:p w14:paraId="594E3317" w14:textId="77777777" w:rsidR="00011374" w:rsidRPr="00356D2D" w:rsidDel="006778CD" w:rsidRDefault="00011374">
      <w:pPr>
        <w:pStyle w:val="Titre1"/>
        <w:numPr>
          <w:ilvl w:val="0"/>
          <w:numId w:val="0"/>
        </w:numPr>
        <w:spacing w:before="0" w:line="240" w:lineRule="auto"/>
        <w:ind w:left="360"/>
        <w:rPr>
          <w:del w:id="3850" w:author="Dr Mamadou SANOGO" w:date="2023-10-27T13:51:00Z"/>
          <w:rFonts w:cs="Times New Roman"/>
          <w:b w:val="0"/>
          <w:sz w:val="24"/>
          <w:szCs w:val="24"/>
        </w:rPr>
        <w:pPrChange w:id="3851" w:author="Dr Mamadou SANOGO" w:date="2023-10-27T13:51:00Z">
          <w:pPr>
            <w:pStyle w:val="Titre1"/>
            <w:spacing w:before="0" w:line="240" w:lineRule="auto"/>
          </w:pPr>
        </w:pPrChange>
      </w:pPr>
    </w:p>
    <w:p w14:paraId="280ADD89" w14:textId="77777777" w:rsidR="00011374" w:rsidRPr="00356D2D" w:rsidDel="006778CD" w:rsidRDefault="00011374">
      <w:pPr>
        <w:pStyle w:val="Titre1"/>
        <w:numPr>
          <w:ilvl w:val="0"/>
          <w:numId w:val="0"/>
        </w:numPr>
        <w:spacing w:before="0" w:line="240" w:lineRule="auto"/>
        <w:ind w:left="360"/>
        <w:rPr>
          <w:del w:id="3852" w:author="Dr Mamadou SANOGO" w:date="2023-10-27T13:51:00Z"/>
          <w:rFonts w:cs="Times New Roman"/>
          <w:b w:val="0"/>
          <w:sz w:val="24"/>
          <w:szCs w:val="24"/>
        </w:rPr>
        <w:pPrChange w:id="3853" w:author="Dr Mamadou SANOGO" w:date="2023-10-27T13:51:00Z">
          <w:pPr>
            <w:pStyle w:val="Titre1"/>
            <w:spacing w:before="0" w:line="240" w:lineRule="auto"/>
          </w:pPr>
        </w:pPrChange>
      </w:pPr>
    </w:p>
    <w:p w14:paraId="43E1A4FD" w14:textId="77777777" w:rsidR="00011374" w:rsidRPr="00356D2D" w:rsidDel="006778CD" w:rsidRDefault="00011374">
      <w:pPr>
        <w:pStyle w:val="Titre1"/>
        <w:numPr>
          <w:ilvl w:val="0"/>
          <w:numId w:val="0"/>
        </w:numPr>
        <w:spacing w:before="0" w:line="240" w:lineRule="auto"/>
        <w:ind w:left="360"/>
        <w:rPr>
          <w:del w:id="3854" w:author="Dr Mamadou SANOGO" w:date="2023-10-27T13:51:00Z"/>
          <w:rFonts w:cs="Times New Roman"/>
          <w:b w:val="0"/>
          <w:sz w:val="24"/>
          <w:szCs w:val="24"/>
        </w:rPr>
        <w:pPrChange w:id="3855" w:author="Dr Mamadou SANOGO" w:date="2023-10-27T13:51:00Z">
          <w:pPr>
            <w:pStyle w:val="Titre1"/>
            <w:spacing w:before="0" w:line="240" w:lineRule="auto"/>
          </w:pPr>
        </w:pPrChange>
      </w:pPr>
    </w:p>
    <w:p w14:paraId="42835E0B" w14:textId="77777777" w:rsidR="00011374" w:rsidRPr="00356D2D" w:rsidDel="006778CD" w:rsidRDefault="00011374">
      <w:pPr>
        <w:pStyle w:val="Titre1"/>
        <w:numPr>
          <w:ilvl w:val="0"/>
          <w:numId w:val="0"/>
        </w:numPr>
        <w:spacing w:before="0" w:line="240" w:lineRule="auto"/>
        <w:ind w:left="360"/>
        <w:rPr>
          <w:del w:id="3856" w:author="Dr Mamadou SANOGO" w:date="2023-10-27T13:51:00Z"/>
          <w:rFonts w:cs="Times New Roman"/>
          <w:b w:val="0"/>
          <w:sz w:val="24"/>
          <w:szCs w:val="24"/>
        </w:rPr>
        <w:pPrChange w:id="3857" w:author="Dr Mamadou SANOGO" w:date="2023-10-27T13:51:00Z">
          <w:pPr>
            <w:pStyle w:val="Titre1"/>
            <w:spacing w:before="0" w:line="240" w:lineRule="auto"/>
          </w:pPr>
        </w:pPrChange>
      </w:pPr>
    </w:p>
    <w:p w14:paraId="44BBA78F" w14:textId="77777777" w:rsidR="00011374" w:rsidRPr="00356D2D" w:rsidDel="006778CD" w:rsidRDefault="00011374">
      <w:pPr>
        <w:pStyle w:val="Titre1"/>
        <w:numPr>
          <w:ilvl w:val="0"/>
          <w:numId w:val="0"/>
        </w:numPr>
        <w:spacing w:before="0" w:line="240" w:lineRule="auto"/>
        <w:ind w:left="360"/>
        <w:rPr>
          <w:del w:id="3858" w:author="Dr Mamadou SANOGO" w:date="2023-10-27T13:51:00Z"/>
          <w:rFonts w:cs="Times New Roman"/>
          <w:b w:val="0"/>
          <w:sz w:val="24"/>
          <w:szCs w:val="24"/>
        </w:rPr>
        <w:pPrChange w:id="3859" w:author="Dr Mamadou SANOGO" w:date="2023-10-27T13:51:00Z">
          <w:pPr>
            <w:pStyle w:val="Titre1"/>
            <w:spacing w:before="0" w:line="240" w:lineRule="auto"/>
          </w:pPr>
        </w:pPrChange>
      </w:pPr>
    </w:p>
    <w:p w14:paraId="6E17F170" w14:textId="77777777" w:rsidR="00011374" w:rsidRPr="00356D2D" w:rsidRDefault="00011374">
      <w:pPr>
        <w:pStyle w:val="Titre1"/>
        <w:numPr>
          <w:ilvl w:val="0"/>
          <w:numId w:val="0"/>
        </w:numPr>
        <w:spacing w:before="0" w:line="240" w:lineRule="auto"/>
        <w:ind w:left="360"/>
        <w:rPr>
          <w:rFonts w:cs="Times New Roman"/>
          <w:b w:val="0"/>
          <w:sz w:val="24"/>
          <w:szCs w:val="24"/>
        </w:rPr>
        <w:pPrChange w:id="3860" w:author="Dr Mamadou SANOGO" w:date="2023-10-27T13:51:00Z">
          <w:pPr>
            <w:pStyle w:val="Titre1"/>
            <w:spacing w:before="0" w:line="240" w:lineRule="auto"/>
          </w:pPr>
        </w:pPrChange>
      </w:pPr>
    </w:p>
    <w:p w14:paraId="27964362" w14:textId="77777777" w:rsidR="00011374" w:rsidRPr="007A4AFC" w:rsidRDefault="00011374" w:rsidP="00011374">
      <w:pPr>
        <w:rPr>
          <w:color w:val="000000" w:themeColor="text1"/>
          <w:szCs w:val="24"/>
          <w:rPrChange w:id="3861" w:author="Dr Mamadou SANOGO" w:date="2023-10-25T18:15:00Z">
            <w:rPr>
              <w:szCs w:val="24"/>
            </w:rPr>
          </w:rPrChange>
        </w:rPr>
      </w:pPr>
    </w:p>
    <w:p w14:paraId="4AA3DD71" w14:textId="77777777" w:rsidR="00011374" w:rsidRPr="007A4AFC" w:rsidRDefault="00011374" w:rsidP="00011374">
      <w:pPr>
        <w:rPr>
          <w:color w:val="000000" w:themeColor="text1"/>
          <w:szCs w:val="24"/>
          <w:rPrChange w:id="3862" w:author="Dr Mamadou SANOGO" w:date="2023-10-25T18:15:00Z">
            <w:rPr>
              <w:szCs w:val="24"/>
            </w:rPr>
          </w:rPrChange>
        </w:rPr>
      </w:pPr>
    </w:p>
    <w:p w14:paraId="0B7325E6" w14:textId="77777777" w:rsidR="00011374" w:rsidRPr="007A4AFC" w:rsidRDefault="00011374" w:rsidP="00011374">
      <w:pPr>
        <w:rPr>
          <w:color w:val="000000" w:themeColor="text1"/>
          <w:szCs w:val="24"/>
          <w:rPrChange w:id="3863" w:author="Dr Mamadou SANOGO" w:date="2023-10-25T18:15:00Z">
            <w:rPr>
              <w:szCs w:val="24"/>
            </w:rPr>
          </w:rPrChange>
        </w:rPr>
      </w:pPr>
    </w:p>
    <w:p w14:paraId="5B81A6F8" w14:textId="77777777" w:rsidR="00011374" w:rsidRPr="007A4AFC" w:rsidRDefault="00011374" w:rsidP="00011374">
      <w:pPr>
        <w:rPr>
          <w:color w:val="000000" w:themeColor="text1"/>
          <w:szCs w:val="24"/>
          <w:rPrChange w:id="3864" w:author="Dr Mamadou SANOGO" w:date="2023-10-25T18:15:00Z">
            <w:rPr>
              <w:szCs w:val="24"/>
            </w:rPr>
          </w:rPrChange>
        </w:rPr>
      </w:pPr>
    </w:p>
    <w:p w14:paraId="17EF5DB3" w14:textId="77777777" w:rsidR="00011374" w:rsidRPr="007A4AFC" w:rsidRDefault="00011374" w:rsidP="00011374">
      <w:pPr>
        <w:rPr>
          <w:color w:val="000000" w:themeColor="text1"/>
          <w:szCs w:val="24"/>
          <w:rPrChange w:id="3865" w:author="Dr Mamadou SANOGO" w:date="2023-10-25T18:15:00Z">
            <w:rPr>
              <w:szCs w:val="24"/>
            </w:rPr>
          </w:rPrChange>
        </w:rPr>
      </w:pPr>
    </w:p>
    <w:p w14:paraId="54EA5B31" w14:textId="77777777" w:rsidR="00011374" w:rsidRPr="007A4AFC" w:rsidRDefault="00011374" w:rsidP="00011374">
      <w:pPr>
        <w:rPr>
          <w:color w:val="000000" w:themeColor="text1"/>
          <w:szCs w:val="24"/>
          <w:rPrChange w:id="3866" w:author="Dr Mamadou SANOGO" w:date="2023-10-25T18:15:00Z">
            <w:rPr>
              <w:szCs w:val="24"/>
            </w:rPr>
          </w:rPrChange>
        </w:rPr>
      </w:pPr>
    </w:p>
    <w:p w14:paraId="3DB9455C" w14:textId="77777777" w:rsidR="00011374" w:rsidRPr="007A4AFC" w:rsidRDefault="00011374" w:rsidP="00011374">
      <w:pPr>
        <w:rPr>
          <w:color w:val="000000" w:themeColor="text1"/>
          <w:szCs w:val="24"/>
          <w:rPrChange w:id="3867"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3868" w:author="Dr Mamadou SANOGO" w:date="2023-10-27T13:51:00Z"/>
          <w:rFonts w:cs="Times New Roman"/>
          <w:b w:val="0"/>
          <w:sz w:val="24"/>
          <w:szCs w:val="24"/>
        </w:rPr>
      </w:pPr>
    </w:p>
    <w:p w14:paraId="33DD823D" w14:textId="3C5BE135" w:rsidR="006778CD" w:rsidRDefault="006778CD" w:rsidP="006778CD">
      <w:pPr>
        <w:rPr>
          <w:ins w:id="3869" w:author="Dr Mamadou SANOGO" w:date="2023-10-27T13:52:00Z"/>
        </w:rPr>
      </w:pPr>
    </w:p>
    <w:p w14:paraId="2BDB72BD" w14:textId="525C6E8B" w:rsidR="006778CD" w:rsidRDefault="006778CD" w:rsidP="006778CD">
      <w:pPr>
        <w:rPr>
          <w:ins w:id="3870" w:author="Dr Mamadou SANOGO" w:date="2023-10-27T13:52:00Z"/>
        </w:rPr>
      </w:pPr>
    </w:p>
    <w:p w14:paraId="3F09B605" w14:textId="19F707B0" w:rsidR="006778CD" w:rsidRDefault="006778CD" w:rsidP="006778CD">
      <w:pPr>
        <w:rPr>
          <w:ins w:id="3871" w:author="Dr Mamadou SANOGO" w:date="2023-10-27T13:52:00Z"/>
        </w:rPr>
      </w:pPr>
    </w:p>
    <w:p w14:paraId="34EE9B58" w14:textId="77777777" w:rsidR="006778CD" w:rsidRPr="00356D2D" w:rsidRDefault="006778CD">
      <w:pPr>
        <w:rPr>
          <w:ins w:id="3872" w:author="Dr Mamadou SANOGO" w:date="2023-10-27T13:52:00Z"/>
        </w:rPr>
        <w:pPrChange w:id="3873" w:author="Dr Mamadou SANOGO" w:date="2023-10-27T13:52:00Z">
          <w:pPr>
            <w:pStyle w:val="Titre1"/>
            <w:spacing w:before="0" w:line="240" w:lineRule="auto"/>
          </w:pPr>
        </w:pPrChange>
      </w:pPr>
    </w:p>
    <w:p w14:paraId="22B170C1" w14:textId="77777777" w:rsidR="00011374" w:rsidRPr="00356D2D" w:rsidDel="006778CD" w:rsidRDefault="00011374">
      <w:pPr>
        <w:pStyle w:val="Titre1"/>
        <w:numPr>
          <w:ilvl w:val="0"/>
          <w:numId w:val="0"/>
        </w:numPr>
        <w:spacing w:before="0" w:line="240" w:lineRule="auto"/>
        <w:ind w:left="360"/>
        <w:rPr>
          <w:del w:id="3874" w:author="Dr Mamadou SANOGO" w:date="2023-10-27T13:51:00Z"/>
          <w:rFonts w:cs="Times New Roman"/>
          <w:b w:val="0"/>
          <w:sz w:val="24"/>
          <w:szCs w:val="24"/>
        </w:rPr>
        <w:pPrChange w:id="3875" w:author="Dr Mamadou SANOGO" w:date="2023-10-27T13:51:00Z">
          <w:pPr>
            <w:pStyle w:val="Titre1"/>
            <w:spacing w:before="0" w:line="240" w:lineRule="auto"/>
          </w:pPr>
        </w:pPrChange>
      </w:pPr>
    </w:p>
    <w:p w14:paraId="0C3F5B95" w14:textId="77777777" w:rsidR="00011374" w:rsidRPr="00356D2D" w:rsidRDefault="00011374">
      <w:pPr>
        <w:pStyle w:val="Titre1"/>
        <w:numPr>
          <w:ilvl w:val="0"/>
          <w:numId w:val="0"/>
        </w:numPr>
        <w:spacing w:before="0" w:line="240" w:lineRule="auto"/>
        <w:ind w:left="360"/>
        <w:rPr>
          <w:rFonts w:cs="Times New Roman"/>
          <w:b w:val="0"/>
          <w:sz w:val="24"/>
          <w:szCs w:val="24"/>
        </w:rPr>
        <w:pPrChange w:id="3876" w:author="Dr Mamadou SANOGO" w:date="2023-10-27T13:51:00Z">
          <w:pPr>
            <w:pStyle w:val="Titre1"/>
            <w:spacing w:before="0" w:line="240" w:lineRule="auto"/>
          </w:pPr>
        </w:pPrChange>
      </w:pPr>
    </w:p>
    <w:p w14:paraId="75A910D5" w14:textId="77777777" w:rsidR="003B4A3F" w:rsidRPr="007A4AFC" w:rsidRDefault="003B4A3F">
      <w:pPr>
        <w:pStyle w:val="Titre1"/>
        <w:numPr>
          <w:ilvl w:val="0"/>
          <w:numId w:val="0"/>
        </w:numPr>
        <w:spacing w:before="0" w:line="240" w:lineRule="auto"/>
        <w:ind w:left="360"/>
        <w:jc w:val="center"/>
        <w:rPr>
          <w:rFonts w:cs="Times New Roman"/>
          <w:b w:val="0"/>
          <w:sz w:val="96"/>
        </w:rPr>
        <w:pPrChange w:id="3877" w:author="Dr Mamadou SANOGO" w:date="2023-10-27T13:52:00Z">
          <w:pPr>
            <w:pStyle w:val="Titre1"/>
            <w:spacing w:before="0" w:line="240" w:lineRule="auto"/>
            <w:jc w:val="center"/>
          </w:pPr>
        </w:pPrChange>
      </w:pPr>
      <w:bookmarkStart w:id="3878" w:name="_Toc145944524"/>
      <w:bookmarkStart w:id="3879" w:name="_Toc149307399"/>
      <w:r w:rsidRPr="007A4AFC">
        <w:rPr>
          <w:rFonts w:cs="Times New Roman"/>
          <w:sz w:val="96"/>
        </w:rPr>
        <w:t>Annexes</w:t>
      </w:r>
      <w:bookmarkEnd w:id="3878"/>
      <w:bookmarkEnd w:id="3879"/>
    </w:p>
    <w:p w14:paraId="7A336115" w14:textId="148FD2A2" w:rsidR="006D5FC5" w:rsidRPr="007A4AFC" w:rsidRDefault="00011374">
      <w:pPr>
        <w:spacing w:line="240" w:lineRule="auto"/>
        <w:rPr>
          <w:color w:val="000000" w:themeColor="text1"/>
          <w:sz w:val="28"/>
          <w:szCs w:val="28"/>
          <w:rPrChange w:id="3880" w:author="Dr Mamadou SANOGO" w:date="2023-10-25T18:15:00Z">
            <w:rPr>
              <w:color w:val="000000"/>
              <w:sz w:val="28"/>
              <w:szCs w:val="28"/>
            </w:rPr>
          </w:rPrChange>
        </w:rPr>
      </w:pPr>
      <w:r w:rsidRPr="007A4AFC">
        <w:rPr>
          <w:color w:val="000000" w:themeColor="text1"/>
          <w:sz w:val="28"/>
          <w:szCs w:val="28"/>
          <w:rPrChange w:id="3881" w:author="Dr Mamadou SANOGO" w:date="2023-10-25T18:15:00Z">
            <w:rPr>
              <w:color w:val="000000"/>
              <w:sz w:val="28"/>
              <w:szCs w:val="28"/>
            </w:rPr>
          </w:rPrChange>
        </w:rPr>
        <w:br w:type="page"/>
      </w:r>
    </w:p>
    <w:p w14:paraId="6B07F545" w14:textId="77777777" w:rsidR="00182CAB" w:rsidRPr="007A4AFC" w:rsidRDefault="00182CAB" w:rsidP="006E33E2">
      <w:pPr>
        <w:rPr>
          <w:ins w:id="3882" w:author="Dr Mamadou SANOGO" w:date="2023-10-25T13:21:00Z"/>
          <w:rFonts w:eastAsiaTheme="minorHAnsi"/>
          <w:b/>
          <w:bCs/>
          <w:color w:val="000000" w:themeColor="text1"/>
          <w:sz w:val="32"/>
          <w:szCs w:val="32"/>
          <w:lang w:eastAsia="en-US"/>
          <w:rPrChange w:id="3883" w:author="Dr Mamadou SANOGO" w:date="2023-10-25T18:15:00Z">
            <w:rPr>
              <w:ins w:id="3884" w:author="Dr Mamadou SANOGO" w:date="2023-10-25T13:21:00Z"/>
              <w:rFonts w:eastAsiaTheme="minorHAnsi"/>
              <w:b/>
              <w:bCs/>
              <w:sz w:val="32"/>
              <w:szCs w:val="32"/>
              <w:lang w:eastAsia="en-US"/>
            </w:rPr>
          </w:rPrChange>
        </w:rPr>
      </w:pPr>
      <w:bookmarkStart w:id="3885" w:name="_Toc145944526"/>
    </w:p>
    <w:p w14:paraId="3AD43933" w14:textId="77777777" w:rsidR="00182CAB" w:rsidRPr="007A4AFC" w:rsidRDefault="00182CAB" w:rsidP="006E33E2">
      <w:pPr>
        <w:rPr>
          <w:ins w:id="3886" w:author="Dr Mamadou SANOGO" w:date="2023-10-25T13:21:00Z"/>
          <w:rFonts w:eastAsiaTheme="minorHAnsi"/>
          <w:b/>
          <w:bCs/>
          <w:color w:val="000000" w:themeColor="text1"/>
          <w:sz w:val="32"/>
          <w:szCs w:val="32"/>
          <w:lang w:eastAsia="en-US"/>
          <w:rPrChange w:id="3887" w:author="Dr Mamadou SANOGO" w:date="2023-10-25T18:15:00Z">
            <w:rPr>
              <w:ins w:id="3888" w:author="Dr Mamadou SANOGO" w:date="2023-10-25T13:21:00Z"/>
              <w:rFonts w:eastAsiaTheme="minorHAnsi"/>
              <w:b/>
              <w:bCs/>
              <w:sz w:val="32"/>
              <w:szCs w:val="32"/>
              <w:lang w:eastAsia="en-US"/>
            </w:rPr>
          </w:rPrChange>
        </w:rPr>
      </w:pPr>
    </w:p>
    <w:p w14:paraId="22DC89F0" w14:textId="77777777" w:rsidR="00182CAB" w:rsidRPr="007A4AFC" w:rsidRDefault="00182CAB" w:rsidP="006E33E2">
      <w:pPr>
        <w:rPr>
          <w:ins w:id="3889" w:author="Dr Mamadou SANOGO" w:date="2023-10-25T13:21:00Z"/>
          <w:rFonts w:eastAsiaTheme="minorHAnsi"/>
          <w:b/>
          <w:bCs/>
          <w:color w:val="000000" w:themeColor="text1"/>
          <w:sz w:val="32"/>
          <w:szCs w:val="32"/>
          <w:lang w:eastAsia="en-US"/>
          <w:rPrChange w:id="3890" w:author="Dr Mamadou SANOGO" w:date="2023-10-25T18:15:00Z">
            <w:rPr>
              <w:ins w:id="3891" w:author="Dr Mamadou SANOGO" w:date="2023-10-25T13:21:00Z"/>
              <w:rFonts w:eastAsiaTheme="minorHAnsi"/>
              <w:b/>
              <w:bCs/>
              <w:sz w:val="32"/>
              <w:szCs w:val="32"/>
              <w:lang w:eastAsia="en-US"/>
            </w:rPr>
          </w:rPrChange>
        </w:rPr>
      </w:pPr>
    </w:p>
    <w:p w14:paraId="035B0D01" w14:textId="77777777" w:rsidR="00182CAB" w:rsidRPr="007A4AFC" w:rsidRDefault="00182CAB" w:rsidP="006E33E2">
      <w:pPr>
        <w:rPr>
          <w:ins w:id="3892" w:author="Dr Mamadou SANOGO" w:date="2023-10-25T13:21:00Z"/>
          <w:rFonts w:eastAsiaTheme="minorHAnsi"/>
          <w:b/>
          <w:bCs/>
          <w:color w:val="000000" w:themeColor="text1"/>
          <w:sz w:val="32"/>
          <w:szCs w:val="32"/>
          <w:lang w:eastAsia="en-US"/>
          <w:rPrChange w:id="3893" w:author="Dr Mamadou SANOGO" w:date="2023-10-25T18:15:00Z">
            <w:rPr>
              <w:ins w:id="3894" w:author="Dr Mamadou SANOGO" w:date="2023-10-25T13:21:00Z"/>
              <w:rFonts w:eastAsiaTheme="minorHAnsi"/>
              <w:b/>
              <w:bCs/>
              <w:sz w:val="32"/>
              <w:szCs w:val="32"/>
              <w:lang w:eastAsia="en-US"/>
            </w:rPr>
          </w:rPrChange>
        </w:rPr>
      </w:pPr>
    </w:p>
    <w:p w14:paraId="06999CA8" w14:textId="77777777" w:rsidR="00182CAB" w:rsidRPr="007A4AFC" w:rsidRDefault="00182CAB" w:rsidP="006E33E2">
      <w:pPr>
        <w:rPr>
          <w:ins w:id="3895" w:author="Dr Mamadou SANOGO" w:date="2023-10-25T13:21:00Z"/>
          <w:rFonts w:eastAsiaTheme="minorHAnsi"/>
          <w:b/>
          <w:bCs/>
          <w:color w:val="000000" w:themeColor="text1"/>
          <w:sz w:val="32"/>
          <w:szCs w:val="32"/>
          <w:lang w:eastAsia="en-US"/>
          <w:rPrChange w:id="3896" w:author="Dr Mamadou SANOGO" w:date="2023-10-25T18:15:00Z">
            <w:rPr>
              <w:ins w:id="3897" w:author="Dr Mamadou SANOGO" w:date="2023-10-25T13:21:00Z"/>
              <w:rFonts w:eastAsiaTheme="minorHAnsi"/>
              <w:b/>
              <w:bCs/>
              <w:sz w:val="32"/>
              <w:szCs w:val="32"/>
              <w:lang w:eastAsia="en-US"/>
            </w:rPr>
          </w:rPrChange>
        </w:rPr>
      </w:pPr>
    </w:p>
    <w:p w14:paraId="7E8672A3" w14:textId="77777777" w:rsidR="00182CAB" w:rsidRPr="007A4AFC" w:rsidRDefault="00182CAB" w:rsidP="006E33E2">
      <w:pPr>
        <w:rPr>
          <w:ins w:id="3898" w:author="Dr Mamadou SANOGO" w:date="2023-10-25T13:21:00Z"/>
          <w:rFonts w:eastAsiaTheme="minorHAnsi"/>
          <w:b/>
          <w:bCs/>
          <w:color w:val="000000" w:themeColor="text1"/>
          <w:sz w:val="32"/>
          <w:szCs w:val="32"/>
          <w:lang w:eastAsia="en-US"/>
          <w:rPrChange w:id="3899" w:author="Dr Mamadou SANOGO" w:date="2023-10-25T18:15:00Z">
            <w:rPr>
              <w:ins w:id="3900" w:author="Dr Mamadou SANOGO" w:date="2023-10-25T13:21:00Z"/>
              <w:rFonts w:eastAsiaTheme="minorHAnsi"/>
              <w:b/>
              <w:bCs/>
              <w:sz w:val="32"/>
              <w:szCs w:val="32"/>
              <w:lang w:eastAsia="en-US"/>
            </w:rPr>
          </w:rPrChange>
        </w:rPr>
      </w:pPr>
    </w:p>
    <w:p w14:paraId="48CDA470" w14:textId="77777777" w:rsidR="00182CAB" w:rsidRPr="007A4AFC" w:rsidRDefault="00182CAB" w:rsidP="006E33E2">
      <w:pPr>
        <w:rPr>
          <w:ins w:id="3901" w:author="Dr Mamadou SANOGO" w:date="2023-10-25T13:21:00Z"/>
          <w:rFonts w:eastAsiaTheme="minorHAnsi"/>
          <w:b/>
          <w:bCs/>
          <w:color w:val="000000" w:themeColor="text1"/>
          <w:sz w:val="32"/>
          <w:szCs w:val="32"/>
          <w:lang w:eastAsia="en-US"/>
          <w:rPrChange w:id="3902" w:author="Dr Mamadou SANOGO" w:date="2023-10-25T18:15:00Z">
            <w:rPr>
              <w:ins w:id="3903" w:author="Dr Mamadou SANOGO" w:date="2023-10-25T13:21:00Z"/>
              <w:rFonts w:eastAsiaTheme="minorHAnsi"/>
              <w:b/>
              <w:bCs/>
              <w:sz w:val="32"/>
              <w:szCs w:val="32"/>
              <w:lang w:eastAsia="en-US"/>
            </w:rPr>
          </w:rPrChange>
        </w:rPr>
      </w:pPr>
    </w:p>
    <w:p w14:paraId="00C516E0" w14:textId="77777777" w:rsidR="00182CAB" w:rsidRPr="007A4AFC" w:rsidRDefault="00182CAB" w:rsidP="006E33E2">
      <w:pPr>
        <w:rPr>
          <w:ins w:id="3904" w:author="Dr Mamadou SANOGO" w:date="2023-10-25T13:21:00Z"/>
          <w:rFonts w:eastAsiaTheme="minorHAnsi"/>
          <w:b/>
          <w:bCs/>
          <w:color w:val="000000" w:themeColor="text1"/>
          <w:sz w:val="32"/>
          <w:szCs w:val="32"/>
          <w:lang w:eastAsia="en-US"/>
          <w:rPrChange w:id="3905" w:author="Dr Mamadou SANOGO" w:date="2023-10-25T18:15:00Z">
            <w:rPr>
              <w:ins w:id="3906" w:author="Dr Mamadou SANOGO" w:date="2023-10-25T13:21:00Z"/>
              <w:rFonts w:eastAsiaTheme="minorHAnsi"/>
              <w:b/>
              <w:bCs/>
              <w:sz w:val="32"/>
              <w:szCs w:val="32"/>
              <w:lang w:eastAsia="en-US"/>
            </w:rPr>
          </w:rPrChange>
        </w:rPr>
      </w:pPr>
    </w:p>
    <w:p w14:paraId="587FDEA9" w14:textId="77777777" w:rsidR="00182CAB" w:rsidRPr="007A4AFC" w:rsidRDefault="00182CAB" w:rsidP="006E33E2">
      <w:pPr>
        <w:rPr>
          <w:ins w:id="3907" w:author="Dr Mamadou SANOGO" w:date="2023-10-25T13:21:00Z"/>
          <w:rFonts w:eastAsiaTheme="minorHAnsi"/>
          <w:b/>
          <w:bCs/>
          <w:color w:val="000000" w:themeColor="text1"/>
          <w:sz w:val="32"/>
          <w:szCs w:val="32"/>
          <w:lang w:eastAsia="en-US"/>
          <w:rPrChange w:id="3908" w:author="Dr Mamadou SANOGO" w:date="2023-10-25T18:15:00Z">
            <w:rPr>
              <w:ins w:id="3909" w:author="Dr Mamadou SANOGO" w:date="2023-10-25T13:21:00Z"/>
              <w:rFonts w:eastAsiaTheme="minorHAnsi"/>
              <w:b/>
              <w:bCs/>
              <w:sz w:val="32"/>
              <w:szCs w:val="32"/>
              <w:lang w:eastAsia="en-US"/>
            </w:rPr>
          </w:rPrChange>
        </w:rPr>
      </w:pPr>
    </w:p>
    <w:p w14:paraId="137C37F9" w14:textId="77777777" w:rsidR="00182CAB" w:rsidRPr="007A4AFC" w:rsidRDefault="00182CAB" w:rsidP="006E33E2">
      <w:pPr>
        <w:rPr>
          <w:ins w:id="3910" w:author="Dr Mamadou SANOGO" w:date="2023-10-25T13:21:00Z"/>
          <w:rFonts w:eastAsiaTheme="minorHAnsi"/>
          <w:b/>
          <w:bCs/>
          <w:color w:val="000000" w:themeColor="text1"/>
          <w:sz w:val="32"/>
          <w:szCs w:val="32"/>
          <w:lang w:eastAsia="en-US"/>
          <w:rPrChange w:id="3911" w:author="Dr Mamadou SANOGO" w:date="2023-10-25T18:15:00Z">
            <w:rPr>
              <w:ins w:id="3912" w:author="Dr Mamadou SANOGO" w:date="2023-10-25T13:21:00Z"/>
              <w:rFonts w:eastAsiaTheme="minorHAnsi"/>
              <w:b/>
              <w:bCs/>
              <w:sz w:val="32"/>
              <w:szCs w:val="32"/>
              <w:lang w:eastAsia="en-US"/>
            </w:rPr>
          </w:rPrChange>
        </w:rPr>
      </w:pPr>
    </w:p>
    <w:p w14:paraId="0C515A98" w14:textId="659F0618" w:rsidR="00182CAB" w:rsidRPr="006778CD" w:rsidRDefault="00182CAB" w:rsidP="00182CAB">
      <w:pPr>
        <w:jc w:val="center"/>
        <w:rPr>
          <w:ins w:id="3913" w:author="Dr Mamadou SANOGO" w:date="2023-10-25T13:21:00Z"/>
          <w:rFonts w:eastAsiaTheme="minorHAnsi"/>
          <w:b/>
          <w:bCs/>
          <w:color w:val="000000" w:themeColor="text1"/>
          <w:sz w:val="52"/>
          <w:szCs w:val="52"/>
          <w:lang w:eastAsia="en-US"/>
          <w:rPrChange w:id="3914" w:author="Dr Mamadou SANOGO" w:date="2023-10-27T13:59:00Z">
            <w:rPr>
              <w:ins w:id="3915" w:author="Dr Mamadou SANOGO" w:date="2023-10-25T13:21:00Z"/>
              <w:rFonts w:eastAsiaTheme="minorHAnsi"/>
              <w:sz w:val="52"/>
              <w:szCs w:val="52"/>
              <w:lang w:eastAsia="en-US"/>
            </w:rPr>
          </w:rPrChange>
        </w:rPr>
      </w:pPr>
      <w:ins w:id="3916" w:author="Dr Mamadou SANOGO" w:date="2023-10-25T13:21:00Z">
        <w:r w:rsidRPr="006778CD">
          <w:rPr>
            <w:rFonts w:eastAsiaTheme="minorHAnsi"/>
            <w:b/>
            <w:bCs/>
            <w:color w:val="000000" w:themeColor="text1"/>
            <w:sz w:val="52"/>
            <w:szCs w:val="52"/>
            <w:lang w:eastAsia="en-US"/>
            <w:rPrChange w:id="3917" w:author="Dr Mamadou SANOGO" w:date="2023-10-27T13:59:00Z">
              <w:rPr>
                <w:rFonts w:eastAsiaTheme="minorHAnsi"/>
                <w:sz w:val="52"/>
                <w:szCs w:val="52"/>
                <w:lang w:eastAsia="en-US"/>
              </w:rPr>
            </w:rPrChange>
          </w:rPr>
          <w:t>Annexe</w:t>
        </w:r>
      </w:ins>
      <w:ins w:id="3918" w:author="Dr Mamadou SANOGO" w:date="2023-10-25T13:22:00Z">
        <w:r w:rsidRPr="006778CD">
          <w:rPr>
            <w:rFonts w:eastAsiaTheme="minorHAnsi"/>
            <w:b/>
            <w:bCs/>
            <w:color w:val="000000" w:themeColor="text1"/>
            <w:sz w:val="52"/>
            <w:szCs w:val="52"/>
            <w:lang w:eastAsia="en-US"/>
            <w:rPrChange w:id="3919" w:author="Dr Mamadou SANOGO" w:date="2023-10-27T13:59:00Z">
              <w:rPr>
                <w:rFonts w:eastAsiaTheme="minorHAnsi"/>
                <w:sz w:val="52"/>
                <w:szCs w:val="52"/>
                <w:lang w:eastAsia="en-US"/>
              </w:rPr>
            </w:rPrChange>
          </w:rPr>
          <w:t xml:space="preserve"> n°</w:t>
        </w:r>
        <w:proofErr w:type="gramStart"/>
        <w:r w:rsidRPr="006778CD">
          <w:rPr>
            <w:rFonts w:eastAsiaTheme="minorHAnsi"/>
            <w:b/>
            <w:bCs/>
            <w:color w:val="000000" w:themeColor="text1"/>
            <w:sz w:val="52"/>
            <w:szCs w:val="52"/>
            <w:lang w:eastAsia="en-US"/>
            <w:rPrChange w:id="3920" w:author="Dr Mamadou SANOGO" w:date="2023-10-27T13:59:00Z">
              <w:rPr>
                <w:rFonts w:eastAsiaTheme="minorHAnsi"/>
                <w:sz w:val="52"/>
                <w:szCs w:val="52"/>
                <w:lang w:eastAsia="en-US"/>
              </w:rPr>
            </w:rPrChange>
          </w:rPr>
          <w:t>001</w:t>
        </w:r>
      </w:ins>
      <w:ins w:id="3921" w:author="Dr Mamadou SANOGO" w:date="2023-10-25T13:21:00Z">
        <w:r w:rsidRPr="006778CD">
          <w:rPr>
            <w:rFonts w:eastAsiaTheme="minorHAnsi"/>
            <w:b/>
            <w:bCs/>
            <w:color w:val="000000" w:themeColor="text1"/>
            <w:sz w:val="52"/>
            <w:szCs w:val="52"/>
            <w:lang w:eastAsia="en-US"/>
            <w:rPrChange w:id="3922" w:author="Dr Mamadou SANOGO" w:date="2023-10-27T13:59:00Z">
              <w:rPr>
                <w:rFonts w:eastAsiaTheme="minorHAnsi"/>
                <w:sz w:val="52"/>
                <w:szCs w:val="52"/>
                <w:lang w:eastAsia="en-US"/>
              </w:rPr>
            </w:rPrChange>
          </w:rPr>
          <w:t>:</w:t>
        </w:r>
        <w:proofErr w:type="gramEnd"/>
        <w:r w:rsidRPr="006778CD">
          <w:rPr>
            <w:rFonts w:eastAsiaTheme="minorHAnsi"/>
            <w:b/>
            <w:bCs/>
            <w:color w:val="000000" w:themeColor="text1"/>
            <w:sz w:val="52"/>
            <w:szCs w:val="52"/>
            <w:lang w:eastAsia="en-US"/>
            <w:rPrChange w:id="3923" w:author="Dr Mamadou SANOGO" w:date="2023-10-27T13:59:00Z">
              <w:rPr>
                <w:rFonts w:eastAsiaTheme="minorHAnsi"/>
                <w:sz w:val="52"/>
                <w:szCs w:val="52"/>
                <w:lang w:eastAsia="en-US"/>
              </w:rPr>
            </w:rPrChange>
          </w:rPr>
          <w:t xml:space="preserve"> </w:t>
        </w:r>
      </w:ins>
      <w:ins w:id="3924" w:author="Dr Mamadou SANOGO" w:date="2023-10-25T13:22:00Z">
        <w:r w:rsidRPr="006778CD">
          <w:rPr>
            <w:rFonts w:eastAsiaTheme="minorHAnsi"/>
            <w:b/>
            <w:bCs/>
            <w:color w:val="000000" w:themeColor="text1"/>
            <w:sz w:val="52"/>
            <w:szCs w:val="52"/>
            <w:lang w:eastAsia="en-US"/>
            <w:rPrChange w:id="3925" w:author="Dr Mamadou SANOGO" w:date="2023-10-27T13:59:00Z">
              <w:rPr>
                <w:rFonts w:eastAsiaTheme="minorHAnsi"/>
                <w:sz w:val="52"/>
                <w:szCs w:val="52"/>
                <w:lang w:eastAsia="en-US"/>
              </w:rPr>
            </w:rPrChange>
          </w:rPr>
          <w:t xml:space="preserve">Fiche de caractérisation </w:t>
        </w:r>
      </w:ins>
    </w:p>
    <w:p w14:paraId="7B366DED" w14:textId="77777777" w:rsidR="00182CAB" w:rsidRPr="007A4AFC" w:rsidRDefault="00182CAB" w:rsidP="006E33E2">
      <w:pPr>
        <w:rPr>
          <w:ins w:id="3926" w:author="Dr Mamadou SANOGO" w:date="2023-10-25T13:21:00Z"/>
          <w:rFonts w:eastAsiaTheme="minorHAnsi"/>
          <w:b/>
          <w:bCs/>
          <w:color w:val="000000" w:themeColor="text1"/>
          <w:sz w:val="32"/>
          <w:szCs w:val="32"/>
          <w:lang w:eastAsia="en-US"/>
          <w:rPrChange w:id="3927" w:author="Dr Mamadou SANOGO" w:date="2023-10-25T18:15:00Z">
            <w:rPr>
              <w:ins w:id="3928" w:author="Dr Mamadou SANOGO" w:date="2023-10-25T13:21:00Z"/>
              <w:rFonts w:eastAsiaTheme="minorHAnsi"/>
              <w:b/>
              <w:bCs/>
              <w:sz w:val="32"/>
              <w:szCs w:val="32"/>
              <w:lang w:eastAsia="en-US"/>
            </w:rPr>
          </w:rPrChange>
        </w:rPr>
      </w:pPr>
    </w:p>
    <w:p w14:paraId="1A4C3BCC" w14:textId="77777777" w:rsidR="00182CAB" w:rsidRPr="007A4AFC" w:rsidRDefault="00182CAB" w:rsidP="006E33E2">
      <w:pPr>
        <w:rPr>
          <w:ins w:id="3929" w:author="Dr Mamadou SANOGO" w:date="2023-10-25T13:21:00Z"/>
          <w:rFonts w:eastAsiaTheme="minorHAnsi"/>
          <w:b/>
          <w:bCs/>
          <w:color w:val="000000" w:themeColor="text1"/>
          <w:sz w:val="32"/>
          <w:szCs w:val="32"/>
          <w:lang w:eastAsia="en-US"/>
          <w:rPrChange w:id="3930" w:author="Dr Mamadou SANOGO" w:date="2023-10-25T18:15:00Z">
            <w:rPr>
              <w:ins w:id="3931" w:author="Dr Mamadou SANOGO" w:date="2023-10-25T13:21:00Z"/>
              <w:rFonts w:eastAsiaTheme="minorHAnsi"/>
              <w:b/>
              <w:bCs/>
              <w:sz w:val="32"/>
              <w:szCs w:val="32"/>
              <w:lang w:eastAsia="en-US"/>
            </w:rPr>
          </w:rPrChange>
        </w:rPr>
      </w:pPr>
    </w:p>
    <w:p w14:paraId="21BC3559" w14:textId="77777777" w:rsidR="00182CAB" w:rsidRPr="007A4AFC" w:rsidRDefault="00182CAB" w:rsidP="006E33E2">
      <w:pPr>
        <w:rPr>
          <w:ins w:id="3932" w:author="Dr Mamadou SANOGO" w:date="2023-10-25T13:21:00Z"/>
          <w:rFonts w:eastAsiaTheme="minorHAnsi"/>
          <w:b/>
          <w:bCs/>
          <w:color w:val="000000" w:themeColor="text1"/>
          <w:sz w:val="32"/>
          <w:szCs w:val="32"/>
          <w:lang w:eastAsia="en-US"/>
          <w:rPrChange w:id="3933" w:author="Dr Mamadou SANOGO" w:date="2023-10-25T18:15:00Z">
            <w:rPr>
              <w:ins w:id="3934" w:author="Dr Mamadou SANOGO" w:date="2023-10-25T13:21:00Z"/>
              <w:rFonts w:eastAsiaTheme="minorHAnsi"/>
              <w:b/>
              <w:bCs/>
              <w:sz w:val="32"/>
              <w:szCs w:val="32"/>
              <w:lang w:eastAsia="en-US"/>
            </w:rPr>
          </w:rPrChange>
        </w:rPr>
      </w:pPr>
    </w:p>
    <w:p w14:paraId="191802E5" w14:textId="77777777" w:rsidR="00182CAB" w:rsidRPr="007A4AFC" w:rsidRDefault="00182CAB" w:rsidP="006E33E2">
      <w:pPr>
        <w:rPr>
          <w:ins w:id="3935" w:author="Dr Mamadou SANOGO" w:date="2023-10-25T13:21:00Z"/>
          <w:rFonts w:eastAsiaTheme="minorHAnsi"/>
          <w:b/>
          <w:bCs/>
          <w:color w:val="000000" w:themeColor="text1"/>
          <w:sz w:val="32"/>
          <w:szCs w:val="32"/>
          <w:lang w:eastAsia="en-US"/>
          <w:rPrChange w:id="3936" w:author="Dr Mamadou SANOGO" w:date="2023-10-25T18:15:00Z">
            <w:rPr>
              <w:ins w:id="3937" w:author="Dr Mamadou SANOGO" w:date="2023-10-25T13:21:00Z"/>
              <w:rFonts w:eastAsiaTheme="minorHAnsi"/>
              <w:b/>
              <w:bCs/>
              <w:sz w:val="32"/>
              <w:szCs w:val="32"/>
              <w:lang w:eastAsia="en-US"/>
            </w:rPr>
          </w:rPrChange>
        </w:rPr>
      </w:pPr>
    </w:p>
    <w:p w14:paraId="1E4FA05A" w14:textId="77777777" w:rsidR="00182CAB" w:rsidRPr="007A4AFC" w:rsidRDefault="00182CAB" w:rsidP="006E33E2">
      <w:pPr>
        <w:rPr>
          <w:ins w:id="3938" w:author="Dr Mamadou SANOGO" w:date="2023-10-25T13:21:00Z"/>
          <w:rFonts w:eastAsiaTheme="minorHAnsi"/>
          <w:b/>
          <w:bCs/>
          <w:color w:val="000000" w:themeColor="text1"/>
          <w:sz w:val="32"/>
          <w:szCs w:val="32"/>
          <w:lang w:eastAsia="en-US"/>
          <w:rPrChange w:id="3939" w:author="Dr Mamadou SANOGO" w:date="2023-10-25T18:15:00Z">
            <w:rPr>
              <w:ins w:id="3940" w:author="Dr Mamadou SANOGO" w:date="2023-10-25T13:21:00Z"/>
              <w:rFonts w:eastAsiaTheme="minorHAnsi"/>
              <w:b/>
              <w:bCs/>
              <w:sz w:val="32"/>
              <w:szCs w:val="32"/>
              <w:lang w:eastAsia="en-US"/>
            </w:rPr>
          </w:rPrChange>
        </w:rPr>
      </w:pPr>
    </w:p>
    <w:p w14:paraId="4D7F3E38" w14:textId="77777777" w:rsidR="00182CAB" w:rsidRPr="007A4AFC" w:rsidRDefault="00182CAB" w:rsidP="006E33E2">
      <w:pPr>
        <w:rPr>
          <w:ins w:id="3941" w:author="Dr Mamadou SANOGO" w:date="2023-10-25T13:21:00Z"/>
          <w:rFonts w:eastAsiaTheme="minorHAnsi"/>
          <w:b/>
          <w:bCs/>
          <w:color w:val="000000" w:themeColor="text1"/>
          <w:sz w:val="32"/>
          <w:szCs w:val="32"/>
          <w:lang w:eastAsia="en-US"/>
          <w:rPrChange w:id="3942" w:author="Dr Mamadou SANOGO" w:date="2023-10-25T18:15:00Z">
            <w:rPr>
              <w:ins w:id="3943" w:author="Dr Mamadou SANOGO" w:date="2023-10-25T13:21:00Z"/>
              <w:rFonts w:eastAsiaTheme="minorHAnsi"/>
              <w:b/>
              <w:bCs/>
              <w:sz w:val="32"/>
              <w:szCs w:val="32"/>
              <w:lang w:eastAsia="en-US"/>
            </w:rPr>
          </w:rPrChange>
        </w:rPr>
      </w:pPr>
    </w:p>
    <w:p w14:paraId="4489DD10" w14:textId="77777777" w:rsidR="00182CAB" w:rsidRPr="007A4AFC" w:rsidRDefault="00182CAB" w:rsidP="006E33E2">
      <w:pPr>
        <w:rPr>
          <w:ins w:id="3944" w:author="Dr Mamadou SANOGO" w:date="2023-10-25T13:21:00Z"/>
          <w:rFonts w:eastAsiaTheme="minorHAnsi"/>
          <w:b/>
          <w:bCs/>
          <w:color w:val="000000" w:themeColor="text1"/>
          <w:sz w:val="32"/>
          <w:szCs w:val="32"/>
          <w:lang w:eastAsia="en-US"/>
          <w:rPrChange w:id="3945" w:author="Dr Mamadou SANOGO" w:date="2023-10-25T18:15:00Z">
            <w:rPr>
              <w:ins w:id="3946" w:author="Dr Mamadou SANOGO" w:date="2023-10-25T13:21:00Z"/>
              <w:rFonts w:eastAsiaTheme="minorHAnsi"/>
              <w:b/>
              <w:bCs/>
              <w:sz w:val="32"/>
              <w:szCs w:val="32"/>
              <w:lang w:eastAsia="en-US"/>
            </w:rPr>
          </w:rPrChange>
        </w:rPr>
      </w:pPr>
    </w:p>
    <w:p w14:paraId="211C05FF" w14:textId="77777777" w:rsidR="00182CAB" w:rsidRPr="007A4AFC" w:rsidRDefault="00182CAB" w:rsidP="006E33E2">
      <w:pPr>
        <w:rPr>
          <w:ins w:id="3947" w:author="Dr Mamadou SANOGO" w:date="2023-10-25T13:21:00Z"/>
          <w:rFonts w:eastAsiaTheme="minorHAnsi"/>
          <w:b/>
          <w:bCs/>
          <w:color w:val="000000" w:themeColor="text1"/>
          <w:sz w:val="32"/>
          <w:szCs w:val="32"/>
          <w:lang w:eastAsia="en-US"/>
          <w:rPrChange w:id="3948" w:author="Dr Mamadou SANOGO" w:date="2023-10-25T18:15:00Z">
            <w:rPr>
              <w:ins w:id="3949" w:author="Dr Mamadou SANOGO" w:date="2023-10-25T13:21:00Z"/>
              <w:rFonts w:eastAsiaTheme="minorHAnsi"/>
              <w:b/>
              <w:bCs/>
              <w:sz w:val="32"/>
              <w:szCs w:val="32"/>
              <w:lang w:eastAsia="en-US"/>
            </w:rPr>
          </w:rPrChange>
        </w:rPr>
      </w:pPr>
    </w:p>
    <w:p w14:paraId="268D6D24" w14:textId="77777777" w:rsidR="00182CAB" w:rsidRPr="007A4AFC" w:rsidRDefault="00182CAB" w:rsidP="006E33E2">
      <w:pPr>
        <w:rPr>
          <w:ins w:id="3950" w:author="Dr Mamadou SANOGO" w:date="2023-10-25T13:21:00Z"/>
          <w:rFonts w:eastAsiaTheme="minorHAnsi"/>
          <w:b/>
          <w:bCs/>
          <w:color w:val="000000" w:themeColor="text1"/>
          <w:sz w:val="32"/>
          <w:szCs w:val="32"/>
          <w:lang w:eastAsia="en-US"/>
          <w:rPrChange w:id="3951" w:author="Dr Mamadou SANOGO" w:date="2023-10-25T18:15:00Z">
            <w:rPr>
              <w:ins w:id="3952" w:author="Dr Mamadou SANOGO" w:date="2023-10-25T13:21:00Z"/>
              <w:rFonts w:eastAsiaTheme="minorHAnsi"/>
              <w:b/>
              <w:bCs/>
              <w:sz w:val="32"/>
              <w:szCs w:val="32"/>
              <w:lang w:eastAsia="en-US"/>
            </w:rPr>
          </w:rPrChange>
        </w:rPr>
      </w:pPr>
    </w:p>
    <w:p w14:paraId="3EE3CA69" w14:textId="77777777" w:rsidR="00182CAB" w:rsidRPr="007A4AFC" w:rsidRDefault="00182CAB" w:rsidP="006E33E2">
      <w:pPr>
        <w:rPr>
          <w:ins w:id="3953" w:author="Dr Mamadou SANOGO" w:date="2023-10-25T13:21:00Z"/>
          <w:rFonts w:eastAsiaTheme="minorHAnsi"/>
          <w:b/>
          <w:bCs/>
          <w:color w:val="000000" w:themeColor="text1"/>
          <w:sz w:val="32"/>
          <w:szCs w:val="32"/>
          <w:lang w:eastAsia="en-US"/>
          <w:rPrChange w:id="3954" w:author="Dr Mamadou SANOGO" w:date="2023-10-25T18:15:00Z">
            <w:rPr>
              <w:ins w:id="3955" w:author="Dr Mamadou SANOGO" w:date="2023-10-25T13:21:00Z"/>
              <w:rFonts w:eastAsiaTheme="minorHAnsi"/>
              <w:b/>
              <w:bCs/>
              <w:sz w:val="32"/>
              <w:szCs w:val="32"/>
              <w:lang w:eastAsia="en-US"/>
            </w:rPr>
          </w:rPrChange>
        </w:rPr>
      </w:pPr>
    </w:p>
    <w:p w14:paraId="41D91F42" w14:textId="77777777" w:rsidR="00182CAB" w:rsidRPr="007A4AFC" w:rsidRDefault="00182CAB" w:rsidP="006E33E2">
      <w:pPr>
        <w:rPr>
          <w:ins w:id="3956" w:author="Dr Mamadou SANOGO" w:date="2023-10-25T13:21:00Z"/>
          <w:rFonts w:eastAsiaTheme="minorHAnsi"/>
          <w:b/>
          <w:bCs/>
          <w:color w:val="000000" w:themeColor="text1"/>
          <w:sz w:val="32"/>
          <w:szCs w:val="32"/>
          <w:lang w:eastAsia="en-US"/>
          <w:rPrChange w:id="3957" w:author="Dr Mamadou SANOGO" w:date="2023-10-25T18:15:00Z">
            <w:rPr>
              <w:ins w:id="3958" w:author="Dr Mamadou SANOGO" w:date="2023-10-25T13:21:00Z"/>
              <w:rFonts w:eastAsiaTheme="minorHAnsi"/>
              <w:b/>
              <w:bCs/>
              <w:sz w:val="32"/>
              <w:szCs w:val="32"/>
              <w:lang w:eastAsia="en-US"/>
            </w:rPr>
          </w:rPrChange>
        </w:rPr>
      </w:pPr>
    </w:p>
    <w:p w14:paraId="2EFCDBF2" w14:textId="77777777" w:rsidR="00182CAB" w:rsidRPr="007A4AFC" w:rsidRDefault="00182CAB" w:rsidP="006E33E2">
      <w:pPr>
        <w:rPr>
          <w:ins w:id="3959" w:author="Dr Mamadou SANOGO" w:date="2023-10-25T13:21:00Z"/>
          <w:rFonts w:eastAsiaTheme="minorHAnsi"/>
          <w:b/>
          <w:bCs/>
          <w:color w:val="000000" w:themeColor="text1"/>
          <w:sz w:val="32"/>
          <w:szCs w:val="32"/>
          <w:lang w:eastAsia="en-US"/>
          <w:rPrChange w:id="3960" w:author="Dr Mamadou SANOGO" w:date="2023-10-25T18:15:00Z">
            <w:rPr>
              <w:ins w:id="3961" w:author="Dr Mamadou SANOGO" w:date="2023-10-25T13:21:00Z"/>
              <w:rFonts w:eastAsiaTheme="minorHAnsi"/>
              <w:b/>
              <w:bCs/>
              <w:sz w:val="32"/>
              <w:szCs w:val="32"/>
              <w:lang w:eastAsia="en-US"/>
            </w:rPr>
          </w:rPrChange>
        </w:rPr>
      </w:pPr>
    </w:p>
    <w:p w14:paraId="00C25B53" w14:textId="77777777" w:rsidR="00182CAB" w:rsidRPr="007A4AFC" w:rsidRDefault="00182CAB" w:rsidP="006E33E2">
      <w:pPr>
        <w:rPr>
          <w:ins w:id="3962" w:author="Dr Mamadou SANOGO" w:date="2023-10-25T13:21:00Z"/>
          <w:rFonts w:eastAsiaTheme="minorHAnsi"/>
          <w:b/>
          <w:bCs/>
          <w:color w:val="000000" w:themeColor="text1"/>
          <w:sz w:val="32"/>
          <w:szCs w:val="32"/>
          <w:lang w:eastAsia="en-US"/>
          <w:rPrChange w:id="3963" w:author="Dr Mamadou SANOGO" w:date="2023-10-25T18:15:00Z">
            <w:rPr>
              <w:ins w:id="3964" w:author="Dr Mamadou SANOGO" w:date="2023-10-25T13:21:00Z"/>
              <w:rFonts w:eastAsiaTheme="minorHAnsi"/>
              <w:b/>
              <w:bCs/>
              <w:sz w:val="32"/>
              <w:szCs w:val="32"/>
              <w:lang w:eastAsia="en-US"/>
            </w:rPr>
          </w:rPrChange>
        </w:rPr>
      </w:pPr>
    </w:p>
    <w:p w14:paraId="0A0D6A75" w14:textId="77777777" w:rsidR="00182CAB" w:rsidRPr="007A4AFC" w:rsidRDefault="00182CAB" w:rsidP="006E33E2">
      <w:pPr>
        <w:rPr>
          <w:ins w:id="3965" w:author="Dr Mamadou SANOGO" w:date="2023-10-25T13:21:00Z"/>
          <w:rFonts w:eastAsiaTheme="minorHAnsi"/>
          <w:b/>
          <w:bCs/>
          <w:color w:val="000000" w:themeColor="text1"/>
          <w:sz w:val="32"/>
          <w:szCs w:val="32"/>
          <w:lang w:eastAsia="en-US"/>
          <w:rPrChange w:id="3966" w:author="Dr Mamadou SANOGO" w:date="2023-10-25T18:15:00Z">
            <w:rPr>
              <w:ins w:id="3967" w:author="Dr Mamadou SANOGO" w:date="2023-10-25T13:21:00Z"/>
              <w:rFonts w:eastAsiaTheme="minorHAnsi"/>
              <w:b/>
              <w:bCs/>
              <w:sz w:val="32"/>
              <w:szCs w:val="32"/>
              <w:lang w:eastAsia="en-US"/>
            </w:rPr>
          </w:rPrChange>
        </w:rPr>
      </w:pPr>
    </w:p>
    <w:p w14:paraId="5E57CD52" w14:textId="31FF5F8A" w:rsidR="00182CAB" w:rsidRDefault="00182CAB" w:rsidP="006E33E2">
      <w:pPr>
        <w:rPr>
          <w:ins w:id="3968" w:author="Dr Mamadou SANOGO" w:date="2023-10-27T11:09:00Z"/>
          <w:rFonts w:eastAsiaTheme="minorHAnsi"/>
          <w:b/>
          <w:bCs/>
          <w:color w:val="000000" w:themeColor="text1"/>
          <w:sz w:val="32"/>
          <w:szCs w:val="32"/>
          <w:lang w:eastAsia="en-US"/>
        </w:rPr>
      </w:pPr>
    </w:p>
    <w:p w14:paraId="2D010A86" w14:textId="5DBB3D95" w:rsidR="00FA0038" w:rsidRDefault="00FA0038" w:rsidP="006E33E2">
      <w:pPr>
        <w:rPr>
          <w:ins w:id="3969" w:author="Dr Mamadou SANOGO" w:date="2023-10-27T11:09:00Z"/>
          <w:rFonts w:eastAsiaTheme="minorHAnsi"/>
          <w:b/>
          <w:bCs/>
          <w:color w:val="000000" w:themeColor="text1"/>
          <w:sz w:val="32"/>
          <w:szCs w:val="32"/>
          <w:lang w:eastAsia="en-US"/>
        </w:rPr>
      </w:pPr>
    </w:p>
    <w:p w14:paraId="733673BD" w14:textId="01841C7C" w:rsidR="00FA0038" w:rsidRDefault="00FA0038" w:rsidP="006E33E2">
      <w:pPr>
        <w:rPr>
          <w:ins w:id="3970" w:author="Dr Mamadou SANOGO" w:date="2023-10-27T11:09:00Z"/>
          <w:rFonts w:eastAsiaTheme="minorHAnsi"/>
          <w:b/>
          <w:bCs/>
          <w:color w:val="000000" w:themeColor="text1"/>
          <w:sz w:val="32"/>
          <w:szCs w:val="32"/>
          <w:lang w:eastAsia="en-US"/>
        </w:rPr>
      </w:pPr>
    </w:p>
    <w:p w14:paraId="444578A5" w14:textId="6DBE4F67" w:rsidR="00FA0038" w:rsidRDefault="00FA0038" w:rsidP="006E33E2">
      <w:pPr>
        <w:rPr>
          <w:ins w:id="3971" w:author="Dr Mamadou SANOGO" w:date="2023-10-27T11:09:00Z"/>
          <w:rFonts w:eastAsiaTheme="minorHAnsi"/>
          <w:b/>
          <w:bCs/>
          <w:color w:val="000000" w:themeColor="text1"/>
          <w:sz w:val="32"/>
          <w:szCs w:val="32"/>
          <w:lang w:eastAsia="en-US"/>
        </w:rPr>
      </w:pPr>
    </w:p>
    <w:p w14:paraId="38F90660" w14:textId="15AB41B0" w:rsidR="00FA0038" w:rsidRDefault="00FA0038" w:rsidP="006E33E2">
      <w:pPr>
        <w:rPr>
          <w:ins w:id="3972" w:author="Dr Mamadou SANOGO" w:date="2023-10-27T11:09:00Z"/>
          <w:rFonts w:eastAsiaTheme="minorHAnsi"/>
          <w:b/>
          <w:bCs/>
          <w:color w:val="000000" w:themeColor="text1"/>
          <w:sz w:val="32"/>
          <w:szCs w:val="32"/>
          <w:lang w:eastAsia="en-US"/>
        </w:rPr>
      </w:pPr>
    </w:p>
    <w:p w14:paraId="6603B4E8" w14:textId="4B266DE3" w:rsidR="00FA0038" w:rsidRDefault="00FA0038" w:rsidP="006E33E2">
      <w:pPr>
        <w:rPr>
          <w:ins w:id="3973" w:author="Dr Mamadou SANOGO" w:date="2023-10-27T11:09:00Z"/>
          <w:rFonts w:eastAsiaTheme="minorHAnsi"/>
          <w:b/>
          <w:bCs/>
          <w:color w:val="000000" w:themeColor="text1"/>
          <w:sz w:val="32"/>
          <w:szCs w:val="32"/>
          <w:lang w:eastAsia="en-US"/>
        </w:rPr>
      </w:pPr>
    </w:p>
    <w:p w14:paraId="1C528CBC" w14:textId="7D14C578" w:rsidR="00FA0038" w:rsidRDefault="00FA0038" w:rsidP="006E33E2">
      <w:pPr>
        <w:rPr>
          <w:ins w:id="3974" w:author="Dr Mamadou SANOGO" w:date="2023-10-27T11:09:00Z"/>
          <w:rFonts w:eastAsiaTheme="minorHAnsi"/>
          <w:b/>
          <w:bCs/>
          <w:color w:val="000000" w:themeColor="text1"/>
          <w:sz w:val="32"/>
          <w:szCs w:val="32"/>
          <w:lang w:eastAsia="en-US"/>
        </w:rPr>
      </w:pPr>
    </w:p>
    <w:p w14:paraId="20E89AA9" w14:textId="2DD5A375" w:rsidR="00FA0038" w:rsidRDefault="00FA0038" w:rsidP="006E33E2">
      <w:pPr>
        <w:rPr>
          <w:ins w:id="3975" w:author="Dr Mamadou SANOGO" w:date="2023-10-27T11:09:00Z"/>
          <w:rFonts w:eastAsiaTheme="minorHAnsi"/>
          <w:b/>
          <w:bCs/>
          <w:color w:val="000000" w:themeColor="text1"/>
          <w:sz w:val="32"/>
          <w:szCs w:val="32"/>
          <w:lang w:eastAsia="en-US"/>
        </w:rPr>
      </w:pPr>
    </w:p>
    <w:p w14:paraId="77EC821D" w14:textId="6A4CA28D" w:rsidR="00FA0038" w:rsidRDefault="00FA0038" w:rsidP="006E33E2">
      <w:pPr>
        <w:rPr>
          <w:ins w:id="3976" w:author="Dr Mamadou SANOGO" w:date="2023-10-27T23:59:00Z"/>
          <w:rFonts w:eastAsiaTheme="minorHAnsi"/>
          <w:b/>
          <w:bCs/>
          <w:color w:val="000000" w:themeColor="text1"/>
          <w:sz w:val="32"/>
          <w:szCs w:val="32"/>
          <w:lang w:eastAsia="en-US"/>
        </w:rPr>
      </w:pPr>
    </w:p>
    <w:p w14:paraId="1904D9DC" w14:textId="77777777" w:rsidR="00B43097" w:rsidRDefault="00B43097" w:rsidP="006E33E2">
      <w:pPr>
        <w:rPr>
          <w:ins w:id="3977" w:author="Dr Mamadou SANOGO" w:date="2023-10-27T13:59:00Z"/>
          <w:rFonts w:eastAsiaTheme="minorHAnsi"/>
          <w:b/>
          <w:bCs/>
          <w:color w:val="000000" w:themeColor="text1"/>
          <w:sz w:val="32"/>
          <w:szCs w:val="32"/>
          <w:lang w:eastAsia="en-US"/>
        </w:rPr>
      </w:pPr>
    </w:p>
    <w:p w14:paraId="0E386F04" w14:textId="1D953A7E" w:rsidR="006778CD" w:rsidRDefault="006778CD" w:rsidP="006E33E2">
      <w:pPr>
        <w:rPr>
          <w:ins w:id="3978" w:author="Dr Mamadou SANOGO" w:date="2023-10-27T13:59:00Z"/>
          <w:rFonts w:eastAsiaTheme="minorHAnsi"/>
          <w:b/>
          <w:bCs/>
          <w:color w:val="000000" w:themeColor="text1"/>
          <w:sz w:val="32"/>
          <w:szCs w:val="32"/>
          <w:lang w:eastAsia="en-US"/>
        </w:rPr>
      </w:pPr>
    </w:p>
    <w:p w14:paraId="00F1B8A3" w14:textId="77777777" w:rsidR="006778CD" w:rsidRPr="007A4AFC" w:rsidRDefault="006778CD" w:rsidP="006E33E2">
      <w:pPr>
        <w:rPr>
          <w:ins w:id="3979" w:author="Dr Mamadou SANOGO" w:date="2023-10-25T13:21:00Z"/>
          <w:rFonts w:eastAsiaTheme="minorHAnsi"/>
          <w:b/>
          <w:bCs/>
          <w:color w:val="000000" w:themeColor="text1"/>
          <w:sz w:val="32"/>
          <w:szCs w:val="32"/>
          <w:lang w:eastAsia="en-US"/>
          <w:rPrChange w:id="3980" w:author="Dr Mamadou SANOGO" w:date="2023-10-25T18:15:00Z">
            <w:rPr>
              <w:ins w:id="3981" w:author="Dr Mamadou SANOGO" w:date="2023-10-25T13:21:00Z"/>
              <w:rFonts w:eastAsiaTheme="minorHAnsi"/>
              <w:b/>
              <w:bCs/>
              <w:sz w:val="32"/>
              <w:szCs w:val="32"/>
              <w:lang w:eastAsia="en-US"/>
            </w:rPr>
          </w:rPrChange>
        </w:rPr>
      </w:pPr>
    </w:p>
    <w:p w14:paraId="46BEE211" w14:textId="3FA2A9C5" w:rsidR="0047574A" w:rsidRPr="007A4AFC" w:rsidDel="006E33E2" w:rsidRDefault="0047574A">
      <w:pPr>
        <w:rPr>
          <w:del w:id="3982" w:author="Dr Mamadou SANOGO" w:date="2023-10-25T13:06:00Z"/>
          <w:rFonts w:eastAsiaTheme="minorHAnsi"/>
          <w:bCs/>
          <w:sz w:val="22"/>
          <w:lang w:eastAsia="en-US"/>
          <w:rPrChange w:id="3983" w:author="Dr Mamadou SANOGO" w:date="2023-10-25T18:15:00Z">
            <w:rPr>
              <w:del w:id="3984" w:author="Dr Mamadou SANOGO" w:date="2023-10-25T13:06:00Z"/>
              <w:rFonts w:eastAsiaTheme="minorHAnsi"/>
              <w:lang w:eastAsia="en-US"/>
            </w:rPr>
          </w:rPrChange>
        </w:rPr>
        <w:pPrChange w:id="3985" w:author="Dr Mamadou SANOGO" w:date="2023-10-25T13:06:00Z">
          <w:pPr>
            <w:pStyle w:val="Titre1"/>
          </w:pPr>
        </w:pPrChange>
      </w:pPr>
      <w:del w:id="3986" w:author="Dr Mamadou SANOGO" w:date="2023-10-25T13:21:00Z">
        <w:r w:rsidRPr="007A4AFC" w:rsidDel="00182CAB">
          <w:rPr>
            <w:rFonts w:eastAsiaTheme="minorHAnsi"/>
            <w:b/>
            <w:bCs/>
            <w:color w:val="000000" w:themeColor="text1"/>
            <w:sz w:val="32"/>
            <w:szCs w:val="32"/>
            <w:lang w:eastAsia="en-US"/>
            <w:rPrChange w:id="3987" w:author="Dr Mamadou SANOGO" w:date="2023-10-25T18:15:00Z">
              <w:rPr>
                <w:rFonts w:asciiTheme="majorHAnsi" w:eastAsiaTheme="minorHAnsi" w:hAnsiTheme="majorHAnsi"/>
                <w:color w:val="2E74B5" w:themeColor="accent1" w:themeShade="BF"/>
                <w:sz w:val="32"/>
                <w:lang w:eastAsia="en-US"/>
              </w:rPr>
            </w:rPrChange>
          </w:rPr>
          <w:lastRenderedPageBreak/>
          <w:delText xml:space="preserve">Annexe </w:delText>
        </w:r>
        <w:r w:rsidR="004B2162" w:rsidRPr="007A4AFC" w:rsidDel="00182CAB">
          <w:rPr>
            <w:rFonts w:eastAsiaTheme="minorHAnsi"/>
            <w:b/>
            <w:bCs/>
            <w:color w:val="000000" w:themeColor="text1"/>
            <w:sz w:val="32"/>
            <w:szCs w:val="32"/>
            <w:lang w:eastAsia="en-US"/>
            <w:rPrChange w:id="3988" w:author="Dr Mamadou SANOGO" w:date="2023-10-25T18:15:00Z">
              <w:rPr>
                <w:rFonts w:asciiTheme="majorHAnsi" w:eastAsiaTheme="minorHAnsi" w:hAnsiTheme="majorHAnsi"/>
                <w:color w:val="2E74B5" w:themeColor="accent1" w:themeShade="BF"/>
                <w:sz w:val="32"/>
                <w:lang w:eastAsia="en-US"/>
              </w:rPr>
            </w:rPrChange>
          </w:rPr>
          <w:delText>1</w:delText>
        </w:r>
        <w:r w:rsidRPr="007A4AFC" w:rsidDel="00182CAB">
          <w:rPr>
            <w:rFonts w:eastAsiaTheme="minorHAnsi"/>
            <w:b/>
            <w:bCs/>
            <w:color w:val="000000" w:themeColor="text1"/>
            <w:sz w:val="32"/>
            <w:szCs w:val="32"/>
            <w:lang w:eastAsia="en-US"/>
            <w:rPrChange w:id="3989" w:author="Dr Mamadou SANOGO" w:date="2023-10-25T18:15:00Z">
              <w:rPr>
                <w:rFonts w:asciiTheme="majorHAnsi" w:eastAsiaTheme="minorHAnsi" w:hAnsiTheme="majorHAnsi"/>
                <w:color w:val="2E74B5" w:themeColor="accent1" w:themeShade="BF"/>
                <w:sz w:val="32"/>
                <w:lang w:eastAsia="en-US"/>
              </w:rPr>
            </w:rPrChange>
          </w:rPr>
          <w:delText xml:space="preserve"> : </w:delText>
        </w:r>
      </w:del>
      <w:r w:rsidRPr="007A4AFC">
        <w:rPr>
          <w:rFonts w:eastAsiaTheme="minorHAnsi"/>
          <w:b/>
          <w:bCs/>
          <w:color w:val="000000" w:themeColor="text1"/>
          <w:sz w:val="32"/>
          <w:szCs w:val="32"/>
          <w:lang w:eastAsia="en-US"/>
          <w:rPrChange w:id="3990" w:author="Dr Mamadou SANOGO" w:date="2023-10-25T18:15:00Z">
            <w:rPr>
              <w:rFonts w:asciiTheme="majorHAnsi" w:eastAsiaTheme="minorHAnsi" w:hAnsiTheme="majorHAnsi"/>
              <w:color w:val="2E74B5" w:themeColor="accent1" w:themeShade="BF"/>
              <w:sz w:val="32"/>
              <w:lang w:eastAsia="en-US"/>
            </w:rPr>
          </w:rPrChange>
        </w:rPr>
        <w:t xml:space="preserve">Fiche </w:t>
      </w:r>
      <w:r w:rsidR="00061047" w:rsidRPr="007A4AFC">
        <w:rPr>
          <w:rFonts w:eastAsiaTheme="minorHAnsi"/>
          <w:b/>
          <w:bCs/>
          <w:color w:val="000000" w:themeColor="text1"/>
          <w:sz w:val="32"/>
          <w:szCs w:val="32"/>
          <w:lang w:eastAsia="en-US"/>
          <w:rPrChange w:id="3991" w:author="Dr Mamadou SANOGO" w:date="2023-10-25T18:15:00Z">
            <w:rPr>
              <w:rFonts w:asciiTheme="majorHAnsi" w:eastAsiaTheme="minorHAnsi" w:hAnsiTheme="majorHAnsi"/>
              <w:color w:val="2E74B5" w:themeColor="accent1" w:themeShade="BF"/>
              <w:sz w:val="32"/>
              <w:lang w:eastAsia="en-US"/>
            </w:rPr>
          </w:rPrChange>
        </w:rPr>
        <w:t xml:space="preserve">de caractérisation </w:t>
      </w:r>
      <w:r w:rsidRPr="007A4AFC">
        <w:rPr>
          <w:rFonts w:eastAsiaTheme="minorHAnsi"/>
          <w:b/>
          <w:bCs/>
          <w:color w:val="000000" w:themeColor="text1"/>
          <w:sz w:val="32"/>
          <w:szCs w:val="32"/>
          <w:lang w:eastAsia="en-US"/>
          <w:rPrChange w:id="3992" w:author="Dr Mamadou SANOGO" w:date="2023-10-25T18:15:00Z">
            <w:rPr>
              <w:rFonts w:asciiTheme="majorHAnsi" w:eastAsiaTheme="minorHAnsi" w:hAnsiTheme="majorHAnsi"/>
              <w:color w:val="2E74B5" w:themeColor="accent1" w:themeShade="BF"/>
              <w:sz w:val="32"/>
              <w:lang w:eastAsia="en-US"/>
            </w:rPr>
          </w:rPrChange>
        </w:rPr>
        <w:t>du programme</w:t>
      </w:r>
      <w:bookmarkEnd w:id="3885"/>
    </w:p>
    <w:p w14:paraId="23F384F6" w14:textId="77777777" w:rsidR="0047574A" w:rsidRPr="007A4AFC" w:rsidRDefault="0047574A">
      <w:pPr>
        <w:spacing w:after="160" w:line="259" w:lineRule="auto"/>
        <w:rPr>
          <w:color w:val="000000" w:themeColor="text1"/>
          <w:szCs w:val="24"/>
          <w:rPrChange w:id="3993" w:author="Dr Mamadou SANOGO" w:date="2023-10-25T18:15:00Z">
            <w:rPr>
              <w:color w:val="000000"/>
              <w:szCs w:val="24"/>
            </w:rPr>
          </w:rPrChange>
        </w:rPr>
        <w:pPrChange w:id="3994" w:author="Dr Mamadou SANOGO" w:date="2023-10-25T13:06:00Z">
          <w:pPr>
            <w:widowControl w:val="0"/>
            <w:autoSpaceDE w:val="0"/>
            <w:autoSpaceDN w:val="0"/>
            <w:adjustRightInd w:val="0"/>
            <w:spacing w:line="240" w:lineRule="auto"/>
            <w:ind w:right="9"/>
          </w:pPr>
        </w:pPrChange>
      </w:pPr>
    </w:p>
    <w:p w14:paraId="5040A297" w14:textId="77777777" w:rsidR="0047574A" w:rsidRPr="007A4AFC" w:rsidRDefault="0047574A">
      <w:pPr>
        <w:pStyle w:val="Paragraphedeliste"/>
        <w:numPr>
          <w:ilvl w:val="3"/>
          <w:numId w:val="3"/>
        </w:numPr>
        <w:spacing w:line="240" w:lineRule="auto"/>
        <w:ind w:left="284" w:hanging="284"/>
        <w:rPr>
          <w:b/>
          <w:color w:val="000000" w:themeColor="text1"/>
          <w:szCs w:val="24"/>
          <w:rPrChange w:id="3995" w:author="Dr Mamadou SANOGO" w:date="2023-10-25T18:15:00Z">
            <w:rPr>
              <w:b/>
              <w:szCs w:val="24"/>
            </w:rPr>
          </w:rPrChange>
        </w:rPr>
      </w:pPr>
      <w:r w:rsidRPr="007A4AFC">
        <w:rPr>
          <w:b/>
          <w:color w:val="000000" w:themeColor="text1"/>
          <w:szCs w:val="24"/>
          <w:rPrChange w:id="3996" w:author="Dr Mamadou SANOGO" w:date="2023-10-25T18:15:00Z">
            <w:rPr>
              <w:b/>
              <w:szCs w:val="24"/>
            </w:rPr>
          </w:rPrChange>
        </w:rPr>
        <w:t>Identification de la formation</w:t>
      </w:r>
    </w:p>
    <w:p w14:paraId="5AAA50CC" w14:textId="77777777" w:rsidR="0047574A" w:rsidRPr="007A4AFC" w:rsidRDefault="0047574A" w:rsidP="0047574A">
      <w:pPr>
        <w:spacing w:line="240" w:lineRule="auto"/>
        <w:rPr>
          <w:color w:val="000000" w:themeColor="text1"/>
          <w:szCs w:val="24"/>
          <w:rPrChange w:id="3997" w:author="Dr Mamadou SANOGO" w:date="2023-10-25T18:15:00Z">
            <w:rPr>
              <w:szCs w:val="24"/>
            </w:rPr>
          </w:rPrChange>
        </w:rPr>
      </w:pPr>
    </w:p>
    <w:p w14:paraId="52EA890F" w14:textId="66DE8164" w:rsidR="0047574A" w:rsidRPr="007A4AFC" w:rsidRDefault="0047574A" w:rsidP="0047574A">
      <w:pPr>
        <w:spacing w:line="240" w:lineRule="auto"/>
        <w:rPr>
          <w:b/>
          <w:color w:val="000000" w:themeColor="text1"/>
          <w:szCs w:val="24"/>
          <w:rPrChange w:id="3998" w:author="Dr Mamadou SANOGO" w:date="2023-10-25T18:15:00Z">
            <w:rPr>
              <w:b/>
              <w:szCs w:val="24"/>
            </w:rPr>
          </w:rPrChange>
        </w:rPr>
      </w:pPr>
      <w:r w:rsidRPr="007A4AFC">
        <w:rPr>
          <w:color w:val="000000" w:themeColor="text1"/>
          <w:szCs w:val="24"/>
          <w:rPrChange w:id="3999" w:author="Dr Mamadou SANOGO" w:date="2023-10-25T18:15:00Z">
            <w:rPr>
              <w:szCs w:val="24"/>
            </w:rPr>
          </w:rPrChange>
        </w:rPr>
        <w:t>Institution :</w:t>
      </w:r>
      <w:r w:rsidR="00E67C42" w:rsidRPr="007A4AFC">
        <w:rPr>
          <w:color w:val="000000" w:themeColor="text1"/>
          <w:szCs w:val="24"/>
          <w:rPrChange w:id="4000" w:author="Dr Mamadou SANOGO" w:date="2023-10-25T18:15:00Z">
            <w:rPr>
              <w:szCs w:val="24"/>
            </w:rPr>
          </w:rPrChange>
        </w:rPr>
        <w:t xml:space="preserve"> </w:t>
      </w:r>
      <w:del w:id="4001" w:author="Dr Mamadou SANOGO" w:date="2024-04-03T08:37:00Z" w16du:dateUtc="2024-04-03T08:37:00Z">
        <w:r w:rsidR="00D654DD" w:rsidRPr="007A4AFC" w:rsidDel="00C87FDF">
          <w:rPr>
            <w:b/>
            <w:color w:val="000000" w:themeColor="text1"/>
            <w:szCs w:val="24"/>
            <w:rPrChange w:id="4002" w:author="Dr Mamadou SANOGO" w:date="2023-10-25T18:15:00Z">
              <w:rPr>
                <w:b/>
                <w:color w:val="000000"/>
                <w:szCs w:val="24"/>
              </w:rPr>
            </w:rPrChange>
          </w:rPr>
          <w:delText>É</w:delText>
        </w:r>
      </w:del>
      <w:ins w:id="4003" w:author="Dr Mamadou SANOGO" w:date="2024-04-03T08:37:00Z" w16du:dateUtc="2024-04-03T08:37:00Z">
        <w:r w:rsidR="00C87FDF">
          <w:rPr>
            <w:b/>
            <w:color w:val="000000" w:themeColor="text1"/>
            <w:szCs w:val="24"/>
          </w:rPr>
          <w:t>Université Privée Félix Houphouët Boi</w:t>
        </w:r>
      </w:ins>
      <w:ins w:id="4004" w:author="Dr Mamadou SANOGO" w:date="2024-04-03T08:38:00Z" w16du:dateUtc="2024-04-03T08:38:00Z">
        <w:r w:rsidR="00C87FDF">
          <w:rPr>
            <w:b/>
            <w:color w:val="000000" w:themeColor="text1"/>
            <w:szCs w:val="24"/>
          </w:rPr>
          <w:t>gny</w:t>
        </w:r>
      </w:ins>
      <w:del w:id="4005" w:author="Dr Mamadou SANOGO" w:date="2024-04-03T08:37:00Z" w16du:dateUtc="2024-04-03T08:37:00Z">
        <w:r w:rsidR="00D654DD" w:rsidRPr="007A4AFC" w:rsidDel="00C87FDF">
          <w:rPr>
            <w:b/>
            <w:color w:val="000000" w:themeColor="text1"/>
            <w:szCs w:val="24"/>
            <w:rPrChange w:id="4006" w:author="Dr Mamadou SANOGO" w:date="2023-10-25T18:15:00Z">
              <w:rPr>
                <w:b/>
                <w:color w:val="000000"/>
                <w:szCs w:val="24"/>
              </w:rPr>
            </w:rPrChange>
          </w:rPr>
          <w:delText>cole</w:delText>
        </w:r>
        <w:r w:rsidR="00A74F80" w:rsidRPr="007A4AFC" w:rsidDel="00C87FDF">
          <w:rPr>
            <w:b/>
            <w:color w:val="000000" w:themeColor="text1"/>
            <w:szCs w:val="24"/>
            <w:rPrChange w:id="4007" w:author="Dr Mamadou SANOGO" w:date="2023-10-25T18:15:00Z">
              <w:rPr>
                <w:b/>
                <w:color w:val="000000"/>
                <w:szCs w:val="24"/>
              </w:rPr>
            </w:rPrChange>
          </w:rPr>
          <w:delText xml:space="preserve"> Privée</w:delText>
        </w:r>
        <w:r w:rsidR="008C6E5B" w:rsidRPr="007A4AFC" w:rsidDel="00C87FDF">
          <w:rPr>
            <w:b/>
            <w:color w:val="000000" w:themeColor="text1"/>
            <w:szCs w:val="24"/>
            <w:rPrChange w:id="4008" w:author="Dr Mamadou SANOGO" w:date="2023-10-25T18:15:00Z">
              <w:rPr>
                <w:b/>
                <w:color w:val="000000"/>
                <w:szCs w:val="24"/>
              </w:rPr>
            </w:rPrChange>
          </w:rPr>
          <w:delText xml:space="preserve"> de Santé Félix </w:delText>
        </w:r>
        <w:r w:rsidR="007D0487" w:rsidRPr="007A4AFC" w:rsidDel="00C87FDF">
          <w:rPr>
            <w:b/>
            <w:color w:val="000000" w:themeColor="text1"/>
            <w:szCs w:val="24"/>
            <w:rPrChange w:id="4009" w:author="Dr Mamadou SANOGO" w:date="2023-10-25T18:15:00Z">
              <w:rPr>
                <w:b/>
                <w:color w:val="000000"/>
                <w:szCs w:val="24"/>
              </w:rPr>
            </w:rPrChange>
          </w:rPr>
          <w:delText>Houphouët</w:delText>
        </w:r>
        <w:r w:rsidR="008C6E5B" w:rsidRPr="007A4AFC" w:rsidDel="00C87FDF">
          <w:rPr>
            <w:b/>
            <w:color w:val="000000" w:themeColor="text1"/>
            <w:szCs w:val="24"/>
            <w:rPrChange w:id="4010" w:author="Dr Mamadou SANOGO" w:date="2023-10-25T18:15:00Z">
              <w:rPr>
                <w:b/>
                <w:color w:val="000000"/>
                <w:szCs w:val="24"/>
              </w:rPr>
            </w:rPrChange>
          </w:rPr>
          <w:delText xml:space="preserve"> Boigny</w:delText>
        </w:r>
        <w:r w:rsidR="00D654DD" w:rsidRPr="007A4AFC" w:rsidDel="00C87FDF">
          <w:rPr>
            <w:b/>
            <w:color w:val="000000" w:themeColor="text1"/>
            <w:szCs w:val="24"/>
            <w:rPrChange w:id="4011" w:author="Dr Mamadou SANOGO" w:date="2023-10-25T18:15:00Z">
              <w:rPr>
                <w:b/>
                <w:color w:val="000000"/>
                <w:szCs w:val="24"/>
              </w:rPr>
            </w:rPrChange>
          </w:rPr>
          <w:delText xml:space="preserve"> (EPSFé)</w:delText>
        </w:r>
      </w:del>
    </w:p>
    <w:p w14:paraId="0A98F452" w14:textId="77777777" w:rsidR="0047574A" w:rsidRPr="007A4AFC" w:rsidRDefault="0047574A" w:rsidP="0047574A">
      <w:pPr>
        <w:spacing w:line="240" w:lineRule="auto"/>
        <w:rPr>
          <w:color w:val="000000" w:themeColor="text1"/>
          <w:szCs w:val="24"/>
          <w:rPrChange w:id="4012" w:author="Dr Mamadou SANOGO" w:date="2023-10-25T18:15:00Z">
            <w:rPr>
              <w:szCs w:val="24"/>
            </w:rPr>
          </w:rPrChange>
        </w:rPr>
      </w:pPr>
    </w:p>
    <w:p w14:paraId="28E1A889" w14:textId="1D3EFDC1" w:rsidR="0047574A" w:rsidRPr="007A4AFC" w:rsidRDefault="0047574A" w:rsidP="0047574A">
      <w:pPr>
        <w:spacing w:line="240" w:lineRule="auto"/>
        <w:rPr>
          <w:b/>
          <w:color w:val="000000" w:themeColor="text1"/>
          <w:szCs w:val="24"/>
          <w:rPrChange w:id="4013" w:author="Dr Mamadou SANOGO" w:date="2023-10-25T18:15:00Z">
            <w:rPr>
              <w:b/>
              <w:szCs w:val="24"/>
            </w:rPr>
          </w:rPrChange>
        </w:rPr>
      </w:pPr>
      <w:r w:rsidRPr="007A4AFC">
        <w:rPr>
          <w:color w:val="000000" w:themeColor="text1"/>
          <w:szCs w:val="24"/>
          <w:rPrChange w:id="4014" w:author="Dr Mamadou SANOGO" w:date="2023-10-25T18:15:00Z">
            <w:rPr>
              <w:szCs w:val="24"/>
            </w:rPr>
          </w:rPrChange>
        </w:rPr>
        <w:t xml:space="preserve">Niveau de la formation : </w:t>
      </w:r>
      <w:del w:id="4015" w:author="Dr Mamadou SANOGO" w:date="2023-10-27T22:07:00Z">
        <w:r w:rsidR="00D654DD" w:rsidRPr="007A4AFC" w:rsidDel="00E06071">
          <w:rPr>
            <w:b/>
            <w:color w:val="000000" w:themeColor="text1"/>
            <w:szCs w:val="24"/>
            <w:rPrChange w:id="4016" w:author="Dr Mamadou SANOGO" w:date="2023-10-25T18:15:00Z">
              <w:rPr>
                <w:b/>
                <w:szCs w:val="24"/>
              </w:rPr>
            </w:rPrChange>
          </w:rPr>
          <w:delText xml:space="preserve">Master </w:delText>
        </w:r>
      </w:del>
      <w:ins w:id="4017" w:author="Dr Mamadou SANOGO" w:date="2023-10-27T22:07:00Z">
        <w:r w:rsidR="00E06071">
          <w:rPr>
            <w:b/>
            <w:color w:val="000000" w:themeColor="text1"/>
            <w:szCs w:val="24"/>
          </w:rPr>
          <w:t>Licence</w:t>
        </w:r>
      </w:ins>
    </w:p>
    <w:p w14:paraId="740B52D4" w14:textId="77777777" w:rsidR="0047574A" w:rsidRPr="007A4AFC" w:rsidRDefault="0047574A" w:rsidP="0047574A">
      <w:pPr>
        <w:spacing w:line="240" w:lineRule="auto"/>
        <w:rPr>
          <w:color w:val="000000" w:themeColor="text1"/>
          <w:szCs w:val="24"/>
          <w:rPrChange w:id="4018" w:author="Dr Mamadou SANOGO" w:date="2023-10-25T18:15:00Z">
            <w:rPr>
              <w:szCs w:val="24"/>
            </w:rPr>
          </w:rPrChange>
        </w:rPr>
      </w:pPr>
    </w:p>
    <w:p w14:paraId="71757EA8" w14:textId="0C024A2D" w:rsidR="0047574A" w:rsidRPr="007A4AFC" w:rsidRDefault="0047574A" w:rsidP="00D654DD">
      <w:pPr>
        <w:spacing w:line="240" w:lineRule="auto"/>
        <w:rPr>
          <w:b/>
          <w:color w:val="000000" w:themeColor="text1"/>
          <w:szCs w:val="24"/>
          <w:rPrChange w:id="4019" w:author="Dr Mamadou SANOGO" w:date="2023-10-25T18:15:00Z">
            <w:rPr>
              <w:b/>
              <w:szCs w:val="24"/>
            </w:rPr>
          </w:rPrChange>
        </w:rPr>
      </w:pPr>
      <w:r w:rsidRPr="007A4AFC">
        <w:rPr>
          <w:color w:val="000000" w:themeColor="text1"/>
          <w:szCs w:val="24"/>
          <w:rPrChange w:id="4020" w:author="Dr Mamadou SANOGO" w:date="2023-10-25T18:15:00Z">
            <w:rPr>
              <w:szCs w:val="24"/>
            </w:rPr>
          </w:rPrChange>
        </w:rPr>
        <w:t xml:space="preserve">Domaine : </w:t>
      </w:r>
      <w:r w:rsidR="00D654DD" w:rsidRPr="007A4AFC">
        <w:rPr>
          <w:b/>
          <w:color w:val="000000" w:themeColor="text1"/>
          <w:szCs w:val="24"/>
          <w:rPrChange w:id="4021" w:author="Dr Mamadou SANOGO" w:date="2023-10-25T18:15:00Z">
            <w:rPr>
              <w:b/>
              <w:szCs w:val="24"/>
            </w:rPr>
          </w:rPrChange>
        </w:rPr>
        <w:t>Science</w:t>
      </w:r>
      <w:r w:rsidR="00F2555C" w:rsidRPr="007A4AFC">
        <w:rPr>
          <w:b/>
          <w:color w:val="000000" w:themeColor="text1"/>
          <w:szCs w:val="24"/>
          <w:rPrChange w:id="4022" w:author="Dr Mamadou SANOGO" w:date="2023-10-25T18:15:00Z">
            <w:rPr>
              <w:b/>
              <w:szCs w:val="24"/>
            </w:rPr>
          </w:rPrChange>
        </w:rPr>
        <w:t>s</w:t>
      </w:r>
      <w:r w:rsidR="00D654DD" w:rsidRPr="007A4AFC">
        <w:rPr>
          <w:b/>
          <w:color w:val="000000" w:themeColor="text1"/>
          <w:szCs w:val="24"/>
          <w:rPrChange w:id="4023" w:author="Dr Mamadou SANOGO" w:date="2023-10-25T18:15:00Z">
            <w:rPr>
              <w:b/>
              <w:szCs w:val="24"/>
            </w:rPr>
          </w:rPrChange>
        </w:rPr>
        <w:t xml:space="preserve"> </w:t>
      </w:r>
      <w:ins w:id="4024" w:author="Dr Mamadou SANOGO" w:date="2024-11-07T08:59:00Z" w16du:dateUtc="2024-11-07T08:59:00Z">
        <w:r w:rsidR="000D46CF">
          <w:rPr>
            <w:b/>
            <w:color w:val="000000" w:themeColor="text1"/>
            <w:szCs w:val="24"/>
          </w:rPr>
          <w:t>économiques</w:t>
        </w:r>
        <w:r w:rsidR="00344298">
          <w:rPr>
            <w:b/>
            <w:color w:val="000000" w:themeColor="text1"/>
            <w:szCs w:val="24"/>
          </w:rPr>
          <w:t xml:space="preserve"> et de gestion</w:t>
        </w:r>
      </w:ins>
      <w:del w:id="4025" w:author="Dr Mamadou SANOGO" w:date="2024-04-03T08:38:00Z" w16du:dateUtc="2024-04-03T08:38:00Z">
        <w:r w:rsidR="00D654DD" w:rsidRPr="007A4AFC" w:rsidDel="00C87FDF">
          <w:rPr>
            <w:b/>
            <w:color w:val="000000" w:themeColor="text1"/>
            <w:szCs w:val="24"/>
            <w:rPrChange w:id="4026" w:author="Dr Mamadou SANOGO" w:date="2023-10-25T18:15:00Z">
              <w:rPr>
                <w:b/>
                <w:szCs w:val="24"/>
              </w:rPr>
            </w:rPrChange>
          </w:rPr>
          <w:delText>de la santé</w:delText>
        </w:r>
      </w:del>
    </w:p>
    <w:p w14:paraId="4388E5BF" w14:textId="77777777" w:rsidR="0047574A" w:rsidRPr="007A4AFC" w:rsidRDefault="0047574A" w:rsidP="0047574A">
      <w:pPr>
        <w:spacing w:line="240" w:lineRule="auto"/>
        <w:rPr>
          <w:color w:val="000000" w:themeColor="text1"/>
          <w:szCs w:val="24"/>
          <w:rPrChange w:id="4027" w:author="Dr Mamadou SANOGO" w:date="2023-10-25T18:15:00Z">
            <w:rPr>
              <w:szCs w:val="24"/>
            </w:rPr>
          </w:rPrChange>
        </w:rPr>
      </w:pPr>
    </w:p>
    <w:p w14:paraId="75E2ADD2" w14:textId="4D80051D" w:rsidR="0047574A" w:rsidRPr="007A4AFC" w:rsidRDefault="0047574A" w:rsidP="0047574A">
      <w:pPr>
        <w:spacing w:line="240" w:lineRule="auto"/>
        <w:rPr>
          <w:b/>
          <w:color w:val="000000" w:themeColor="text1"/>
          <w:szCs w:val="24"/>
          <w:rPrChange w:id="4028" w:author="Dr Mamadou SANOGO" w:date="2023-10-25T18:15:00Z">
            <w:rPr>
              <w:b/>
              <w:szCs w:val="24"/>
            </w:rPr>
          </w:rPrChange>
        </w:rPr>
      </w:pPr>
      <w:r w:rsidRPr="007A4AFC">
        <w:rPr>
          <w:color w:val="000000" w:themeColor="text1"/>
          <w:szCs w:val="24"/>
          <w:rPrChange w:id="4029" w:author="Dr Mamadou SANOGO" w:date="2023-10-25T18:15:00Z">
            <w:rPr>
              <w:szCs w:val="24"/>
            </w:rPr>
          </w:rPrChange>
        </w:rPr>
        <w:t xml:space="preserve">Mention : </w:t>
      </w:r>
      <w:del w:id="4030" w:author="Dr Mamadou SANOGO" w:date="2023-10-27T14:34:00Z">
        <w:r w:rsidR="00D654DD" w:rsidRPr="007A4AFC" w:rsidDel="00F8156B">
          <w:rPr>
            <w:b/>
            <w:color w:val="000000" w:themeColor="text1"/>
            <w:szCs w:val="24"/>
            <w:rPrChange w:id="4031" w:author="Dr Mamadou SANOGO" w:date="2023-10-25T18:15:00Z">
              <w:rPr>
                <w:b/>
                <w:szCs w:val="24"/>
              </w:rPr>
            </w:rPrChange>
          </w:rPr>
          <w:delText>Santé</w:delText>
        </w:r>
        <w:r w:rsidR="00F2555C" w:rsidRPr="007A4AFC" w:rsidDel="00F8156B">
          <w:rPr>
            <w:b/>
            <w:color w:val="000000" w:themeColor="text1"/>
            <w:szCs w:val="24"/>
            <w:rPrChange w:id="4032" w:author="Dr Mamadou SANOGO" w:date="2023-10-25T18:15:00Z">
              <w:rPr>
                <w:b/>
                <w:szCs w:val="24"/>
              </w:rPr>
            </w:rPrChange>
          </w:rPr>
          <w:delText xml:space="preserve"> </w:delText>
        </w:r>
      </w:del>
      <w:ins w:id="4033" w:author="Dr Mamadou SANOGO" w:date="2024-11-07T09:00:00Z" w16du:dateUtc="2024-11-07T09:00:00Z">
        <w:r w:rsidR="00344298">
          <w:rPr>
            <w:b/>
            <w:color w:val="000000" w:themeColor="text1"/>
            <w:szCs w:val="24"/>
          </w:rPr>
          <w:t>Gestion</w:t>
        </w:r>
      </w:ins>
      <w:del w:id="4034" w:author="Dr Mamadou SANOGO" w:date="2023-10-26T13:41:00Z">
        <w:r w:rsidR="00F2555C" w:rsidRPr="007A4AFC" w:rsidDel="003A18E5">
          <w:rPr>
            <w:b/>
            <w:color w:val="000000" w:themeColor="text1"/>
            <w:szCs w:val="24"/>
            <w:rPrChange w:id="4035" w:author="Dr Mamadou SANOGO" w:date="2023-10-25T18:15:00Z">
              <w:rPr>
                <w:b/>
                <w:szCs w:val="24"/>
              </w:rPr>
            </w:rPrChange>
          </w:rPr>
          <w:delText>Publique</w:delText>
        </w:r>
      </w:del>
    </w:p>
    <w:p w14:paraId="14333E8A" w14:textId="77777777" w:rsidR="0047574A" w:rsidRPr="007A4AFC" w:rsidRDefault="0047574A" w:rsidP="0047574A">
      <w:pPr>
        <w:spacing w:line="240" w:lineRule="auto"/>
        <w:rPr>
          <w:color w:val="000000" w:themeColor="text1"/>
          <w:szCs w:val="24"/>
          <w:rPrChange w:id="4036" w:author="Dr Mamadou SANOGO" w:date="2023-10-25T18:15:00Z">
            <w:rPr>
              <w:szCs w:val="24"/>
            </w:rPr>
          </w:rPrChange>
        </w:rPr>
      </w:pPr>
    </w:p>
    <w:p w14:paraId="0CF2E151" w14:textId="69ACE61D" w:rsidR="0047574A" w:rsidRPr="007A4AFC" w:rsidRDefault="00D654DD" w:rsidP="0047574A">
      <w:pPr>
        <w:spacing w:line="240" w:lineRule="auto"/>
        <w:rPr>
          <w:color w:val="000000" w:themeColor="text1"/>
          <w:szCs w:val="24"/>
          <w:rPrChange w:id="4037" w:author="Dr Mamadou SANOGO" w:date="2023-10-25T18:15:00Z">
            <w:rPr>
              <w:szCs w:val="24"/>
            </w:rPr>
          </w:rPrChange>
        </w:rPr>
      </w:pPr>
      <w:r w:rsidRPr="007A4AFC">
        <w:rPr>
          <w:color w:val="000000" w:themeColor="text1"/>
          <w:szCs w:val="24"/>
          <w:rPrChange w:id="4038" w:author="Dr Mamadou SANOGO" w:date="2023-10-25T18:15:00Z">
            <w:rPr>
              <w:szCs w:val="24"/>
            </w:rPr>
          </w:rPrChange>
        </w:rPr>
        <w:t>Spécialité</w:t>
      </w:r>
      <w:r w:rsidR="0047574A" w:rsidRPr="007A4AFC">
        <w:rPr>
          <w:color w:val="000000" w:themeColor="text1"/>
          <w:szCs w:val="24"/>
          <w:rPrChange w:id="4039" w:author="Dr Mamadou SANOGO" w:date="2023-10-25T18:15:00Z">
            <w:rPr>
              <w:szCs w:val="24"/>
            </w:rPr>
          </w:rPrChange>
        </w:rPr>
        <w:t xml:space="preserve"> : </w:t>
      </w:r>
      <w:ins w:id="4040" w:author="Dr Mamadou SANOGO" w:date="2024-11-07T11:30:00Z" w16du:dateUtc="2024-11-07T11:30:00Z">
        <w:r w:rsidR="002D3BE0">
          <w:rPr>
            <w:b/>
            <w:color w:val="000000" w:themeColor="text1"/>
            <w:szCs w:val="24"/>
          </w:rPr>
          <w:t>Finance comptabilité</w:t>
        </w:r>
      </w:ins>
      <w:ins w:id="4041" w:author="Dr Mamadou SANOGO" w:date="2024-11-07T09:01:00Z" w16du:dateUtc="2024-11-07T09:01:00Z">
        <w:r w:rsidR="00344298">
          <w:rPr>
            <w:b/>
            <w:color w:val="000000" w:themeColor="text1"/>
            <w:szCs w:val="24"/>
          </w:rPr>
          <w:t xml:space="preserve"> </w:t>
        </w:r>
      </w:ins>
      <w:del w:id="4042" w:author="Dr Mamadou SANOGO" w:date="2023-10-26T13:42:00Z">
        <w:r w:rsidR="009779BA" w:rsidRPr="00FA0038" w:rsidDel="003A18E5">
          <w:rPr>
            <w:b/>
            <w:color w:val="000000" w:themeColor="text1"/>
            <w:szCs w:val="24"/>
            <w:rPrChange w:id="4043" w:author="Dr Mamadou SANOGO" w:date="2023-10-27T11:11:00Z">
              <w:rPr>
                <w:b/>
                <w:szCs w:val="24"/>
              </w:rPr>
            </w:rPrChange>
          </w:rPr>
          <w:delText>Épidémiologie</w:delText>
        </w:r>
      </w:del>
      <w:del w:id="4044" w:author="Dr Mamadou SANOGO" w:date="2023-10-27T11:11:00Z">
        <w:r w:rsidR="00691857" w:rsidRPr="00FA0038" w:rsidDel="00FA0038">
          <w:rPr>
            <w:b/>
            <w:color w:val="000000" w:themeColor="text1"/>
            <w:szCs w:val="24"/>
            <w:rPrChange w:id="4045" w:author="Dr Mamadou SANOGO" w:date="2023-10-27T11:11:00Z">
              <w:rPr>
                <w:b/>
                <w:szCs w:val="24"/>
              </w:rPr>
            </w:rPrChange>
          </w:rPr>
          <w:delText xml:space="preserve"> </w:delText>
        </w:r>
      </w:del>
      <w:r w:rsidR="00691857" w:rsidRPr="00FA0038">
        <w:rPr>
          <w:b/>
          <w:color w:val="000000" w:themeColor="text1"/>
          <w:szCs w:val="24"/>
          <w:rPrChange w:id="4046" w:author="Dr Mamadou SANOGO" w:date="2023-10-27T11:11:00Z">
            <w:rPr>
              <w:b/>
              <w:szCs w:val="24"/>
            </w:rPr>
          </w:rPrChange>
        </w:rPr>
        <w:t>(</w:t>
      </w:r>
      <w:del w:id="4047" w:author="Dr Mamadou SANOGO" w:date="2023-10-27T14:19:00Z">
        <w:r w:rsidR="009779BA" w:rsidRPr="00FA0038" w:rsidDel="005A69DD">
          <w:rPr>
            <w:b/>
            <w:color w:val="000000" w:themeColor="text1"/>
            <w:szCs w:val="24"/>
            <w:rPrChange w:id="4048" w:author="Dr Mamadou SANOGO" w:date="2023-10-27T11:11:00Z">
              <w:rPr>
                <w:b/>
                <w:szCs w:val="24"/>
              </w:rPr>
            </w:rPrChange>
          </w:rPr>
          <w:delText>M</w:delText>
        </w:r>
      </w:del>
      <w:ins w:id="4049" w:author="Dr Mamadou SANOGO" w:date="2023-10-27T19:36:00Z">
        <w:r w:rsidR="0017498D">
          <w:rPr>
            <w:b/>
            <w:color w:val="000000" w:themeColor="text1"/>
            <w:szCs w:val="24"/>
          </w:rPr>
          <w:t>L</w:t>
        </w:r>
      </w:ins>
      <w:ins w:id="4050" w:author="Dr Mamadou SANOGO" w:date="2024-11-07T09:01:00Z" w16du:dateUtc="2024-11-07T09:01:00Z">
        <w:r w:rsidR="00344298">
          <w:rPr>
            <w:b/>
            <w:color w:val="000000" w:themeColor="text1"/>
            <w:szCs w:val="24"/>
          </w:rPr>
          <w:t>-</w:t>
        </w:r>
      </w:ins>
      <w:ins w:id="4051" w:author="Dr Mamadou SANOGO" w:date="2024-11-07T11:30:00Z" w16du:dateUtc="2024-11-07T11:30:00Z">
        <w:r w:rsidR="002D3BE0">
          <w:rPr>
            <w:b/>
            <w:color w:val="000000" w:themeColor="text1"/>
            <w:szCs w:val="24"/>
          </w:rPr>
          <w:t>FC</w:t>
        </w:r>
      </w:ins>
      <w:del w:id="4052" w:author="Dr Mamadou SANOGO" w:date="2023-10-27T14:19:00Z">
        <w:r w:rsidR="009779BA" w:rsidRPr="00FA0038" w:rsidDel="005A69DD">
          <w:rPr>
            <w:b/>
            <w:color w:val="000000" w:themeColor="text1"/>
            <w:szCs w:val="24"/>
            <w:rPrChange w:id="4053" w:author="Dr Mamadou SANOGO" w:date="2023-10-27T11:11:00Z">
              <w:rPr>
                <w:b/>
                <w:szCs w:val="24"/>
              </w:rPr>
            </w:rPrChange>
          </w:rPr>
          <w:delText>-</w:delText>
        </w:r>
      </w:del>
      <w:del w:id="4054" w:author="Dr Mamadou SANOGO" w:date="2023-10-26T13:42:00Z">
        <w:r w:rsidR="009779BA" w:rsidRPr="00FA0038" w:rsidDel="003A18E5">
          <w:rPr>
            <w:b/>
            <w:color w:val="000000" w:themeColor="text1"/>
            <w:szCs w:val="24"/>
            <w:rPrChange w:id="4055" w:author="Dr Mamadou SANOGO" w:date="2023-10-27T11:11:00Z">
              <w:rPr>
                <w:b/>
                <w:szCs w:val="24"/>
              </w:rPr>
            </w:rPrChange>
          </w:rPr>
          <w:delText>EPI</w:delText>
        </w:r>
      </w:del>
      <w:r w:rsidR="0047574A" w:rsidRPr="00FA0038">
        <w:rPr>
          <w:b/>
          <w:color w:val="000000" w:themeColor="text1"/>
          <w:szCs w:val="24"/>
          <w:rPrChange w:id="4056" w:author="Dr Mamadou SANOGO" w:date="2023-10-27T11:11:00Z">
            <w:rPr>
              <w:b/>
              <w:szCs w:val="24"/>
            </w:rPr>
          </w:rPrChange>
        </w:rPr>
        <w:t>)</w:t>
      </w:r>
    </w:p>
    <w:p w14:paraId="5CBAA835" w14:textId="77777777" w:rsidR="0047574A" w:rsidRPr="007A4AFC" w:rsidRDefault="0047574A" w:rsidP="0047574A">
      <w:pPr>
        <w:spacing w:line="240" w:lineRule="auto"/>
        <w:rPr>
          <w:color w:val="000000" w:themeColor="text1"/>
          <w:szCs w:val="24"/>
          <w:rPrChange w:id="4057" w:author="Dr Mamadou SANOGO" w:date="2023-10-25T18:15:00Z">
            <w:rPr>
              <w:szCs w:val="24"/>
            </w:rPr>
          </w:rPrChange>
        </w:rPr>
      </w:pPr>
    </w:p>
    <w:p w14:paraId="7FD3D38A" w14:textId="1BEF8172" w:rsidR="0047574A" w:rsidRPr="007A4AFC" w:rsidRDefault="0047574A" w:rsidP="0047574A">
      <w:pPr>
        <w:spacing w:line="240" w:lineRule="auto"/>
        <w:rPr>
          <w:color w:val="000000" w:themeColor="text1"/>
          <w:szCs w:val="24"/>
          <w:rPrChange w:id="4058" w:author="Dr Mamadou SANOGO" w:date="2023-10-25T18:15:00Z">
            <w:rPr>
              <w:szCs w:val="24"/>
            </w:rPr>
          </w:rPrChange>
        </w:rPr>
      </w:pPr>
      <w:r w:rsidRPr="007A4AFC">
        <w:rPr>
          <w:color w:val="000000" w:themeColor="text1"/>
          <w:szCs w:val="24"/>
          <w:rPrChange w:id="4059" w:author="Dr Mamadou SANOGO" w:date="2023-10-25T18:15:00Z">
            <w:rPr>
              <w:szCs w:val="24"/>
            </w:rPr>
          </w:rPrChange>
        </w:rPr>
        <w:t xml:space="preserve">Durée de la formation pour obtenir le diplôme : </w:t>
      </w:r>
      <w:proofErr w:type="gramStart"/>
      <w:ins w:id="4060" w:author="Dr Mamadou SANOGO" w:date="2023-10-27T22:53:00Z">
        <w:r w:rsidR="00803A8B">
          <w:rPr>
            <w:b/>
            <w:color w:val="000000" w:themeColor="text1"/>
            <w:szCs w:val="24"/>
          </w:rPr>
          <w:t>Trois(</w:t>
        </w:r>
        <w:proofErr w:type="gramEnd"/>
        <w:r w:rsidR="00803A8B">
          <w:rPr>
            <w:b/>
            <w:color w:val="000000" w:themeColor="text1"/>
            <w:szCs w:val="24"/>
          </w:rPr>
          <w:t>3)</w:t>
        </w:r>
      </w:ins>
      <w:del w:id="4061" w:author="Dr Mamadou SANOGO" w:date="2023-10-27T22:53:00Z">
        <w:r w:rsidR="00D654DD" w:rsidRPr="007A4AFC" w:rsidDel="00803A8B">
          <w:rPr>
            <w:b/>
            <w:color w:val="000000" w:themeColor="text1"/>
            <w:szCs w:val="24"/>
            <w:rPrChange w:id="4062" w:author="Dr Mamadou SANOGO" w:date="2023-10-25T18:15:00Z">
              <w:rPr>
                <w:b/>
                <w:szCs w:val="24"/>
              </w:rPr>
            </w:rPrChange>
          </w:rPr>
          <w:delText>Deux</w:delText>
        </w:r>
        <w:r w:rsidRPr="007A4AFC" w:rsidDel="00803A8B">
          <w:rPr>
            <w:b/>
            <w:color w:val="000000" w:themeColor="text1"/>
            <w:szCs w:val="24"/>
            <w:rPrChange w:id="4063" w:author="Dr Mamadou SANOGO" w:date="2023-10-25T18:15:00Z">
              <w:rPr>
                <w:b/>
                <w:szCs w:val="24"/>
              </w:rPr>
            </w:rPrChange>
          </w:rPr>
          <w:delText xml:space="preserve"> (</w:delText>
        </w:r>
        <w:r w:rsidR="00D654DD" w:rsidRPr="007A4AFC" w:rsidDel="00803A8B">
          <w:rPr>
            <w:b/>
            <w:color w:val="000000" w:themeColor="text1"/>
            <w:szCs w:val="24"/>
            <w:rPrChange w:id="4064" w:author="Dr Mamadou SANOGO" w:date="2023-10-25T18:15:00Z">
              <w:rPr>
                <w:b/>
                <w:szCs w:val="24"/>
              </w:rPr>
            </w:rPrChange>
          </w:rPr>
          <w:delText>2</w:delText>
        </w:r>
        <w:r w:rsidRPr="007A4AFC" w:rsidDel="00803A8B">
          <w:rPr>
            <w:b/>
            <w:color w:val="000000" w:themeColor="text1"/>
            <w:szCs w:val="24"/>
            <w:rPrChange w:id="4065" w:author="Dr Mamadou SANOGO" w:date="2023-10-25T18:15:00Z">
              <w:rPr>
                <w:b/>
                <w:szCs w:val="24"/>
              </w:rPr>
            </w:rPrChange>
          </w:rPr>
          <w:delText>)</w:delText>
        </w:r>
      </w:del>
      <w:r w:rsidRPr="007A4AFC">
        <w:rPr>
          <w:b/>
          <w:color w:val="000000" w:themeColor="text1"/>
          <w:szCs w:val="24"/>
          <w:rPrChange w:id="4066" w:author="Dr Mamadou SANOGO" w:date="2023-10-25T18:15:00Z">
            <w:rPr>
              <w:b/>
              <w:szCs w:val="24"/>
            </w:rPr>
          </w:rPrChange>
        </w:rPr>
        <w:t xml:space="preserve"> ans</w:t>
      </w:r>
    </w:p>
    <w:p w14:paraId="7C67509C" w14:textId="77777777" w:rsidR="0047574A" w:rsidRPr="007A4AFC" w:rsidRDefault="0047574A" w:rsidP="0047574A">
      <w:pPr>
        <w:spacing w:line="240" w:lineRule="auto"/>
        <w:rPr>
          <w:color w:val="000000" w:themeColor="text1"/>
          <w:szCs w:val="24"/>
          <w:rPrChange w:id="4067" w:author="Dr Mamadou SANOGO" w:date="2023-10-25T18:15:00Z">
            <w:rPr>
              <w:szCs w:val="24"/>
            </w:rPr>
          </w:rPrChange>
        </w:rPr>
      </w:pPr>
    </w:p>
    <w:p w14:paraId="228C7E10" w14:textId="1AD0F8A5"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 xml:space="preserve">nnée de création de </w:t>
      </w:r>
      <w:proofErr w:type="gramStart"/>
      <w:r w:rsidR="009C4D39" w:rsidRPr="007A4AFC">
        <w:rPr>
          <w:color w:val="000000" w:themeColor="text1"/>
          <w:szCs w:val="24"/>
        </w:rPr>
        <w:t>l’école</w:t>
      </w:r>
      <w:r w:rsidRPr="007A4AFC">
        <w:rPr>
          <w:color w:val="000000" w:themeColor="text1"/>
          <w:szCs w:val="24"/>
        </w:rPr>
        <w:t>:</w:t>
      </w:r>
      <w:proofErr w:type="gramEnd"/>
      <w:r w:rsidRPr="007A4AFC">
        <w:rPr>
          <w:color w:val="000000" w:themeColor="text1"/>
          <w:szCs w:val="24"/>
        </w:rPr>
        <w:t xml:space="preserve"> </w:t>
      </w:r>
      <w:ins w:id="4068" w:author="Dr Mamadou SANOGO" w:date="2024-04-03T08:41:00Z" w16du:dateUtc="2024-04-03T08:41:00Z">
        <w:r w:rsidR="00C87FDF">
          <w:rPr>
            <w:b/>
            <w:color w:val="000000" w:themeColor="text1"/>
            <w:szCs w:val="24"/>
          </w:rPr>
          <w:t>13</w:t>
        </w:r>
      </w:ins>
      <w:del w:id="4069" w:author="Dr Mamadou SANOGO" w:date="2024-04-03T08:41:00Z" w16du:dateUtc="2024-04-03T08:41:00Z">
        <w:r w:rsidR="00691857" w:rsidRPr="007A4AFC" w:rsidDel="00C87FDF">
          <w:rPr>
            <w:b/>
            <w:color w:val="000000" w:themeColor="text1"/>
            <w:szCs w:val="24"/>
          </w:rPr>
          <w:delText>25</w:delText>
        </w:r>
      </w:del>
      <w:r w:rsidR="00691857" w:rsidRPr="007A4AFC">
        <w:rPr>
          <w:b/>
          <w:color w:val="000000" w:themeColor="text1"/>
          <w:szCs w:val="24"/>
        </w:rPr>
        <w:t xml:space="preserve"> </w:t>
      </w:r>
      <w:ins w:id="4070" w:author="Dr Mamadou SANOGO" w:date="2024-04-03T08:42:00Z" w16du:dateUtc="2024-04-03T08:42:00Z">
        <w:r w:rsidR="00C87FDF">
          <w:rPr>
            <w:b/>
            <w:color w:val="000000" w:themeColor="text1"/>
            <w:szCs w:val="24"/>
          </w:rPr>
          <w:t>avril</w:t>
        </w:r>
      </w:ins>
      <w:del w:id="4071" w:author="Dr Mamadou SANOGO" w:date="2024-04-03T08:41:00Z" w16du:dateUtc="2024-04-03T08:41:00Z">
        <w:r w:rsidR="00691857" w:rsidRPr="007A4AFC" w:rsidDel="00C87FDF">
          <w:rPr>
            <w:b/>
            <w:color w:val="000000" w:themeColor="text1"/>
            <w:szCs w:val="24"/>
          </w:rPr>
          <w:delText>juin</w:delText>
        </w:r>
      </w:del>
      <w:r w:rsidR="00691857" w:rsidRPr="007A4AFC">
        <w:rPr>
          <w:b/>
          <w:color w:val="000000" w:themeColor="text1"/>
          <w:szCs w:val="24"/>
        </w:rPr>
        <w:t xml:space="preserve"> 201</w:t>
      </w:r>
      <w:ins w:id="4072" w:author="Dr Mamadou SANOGO" w:date="2024-04-03T08:42:00Z" w16du:dateUtc="2024-04-03T08:42:00Z">
        <w:r w:rsidR="00C87FDF">
          <w:rPr>
            <w:b/>
            <w:color w:val="000000" w:themeColor="text1"/>
            <w:szCs w:val="24"/>
          </w:rPr>
          <w:t>8</w:t>
        </w:r>
      </w:ins>
      <w:del w:id="4073" w:author="Dr Mamadou SANOGO" w:date="2024-04-03T08:42:00Z" w16du:dateUtc="2024-04-03T08:42:00Z">
        <w:r w:rsidR="00691857" w:rsidRPr="007A4AFC" w:rsidDel="00C87FDF">
          <w:rPr>
            <w:b/>
            <w:color w:val="000000" w:themeColor="text1"/>
            <w:szCs w:val="24"/>
          </w:rPr>
          <w:delText>4</w:delText>
        </w:r>
      </w:del>
    </w:p>
    <w:p w14:paraId="7D33362A" w14:textId="77777777" w:rsidR="009C4D39" w:rsidRPr="007A4AFC" w:rsidRDefault="009C4D39" w:rsidP="009C4D39">
      <w:pPr>
        <w:spacing w:line="240" w:lineRule="auto"/>
        <w:rPr>
          <w:color w:val="000000" w:themeColor="text1"/>
          <w:szCs w:val="24"/>
        </w:rPr>
      </w:pPr>
    </w:p>
    <w:p w14:paraId="57B205E0" w14:textId="7652C69A" w:rsidR="00C87FDF" w:rsidRPr="00C87FDF" w:rsidRDefault="009C4D39" w:rsidP="00C87FDF">
      <w:pPr>
        <w:spacing w:line="240" w:lineRule="auto"/>
        <w:rPr>
          <w:ins w:id="4074" w:author="Dr Mamadou SANOGO" w:date="2024-04-03T08:46:00Z" w16du:dateUtc="2024-04-03T08:46:00Z"/>
          <w:b/>
          <w:color w:val="000000" w:themeColor="text1"/>
          <w:szCs w:val="24"/>
          <w:rPrChange w:id="4075" w:author="Dr Mamadou SANOGO" w:date="2024-04-03T08:47:00Z" w16du:dateUtc="2024-04-03T08:47:00Z">
            <w:rPr>
              <w:ins w:id="4076" w:author="Dr Mamadou SANOGO" w:date="2024-04-03T08:46:00Z" w16du:dateUtc="2024-04-03T08:46:00Z"/>
            </w:rPr>
          </w:rPrChange>
        </w:rPr>
      </w:pPr>
      <w:r w:rsidRPr="007A4AFC">
        <w:rPr>
          <w:color w:val="000000" w:themeColor="text1"/>
          <w:szCs w:val="24"/>
        </w:rPr>
        <w:t xml:space="preserve">Année d’ouverture de la </w:t>
      </w:r>
      <w:proofErr w:type="gramStart"/>
      <w:r w:rsidRPr="007A4AFC">
        <w:rPr>
          <w:color w:val="000000" w:themeColor="text1"/>
          <w:szCs w:val="24"/>
        </w:rPr>
        <w:t>filière:</w:t>
      </w:r>
      <w:proofErr w:type="gramEnd"/>
      <w:r w:rsidRPr="007A4AFC">
        <w:rPr>
          <w:color w:val="000000" w:themeColor="text1"/>
          <w:szCs w:val="24"/>
        </w:rPr>
        <w:t xml:space="preserve"> </w:t>
      </w:r>
      <w:ins w:id="4077" w:author="Dr Mamadou SANOGO" w:date="2024-04-03T08:46:00Z" w16du:dateUtc="2024-04-03T08:46:00Z">
        <w:r w:rsidR="00C87FDF" w:rsidRPr="00C87FDF">
          <w:rPr>
            <w:b/>
            <w:color w:val="000000" w:themeColor="text1"/>
            <w:szCs w:val="24"/>
            <w:rPrChange w:id="4078" w:author="Dr Mamadou SANOGO" w:date="2024-04-03T08:47:00Z" w16du:dateUtc="2024-04-03T08:47:00Z">
              <w:rPr/>
            </w:rPrChange>
          </w:rPr>
          <w:t>31 décembre 2021</w:t>
        </w:r>
      </w:ins>
    </w:p>
    <w:p w14:paraId="6F8284F2" w14:textId="6398505E" w:rsidR="009C4D39" w:rsidRPr="00C87FDF" w:rsidRDefault="009C4D39" w:rsidP="009C4D39">
      <w:pPr>
        <w:spacing w:line="240" w:lineRule="auto"/>
        <w:rPr>
          <w:b/>
          <w:color w:val="000000" w:themeColor="text1"/>
          <w:szCs w:val="24"/>
          <w:rPrChange w:id="4079" w:author="Dr Mamadou SANOGO" w:date="2024-04-03T08:47:00Z" w16du:dateUtc="2024-04-03T08:47:00Z">
            <w:rPr>
              <w:color w:val="000000" w:themeColor="text1"/>
              <w:szCs w:val="24"/>
            </w:rPr>
          </w:rPrChange>
        </w:rPr>
      </w:pPr>
      <w:del w:id="4080" w:author="Dr Mamadou SANOGO" w:date="2024-04-03T08:46:00Z" w16du:dateUtc="2024-04-03T08:46:00Z">
        <w:r w:rsidRPr="007A4AFC" w:rsidDel="00C87FDF">
          <w:rPr>
            <w:b/>
            <w:color w:val="000000" w:themeColor="text1"/>
            <w:szCs w:val="24"/>
          </w:rPr>
          <w:delText>17 avril 2019</w:delText>
        </w:r>
      </w:del>
    </w:p>
    <w:p w14:paraId="02CCFC5D" w14:textId="77777777" w:rsidR="0047574A" w:rsidRPr="007A4AFC" w:rsidRDefault="0047574A" w:rsidP="0047574A">
      <w:pPr>
        <w:spacing w:line="240" w:lineRule="auto"/>
        <w:rPr>
          <w:color w:val="000000" w:themeColor="text1"/>
          <w:szCs w:val="24"/>
          <w:rPrChange w:id="4081" w:author="Dr Mamadou SANOGO" w:date="2023-10-25T18:15:00Z">
            <w:rPr>
              <w:color w:val="FF0000"/>
              <w:szCs w:val="24"/>
            </w:rPr>
          </w:rPrChange>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7A4AFC" w:rsidRDefault="0047574A" w:rsidP="0047574A">
      <w:pPr>
        <w:spacing w:line="240" w:lineRule="auto"/>
        <w:rPr>
          <w:color w:val="000000" w:themeColor="text1"/>
          <w:szCs w:val="24"/>
          <w:rPrChange w:id="4082" w:author="Dr Mamadou SANOGO" w:date="2023-10-25T18:15:00Z">
            <w:rPr>
              <w:szCs w:val="24"/>
            </w:rPr>
          </w:rPrChange>
        </w:rPr>
      </w:pPr>
    </w:p>
    <w:p w14:paraId="74470DB6" w14:textId="432D1F7F" w:rsidR="0047574A" w:rsidRPr="007A4AFC" w:rsidRDefault="0047574A" w:rsidP="0047574A">
      <w:pPr>
        <w:spacing w:line="240" w:lineRule="auto"/>
        <w:rPr>
          <w:b/>
          <w:color w:val="000000" w:themeColor="text1"/>
          <w:szCs w:val="24"/>
          <w:rPrChange w:id="4083" w:author="Dr Mamadou SANOGO" w:date="2023-10-25T18:15:00Z">
            <w:rPr>
              <w:b/>
              <w:color w:val="FF0000"/>
              <w:szCs w:val="24"/>
            </w:rPr>
          </w:rPrChange>
        </w:rPr>
      </w:pPr>
      <w:r w:rsidRPr="007A4AFC">
        <w:rPr>
          <w:color w:val="000000" w:themeColor="text1"/>
          <w:szCs w:val="24"/>
          <w:rPrChange w:id="4084" w:author="Dr Mamadou SANOGO" w:date="2023-10-25T18:15:00Z">
            <w:rPr>
              <w:szCs w:val="24"/>
            </w:rPr>
          </w:rPrChange>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del w:id="4085" w:author="Dr Mamadou SANOGO" w:date="2023-10-27T11:15:00Z">
        <w:r w:rsidR="00F2555C" w:rsidRPr="00FA0038" w:rsidDel="00FA0038">
          <w:rPr>
            <w:b/>
            <w:color w:val="000000" w:themeColor="text1"/>
            <w:szCs w:val="24"/>
          </w:rPr>
          <w:delText>BELEM Bourema</w:delText>
        </w:r>
      </w:del>
      <w:del w:id="4086" w:author="Dr Mamadou SANOGO" w:date="2023-10-27T11:16:00Z">
        <w:r w:rsidR="00D66841" w:rsidRPr="00FA0038" w:rsidDel="00FA0038">
          <w:rPr>
            <w:b/>
            <w:color w:val="000000" w:themeColor="text1"/>
            <w:szCs w:val="24"/>
          </w:rPr>
          <w:delText>,</w:delText>
        </w:r>
      </w:del>
      <w:del w:id="4087" w:author="Dr Mamadou SANOGO" w:date="2023-10-27T22:54:00Z">
        <w:r w:rsidR="00D66841" w:rsidRPr="00FA0038" w:rsidDel="00803A8B">
          <w:rPr>
            <w:b/>
            <w:color w:val="000000" w:themeColor="text1"/>
            <w:szCs w:val="24"/>
          </w:rPr>
          <w:delText xml:space="preserve"> </w:delText>
        </w:r>
      </w:del>
    </w:p>
    <w:p w14:paraId="64E5E7A4" w14:textId="77777777" w:rsidR="0047574A" w:rsidRPr="007A4AFC" w:rsidRDefault="0047574A" w:rsidP="0047574A">
      <w:pPr>
        <w:spacing w:line="240" w:lineRule="auto"/>
        <w:rPr>
          <w:color w:val="000000" w:themeColor="text1"/>
          <w:szCs w:val="24"/>
          <w:rPrChange w:id="4088" w:author="Dr Mamadou SANOGO" w:date="2023-10-25T18:15:00Z">
            <w:rPr>
              <w:szCs w:val="24"/>
            </w:rPr>
          </w:rPrChange>
        </w:rPr>
      </w:pPr>
    </w:p>
    <w:p w14:paraId="439A99F4" w14:textId="4B59987D" w:rsidR="00D66841" w:rsidRPr="007A4AFC" w:rsidRDefault="0047574A" w:rsidP="00D66841">
      <w:pPr>
        <w:spacing w:line="240" w:lineRule="auto"/>
        <w:rPr>
          <w:b/>
          <w:color w:val="000000" w:themeColor="text1"/>
          <w:szCs w:val="24"/>
          <w:rPrChange w:id="4089" w:author="Dr Mamadou SANOGO" w:date="2023-10-25T18:15:00Z">
            <w:rPr>
              <w:b/>
              <w:color w:val="FF0000"/>
              <w:szCs w:val="24"/>
            </w:rPr>
          </w:rPrChange>
        </w:rPr>
      </w:pPr>
      <w:r w:rsidRPr="007A4AFC">
        <w:rPr>
          <w:color w:val="000000" w:themeColor="text1"/>
          <w:szCs w:val="24"/>
          <w:rPrChange w:id="4090" w:author="Dr Mamadou SANOGO" w:date="2023-10-25T18:15:00Z">
            <w:rPr>
              <w:szCs w:val="24"/>
            </w:rPr>
          </w:rPrChange>
        </w:rPr>
        <w:t xml:space="preserve">Corps et grade du responsable de la formation : </w:t>
      </w:r>
      <w:ins w:id="4091" w:author="Dr Mamadou SANOGO" w:date="2023-10-27T18:20:00Z">
        <w:r w:rsidR="00F36C19">
          <w:rPr>
            <w:b/>
            <w:color w:val="000000" w:themeColor="text1"/>
            <w:szCs w:val="24"/>
          </w:rPr>
          <w:t>Docteur</w:t>
        </w:r>
      </w:ins>
      <w:del w:id="4092" w:author="Dr Mamadou SANOGO" w:date="2023-10-27T15:13:00Z">
        <w:r w:rsidR="00D66841" w:rsidRPr="007A4AFC" w:rsidDel="00356D2D">
          <w:rPr>
            <w:b/>
            <w:color w:val="000000" w:themeColor="text1"/>
            <w:szCs w:val="24"/>
          </w:rPr>
          <w:delText>Docteur</w:delText>
        </w:r>
      </w:del>
      <w:r w:rsidR="00D66841" w:rsidRPr="007A4AFC">
        <w:rPr>
          <w:b/>
          <w:color w:val="000000" w:themeColor="text1"/>
          <w:szCs w:val="24"/>
        </w:rPr>
        <w:t>, Enseignant</w:t>
      </w:r>
    </w:p>
    <w:p w14:paraId="552FB8AD" w14:textId="77777777" w:rsidR="0047574A" w:rsidRPr="007A4AFC" w:rsidRDefault="0047574A" w:rsidP="0047574A">
      <w:pPr>
        <w:spacing w:line="240" w:lineRule="auto"/>
        <w:rPr>
          <w:color w:val="000000" w:themeColor="text1"/>
          <w:szCs w:val="24"/>
          <w:rPrChange w:id="4093" w:author="Dr Mamadou SANOGO" w:date="2023-10-25T18:15:00Z">
            <w:rPr>
              <w:szCs w:val="24"/>
            </w:rPr>
          </w:rPrChange>
        </w:rPr>
      </w:pPr>
    </w:p>
    <w:p w14:paraId="22CCB205" w14:textId="457690B0" w:rsidR="0047574A" w:rsidRPr="007A4AFC" w:rsidRDefault="0047574A" w:rsidP="00D66841">
      <w:pPr>
        <w:spacing w:line="240" w:lineRule="auto"/>
        <w:rPr>
          <w:color w:val="000000" w:themeColor="text1"/>
          <w:szCs w:val="24"/>
        </w:rPr>
      </w:pPr>
      <w:r w:rsidRPr="007A4AFC">
        <w:rPr>
          <w:color w:val="000000" w:themeColor="text1"/>
          <w:szCs w:val="24"/>
          <w:rPrChange w:id="4094" w:author="Dr Mamadou SANOGO" w:date="2023-10-25T18:15:00Z">
            <w:rPr>
              <w:szCs w:val="24"/>
            </w:rPr>
          </w:rPrChange>
        </w:rPr>
        <w:t xml:space="preserve">Contact du responsable : </w:t>
      </w:r>
      <w:r w:rsidR="00D66841" w:rsidRPr="007A4AFC">
        <w:rPr>
          <w:color w:val="000000" w:themeColor="text1"/>
          <w:rPrChange w:id="4095" w:author="Dr Mamadou SANOGO" w:date="2023-10-25T18:15:00Z">
            <w:rPr/>
          </w:rPrChange>
        </w:rPr>
        <w:t>(</w:t>
      </w:r>
      <w:r w:rsidR="00F2555C" w:rsidRPr="007A4AFC">
        <w:rPr>
          <w:b/>
          <w:color w:val="000000" w:themeColor="text1"/>
          <w:szCs w:val="24"/>
        </w:rPr>
        <w:t xml:space="preserve">00223) </w:t>
      </w:r>
      <w:ins w:id="4096" w:author="Dr Mamadou SANOGO" w:date="2024-10-26T10:53:00Z" w16du:dateUtc="2024-10-26T10:53:00Z">
        <w:r w:rsidR="00EF605A">
          <w:rPr>
            <w:b/>
            <w:color w:val="000000" w:themeColor="text1"/>
            <w:szCs w:val="24"/>
          </w:rPr>
          <w:t>…………</w:t>
        </w:r>
      </w:ins>
      <w:del w:id="4097" w:author="Dr Mamadou SANOGO" w:date="2023-10-27T11:16:00Z">
        <w:r w:rsidR="00F2555C" w:rsidRPr="00FA0038" w:rsidDel="00FA0038">
          <w:rPr>
            <w:b/>
            <w:color w:val="000000" w:themeColor="text1"/>
            <w:szCs w:val="24"/>
          </w:rPr>
          <w:delText>66</w:delText>
        </w:r>
      </w:del>
      <w:del w:id="4098" w:author="Dr Mamadou SANOGO" w:date="2023-10-27T22:57:00Z">
        <w:r w:rsidR="00F2555C" w:rsidRPr="00FA0038" w:rsidDel="00803A8B">
          <w:rPr>
            <w:b/>
            <w:color w:val="000000" w:themeColor="text1"/>
            <w:szCs w:val="24"/>
          </w:rPr>
          <w:delText>.</w:delText>
        </w:r>
      </w:del>
      <w:del w:id="4099" w:author="Dr Mamadou SANOGO" w:date="2023-10-27T11:16:00Z">
        <w:r w:rsidR="00F2555C" w:rsidRPr="00FA0038" w:rsidDel="00FA0038">
          <w:rPr>
            <w:b/>
            <w:color w:val="000000" w:themeColor="text1"/>
            <w:szCs w:val="24"/>
          </w:rPr>
          <w:delText>98</w:delText>
        </w:r>
      </w:del>
      <w:del w:id="4100" w:author="Dr Mamadou SANOGO" w:date="2023-10-27T22:57:00Z">
        <w:r w:rsidR="00F2555C" w:rsidRPr="00FA0038" w:rsidDel="00803A8B">
          <w:rPr>
            <w:b/>
            <w:color w:val="000000" w:themeColor="text1"/>
            <w:szCs w:val="24"/>
          </w:rPr>
          <w:delText>.</w:delText>
        </w:r>
      </w:del>
      <w:del w:id="4101" w:author="Dr Mamadou SANOGO" w:date="2023-10-27T15:14:00Z">
        <w:r w:rsidR="00F2555C" w:rsidRPr="00FA0038" w:rsidDel="00356D2D">
          <w:rPr>
            <w:b/>
            <w:color w:val="000000" w:themeColor="text1"/>
            <w:szCs w:val="24"/>
          </w:rPr>
          <w:delText>1</w:delText>
        </w:r>
      </w:del>
      <w:del w:id="4102" w:author="Dr Mamadou SANOGO" w:date="2023-10-27T11:16:00Z">
        <w:r w:rsidR="00F2555C" w:rsidRPr="00FA0038" w:rsidDel="00FA0038">
          <w:rPr>
            <w:b/>
            <w:color w:val="000000" w:themeColor="text1"/>
            <w:szCs w:val="24"/>
          </w:rPr>
          <w:delText>8</w:delText>
        </w:r>
      </w:del>
      <w:del w:id="4103" w:author="Dr Mamadou SANOGO" w:date="2023-10-27T22:57:00Z">
        <w:r w:rsidR="00F2555C" w:rsidRPr="00FA0038" w:rsidDel="00803A8B">
          <w:rPr>
            <w:b/>
            <w:color w:val="000000" w:themeColor="text1"/>
            <w:szCs w:val="24"/>
          </w:rPr>
          <w:delText>.</w:delText>
        </w:r>
      </w:del>
      <w:del w:id="4104" w:author="Dr Mamadou SANOGO" w:date="2023-10-27T11:16:00Z">
        <w:r w:rsidR="00F2555C" w:rsidRPr="00FA0038" w:rsidDel="00FA0038">
          <w:rPr>
            <w:b/>
            <w:color w:val="000000" w:themeColor="text1"/>
            <w:szCs w:val="24"/>
          </w:rPr>
          <w:delText>4</w:delText>
        </w:r>
        <w:r w:rsidR="00D66841" w:rsidRPr="00FA0038" w:rsidDel="00FA0038">
          <w:rPr>
            <w:b/>
            <w:color w:val="000000" w:themeColor="text1"/>
            <w:szCs w:val="24"/>
          </w:rPr>
          <w:delText>0</w:delText>
        </w:r>
      </w:del>
    </w:p>
    <w:p w14:paraId="21D6363F" w14:textId="6FB9D178" w:rsidR="00691857" w:rsidRPr="007A4AFC" w:rsidRDefault="00691857">
      <w:pPr>
        <w:spacing w:line="240" w:lineRule="auto"/>
        <w:rPr>
          <w:color w:val="000000" w:themeColor="text1"/>
          <w:szCs w:val="24"/>
          <w:rPrChange w:id="4105" w:author="Dr Mamadou SANOGO" w:date="2023-10-25T18:15:00Z">
            <w:rPr>
              <w:szCs w:val="24"/>
            </w:rPr>
          </w:rPrChange>
        </w:rPr>
      </w:pPr>
      <w:r w:rsidRPr="007A4AFC">
        <w:rPr>
          <w:color w:val="000000" w:themeColor="text1"/>
          <w:szCs w:val="24"/>
          <w:rPrChange w:id="4106" w:author="Dr Mamadou SANOGO" w:date="2023-10-25T18:15:00Z">
            <w:rPr>
              <w:szCs w:val="24"/>
            </w:rPr>
          </w:rPrChange>
        </w:rPr>
        <w:br w:type="page"/>
      </w:r>
    </w:p>
    <w:p w14:paraId="5F3A3878" w14:textId="32817776" w:rsidR="00BA4838" w:rsidRPr="00BA4838" w:rsidRDefault="0047574A" w:rsidP="00BA4838">
      <w:pPr>
        <w:pStyle w:val="Paragraphedeliste"/>
        <w:numPr>
          <w:ilvl w:val="3"/>
          <w:numId w:val="3"/>
        </w:numPr>
        <w:spacing w:line="240" w:lineRule="auto"/>
        <w:ind w:left="284" w:hanging="284"/>
        <w:rPr>
          <w:ins w:id="4107" w:author="Dr Mamadou SANOGO" w:date="2024-11-07T10:51:00Z" w16du:dateUtc="2024-11-07T10:51:00Z"/>
          <w:b/>
          <w:color w:val="000000" w:themeColor="text1"/>
          <w:szCs w:val="24"/>
          <w:rPrChange w:id="4108" w:author="Dr Mamadou SANOGO" w:date="2024-11-07T13:03:00Z" w16du:dateUtc="2024-11-07T13:03:00Z">
            <w:rPr>
              <w:ins w:id="4109" w:author="Dr Mamadou SANOGO" w:date="2024-11-07T10:51:00Z" w16du:dateUtc="2024-11-07T10:51:00Z"/>
            </w:rPr>
          </w:rPrChange>
        </w:rPr>
      </w:pPr>
      <w:r w:rsidRPr="007A4AFC">
        <w:rPr>
          <w:b/>
          <w:color w:val="000000" w:themeColor="text1"/>
          <w:szCs w:val="24"/>
          <w:rPrChange w:id="4110" w:author="Dr Mamadou SANOGO" w:date="2023-10-25T18:15:00Z">
            <w:rPr>
              <w:b/>
              <w:szCs w:val="24"/>
            </w:rPr>
          </w:rPrChange>
        </w:rPr>
        <w:lastRenderedPageBreak/>
        <w:t>Caractéristiques de la formation</w:t>
      </w:r>
    </w:p>
    <w:tbl>
      <w:tblPr>
        <w:tblStyle w:val="Grilledutableau"/>
        <w:tblW w:w="10485" w:type="dxa"/>
        <w:tblLook w:val="04A0" w:firstRow="1" w:lastRow="0" w:firstColumn="1" w:lastColumn="0" w:noHBand="0" w:noVBand="1"/>
        <w:tblPrChange w:id="4111" w:author="Dr Mamadou SANOGO" w:date="2023-10-27T23:03:00Z">
          <w:tblPr>
            <w:tblStyle w:val="Grilledutableau"/>
            <w:tblW w:w="9067" w:type="dxa"/>
            <w:tblLook w:val="04A0" w:firstRow="1" w:lastRow="0" w:firstColumn="1" w:lastColumn="0" w:noHBand="0" w:noVBand="1"/>
          </w:tblPr>
        </w:tblPrChange>
      </w:tblPr>
      <w:tblGrid>
        <w:gridCol w:w="5807"/>
        <w:gridCol w:w="1276"/>
        <w:gridCol w:w="1276"/>
        <w:gridCol w:w="1275"/>
        <w:gridCol w:w="851"/>
        <w:tblGridChange w:id="4112">
          <w:tblGrid>
            <w:gridCol w:w="5807"/>
            <w:gridCol w:w="1134"/>
            <w:gridCol w:w="142"/>
            <w:gridCol w:w="992"/>
            <w:gridCol w:w="284"/>
            <w:gridCol w:w="850"/>
            <w:gridCol w:w="425"/>
            <w:gridCol w:w="567"/>
            <w:gridCol w:w="284"/>
          </w:tblGrid>
        </w:tblGridChange>
      </w:tblGrid>
      <w:tr w:rsidR="00803A8B" w:rsidRPr="00EE17DC" w14:paraId="420E8961" w14:textId="77777777" w:rsidTr="00803A8B">
        <w:trPr>
          <w:ins w:id="4113" w:author="Dr Mamadou SANOGO" w:date="2023-10-27T11:26:00Z"/>
          <w:trPrChange w:id="4114" w:author="Dr Mamadou SANOGO" w:date="2023-10-27T23:03:00Z">
            <w:trPr>
              <w:gridAfter w:val="0"/>
            </w:trPr>
          </w:trPrChange>
        </w:trPr>
        <w:tc>
          <w:tcPr>
            <w:tcW w:w="5807" w:type="dxa"/>
            <w:tcPrChange w:id="4115" w:author="Dr Mamadou SANOGO" w:date="2023-10-27T23:03:00Z">
              <w:tcPr>
                <w:tcW w:w="5807" w:type="dxa"/>
              </w:tcPr>
            </w:tcPrChange>
          </w:tcPr>
          <w:p w14:paraId="2A22E91C" w14:textId="77777777" w:rsidR="00803A8B" w:rsidRPr="00EE17DC" w:rsidRDefault="00803A8B" w:rsidP="00A36245">
            <w:pPr>
              <w:spacing w:line="240" w:lineRule="auto"/>
              <w:rPr>
                <w:ins w:id="4116" w:author="Dr Mamadou SANOGO" w:date="2023-10-27T11:26:00Z"/>
                <w:b/>
              </w:rPr>
            </w:pPr>
          </w:p>
        </w:tc>
        <w:tc>
          <w:tcPr>
            <w:tcW w:w="1276" w:type="dxa"/>
            <w:tcPrChange w:id="4117" w:author="Dr Mamadou SANOGO" w:date="2023-10-27T23:03:00Z">
              <w:tcPr>
                <w:tcW w:w="1134" w:type="dxa"/>
              </w:tcPr>
            </w:tcPrChange>
          </w:tcPr>
          <w:p w14:paraId="4826D2C9" w14:textId="4F1EF8E6" w:rsidR="00803A8B" w:rsidRPr="00EE17DC" w:rsidRDefault="00803A8B" w:rsidP="00A36245">
            <w:pPr>
              <w:spacing w:line="240" w:lineRule="auto"/>
              <w:jc w:val="center"/>
              <w:rPr>
                <w:ins w:id="4118" w:author="Dr Mamadou SANOGO" w:date="2023-10-27T23:02:00Z"/>
                <w:b/>
              </w:rPr>
            </w:pPr>
            <w:ins w:id="4119" w:author="Dr Mamadou SANOGO" w:date="2023-10-27T23:02:00Z">
              <w:r>
                <w:rPr>
                  <w:b/>
                </w:rPr>
                <w:t>Licence 1</w:t>
              </w:r>
            </w:ins>
          </w:p>
        </w:tc>
        <w:tc>
          <w:tcPr>
            <w:tcW w:w="1276" w:type="dxa"/>
            <w:tcPrChange w:id="4120" w:author="Dr Mamadou SANOGO" w:date="2023-10-27T23:03:00Z">
              <w:tcPr>
                <w:tcW w:w="1134" w:type="dxa"/>
                <w:gridSpan w:val="2"/>
              </w:tcPr>
            </w:tcPrChange>
          </w:tcPr>
          <w:p w14:paraId="185593B7" w14:textId="0AE3DDCD" w:rsidR="00803A8B" w:rsidRPr="00EE17DC" w:rsidRDefault="00803A8B" w:rsidP="00A36245">
            <w:pPr>
              <w:spacing w:line="240" w:lineRule="auto"/>
              <w:jc w:val="center"/>
              <w:rPr>
                <w:ins w:id="4121" w:author="Dr Mamadou SANOGO" w:date="2023-10-27T11:26:00Z"/>
                <w:b/>
              </w:rPr>
            </w:pPr>
            <w:ins w:id="4122" w:author="Dr Mamadou SANOGO" w:date="2023-10-27T23:03:00Z">
              <w:r>
                <w:rPr>
                  <w:b/>
                </w:rPr>
                <w:t>Licence</w:t>
              </w:r>
            </w:ins>
            <w:ins w:id="4123" w:author="Dr Mamadou SANOGO" w:date="2023-10-27T11:26:00Z">
              <w:r w:rsidRPr="00EE17DC">
                <w:rPr>
                  <w:b/>
                </w:rPr>
                <w:t xml:space="preserve"> </w:t>
              </w:r>
            </w:ins>
            <w:ins w:id="4124" w:author="Dr Mamadou SANOGO" w:date="2023-10-27T23:03:00Z">
              <w:r>
                <w:rPr>
                  <w:b/>
                </w:rPr>
                <w:t>2</w:t>
              </w:r>
            </w:ins>
          </w:p>
        </w:tc>
        <w:tc>
          <w:tcPr>
            <w:tcW w:w="1275" w:type="dxa"/>
            <w:tcPrChange w:id="4125" w:author="Dr Mamadou SANOGO" w:date="2023-10-27T23:03:00Z">
              <w:tcPr>
                <w:tcW w:w="1134" w:type="dxa"/>
                <w:gridSpan w:val="2"/>
              </w:tcPr>
            </w:tcPrChange>
          </w:tcPr>
          <w:p w14:paraId="2610A454" w14:textId="7A7923BC" w:rsidR="00803A8B" w:rsidRPr="00EE17DC" w:rsidRDefault="00803A8B" w:rsidP="00A36245">
            <w:pPr>
              <w:spacing w:line="240" w:lineRule="auto"/>
              <w:jc w:val="center"/>
              <w:rPr>
                <w:ins w:id="4126" w:author="Dr Mamadou SANOGO" w:date="2023-10-27T11:26:00Z"/>
                <w:b/>
              </w:rPr>
            </w:pPr>
            <w:ins w:id="4127" w:author="Dr Mamadou SANOGO" w:date="2023-10-27T23:03:00Z">
              <w:r>
                <w:rPr>
                  <w:b/>
                </w:rPr>
                <w:t>Licence</w:t>
              </w:r>
            </w:ins>
            <w:ins w:id="4128" w:author="Dr Mamadou SANOGO" w:date="2024-11-06T16:37:00Z" w16du:dateUtc="2024-11-06T16:37:00Z">
              <w:r w:rsidR="00B6588F">
                <w:rPr>
                  <w:b/>
                </w:rPr>
                <w:t xml:space="preserve"> </w:t>
              </w:r>
            </w:ins>
            <w:ins w:id="4129" w:author="Dr Mamadou SANOGO" w:date="2023-10-27T23:03:00Z">
              <w:r>
                <w:rPr>
                  <w:b/>
                </w:rPr>
                <w:t>3</w:t>
              </w:r>
            </w:ins>
          </w:p>
        </w:tc>
        <w:tc>
          <w:tcPr>
            <w:tcW w:w="851" w:type="dxa"/>
            <w:tcPrChange w:id="4130" w:author="Dr Mamadou SANOGO" w:date="2023-10-27T23:03:00Z">
              <w:tcPr>
                <w:tcW w:w="992" w:type="dxa"/>
                <w:gridSpan w:val="2"/>
              </w:tcPr>
            </w:tcPrChange>
          </w:tcPr>
          <w:p w14:paraId="677D03FA" w14:textId="77777777" w:rsidR="00803A8B" w:rsidRPr="00EE17DC" w:rsidRDefault="00803A8B" w:rsidP="00A36245">
            <w:pPr>
              <w:spacing w:line="240" w:lineRule="auto"/>
              <w:jc w:val="center"/>
              <w:rPr>
                <w:ins w:id="4131" w:author="Dr Mamadou SANOGO" w:date="2023-10-27T11:26:00Z"/>
                <w:b/>
              </w:rPr>
            </w:pPr>
            <w:ins w:id="4132" w:author="Dr Mamadou SANOGO" w:date="2023-10-27T11:26:00Z">
              <w:r w:rsidRPr="00EE17DC">
                <w:rPr>
                  <w:b/>
                </w:rPr>
                <w:t>Total</w:t>
              </w:r>
            </w:ins>
          </w:p>
        </w:tc>
      </w:tr>
      <w:tr w:rsidR="00BA4838" w:rsidRPr="007B235B" w14:paraId="3A71A45C" w14:textId="77777777" w:rsidTr="00FD6465">
        <w:trPr>
          <w:ins w:id="4133" w:author="Dr Mamadou SANOGO" w:date="2023-10-27T11:26:00Z"/>
          <w:trPrChange w:id="4134" w:author="Dr Mamadou SANOGO" w:date="2023-10-27T23:26:00Z">
            <w:trPr>
              <w:gridAfter w:val="0"/>
            </w:trPr>
          </w:trPrChange>
        </w:trPr>
        <w:tc>
          <w:tcPr>
            <w:tcW w:w="5807" w:type="dxa"/>
            <w:tcPrChange w:id="4135" w:author="Dr Mamadou SANOGO" w:date="2023-10-27T23:26:00Z">
              <w:tcPr>
                <w:tcW w:w="5807" w:type="dxa"/>
              </w:tcPr>
            </w:tcPrChange>
          </w:tcPr>
          <w:p w14:paraId="42B915DF" w14:textId="77777777" w:rsidR="00BA4838" w:rsidRPr="007B235B" w:rsidRDefault="00BA4838" w:rsidP="00BA4838">
            <w:pPr>
              <w:spacing w:line="240" w:lineRule="auto"/>
              <w:rPr>
                <w:ins w:id="4136" w:author="Dr Mamadou SANOGO" w:date="2023-10-27T11:26:00Z"/>
              </w:rPr>
            </w:pPr>
            <w:ins w:id="4137" w:author="Dr Mamadou SANOGO" w:date="2023-10-27T11:26:00Z">
              <w:r w:rsidRPr="007B235B">
                <w:t xml:space="preserve">Nbr. </w:t>
              </w:r>
              <w:proofErr w:type="gramStart"/>
              <w:r w:rsidRPr="007B235B">
                <w:t>d’heures</w:t>
              </w:r>
              <w:proofErr w:type="gramEnd"/>
              <w:r w:rsidRPr="007B235B">
                <w:t xml:space="preserve"> de CM</w:t>
              </w:r>
            </w:ins>
          </w:p>
        </w:tc>
        <w:tc>
          <w:tcPr>
            <w:tcW w:w="1276" w:type="dxa"/>
            <w:tcPrChange w:id="4138" w:author="Dr Mamadou SANOGO" w:date="2023-10-27T23:26:00Z">
              <w:tcPr>
                <w:tcW w:w="1134" w:type="dxa"/>
              </w:tcPr>
            </w:tcPrChange>
          </w:tcPr>
          <w:p w14:paraId="5A858BE8" w14:textId="3E954FA3" w:rsidR="00BA4838" w:rsidRDefault="00BA4838" w:rsidP="00BA4838">
            <w:pPr>
              <w:spacing w:line="240" w:lineRule="auto"/>
              <w:jc w:val="center"/>
              <w:rPr>
                <w:ins w:id="4139" w:author="Dr Mamadou SANOGO" w:date="2023-10-27T23:02:00Z"/>
                <w:color w:val="000000"/>
              </w:rPr>
            </w:pPr>
            <w:ins w:id="4140" w:author="Dr Mamadou SANOGO" w:date="2023-10-27T23:25:00Z">
              <w:r w:rsidRPr="000F1165">
                <w:t>5</w:t>
              </w:r>
            </w:ins>
            <w:ins w:id="4141" w:author="Dr Mamadou SANOGO" w:date="2024-11-07T13:00:00Z" w16du:dateUtc="2024-11-07T13:00:00Z">
              <w:r>
                <w:t>48</w:t>
              </w:r>
            </w:ins>
          </w:p>
        </w:tc>
        <w:tc>
          <w:tcPr>
            <w:tcW w:w="1276" w:type="dxa"/>
            <w:tcPrChange w:id="4142" w:author="Dr Mamadou SANOGO" w:date="2023-10-27T23:26:00Z">
              <w:tcPr>
                <w:tcW w:w="1134" w:type="dxa"/>
                <w:gridSpan w:val="2"/>
                <w:vAlign w:val="center"/>
              </w:tcPr>
            </w:tcPrChange>
          </w:tcPr>
          <w:p w14:paraId="5188D85D" w14:textId="799F2A5E" w:rsidR="00BA4838" w:rsidRPr="007A3D03" w:rsidRDefault="00BA4838" w:rsidP="00BA4838">
            <w:pPr>
              <w:spacing w:line="240" w:lineRule="auto"/>
              <w:jc w:val="center"/>
              <w:rPr>
                <w:ins w:id="4143" w:author="Dr Mamadou SANOGO" w:date="2023-10-27T11:26:00Z"/>
                <w:color w:val="000000" w:themeColor="text1"/>
                <w:rPrChange w:id="4144" w:author="Dr Mamadou SANOGO" w:date="2024-11-06T16:23:00Z" w16du:dateUtc="2024-11-06T16:23:00Z">
                  <w:rPr>
                    <w:ins w:id="4145" w:author="Dr Mamadou SANOGO" w:date="2023-10-27T11:26:00Z"/>
                  </w:rPr>
                </w:rPrChange>
              </w:rPr>
            </w:pPr>
            <w:ins w:id="4146" w:author="Dr Mamadou SANOGO" w:date="2023-10-27T23:25:00Z">
              <w:r w:rsidRPr="007A3D03">
                <w:rPr>
                  <w:color w:val="000000" w:themeColor="text1"/>
                  <w:rPrChange w:id="4147" w:author="Dr Mamadou SANOGO" w:date="2024-11-06T16:23:00Z" w16du:dateUtc="2024-11-06T16:23:00Z">
                    <w:rPr/>
                  </w:rPrChange>
                </w:rPr>
                <w:t>5</w:t>
              </w:r>
            </w:ins>
            <w:ins w:id="4148" w:author="Dr Mamadou SANOGO" w:date="2024-11-07T13:00:00Z" w16du:dateUtc="2024-11-07T13:00:00Z">
              <w:r>
                <w:rPr>
                  <w:color w:val="000000" w:themeColor="text1"/>
                </w:rPr>
                <w:t>12</w:t>
              </w:r>
            </w:ins>
          </w:p>
        </w:tc>
        <w:tc>
          <w:tcPr>
            <w:tcW w:w="1275" w:type="dxa"/>
            <w:tcPrChange w:id="4149" w:author="Dr Mamadou SANOGO" w:date="2023-10-27T23:26:00Z">
              <w:tcPr>
                <w:tcW w:w="1134" w:type="dxa"/>
                <w:gridSpan w:val="2"/>
                <w:vAlign w:val="center"/>
              </w:tcPr>
            </w:tcPrChange>
          </w:tcPr>
          <w:p w14:paraId="09E14526" w14:textId="7C9E48F8" w:rsidR="00BA4838" w:rsidRPr="007A3D03" w:rsidRDefault="00BA4838" w:rsidP="00BA4838">
            <w:pPr>
              <w:spacing w:line="240" w:lineRule="auto"/>
              <w:jc w:val="center"/>
              <w:rPr>
                <w:ins w:id="4150" w:author="Dr Mamadou SANOGO" w:date="2023-10-27T11:26:00Z"/>
                <w:color w:val="000000" w:themeColor="text1"/>
                <w:rPrChange w:id="4151" w:author="Dr Mamadou SANOGO" w:date="2024-11-06T16:24:00Z" w16du:dateUtc="2024-11-06T16:24:00Z">
                  <w:rPr>
                    <w:ins w:id="4152" w:author="Dr Mamadou SANOGO" w:date="2023-10-27T11:26:00Z"/>
                  </w:rPr>
                </w:rPrChange>
              </w:rPr>
            </w:pPr>
            <w:ins w:id="4153" w:author="Dr Mamadou SANOGO" w:date="2024-11-07T13:01:00Z" w16du:dateUtc="2024-11-07T13:01:00Z">
              <w:r>
                <w:rPr>
                  <w:color w:val="000000" w:themeColor="text1"/>
                </w:rPr>
                <w:t>362</w:t>
              </w:r>
            </w:ins>
          </w:p>
        </w:tc>
        <w:tc>
          <w:tcPr>
            <w:tcW w:w="851" w:type="dxa"/>
            <w:tcPrChange w:id="4154" w:author="Dr Mamadou SANOGO" w:date="2023-10-27T23:26:00Z">
              <w:tcPr>
                <w:tcW w:w="992" w:type="dxa"/>
                <w:gridSpan w:val="2"/>
                <w:vAlign w:val="center"/>
              </w:tcPr>
            </w:tcPrChange>
          </w:tcPr>
          <w:p w14:paraId="222682B8" w14:textId="640BBA2F" w:rsidR="00BA4838" w:rsidRPr="00BA4838" w:rsidRDefault="00BA4838" w:rsidP="00BA4838">
            <w:pPr>
              <w:spacing w:line="240" w:lineRule="auto"/>
              <w:jc w:val="center"/>
              <w:rPr>
                <w:ins w:id="4155" w:author="Dr Mamadou SANOGO" w:date="2023-10-27T11:26:00Z"/>
                <w:b/>
                <w:bCs/>
                <w:color w:val="FF0000"/>
                <w:rPrChange w:id="4156" w:author="Dr Mamadou SANOGO" w:date="2024-11-07T13:02:00Z" w16du:dateUtc="2024-11-07T13:02:00Z">
                  <w:rPr>
                    <w:ins w:id="4157" w:author="Dr Mamadou SANOGO" w:date="2023-10-27T11:26:00Z"/>
                    <w:b/>
                    <w:bCs/>
                  </w:rPr>
                </w:rPrChange>
              </w:rPr>
            </w:pPr>
            <w:ins w:id="4158" w:author="Dr Mamadou SANOGO" w:date="2024-11-07T13:02:00Z" w16du:dateUtc="2024-11-07T13:02:00Z">
              <w:r w:rsidRPr="00BA4838">
                <w:rPr>
                  <w:b/>
                  <w:bCs/>
                  <w:rPrChange w:id="4159" w:author="Dr Mamadou SANOGO" w:date="2024-11-07T13:02:00Z" w16du:dateUtc="2024-11-07T13:02:00Z">
                    <w:rPr/>
                  </w:rPrChange>
                </w:rPr>
                <w:t>1422</w:t>
              </w:r>
            </w:ins>
          </w:p>
        </w:tc>
      </w:tr>
      <w:tr w:rsidR="00BA4838" w:rsidRPr="007B235B" w14:paraId="648BAEEA" w14:textId="77777777" w:rsidTr="00FD6465">
        <w:trPr>
          <w:ins w:id="4160" w:author="Dr Mamadou SANOGO" w:date="2023-10-27T11:26:00Z"/>
          <w:trPrChange w:id="4161" w:author="Dr Mamadou SANOGO" w:date="2023-10-27T23:26:00Z">
            <w:trPr>
              <w:gridAfter w:val="0"/>
            </w:trPr>
          </w:trPrChange>
        </w:trPr>
        <w:tc>
          <w:tcPr>
            <w:tcW w:w="5807" w:type="dxa"/>
            <w:tcPrChange w:id="4162" w:author="Dr Mamadou SANOGO" w:date="2023-10-27T23:26:00Z">
              <w:tcPr>
                <w:tcW w:w="5807" w:type="dxa"/>
              </w:tcPr>
            </w:tcPrChange>
          </w:tcPr>
          <w:p w14:paraId="34BB3D42" w14:textId="77777777" w:rsidR="00BA4838" w:rsidRPr="007B235B" w:rsidRDefault="00BA4838" w:rsidP="00BA4838">
            <w:pPr>
              <w:spacing w:line="240" w:lineRule="auto"/>
              <w:rPr>
                <w:ins w:id="4163" w:author="Dr Mamadou SANOGO" w:date="2023-10-27T11:26:00Z"/>
              </w:rPr>
            </w:pPr>
            <w:ins w:id="4164" w:author="Dr Mamadou SANOGO" w:date="2023-10-27T11:26:00Z">
              <w:r w:rsidRPr="007B235B">
                <w:t xml:space="preserve">Nbr. </w:t>
              </w:r>
              <w:proofErr w:type="gramStart"/>
              <w:r w:rsidRPr="007B235B">
                <w:t>d’heures</w:t>
              </w:r>
              <w:proofErr w:type="gramEnd"/>
              <w:r w:rsidRPr="007B235B">
                <w:t xml:space="preserve"> de TD</w:t>
              </w:r>
            </w:ins>
          </w:p>
        </w:tc>
        <w:tc>
          <w:tcPr>
            <w:tcW w:w="1276" w:type="dxa"/>
            <w:tcPrChange w:id="4165" w:author="Dr Mamadou SANOGO" w:date="2023-10-27T23:26:00Z">
              <w:tcPr>
                <w:tcW w:w="1134" w:type="dxa"/>
              </w:tcPr>
            </w:tcPrChange>
          </w:tcPr>
          <w:p w14:paraId="6BFA838D" w14:textId="2C636307" w:rsidR="00BA4838" w:rsidRDefault="00BA4838" w:rsidP="00BA4838">
            <w:pPr>
              <w:spacing w:line="240" w:lineRule="auto"/>
              <w:jc w:val="center"/>
              <w:rPr>
                <w:ins w:id="4166" w:author="Dr Mamadou SANOGO" w:date="2023-10-27T23:02:00Z"/>
                <w:color w:val="000000"/>
              </w:rPr>
            </w:pPr>
            <w:ins w:id="4167" w:author="Dr Mamadou SANOGO" w:date="2024-11-07T13:01:00Z" w16du:dateUtc="2024-11-07T13:01:00Z">
              <w:r>
                <w:rPr>
                  <w:color w:val="000000"/>
                </w:rPr>
                <w:t>176</w:t>
              </w:r>
            </w:ins>
          </w:p>
        </w:tc>
        <w:tc>
          <w:tcPr>
            <w:tcW w:w="1276" w:type="dxa"/>
            <w:tcPrChange w:id="4168" w:author="Dr Mamadou SANOGO" w:date="2023-10-27T23:26:00Z">
              <w:tcPr>
                <w:tcW w:w="1134" w:type="dxa"/>
                <w:gridSpan w:val="2"/>
                <w:vAlign w:val="center"/>
              </w:tcPr>
            </w:tcPrChange>
          </w:tcPr>
          <w:p w14:paraId="0E29CCAB" w14:textId="736A120B" w:rsidR="00BA4838" w:rsidRPr="007A3D03" w:rsidRDefault="00BA4838" w:rsidP="00BA4838">
            <w:pPr>
              <w:spacing w:line="240" w:lineRule="auto"/>
              <w:jc w:val="center"/>
              <w:rPr>
                <w:ins w:id="4169" w:author="Dr Mamadou SANOGO" w:date="2023-10-27T11:26:00Z"/>
                <w:color w:val="000000" w:themeColor="text1"/>
                <w:rPrChange w:id="4170" w:author="Dr Mamadou SANOGO" w:date="2024-11-06T16:23:00Z" w16du:dateUtc="2024-11-06T16:23:00Z">
                  <w:rPr>
                    <w:ins w:id="4171" w:author="Dr Mamadou SANOGO" w:date="2023-10-27T11:26:00Z"/>
                  </w:rPr>
                </w:rPrChange>
              </w:rPr>
            </w:pPr>
            <w:ins w:id="4172" w:author="Dr Mamadou SANOGO" w:date="2024-11-06T16:22:00Z" w16du:dateUtc="2024-11-06T16:22:00Z">
              <w:r w:rsidRPr="007A3D03">
                <w:rPr>
                  <w:color w:val="000000" w:themeColor="text1"/>
                  <w:rPrChange w:id="4173" w:author="Dr Mamadou SANOGO" w:date="2024-11-06T16:23:00Z" w16du:dateUtc="2024-11-06T16:23:00Z">
                    <w:rPr>
                      <w:color w:val="FF0000"/>
                    </w:rPr>
                  </w:rPrChange>
                </w:rPr>
                <w:t>1</w:t>
              </w:r>
            </w:ins>
            <w:ins w:id="4174" w:author="Dr Mamadou SANOGO" w:date="2024-11-07T10:53:00Z" w16du:dateUtc="2024-11-07T10:53:00Z">
              <w:r>
                <w:rPr>
                  <w:color w:val="000000" w:themeColor="text1"/>
                </w:rPr>
                <w:t>7</w:t>
              </w:r>
            </w:ins>
            <w:ins w:id="4175" w:author="Dr Mamadou SANOGO" w:date="2024-11-07T13:01:00Z" w16du:dateUtc="2024-11-07T13:01:00Z">
              <w:r>
                <w:rPr>
                  <w:color w:val="000000" w:themeColor="text1"/>
                </w:rPr>
                <w:t>2</w:t>
              </w:r>
            </w:ins>
          </w:p>
        </w:tc>
        <w:tc>
          <w:tcPr>
            <w:tcW w:w="1275" w:type="dxa"/>
            <w:tcPrChange w:id="4176" w:author="Dr Mamadou SANOGO" w:date="2023-10-27T23:26:00Z">
              <w:tcPr>
                <w:tcW w:w="1134" w:type="dxa"/>
                <w:gridSpan w:val="2"/>
                <w:vAlign w:val="center"/>
              </w:tcPr>
            </w:tcPrChange>
          </w:tcPr>
          <w:p w14:paraId="749D7EBB" w14:textId="17BEC65A" w:rsidR="00BA4838" w:rsidRPr="007A3D03" w:rsidRDefault="00BA4838" w:rsidP="00BA4838">
            <w:pPr>
              <w:spacing w:line="240" w:lineRule="auto"/>
              <w:jc w:val="center"/>
              <w:rPr>
                <w:ins w:id="4177" w:author="Dr Mamadou SANOGO" w:date="2023-10-27T11:26:00Z"/>
                <w:color w:val="000000" w:themeColor="text1"/>
                <w:rPrChange w:id="4178" w:author="Dr Mamadou SANOGO" w:date="2024-11-06T16:24:00Z" w16du:dateUtc="2024-11-06T16:24:00Z">
                  <w:rPr>
                    <w:ins w:id="4179" w:author="Dr Mamadou SANOGO" w:date="2023-10-27T11:26:00Z"/>
                  </w:rPr>
                </w:rPrChange>
              </w:rPr>
            </w:pPr>
            <w:ins w:id="4180" w:author="Dr Mamadou SANOGO" w:date="2023-10-27T23:25:00Z">
              <w:r w:rsidRPr="007A3D03">
                <w:rPr>
                  <w:color w:val="000000" w:themeColor="text1"/>
                  <w:rPrChange w:id="4181" w:author="Dr Mamadou SANOGO" w:date="2024-11-06T16:24:00Z" w16du:dateUtc="2024-11-06T16:24:00Z">
                    <w:rPr/>
                  </w:rPrChange>
                </w:rPr>
                <w:t>1</w:t>
              </w:r>
            </w:ins>
            <w:ins w:id="4182" w:author="Dr Mamadou SANOGO" w:date="2024-11-07T13:01:00Z" w16du:dateUtc="2024-11-07T13:01:00Z">
              <w:r>
                <w:rPr>
                  <w:color w:val="000000" w:themeColor="text1"/>
                </w:rPr>
                <w:t>30</w:t>
              </w:r>
            </w:ins>
          </w:p>
        </w:tc>
        <w:tc>
          <w:tcPr>
            <w:tcW w:w="851" w:type="dxa"/>
            <w:tcPrChange w:id="4183" w:author="Dr Mamadou SANOGO" w:date="2023-10-27T23:26:00Z">
              <w:tcPr>
                <w:tcW w:w="992" w:type="dxa"/>
                <w:gridSpan w:val="2"/>
                <w:vAlign w:val="center"/>
              </w:tcPr>
            </w:tcPrChange>
          </w:tcPr>
          <w:p w14:paraId="5913B821" w14:textId="6391A09B" w:rsidR="00BA4838" w:rsidRPr="00BA4838" w:rsidRDefault="00BA4838" w:rsidP="00BA4838">
            <w:pPr>
              <w:spacing w:line="240" w:lineRule="auto"/>
              <w:jc w:val="center"/>
              <w:rPr>
                <w:ins w:id="4184" w:author="Dr Mamadou SANOGO" w:date="2023-10-27T11:26:00Z"/>
                <w:b/>
                <w:bCs/>
                <w:color w:val="FF0000"/>
                <w:rPrChange w:id="4185" w:author="Dr Mamadou SANOGO" w:date="2024-11-07T13:02:00Z" w16du:dateUtc="2024-11-07T13:02:00Z">
                  <w:rPr>
                    <w:ins w:id="4186" w:author="Dr Mamadou SANOGO" w:date="2023-10-27T11:26:00Z"/>
                    <w:b/>
                    <w:bCs/>
                  </w:rPr>
                </w:rPrChange>
              </w:rPr>
            </w:pPr>
            <w:ins w:id="4187" w:author="Dr Mamadou SANOGO" w:date="2024-11-07T13:02:00Z" w16du:dateUtc="2024-11-07T13:02:00Z">
              <w:r w:rsidRPr="00BA4838">
                <w:rPr>
                  <w:b/>
                  <w:bCs/>
                  <w:rPrChange w:id="4188" w:author="Dr Mamadou SANOGO" w:date="2024-11-07T13:02:00Z" w16du:dateUtc="2024-11-07T13:02:00Z">
                    <w:rPr/>
                  </w:rPrChange>
                </w:rPr>
                <w:t>478</w:t>
              </w:r>
            </w:ins>
          </w:p>
        </w:tc>
      </w:tr>
      <w:tr w:rsidR="00BA4838" w:rsidRPr="007B235B" w14:paraId="0828FE6D" w14:textId="77777777" w:rsidTr="00FD6465">
        <w:trPr>
          <w:ins w:id="4189" w:author="Dr Mamadou SANOGO" w:date="2023-10-27T11:26:00Z"/>
          <w:trPrChange w:id="4190" w:author="Dr Mamadou SANOGO" w:date="2023-10-27T23:26:00Z">
            <w:trPr>
              <w:gridAfter w:val="0"/>
            </w:trPr>
          </w:trPrChange>
        </w:trPr>
        <w:tc>
          <w:tcPr>
            <w:tcW w:w="5807" w:type="dxa"/>
            <w:tcPrChange w:id="4191" w:author="Dr Mamadou SANOGO" w:date="2023-10-27T23:26:00Z">
              <w:tcPr>
                <w:tcW w:w="5807" w:type="dxa"/>
              </w:tcPr>
            </w:tcPrChange>
          </w:tcPr>
          <w:p w14:paraId="5DC23A8C" w14:textId="77777777" w:rsidR="00BA4838" w:rsidRPr="007B235B" w:rsidRDefault="00BA4838" w:rsidP="00BA4838">
            <w:pPr>
              <w:spacing w:line="240" w:lineRule="auto"/>
              <w:rPr>
                <w:ins w:id="4192" w:author="Dr Mamadou SANOGO" w:date="2023-10-27T11:26:00Z"/>
              </w:rPr>
            </w:pPr>
            <w:ins w:id="4193" w:author="Dr Mamadou SANOGO" w:date="2023-10-27T11:26:00Z">
              <w:r w:rsidRPr="007B235B">
                <w:t xml:space="preserve">Nbr. </w:t>
              </w:r>
              <w:proofErr w:type="gramStart"/>
              <w:r w:rsidRPr="007B235B">
                <w:t>d’heures</w:t>
              </w:r>
              <w:proofErr w:type="gramEnd"/>
              <w:r w:rsidRPr="007B235B">
                <w:t xml:space="preserve"> de TP</w:t>
              </w:r>
            </w:ins>
          </w:p>
        </w:tc>
        <w:tc>
          <w:tcPr>
            <w:tcW w:w="1276" w:type="dxa"/>
            <w:tcPrChange w:id="4194" w:author="Dr Mamadou SANOGO" w:date="2023-10-27T23:26:00Z">
              <w:tcPr>
                <w:tcW w:w="1134" w:type="dxa"/>
              </w:tcPr>
            </w:tcPrChange>
          </w:tcPr>
          <w:p w14:paraId="7ECB3F99" w14:textId="6A89C5E9" w:rsidR="00BA4838" w:rsidRDefault="00BA4838" w:rsidP="00BA4838">
            <w:pPr>
              <w:spacing w:line="240" w:lineRule="auto"/>
              <w:jc w:val="center"/>
              <w:rPr>
                <w:ins w:id="4195" w:author="Dr Mamadou SANOGO" w:date="2023-10-27T23:02:00Z"/>
                <w:color w:val="000000"/>
              </w:rPr>
            </w:pPr>
            <w:ins w:id="4196" w:author="Dr Mamadou SANOGO" w:date="2024-11-06T16:10:00Z" w16du:dateUtc="2024-11-06T16:10:00Z">
              <w:r>
                <w:rPr>
                  <w:color w:val="000000"/>
                </w:rPr>
                <w:t>1</w:t>
              </w:r>
            </w:ins>
            <w:ins w:id="4197" w:author="Dr Mamadou SANOGO" w:date="2024-11-07T13:01:00Z" w16du:dateUtc="2024-11-07T13:01:00Z">
              <w:r>
                <w:rPr>
                  <w:color w:val="000000"/>
                </w:rPr>
                <w:t>76</w:t>
              </w:r>
            </w:ins>
          </w:p>
        </w:tc>
        <w:tc>
          <w:tcPr>
            <w:tcW w:w="1276" w:type="dxa"/>
            <w:tcPrChange w:id="4198" w:author="Dr Mamadou SANOGO" w:date="2023-10-27T23:26:00Z">
              <w:tcPr>
                <w:tcW w:w="1134" w:type="dxa"/>
                <w:gridSpan w:val="2"/>
                <w:vAlign w:val="center"/>
              </w:tcPr>
            </w:tcPrChange>
          </w:tcPr>
          <w:p w14:paraId="7F4CEA24" w14:textId="554F6555" w:rsidR="00BA4838" w:rsidRPr="007A3D03" w:rsidRDefault="00BA4838" w:rsidP="00BA4838">
            <w:pPr>
              <w:spacing w:line="240" w:lineRule="auto"/>
              <w:jc w:val="center"/>
              <w:rPr>
                <w:ins w:id="4199" w:author="Dr Mamadou SANOGO" w:date="2023-10-27T11:26:00Z"/>
                <w:color w:val="000000" w:themeColor="text1"/>
                <w:rPrChange w:id="4200" w:author="Dr Mamadou SANOGO" w:date="2024-11-06T16:23:00Z" w16du:dateUtc="2024-11-06T16:23:00Z">
                  <w:rPr>
                    <w:ins w:id="4201" w:author="Dr Mamadou SANOGO" w:date="2023-10-27T11:26:00Z"/>
                  </w:rPr>
                </w:rPrChange>
              </w:rPr>
            </w:pPr>
            <w:ins w:id="4202" w:author="Dr Mamadou SANOGO" w:date="2024-11-06T16:22:00Z" w16du:dateUtc="2024-11-06T16:22:00Z">
              <w:r w:rsidRPr="007A3D03">
                <w:rPr>
                  <w:color w:val="000000" w:themeColor="text1"/>
                  <w:rPrChange w:id="4203" w:author="Dr Mamadou SANOGO" w:date="2024-11-06T16:23:00Z" w16du:dateUtc="2024-11-06T16:23:00Z">
                    <w:rPr>
                      <w:color w:val="FF0000"/>
                    </w:rPr>
                  </w:rPrChange>
                </w:rPr>
                <w:t>1</w:t>
              </w:r>
            </w:ins>
            <w:ins w:id="4204" w:author="Dr Mamadou SANOGO" w:date="2024-11-07T13:02:00Z" w16du:dateUtc="2024-11-07T13:02:00Z">
              <w:r>
                <w:rPr>
                  <w:color w:val="000000" w:themeColor="text1"/>
                </w:rPr>
                <w:t>72</w:t>
              </w:r>
            </w:ins>
          </w:p>
        </w:tc>
        <w:tc>
          <w:tcPr>
            <w:tcW w:w="1275" w:type="dxa"/>
            <w:tcPrChange w:id="4205" w:author="Dr Mamadou SANOGO" w:date="2023-10-27T23:26:00Z">
              <w:tcPr>
                <w:tcW w:w="1134" w:type="dxa"/>
                <w:gridSpan w:val="2"/>
                <w:vAlign w:val="center"/>
              </w:tcPr>
            </w:tcPrChange>
          </w:tcPr>
          <w:p w14:paraId="44BF6CC0" w14:textId="6BFF17CD" w:rsidR="00BA4838" w:rsidRPr="007A3D03" w:rsidRDefault="00BA4838" w:rsidP="00BA4838">
            <w:pPr>
              <w:spacing w:line="240" w:lineRule="auto"/>
              <w:jc w:val="center"/>
              <w:rPr>
                <w:ins w:id="4206" w:author="Dr Mamadou SANOGO" w:date="2023-10-27T11:26:00Z"/>
                <w:color w:val="000000" w:themeColor="text1"/>
                <w:rPrChange w:id="4207" w:author="Dr Mamadou SANOGO" w:date="2024-11-06T16:24:00Z" w16du:dateUtc="2024-11-06T16:24:00Z">
                  <w:rPr>
                    <w:ins w:id="4208" w:author="Dr Mamadou SANOGO" w:date="2023-10-27T11:26:00Z"/>
                  </w:rPr>
                </w:rPrChange>
              </w:rPr>
            </w:pPr>
            <w:ins w:id="4209" w:author="Dr Mamadou SANOGO" w:date="2023-10-27T23:25:00Z">
              <w:r w:rsidRPr="007A3D03">
                <w:rPr>
                  <w:color w:val="000000" w:themeColor="text1"/>
                  <w:rPrChange w:id="4210" w:author="Dr Mamadou SANOGO" w:date="2024-11-06T16:24:00Z" w16du:dateUtc="2024-11-06T16:24:00Z">
                    <w:rPr/>
                  </w:rPrChange>
                </w:rPr>
                <w:t>1</w:t>
              </w:r>
            </w:ins>
            <w:ins w:id="4211" w:author="Dr Mamadou SANOGO" w:date="2024-11-07T13:02:00Z" w16du:dateUtc="2024-11-07T13:02:00Z">
              <w:r>
                <w:rPr>
                  <w:color w:val="000000" w:themeColor="text1"/>
                </w:rPr>
                <w:t>30</w:t>
              </w:r>
            </w:ins>
          </w:p>
        </w:tc>
        <w:tc>
          <w:tcPr>
            <w:tcW w:w="851" w:type="dxa"/>
            <w:tcPrChange w:id="4212" w:author="Dr Mamadou SANOGO" w:date="2023-10-27T23:26:00Z">
              <w:tcPr>
                <w:tcW w:w="992" w:type="dxa"/>
                <w:gridSpan w:val="2"/>
                <w:vAlign w:val="center"/>
              </w:tcPr>
            </w:tcPrChange>
          </w:tcPr>
          <w:p w14:paraId="7EBBDD62" w14:textId="649C1074" w:rsidR="00BA4838" w:rsidRPr="00BA4838" w:rsidRDefault="00BA4838" w:rsidP="00BA4838">
            <w:pPr>
              <w:spacing w:line="240" w:lineRule="auto"/>
              <w:jc w:val="center"/>
              <w:rPr>
                <w:ins w:id="4213" w:author="Dr Mamadou SANOGO" w:date="2023-10-27T11:26:00Z"/>
                <w:b/>
                <w:bCs/>
                <w:color w:val="FF0000"/>
                <w:rPrChange w:id="4214" w:author="Dr Mamadou SANOGO" w:date="2024-11-07T13:02:00Z" w16du:dateUtc="2024-11-07T13:02:00Z">
                  <w:rPr>
                    <w:ins w:id="4215" w:author="Dr Mamadou SANOGO" w:date="2023-10-27T11:26:00Z"/>
                    <w:b/>
                    <w:bCs/>
                  </w:rPr>
                </w:rPrChange>
              </w:rPr>
            </w:pPr>
            <w:ins w:id="4216" w:author="Dr Mamadou SANOGO" w:date="2024-11-07T13:02:00Z" w16du:dateUtc="2024-11-07T13:02:00Z">
              <w:r w:rsidRPr="00BA4838">
                <w:rPr>
                  <w:b/>
                  <w:bCs/>
                  <w:rPrChange w:id="4217" w:author="Dr Mamadou SANOGO" w:date="2024-11-07T13:02:00Z" w16du:dateUtc="2024-11-07T13:02:00Z">
                    <w:rPr/>
                  </w:rPrChange>
                </w:rPr>
                <w:t>478</w:t>
              </w:r>
            </w:ins>
          </w:p>
        </w:tc>
      </w:tr>
      <w:tr w:rsidR="00803A8B" w:rsidRPr="007B235B" w14:paraId="2F3FBC4F" w14:textId="77777777" w:rsidTr="00F311D8">
        <w:trPr>
          <w:ins w:id="4218" w:author="Dr Mamadou SANOGO" w:date="2023-10-27T11:26:00Z"/>
          <w:trPrChange w:id="4219" w:author="Dr Mamadou SANOGO" w:date="2023-10-27T23:32:00Z">
            <w:trPr>
              <w:gridAfter w:val="0"/>
            </w:trPr>
          </w:trPrChange>
        </w:trPr>
        <w:tc>
          <w:tcPr>
            <w:tcW w:w="5807" w:type="dxa"/>
            <w:tcPrChange w:id="4220" w:author="Dr Mamadou SANOGO" w:date="2023-10-27T23:32:00Z">
              <w:tcPr>
                <w:tcW w:w="5807" w:type="dxa"/>
              </w:tcPr>
            </w:tcPrChange>
          </w:tcPr>
          <w:p w14:paraId="27B55EF6" w14:textId="77777777" w:rsidR="00803A8B" w:rsidRPr="007B235B" w:rsidRDefault="00803A8B">
            <w:pPr>
              <w:spacing w:line="240" w:lineRule="auto"/>
              <w:jc w:val="left"/>
              <w:rPr>
                <w:ins w:id="4221" w:author="Dr Mamadou SANOGO" w:date="2023-10-27T11:26:00Z"/>
              </w:rPr>
              <w:pPrChange w:id="4222" w:author="Dr Mamadou SANOGO" w:date="2023-10-27T23:26:00Z">
                <w:pPr>
                  <w:spacing w:line="240" w:lineRule="auto"/>
                </w:pPr>
              </w:pPrChange>
            </w:pPr>
            <w:ins w:id="4223" w:author="Dr Mamadou SANOGO" w:date="2023-10-27T11:26:00Z">
              <w:r w:rsidRPr="007B235B">
                <w:t xml:space="preserve">Nbr. </w:t>
              </w:r>
              <w:proofErr w:type="gramStart"/>
              <w:r w:rsidRPr="007B235B">
                <w:t>de</w:t>
              </w:r>
              <w:proofErr w:type="gramEnd"/>
              <w:r w:rsidRPr="007B235B">
                <w:t xml:space="preserve"> crédits affectés aux projets tutorés, stages et mémoires</w:t>
              </w:r>
            </w:ins>
          </w:p>
        </w:tc>
        <w:tc>
          <w:tcPr>
            <w:tcW w:w="1276" w:type="dxa"/>
            <w:vAlign w:val="center"/>
            <w:tcPrChange w:id="4224" w:author="Dr Mamadou SANOGO" w:date="2023-10-27T23:32:00Z">
              <w:tcPr>
                <w:tcW w:w="1134" w:type="dxa"/>
              </w:tcPr>
            </w:tcPrChange>
          </w:tcPr>
          <w:p w14:paraId="6AB3C736" w14:textId="1F515C56" w:rsidR="00803A8B" w:rsidRPr="00B6588F" w:rsidRDefault="00E30EDF" w:rsidP="00F311D8">
            <w:pPr>
              <w:spacing w:line="240" w:lineRule="auto"/>
              <w:jc w:val="center"/>
              <w:rPr>
                <w:ins w:id="4225" w:author="Dr Mamadou SANOGO" w:date="2023-10-27T23:02:00Z"/>
                <w:color w:val="000000" w:themeColor="text1"/>
                <w:rPrChange w:id="4226" w:author="Dr Mamadou SANOGO" w:date="2024-11-06T16:32:00Z" w16du:dateUtc="2024-11-06T16:32:00Z">
                  <w:rPr>
                    <w:ins w:id="4227" w:author="Dr Mamadou SANOGO" w:date="2023-10-27T23:02:00Z"/>
                    <w:color w:val="000000"/>
                  </w:rPr>
                </w:rPrChange>
              </w:rPr>
            </w:pPr>
            <w:ins w:id="4228" w:author="Dr Mamadou SANOGO" w:date="2024-11-07T13:04:00Z" w16du:dateUtc="2024-11-07T13:04:00Z">
              <w:r>
                <w:rPr>
                  <w:color w:val="000000" w:themeColor="text1"/>
                </w:rPr>
                <w:t>0</w:t>
              </w:r>
            </w:ins>
          </w:p>
        </w:tc>
        <w:tc>
          <w:tcPr>
            <w:tcW w:w="1276" w:type="dxa"/>
            <w:vAlign w:val="center"/>
            <w:tcPrChange w:id="4229" w:author="Dr Mamadou SANOGO" w:date="2023-10-27T23:32:00Z">
              <w:tcPr>
                <w:tcW w:w="1134" w:type="dxa"/>
                <w:gridSpan w:val="2"/>
                <w:vAlign w:val="center"/>
              </w:tcPr>
            </w:tcPrChange>
          </w:tcPr>
          <w:p w14:paraId="7408C227" w14:textId="09AC074A" w:rsidR="00803A8B" w:rsidRPr="00B6588F" w:rsidRDefault="00E30EDF" w:rsidP="00356D2D">
            <w:pPr>
              <w:spacing w:line="240" w:lineRule="auto"/>
              <w:jc w:val="center"/>
              <w:rPr>
                <w:ins w:id="4230" w:author="Dr Mamadou SANOGO" w:date="2023-10-27T11:26:00Z"/>
                <w:color w:val="000000" w:themeColor="text1"/>
                <w:rPrChange w:id="4231" w:author="Dr Mamadou SANOGO" w:date="2024-11-06T16:32:00Z" w16du:dateUtc="2024-11-06T16:32:00Z">
                  <w:rPr>
                    <w:ins w:id="4232" w:author="Dr Mamadou SANOGO" w:date="2023-10-27T11:26:00Z"/>
                  </w:rPr>
                </w:rPrChange>
              </w:rPr>
            </w:pPr>
            <w:ins w:id="4233" w:author="Dr Mamadou SANOGO" w:date="2024-11-07T13:04:00Z" w16du:dateUtc="2024-11-07T13:04:00Z">
              <w:r>
                <w:rPr>
                  <w:color w:val="000000" w:themeColor="text1"/>
                </w:rPr>
                <w:t>6</w:t>
              </w:r>
            </w:ins>
          </w:p>
        </w:tc>
        <w:tc>
          <w:tcPr>
            <w:tcW w:w="1275" w:type="dxa"/>
            <w:vAlign w:val="center"/>
            <w:tcPrChange w:id="4234" w:author="Dr Mamadou SANOGO" w:date="2023-10-27T23:32:00Z">
              <w:tcPr>
                <w:tcW w:w="1134" w:type="dxa"/>
                <w:gridSpan w:val="2"/>
                <w:vAlign w:val="center"/>
              </w:tcPr>
            </w:tcPrChange>
          </w:tcPr>
          <w:p w14:paraId="0F0D5A9E" w14:textId="04D56BE5" w:rsidR="00803A8B" w:rsidRPr="00B6588F" w:rsidRDefault="00E30EDF" w:rsidP="00356D2D">
            <w:pPr>
              <w:spacing w:line="240" w:lineRule="auto"/>
              <w:jc w:val="center"/>
              <w:rPr>
                <w:ins w:id="4235" w:author="Dr Mamadou SANOGO" w:date="2023-10-27T11:26:00Z"/>
                <w:color w:val="000000" w:themeColor="text1"/>
                <w:rPrChange w:id="4236" w:author="Dr Mamadou SANOGO" w:date="2024-11-06T16:32:00Z" w16du:dateUtc="2024-11-06T16:32:00Z">
                  <w:rPr>
                    <w:ins w:id="4237" w:author="Dr Mamadou SANOGO" w:date="2023-10-27T11:26:00Z"/>
                  </w:rPr>
                </w:rPrChange>
              </w:rPr>
            </w:pPr>
            <w:ins w:id="4238" w:author="Dr Mamadou SANOGO" w:date="2024-11-07T13:05:00Z" w16du:dateUtc="2024-11-07T13:05:00Z">
              <w:r>
                <w:rPr>
                  <w:color w:val="000000" w:themeColor="text1"/>
                </w:rPr>
                <w:t>2</w:t>
              </w:r>
            </w:ins>
            <w:ins w:id="4239" w:author="Dr Mamadou SANOGO" w:date="2024-11-07T13:10:00Z" w16du:dateUtc="2024-11-07T13:10:00Z">
              <w:r>
                <w:rPr>
                  <w:color w:val="000000" w:themeColor="text1"/>
                </w:rPr>
                <w:t>2</w:t>
              </w:r>
            </w:ins>
          </w:p>
        </w:tc>
        <w:tc>
          <w:tcPr>
            <w:tcW w:w="851" w:type="dxa"/>
            <w:vAlign w:val="center"/>
            <w:tcPrChange w:id="4240" w:author="Dr Mamadou SANOGO" w:date="2023-10-27T23:32:00Z">
              <w:tcPr>
                <w:tcW w:w="992" w:type="dxa"/>
                <w:gridSpan w:val="2"/>
                <w:vAlign w:val="center"/>
              </w:tcPr>
            </w:tcPrChange>
          </w:tcPr>
          <w:p w14:paraId="0E5A0A09" w14:textId="58F66A21" w:rsidR="00803A8B" w:rsidRPr="00B6588F" w:rsidRDefault="00E30EDF" w:rsidP="00356D2D">
            <w:pPr>
              <w:spacing w:line="240" w:lineRule="auto"/>
              <w:jc w:val="center"/>
              <w:rPr>
                <w:ins w:id="4241" w:author="Dr Mamadou SANOGO" w:date="2023-10-27T11:26:00Z"/>
                <w:b/>
                <w:color w:val="000000" w:themeColor="text1"/>
                <w:rPrChange w:id="4242" w:author="Dr Mamadou SANOGO" w:date="2024-11-06T16:32:00Z" w16du:dateUtc="2024-11-06T16:32:00Z">
                  <w:rPr>
                    <w:ins w:id="4243" w:author="Dr Mamadou SANOGO" w:date="2023-10-27T11:26:00Z"/>
                    <w:b/>
                  </w:rPr>
                </w:rPrChange>
              </w:rPr>
            </w:pPr>
            <w:ins w:id="4244" w:author="Dr Mamadou SANOGO" w:date="2024-11-07T13:05:00Z" w16du:dateUtc="2024-11-07T13:05:00Z">
              <w:r>
                <w:rPr>
                  <w:b/>
                  <w:color w:val="000000" w:themeColor="text1"/>
                </w:rPr>
                <w:t>2</w:t>
              </w:r>
            </w:ins>
            <w:ins w:id="4245" w:author="Dr Mamadou SANOGO" w:date="2024-11-07T13:10:00Z" w16du:dateUtc="2024-11-07T13:10:00Z">
              <w:r>
                <w:rPr>
                  <w:b/>
                  <w:color w:val="000000" w:themeColor="text1"/>
                </w:rPr>
                <w:t>8</w:t>
              </w:r>
            </w:ins>
          </w:p>
        </w:tc>
      </w:tr>
      <w:tr w:rsidR="00803A8B" w:rsidRPr="007B235B" w14:paraId="54C44DE5" w14:textId="77777777" w:rsidTr="00803A8B">
        <w:trPr>
          <w:ins w:id="4246" w:author="Dr Mamadou SANOGO" w:date="2023-10-27T11:26:00Z"/>
          <w:trPrChange w:id="4247" w:author="Dr Mamadou SANOGO" w:date="2023-10-27T23:03:00Z">
            <w:trPr>
              <w:gridAfter w:val="0"/>
            </w:trPr>
          </w:trPrChange>
        </w:trPr>
        <w:tc>
          <w:tcPr>
            <w:tcW w:w="5807" w:type="dxa"/>
            <w:tcPrChange w:id="4248" w:author="Dr Mamadou SANOGO" w:date="2023-10-27T23:03:00Z">
              <w:tcPr>
                <w:tcW w:w="5807" w:type="dxa"/>
              </w:tcPr>
            </w:tcPrChange>
          </w:tcPr>
          <w:p w14:paraId="3B27EFA7" w14:textId="77777777" w:rsidR="00803A8B" w:rsidRPr="007B235B" w:rsidRDefault="00803A8B" w:rsidP="00A36245">
            <w:pPr>
              <w:spacing w:line="240" w:lineRule="auto"/>
              <w:rPr>
                <w:ins w:id="4249" w:author="Dr Mamadou SANOGO" w:date="2023-10-27T11:26:00Z"/>
              </w:rPr>
            </w:pPr>
            <w:ins w:id="4250" w:author="Dr Mamadou SANOGO" w:date="2023-10-27T11:26:00Z">
              <w:r w:rsidRPr="007B235B">
                <w:t xml:space="preserve">Nbr. </w:t>
              </w:r>
              <w:proofErr w:type="gramStart"/>
              <w:r w:rsidRPr="007B235B">
                <w:t>de</w:t>
              </w:r>
              <w:proofErr w:type="gramEnd"/>
              <w:r w:rsidRPr="007B235B">
                <w:t xml:space="preserve"> crédits affectés à l’apprentissage des langues</w:t>
              </w:r>
            </w:ins>
          </w:p>
        </w:tc>
        <w:tc>
          <w:tcPr>
            <w:tcW w:w="1276" w:type="dxa"/>
            <w:tcPrChange w:id="4251" w:author="Dr Mamadou SANOGO" w:date="2023-10-27T23:03:00Z">
              <w:tcPr>
                <w:tcW w:w="1134" w:type="dxa"/>
              </w:tcPr>
            </w:tcPrChange>
          </w:tcPr>
          <w:p w14:paraId="0C520F79" w14:textId="5BD4BC3F" w:rsidR="00803A8B" w:rsidRPr="00B6588F" w:rsidRDefault="00E30EDF" w:rsidP="00A36245">
            <w:pPr>
              <w:spacing w:line="240" w:lineRule="auto"/>
              <w:jc w:val="center"/>
              <w:rPr>
                <w:ins w:id="4252" w:author="Dr Mamadou SANOGO" w:date="2023-10-27T23:02:00Z"/>
                <w:color w:val="000000" w:themeColor="text1"/>
                <w:rPrChange w:id="4253" w:author="Dr Mamadou SANOGO" w:date="2024-11-06T16:36:00Z" w16du:dateUtc="2024-11-06T16:36:00Z">
                  <w:rPr>
                    <w:ins w:id="4254" w:author="Dr Mamadou SANOGO" w:date="2023-10-27T23:02:00Z"/>
                  </w:rPr>
                </w:rPrChange>
              </w:rPr>
            </w:pPr>
            <w:ins w:id="4255" w:author="Dr Mamadou SANOGO" w:date="2024-11-07T13:06:00Z" w16du:dateUtc="2024-11-07T13:06:00Z">
              <w:r>
                <w:rPr>
                  <w:color w:val="000000" w:themeColor="text1"/>
                </w:rPr>
                <w:t>8</w:t>
              </w:r>
            </w:ins>
          </w:p>
        </w:tc>
        <w:tc>
          <w:tcPr>
            <w:tcW w:w="1276" w:type="dxa"/>
            <w:tcPrChange w:id="4256" w:author="Dr Mamadou SANOGO" w:date="2023-10-27T23:03:00Z">
              <w:tcPr>
                <w:tcW w:w="1134" w:type="dxa"/>
                <w:gridSpan w:val="2"/>
              </w:tcPr>
            </w:tcPrChange>
          </w:tcPr>
          <w:p w14:paraId="0621A20D" w14:textId="78F6F3B4" w:rsidR="00803A8B" w:rsidRPr="00B6588F" w:rsidRDefault="00E30EDF" w:rsidP="00A36245">
            <w:pPr>
              <w:spacing w:line="240" w:lineRule="auto"/>
              <w:jc w:val="center"/>
              <w:rPr>
                <w:ins w:id="4257" w:author="Dr Mamadou SANOGO" w:date="2023-10-27T11:26:00Z"/>
                <w:color w:val="000000" w:themeColor="text1"/>
                <w:rPrChange w:id="4258" w:author="Dr Mamadou SANOGO" w:date="2024-11-06T16:36:00Z" w16du:dateUtc="2024-11-06T16:36:00Z">
                  <w:rPr>
                    <w:ins w:id="4259" w:author="Dr Mamadou SANOGO" w:date="2023-10-27T11:26:00Z"/>
                  </w:rPr>
                </w:rPrChange>
              </w:rPr>
            </w:pPr>
            <w:ins w:id="4260" w:author="Dr Mamadou SANOGO" w:date="2024-11-07T13:06:00Z" w16du:dateUtc="2024-11-07T13:06:00Z">
              <w:r>
                <w:rPr>
                  <w:color w:val="000000" w:themeColor="text1"/>
                </w:rPr>
                <w:t>4</w:t>
              </w:r>
            </w:ins>
          </w:p>
        </w:tc>
        <w:tc>
          <w:tcPr>
            <w:tcW w:w="1275" w:type="dxa"/>
            <w:tcPrChange w:id="4261" w:author="Dr Mamadou SANOGO" w:date="2023-10-27T23:03:00Z">
              <w:tcPr>
                <w:tcW w:w="1134" w:type="dxa"/>
                <w:gridSpan w:val="2"/>
              </w:tcPr>
            </w:tcPrChange>
          </w:tcPr>
          <w:p w14:paraId="53529208" w14:textId="767F9972" w:rsidR="00803A8B" w:rsidRPr="00B6588F" w:rsidRDefault="00E30EDF" w:rsidP="00A36245">
            <w:pPr>
              <w:spacing w:line="240" w:lineRule="auto"/>
              <w:jc w:val="center"/>
              <w:rPr>
                <w:ins w:id="4262" w:author="Dr Mamadou SANOGO" w:date="2023-10-27T11:26:00Z"/>
                <w:color w:val="000000" w:themeColor="text1"/>
                <w:rPrChange w:id="4263" w:author="Dr Mamadou SANOGO" w:date="2024-11-06T16:36:00Z" w16du:dateUtc="2024-11-06T16:36:00Z">
                  <w:rPr>
                    <w:ins w:id="4264" w:author="Dr Mamadou SANOGO" w:date="2023-10-27T11:26:00Z"/>
                  </w:rPr>
                </w:rPrChange>
              </w:rPr>
            </w:pPr>
            <w:ins w:id="4265" w:author="Dr Mamadou SANOGO" w:date="2024-11-07T13:06:00Z" w16du:dateUtc="2024-11-07T13:06:00Z">
              <w:r>
                <w:rPr>
                  <w:color w:val="000000" w:themeColor="text1"/>
                </w:rPr>
                <w:t>0</w:t>
              </w:r>
            </w:ins>
          </w:p>
        </w:tc>
        <w:tc>
          <w:tcPr>
            <w:tcW w:w="851" w:type="dxa"/>
            <w:tcPrChange w:id="4266" w:author="Dr Mamadou SANOGO" w:date="2023-10-27T23:03:00Z">
              <w:tcPr>
                <w:tcW w:w="992" w:type="dxa"/>
                <w:gridSpan w:val="2"/>
              </w:tcPr>
            </w:tcPrChange>
          </w:tcPr>
          <w:p w14:paraId="21B9176C" w14:textId="488C2267" w:rsidR="00803A8B" w:rsidRPr="00B6588F" w:rsidRDefault="00A571D6" w:rsidP="00A36245">
            <w:pPr>
              <w:spacing w:line="240" w:lineRule="auto"/>
              <w:jc w:val="center"/>
              <w:rPr>
                <w:ins w:id="4267" w:author="Dr Mamadou SANOGO" w:date="2023-10-27T11:26:00Z"/>
                <w:b/>
                <w:color w:val="000000" w:themeColor="text1"/>
                <w:rPrChange w:id="4268" w:author="Dr Mamadou SANOGO" w:date="2024-11-06T16:36:00Z" w16du:dateUtc="2024-11-06T16:36:00Z">
                  <w:rPr>
                    <w:ins w:id="4269" w:author="Dr Mamadou SANOGO" w:date="2023-10-27T11:26:00Z"/>
                    <w:b/>
                  </w:rPr>
                </w:rPrChange>
              </w:rPr>
            </w:pPr>
            <w:ins w:id="4270" w:author="Dr Mamadou SANOGO" w:date="2024-11-07T10:57:00Z" w16du:dateUtc="2024-11-07T10:57:00Z">
              <w:r>
                <w:rPr>
                  <w:b/>
                  <w:color w:val="000000" w:themeColor="text1"/>
                </w:rPr>
                <w:t>1</w:t>
              </w:r>
            </w:ins>
            <w:ins w:id="4271" w:author="Dr Mamadou SANOGO" w:date="2024-11-07T13:07:00Z" w16du:dateUtc="2024-11-07T13:07:00Z">
              <w:r w:rsidR="00E30EDF">
                <w:rPr>
                  <w:b/>
                  <w:color w:val="000000" w:themeColor="text1"/>
                </w:rPr>
                <w:t>2</w:t>
              </w:r>
            </w:ins>
          </w:p>
        </w:tc>
      </w:tr>
      <w:tr w:rsidR="00803A8B" w:rsidRPr="007B235B" w14:paraId="3257325D" w14:textId="77777777" w:rsidTr="00803A8B">
        <w:trPr>
          <w:ins w:id="4272" w:author="Dr Mamadou SANOGO" w:date="2023-10-27T11:26:00Z"/>
          <w:trPrChange w:id="4273" w:author="Dr Mamadou SANOGO" w:date="2023-10-27T23:03:00Z">
            <w:trPr>
              <w:gridAfter w:val="0"/>
            </w:trPr>
          </w:trPrChange>
        </w:trPr>
        <w:tc>
          <w:tcPr>
            <w:tcW w:w="5807" w:type="dxa"/>
            <w:tcPrChange w:id="4274" w:author="Dr Mamadou SANOGO" w:date="2023-10-27T23:03:00Z">
              <w:tcPr>
                <w:tcW w:w="5807" w:type="dxa"/>
              </w:tcPr>
            </w:tcPrChange>
          </w:tcPr>
          <w:p w14:paraId="09ED24DC" w14:textId="77777777" w:rsidR="00803A8B" w:rsidRPr="007B235B" w:rsidRDefault="00803A8B" w:rsidP="00A36245">
            <w:pPr>
              <w:spacing w:line="240" w:lineRule="auto"/>
              <w:rPr>
                <w:ins w:id="4275" w:author="Dr Mamadou SANOGO" w:date="2023-10-27T11:26:00Z"/>
              </w:rPr>
            </w:pPr>
            <w:ins w:id="4276" w:author="Dr Mamadou SANOGO" w:date="2023-10-27T11:26:00Z">
              <w:r w:rsidRPr="007B235B">
                <w:t xml:space="preserve">Nbr. </w:t>
              </w:r>
              <w:proofErr w:type="gramStart"/>
              <w:r w:rsidRPr="007B235B">
                <w:t>de</w:t>
              </w:r>
              <w:proofErr w:type="gramEnd"/>
              <w:r w:rsidRPr="007B235B">
                <w:t xml:space="preserve"> crédits affectés à l’informatique</w:t>
              </w:r>
            </w:ins>
          </w:p>
        </w:tc>
        <w:tc>
          <w:tcPr>
            <w:tcW w:w="1276" w:type="dxa"/>
            <w:tcPrChange w:id="4277" w:author="Dr Mamadou SANOGO" w:date="2023-10-27T23:03:00Z">
              <w:tcPr>
                <w:tcW w:w="1134" w:type="dxa"/>
              </w:tcPr>
            </w:tcPrChange>
          </w:tcPr>
          <w:p w14:paraId="7E9757A7" w14:textId="3121E5B8" w:rsidR="00803A8B" w:rsidRPr="00B6588F" w:rsidRDefault="00E30EDF" w:rsidP="00A36245">
            <w:pPr>
              <w:spacing w:line="240" w:lineRule="auto"/>
              <w:jc w:val="center"/>
              <w:rPr>
                <w:ins w:id="4278" w:author="Dr Mamadou SANOGO" w:date="2023-10-27T23:02:00Z"/>
                <w:color w:val="000000" w:themeColor="text1"/>
                <w:rPrChange w:id="4279" w:author="Dr Mamadou SANOGO" w:date="2024-11-06T16:35:00Z" w16du:dateUtc="2024-11-06T16:35:00Z">
                  <w:rPr>
                    <w:ins w:id="4280" w:author="Dr Mamadou SANOGO" w:date="2023-10-27T23:02:00Z"/>
                  </w:rPr>
                </w:rPrChange>
              </w:rPr>
            </w:pPr>
            <w:ins w:id="4281" w:author="Dr Mamadou SANOGO" w:date="2024-11-07T13:07:00Z" w16du:dateUtc="2024-11-07T13:07:00Z">
              <w:r>
                <w:rPr>
                  <w:color w:val="000000" w:themeColor="text1"/>
                </w:rPr>
                <w:t>6</w:t>
              </w:r>
            </w:ins>
          </w:p>
        </w:tc>
        <w:tc>
          <w:tcPr>
            <w:tcW w:w="1276" w:type="dxa"/>
            <w:tcPrChange w:id="4282" w:author="Dr Mamadou SANOGO" w:date="2023-10-27T23:03:00Z">
              <w:tcPr>
                <w:tcW w:w="1134" w:type="dxa"/>
                <w:gridSpan w:val="2"/>
              </w:tcPr>
            </w:tcPrChange>
          </w:tcPr>
          <w:p w14:paraId="69ABB727" w14:textId="03DACFE7" w:rsidR="00803A8B" w:rsidRPr="00B6588F" w:rsidRDefault="00E30EDF" w:rsidP="00A36245">
            <w:pPr>
              <w:spacing w:line="240" w:lineRule="auto"/>
              <w:jc w:val="center"/>
              <w:rPr>
                <w:ins w:id="4283" w:author="Dr Mamadou SANOGO" w:date="2023-10-27T11:26:00Z"/>
                <w:color w:val="000000" w:themeColor="text1"/>
                <w:rPrChange w:id="4284" w:author="Dr Mamadou SANOGO" w:date="2024-11-06T16:35:00Z" w16du:dateUtc="2024-11-06T16:35:00Z">
                  <w:rPr>
                    <w:ins w:id="4285" w:author="Dr Mamadou SANOGO" w:date="2023-10-27T11:26:00Z"/>
                  </w:rPr>
                </w:rPrChange>
              </w:rPr>
            </w:pPr>
            <w:ins w:id="4286" w:author="Dr Mamadou SANOGO" w:date="2024-11-07T13:08:00Z" w16du:dateUtc="2024-11-07T13:08:00Z">
              <w:r>
                <w:rPr>
                  <w:color w:val="000000" w:themeColor="text1"/>
                </w:rPr>
                <w:t>5</w:t>
              </w:r>
            </w:ins>
          </w:p>
        </w:tc>
        <w:tc>
          <w:tcPr>
            <w:tcW w:w="1275" w:type="dxa"/>
            <w:tcPrChange w:id="4287" w:author="Dr Mamadou SANOGO" w:date="2023-10-27T23:03:00Z">
              <w:tcPr>
                <w:tcW w:w="1134" w:type="dxa"/>
                <w:gridSpan w:val="2"/>
              </w:tcPr>
            </w:tcPrChange>
          </w:tcPr>
          <w:p w14:paraId="7B9E4BF3" w14:textId="20758F6F" w:rsidR="00803A8B" w:rsidRPr="00B6588F" w:rsidRDefault="00E30EDF" w:rsidP="00A36245">
            <w:pPr>
              <w:spacing w:line="240" w:lineRule="auto"/>
              <w:jc w:val="center"/>
              <w:rPr>
                <w:ins w:id="4288" w:author="Dr Mamadou SANOGO" w:date="2023-10-27T11:26:00Z"/>
                <w:color w:val="000000" w:themeColor="text1"/>
                <w:rPrChange w:id="4289" w:author="Dr Mamadou SANOGO" w:date="2024-11-06T16:35:00Z" w16du:dateUtc="2024-11-06T16:35:00Z">
                  <w:rPr>
                    <w:ins w:id="4290" w:author="Dr Mamadou SANOGO" w:date="2023-10-27T11:26:00Z"/>
                  </w:rPr>
                </w:rPrChange>
              </w:rPr>
            </w:pPr>
            <w:ins w:id="4291" w:author="Dr Mamadou SANOGO" w:date="2024-11-07T13:08:00Z" w16du:dateUtc="2024-11-07T13:08:00Z">
              <w:r>
                <w:rPr>
                  <w:color w:val="000000" w:themeColor="text1"/>
                </w:rPr>
                <w:t>2</w:t>
              </w:r>
            </w:ins>
          </w:p>
        </w:tc>
        <w:tc>
          <w:tcPr>
            <w:tcW w:w="851" w:type="dxa"/>
            <w:tcPrChange w:id="4292" w:author="Dr Mamadou SANOGO" w:date="2023-10-27T23:03:00Z">
              <w:tcPr>
                <w:tcW w:w="992" w:type="dxa"/>
                <w:gridSpan w:val="2"/>
              </w:tcPr>
            </w:tcPrChange>
          </w:tcPr>
          <w:p w14:paraId="02D4A1FE" w14:textId="2B23F0D7" w:rsidR="00803A8B" w:rsidRPr="00142396" w:rsidRDefault="00B6588F" w:rsidP="00A36245">
            <w:pPr>
              <w:spacing w:line="240" w:lineRule="auto"/>
              <w:jc w:val="center"/>
              <w:rPr>
                <w:ins w:id="4293" w:author="Dr Mamadou SANOGO" w:date="2023-10-27T11:26:00Z"/>
                <w:b/>
                <w:color w:val="FF0000"/>
                <w:rPrChange w:id="4294" w:author="Dr Mamadou SANOGO" w:date="2024-11-06T16:10:00Z" w16du:dateUtc="2024-11-06T16:10:00Z">
                  <w:rPr>
                    <w:ins w:id="4295" w:author="Dr Mamadou SANOGO" w:date="2023-10-27T11:26:00Z"/>
                    <w:b/>
                  </w:rPr>
                </w:rPrChange>
              </w:rPr>
            </w:pPr>
            <w:ins w:id="4296" w:author="Dr Mamadou SANOGO" w:date="2024-11-06T16:35:00Z" w16du:dateUtc="2024-11-06T16:35:00Z">
              <w:r w:rsidRPr="00B6588F">
                <w:rPr>
                  <w:b/>
                  <w:color w:val="000000" w:themeColor="text1"/>
                  <w:rPrChange w:id="4297" w:author="Dr Mamadou SANOGO" w:date="2024-11-06T16:35:00Z" w16du:dateUtc="2024-11-06T16:35:00Z">
                    <w:rPr>
                      <w:b/>
                      <w:color w:val="FF0000"/>
                    </w:rPr>
                  </w:rPrChange>
                </w:rPr>
                <w:t>1</w:t>
              </w:r>
            </w:ins>
            <w:ins w:id="4298" w:author="Dr Mamadou SANOGO" w:date="2024-11-07T13:08:00Z" w16du:dateUtc="2024-11-07T13:08:00Z">
              <w:r w:rsidR="00E30EDF">
                <w:rPr>
                  <w:b/>
                  <w:color w:val="000000" w:themeColor="text1"/>
                </w:rPr>
                <w:t>3</w:t>
              </w:r>
            </w:ins>
          </w:p>
        </w:tc>
      </w:tr>
      <w:tr w:rsidR="00803A8B" w:rsidRPr="007B235B" w14:paraId="7601E6F7" w14:textId="77777777" w:rsidTr="00803A8B">
        <w:trPr>
          <w:ins w:id="4299" w:author="Dr Mamadou SANOGO" w:date="2023-10-27T11:26:00Z"/>
          <w:trPrChange w:id="4300" w:author="Dr Mamadou SANOGO" w:date="2023-10-27T23:03:00Z">
            <w:trPr>
              <w:gridAfter w:val="0"/>
            </w:trPr>
          </w:trPrChange>
        </w:trPr>
        <w:tc>
          <w:tcPr>
            <w:tcW w:w="5807" w:type="dxa"/>
            <w:tcPrChange w:id="4301" w:author="Dr Mamadou SANOGO" w:date="2023-10-27T23:03:00Z">
              <w:tcPr>
                <w:tcW w:w="5807" w:type="dxa"/>
              </w:tcPr>
            </w:tcPrChange>
          </w:tcPr>
          <w:p w14:paraId="5633F041" w14:textId="77777777" w:rsidR="00803A8B" w:rsidRPr="007B235B" w:rsidRDefault="00803A8B" w:rsidP="00A36245">
            <w:pPr>
              <w:spacing w:line="240" w:lineRule="auto"/>
              <w:rPr>
                <w:ins w:id="4302" w:author="Dr Mamadou SANOGO" w:date="2023-10-27T11:26:00Z"/>
              </w:rPr>
            </w:pPr>
            <w:ins w:id="4303" w:author="Dr Mamadou SANOGO" w:date="2023-10-27T11:26:00Z">
              <w:r w:rsidRPr="007B235B">
                <w:t xml:space="preserve">Nbr. </w:t>
              </w:r>
              <w:proofErr w:type="gramStart"/>
              <w:r w:rsidRPr="007B235B">
                <w:t>de</w:t>
              </w:r>
              <w:proofErr w:type="gramEnd"/>
              <w:r w:rsidRPr="007B235B">
                <w:t xml:space="preserve"> crédits affectés à la préparation à l’insertion professionnelle</w:t>
              </w:r>
            </w:ins>
          </w:p>
        </w:tc>
        <w:tc>
          <w:tcPr>
            <w:tcW w:w="1276" w:type="dxa"/>
            <w:tcPrChange w:id="4304" w:author="Dr Mamadou SANOGO" w:date="2023-10-27T23:03:00Z">
              <w:tcPr>
                <w:tcW w:w="1134" w:type="dxa"/>
              </w:tcPr>
            </w:tcPrChange>
          </w:tcPr>
          <w:p w14:paraId="24CE66E6" w14:textId="448C0CF6" w:rsidR="00803A8B" w:rsidRPr="00B6588F" w:rsidRDefault="00E30EDF" w:rsidP="00A36245">
            <w:pPr>
              <w:spacing w:line="240" w:lineRule="auto"/>
              <w:jc w:val="center"/>
              <w:rPr>
                <w:ins w:id="4305" w:author="Dr Mamadou SANOGO" w:date="2023-10-27T23:02:00Z"/>
                <w:color w:val="000000" w:themeColor="text1"/>
                <w:rPrChange w:id="4306" w:author="Dr Mamadou SANOGO" w:date="2024-11-06T16:40:00Z" w16du:dateUtc="2024-11-06T16:40:00Z">
                  <w:rPr>
                    <w:ins w:id="4307" w:author="Dr Mamadou SANOGO" w:date="2023-10-27T23:02:00Z"/>
                  </w:rPr>
                </w:rPrChange>
              </w:rPr>
            </w:pPr>
            <w:ins w:id="4308" w:author="Dr Mamadou SANOGO" w:date="2024-11-07T13:09:00Z" w16du:dateUtc="2024-11-07T13:09:00Z">
              <w:r>
                <w:rPr>
                  <w:color w:val="000000" w:themeColor="text1"/>
                </w:rPr>
                <w:t>2</w:t>
              </w:r>
            </w:ins>
          </w:p>
        </w:tc>
        <w:tc>
          <w:tcPr>
            <w:tcW w:w="1276" w:type="dxa"/>
            <w:tcPrChange w:id="4309" w:author="Dr Mamadou SANOGO" w:date="2023-10-27T23:03:00Z">
              <w:tcPr>
                <w:tcW w:w="1134" w:type="dxa"/>
                <w:gridSpan w:val="2"/>
              </w:tcPr>
            </w:tcPrChange>
          </w:tcPr>
          <w:p w14:paraId="2194CF9F" w14:textId="4CDCE539" w:rsidR="00803A8B" w:rsidRPr="00B6588F" w:rsidRDefault="00E30EDF" w:rsidP="00A36245">
            <w:pPr>
              <w:spacing w:line="240" w:lineRule="auto"/>
              <w:jc w:val="center"/>
              <w:rPr>
                <w:ins w:id="4310" w:author="Dr Mamadou SANOGO" w:date="2023-10-27T11:26:00Z"/>
                <w:color w:val="000000" w:themeColor="text1"/>
                <w:rPrChange w:id="4311" w:author="Dr Mamadou SANOGO" w:date="2024-11-06T16:40:00Z" w16du:dateUtc="2024-11-06T16:40:00Z">
                  <w:rPr>
                    <w:ins w:id="4312" w:author="Dr Mamadou SANOGO" w:date="2023-10-27T11:26:00Z"/>
                  </w:rPr>
                </w:rPrChange>
              </w:rPr>
            </w:pPr>
            <w:ins w:id="4313" w:author="Dr Mamadou SANOGO" w:date="2024-11-07T13:09:00Z" w16du:dateUtc="2024-11-07T13:09:00Z">
              <w:r>
                <w:rPr>
                  <w:color w:val="000000" w:themeColor="text1"/>
                </w:rPr>
                <w:t>1</w:t>
              </w:r>
            </w:ins>
          </w:p>
        </w:tc>
        <w:tc>
          <w:tcPr>
            <w:tcW w:w="1275" w:type="dxa"/>
            <w:tcPrChange w:id="4314" w:author="Dr Mamadou SANOGO" w:date="2023-10-27T23:03:00Z">
              <w:tcPr>
                <w:tcW w:w="1134" w:type="dxa"/>
                <w:gridSpan w:val="2"/>
              </w:tcPr>
            </w:tcPrChange>
          </w:tcPr>
          <w:p w14:paraId="64EDD0B7" w14:textId="32E27624" w:rsidR="00803A8B" w:rsidRPr="00B6588F" w:rsidRDefault="00E30EDF" w:rsidP="00A36245">
            <w:pPr>
              <w:spacing w:line="240" w:lineRule="auto"/>
              <w:jc w:val="center"/>
              <w:rPr>
                <w:ins w:id="4315" w:author="Dr Mamadou SANOGO" w:date="2023-10-27T11:26:00Z"/>
                <w:color w:val="000000" w:themeColor="text1"/>
                <w:rPrChange w:id="4316" w:author="Dr Mamadou SANOGO" w:date="2024-11-06T16:40:00Z" w16du:dateUtc="2024-11-06T16:40:00Z">
                  <w:rPr>
                    <w:ins w:id="4317" w:author="Dr Mamadou SANOGO" w:date="2023-10-27T11:26:00Z"/>
                  </w:rPr>
                </w:rPrChange>
              </w:rPr>
            </w:pPr>
            <w:ins w:id="4318" w:author="Dr Mamadou SANOGO" w:date="2024-11-07T13:10:00Z" w16du:dateUtc="2024-11-07T13:10:00Z">
              <w:r>
                <w:rPr>
                  <w:color w:val="000000" w:themeColor="text1"/>
                </w:rPr>
                <w:t>13</w:t>
              </w:r>
            </w:ins>
          </w:p>
        </w:tc>
        <w:tc>
          <w:tcPr>
            <w:tcW w:w="851" w:type="dxa"/>
            <w:tcPrChange w:id="4319" w:author="Dr Mamadou SANOGO" w:date="2023-10-27T23:03:00Z">
              <w:tcPr>
                <w:tcW w:w="992" w:type="dxa"/>
                <w:gridSpan w:val="2"/>
              </w:tcPr>
            </w:tcPrChange>
          </w:tcPr>
          <w:p w14:paraId="126CE10A" w14:textId="446C5569" w:rsidR="00803A8B" w:rsidRPr="00B6588F" w:rsidRDefault="00B6588F" w:rsidP="00A36245">
            <w:pPr>
              <w:spacing w:line="240" w:lineRule="auto"/>
              <w:jc w:val="center"/>
              <w:rPr>
                <w:ins w:id="4320" w:author="Dr Mamadou SANOGO" w:date="2023-10-27T11:26:00Z"/>
                <w:b/>
                <w:color w:val="000000" w:themeColor="text1"/>
                <w:rPrChange w:id="4321" w:author="Dr Mamadou SANOGO" w:date="2024-11-06T16:40:00Z" w16du:dateUtc="2024-11-06T16:40:00Z">
                  <w:rPr>
                    <w:ins w:id="4322" w:author="Dr Mamadou SANOGO" w:date="2023-10-27T11:26:00Z"/>
                    <w:b/>
                  </w:rPr>
                </w:rPrChange>
              </w:rPr>
            </w:pPr>
            <w:ins w:id="4323" w:author="Dr Mamadou SANOGO" w:date="2024-11-06T16:40:00Z" w16du:dateUtc="2024-11-06T16:40:00Z">
              <w:r w:rsidRPr="00B6588F">
                <w:rPr>
                  <w:b/>
                  <w:color w:val="000000" w:themeColor="text1"/>
                  <w:rPrChange w:id="4324" w:author="Dr Mamadou SANOGO" w:date="2024-11-06T16:40:00Z" w16du:dateUtc="2024-11-06T16:40:00Z">
                    <w:rPr>
                      <w:b/>
                      <w:color w:val="FF0000"/>
                    </w:rPr>
                  </w:rPrChange>
                </w:rPr>
                <w:t>1</w:t>
              </w:r>
            </w:ins>
            <w:ins w:id="4325" w:author="Dr Mamadou SANOGO" w:date="2024-11-07T13:11:00Z" w16du:dateUtc="2024-11-07T13:11:00Z">
              <w:r w:rsidR="00E30EDF">
                <w:rPr>
                  <w:b/>
                  <w:color w:val="000000" w:themeColor="text1"/>
                </w:rPr>
                <w:t>6</w:t>
              </w:r>
            </w:ins>
          </w:p>
        </w:tc>
      </w:tr>
      <w:tr w:rsidR="00803A8B" w:rsidRPr="007B235B" w14:paraId="57C7EC57" w14:textId="77777777" w:rsidTr="00803A8B">
        <w:trPr>
          <w:ins w:id="4326" w:author="Dr Mamadou SANOGO" w:date="2023-10-27T11:26:00Z"/>
          <w:trPrChange w:id="4327" w:author="Dr Mamadou SANOGO" w:date="2023-10-27T23:03:00Z">
            <w:trPr>
              <w:gridAfter w:val="0"/>
            </w:trPr>
          </w:trPrChange>
        </w:trPr>
        <w:tc>
          <w:tcPr>
            <w:tcW w:w="5807" w:type="dxa"/>
            <w:tcPrChange w:id="4328" w:author="Dr Mamadou SANOGO" w:date="2023-10-27T23:03:00Z">
              <w:tcPr>
                <w:tcW w:w="5807" w:type="dxa"/>
              </w:tcPr>
            </w:tcPrChange>
          </w:tcPr>
          <w:p w14:paraId="4206839F" w14:textId="77777777" w:rsidR="00803A8B" w:rsidRPr="007B235B" w:rsidRDefault="00803A8B" w:rsidP="00A36245">
            <w:pPr>
              <w:spacing w:line="240" w:lineRule="auto"/>
              <w:rPr>
                <w:ins w:id="4329" w:author="Dr Mamadou SANOGO" w:date="2023-10-27T11:26:00Z"/>
              </w:rPr>
            </w:pPr>
            <w:ins w:id="4330" w:author="Dr Mamadou SANOGO" w:date="2023-10-27T11:26:00Z">
              <w:r w:rsidRPr="007B235B">
                <w:t xml:space="preserve">Nbr. </w:t>
              </w:r>
              <w:proofErr w:type="gramStart"/>
              <w:r w:rsidRPr="007B235B">
                <w:t>de</w:t>
              </w:r>
              <w:proofErr w:type="gramEnd"/>
              <w:r w:rsidRPr="007B235B">
                <w:t xml:space="preserve"> crédits affectés aux remises à niveau</w:t>
              </w:r>
            </w:ins>
          </w:p>
        </w:tc>
        <w:tc>
          <w:tcPr>
            <w:tcW w:w="1276" w:type="dxa"/>
            <w:tcPrChange w:id="4331" w:author="Dr Mamadou SANOGO" w:date="2023-10-27T23:03:00Z">
              <w:tcPr>
                <w:tcW w:w="1134" w:type="dxa"/>
              </w:tcPr>
            </w:tcPrChange>
          </w:tcPr>
          <w:p w14:paraId="5E16CC42" w14:textId="0DF78BA3" w:rsidR="00803A8B" w:rsidRPr="00B6588F" w:rsidRDefault="00F81F1A" w:rsidP="00A36245">
            <w:pPr>
              <w:spacing w:line="240" w:lineRule="auto"/>
              <w:jc w:val="center"/>
              <w:rPr>
                <w:ins w:id="4332" w:author="Dr Mamadou SANOGO" w:date="2023-10-27T23:02:00Z"/>
                <w:color w:val="000000" w:themeColor="text1"/>
                <w:rPrChange w:id="4333" w:author="Dr Mamadou SANOGO" w:date="2024-11-06T16:41:00Z" w16du:dateUtc="2024-11-06T16:41:00Z">
                  <w:rPr>
                    <w:ins w:id="4334" w:author="Dr Mamadou SANOGO" w:date="2023-10-27T23:02:00Z"/>
                  </w:rPr>
                </w:rPrChange>
              </w:rPr>
            </w:pPr>
            <w:ins w:id="4335" w:author="Dr Mamadou SANOGO" w:date="2023-10-27T23:38:00Z">
              <w:r w:rsidRPr="00B6588F">
                <w:rPr>
                  <w:color w:val="000000" w:themeColor="text1"/>
                  <w:rPrChange w:id="4336" w:author="Dr Mamadou SANOGO" w:date="2024-11-06T16:41:00Z" w16du:dateUtc="2024-11-06T16:41:00Z">
                    <w:rPr/>
                  </w:rPrChange>
                </w:rPr>
                <w:t>0</w:t>
              </w:r>
            </w:ins>
          </w:p>
        </w:tc>
        <w:tc>
          <w:tcPr>
            <w:tcW w:w="1276" w:type="dxa"/>
            <w:tcPrChange w:id="4337" w:author="Dr Mamadou SANOGO" w:date="2023-10-27T23:03:00Z">
              <w:tcPr>
                <w:tcW w:w="1134" w:type="dxa"/>
                <w:gridSpan w:val="2"/>
              </w:tcPr>
            </w:tcPrChange>
          </w:tcPr>
          <w:p w14:paraId="0EF44833" w14:textId="1D4E40C0" w:rsidR="00803A8B" w:rsidRPr="00B6588F" w:rsidRDefault="00803A8B" w:rsidP="00A36245">
            <w:pPr>
              <w:spacing w:line="240" w:lineRule="auto"/>
              <w:jc w:val="center"/>
              <w:rPr>
                <w:ins w:id="4338" w:author="Dr Mamadou SANOGO" w:date="2023-10-27T11:26:00Z"/>
                <w:color w:val="000000" w:themeColor="text1"/>
                <w:rPrChange w:id="4339" w:author="Dr Mamadou SANOGO" w:date="2024-11-06T16:41:00Z" w16du:dateUtc="2024-11-06T16:41:00Z">
                  <w:rPr>
                    <w:ins w:id="4340" w:author="Dr Mamadou SANOGO" w:date="2023-10-27T11:26:00Z"/>
                  </w:rPr>
                </w:rPrChange>
              </w:rPr>
            </w:pPr>
            <w:ins w:id="4341" w:author="Dr Mamadou SANOGO" w:date="2023-10-27T11:26:00Z">
              <w:r w:rsidRPr="00B6588F">
                <w:rPr>
                  <w:color w:val="000000" w:themeColor="text1"/>
                  <w:rPrChange w:id="4342" w:author="Dr Mamadou SANOGO" w:date="2024-11-06T16:41:00Z" w16du:dateUtc="2024-11-06T16:41:00Z">
                    <w:rPr/>
                  </w:rPrChange>
                </w:rPr>
                <w:t>0</w:t>
              </w:r>
            </w:ins>
          </w:p>
        </w:tc>
        <w:tc>
          <w:tcPr>
            <w:tcW w:w="1275" w:type="dxa"/>
            <w:tcPrChange w:id="4343" w:author="Dr Mamadou SANOGO" w:date="2023-10-27T23:03:00Z">
              <w:tcPr>
                <w:tcW w:w="1134" w:type="dxa"/>
                <w:gridSpan w:val="2"/>
              </w:tcPr>
            </w:tcPrChange>
          </w:tcPr>
          <w:p w14:paraId="4C829369" w14:textId="77777777" w:rsidR="00803A8B" w:rsidRPr="00B6588F" w:rsidRDefault="00803A8B" w:rsidP="00A36245">
            <w:pPr>
              <w:spacing w:line="240" w:lineRule="auto"/>
              <w:jc w:val="center"/>
              <w:rPr>
                <w:ins w:id="4344" w:author="Dr Mamadou SANOGO" w:date="2023-10-27T11:26:00Z"/>
                <w:color w:val="000000" w:themeColor="text1"/>
                <w:rPrChange w:id="4345" w:author="Dr Mamadou SANOGO" w:date="2024-11-06T16:41:00Z" w16du:dateUtc="2024-11-06T16:41:00Z">
                  <w:rPr>
                    <w:ins w:id="4346" w:author="Dr Mamadou SANOGO" w:date="2023-10-27T11:26:00Z"/>
                  </w:rPr>
                </w:rPrChange>
              </w:rPr>
            </w:pPr>
            <w:ins w:id="4347" w:author="Dr Mamadou SANOGO" w:date="2023-10-27T11:26:00Z">
              <w:r w:rsidRPr="00B6588F">
                <w:rPr>
                  <w:color w:val="000000" w:themeColor="text1"/>
                  <w:rPrChange w:id="4348" w:author="Dr Mamadou SANOGO" w:date="2024-11-06T16:41:00Z" w16du:dateUtc="2024-11-06T16:41:00Z">
                    <w:rPr/>
                  </w:rPrChange>
                </w:rPr>
                <w:t>0</w:t>
              </w:r>
            </w:ins>
          </w:p>
        </w:tc>
        <w:tc>
          <w:tcPr>
            <w:tcW w:w="851" w:type="dxa"/>
            <w:tcPrChange w:id="4349" w:author="Dr Mamadou SANOGO" w:date="2023-10-27T23:03:00Z">
              <w:tcPr>
                <w:tcW w:w="992" w:type="dxa"/>
                <w:gridSpan w:val="2"/>
              </w:tcPr>
            </w:tcPrChange>
          </w:tcPr>
          <w:p w14:paraId="485DF68A" w14:textId="77777777" w:rsidR="00803A8B" w:rsidRPr="00B6588F" w:rsidRDefault="00803A8B" w:rsidP="00A36245">
            <w:pPr>
              <w:spacing w:line="240" w:lineRule="auto"/>
              <w:jc w:val="center"/>
              <w:rPr>
                <w:ins w:id="4350" w:author="Dr Mamadou SANOGO" w:date="2023-10-27T11:26:00Z"/>
                <w:b/>
                <w:color w:val="000000" w:themeColor="text1"/>
                <w:rPrChange w:id="4351" w:author="Dr Mamadou SANOGO" w:date="2024-11-06T16:41:00Z" w16du:dateUtc="2024-11-06T16:41:00Z">
                  <w:rPr>
                    <w:ins w:id="4352" w:author="Dr Mamadou SANOGO" w:date="2023-10-27T11:26:00Z"/>
                    <w:b/>
                  </w:rPr>
                </w:rPrChange>
              </w:rPr>
            </w:pPr>
            <w:ins w:id="4353" w:author="Dr Mamadou SANOGO" w:date="2023-10-27T11:26:00Z">
              <w:r w:rsidRPr="00B6588F">
                <w:rPr>
                  <w:b/>
                  <w:color w:val="000000" w:themeColor="text1"/>
                  <w:rPrChange w:id="4354" w:author="Dr Mamadou SANOGO" w:date="2024-11-06T16:41:00Z" w16du:dateUtc="2024-11-06T16:41:00Z">
                    <w:rPr>
                      <w:b/>
                    </w:rPr>
                  </w:rPrChange>
                </w:rPr>
                <w:t>0</w:t>
              </w:r>
            </w:ins>
          </w:p>
        </w:tc>
      </w:tr>
      <w:tr w:rsidR="00803A8B" w:rsidRPr="007A4AFC" w:rsidDel="00693568" w14:paraId="6771249B" w14:textId="26AD44D2" w:rsidTr="00803A8B">
        <w:trPr>
          <w:del w:id="4355" w:author="Dr Mamadou SANOGO" w:date="2023-10-27T11:25:00Z"/>
          <w:trPrChange w:id="4356" w:author="Dr Mamadou SANOGO" w:date="2023-10-27T23:03:00Z">
            <w:trPr>
              <w:gridAfter w:val="0"/>
            </w:trPr>
          </w:trPrChange>
        </w:trPr>
        <w:tc>
          <w:tcPr>
            <w:tcW w:w="5807" w:type="dxa"/>
            <w:tcPrChange w:id="4357" w:author="Dr Mamadou SANOGO" w:date="2023-10-27T23:03:00Z">
              <w:tcPr>
                <w:tcW w:w="5807" w:type="dxa"/>
              </w:tcPr>
            </w:tcPrChange>
          </w:tcPr>
          <w:p w14:paraId="5C038BCD" w14:textId="1DA55545" w:rsidR="00803A8B" w:rsidRPr="007A4AFC" w:rsidDel="00693568" w:rsidRDefault="00803A8B" w:rsidP="00EE17DC">
            <w:pPr>
              <w:spacing w:line="240" w:lineRule="auto"/>
              <w:rPr>
                <w:del w:id="4358" w:author="Dr Mamadou SANOGO" w:date="2023-10-27T11:25:00Z"/>
                <w:b/>
                <w:color w:val="000000" w:themeColor="text1"/>
                <w:rPrChange w:id="4359" w:author="Dr Mamadou SANOGO" w:date="2023-10-25T18:15:00Z">
                  <w:rPr>
                    <w:del w:id="4360" w:author="Dr Mamadou SANOGO" w:date="2023-10-27T11:25:00Z"/>
                    <w:b/>
                  </w:rPr>
                </w:rPrChange>
              </w:rPr>
            </w:pPr>
          </w:p>
        </w:tc>
        <w:tc>
          <w:tcPr>
            <w:tcW w:w="1276" w:type="dxa"/>
            <w:tcPrChange w:id="4361" w:author="Dr Mamadou SANOGO" w:date="2023-10-27T23:03:00Z">
              <w:tcPr>
                <w:tcW w:w="1134" w:type="dxa"/>
              </w:tcPr>
            </w:tcPrChange>
          </w:tcPr>
          <w:p w14:paraId="3A8EDDA4" w14:textId="77777777" w:rsidR="00803A8B" w:rsidRPr="00803A8B" w:rsidDel="00693568" w:rsidRDefault="00803A8B" w:rsidP="00EE17DC">
            <w:pPr>
              <w:spacing w:line="240" w:lineRule="auto"/>
              <w:jc w:val="center"/>
              <w:rPr>
                <w:b/>
                <w:color w:val="000000" w:themeColor="text1"/>
              </w:rPr>
            </w:pPr>
          </w:p>
        </w:tc>
        <w:tc>
          <w:tcPr>
            <w:tcW w:w="1276" w:type="dxa"/>
            <w:tcPrChange w:id="4362" w:author="Dr Mamadou SANOGO" w:date="2023-10-27T23:03:00Z">
              <w:tcPr>
                <w:tcW w:w="1134" w:type="dxa"/>
                <w:gridSpan w:val="2"/>
              </w:tcPr>
            </w:tcPrChange>
          </w:tcPr>
          <w:p w14:paraId="0F172F49" w14:textId="2BA6D6E5" w:rsidR="00803A8B" w:rsidRPr="007A4AFC" w:rsidDel="00693568" w:rsidRDefault="00803A8B" w:rsidP="00EE17DC">
            <w:pPr>
              <w:spacing w:line="240" w:lineRule="auto"/>
              <w:jc w:val="center"/>
              <w:rPr>
                <w:del w:id="4363" w:author="Dr Mamadou SANOGO" w:date="2023-10-27T11:25:00Z"/>
                <w:b/>
                <w:color w:val="000000" w:themeColor="text1"/>
                <w:rPrChange w:id="4364" w:author="Dr Mamadou SANOGO" w:date="2023-10-25T18:15:00Z">
                  <w:rPr>
                    <w:del w:id="4365" w:author="Dr Mamadou SANOGO" w:date="2023-10-27T11:25:00Z"/>
                    <w:b/>
                  </w:rPr>
                </w:rPrChange>
              </w:rPr>
            </w:pPr>
            <w:del w:id="4366" w:author="Dr Mamadou SANOGO" w:date="2023-10-27T11:25:00Z">
              <w:r w:rsidRPr="007A4AFC" w:rsidDel="00693568">
                <w:rPr>
                  <w:b/>
                  <w:color w:val="000000" w:themeColor="text1"/>
                  <w:rPrChange w:id="4367" w:author="Dr Mamadou SANOGO" w:date="2023-10-25T18:15:00Z">
                    <w:rPr>
                      <w:b/>
                    </w:rPr>
                  </w:rPrChange>
                </w:rPr>
                <w:delText>Master 1</w:delText>
              </w:r>
            </w:del>
          </w:p>
        </w:tc>
        <w:tc>
          <w:tcPr>
            <w:tcW w:w="1275" w:type="dxa"/>
            <w:tcPrChange w:id="4368" w:author="Dr Mamadou SANOGO" w:date="2023-10-27T23:03:00Z">
              <w:tcPr>
                <w:tcW w:w="1134" w:type="dxa"/>
                <w:gridSpan w:val="2"/>
              </w:tcPr>
            </w:tcPrChange>
          </w:tcPr>
          <w:p w14:paraId="077DC802" w14:textId="1F88B55D" w:rsidR="00803A8B" w:rsidRPr="007A4AFC" w:rsidDel="00693568" w:rsidRDefault="00803A8B" w:rsidP="00EE17DC">
            <w:pPr>
              <w:spacing w:line="240" w:lineRule="auto"/>
              <w:jc w:val="center"/>
              <w:rPr>
                <w:del w:id="4369" w:author="Dr Mamadou SANOGO" w:date="2023-10-27T11:25:00Z"/>
                <w:b/>
                <w:color w:val="000000" w:themeColor="text1"/>
                <w:rPrChange w:id="4370" w:author="Dr Mamadou SANOGO" w:date="2023-10-25T18:15:00Z">
                  <w:rPr>
                    <w:del w:id="4371" w:author="Dr Mamadou SANOGO" w:date="2023-10-27T11:25:00Z"/>
                    <w:b/>
                  </w:rPr>
                </w:rPrChange>
              </w:rPr>
            </w:pPr>
            <w:del w:id="4372" w:author="Dr Mamadou SANOGO" w:date="2023-10-27T11:25:00Z">
              <w:r w:rsidRPr="007A4AFC" w:rsidDel="00693568">
                <w:rPr>
                  <w:b/>
                  <w:color w:val="000000" w:themeColor="text1"/>
                  <w:rPrChange w:id="4373" w:author="Dr Mamadou SANOGO" w:date="2023-10-25T18:15:00Z">
                    <w:rPr>
                      <w:b/>
                    </w:rPr>
                  </w:rPrChange>
                </w:rPr>
                <w:delText>Master 2</w:delText>
              </w:r>
            </w:del>
          </w:p>
        </w:tc>
        <w:tc>
          <w:tcPr>
            <w:tcW w:w="851" w:type="dxa"/>
            <w:tcBorders>
              <w:bottom w:val="single" w:sz="4" w:space="0" w:color="auto"/>
            </w:tcBorders>
            <w:tcPrChange w:id="4374" w:author="Dr Mamadou SANOGO" w:date="2023-10-27T23:03:00Z">
              <w:tcPr>
                <w:tcW w:w="992" w:type="dxa"/>
                <w:gridSpan w:val="2"/>
                <w:tcBorders>
                  <w:bottom w:val="single" w:sz="4" w:space="0" w:color="auto"/>
                </w:tcBorders>
              </w:tcPr>
            </w:tcPrChange>
          </w:tcPr>
          <w:p w14:paraId="53546345" w14:textId="5AA27D49" w:rsidR="00803A8B" w:rsidRPr="007A4AFC" w:rsidDel="00693568" w:rsidRDefault="00803A8B" w:rsidP="00EE17DC">
            <w:pPr>
              <w:spacing w:line="240" w:lineRule="auto"/>
              <w:jc w:val="center"/>
              <w:rPr>
                <w:del w:id="4375" w:author="Dr Mamadou SANOGO" w:date="2023-10-27T11:25:00Z"/>
                <w:b/>
                <w:color w:val="000000" w:themeColor="text1"/>
                <w:rPrChange w:id="4376" w:author="Dr Mamadou SANOGO" w:date="2023-10-25T18:15:00Z">
                  <w:rPr>
                    <w:del w:id="4377" w:author="Dr Mamadou SANOGO" w:date="2023-10-27T11:25:00Z"/>
                    <w:b/>
                  </w:rPr>
                </w:rPrChange>
              </w:rPr>
            </w:pPr>
            <w:del w:id="4378" w:author="Dr Mamadou SANOGO" w:date="2023-10-27T11:25:00Z">
              <w:r w:rsidRPr="007A4AFC" w:rsidDel="00693568">
                <w:rPr>
                  <w:b/>
                  <w:color w:val="000000" w:themeColor="text1"/>
                  <w:rPrChange w:id="4379" w:author="Dr Mamadou SANOGO" w:date="2023-10-25T18:15:00Z">
                    <w:rPr>
                      <w:b/>
                    </w:rPr>
                  </w:rPrChange>
                </w:rPr>
                <w:delText>Total</w:delText>
              </w:r>
            </w:del>
          </w:p>
        </w:tc>
      </w:tr>
      <w:tr w:rsidR="00803A8B" w:rsidRPr="007A4AFC" w:rsidDel="00693568" w14:paraId="1BD90113" w14:textId="0706F662" w:rsidTr="00803A8B">
        <w:trPr>
          <w:del w:id="4380" w:author="Dr Mamadou SANOGO" w:date="2023-10-27T11:25:00Z"/>
          <w:trPrChange w:id="4381" w:author="Dr Mamadou SANOGO" w:date="2023-10-27T23:03:00Z">
            <w:trPr>
              <w:gridAfter w:val="0"/>
            </w:trPr>
          </w:trPrChange>
        </w:trPr>
        <w:tc>
          <w:tcPr>
            <w:tcW w:w="5807" w:type="dxa"/>
            <w:tcPrChange w:id="4382" w:author="Dr Mamadou SANOGO" w:date="2023-10-27T23:03:00Z">
              <w:tcPr>
                <w:tcW w:w="5807" w:type="dxa"/>
              </w:tcPr>
            </w:tcPrChange>
          </w:tcPr>
          <w:p w14:paraId="7A9646A4" w14:textId="6035E3F6" w:rsidR="00803A8B" w:rsidRPr="007A4AFC" w:rsidDel="00693568" w:rsidRDefault="00803A8B" w:rsidP="00972E19">
            <w:pPr>
              <w:spacing w:line="240" w:lineRule="auto"/>
              <w:rPr>
                <w:del w:id="4383" w:author="Dr Mamadou SANOGO" w:date="2023-10-27T11:25:00Z"/>
                <w:color w:val="000000" w:themeColor="text1"/>
                <w:rPrChange w:id="4384" w:author="Dr Mamadou SANOGO" w:date="2023-10-25T18:15:00Z">
                  <w:rPr>
                    <w:del w:id="4385" w:author="Dr Mamadou SANOGO" w:date="2023-10-27T11:25:00Z"/>
                  </w:rPr>
                </w:rPrChange>
              </w:rPr>
            </w:pPr>
            <w:del w:id="4386" w:author="Dr Mamadou SANOGO" w:date="2023-10-27T11:25:00Z">
              <w:r w:rsidRPr="007A4AFC" w:rsidDel="00693568">
                <w:rPr>
                  <w:color w:val="000000" w:themeColor="text1"/>
                  <w:rPrChange w:id="4387" w:author="Dr Mamadou SANOGO" w:date="2023-10-25T18:15:00Z">
                    <w:rPr/>
                  </w:rPrChange>
                </w:rPr>
                <w:delText>Nbr. d’heures de CM</w:delText>
              </w:r>
            </w:del>
          </w:p>
        </w:tc>
        <w:tc>
          <w:tcPr>
            <w:tcW w:w="1276" w:type="dxa"/>
            <w:tcPrChange w:id="4388" w:author="Dr Mamadou SANOGO" w:date="2023-10-27T23:03:00Z">
              <w:tcPr>
                <w:tcW w:w="1134" w:type="dxa"/>
              </w:tcPr>
            </w:tcPrChange>
          </w:tcPr>
          <w:p w14:paraId="5D3D8CC6"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389" w:author="Dr Mamadou SANOGO" w:date="2023-10-27T23:03:00Z">
              <w:tcPr>
                <w:tcW w:w="1134" w:type="dxa"/>
                <w:gridSpan w:val="2"/>
                <w:vAlign w:val="bottom"/>
              </w:tcPr>
            </w:tcPrChange>
          </w:tcPr>
          <w:p w14:paraId="7220F6D7" w14:textId="15D9BD3D" w:rsidR="00803A8B" w:rsidRPr="007A4AFC" w:rsidDel="00693568" w:rsidRDefault="00803A8B" w:rsidP="00972E19">
            <w:pPr>
              <w:spacing w:line="240" w:lineRule="auto"/>
              <w:jc w:val="center"/>
              <w:rPr>
                <w:del w:id="4390" w:author="Dr Mamadou SANOGO" w:date="2023-10-27T11:25:00Z"/>
                <w:color w:val="000000" w:themeColor="text1"/>
                <w:rPrChange w:id="4391" w:author="Dr Mamadou SANOGO" w:date="2023-10-25T18:15:00Z">
                  <w:rPr>
                    <w:del w:id="4392" w:author="Dr Mamadou SANOGO" w:date="2023-10-27T11:25:00Z"/>
                  </w:rPr>
                </w:rPrChange>
              </w:rPr>
            </w:pPr>
            <w:del w:id="4393" w:author="Dr Mamadou SANOGO" w:date="2023-10-27T11:25:00Z">
              <w:r w:rsidRPr="007A4AFC" w:rsidDel="00693568">
                <w:rPr>
                  <w:color w:val="000000" w:themeColor="text1"/>
                  <w:rPrChange w:id="4394" w:author="Dr Mamadou SANOGO" w:date="2023-10-25T18:15:00Z">
                    <w:rPr/>
                  </w:rPrChange>
                </w:rPr>
                <w:delText>530</w:delText>
              </w:r>
            </w:del>
          </w:p>
        </w:tc>
        <w:tc>
          <w:tcPr>
            <w:tcW w:w="1275" w:type="dxa"/>
            <w:vAlign w:val="bottom"/>
            <w:tcPrChange w:id="4395" w:author="Dr Mamadou SANOGO" w:date="2023-10-27T23:03:00Z">
              <w:tcPr>
                <w:tcW w:w="1134" w:type="dxa"/>
                <w:gridSpan w:val="2"/>
                <w:vAlign w:val="bottom"/>
              </w:tcPr>
            </w:tcPrChange>
          </w:tcPr>
          <w:p w14:paraId="75AA7A48" w14:textId="0CF81BA5" w:rsidR="00803A8B" w:rsidRPr="007A4AFC" w:rsidDel="00693568" w:rsidRDefault="00803A8B" w:rsidP="00972E19">
            <w:pPr>
              <w:spacing w:line="240" w:lineRule="auto"/>
              <w:jc w:val="center"/>
              <w:rPr>
                <w:del w:id="4396" w:author="Dr Mamadou SANOGO" w:date="2023-10-27T11:25:00Z"/>
                <w:color w:val="000000" w:themeColor="text1"/>
                <w:rPrChange w:id="4397" w:author="Dr Mamadou SANOGO" w:date="2023-10-25T18:15:00Z">
                  <w:rPr>
                    <w:del w:id="4398" w:author="Dr Mamadou SANOGO" w:date="2023-10-27T11:25:00Z"/>
                  </w:rPr>
                </w:rPrChange>
              </w:rPr>
            </w:pPr>
            <w:del w:id="4399" w:author="Dr Mamadou SANOGO" w:date="2023-10-27T11:25:00Z">
              <w:r w:rsidRPr="007A4AFC" w:rsidDel="00693568">
                <w:rPr>
                  <w:color w:val="000000" w:themeColor="text1"/>
                  <w:rPrChange w:id="4400" w:author="Dr Mamadou SANOGO" w:date="2023-10-25T18:15:00Z">
                    <w:rPr/>
                  </w:rPrChange>
                </w:rPr>
                <w:delText>300</w:delText>
              </w:r>
            </w:del>
          </w:p>
        </w:tc>
        <w:tc>
          <w:tcPr>
            <w:tcW w:w="851" w:type="dxa"/>
            <w:shd w:val="clear" w:color="auto" w:fill="D9D9D9" w:themeFill="background1" w:themeFillShade="D9"/>
            <w:vAlign w:val="bottom"/>
            <w:tcPrChange w:id="4401" w:author="Dr Mamadou SANOGO" w:date="2023-10-27T23:03:00Z">
              <w:tcPr>
                <w:tcW w:w="992" w:type="dxa"/>
                <w:gridSpan w:val="2"/>
                <w:shd w:val="clear" w:color="auto" w:fill="D9D9D9" w:themeFill="background1" w:themeFillShade="D9"/>
                <w:vAlign w:val="bottom"/>
              </w:tcPr>
            </w:tcPrChange>
          </w:tcPr>
          <w:p w14:paraId="3ED210BD" w14:textId="254945C9" w:rsidR="00803A8B" w:rsidRPr="007A4AFC" w:rsidDel="00693568" w:rsidRDefault="00803A8B" w:rsidP="00972E19">
            <w:pPr>
              <w:spacing w:line="240" w:lineRule="auto"/>
              <w:jc w:val="center"/>
              <w:rPr>
                <w:del w:id="4402" w:author="Dr Mamadou SANOGO" w:date="2023-10-27T11:25:00Z"/>
                <w:b/>
                <w:color w:val="000000" w:themeColor="text1"/>
                <w:rPrChange w:id="4403" w:author="Dr Mamadou SANOGO" w:date="2023-10-25T18:15:00Z">
                  <w:rPr>
                    <w:del w:id="4404" w:author="Dr Mamadou SANOGO" w:date="2023-10-27T11:25:00Z"/>
                    <w:b/>
                  </w:rPr>
                </w:rPrChange>
              </w:rPr>
            </w:pPr>
            <w:del w:id="4405" w:author="Dr Mamadou SANOGO" w:date="2023-10-27T11:25:00Z">
              <w:r w:rsidRPr="007A4AFC" w:rsidDel="00693568">
                <w:rPr>
                  <w:b/>
                  <w:color w:val="000000" w:themeColor="text1"/>
                  <w:rPrChange w:id="4406" w:author="Dr Mamadou SANOGO" w:date="2023-10-25T18:15:00Z">
                    <w:rPr>
                      <w:b/>
                    </w:rPr>
                  </w:rPrChange>
                </w:rPr>
                <w:delText>830</w:delText>
              </w:r>
            </w:del>
          </w:p>
        </w:tc>
      </w:tr>
      <w:tr w:rsidR="00803A8B" w:rsidRPr="007A4AFC" w:rsidDel="00693568" w14:paraId="3A361A93" w14:textId="11C9B201" w:rsidTr="00803A8B">
        <w:trPr>
          <w:del w:id="4407" w:author="Dr Mamadou SANOGO" w:date="2023-10-27T11:25:00Z"/>
          <w:trPrChange w:id="4408" w:author="Dr Mamadou SANOGO" w:date="2023-10-27T23:03:00Z">
            <w:trPr>
              <w:gridAfter w:val="0"/>
            </w:trPr>
          </w:trPrChange>
        </w:trPr>
        <w:tc>
          <w:tcPr>
            <w:tcW w:w="5807" w:type="dxa"/>
            <w:tcPrChange w:id="4409" w:author="Dr Mamadou SANOGO" w:date="2023-10-27T23:03:00Z">
              <w:tcPr>
                <w:tcW w:w="5807" w:type="dxa"/>
              </w:tcPr>
            </w:tcPrChange>
          </w:tcPr>
          <w:p w14:paraId="6F0AE448" w14:textId="3126B038" w:rsidR="00803A8B" w:rsidRPr="007A4AFC" w:rsidDel="00693568" w:rsidRDefault="00803A8B" w:rsidP="00972E19">
            <w:pPr>
              <w:spacing w:line="240" w:lineRule="auto"/>
              <w:rPr>
                <w:del w:id="4410" w:author="Dr Mamadou SANOGO" w:date="2023-10-27T11:25:00Z"/>
                <w:color w:val="000000" w:themeColor="text1"/>
                <w:rPrChange w:id="4411" w:author="Dr Mamadou SANOGO" w:date="2023-10-25T18:15:00Z">
                  <w:rPr>
                    <w:del w:id="4412" w:author="Dr Mamadou SANOGO" w:date="2023-10-27T11:25:00Z"/>
                  </w:rPr>
                </w:rPrChange>
              </w:rPr>
            </w:pPr>
            <w:del w:id="4413" w:author="Dr Mamadou SANOGO" w:date="2023-10-27T11:25:00Z">
              <w:r w:rsidRPr="007A4AFC" w:rsidDel="00693568">
                <w:rPr>
                  <w:color w:val="000000" w:themeColor="text1"/>
                  <w:rPrChange w:id="4414" w:author="Dr Mamadou SANOGO" w:date="2023-10-25T18:15:00Z">
                    <w:rPr/>
                  </w:rPrChange>
                </w:rPr>
                <w:delText>Nbr. d’heures de TD</w:delText>
              </w:r>
            </w:del>
          </w:p>
        </w:tc>
        <w:tc>
          <w:tcPr>
            <w:tcW w:w="1276" w:type="dxa"/>
            <w:tcPrChange w:id="4415" w:author="Dr Mamadou SANOGO" w:date="2023-10-27T23:03:00Z">
              <w:tcPr>
                <w:tcW w:w="1134" w:type="dxa"/>
              </w:tcPr>
            </w:tcPrChange>
          </w:tcPr>
          <w:p w14:paraId="6442E624"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16" w:author="Dr Mamadou SANOGO" w:date="2023-10-27T23:03:00Z">
              <w:tcPr>
                <w:tcW w:w="1134" w:type="dxa"/>
                <w:gridSpan w:val="2"/>
                <w:vAlign w:val="bottom"/>
              </w:tcPr>
            </w:tcPrChange>
          </w:tcPr>
          <w:p w14:paraId="0FE488B5" w14:textId="1D4E69F0" w:rsidR="00803A8B" w:rsidRPr="007A4AFC" w:rsidDel="00693568" w:rsidRDefault="00803A8B" w:rsidP="00972E19">
            <w:pPr>
              <w:spacing w:line="240" w:lineRule="auto"/>
              <w:jc w:val="center"/>
              <w:rPr>
                <w:del w:id="4417" w:author="Dr Mamadou SANOGO" w:date="2023-10-27T11:25:00Z"/>
                <w:color w:val="000000" w:themeColor="text1"/>
                <w:rPrChange w:id="4418" w:author="Dr Mamadou SANOGO" w:date="2023-10-25T18:15:00Z">
                  <w:rPr>
                    <w:del w:id="4419" w:author="Dr Mamadou SANOGO" w:date="2023-10-27T11:25:00Z"/>
                  </w:rPr>
                </w:rPrChange>
              </w:rPr>
            </w:pPr>
            <w:del w:id="4420" w:author="Dr Mamadou SANOGO" w:date="2023-10-27T11:25:00Z">
              <w:r w:rsidRPr="007A4AFC" w:rsidDel="00693568">
                <w:rPr>
                  <w:color w:val="000000" w:themeColor="text1"/>
                  <w:rPrChange w:id="4421" w:author="Dr Mamadou SANOGO" w:date="2023-10-25T18:15:00Z">
                    <w:rPr/>
                  </w:rPrChange>
                </w:rPr>
                <w:delText>480</w:delText>
              </w:r>
            </w:del>
          </w:p>
        </w:tc>
        <w:tc>
          <w:tcPr>
            <w:tcW w:w="1275" w:type="dxa"/>
            <w:vAlign w:val="bottom"/>
            <w:tcPrChange w:id="4422" w:author="Dr Mamadou SANOGO" w:date="2023-10-27T23:03:00Z">
              <w:tcPr>
                <w:tcW w:w="1134" w:type="dxa"/>
                <w:gridSpan w:val="2"/>
                <w:vAlign w:val="bottom"/>
              </w:tcPr>
            </w:tcPrChange>
          </w:tcPr>
          <w:p w14:paraId="4D5D469E" w14:textId="0FD6D82E" w:rsidR="00803A8B" w:rsidRPr="007A4AFC" w:rsidDel="00693568" w:rsidRDefault="00803A8B" w:rsidP="00972E19">
            <w:pPr>
              <w:spacing w:line="240" w:lineRule="auto"/>
              <w:jc w:val="center"/>
              <w:rPr>
                <w:del w:id="4423" w:author="Dr Mamadou SANOGO" w:date="2023-10-27T11:25:00Z"/>
                <w:color w:val="000000" w:themeColor="text1"/>
                <w:rPrChange w:id="4424" w:author="Dr Mamadou SANOGO" w:date="2023-10-25T18:15:00Z">
                  <w:rPr>
                    <w:del w:id="4425" w:author="Dr Mamadou SANOGO" w:date="2023-10-27T11:25:00Z"/>
                  </w:rPr>
                </w:rPrChange>
              </w:rPr>
            </w:pPr>
            <w:del w:id="4426" w:author="Dr Mamadou SANOGO" w:date="2023-10-27T11:25:00Z">
              <w:r w:rsidRPr="007A4AFC" w:rsidDel="00693568">
                <w:rPr>
                  <w:color w:val="000000" w:themeColor="text1"/>
                  <w:rPrChange w:id="4427" w:author="Dr Mamadou SANOGO" w:date="2023-10-25T18:15:00Z">
                    <w:rPr/>
                  </w:rPrChange>
                </w:rPr>
                <w:delText>230</w:delText>
              </w:r>
            </w:del>
          </w:p>
        </w:tc>
        <w:tc>
          <w:tcPr>
            <w:tcW w:w="851" w:type="dxa"/>
            <w:shd w:val="clear" w:color="auto" w:fill="D9D9D9" w:themeFill="background1" w:themeFillShade="D9"/>
            <w:vAlign w:val="bottom"/>
            <w:tcPrChange w:id="4428" w:author="Dr Mamadou SANOGO" w:date="2023-10-27T23:03:00Z">
              <w:tcPr>
                <w:tcW w:w="992" w:type="dxa"/>
                <w:gridSpan w:val="2"/>
                <w:shd w:val="clear" w:color="auto" w:fill="D9D9D9" w:themeFill="background1" w:themeFillShade="D9"/>
                <w:vAlign w:val="bottom"/>
              </w:tcPr>
            </w:tcPrChange>
          </w:tcPr>
          <w:p w14:paraId="3A967C94" w14:textId="4030235E" w:rsidR="00803A8B" w:rsidRPr="007A4AFC" w:rsidDel="00693568" w:rsidRDefault="00803A8B" w:rsidP="00972E19">
            <w:pPr>
              <w:spacing w:line="240" w:lineRule="auto"/>
              <w:jc w:val="center"/>
              <w:rPr>
                <w:del w:id="4429" w:author="Dr Mamadou SANOGO" w:date="2023-10-27T11:25:00Z"/>
                <w:b/>
                <w:color w:val="000000" w:themeColor="text1"/>
                <w:rPrChange w:id="4430" w:author="Dr Mamadou SANOGO" w:date="2023-10-25T18:15:00Z">
                  <w:rPr>
                    <w:del w:id="4431" w:author="Dr Mamadou SANOGO" w:date="2023-10-27T11:25:00Z"/>
                    <w:b/>
                  </w:rPr>
                </w:rPrChange>
              </w:rPr>
            </w:pPr>
            <w:del w:id="4432" w:author="Dr Mamadou SANOGO" w:date="2023-10-27T11:25:00Z">
              <w:r w:rsidRPr="007A4AFC" w:rsidDel="00693568">
                <w:rPr>
                  <w:b/>
                  <w:color w:val="000000" w:themeColor="text1"/>
                  <w:rPrChange w:id="4433" w:author="Dr Mamadou SANOGO" w:date="2023-10-25T18:15:00Z">
                    <w:rPr>
                      <w:b/>
                    </w:rPr>
                  </w:rPrChange>
                </w:rPr>
                <w:delText>710</w:delText>
              </w:r>
            </w:del>
          </w:p>
        </w:tc>
      </w:tr>
      <w:tr w:rsidR="00803A8B" w:rsidRPr="007A4AFC" w:rsidDel="00693568" w14:paraId="3519B0BF" w14:textId="3ECDE0CC" w:rsidTr="00803A8B">
        <w:trPr>
          <w:del w:id="4434" w:author="Dr Mamadou SANOGO" w:date="2023-10-27T11:25:00Z"/>
          <w:trPrChange w:id="4435" w:author="Dr Mamadou SANOGO" w:date="2023-10-27T23:03:00Z">
            <w:trPr>
              <w:gridAfter w:val="0"/>
            </w:trPr>
          </w:trPrChange>
        </w:trPr>
        <w:tc>
          <w:tcPr>
            <w:tcW w:w="5807" w:type="dxa"/>
            <w:tcPrChange w:id="4436" w:author="Dr Mamadou SANOGO" w:date="2023-10-27T23:03:00Z">
              <w:tcPr>
                <w:tcW w:w="5807" w:type="dxa"/>
              </w:tcPr>
            </w:tcPrChange>
          </w:tcPr>
          <w:p w14:paraId="48A646F4" w14:textId="01BE9693" w:rsidR="00803A8B" w:rsidRPr="007A4AFC" w:rsidDel="00693568" w:rsidRDefault="00803A8B" w:rsidP="00972E19">
            <w:pPr>
              <w:spacing w:line="240" w:lineRule="auto"/>
              <w:rPr>
                <w:del w:id="4437" w:author="Dr Mamadou SANOGO" w:date="2023-10-27T11:25:00Z"/>
                <w:color w:val="000000" w:themeColor="text1"/>
                <w:rPrChange w:id="4438" w:author="Dr Mamadou SANOGO" w:date="2023-10-25T18:15:00Z">
                  <w:rPr>
                    <w:del w:id="4439" w:author="Dr Mamadou SANOGO" w:date="2023-10-27T11:25:00Z"/>
                  </w:rPr>
                </w:rPrChange>
              </w:rPr>
            </w:pPr>
            <w:del w:id="4440" w:author="Dr Mamadou SANOGO" w:date="2023-10-27T11:25:00Z">
              <w:r w:rsidRPr="007A4AFC" w:rsidDel="00693568">
                <w:rPr>
                  <w:color w:val="000000" w:themeColor="text1"/>
                  <w:rPrChange w:id="4441" w:author="Dr Mamadou SANOGO" w:date="2023-10-25T18:15:00Z">
                    <w:rPr/>
                  </w:rPrChange>
                </w:rPr>
                <w:delText>Nbr. d’heures de TP</w:delText>
              </w:r>
            </w:del>
          </w:p>
        </w:tc>
        <w:tc>
          <w:tcPr>
            <w:tcW w:w="1276" w:type="dxa"/>
            <w:tcPrChange w:id="4442" w:author="Dr Mamadou SANOGO" w:date="2023-10-27T23:03:00Z">
              <w:tcPr>
                <w:tcW w:w="1134" w:type="dxa"/>
              </w:tcPr>
            </w:tcPrChange>
          </w:tcPr>
          <w:p w14:paraId="5DF4328C"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43" w:author="Dr Mamadou SANOGO" w:date="2023-10-27T23:03:00Z">
              <w:tcPr>
                <w:tcW w:w="1134" w:type="dxa"/>
                <w:gridSpan w:val="2"/>
                <w:vAlign w:val="bottom"/>
              </w:tcPr>
            </w:tcPrChange>
          </w:tcPr>
          <w:p w14:paraId="2DFCD868" w14:textId="7583D7A1" w:rsidR="00803A8B" w:rsidRPr="007A4AFC" w:rsidDel="00693568" w:rsidRDefault="00803A8B" w:rsidP="00972E19">
            <w:pPr>
              <w:spacing w:line="240" w:lineRule="auto"/>
              <w:jc w:val="center"/>
              <w:rPr>
                <w:del w:id="4444" w:author="Dr Mamadou SANOGO" w:date="2023-10-27T11:25:00Z"/>
                <w:color w:val="000000" w:themeColor="text1"/>
                <w:rPrChange w:id="4445" w:author="Dr Mamadou SANOGO" w:date="2023-10-25T18:15:00Z">
                  <w:rPr>
                    <w:del w:id="4446" w:author="Dr Mamadou SANOGO" w:date="2023-10-27T11:25:00Z"/>
                  </w:rPr>
                </w:rPrChange>
              </w:rPr>
            </w:pPr>
            <w:del w:id="4447" w:author="Dr Mamadou SANOGO" w:date="2023-10-27T11:25:00Z">
              <w:r w:rsidRPr="007A4AFC" w:rsidDel="00693568">
                <w:rPr>
                  <w:color w:val="000000" w:themeColor="text1"/>
                  <w:rPrChange w:id="4448" w:author="Dr Mamadou SANOGO" w:date="2023-10-25T18:15:00Z">
                    <w:rPr/>
                  </w:rPrChange>
                </w:rPr>
                <w:delText>150</w:delText>
              </w:r>
            </w:del>
          </w:p>
        </w:tc>
        <w:tc>
          <w:tcPr>
            <w:tcW w:w="1275" w:type="dxa"/>
            <w:vAlign w:val="bottom"/>
            <w:tcPrChange w:id="4449" w:author="Dr Mamadou SANOGO" w:date="2023-10-27T23:03:00Z">
              <w:tcPr>
                <w:tcW w:w="1134" w:type="dxa"/>
                <w:gridSpan w:val="2"/>
                <w:vAlign w:val="bottom"/>
              </w:tcPr>
            </w:tcPrChange>
          </w:tcPr>
          <w:p w14:paraId="5806D87C" w14:textId="1CEC345A" w:rsidR="00803A8B" w:rsidRPr="007A4AFC" w:rsidDel="00693568" w:rsidRDefault="00803A8B" w:rsidP="00972E19">
            <w:pPr>
              <w:spacing w:line="240" w:lineRule="auto"/>
              <w:jc w:val="center"/>
              <w:rPr>
                <w:del w:id="4450" w:author="Dr Mamadou SANOGO" w:date="2023-10-27T11:25:00Z"/>
                <w:color w:val="000000" w:themeColor="text1"/>
                <w:rPrChange w:id="4451" w:author="Dr Mamadou SANOGO" w:date="2023-10-25T18:15:00Z">
                  <w:rPr>
                    <w:del w:id="4452" w:author="Dr Mamadou SANOGO" w:date="2023-10-27T11:25:00Z"/>
                  </w:rPr>
                </w:rPrChange>
              </w:rPr>
            </w:pPr>
            <w:del w:id="4453" w:author="Dr Mamadou SANOGO" w:date="2023-10-27T11:25:00Z">
              <w:r w:rsidRPr="007A4AFC" w:rsidDel="00693568">
                <w:rPr>
                  <w:color w:val="000000" w:themeColor="text1"/>
                  <w:rPrChange w:id="4454" w:author="Dr Mamadou SANOGO" w:date="2023-10-25T18:15:00Z">
                    <w:rPr/>
                  </w:rPrChange>
                </w:rPr>
                <w:delText>70</w:delText>
              </w:r>
            </w:del>
          </w:p>
        </w:tc>
        <w:tc>
          <w:tcPr>
            <w:tcW w:w="851" w:type="dxa"/>
            <w:shd w:val="clear" w:color="auto" w:fill="D9D9D9" w:themeFill="background1" w:themeFillShade="D9"/>
            <w:vAlign w:val="bottom"/>
            <w:tcPrChange w:id="4455" w:author="Dr Mamadou SANOGO" w:date="2023-10-27T23:03:00Z">
              <w:tcPr>
                <w:tcW w:w="992" w:type="dxa"/>
                <w:gridSpan w:val="2"/>
                <w:shd w:val="clear" w:color="auto" w:fill="D9D9D9" w:themeFill="background1" w:themeFillShade="D9"/>
                <w:vAlign w:val="bottom"/>
              </w:tcPr>
            </w:tcPrChange>
          </w:tcPr>
          <w:p w14:paraId="73523DCC" w14:textId="2CA1307C" w:rsidR="00803A8B" w:rsidRPr="007A4AFC" w:rsidDel="00693568" w:rsidRDefault="00803A8B" w:rsidP="00972E19">
            <w:pPr>
              <w:spacing w:line="240" w:lineRule="auto"/>
              <w:jc w:val="center"/>
              <w:rPr>
                <w:del w:id="4456" w:author="Dr Mamadou SANOGO" w:date="2023-10-27T11:25:00Z"/>
                <w:b/>
                <w:color w:val="000000" w:themeColor="text1"/>
                <w:rPrChange w:id="4457" w:author="Dr Mamadou SANOGO" w:date="2023-10-25T18:15:00Z">
                  <w:rPr>
                    <w:del w:id="4458" w:author="Dr Mamadou SANOGO" w:date="2023-10-27T11:25:00Z"/>
                    <w:b/>
                  </w:rPr>
                </w:rPrChange>
              </w:rPr>
            </w:pPr>
            <w:del w:id="4459" w:author="Dr Mamadou SANOGO" w:date="2023-10-27T11:25:00Z">
              <w:r w:rsidRPr="007A4AFC" w:rsidDel="00693568">
                <w:rPr>
                  <w:b/>
                  <w:color w:val="000000" w:themeColor="text1"/>
                  <w:rPrChange w:id="4460" w:author="Dr Mamadou SANOGO" w:date="2023-10-25T18:15:00Z">
                    <w:rPr>
                      <w:b/>
                    </w:rPr>
                  </w:rPrChange>
                </w:rPr>
                <w:delText>220</w:delText>
              </w:r>
            </w:del>
          </w:p>
        </w:tc>
      </w:tr>
      <w:tr w:rsidR="00803A8B" w:rsidRPr="007A4AFC" w:rsidDel="00693568" w14:paraId="1A760318" w14:textId="240256F4" w:rsidTr="00803A8B">
        <w:trPr>
          <w:del w:id="4461" w:author="Dr Mamadou SANOGO" w:date="2023-10-27T11:25:00Z"/>
          <w:trPrChange w:id="4462" w:author="Dr Mamadou SANOGO" w:date="2023-10-27T23:03:00Z">
            <w:trPr>
              <w:gridAfter w:val="0"/>
            </w:trPr>
          </w:trPrChange>
        </w:trPr>
        <w:tc>
          <w:tcPr>
            <w:tcW w:w="5807" w:type="dxa"/>
            <w:tcPrChange w:id="4463" w:author="Dr Mamadou SANOGO" w:date="2023-10-27T23:03:00Z">
              <w:tcPr>
                <w:tcW w:w="5807" w:type="dxa"/>
              </w:tcPr>
            </w:tcPrChange>
          </w:tcPr>
          <w:p w14:paraId="359E701F" w14:textId="7B35C8D6" w:rsidR="00803A8B" w:rsidRPr="007A4AFC" w:rsidDel="00693568" w:rsidRDefault="00803A8B" w:rsidP="0047574A">
            <w:pPr>
              <w:spacing w:line="240" w:lineRule="auto"/>
              <w:rPr>
                <w:del w:id="4464" w:author="Dr Mamadou SANOGO" w:date="2023-10-27T11:25:00Z"/>
                <w:color w:val="000000" w:themeColor="text1"/>
                <w:rPrChange w:id="4465" w:author="Dr Mamadou SANOGO" w:date="2023-10-25T18:15:00Z">
                  <w:rPr>
                    <w:del w:id="4466" w:author="Dr Mamadou SANOGO" w:date="2023-10-27T11:25:00Z"/>
                  </w:rPr>
                </w:rPrChange>
              </w:rPr>
            </w:pPr>
            <w:del w:id="4467" w:author="Dr Mamadou SANOGO" w:date="2023-10-27T11:25:00Z">
              <w:r w:rsidRPr="007A4AFC" w:rsidDel="00693568">
                <w:rPr>
                  <w:color w:val="000000" w:themeColor="text1"/>
                  <w:rPrChange w:id="4468" w:author="Dr Mamadou SANOGO" w:date="2023-10-25T18:15:00Z">
                    <w:rPr/>
                  </w:rPrChange>
                </w:rPr>
                <w:delText>Nbr. de crédits affectés aux projets tutorés, stages et mémoires</w:delText>
              </w:r>
            </w:del>
          </w:p>
        </w:tc>
        <w:tc>
          <w:tcPr>
            <w:tcW w:w="1276" w:type="dxa"/>
            <w:tcPrChange w:id="4469" w:author="Dr Mamadou SANOGO" w:date="2023-10-27T23:03:00Z">
              <w:tcPr>
                <w:tcW w:w="1134" w:type="dxa"/>
              </w:tcPr>
            </w:tcPrChange>
          </w:tcPr>
          <w:p w14:paraId="5B2C810E"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470" w:author="Dr Mamadou SANOGO" w:date="2023-10-27T23:03:00Z">
              <w:tcPr>
                <w:tcW w:w="1134" w:type="dxa"/>
                <w:gridSpan w:val="2"/>
                <w:vAlign w:val="center"/>
              </w:tcPr>
            </w:tcPrChange>
          </w:tcPr>
          <w:p w14:paraId="1A401BD9" w14:textId="7C4416D2" w:rsidR="00803A8B" w:rsidRPr="007A4AFC" w:rsidDel="00693568" w:rsidRDefault="00803A8B" w:rsidP="0047574A">
            <w:pPr>
              <w:spacing w:line="240" w:lineRule="auto"/>
              <w:jc w:val="center"/>
              <w:rPr>
                <w:del w:id="4471" w:author="Dr Mamadou SANOGO" w:date="2023-10-27T11:25:00Z"/>
                <w:color w:val="000000" w:themeColor="text1"/>
                <w:rPrChange w:id="4472" w:author="Dr Mamadou SANOGO" w:date="2023-10-25T18:15:00Z">
                  <w:rPr>
                    <w:del w:id="4473" w:author="Dr Mamadou SANOGO" w:date="2023-10-27T11:25:00Z"/>
                  </w:rPr>
                </w:rPrChange>
              </w:rPr>
            </w:pPr>
            <w:del w:id="4474" w:author="Dr Mamadou SANOGO" w:date="2023-10-27T11:25:00Z">
              <w:r w:rsidRPr="007A4AFC" w:rsidDel="00693568">
                <w:rPr>
                  <w:color w:val="000000" w:themeColor="text1"/>
                  <w:rPrChange w:id="4475" w:author="Dr Mamadou SANOGO" w:date="2023-10-25T18:15:00Z">
                    <w:rPr/>
                  </w:rPrChange>
                </w:rPr>
                <w:delText>14</w:delText>
              </w:r>
            </w:del>
          </w:p>
        </w:tc>
        <w:tc>
          <w:tcPr>
            <w:tcW w:w="1275" w:type="dxa"/>
            <w:vAlign w:val="center"/>
            <w:tcPrChange w:id="4476" w:author="Dr Mamadou SANOGO" w:date="2023-10-27T23:03:00Z">
              <w:tcPr>
                <w:tcW w:w="1134" w:type="dxa"/>
                <w:gridSpan w:val="2"/>
                <w:vAlign w:val="center"/>
              </w:tcPr>
            </w:tcPrChange>
          </w:tcPr>
          <w:p w14:paraId="28790B5B" w14:textId="53857B6B" w:rsidR="00803A8B" w:rsidRPr="007A4AFC" w:rsidDel="00693568" w:rsidRDefault="00803A8B" w:rsidP="0047574A">
            <w:pPr>
              <w:spacing w:line="240" w:lineRule="auto"/>
              <w:jc w:val="center"/>
              <w:rPr>
                <w:del w:id="4477" w:author="Dr Mamadou SANOGO" w:date="2023-10-27T11:25:00Z"/>
                <w:color w:val="000000" w:themeColor="text1"/>
                <w:rPrChange w:id="4478" w:author="Dr Mamadou SANOGO" w:date="2023-10-25T18:15:00Z">
                  <w:rPr>
                    <w:del w:id="4479" w:author="Dr Mamadou SANOGO" w:date="2023-10-27T11:25:00Z"/>
                  </w:rPr>
                </w:rPrChange>
              </w:rPr>
            </w:pPr>
            <w:del w:id="4480" w:author="Dr Mamadou SANOGO" w:date="2023-10-27T11:25:00Z">
              <w:r w:rsidRPr="007A4AFC" w:rsidDel="00693568">
                <w:rPr>
                  <w:color w:val="000000" w:themeColor="text1"/>
                  <w:rPrChange w:id="4481" w:author="Dr Mamadou SANOGO" w:date="2023-10-25T18:15:00Z">
                    <w:rPr/>
                  </w:rPrChange>
                </w:rPr>
                <w:delText>22</w:delText>
              </w:r>
            </w:del>
          </w:p>
        </w:tc>
        <w:tc>
          <w:tcPr>
            <w:tcW w:w="851" w:type="dxa"/>
            <w:shd w:val="clear" w:color="auto" w:fill="D9D9D9" w:themeFill="background1" w:themeFillShade="D9"/>
            <w:vAlign w:val="center"/>
            <w:tcPrChange w:id="4482" w:author="Dr Mamadou SANOGO" w:date="2023-10-27T23:03:00Z">
              <w:tcPr>
                <w:tcW w:w="992" w:type="dxa"/>
                <w:gridSpan w:val="2"/>
                <w:shd w:val="clear" w:color="auto" w:fill="D9D9D9" w:themeFill="background1" w:themeFillShade="D9"/>
                <w:vAlign w:val="center"/>
              </w:tcPr>
            </w:tcPrChange>
          </w:tcPr>
          <w:p w14:paraId="390BF2FF" w14:textId="42DC99BA" w:rsidR="00803A8B" w:rsidRPr="007A4AFC" w:rsidDel="00693568" w:rsidRDefault="00803A8B" w:rsidP="0047574A">
            <w:pPr>
              <w:spacing w:line="240" w:lineRule="auto"/>
              <w:jc w:val="center"/>
              <w:rPr>
                <w:del w:id="4483" w:author="Dr Mamadou SANOGO" w:date="2023-10-27T11:25:00Z"/>
                <w:b/>
                <w:color w:val="000000" w:themeColor="text1"/>
                <w:rPrChange w:id="4484" w:author="Dr Mamadou SANOGO" w:date="2023-10-25T18:15:00Z">
                  <w:rPr>
                    <w:del w:id="4485" w:author="Dr Mamadou SANOGO" w:date="2023-10-27T11:25:00Z"/>
                    <w:b/>
                  </w:rPr>
                </w:rPrChange>
              </w:rPr>
            </w:pPr>
            <w:del w:id="4486" w:author="Dr Mamadou SANOGO" w:date="2023-10-27T11:25:00Z">
              <w:r w:rsidRPr="007A4AFC" w:rsidDel="00693568">
                <w:rPr>
                  <w:b/>
                  <w:color w:val="000000" w:themeColor="text1"/>
                  <w:rPrChange w:id="4487" w:author="Dr Mamadou SANOGO" w:date="2023-10-25T18:15:00Z">
                    <w:rPr>
                      <w:b/>
                    </w:rPr>
                  </w:rPrChange>
                </w:rPr>
                <w:delText>36</w:delText>
              </w:r>
            </w:del>
          </w:p>
        </w:tc>
      </w:tr>
      <w:tr w:rsidR="00803A8B" w:rsidRPr="007A4AFC" w:rsidDel="00693568" w14:paraId="44026838" w14:textId="1701334A" w:rsidTr="00803A8B">
        <w:trPr>
          <w:del w:id="4488" w:author="Dr Mamadou SANOGO" w:date="2023-10-27T11:25:00Z"/>
          <w:trPrChange w:id="4489" w:author="Dr Mamadou SANOGO" w:date="2023-10-27T23:03:00Z">
            <w:trPr>
              <w:gridAfter w:val="0"/>
            </w:trPr>
          </w:trPrChange>
        </w:trPr>
        <w:tc>
          <w:tcPr>
            <w:tcW w:w="5807" w:type="dxa"/>
            <w:tcPrChange w:id="4490" w:author="Dr Mamadou SANOGO" w:date="2023-10-27T23:03:00Z">
              <w:tcPr>
                <w:tcW w:w="5807" w:type="dxa"/>
              </w:tcPr>
            </w:tcPrChange>
          </w:tcPr>
          <w:p w14:paraId="3C617D1F" w14:textId="08CE9514" w:rsidR="00803A8B" w:rsidRPr="007A4AFC" w:rsidDel="00693568" w:rsidRDefault="00803A8B" w:rsidP="0047574A">
            <w:pPr>
              <w:spacing w:line="240" w:lineRule="auto"/>
              <w:rPr>
                <w:del w:id="4491" w:author="Dr Mamadou SANOGO" w:date="2023-10-27T11:25:00Z"/>
                <w:color w:val="000000" w:themeColor="text1"/>
                <w:rPrChange w:id="4492" w:author="Dr Mamadou SANOGO" w:date="2023-10-25T18:15:00Z">
                  <w:rPr>
                    <w:del w:id="4493" w:author="Dr Mamadou SANOGO" w:date="2023-10-27T11:25:00Z"/>
                  </w:rPr>
                </w:rPrChange>
              </w:rPr>
            </w:pPr>
            <w:del w:id="4494" w:author="Dr Mamadou SANOGO" w:date="2023-10-27T11:25:00Z">
              <w:r w:rsidRPr="007A4AFC" w:rsidDel="00693568">
                <w:rPr>
                  <w:color w:val="000000" w:themeColor="text1"/>
                  <w:rPrChange w:id="4495" w:author="Dr Mamadou SANOGO" w:date="2023-10-25T18:15:00Z">
                    <w:rPr/>
                  </w:rPrChange>
                </w:rPr>
                <w:delText>Nbr. de crédits affectés à l’apprentissage des langues</w:delText>
              </w:r>
            </w:del>
          </w:p>
        </w:tc>
        <w:tc>
          <w:tcPr>
            <w:tcW w:w="1276" w:type="dxa"/>
            <w:tcPrChange w:id="4496" w:author="Dr Mamadou SANOGO" w:date="2023-10-27T23:03:00Z">
              <w:tcPr>
                <w:tcW w:w="1134" w:type="dxa"/>
              </w:tcPr>
            </w:tcPrChange>
          </w:tcPr>
          <w:p w14:paraId="5A02EE63"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497" w:author="Dr Mamadou SANOGO" w:date="2023-10-27T23:03:00Z">
              <w:tcPr>
                <w:tcW w:w="1134" w:type="dxa"/>
                <w:gridSpan w:val="2"/>
                <w:vAlign w:val="center"/>
              </w:tcPr>
            </w:tcPrChange>
          </w:tcPr>
          <w:p w14:paraId="0309DA18" w14:textId="555FDF36" w:rsidR="00803A8B" w:rsidRPr="007A4AFC" w:rsidDel="00693568" w:rsidRDefault="00803A8B" w:rsidP="0047574A">
            <w:pPr>
              <w:spacing w:line="240" w:lineRule="auto"/>
              <w:jc w:val="center"/>
              <w:rPr>
                <w:del w:id="4498" w:author="Dr Mamadou SANOGO" w:date="2023-10-27T11:25:00Z"/>
                <w:color w:val="000000" w:themeColor="text1"/>
                <w:rPrChange w:id="4499" w:author="Dr Mamadou SANOGO" w:date="2023-10-25T18:15:00Z">
                  <w:rPr>
                    <w:del w:id="4500" w:author="Dr Mamadou SANOGO" w:date="2023-10-27T11:25:00Z"/>
                  </w:rPr>
                </w:rPrChange>
              </w:rPr>
            </w:pPr>
            <w:del w:id="4501" w:author="Dr Mamadou SANOGO" w:date="2023-10-27T11:25:00Z">
              <w:r w:rsidRPr="007A4AFC" w:rsidDel="00693568">
                <w:rPr>
                  <w:color w:val="000000" w:themeColor="text1"/>
                  <w:rPrChange w:id="4502" w:author="Dr Mamadou SANOGO" w:date="2023-10-25T18:15:00Z">
                    <w:rPr/>
                  </w:rPrChange>
                </w:rPr>
                <w:delText>6</w:delText>
              </w:r>
            </w:del>
          </w:p>
        </w:tc>
        <w:tc>
          <w:tcPr>
            <w:tcW w:w="1275" w:type="dxa"/>
            <w:vAlign w:val="center"/>
            <w:tcPrChange w:id="4503" w:author="Dr Mamadou SANOGO" w:date="2023-10-27T23:03:00Z">
              <w:tcPr>
                <w:tcW w:w="1134" w:type="dxa"/>
                <w:gridSpan w:val="2"/>
                <w:vAlign w:val="center"/>
              </w:tcPr>
            </w:tcPrChange>
          </w:tcPr>
          <w:p w14:paraId="2C00774D" w14:textId="5C0182C4" w:rsidR="00803A8B" w:rsidRPr="007A4AFC" w:rsidDel="00693568" w:rsidRDefault="00803A8B" w:rsidP="0047574A">
            <w:pPr>
              <w:spacing w:line="240" w:lineRule="auto"/>
              <w:jc w:val="center"/>
              <w:rPr>
                <w:del w:id="4504" w:author="Dr Mamadou SANOGO" w:date="2023-10-27T11:25:00Z"/>
                <w:color w:val="000000" w:themeColor="text1"/>
                <w:rPrChange w:id="4505" w:author="Dr Mamadou SANOGO" w:date="2023-10-25T18:15:00Z">
                  <w:rPr>
                    <w:del w:id="4506" w:author="Dr Mamadou SANOGO" w:date="2023-10-27T11:25:00Z"/>
                  </w:rPr>
                </w:rPrChange>
              </w:rPr>
            </w:pPr>
            <w:del w:id="4507" w:author="Dr Mamadou SANOGO" w:date="2023-10-27T11:25:00Z">
              <w:r w:rsidRPr="007A4AFC" w:rsidDel="00693568">
                <w:rPr>
                  <w:color w:val="000000" w:themeColor="text1"/>
                  <w:rPrChange w:id="4508" w:author="Dr Mamadou SANOGO" w:date="2023-10-25T18:15:00Z">
                    <w:rPr/>
                  </w:rPrChange>
                </w:rPr>
                <w:delText>0</w:delText>
              </w:r>
            </w:del>
          </w:p>
        </w:tc>
        <w:tc>
          <w:tcPr>
            <w:tcW w:w="851" w:type="dxa"/>
            <w:shd w:val="clear" w:color="auto" w:fill="D9D9D9" w:themeFill="background1" w:themeFillShade="D9"/>
            <w:vAlign w:val="center"/>
            <w:tcPrChange w:id="4509" w:author="Dr Mamadou SANOGO" w:date="2023-10-27T23:03:00Z">
              <w:tcPr>
                <w:tcW w:w="992" w:type="dxa"/>
                <w:gridSpan w:val="2"/>
                <w:shd w:val="clear" w:color="auto" w:fill="D9D9D9" w:themeFill="background1" w:themeFillShade="D9"/>
                <w:vAlign w:val="center"/>
              </w:tcPr>
            </w:tcPrChange>
          </w:tcPr>
          <w:p w14:paraId="3F629532" w14:textId="410279A3" w:rsidR="00803A8B" w:rsidRPr="007A4AFC" w:rsidDel="00693568" w:rsidRDefault="00803A8B" w:rsidP="0047574A">
            <w:pPr>
              <w:spacing w:line="240" w:lineRule="auto"/>
              <w:jc w:val="center"/>
              <w:rPr>
                <w:del w:id="4510" w:author="Dr Mamadou SANOGO" w:date="2023-10-27T11:25:00Z"/>
                <w:b/>
                <w:color w:val="000000" w:themeColor="text1"/>
                <w:rPrChange w:id="4511" w:author="Dr Mamadou SANOGO" w:date="2023-10-25T18:15:00Z">
                  <w:rPr>
                    <w:del w:id="4512" w:author="Dr Mamadou SANOGO" w:date="2023-10-27T11:25:00Z"/>
                    <w:b/>
                  </w:rPr>
                </w:rPrChange>
              </w:rPr>
            </w:pPr>
            <w:del w:id="4513" w:author="Dr Mamadou SANOGO" w:date="2023-10-27T11:25:00Z">
              <w:r w:rsidRPr="007A4AFC" w:rsidDel="00693568">
                <w:rPr>
                  <w:b/>
                  <w:color w:val="000000" w:themeColor="text1"/>
                  <w:rPrChange w:id="4514" w:author="Dr Mamadou SANOGO" w:date="2023-10-25T18:15:00Z">
                    <w:rPr>
                      <w:b/>
                    </w:rPr>
                  </w:rPrChange>
                </w:rPr>
                <w:delText>6</w:delText>
              </w:r>
            </w:del>
          </w:p>
        </w:tc>
      </w:tr>
      <w:tr w:rsidR="00803A8B" w:rsidRPr="007A4AFC" w:rsidDel="00693568" w14:paraId="49C1669D" w14:textId="5A6521C8" w:rsidTr="00803A8B">
        <w:trPr>
          <w:del w:id="4515" w:author="Dr Mamadou SANOGO" w:date="2023-10-27T11:25:00Z"/>
          <w:trPrChange w:id="4516" w:author="Dr Mamadou SANOGO" w:date="2023-10-27T23:03:00Z">
            <w:trPr>
              <w:gridAfter w:val="0"/>
            </w:trPr>
          </w:trPrChange>
        </w:trPr>
        <w:tc>
          <w:tcPr>
            <w:tcW w:w="5807" w:type="dxa"/>
            <w:tcPrChange w:id="4517" w:author="Dr Mamadou SANOGO" w:date="2023-10-27T23:03:00Z">
              <w:tcPr>
                <w:tcW w:w="5807" w:type="dxa"/>
              </w:tcPr>
            </w:tcPrChange>
          </w:tcPr>
          <w:p w14:paraId="2B650A01" w14:textId="241965E4" w:rsidR="00803A8B" w:rsidRPr="007A4AFC" w:rsidDel="00693568" w:rsidRDefault="00803A8B" w:rsidP="0047574A">
            <w:pPr>
              <w:spacing w:line="240" w:lineRule="auto"/>
              <w:rPr>
                <w:del w:id="4518" w:author="Dr Mamadou SANOGO" w:date="2023-10-27T11:25:00Z"/>
                <w:color w:val="000000" w:themeColor="text1"/>
                <w:rPrChange w:id="4519" w:author="Dr Mamadou SANOGO" w:date="2023-10-25T18:15:00Z">
                  <w:rPr>
                    <w:del w:id="4520" w:author="Dr Mamadou SANOGO" w:date="2023-10-27T11:25:00Z"/>
                  </w:rPr>
                </w:rPrChange>
              </w:rPr>
            </w:pPr>
            <w:del w:id="4521" w:author="Dr Mamadou SANOGO" w:date="2023-10-27T11:25:00Z">
              <w:r w:rsidRPr="007A4AFC" w:rsidDel="00693568">
                <w:rPr>
                  <w:color w:val="000000" w:themeColor="text1"/>
                  <w:rPrChange w:id="4522" w:author="Dr Mamadou SANOGO" w:date="2023-10-25T18:15:00Z">
                    <w:rPr/>
                  </w:rPrChange>
                </w:rPr>
                <w:delText>Nbr. de crédits affectés à l’informatique</w:delText>
              </w:r>
            </w:del>
          </w:p>
        </w:tc>
        <w:tc>
          <w:tcPr>
            <w:tcW w:w="1276" w:type="dxa"/>
            <w:tcPrChange w:id="4523" w:author="Dr Mamadou SANOGO" w:date="2023-10-27T23:03:00Z">
              <w:tcPr>
                <w:tcW w:w="1134" w:type="dxa"/>
              </w:tcPr>
            </w:tcPrChange>
          </w:tcPr>
          <w:p w14:paraId="78A45C9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24" w:author="Dr Mamadou SANOGO" w:date="2023-10-27T23:03:00Z">
              <w:tcPr>
                <w:tcW w:w="1134" w:type="dxa"/>
                <w:gridSpan w:val="2"/>
                <w:vAlign w:val="center"/>
              </w:tcPr>
            </w:tcPrChange>
          </w:tcPr>
          <w:p w14:paraId="5E3DA426" w14:textId="3D8028A7" w:rsidR="00803A8B" w:rsidRPr="007A4AFC" w:rsidDel="00693568" w:rsidRDefault="00803A8B" w:rsidP="0047574A">
            <w:pPr>
              <w:spacing w:line="240" w:lineRule="auto"/>
              <w:jc w:val="center"/>
              <w:rPr>
                <w:del w:id="4525" w:author="Dr Mamadou SANOGO" w:date="2023-10-27T11:25:00Z"/>
                <w:color w:val="000000" w:themeColor="text1"/>
                <w:rPrChange w:id="4526" w:author="Dr Mamadou SANOGO" w:date="2023-10-25T18:15:00Z">
                  <w:rPr>
                    <w:del w:id="4527" w:author="Dr Mamadou SANOGO" w:date="2023-10-27T11:25:00Z"/>
                  </w:rPr>
                </w:rPrChange>
              </w:rPr>
            </w:pPr>
            <w:del w:id="4528" w:author="Dr Mamadou SANOGO" w:date="2023-10-27T11:25:00Z">
              <w:r w:rsidRPr="007A4AFC" w:rsidDel="00693568">
                <w:rPr>
                  <w:color w:val="000000" w:themeColor="text1"/>
                  <w:rPrChange w:id="4529" w:author="Dr Mamadou SANOGO" w:date="2023-10-25T18:15:00Z">
                    <w:rPr/>
                  </w:rPrChange>
                </w:rPr>
                <w:delText>6</w:delText>
              </w:r>
            </w:del>
          </w:p>
        </w:tc>
        <w:tc>
          <w:tcPr>
            <w:tcW w:w="1275" w:type="dxa"/>
            <w:vAlign w:val="center"/>
            <w:tcPrChange w:id="4530" w:author="Dr Mamadou SANOGO" w:date="2023-10-27T23:03:00Z">
              <w:tcPr>
                <w:tcW w:w="1134" w:type="dxa"/>
                <w:gridSpan w:val="2"/>
                <w:vAlign w:val="center"/>
              </w:tcPr>
            </w:tcPrChange>
          </w:tcPr>
          <w:p w14:paraId="7DCF3332" w14:textId="65C7B026" w:rsidR="00803A8B" w:rsidRPr="007A4AFC" w:rsidDel="00693568" w:rsidRDefault="00803A8B" w:rsidP="0047574A">
            <w:pPr>
              <w:spacing w:line="240" w:lineRule="auto"/>
              <w:jc w:val="center"/>
              <w:rPr>
                <w:del w:id="4531" w:author="Dr Mamadou SANOGO" w:date="2023-10-27T11:25:00Z"/>
                <w:color w:val="000000" w:themeColor="text1"/>
                <w:rPrChange w:id="4532" w:author="Dr Mamadou SANOGO" w:date="2023-10-25T18:15:00Z">
                  <w:rPr>
                    <w:del w:id="4533" w:author="Dr Mamadou SANOGO" w:date="2023-10-27T11:25:00Z"/>
                  </w:rPr>
                </w:rPrChange>
              </w:rPr>
            </w:pPr>
            <w:del w:id="4534" w:author="Dr Mamadou SANOGO" w:date="2023-10-27T11:25:00Z">
              <w:r w:rsidRPr="007A4AFC" w:rsidDel="00693568">
                <w:rPr>
                  <w:color w:val="000000" w:themeColor="text1"/>
                  <w:rPrChange w:id="4535" w:author="Dr Mamadou SANOGO" w:date="2023-10-25T18:15:00Z">
                    <w:rPr/>
                  </w:rPrChange>
                </w:rPr>
                <w:delText>0</w:delText>
              </w:r>
            </w:del>
          </w:p>
        </w:tc>
        <w:tc>
          <w:tcPr>
            <w:tcW w:w="851" w:type="dxa"/>
            <w:shd w:val="clear" w:color="auto" w:fill="D9D9D9" w:themeFill="background1" w:themeFillShade="D9"/>
            <w:vAlign w:val="center"/>
            <w:tcPrChange w:id="4536" w:author="Dr Mamadou SANOGO" w:date="2023-10-27T23:03:00Z">
              <w:tcPr>
                <w:tcW w:w="992" w:type="dxa"/>
                <w:gridSpan w:val="2"/>
                <w:shd w:val="clear" w:color="auto" w:fill="D9D9D9" w:themeFill="background1" w:themeFillShade="D9"/>
                <w:vAlign w:val="center"/>
              </w:tcPr>
            </w:tcPrChange>
          </w:tcPr>
          <w:p w14:paraId="4AB62BF6" w14:textId="38BD8A08" w:rsidR="00803A8B" w:rsidRPr="007A4AFC" w:rsidDel="00693568" w:rsidRDefault="00803A8B" w:rsidP="0047574A">
            <w:pPr>
              <w:spacing w:line="240" w:lineRule="auto"/>
              <w:jc w:val="center"/>
              <w:rPr>
                <w:del w:id="4537" w:author="Dr Mamadou SANOGO" w:date="2023-10-27T11:25:00Z"/>
                <w:b/>
                <w:color w:val="000000" w:themeColor="text1"/>
                <w:rPrChange w:id="4538" w:author="Dr Mamadou SANOGO" w:date="2023-10-25T18:15:00Z">
                  <w:rPr>
                    <w:del w:id="4539" w:author="Dr Mamadou SANOGO" w:date="2023-10-27T11:25:00Z"/>
                    <w:b/>
                  </w:rPr>
                </w:rPrChange>
              </w:rPr>
            </w:pPr>
            <w:del w:id="4540" w:author="Dr Mamadou SANOGO" w:date="2023-10-27T11:25:00Z">
              <w:r w:rsidRPr="007A4AFC" w:rsidDel="00693568">
                <w:rPr>
                  <w:b/>
                  <w:color w:val="000000" w:themeColor="text1"/>
                  <w:rPrChange w:id="4541" w:author="Dr Mamadou SANOGO" w:date="2023-10-25T18:15:00Z">
                    <w:rPr>
                      <w:b/>
                    </w:rPr>
                  </w:rPrChange>
                </w:rPr>
                <w:delText>6</w:delText>
              </w:r>
            </w:del>
          </w:p>
        </w:tc>
      </w:tr>
      <w:tr w:rsidR="00803A8B" w:rsidRPr="007A4AFC" w:rsidDel="00693568" w14:paraId="4608E53F" w14:textId="33134904" w:rsidTr="00803A8B">
        <w:trPr>
          <w:del w:id="4542" w:author="Dr Mamadou SANOGO" w:date="2023-10-27T11:25:00Z"/>
          <w:trPrChange w:id="4543" w:author="Dr Mamadou SANOGO" w:date="2023-10-27T23:03:00Z">
            <w:trPr>
              <w:gridAfter w:val="0"/>
            </w:trPr>
          </w:trPrChange>
        </w:trPr>
        <w:tc>
          <w:tcPr>
            <w:tcW w:w="5807" w:type="dxa"/>
            <w:tcPrChange w:id="4544" w:author="Dr Mamadou SANOGO" w:date="2023-10-27T23:03:00Z">
              <w:tcPr>
                <w:tcW w:w="5807" w:type="dxa"/>
              </w:tcPr>
            </w:tcPrChange>
          </w:tcPr>
          <w:p w14:paraId="1B8A849B" w14:textId="74CDDD6E" w:rsidR="00803A8B" w:rsidRPr="007A4AFC" w:rsidDel="00693568" w:rsidRDefault="00803A8B" w:rsidP="0047574A">
            <w:pPr>
              <w:spacing w:line="240" w:lineRule="auto"/>
              <w:rPr>
                <w:del w:id="4545" w:author="Dr Mamadou SANOGO" w:date="2023-10-27T11:25:00Z"/>
                <w:color w:val="000000" w:themeColor="text1"/>
                <w:rPrChange w:id="4546" w:author="Dr Mamadou SANOGO" w:date="2023-10-25T18:15:00Z">
                  <w:rPr>
                    <w:del w:id="4547" w:author="Dr Mamadou SANOGO" w:date="2023-10-27T11:25:00Z"/>
                  </w:rPr>
                </w:rPrChange>
              </w:rPr>
            </w:pPr>
            <w:del w:id="4548" w:author="Dr Mamadou SANOGO" w:date="2023-10-27T11:25:00Z">
              <w:r w:rsidRPr="007A4AFC" w:rsidDel="00693568">
                <w:rPr>
                  <w:color w:val="000000" w:themeColor="text1"/>
                  <w:rPrChange w:id="4549" w:author="Dr Mamadou SANOGO" w:date="2023-10-25T18:15:00Z">
                    <w:rPr/>
                  </w:rPrChange>
                </w:rPr>
                <w:delText>Nbr. de crédits affectés à la préparation à l’insertion professionnelle</w:delText>
              </w:r>
            </w:del>
          </w:p>
        </w:tc>
        <w:tc>
          <w:tcPr>
            <w:tcW w:w="1276" w:type="dxa"/>
            <w:tcPrChange w:id="4550" w:author="Dr Mamadou SANOGO" w:date="2023-10-27T23:03:00Z">
              <w:tcPr>
                <w:tcW w:w="1134" w:type="dxa"/>
              </w:tcPr>
            </w:tcPrChange>
          </w:tcPr>
          <w:p w14:paraId="7554D06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51" w:author="Dr Mamadou SANOGO" w:date="2023-10-27T23:03:00Z">
              <w:tcPr>
                <w:tcW w:w="1134" w:type="dxa"/>
                <w:gridSpan w:val="2"/>
                <w:vAlign w:val="center"/>
              </w:tcPr>
            </w:tcPrChange>
          </w:tcPr>
          <w:p w14:paraId="2C0DF38B" w14:textId="54810976" w:rsidR="00803A8B" w:rsidRPr="007A4AFC" w:rsidDel="00693568" w:rsidRDefault="00803A8B" w:rsidP="0047574A">
            <w:pPr>
              <w:spacing w:line="240" w:lineRule="auto"/>
              <w:jc w:val="center"/>
              <w:rPr>
                <w:del w:id="4552" w:author="Dr Mamadou SANOGO" w:date="2023-10-27T11:25:00Z"/>
                <w:color w:val="000000" w:themeColor="text1"/>
                <w:rPrChange w:id="4553" w:author="Dr Mamadou SANOGO" w:date="2023-10-25T18:15:00Z">
                  <w:rPr>
                    <w:del w:id="4554" w:author="Dr Mamadou SANOGO" w:date="2023-10-27T11:25:00Z"/>
                  </w:rPr>
                </w:rPrChange>
              </w:rPr>
            </w:pPr>
            <w:del w:id="4555" w:author="Dr Mamadou SANOGO" w:date="2023-10-27T11:25:00Z">
              <w:r w:rsidRPr="007A4AFC" w:rsidDel="00693568">
                <w:rPr>
                  <w:color w:val="000000" w:themeColor="text1"/>
                  <w:rPrChange w:id="4556" w:author="Dr Mamadou SANOGO" w:date="2023-10-25T18:15:00Z">
                    <w:rPr/>
                  </w:rPrChange>
                </w:rPr>
                <w:delText>0</w:delText>
              </w:r>
            </w:del>
          </w:p>
        </w:tc>
        <w:tc>
          <w:tcPr>
            <w:tcW w:w="1275" w:type="dxa"/>
            <w:vAlign w:val="center"/>
            <w:tcPrChange w:id="4557" w:author="Dr Mamadou SANOGO" w:date="2023-10-27T23:03:00Z">
              <w:tcPr>
                <w:tcW w:w="1134" w:type="dxa"/>
                <w:gridSpan w:val="2"/>
                <w:vAlign w:val="center"/>
              </w:tcPr>
            </w:tcPrChange>
          </w:tcPr>
          <w:p w14:paraId="2E44EF0B" w14:textId="67872A40" w:rsidR="00803A8B" w:rsidRPr="007A4AFC" w:rsidDel="00693568" w:rsidRDefault="00803A8B" w:rsidP="0047574A">
            <w:pPr>
              <w:spacing w:line="240" w:lineRule="auto"/>
              <w:jc w:val="center"/>
              <w:rPr>
                <w:del w:id="4558" w:author="Dr Mamadou SANOGO" w:date="2023-10-27T11:25:00Z"/>
                <w:color w:val="000000" w:themeColor="text1"/>
                <w:rPrChange w:id="4559" w:author="Dr Mamadou SANOGO" w:date="2023-10-25T18:15:00Z">
                  <w:rPr>
                    <w:del w:id="4560" w:author="Dr Mamadou SANOGO" w:date="2023-10-27T11:25:00Z"/>
                  </w:rPr>
                </w:rPrChange>
              </w:rPr>
            </w:pPr>
            <w:del w:id="4561" w:author="Dr Mamadou SANOGO" w:date="2023-10-27T11:25:00Z">
              <w:r w:rsidRPr="007A4AFC" w:rsidDel="00693568">
                <w:rPr>
                  <w:color w:val="000000" w:themeColor="text1"/>
                  <w:rPrChange w:id="4562" w:author="Dr Mamadou SANOGO" w:date="2023-10-25T18:15:00Z">
                    <w:rPr/>
                  </w:rPrChange>
                </w:rPr>
                <w:delText>0</w:delText>
              </w:r>
            </w:del>
          </w:p>
        </w:tc>
        <w:tc>
          <w:tcPr>
            <w:tcW w:w="851" w:type="dxa"/>
            <w:shd w:val="clear" w:color="auto" w:fill="D9D9D9" w:themeFill="background1" w:themeFillShade="D9"/>
            <w:vAlign w:val="center"/>
            <w:tcPrChange w:id="4563" w:author="Dr Mamadou SANOGO" w:date="2023-10-27T23:03:00Z">
              <w:tcPr>
                <w:tcW w:w="992" w:type="dxa"/>
                <w:gridSpan w:val="2"/>
                <w:shd w:val="clear" w:color="auto" w:fill="D9D9D9" w:themeFill="background1" w:themeFillShade="D9"/>
                <w:vAlign w:val="center"/>
              </w:tcPr>
            </w:tcPrChange>
          </w:tcPr>
          <w:p w14:paraId="1D28EC96" w14:textId="476CC6CC" w:rsidR="00803A8B" w:rsidRPr="007A4AFC" w:rsidDel="00693568" w:rsidRDefault="00803A8B" w:rsidP="0047574A">
            <w:pPr>
              <w:spacing w:line="240" w:lineRule="auto"/>
              <w:jc w:val="center"/>
              <w:rPr>
                <w:del w:id="4564" w:author="Dr Mamadou SANOGO" w:date="2023-10-27T11:25:00Z"/>
                <w:b/>
                <w:color w:val="000000" w:themeColor="text1"/>
                <w:rPrChange w:id="4565" w:author="Dr Mamadou SANOGO" w:date="2023-10-25T18:15:00Z">
                  <w:rPr>
                    <w:del w:id="4566" w:author="Dr Mamadou SANOGO" w:date="2023-10-27T11:25:00Z"/>
                    <w:b/>
                  </w:rPr>
                </w:rPrChange>
              </w:rPr>
            </w:pPr>
            <w:del w:id="4567" w:author="Dr Mamadou SANOGO" w:date="2023-10-27T11:25:00Z">
              <w:r w:rsidRPr="007A4AFC" w:rsidDel="00693568">
                <w:rPr>
                  <w:b/>
                  <w:color w:val="000000" w:themeColor="text1"/>
                  <w:rPrChange w:id="4568" w:author="Dr Mamadou SANOGO" w:date="2023-10-25T18:15:00Z">
                    <w:rPr>
                      <w:b/>
                    </w:rPr>
                  </w:rPrChange>
                </w:rPr>
                <w:delText>0</w:delText>
              </w:r>
            </w:del>
          </w:p>
        </w:tc>
      </w:tr>
      <w:tr w:rsidR="00803A8B" w:rsidRPr="007A4AFC" w:rsidDel="00693568" w14:paraId="248817BC" w14:textId="48379E1D" w:rsidTr="00803A8B">
        <w:trPr>
          <w:del w:id="4569" w:author="Dr Mamadou SANOGO" w:date="2023-10-27T11:25:00Z"/>
          <w:trPrChange w:id="4570" w:author="Dr Mamadou SANOGO" w:date="2023-10-27T23:03:00Z">
            <w:trPr>
              <w:gridAfter w:val="0"/>
            </w:trPr>
          </w:trPrChange>
        </w:trPr>
        <w:tc>
          <w:tcPr>
            <w:tcW w:w="5807" w:type="dxa"/>
            <w:tcPrChange w:id="4571" w:author="Dr Mamadou SANOGO" w:date="2023-10-27T23:03:00Z">
              <w:tcPr>
                <w:tcW w:w="5807" w:type="dxa"/>
              </w:tcPr>
            </w:tcPrChange>
          </w:tcPr>
          <w:p w14:paraId="5E4F88E9" w14:textId="05E4EE2E" w:rsidR="00803A8B" w:rsidRPr="007A4AFC" w:rsidDel="00693568" w:rsidRDefault="00803A8B" w:rsidP="0047574A">
            <w:pPr>
              <w:spacing w:line="240" w:lineRule="auto"/>
              <w:rPr>
                <w:del w:id="4572" w:author="Dr Mamadou SANOGO" w:date="2023-10-27T11:25:00Z"/>
                <w:color w:val="000000" w:themeColor="text1"/>
                <w:rPrChange w:id="4573" w:author="Dr Mamadou SANOGO" w:date="2023-10-25T18:15:00Z">
                  <w:rPr>
                    <w:del w:id="4574" w:author="Dr Mamadou SANOGO" w:date="2023-10-27T11:25:00Z"/>
                  </w:rPr>
                </w:rPrChange>
              </w:rPr>
            </w:pPr>
            <w:del w:id="4575" w:author="Dr Mamadou SANOGO" w:date="2023-10-27T11:25:00Z">
              <w:r w:rsidRPr="007A4AFC" w:rsidDel="00693568">
                <w:rPr>
                  <w:color w:val="000000" w:themeColor="text1"/>
                  <w:rPrChange w:id="4576" w:author="Dr Mamadou SANOGO" w:date="2023-10-25T18:15:00Z">
                    <w:rPr/>
                  </w:rPrChange>
                </w:rPr>
                <w:delText>Nbr. de crédits affectés aux remises à niveau</w:delText>
              </w:r>
            </w:del>
          </w:p>
        </w:tc>
        <w:tc>
          <w:tcPr>
            <w:tcW w:w="1276" w:type="dxa"/>
            <w:tcPrChange w:id="4577" w:author="Dr Mamadou SANOGO" w:date="2023-10-27T23:03:00Z">
              <w:tcPr>
                <w:tcW w:w="1134" w:type="dxa"/>
              </w:tcPr>
            </w:tcPrChange>
          </w:tcPr>
          <w:p w14:paraId="163A9534"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78" w:author="Dr Mamadou SANOGO" w:date="2023-10-27T23:03:00Z">
              <w:tcPr>
                <w:tcW w:w="1134" w:type="dxa"/>
                <w:gridSpan w:val="2"/>
                <w:vAlign w:val="center"/>
              </w:tcPr>
            </w:tcPrChange>
          </w:tcPr>
          <w:p w14:paraId="2C44497B" w14:textId="51CBE5C5" w:rsidR="00803A8B" w:rsidRPr="007A4AFC" w:rsidDel="00693568" w:rsidRDefault="00803A8B" w:rsidP="0047574A">
            <w:pPr>
              <w:spacing w:line="240" w:lineRule="auto"/>
              <w:jc w:val="center"/>
              <w:rPr>
                <w:del w:id="4579" w:author="Dr Mamadou SANOGO" w:date="2023-10-27T11:25:00Z"/>
                <w:color w:val="000000" w:themeColor="text1"/>
                <w:rPrChange w:id="4580" w:author="Dr Mamadou SANOGO" w:date="2023-10-25T18:15:00Z">
                  <w:rPr>
                    <w:del w:id="4581" w:author="Dr Mamadou SANOGO" w:date="2023-10-27T11:25:00Z"/>
                  </w:rPr>
                </w:rPrChange>
              </w:rPr>
            </w:pPr>
            <w:del w:id="4582" w:author="Dr Mamadou SANOGO" w:date="2023-10-27T11:25:00Z">
              <w:r w:rsidRPr="007A4AFC" w:rsidDel="00693568">
                <w:rPr>
                  <w:color w:val="000000" w:themeColor="text1"/>
                  <w:rPrChange w:id="4583" w:author="Dr Mamadou SANOGO" w:date="2023-10-25T18:15:00Z">
                    <w:rPr/>
                  </w:rPrChange>
                </w:rPr>
                <w:delText>0</w:delText>
              </w:r>
            </w:del>
          </w:p>
        </w:tc>
        <w:tc>
          <w:tcPr>
            <w:tcW w:w="1275" w:type="dxa"/>
            <w:vAlign w:val="center"/>
            <w:tcPrChange w:id="4584" w:author="Dr Mamadou SANOGO" w:date="2023-10-27T23:03:00Z">
              <w:tcPr>
                <w:tcW w:w="1134" w:type="dxa"/>
                <w:gridSpan w:val="2"/>
                <w:vAlign w:val="center"/>
              </w:tcPr>
            </w:tcPrChange>
          </w:tcPr>
          <w:p w14:paraId="52C3D0AB" w14:textId="11BE0786" w:rsidR="00803A8B" w:rsidRPr="007A4AFC" w:rsidDel="00693568" w:rsidRDefault="00803A8B" w:rsidP="0047574A">
            <w:pPr>
              <w:spacing w:line="240" w:lineRule="auto"/>
              <w:jc w:val="center"/>
              <w:rPr>
                <w:del w:id="4585" w:author="Dr Mamadou SANOGO" w:date="2023-10-27T11:25:00Z"/>
                <w:color w:val="000000" w:themeColor="text1"/>
                <w:rPrChange w:id="4586" w:author="Dr Mamadou SANOGO" w:date="2023-10-25T18:15:00Z">
                  <w:rPr>
                    <w:del w:id="4587" w:author="Dr Mamadou SANOGO" w:date="2023-10-27T11:25:00Z"/>
                  </w:rPr>
                </w:rPrChange>
              </w:rPr>
            </w:pPr>
            <w:del w:id="4588" w:author="Dr Mamadou SANOGO" w:date="2023-10-27T11:25:00Z">
              <w:r w:rsidRPr="007A4AFC" w:rsidDel="00693568">
                <w:rPr>
                  <w:color w:val="000000" w:themeColor="text1"/>
                  <w:rPrChange w:id="4589" w:author="Dr Mamadou SANOGO" w:date="2023-10-25T18:15:00Z">
                    <w:rPr/>
                  </w:rPrChange>
                </w:rPr>
                <w:delText>0</w:delText>
              </w:r>
            </w:del>
          </w:p>
        </w:tc>
        <w:tc>
          <w:tcPr>
            <w:tcW w:w="851" w:type="dxa"/>
            <w:shd w:val="clear" w:color="auto" w:fill="D9D9D9" w:themeFill="background1" w:themeFillShade="D9"/>
            <w:vAlign w:val="center"/>
            <w:tcPrChange w:id="4590" w:author="Dr Mamadou SANOGO" w:date="2023-10-27T23:03:00Z">
              <w:tcPr>
                <w:tcW w:w="992" w:type="dxa"/>
                <w:gridSpan w:val="2"/>
                <w:shd w:val="clear" w:color="auto" w:fill="D9D9D9" w:themeFill="background1" w:themeFillShade="D9"/>
                <w:vAlign w:val="center"/>
              </w:tcPr>
            </w:tcPrChange>
          </w:tcPr>
          <w:p w14:paraId="6CD4387D" w14:textId="423361B1" w:rsidR="00803A8B" w:rsidRPr="007A4AFC" w:rsidDel="00693568" w:rsidRDefault="00803A8B" w:rsidP="0047574A">
            <w:pPr>
              <w:spacing w:line="240" w:lineRule="auto"/>
              <w:jc w:val="center"/>
              <w:rPr>
                <w:del w:id="4591" w:author="Dr Mamadou SANOGO" w:date="2023-10-27T11:25:00Z"/>
                <w:b/>
                <w:color w:val="000000" w:themeColor="text1"/>
                <w:rPrChange w:id="4592" w:author="Dr Mamadou SANOGO" w:date="2023-10-25T18:15:00Z">
                  <w:rPr>
                    <w:del w:id="4593" w:author="Dr Mamadou SANOGO" w:date="2023-10-27T11:25:00Z"/>
                    <w:b/>
                  </w:rPr>
                </w:rPrChange>
              </w:rPr>
            </w:pPr>
            <w:del w:id="4594" w:author="Dr Mamadou SANOGO" w:date="2023-10-27T11:25:00Z">
              <w:r w:rsidRPr="007A4AFC" w:rsidDel="00693568">
                <w:rPr>
                  <w:b/>
                  <w:color w:val="000000" w:themeColor="text1"/>
                  <w:rPrChange w:id="4595" w:author="Dr Mamadou SANOGO" w:date="2023-10-25T18:15:00Z">
                    <w:rPr>
                      <w:b/>
                    </w:rPr>
                  </w:rPrChange>
                </w:rPr>
                <w:delText>0</w:delText>
              </w:r>
            </w:del>
          </w:p>
        </w:tc>
      </w:tr>
    </w:tbl>
    <w:p w14:paraId="1534DD5A" w14:textId="77777777" w:rsidR="00691857" w:rsidRPr="007A4AFC" w:rsidRDefault="00691857" w:rsidP="0047574A">
      <w:pPr>
        <w:spacing w:line="240" w:lineRule="auto"/>
        <w:rPr>
          <w:color w:val="000000" w:themeColor="text1"/>
          <w:rPrChange w:id="4596" w:author="Dr Mamadou SANOGO" w:date="2023-10-25T18:15:00Z">
            <w:rPr/>
          </w:rPrChange>
        </w:rPr>
      </w:pPr>
    </w:p>
    <w:p w14:paraId="233A0A77" w14:textId="42AFB1E4" w:rsidR="00B43097" w:rsidRDefault="00B43097">
      <w:pPr>
        <w:pStyle w:val="Paragraphedeliste"/>
        <w:numPr>
          <w:ilvl w:val="3"/>
          <w:numId w:val="3"/>
        </w:numPr>
        <w:spacing w:line="240" w:lineRule="auto"/>
        <w:ind w:left="284" w:hanging="284"/>
        <w:jc w:val="left"/>
        <w:rPr>
          <w:ins w:id="4597" w:author="Dr Mamadou SANOGO" w:date="2024-11-06T16:50:00Z" w16du:dateUtc="2024-11-06T16:50:00Z"/>
          <w:b/>
          <w:color w:val="000000" w:themeColor="text1"/>
          <w:szCs w:val="24"/>
        </w:rPr>
      </w:pPr>
      <w:ins w:id="4598" w:author="Dr Mamadou SANOGO" w:date="2023-10-27T23:43:00Z">
        <w:r w:rsidRPr="00A36245">
          <w:rPr>
            <w:b/>
            <w:color w:val="000000" w:themeColor="text1"/>
            <w:szCs w:val="24"/>
          </w:rPr>
          <w:t>Equipe pédagogique</w:t>
        </w:r>
      </w:ins>
    </w:p>
    <w:tbl>
      <w:tblPr>
        <w:tblStyle w:val="Grilledutableau"/>
        <w:tblW w:w="10485" w:type="dxa"/>
        <w:tblLook w:val="04A0" w:firstRow="1" w:lastRow="0" w:firstColumn="1" w:lastColumn="0" w:noHBand="0" w:noVBand="1"/>
        <w:tblPrChange w:id="4599" w:author="Dr Mamadou SANOGO" w:date="2023-10-27T23:43:00Z">
          <w:tblPr>
            <w:tblStyle w:val="Grilledutableau"/>
            <w:tblW w:w="0" w:type="auto"/>
            <w:tblLook w:val="04A0" w:firstRow="1" w:lastRow="0" w:firstColumn="1" w:lastColumn="0" w:noHBand="0" w:noVBand="1"/>
          </w:tblPr>
        </w:tblPrChange>
      </w:tblPr>
      <w:tblGrid>
        <w:gridCol w:w="7932"/>
        <w:gridCol w:w="2553"/>
        <w:tblGridChange w:id="4600">
          <w:tblGrid>
            <w:gridCol w:w="7932"/>
            <w:gridCol w:w="1151"/>
            <w:gridCol w:w="1402"/>
          </w:tblGrid>
        </w:tblGridChange>
      </w:tblGrid>
      <w:tr w:rsidR="00B43097" w:rsidRPr="007A4AFC" w14:paraId="22E08E66" w14:textId="77777777" w:rsidTr="00B43097">
        <w:trPr>
          <w:ins w:id="4601" w:author="Dr Mamadou SANOGO" w:date="2023-10-27T23:43:00Z"/>
          <w:trPrChange w:id="4602" w:author="Dr Mamadou SANOGO" w:date="2023-10-27T23:43:00Z">
            <w:trPr>
              <w:gridAfter w:val="0"/>
            </w:trPr>
          </w:trPrChange>
        </w:trPr>
        <w:tc>
          <w:tcPr>
            <w:tcW w:w="7932" w:type="dxa"/>
            <w:tcPrChange w:id="4603" w:author="Dr Mamadou SANOGO" w:date="2023-10-27T23:43:00Z">
              <w:tcPr>
                <w:tcW w:w="7932" w:type="dxa"/>
              </w:tcPr>
            </w:tcPrChange>
          </w:tcPr>
          <w:p w14:paraId="04B032A7" w14:textId="77777777" w:rsidR="00B43097" w:rsidRPr="00A36245" w:rsidRDefault="00B43097" w:rsidP="00A36245">
            <w:pPr>
              <w:spacing w:line="240" w:lineRule="auto"/>
              <w:rPr>
                <w:ins w:id="4604" w:author="Dr Mamadou SANOGO" w:date="2023-10-27T23:43:00Z"/>
                <w:color w:val="000000" w:themeColor="text1"/>
              </w:rPr>
            </w:pPr>
            <w:ins w:id="4605"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professeurs permanents intervenant dans la formation </w:t>
              </w:r>
            </w:ins>
          </w:p>
        </w:tc>
        <w:tc>
          <w:tcPr>
            <w:tcW w:w="2553" w:type="dxa"/>
            <w:vAlign w:val="center"/>
            <w:tcPrChange w:id="4606" w:author="Dr Mamadou SANOGO" w:date="2023-10-27T23:43:00Z">
              <w:tcPr>
                <w:tcW w:w="1129" w:type="dxa"/>
                <w:vAlign w:val="center"/>
              </w:tcPr>
            </w:tcPrChange>
          </w:tcPr>
          <w:p w14:paraId="7693E5B7" w14:textId="28B3F559" w:rsidR="00B43097" w:rsidRPr="00A36245" w:rsidRDefault="000B7D10" w:rsidP="00A36245">
            <w:pPr>
              <w:spacing w:line="240" w:lineRule="auto"/>
              <w:jc w:val="center"/>
              <w:rPr>
                <w:ins w:id="4607" w:author="Dr Mamadou SANOGO" w:date="2023-10-27T23:43:00Z"/>
                <w:color w:val="000000" w:themeColor="text1"/>
              </w:rPr>
            </w:pPr>
            <w:ins w:id="4608" w:author="Dr Mamadou SANOGO" w:date="2024-11-06T16:46:00Z" w16du:dateUtc="2024-11-06T16:46:00Z">
              <w:r>
                <w:rPr>
                  <w:color w:val="000000" w:themeColor="text1"/>
                </w:rPr>
                <w:t>1</w:t>
              </w:r>
            </w:ins>
          </w:p>
        </w:tc>
      </w:tr>
      <w:tr w:rsidR="00B43097" w:rsidRPr="007A4AFC" w14:paraId="7874888B" w14:textId="77777777" w:rsidTr="00B43097">
        <w:trPr>
          <w:ins w:id="4609" w:author="Dr Mamadou SANOGO" w:date="2023-10-27T23:43:00Z"/>
          <w:trPrChange w:id="4610" w:author="Dr Mamadou SANOGO" w:date="2023-10-27T23:43:00Z">
            <w:trPr>
              <w:gridAfter w:val="0"/>
            </w:trPr>
          </w:trPrChange>
        </w:trPr>
        <w:tc>
          <w:tcPr>
            <w:tcW w:w="7932" w:type="dxa"/>
            <w:tcPrChange w:id="4611" w:author="Dr Mamadou SANOGO" w:date="2023-10-27T23:43:00Z">
              <w:tcPr>
                <w:tcW w:w="7932" w:type="dxa"/>
              </w:tcPr>
            </w:tcPrChange>
          </w:tcPr>
          <w:p w14:paraId="1BC3AEB5" w14:textId="77777777" w:rsidR="00B43097" w:rsidRPr="00A36245" w:rsidRDefault="00B43097" w:rsidP="00A36245">
            <w:pPr>
              <w:spacing w:line="240" w:lineRule="auto"/>
              <w:rPr>
                <w:ins w:id="4612" w:author="Dr Mamadou SANOGO" w:date="2023-10-27T23:43:00Z"/>
                <w:color w:val="000000" w:themeColor="text1"/>
              </w:rPr>
            </w:pPr>
            <w:ins w:id="4613"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 de conférences permanents intervenant dans la formation </w:t>
              </w:r>
            </w:ins>
          </w:p>
        </w:tc>
        <w:tc>
          <w:tcPr>
            <w:tcW w:w="2553" w:type="dxa"/>
            <w:vAlign w:val="center"/>
            <w:tcPrChange w:id="4614" w:author="Dr Mamadou SANOGO" w:date="2023-10-27T23:43:00Z">
              <w:tcPr>
                <w:tcW w:w="1129" w:type="dxa"/>
                <w:vAlign w:val="center"/>
              </w:tcPr>
            </w:tcPrChange>
          </w:tcPr>
          <w:p w14:paraId="3D120C74" w14:textId="77777777" w:rsidR="00B43097" w:rsidRPr="00A36245" w:rsidRDefault="00B43097" w:rsidP="00A36245">
            <w:pPr>
              <w:spacing w:line="240" w:lineRule="auto"/>
              <w:jc w:val="center"/>
              <w:rPr>
                <w:ins w:id="4615" w:author="Dr Mamadou SANOGO" w:date="2023-10-27T23:43:00Z"/>
                <w:color w:val="000000" w:themeColor="text1"/>
              </w:rPr>
            </w:pPr>
            <w:ins w:id="4616" w:author="Dr Mamadou SANOGO" w:date="2023-10-27T23:43:00Z">
              <w:r w:rsidRPr="00A36245">
                <w:rPr>
                  <w:color w:val="000000" w:themeColor="text1"/>
                </w:rPr>
                <w:t>0</w:t>
              </w:r>
            </w:ins>
          </w:p>
        </w:tc>
      </w:tr>
      <w:tr w:rsidR="00B43097" w:rsidRPr="007A4AFC" w14:paraId="27A8C1BC" w14:textId="77777777" w:rsidTr="00B43097">
        <w:trPr>
          <w:ins w:id="4617" w:author="Dr Mamadou SANOGO" w:date="2023-10-27T23:43:00Z"/>
          <w:trPrChange w:id="4618" w:author="Dr Mamadou SANOGO" w:date="2023-10-27T23:43:00Z">
            <w:trPr>
              <w:gridAfter w:val="0"/>
            </w:trPr>
          </w:trPrChange>
        </w:trPr>
        <w:tc>
          <w:tcPr>
            <w:tcW w:w="7932" w:type="dxa"/>
            <w:tcPrChange w:id="4619" w:author="Dr Mamadou SANOGO" w:date="2023-10-27T23:43:00Z">
              <w:tcPr>
                <w:tcW w:w="7932" w:type="dxa"/>
              </w:tcPr>
            </w:tcPrChange>
          </w:tcPr>
          <w:p w14:paraId="29A72480" w14:textId="77777777" w:rsidR="00B43097" w:rsidRPr="00A36245" w:rsidRDefault="00B43097" w:rsidP="00A36245">
            <w:pPr>
              <w:spacing w:line="240" w:lineRule="auto"/>
              <w:rPr>
                <w:ins w:id="4620" w:author="Dr Mamadou SANOGO" w:date="2023-10-27T23:43:00Z"/>
                <w:color w:val="000000" w:themeColor="text1"/>
              </w:rPr>
            </w:pPr>
            <w:ins w:id="4621"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maitres-assistants permanents intervenant dans la formation </w:t>
              </w:r>
            </w:ins>
          </w:p>
        </w:tc>
        <w:tc>
          <w:tcPr>
            <w:tcW w:w="2553" w:type="dxa"/>
            <w:vAlign w:val="center"/>
            <w:tcPrChange w:id="4622" w:author="Dr Mamadou SANOGO" w:date="2023-10-27T23:43:00Z">
              <w:tcPr>
                <w:tcW w:w="1129" w:type="dxa"/>
                <w:vAlign w:val="center"/>
              </w:tcPr>
            </w:tcPrChange>
          </w:tcPr>
          <w:p w14:paraId="0C2FFA7A" w14:textId="77777777" w:rsidR="00B43097" w:rsidRPr="00A36245" w:rsidRDefault="00B43097" w:rsidP="00A36245">
            <w:pPr>
              <w:spacing w:line="240" w:lineRule="auto"/>
              <w:jc w:val="center"/>
              <w:rPr>
                <w:ins w:id="4623" w:author="Dr Mamadou SANOGO" w:date="2023-10-27T23:43:00Z"/>
                <w:color w:val="000000" w:themeColor="text1"/>
              </w:rPr>
            </w:pPr>
            <w:ins w:id="4624" w:author="Dr Mamadou SANOGO" w:date="2023-10-27T23:43:00Z">
              <w:r w:rsidRPr="00A36245">
                <w:rPr>
                  <w:color w:val="000000" w:themeColor="text1"/>
                </w:rPr>
                <w:t>0</w:t>
              </w:r>
            </w:ins>
          </w:p>
        </w:tc>
      </w:tr>
      <w:tr w:rsidR="00B43097" w:rsidRPr="007A4AFC" w14:paraId="19662FF1" w14:textId="77777777" w:rsidTr="00B43097">
        <w:trPr>
          <w:ins w:id="4625" w:author="Dr Mamadou SANOGO" w:date="2023-10-27T23:43:00Z"/>
          <w:trPrChange w:id="4626" w:author="Dr Mamadou SANOGO" w:date="2023-10-27T23:43:00Z">
            <w:trPr>
              <w:gridAfter w:val="0"/>
            </w:trPr>
          </w:trPrChange>
        </w:trPr>
        <w:tc>
          <w:tcPr>
            <w:tcW w:w="7932" w:type="dxa"/>
            <w:tcPrChange w:id="4627" w:author="Dr Mamadou SANOGO" w:date="2023-10-27T23:43:00Z">
              <w:tcPr>
                <w:tcW w:w="7932" w:type="dxa"/>
              </w:tcPr>
            </w:tcPrChange>
          </w:tcPr>
          <w:p w14:paraId="101D119B" w14:textId="77777777" w:rsidR="00B43097" w:rsidRPr="00A36245" w:rsidRDefault="00B43097" w:rsidP="00A36245">
            <w:pPr>
              <w:spacing w:line="240" w:lineRule="auto"/>
              <w:rPr>
                <w:ins w:id="4628" w:author="Dr Mamadou SANOGO" w:date="2023-10-27T23:43:00Z"/>
                <w:color w:val="000000" w:themeColor="text1"/>
              </w:rPr>
            </w:pPr>
            <w:ins w:id="4629" w:author="Dr Mamadou SANOGO" w:date="2023-10-27T23:43:00Z">
              <w:r w:rsidRPr="00A36245">
                <w:rPr>
                  <w:color w:val="000000" w:themeColor="text1"/>
                </w:rPr>
                <w:t xml:space="preserve">Nbr. </w:t>
              </w:r>
              <w:proofErr w:type="gramStart"/>
              <w:r w:rsidRPr="00A36245">
                <w:rPr>
                  <w:color w:val="000000" w:themeColor="text1"/>
                </w:rPr>
                <w:t>d’assistants</w:t>
              </w:r>
              <w:proofErr w:type="gramEnd"/>
              <w:r w:rsidRPr="00A36245">
                <w:rPr>
                  <w:color w:val="000000" w:themeColor="text1"/>
                </w:rPr>
                <w:t xml:space="preserve"> permanents intervenant dans la formation </w:t>
              </w:r>
            </w:ins>
          </w:p>
        </w:tc>
        <w:tc>
          <w:tcPr>
            <w:tcW w:w="2553" w:type="dxa"/>
            <w:vAlign w:val="center"/>
            <w:tcPrChange w:id="4630" w:author="Dr Mamadou SANOGO" w:date="2023-10-27T23:43:00Z">
              <w:tcPr>
                <w:tcW w:w="1129" w:type="dxa"/>
                <w:vAlign w:val="center"/>
              </w:tcPr>
            </w:tcPrChange>
          </w:tcPr>
          <w:p w14:paraId="463925A6" w14:textId="77777777" w:rsidR="00B43097" w:rsidRPr="00A36245" w:rsidRDefault="00B43097" w:rsidP="00A36245">
            <w:pPr>
              <w:spacing w:line="240" w:lineRule="auto"/>
              <w:jc w:val="center"/>
              <w:rPr>
                <w:ins w:id="4631" w:author="Dr Mamadou SANOGO" w:date="2023-10-27T23:43:00Z"/>
                <w:color w:val="000000" w:themeColor="text1"/>
              </w:rPr>
            </w:pPr>
            <w:ins w:id="4632" w:author="Dr Mamadou SANOGO" w:date="2023-10-27T23:43:00Z">
              <w:r w:rsidRPr="00A36245">
                <w:rPr>
                  <w:color w:val="000000" w:themeColor="text1"/>
                </w:rPr>
                <w:t>0</w:t>
              </w:r>
            </w:ins>
          </w:p>
        </w:tc>
      </w:tr>
      <w:tr w:rsidR="00B43097" w:rsidRPr="007A4AFC" w14:paraId="4574084D" w14:textId="77777777" w:rsidTr="00B43097">
        <w:trPr>
          <w:ins w:id="4633" w:author="Dr Mamadou SANOGO" w:date="2023-10-27T23:43:00Z"/>
          <w:trPrChange w:id="4634" w:author="Dr Mamadou SANOGO" w:date="2023-10-27T23:43:00Z">
            <w:trPr>
              <w:gridAfter w:val="0"/>
            </w:trPr>
          </w:trPrChange>
        </w:trPr>
        <w:tc>
          <w:tcPr>
            <w:tcW w:w="7932" w:type="dxa"/>
            <w:shd w:val="clear" w:color="auto" w:fill="D9D9D9" w:themeFill="background1" w:themeFillShade="D9"/>
            <w:tcPrChange w:id="4635" w:author="Dr Mamadou SANOGO" w:date="2023-10-27T23:43:00Z">
              <w:tcPr>
                <w:tcW w:w="7932" w:type="dxa"/>
                <w:shd w:val="clear" w:color="auto" w:fill="D9D9D9" w:themeFill="background1" w:themeFillShade="D9"/>
              </w:tcPr>
            </w:tcPrChange>
          </w:tcPr>
          <w:p w14:paraId="0049F3D7" w14:textId="77777777" w:rsidR="00B43097" w:rsidRPr="00A36245" w:rsidRDefault="00B43097" w:rsidP="00A36245">
            <w:pPr>
              <w:spacing w:line="240" w:lineRule="auto"/>
              <w:rPr>
                <w:ins w:id="4636" w:author="Dr Mamadou SANOGO" w:date="2023-10-27T23:43:00Z"/>
                <w:b/>
                <w:color w:val="000000" w:themeColor="text1"/>
              </w:rPr>
            </w:pPr>
            <w:ins w:id="4637" w:author="Dr Mamadou SANOGO" w:date="2023-10-27T23:43:00Z">
              <w:r w:rsidRPr="00A36245">
                <w:rPr>
                  <w:b/>
                  <w:color w:val="000000" w:themeColor="text1"/>
                </w:rPr>
                <w:t>% d’enseignants-chercheurs permanents intervenant dans la formation </w:t>
              </w:r>
            </w:ins>
          </w:p>
        </w:tc>
        <w:tc>
          <w:tcPr>
            <w:tcW w:w="2553" w:type="dxa"/>
            <w:shd w:val="clear" w:color="auto" w:fill="D9D9D9" w:themeFill="background1" w:themeFillShade="D9"/>
            <w:vAlign w:val="center"/>
            <w:tcPrChange w:id="4638" w:author="Dr Mamadou SANOGO" w:date="2023-10-27T23:43:00Z">
              <w:tcPr>
                <w:tcW w:w="1129" w:type="dxa"/>
                <w:shd w:val="clear" w:color="auto" w:fill="D9D9D9" w:themeFill="background1" w:themeFillShade="D9"/>
                <w:vAlign w:val="center"/>
              </w:tcPr>
            </w:tcPrChange>
          </w:tcPr>
          <w:p w14:paraId="301C36EE" w14:textId="385D2FA9" w:rsidR="00B43097" w:rsidRPr="00A36245" w:rsidRDefault="000B7D10" w:rsidP="00A36245">
            <w:pPr>
              <w:spacing w:line="240" w:lineRule="auto"/>
              <w:jc w:val="center"/>
              <w:rPr>
                <w:ins w:id="4639" w:author="Dr Mamadou SANOGO" w:date="2023-10-27T23:43:00Z"/>
                <w:b/>
                <w:color w:val="000000" w:themeColor="text1"/>
              </w:rPr>
            </w:pPr>
            <w:ins w:id="4640" w:author="Dr Mamadou SANOGO" w:date="2024-11-06T16:50:00Z" w16du:dateUtc="2024-11-06T16:50:00Z">
              <w:r>
                <w:rPr>
                  <w:b/>
                  <w:color w:val="000000" w:themeColor="text1"/>
                </w:rPr>
                <w:t>4,16</w:t>
              </w:r>
            </w:ins>
            <w:ins w:id="4641" w:author="Dr Mamadou SANOGO" w:date="2023-10-27T23:43:00Z">
              <w:r w:rsidR="00B43097" w:rsidRPr="00A36245">
                <w:rPr>
                  <w:b/>
                  <w:color w:val="000000" w:themeColor="text1"/>
                </w:rPr>
                <w:t>%</w:t>
              </w:r>
            </w:ins>
          </w:p>
        </w:tc>
      </w:tr>
      <w:tr w:rsidR="00B43097" w:rsidRPr="007A4AFC" w14:paraId="0A13C3C1" w14:textId="77777777" w:rsidTr="00B43097">
        <w:trPr>
          <w:ins w:id="4642" w:author="Dr Mamadou SANOGO" w:date="2023-10-27T23:43:00Z"/>
          <w:trPrChange w:id="4643" w:author="Dr Mamadou SANOGO" w:date="2023-10-27T23:43:00Z">
            <w:trPr>
              <w:gridAfter w:val="0"/>
            </w:trPr>
          </w:trPrChange>
        </w:trPr>
        <w:tc>
          <w:tcPr>
            <w:tcW w:w="7932" w:type="dxa"/>
            <w:tcBorders>
              <w:bottom w:val="single" w:sz="4" w:space="0" w:color="auto"/>
            </w:tcBorders>
            <w:tcPrChange w:id="4644" w:author="Dr Mamadou SANOGO" w:date="2023-10-27T23:43:00Z">
              <w:tcPr>
                <w:tcW w:w="7932" w:type="dxa"/>
                <w:tcBorders>
                  <w:bottom w:val="single" w:sz="4" w:space="0" w:color="auto"/>
                </w:tcBorders>
              </w:tcPr>
            </w:tcPrChange>
          </w:tcPr>
          <w:p w14:paraId="0F6F50E9" w14:textId="77777777" w:rsidR="00B43097" w:rsidRPr="00A36245" w:rsidRDefault="00B43097" w:rsidP="00A36245">
            <w:pPr>
              <w:spacing w:line="240" w:lineRule="auto"/>
              <w:rPr>
                <w:ins w:id="4645" w:author="Dr Mamadou SANOGO" w:date="2023-10-27T23:43:00Z"/>
                <w:color w:val="000000" w:themeColor="text1"/>
              </w:rPr>
            </w:pPr>
            <w:ins w:id="4646" w:author="Dr Mamadou SANOGO" w:date="2023-10-27T23:43:00Z">
              <w:r w:rsidRPr="00A36245">
                <w:rPr>
                  <w:color w:val="000000" w:themeColor="text1"/>
                </w:rPr>
                <w:t xml:space="preserve">Nbr. </w:t>
              </w:r>
              <w:proofErr w:type="gramStart"/>
              <w:r>
                <w:rPr>
                  <w:color w:val="000000" w:themeColor="text1"/>
                </w:rPr>
                <w:t>d</w:t>
              </w:r>
              <w:r w:rsidRPr="00772F8B">
                <w:rPr>
                  <w:color w:val="000000" w:themeColor="text1"/>
                </w:rPr>
                <w:t>’enseignants</w:t>
              </w:r>
              <w:proofErr w:type="gramEnd"/>
              <w:r w:rsidRPr="00A36245">
                <w:rPr>
                  <w:color w:val="000000" w:themeColor="text1"/>
                </w:rPr>
                <w:t xml:space="preserve"> vacataires intervenant dans la formation </w:t>
              </w:r>
            </w:ins>
          </w:p>
        </w:tc>
        <w:tc>
          <w:tcPr>
            <w:tcW w:w="2553" w:type="dxa"/>
            <w:tcBorders>
              <w:bottom w:val="single" w:sz="4" w:space="0" w:color="auto"/>
            </w:tcBorders>
            <w:vAlign w:val="center"/>
            <w:tcPrChange w:id="4647" w:author="Dr Mamadou SANOGO" w:date="2023-10-27T23:43:00Z">
              <w:tcPr>
                <w:tcW w:w="1129" w:type="dxa"/>
                <w:tcBorders>
                  <w:bottom w:val="single" w:sz="4" w:space="0" w:color="auto"/>
                </w:tcBorders>
                <w:vAlign w:val="center"/>
              </w:tcPr>
            </w:tcPrChange>
          </w:tcPr>
          <w:p w14:paraId="3C7FB371" w14:textId="34FD3175" w:rsidR="00B43097" w:rsidRPr="00A36245" w:rsidRDefault="00B43097" w:rsidP="00A36245">
            <w:pPr>
              <w:spacing w:line="240" w:lineRule="auto"/>
              <w:jc w:val="center"/>
              <w:rPr>
                <w:ins w:id="4648" w:author="Dr Mamadou SANOGO" w:date="2023-10-27T23:43:00Z"/>
                <w:color w:val="000000" w:themeColor="text1"/>
              </w:rPr>
            </w:pPr>
            <w:ins w:id="4649" w:author="Dr Mamadou SANOGO" w:date="2023-10-27T23:43:00Z">
              <w:r>
                <w:rPr>
                  <w:color w:val="000000" w:themeColor="text1"/>
                </w:rPr>
                <w:t>1</w:t>
              </w:r>
            </w:ins>
            <w:ins w:id="4650" w:author="Dr Mamadou SANOGO" w:date="2024-11-06T16:47:00Z" w16du:dateUtc="2024-11-06T16:47:00Z">
              <w:r w:rsidR="000B7D10">
                <w:rPr>
                  <w:color w:val="000000" w:themeColor="text1"/>
                </w:rPr>
                <w:t>5</w:t>
              </w:r>
            </w:ins>
          </w:p>
        </w:tc>
      </w:tr>
      <w:tr w:rsidR="00B43097" w:rsidRPr="007A4AFC" w14:paraId="759BAA34" w14:textId="77777777" w:rsidTr="00B43097">
        <w:trPr>
          <w:ins w:id="4651" w:author="Dr Mamadou SANOGO" w:date="2023-10-27T23:43:00Z"/>
          <w:trPrChange w:id="4652" w:author="Dr Mamadou SANOGO" w:date="2023-10-27T23:43:00Z">
            <w:trPr>
              <w:gridAfter w:val="0"/>
            </w:trPr>
          </w:trPrChange>
        </w:trPr>
        <w:tc>
          <w:tcPr>
            <w:tcW w:w="7932" w:type="dxa"/>
            <w:tcBorders>
              <w:bottom w:val="single" w:sz="4" w:space="0" w:color="auto"/>
            </w:tcBorders>
            <w:shd w:val="clear" w:color="auto" w:fill="D9D9D9" w:themeFill="background1" w:themeFillShade="D9"/>
            <w:tcPrChange w:id="4653" w:author="Dr Mamadou SANOGO" w:date="2023-10-27T23:43:00Z">
              <w:tcPr>
                <w:tcW w:w="7932" w:type="dxa"/>
                <w:tcBorders>
                  <w:bottom w:val="single" w:sz="4" w:space="0" w:color="auto"/>
                </w:tcBorders>
                <w:shd w:val="clear" w:color="auto" w:fill="D9D9D9" w:themeFill="background1" w:themeFillShade="D9"/>
              </w:tcPr>
            </w:tcPrChange>
          </w:tcPr>
          <w:p w14:paraId="33498474" w14:textId="77777777" w:rsidR="00B43097" w:rsidRPr="00A36245" w:rsidRDefault="00B43097" w:rsidP="00A36245">
            <w:pPr>
              <w:spacing w:line="240" w:lineRule="auto"/>
              <w:rPr>
                <w:ins w:id="4654" w:author="Dr Mamadou SANOGO" w:date="2023-10-27T23:43:00Z"/>
                <w:b/>
                <w:color w:val="000000" w:themeColor="text1"/>
              </w:rPr>
            </w:pPr>
            <w:ins w:id="4655" w:author="Dr Mamadou SANOGO" w:date="2023-10-27T23:43:00Z">
              <w:r w:rsidRPr="00A36245">
                <w:rPr>
                  <w:b/>
                  <w:color w:val="000000" w:themeColor="text1"/>
                </w:rPr>
                <w:t>% d’enseignants vacataires intervenant dans la formation </w:t>
              </w:r>
            </w:ins>
          </w:p>
        </w:tc>
        <w:tc>
          <w:tcPr>
            <w:tcW w:w="2553" w:type="dxa"/>
            <w:shd w:val="clear" w:color="auto" w:fill="D9D9D9" w:themeFill="background1" w:themeFillShade="D9"/>
            <w:vAlign w:val="center"/>
            <w:tcPrChange w:id="4656" w:author="Dr Mamadou SANOGO" w:date="2023-10-27T23:43:00Z">
              <w:tcPr>
                <w:tcW w:w="1129" w:type="dxa"/>
                <w:shd w:val="clear" w:color="auto" w:fill="D9D9D9" w:themeFill="background1" w:themeFillShade="D9"/>
                <w:vAlign w:val="center"/>
              </w:tcPr>
            </w:tcPrChange>
          </w:tcPr>
          <w:p w14:paraId="266B189B" w14:textId="6A5A56BA" w:rsidR="00B43097" w:rsidRPr="00A36245" w:rsidRDefault="000B7D10" w:rsidP="00A36245">
            <w:pPr>
              <w:spacing w:line="240" w:lineRule="auto"/>
              <w:jc w:val="center"/>
              <w:rPr>
                <w:ins w:id="4657" w:author="Dr Mamadou SANOGO" w:date="2023-10-27T23:43:00Z"/>
                <w:b/>
                <w:color w:val="000000" w:themeColor="text1"/>
              </w:rPr>
            </w:pPr>
            <w:ins w:id="4658" w:author="Dr Mamadou SANOGO" w:date="2024-11-06T16:50:00Z" w16du:dateUtc="2024-11-06T16:50:00Z">
              <w:r>
                <w:rPr>
                  <w:b/>
                  <w:color w:val="000000" w:themeColor="text1"/>
                </w:rPr>
                <w:t>62</w:t>
              </w:r>
            </w:ins>
            <w:ins w:id="4659" w:author="Dr Mamadou SANOGO" w:date="2023-10-27T23:43:00Z">
              <w:r w:rsidR="00B43097">
                <w:rPr>
                  <w:b/>
                  <w:color w:val="000000" w:themeColor="text1"/>
                </w:rPr>
                <w:t>,</w:t>
              </w:r>
            </w:ins>
            <w:ins w:id="4660" w:author="Dr Mamadou SANOGO" w:date="2024-11-06T16:50:00Z" w16du:dateUtc="2024-11-06T16:50:00Z">
              <w:r>
                <w:rPr>
                  <w:b/>
                  <w:color w:val="000000" w:themeColor="text1"/>
                </w:rPr>
                <w:t>5</w:t>
              </w:r>
            </w:ins>
            <w:ins w:id="4661" w:author="Dr Mamadou SANOGO" w:date="2023-10-27T23:43:00Z">
              <w:r w:rsidR="00B43097" w:rsidRPr="00A36245">
                <w:rPr>
                  <w:b/>
                  <w:color w:val="000000" w:themeColor="text1"/>
                </w:rPr>
                <w:t>%</w:t>
              </w:r>
            </w:ins>
          </w:p>
        </w:tc>
      </w:tr>
      <w:tr w:rsidR="00B43097" w:rsidRPr="007A4AFC" w14:paraId="0F00DC70" w14:textId="77777777" w:rsidTr="00B43097">
        <w:trPr>
          <w:ins w:id="4662" w:author="Dr Mamadou SANOGO" w:date="2023-10-27T23:43:00Z"/>
          <w:trPrChange w:id="4663" w:author="Dr Mamadou SANOGO" w:date="2023-10-27T23:43:00Z">
            <w:trPr>
              <w:gridAfter w:val="0"/>
            </w:trPr>
          </w:trPrChange>
        </w:trPr>
        <w:tc>
          <w:tcPr>
            <w:tcW w:w="7932" w:type="dxa"/>
            <w:tcBorders>
              <w:bottom w:val="single" w:sz="4" w:space="0" w:color="auto"/>
            </w:tcBorders>
            <w:shd w:val="clear" w:color="auto" w:fill="auto"/>
            <w:tcPrChange w:id="4664" w:author="Dr Mamadou SANOGO" w:date="2023-10-27T23:43:00Z">
              <w:tcPr>
                <w:tcW w:w="7932" w:type="dxa"/>
                <w:tcBorders>
                  <w:bottom w:val="single" w:sz="4" w:space="0" w:color="auto"/>
                </w:tcBorders>
                <w:shd w:val="clear" w:color="auto" w:fill="auto"/>
              </w:tcPr>
            </w:tcPrChange>
          </w:tcPr>
          <w:p w14:paraId="6FDD7A0F" w14:textId="77777777" w:rsidR="00B43097" w:rsidRPr="00A36245" w:rsidRDefault="00B43097" w:rsidP="00A36245">
            <w:pPr>
              <w:spacing w:line="240" w:lineRule="auto"/>
              <w:rPr>
                <w:ins w:id="4665" w:author="Dr Mamadou SANOGO" w:date="2023-10-27T23:43:00Z"/>
                <w:color w:val="000000" w:themeColor="text1"/>
              </w:rPr>
            </w:pPr>
            <w:ins w:id="4666"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professionnels intervenants dans la formation</w:t>
              </w:r>
            </w:ins>
          </w:p>
        </w:tc>
        <w:tc>
          <w:tcPr>
            <w:tcW w:w="2553" w:type="dxa"/>
            <w:tcBorders>
              <w:bottom w:val="single" w:sz="4" w:space="0" w:color="auto"/>
            </w:tcBorders>
            <w:vAlign w:val="center"/>
            <w:tcPrChange w:id="4667" w:author="Dr Mamadou SANOGO" w:date="2023-10-27T23:43:00Z">
              <w:tcPr>
                <w:tcW w:w="1129" w:type="dxa"/>
                <w:tcBorders>
                  <w:bottom w:val="single" w:sz="4" w:space="0" w:color="auto"/>
                </w:tcBorders>
                <w:vAlign w:val="center"/>
              </w:tcPr>
            </w:tcPrChange>
          </w:tcPr>
          <w:p w14:paraId="1EA08451" w14:textId="5C110427" w:rsidR="00B43097" w:rsidRPr="00A36245" w:rsidRDefault="000B7D10" w:rsidP="00A36245">
            <w:pPr>
              <w:spacing w:line="240" w:lineRule="auto"/>
              <w:jc w:val="center"/>
              <w:rPr>
                <w:ins w:id="4668" w:author="Dr Mamadou SANOGO" w:date="2023-10-27T23:43:00Z"/>
                <w:color w:val="000000" w:themeColor="text1"/>
              </w:rPr>
            </w:pPr>
            <w:ins w:id="4669" w:author="Dr Mamadou SANOGO" w:date="2024-11-06T16:47:00Z" w16du:dateUtc="2024-11-06T16:47:00Z">
              <w:r>
                <w:rPr>
                  <w:color w:val="000000" w:themeColor="text1"/>
                </w:rPr>
                <w:t>8</w:t>
              </w:r>
            </w:ins>
          </w:p>
        </w:tc>
      </w:tr>
      <w:tr w:rsidR="00B43097" w:rsidRPr="007A4AFC" w14:paraId="53DBF98F" w14:textId="77777777" w:rsidTr="00B43097">
        <w:trPr>
          <w:ins w:id="4670" w:author="Dr Mamadou SANOGO" w:date="2023-10-27T23:43:00Z"/>
          <w:trPrChange w:id="4671" w:author="Dr Mamadou SANOGO" w:date="2023-10-27T23:43:00Z">
            <w:trPr>
              <w:gridAfter w:val="0"/>
            </w:trPr>
          </w:trPrChange>
        </w:trPr>
        <w:tc>
          <w:tcPr>
            <w:tcW w:w="7932" w:type="dxa"/>
            <w:shd w:val="clear" w:color="auto" w:fill="D9D9D9" w:themeFill="background1" w:themeFillShade="D9"/>
            <w:tcPrChange w:id="4672" w:author="Dr Mamadou SANOGO" w:date="2023-10-27T23:43:00Z">
              <w:tcPr>
                <w:tcW w:w="7932" w:type="dxa"/>
                <w:shd w:val="clear" w:color="auto" w:fill="D9D9D9" w:themeFill="background1" w:themeFillShade="D9"/>
              </w:tcPr>
            </w:tcPrChange>
          </w:tcPr>
          <w:p w14:paraId="2F157354" w14:textId="77777777" w:rsidR="00B43097" w:rsidRPr="00A36245" w:rsidRDefault="00B43097" w:rsidP="00A36245">
            <w:pPr>
              <w:spacing w:line="240" w:lineRule="auto"/>
              <w:rPr>
                <w:ins w:id="4673" w:author="Dr Mamadou SANOGO" w:date="2023-10-27T23:43:00Z"/>
                <w:b/>
                <w:color w:val="000000" w:themeColor="text1"/>
              </w:rPr>
            </w:pPr>
            <w:ins w:id="4674" w:author="Dr Mamadou SANOGO" w:date="2023-10-27T23:43:00Z">
              <w:r w:rsidRPr="00A36245">
                <w:rPr>
                  <w:b/>
                  <w:color w:val="000000" w:themeColor="text1"/>
                </w:rPr>
                <w:t>% de professionnels intervenants dans la formation</w:t>
              </w:r>
            </w:ins>
          </w:p>
        </w:tc>
        <w:tc>
          <w:tcPr>
            <w:tcW w:w="2553" w:type="dxa"/>
            <w:shd w:val="clear" w:color="auto" w:fill="D9D9D9" w:themeFill="background1" w:themeFillShade="D9"/>
            <w:vAlign w:val="center"/>
            <w:tcPrChange w:id="4675" w:author="Dr Mamadou SANOGO" w:date="2023-10-27T23:43:00Z">
              <w:tcPr>
                <w:tcW w:w="1129" w:type="dxa"/>
                <w:shd w:val="clear" w:color="auto" w:fill="D9D9D9" w:themeFill="background1" w:themeFillShade="D9"/>
                <w:vAlign w:val="center"/>
              </w:tcPr>
            </w:tcPrChange>
          </w:tcPr>
          <w:p w14:paraId="64F631A8" w14:textId="2B7B0065" w:rsidR="00B43097" w:rsidRPr="00A36245" w:rsidRDefault="00B43097" w:rsidP="00A36245">
            <w:pPr>
              <w:spacing w:line="240" w:lineRule="auto"/>
              <w:jc w:val="center"/>
              <w:rPr>
                <w:ins w:id="4676" w:author="Dr Mamadou SANOGO" w:date="2023-10-27T23:43:00Z"/>
                <w:b/>
                <w:color w:val="000000" w:themeColor="text1"/>
              </w:rPr>
            </w:pPr>
            <w:ins w:id="4677" w:author="Dr Mamadou SANOGO" w:date="2023-10-27T23:43:00Z">
              <w:r>
                <w:rPr>
                  <w:b/>
                  <w:color w:val="000000" w:themeColor="text1"/>
                </w:rPr>
                <w:t>3</w:t>
              </w:r>
            </w:ins>
            <w:ins w:id="4678" w:author="Dr Mamadou SANOGO" w:date="2024-11-06T16:50:00Z" w16du:dateUtc="2024-11-06T16:50:00Z">
              <w:r w:rsidR="000B7D10">
                <w:rPr>
                  <w:b/>
                  <w:color w:val="000000" w:themeColor="text1"/>
                </w:rPr>
                <w:t>3</w:t>
              </w:r>
            </w:ins>
            <w:ins w:id="4679" w:author="Dr Mamadou SANOGO" w:date="2023-10-27T23:43:00Z">
              <w:r>
                <w:rPr>
                  <w:b/>
                  <w:color w:val="000000" w:themeColor="text1"/>
                </w:rPr>
                <w:t>,</w:t>
              </w:r>
            </w:ins>
            <w:ins w:id="4680" w:author="Dr Mamadou SANOGO" w:date="2024-11-06T16:50:00Z" w16du:dateUtc="2024-11-06T16:50:00Z">
              <w:r w:rsidR="000B7D10">
                <w:rPr>
                  <w:b/>
                  <w:color w:val="000000" w:themeColor="text1"/>
                </w:rPr>
                <w:t>33</w:t>
              </w:r>
            </w:ins>
            <w:ins w:id="4681" w:author="Dr Mamadou SANOGO" w:date="2023-10-27T23:43:00Z">
              <w:r w:rsidRPr="00A36245">
                <w:rPr>
                  <w:b/>
                  <w:color w:val="000000" w:themeColor="text1"/>
                </w:rPr>
                <w:t>%</w:t>
              </w:r>
            </w:ins>
          </w:p>
        </w:tc>
      </w:tr>
      <w:tr w:rsidR="00B43097" w:rsidRPr="007A4AFC" w14:paraId="46BD2CF2" w14:textId="77777777" w:rsidTr="00B43097">
        <w:trPr>
          <w:ins w:id="4682" w:author="Dr Mamadou SANOGO" w:date="2023-10-27T23:43:00Z"/>
          <w:trPrChange w:id="4683" w:author="Dr Mamadou SANOGO" w:date="2023-10-27T23:43:00Z">
            <w:trPr>
              <w:gridAfter w:val="0"/>
            </w:trPr>
          </w:trPrChange>
        </w:trPr>
        <w:tc>
          <w:tcPr>
            <w:tcW w:w="7932" w:type="dxa"/>
            <w:shd w:val="clear" w:color="auto" w:fill="D9D9D9" w:themeFill="background1" w:themeFillShade="D9"/>
            <w:tcPrChange w:id="4684" w:author="Dr Mamadou SANOGO" w:date="2023-10-27T23:43:00Z">
              <w:tcPr>
                <w:tcW w:w="7932" w:type="dxa"/>
                <w:shd w:val="clear" w:color="auto" w:fill="D9D9D9" w:themeFill="background1" w:themeFillShade="D9"/>
              </w:tcPr>
            </w:tcPrChange>
          </w:tcPr>
          <w:p w14:paraId="3901C2A2" w14:textId="77777777" w:rsidR="00B43097" w:rsidRPr="00A36245" w:rsidRDefault="00B43097" w:rsidP="00A36245">
            <w:pPr>
              <w:spacing w:line="240" w:lineRule="auto"/>
              <w:rPr>
                <w:ins w:id="4685" w:author="Dr Mamadou SANOGO" w:date="2023-10-27T23:43:00Z"/>
                <w:b/>
                <w:color w:val="000000" w:themeColor="text1"/>
              </w:rPr>
            </w:pPr>
            <w:ins w:id="4686"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d’intervenants dans la formation </w:t>
              </w:r>
            </w:ins>
          </w:p>
        </w:tc>
        <w:tc>
          <w:tcPr>
            <w:tcW w:w="2553" w:type="dxa"/>
            <w:shd w:val="clear" w:color="auto" w:fill="D9D9D9" w:themeFill="background1" w:themeFillShade="D9"/>
            <w:vAlign w:val="center"/>
            <w:tcPrChange w:id="4687" w:author="Dr Mamadou SANOGO" w:date="2023-10-27T23:43:00Z">
              <w:tcPr>
                <w:tcW w:w="1129" w:type="dxa"/>
                <w:shd w:val="clear" w:color="auto" w:fill="D9D9D9" w:themeFill="background1" w:themeFillShade="D9"/>
                <w:vAlign w:val="center"/>
              </w:tcPr>
            </w:tcPrChange>
          </w:tcPr>
          <w:p w14:paraId="139498F8" w14:textId="0C4867F3" w:rsidR="00B43097" w:rsidRPr="00A36245" w:rsidRDefault="000B7D10" w:rsidP="00A36245">
            <w:pPr>
              <w:spacing w:line="240" w:lineRule="auto"/>
              <w:jc w:val="center"/>
              <w:rPr>
                <w:ins w:id="4688" w:author="Dr Mamadou SANOGO" w:date="2023-10-27T23:43:00Z"/>
                <w:b/>
                <w:color w:val="000000" w:themeColor="text1"/>
              </w:rPr>
            </w:pPr>
            <w:ins w:id="4689" w:author="Dr Mamadou SANOGO" w:date="2024-11-06T16:48:00Z" w16du:dateUtc="2024-11-06T16:48:00Z">
              <w:r>
                <w:rPr>
                  <w:b/>
                  <w:color w:val="000000" w:themeColor="text1"/>
                </w:rPr>
                <w:t>24</w:t>
              </w:r>
            </w:ins>
          </w:p>
        </w:tc>
      </w:tr>
    </w:tbl>
    <w:p w14:paraId="62722B5C" w14:textId="77777777" w:rsidR="00B43097" w:rsidRPr="00A36245" w:rsidRDefault="00B43097" w:rsidP="00B43097">
      <w:pPr>
        <w:spacing w:line="240" w:lineRule="auto"/>
        <w:rPr>
          <w:ins w:id="4690" w:author="Dr Mamadou SANOGO" w:date="2023-10-27T23:43:00Z"/>
          <w:color w:val="000000" w:themeColor="text1"/>
        </w:rPr>
      </w:pPr>
    </w:p>
    <w:p w14:paraId="151076B8" w14:textId="04492EEA" w:rsidR="00B43097" w:rsidRPr="001B1C9C" w:rsidRDefault="00B43097">
      <w:pPr>
        <w:pStyle w:val="Paragraphedeliste"/>
        <w:numPr>
          <w:ilvl w:val="3"/>
          <w:numId w:val="3"/>
        </w:numPr>
        <w:spacing w:line="240" w:lineRule="auto"/>
        <w:ind w:left="284" w:hanging="284"/>
        <w:jc w:val="left"/>
        <w:rPr>
          <w:ins w:id="4691" w:author="Dr Mamadou SANOGO" w:date="2023-10-27T23:43:00Z"/>
          <w:b/>
          <w:color w:val="000000" w:themeColor="text1"/>
          <w:szCs w:val="24"/>
          <w:rPrChange w:id="4692" w:author="Dr Mamadou SANOGO" w:date="2024-11-07T09:30:00Z" w16du:dateUtc="2024-11-07T09:30:00Z">
            <w:rPr>
              <w:ins w:id="4693" w:author="Dr Mamadou SANOGO" w:date="2023-10-27T23:43:00Z"/>
            </w:rPr>
          </w:rPrChange>
        </w:rPr>
        <w:pPrChange w:id="4694" w:author="Dr Mamadou SANOGO" w:date="2024-11-07T09:30:00Z" w16du:dateUtc="2024-11-07T09:30:00Z">
          <w:pPr>
            <w:spacing w:line="240" w:lineRule="auto"/>
          </w:pPr>
        </w:pPrChange>
      </w:pPr>
      <w:ins w:id="4695" w:author="Dr Mamadou SANOGO" w:date="2023-10-27T23:43:00Z">
        <w:r w:rsidRPr="00A36245">
          <w:rPr>
            <w:b/>
            <w:color w:val="000000" w:themeColor="text1"/>
            <w:szCs w:val="24"/>
          </w:rPr>
          <w:t>Chiffres clés de la formation sur 4 ans</w:t>
        </w:r>
      </w:ins>
    </w:p>
    <w:p w14:paraId="2E1DAFFB" w14:textId="3E2106A6" w:rsidR="00B43097" w:rsidRPr="00B43097" w:rsidRDefault="00B43097" w:rsidP="00B43097">
      <w:pPr>
        <w:spacing w:line="240" w:lineRule="auto"/>
        <w:rPr>
          <w:ins w:id="4696" w:author="Dr Mamadou SANOGO" w:date="2023-10-27T23:43:00Z"/>
          <w:b/>
          <w:bCs/>
          <w:i/>
          <w:iCs/>
          <w:color w:val="000000" w:themeColor="text1"/>
          <w:szCs w:val="24"/>
          <w:rPrChange w:id="4697" w:author="Dr Mamadou SANOGO" w:date="2023-10-27T23:44:00Z">
            <w:rPr>
              <w:ins w:id="4698" w:author="Dr Mamadou SANOGO" w:date="2023-10-27T23:43:00Z"/>
              <w:color w:val="000000" w:themeColor="text1"/>
            </w:rPr>
          </w:rPrChange>
        </w:rPr>
      </w:pPr>
      <w:ins w:id="4699" w:author="Dr Mamadou SANOGO" w:date="2023-10-27T23:43:00Z">
        <w:r w:rsidRPr="00A36245">
          <w:rPr>
            <w:b/>
            <w:bCs/>
            <w:i/>
            <w:iCs/>
            <w:color w:val="000000" w:themeColor="text1"/>
            <w:szCs w:val="24"/>
          </w:rPr>
          <w:t>Effectifs étudiants</w:t>
        </w:r>
      </w:ins>
    </w:p>
    <w:tbl>
      <w:tblPr>
        <w:tblStyle w:val="Grilledutableau"/>
        <w:tblW w:w="10485" w:type="dxa"/>
        <w:tblLook w:val="04A0" w:firstRow="1" w:lastRow="0" w:firstColumn="1" w:lastColumn="0" w:noHBand="0" w:noVBand="1"/>
        <w:tblPrChange w:id="4700" w:author="Dr Mamadou SANOGO" w:date="2023-10-27T23:44:00Z">
          <w:tblPr>
            <w:tblStyle w:val="Grilledutableau"/>
            <w:tblW w:w="0" w:type="auto"/>
            <w:tblLook w:val="04A0" w:firstRow="1" w:lastRow="0" w:firstColumn="1" w:lastColumn="0" w:noHBand="0" w:noVBand="1"/>
          </w:tblPr>
        </w:tblPrChange>
      </w:tblPr>
      <w:tblGrid>
        <w:gridCol w:w="1979"/>
        <w:gridCol w:w="1643"/>
        <w:gridCol w:w="1812"/>
        <w:gridCol w:w="1813"/>
        <w:gridCol w:w="3238"/>
        <w:tblGridChange w:id="4701">
          <w:tblGrid>
            <w:gridCol w:w="1979"/>
            <w:gridCol w:w="1643"/>
            <w:gridCol w:w="1812"/>
            <w:gridCol w:w="1813"/>
            <w:gridCol w:w="1813"/>
            <w:gridCol w:w="1425"/>
          </w:tblGrid>
        </w:tblGridChange>
      </w:tblGrid>
      <w:tr w:rsidR="00B43097" w:rsidRPr="007A4AFC" w14:paraId="499CC271" w14:textId="77777777" w:rsidTr="00B43097">
        <w:trPr>
          <w:ins w:id="4702" w:author="Dr Mamadou SANOGO" w:date="2023-10-27T23:43:00Z"/>
          <w:trPrChange w:id="4703" w:author="Dr Mamadou SANOGO" w:date="2023-10-27T23:44:00Z">
            <w:trPr>
              <w:gridAfter w:val="0"/>
            </w:trPr>
          </w:trPrChange>
        </w:trPr>
        <w:tc>
          <w:tcPr>
            <w:tcW w:w="1979" w:type="dxa"/>
            <w:tcPrChange w:id="4704" w:author="Dr Mamadou SANOGO" w:date="2023-10-27T23:44:00Z">
              <w:tcPr>
                <w:tcW w:w="1979" w:type="dxa"/>
              </w:tcPr>
            </w:tcPrChange>
          </w:tcPr>
          <w:p w14:paraId="43F4F3B2" w14:textId="77777777" w:rsidR="00B43097" w:rsidRPr="00A36245" w:rsidRDefault="00B43097" w:rsidP="00A36245">
            <w:pPr>
              <w:spacing w:line="240" w:lineRule="auto"/>
              <w:rPr>
                <w:ins w:id="4705" w:author="Dr Mamadou SANOGO" w:date="2023-10-27T23:43:00Z"/>
                <w:b/>
                <w:color w:val="000000" w:themeColor="text1"/>
              </w:rPr>
            </w:pPr>
            <w:ins w:id="4706"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3" w:type="dxa"/>
            <w:tcPrChange w:id="4707" w:author="Dr Mamadou SANOGO" w:date="2023-10-27T23:44:00Z">
              <w:tcPr>
                <w:tcW w:w="1643" w:type="dxa"/>
              </w:tcPr>
            </w:tcPrChange>
          </w:tcPr>
          <w:p w14:paraId="2735C064" w14:textId="0506A88A" w:rsidR="00B43097" w:rsidRPr="00A36245" w:rsidRDefault="00B43097" w:rsidP="00A36245">
            <w:pPr>
              <w:spacing w:line="240" w:lineRule="auto"/>
              <w:jc w:val="center"/>
              <w:rPr>
                <w:ins w:id="4708" w:author="Dr Mamadou SANOGO" w:date="2023-10-27T23:43:00Z"/>
                <w:b/>
                <w:color w:val="000000" w:themeColor="text1"/>
              </w:rPr>
            </w:pPr>
            <w:ins w:id="4709" w:author="Dr Mamadou SANOGO" w:date="2023-10-27T23:43:00Z">
              <w:r w:rsidRPr="00A36245">
                <w:rPr>
                  <w:b/>
                  <w:color w:val="000000" w:themeColor="text1"/>
                </w:rPr>
                <w:t>201</w:t>
              </w:r>
            </w:ins>
            <w:ins w:id="4710" w:author="Dr Mamadou SANOGO" w:date="2024-04-03T08:48:00Z" w16du:dateUtc="2024-04-03T08:48:00Z">
              <w:r w:rsidR="00B57DA0">
                <w:rPr>
                  <w:b/>
                  <w:color w:val="000000" w:themeColor="text1"/>
                </w:rPr>
                <w:t>9</w:t>
              </w:r>
            </w:ins>
            <w:ins w:id="4711" w:author="Dr Mamadou SANOGO" w:date="2023-10-27T23:43:00Z">
              <w:r w:rsidRPr="00A36245">
                <w:rPr>
                  <w:b/>
                  <w:color w:val="000000" w:themeColor="text1"/>
                </w:rPr>
                <w:t>-20</w:t>
              </w:r>
            </w:ins>
            <w:ins w:id="4712" w:author="Dr Mamadou SANOGO" w:date="2024-04-03T08:48:00Z" w16du:dateUtc="2024-04-03T08:48:00Z">
              <w:r w:rsidR="00B57DA0">
                <w:rPr>
                  <w:b/>
                  <w:color w:val="000000" w:themeColor="text1"/>
                </w:rPr>
                <w:t>20</w:t>
              </w:r>
            </w:ins>
          </w:p>
        </w:tc>
        <w:tc>
          <w:tcPr>
            <w:tcW w:w="1812" w:type="dxa"/>
            <w:tcPrChange w:id="4713" w:author="Dr Mamadou SANOGO" w:date="2023-10-27T23:44:00Z">
              <w:tcPr>
                <w:tcW w:w="1812" w:type="dxa"/>
              </w:tcPr>
            </w:tcPrChange>
          </w:tcPr>
          <w:p w14:paraId="5422962B" w14:textId="7594499E" w:rsidR="00B43097" w:rsidRPr="00A36245" w:rsidRDefault="00B43097" w:rsidP="00A36245">
            <w:pPr>
              <w:spacing w:line="240" w:lineRule="auto"/>
              <w:jc w:val="center"/>
              <w:rPr>
                <w:ins w:id="4714" w:author="Dr Mamadou SANOGO" w:date="2023-10-27T23:43:00Z"/>
                <w:b/>
                <w:color w:val="000000" w:themeColor="text1"/>
              </w:rPr>
            </w:pPr>
            <w:ins w:id="4715" w:author="Dr Mamadou SANOGO" w:date="2023-10-27T23:43:00Z">
              <w:r w:rsidRPr="00A36245">
                <w:rPr>
                  <w:b/>
                  <w:color w:val="000000" w:themeColor="text1"/>
                </w:rPr>
                <w:t>20</w:t>
              </w:r>
            </w:ins>
            <w:ins w:id="4716" w:author="Dr Mamadou SANOGO" w:date="2024-04-03T08:48:00Z" w16du:dateUtc="2024-04-03T08:48:00Z">
              <w:r w:rsidR="00B57DA0">
                <w:rPr>
                  <w:b/>
                  <w:color w:val="000000" w:themeColor="text1"/>
                </w:rPr>
                <w:t>20</w:t>
              </w:r>
            </w:ins>
            <w:ins w:id="4717" w:author="Dr Mamadou SANOGO" w:date="2023-10-27T23:43:00Z">
              <w:r w:rsidRPr="00A36245">
                <w:rPr>
                  <w:b/>
                  <w:color w:val="000000" w:themeColor="text1"/>
                </w:rPr>
                <w:t>-202</w:t>
              </w:r>
            </w:ins>
            <w:ins w:id="4718" w:author="Dr Mamadou SANOGO" w:date="2024-04-03T08:48:00Z" w16du:dateUtc="2024-04-03T08:48:00Z">
              <w:r w:rsidR="00B57DA0">
                <w:rPr>
                  <w:b/>
                  <w:color w:val="000000" w:themeColor="text1"/>
                </w:rPr>
                <w:t>1</w:t>
              </w:r>
            </w:ins>
          </w:p>
        </w:tc>
        <w:tc>
          <w:tcPr>
            <w:tcW w:w="1813" w:type="dxa"/>
            <w:tcPrChange w:id="4719" w:author="Dr Mamadou SANOGO" w:date="2023-10-27T23:44:00Z">
              <w:tcPr>
                <w:tcW w:w="1813" w:type="dxa"/>
              </w:tcPr>
            </w:tcPrChange>
          </w:tcPr>
          <w:p w14:paraId="4DE7C14B" w14:textId="22CB77DA" w:rsidR="00B43097" w:rsidRPr="00A36245" w:rsidRDefault="00B43097" w:rsidP="00A36245">
            <w:pPr>
              <w:spacing w:line="240" w:lineRule="auto"/>
              <w:jc w:val="center"/>
              <w:rPr>
                <w:ins w:id="4720" w:author="Dr Mamadou SANOGO" w:date="2023-10-27T23:43:00Z"/>
                <w:b/>
                <w:color w:val="000000" w:themeColor="text1"/>
              </w:rPr>
            </w:pPr>
            <w:ins w:id="4721" w:author="Dr Mamadou SANOGO" w:date="2023-10-27T23:43:00Z">
              <w:r w:rsidRPr="00A36245">
                <w:rPr>
                  <w:b/>
                  <w:color w:val="000000" w:themeColor="text1"/>
                </w:rPr>
                <w:t>202</w:t>
              </w:r>
            </w:ins>
            <w:ins w:id="4722" w:author="Dr Mamadou SANOGO" w:date="2024-04-03T08:48:00Z" w16du:dateUtc="2024-04-03T08:48:00Z">
              <w:r w:rsidR="00B57DA0">
                <w:rPr>
                  <w:b/>
                  <w:color w:val="000000" w:themeColor="text1"/>
                </w:rPr>
                <w:t>1</w:t>
              </w:r>
            </w:ins>
            <w:ins w:id="4723" w:author="Dr Mamadou SANOGO" w:date="2023-10-27T23:43:00Z">
              <w:r w:rsidRPr="00A36245">
                <w:rPr>
                  <w:b/>
                  <w:color w:val="000000" w:themeColor="text1"/>
                </w:rPr>
                <w:t>-202</w:t>
              </w:r>
            </w:ins>
            <w:ins w:id="4724" w:author="Dr Mamadou SANOGO" w:date="2024-04-03T08:48:00Z" w16du:dateUtc="2024-04-03T08:48:00Z">
              <w:r w:rsidR="00B57DA0">
                <w:rPr>
                  <w:b/>
                  <w:color w:val="000000" w:themeColor="text1"/>
                </w:rPr>
                <w:t>2</w:t>
              </w:r>
            </w:ins>
          </w:p>
        </w:tc>
        <w:tc>
          <w:tcPr>
            <w:tcW w:w="3238" w:type="dxa"/>
            <w:tcPrChange w:id="4725" w:author="Dr Mamadou SANOGO" w:date="2023-10-27T23:44:00Z">
              <w:tcPr>
                <w:tcW w:w="1813" w:type="dxa"/>
              </w:tcPr>
            </w:tcPrChange>
          </w:tcPr>
          <w:p w14:paraId="4EEF33A3" w14:textId="2EBF51BB" w:rsidR="00B43097" w:rsidRPr="00A36245" w:rsidRDefault="00B43097" w:rsidP="00A36245">
            <w:pPr>
              <w:spacing w:line="240" w:lineRule="auto"/>
              <w:jc w:val="center"/>
              <w:rPr>
                <w:ins w:id="4726" w:author="Dr Mamadou SANOGO" w:date="2023-10-27T23:43:00Z"/>
                <w:b/>
                <w:color w:val="000000" w:themeColor="text1"/>
              </w:rPr>
            </w:pPr>
            <w:ins w:id="4727" w:author="Dr Mamadou SANOGO" w:date="2023-10-27T23:43:00Z">
              <w:r w:rsidRPr="00A36245">
                <w:rPr>
                  <w:b/>
                  <w:color w:val="000000" w:themeColor="text1"/>
                </w:rPr>
                <w:t>202</w:t>
              </w:r>
            </w:ins>
            <w:ins w:id="4728" w:author="Dr Mamadou SANOGO" w:date="2024-04-03T08:48:00Z" w16du:dateUtc="2024-04-03T08:48:00Z">
              <w:r w:rsidR="00B57DA0">
                <w:rPr>
                  <w:b/>
                  <w:color w:val="000000" w:themeColor="text1"/>
                </w:rPr>
                <w:t>2</w:t>
              </w:r>
            </w:ins>
            <w:ins w:id="4729" w:author="Dr Mamadou SANOGO" w:date="2023-10-27T23:43:00Z">
              <w:r w:rsidRPr="00A36245">
                <w:rPr>
                  <w:b/>
                  <w:color w:val="000000" w:themeColor="text1"/>
                </w:rPr>
                <w:t>-202</w:t>
              </w:r>
            </w:ins>
            <w:ins w:id="4730" w:author="Dr Mamadou SANOGO" w:date="2024-04-03T08:49:00Z" w16du:dateUtc="2024-04-03T08:49:00Z">
              <w:r w:rsidR="00B57DA0">
                <w:rPr>
                  <w:b/>
                  <w:color w:val="000000" w:themeColor="text1"/>
                </w:rPr>
                <w:t>3</w:t>
              </w:r>
            </w:ins>
          </w:p>
        </w:tc>
      </w:tr>
      <w:tr w:rsidR="00B43097" w:rsidRPr="007A4AFC" w14:paraId="73442FAB" w14:textId="77777777" w:rsidTr="00B43097">
        <w:trPr>
          <w:ins w:id="4731" w:author="Dr Mamadou SANOGO" w:date="2023-10-27T23:43:00Z"/>
          <w:trPrChange w:id="4732" w:author="Dr Mamadou SANOGO" w:date="2023-10-27T23:44:00Z">
            <w:trPr>
              <w:gridAfter w:val="0"/>
            </w:trPr>
          </w:trPrChange>
        </w:trPr>
        <w:tc>
          <w:tcPr>
            <w:tcW w:w="1979" w:type="dxa"/>
            <w:tcPrChange w:id="4733" w:author="Dr Mamadou SANOGO" w:date="2023-10-27T23:44:00Z">
              <w:tcPr>
                <w:tcW w:w="1979" w:type="dxa"/>
              </w:tcPr>
            </w:tcPrChange>
          </w:tcPr>
          <w:p w14:paraId="1DDC34CE" w14:textId="77777777" w:rsidR="00B43097" w:rsidRPr="00A36245" w:rsidRDefault="00B43097" w:rsidP="00A36245">
            <w:pPr>
              <w:spacing w:line="240" w:lineRule="auto"/>
              <w:rPr>
                <w:ins w:id="4734" w:author="Dr Mamadou SANOGO" w:date="2023-10-27T23:43:00Z"/>
                <w:color w:val="000000" w:themeColor="text1"/>
              </w:rPr>
            </w:pPr>
            <w:ins w:id="4735"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L1</w:t>
              </w:r>
            </w:ins>
          </w:p>
        </w:tc>
        <w:tc>
          <w:tcPr>
            <w:tcW w:w="1643" w:type="dxa"/>
            <w:tcPrChange w:id="4736" w:author="Dr Mamadou SANOGO" w:date="2023-10-27T23:44:00Z">
              <w:tcPr>
                <w:tcW w:w="1643" w:type="dxa"/>
              </w:tcPr>
            </w:tcPrChange>
          </w:tcPr>
          <w:p w14:paraId="23E28ED1" w14:textId="1679511A" w:rsidR="00B43097" w:rsidRPr="00A36245" w:rsidRDefault="005D1680" w:rsidP="00A36245">
            <w:pPr>
              <w:spacing w:line="240" w:lineRule="auto"/>
              <w:jc w:val="center"/>
              <w:rPr>
                <w:ins w:id="4737" w:author="Dr Mamadou SANOGO" w:date="2023-10-27T23:43:00Z"/>
                <w:color w:val="000000" w:themeColor="text1"/>
              </w:rPr>
            </w:pPr>
            <w:ins w:id="4738" w:author="Dr Mamadou SANOGO" w:date="2024-11-07T11:51:00Z" w16du:dateUtc="2024-11-07T11:51:00Z">
              <w:r>
                <w:rPr>
                  <w:color w:val="000000" w:themeColor="text1"/>
                </w:rPr>
                <w:t>9</w:t>
              </w:r>
            </w:ins>
          </w:p>
        </w:tc>
        <w:tc>
          <w:tcPr>
            <w:tcW w:w="1812" w:type="dxa"/>
            <w:tcPrChange w:id="4739" w:author="Dr Mamadou SANOGO" w:date="2023-10-27T23:44:00Z">
              <w:tcPr>
                <w:tcW w:w="1812" w:type="dxa"/>
              </w:tcPr>
            </w:tcPrChange>
          </w:tcPr>
          <w:p w14:paraId="458DA272" w14:textId="5D5CA9E6" w:rsidR="00B43097" w:rsidRPr="00A36245" w:rsidRDefault="005D1680" w:rsidP="00A36245">
            <w:pPr>
              <w:spacing w:line="240" w:lineRule="auto"/>
              <w:jc w:val="center"/>
              <w:rPr>
                <w:ins w:id="4740" w:author="Dr Mamadou SANOGO" w:date="2023-10-27T23:43:00Z"/>
                <w:color w:val="000000" w:themeColor="text1"/>
              </w:rPr>
            </w:pPr>
            <w:ins w:id="4741" w:author="Dr Mamadou SANOGO" w:date="2024-11-07T11:51:00Z" w16du:dateUtc="2024-11-07T11:51:00Z">
              <w:r>
                <w:rPr>
                  <w:color w:val="000000" w:themeColor="text1"/>
                </w:rPr>
                <w:t>13</w:t>
              </w:r>
            </w:ins>
          </w:p>
        </w:tc>
        <w:tc>
          <w:tcPr>
            <w:tcW w:w="1813" w:type="dxa"/>
            <w:tcPrChange w:id="4742" w:author="Dr Mamadou SANOGO" w:date="2023-10-27T23:44:00Z">
              <w:tcPr>
                <w:tcW w:w="1813" w:type="dxa"/>
              </w:tcPr>
            </w:tcPrChange>
          </w:tcPr>
          <w:p w14:paraId="659DC3EE" w14:textId="562EF03C" w:rsidR="00B43097" w:rsidRPr="00A36245" w:rsidRDefault="005D1680" w:rsidP="00A36245">
            <w:pPr>
              <w:spacing w:line="240" w:lineRule="auto"/>
              <w:jc w:val="center"/>
              <w:rPr>
                <w:ins w:id="4743" w:author="Dr Mamadou SANOGO" w:date="2023-10-27T23:43:00Z"/>
                <w:color w:val="000000" w:themeColor="text1"/>
              </w:rPr>
            </w:pPr>
            <w:ins w:id="4744" w:author="Dr Mamadou SANOGO" w:date="2024-11-07T11:52:00Z" w16du:dateUtc="2024-11-07T11:52:00Z">
              <w:r>
                <w:rPr>
                  <w:color w:val="000000" w:themeColor="text1"/>
                </w:rPr>
                <w:t>9</w:t>
              </w:r>
            </w:ins>
          </w:p>
        </w:tc>
        <w:tc>
          <w:tcPr>
            <w:tcW w:w="3238" w:type="dxa"/>
            <w:tcPrChange w:id="4745" w:author="Dr Mamadou SANOGO" w:date="2023-10-27T23:44:00Z">
              <w:tcPr>
                <w:tcW w:w="1813" w:type="dxa"/>
              </w:tcPr>
            </w:tcPrChange>
          </w:tcPr>
          <w:p w14:paraId="70727D77" w14:textId="2E590E07" w:rsidR="00B43097" w:rsidRPr="00A36245" w:rsidRDefault="005D1680" w:rsidP="00A36245">
            <w:pPr>
              <w:spacing w:line="240" w:lineRule="auto"/>
              <w:jc w:val="center"/>
              <w:rPr>
                <w:ins w:id="4746" w:author="Dr Mamadou SANOGO" w:date="2023-10-27T23:43:00Z"/>
                <w:color w:val="000000" w:themeColor="text1"/>
              </w:rPr>
            </w:pPr>
            <w:ins w:id="4747" w:author="Dr Mamadou SANOGO" w:date="2024-11-07T11:52:00Z" w16du:dateUtc="2024-11-07T11:52:00Z">
              <w:r>
                <w:rPr>
                  <w:color w:val="000000" w:themeColor="text1"/>
                </w:rPr>
                <w:t>13</w:t>
              </w:r>
            </w:ins>
          </w:p>
        </w:tc>
      </w:tr>
      <w:tr w:rsidR="00B43097" w:rsidRPr="007A4AFC" w14:paraId="2457CFD7" w14:textId="77777777" w:rsidTr="00B43097">
        <w:trPr>
          <w:ins w:id="4748" w:author="Dr Mamadou SANOGO" w:date="2023-10-27T23:43:00Z"/>
          <w:trPrChange w:id="4749" w:author="Dr Mamadou SANOGO" w:date="2023-10-27T23:44:00Z">
            <w:trPr>
              <w:gridAfter w:val="0"/>
            </w:trPr>
          </w:trPrChange>
        </w:trPr>
        <w:tc>
          <w:tcPr>
            <w:tcW w:w="1979" w:type="dxa"/>
            <w:tcPrChange w:id="4750" w:author="Dr Mamadou SANOGO" w:date="2023-10-27T23:44:00Z">
              <w:tcPr>
                <w:tcW w:w="1979" w:type="dxa"/>
              </w:tcPr>
            </w:tcPrChange>
          </w:tcPr>
          <w:p w14:paraId="19E5B3A0" w14:textId="77777777" w:rsidR="00B43097" w:rsidRPr="004905FE" w:rsidRDefault="00B43097" w:rsidP="00A36245">
            <w:pPr>
              <w:spacing w:line="240" w:lineRule="auto"/>
              <w:rPr>
                <w:ins w:id="4751" w:author="Dr Mamadou SANOGO" w:date="2023-10-27T23:43:00Z"/>
                <w:color w:val="000000" w:themeColor="text1"/>
              </w:rPr>
            </w:pPr>
            <w:ins w:id="4752" w:author="Dr Mamadou SANOGO" w:date="2023-10-27T23:43:00Z">
              <w:r>
                <w:rPr>
                  <w:color w:val="000000" w:themeColor="text1"/>
                </w:rPr>
                <w:t>Nbre inscrits L2</w:t>
              </w:r>
            </w:ins>
          </w:p>
        </w:tc>
        <w:tc>
          <w:tcPr>
            <w:tcW w:w="1643" w:type="dxa"/>
            <w:tcPrChange w:id="4753" w:author="Dr Mamadou SANOGO" w:date="2023-10-27T23:44:00Z">
              <w:tcPr>
                <w:tcW w:w="1643" w:type="dxa"/>
              </w:tcPr>
            </w:tcPrChange>
          </w:tcPr>
          <w:p w14:paraId="1C28C862" w14:textId="11A80E22" w:rsidR="00B43097" w:rsidRPr="004905FE" w:rsidRDefault="005D1680" w:rsidP="00A36245">
            <w:pPr>
              <w:spacing w:line="240" w:lineRule="auto"/>
              <w:jc w:val="center"/>
              <w:rPr>
                <w:ins w:id="4754" w:author="Dr Mamadou SANOGO" w:date="2023-10-27T23:43:00Z"/>
                <w:color w:val="000000" w:themeColor="text1"/>
              </w:rPr>
            </w:pPr>
            <w:ins w:id="4755" w:author="Dr Mamadou SANOGO" w:date="2024-11-07T11:53:00Z" w16du:dateUtc="2024-11-07T11:53:00Z">
              <w:r>
                <w:rPr>
                  <w:color w:val="000000" w:themeColor="text1"/>
                </w:rPr>
                <w:t>9</w:t>
              </w:r>
            </w:ins>
          </w:p>
        </w:tc>
        <w:tc>
          <w:tcPr>
            <w:tcW w:w="1812" w:type="dxa"/>
            <w:tcPrChange w:id="4756" w:author="Dr Mamadou SANOGO" w:date="2023-10-27T23:44:00Z">
              <w:tcPr>
                <w:tcW w:w="1812" w:type="dxa"/>
              </w:tcPr>
            </w:tcPrChange>
          </w:tcPr>
          <w:p w14:paraId="639C2779" w14:textId="59E561B1" w:rsidR="00B43097" w:rsidRPr="004905FE" w:rsidRDefault="005D1680" w:rsidP="00A36245">
            <w:pPr>
              <w:spacing w:line="240" w:lineRule="auto"/>
              <w:jc w:val="center"/>
              <w:rPr>
                <w:ins w:id="4757" w:author="Dr Mamadou SANOGO" w:date="2023-10-27T23:43:00Z"/>
                <w:color w:val="000000" w:themeColor="text1"/>
              </w:rPr>
            </w:pPr>
            <w:ins w:id="4758" w:author="Dr Mamadou SANOGO" w:date="2024-11-07T11:53:00Z" w16du:dateUtc="2024-11-07T11:53:00Z">
              <w:r>
                <w:rPr>
                  <w:color w:val="000000" w:themeColor="text1"/>
                </w:rPr>
                <w:t>9</w:t>
              </w:r>
            </w:ins>
          </w:p>
        </w:tc>
        <w:tc>
          <w:tcPr>
            <w:tcW w:w="1813" w:type="dxa"/>
            <w:tcPrChange w:id="4759" w:author="Dr Mamadou SANOGO" w:date="2023-10-27T23:44:00Z">
              <w:tcPr>
                <w:tcW w:w="1813" w:type="dxa"/>
              </w:tcPr>
            </w:tcPrChange>
          </w:tcPr>
          <w:p w14:paraId="78A33EEB" w14:textId="6EF2054D" w:rsidR="00B43097" w:rsidRPr="004905FE" w:rsidRDefault="005D1680" w:rsidP="00A36245">
            <w:pPr>
              <w:spacing w:line="240" w:lineRule="auto"/>
              <w:jc w:val="center"/>
              <w:rPr>
                <w:ins w:id="4760" w:author="Dr Mamadou SANOGO" w:date="2023-10-27T23:43:00Z"/>
                <w:color w:val="000000" w:themeColor="text1"/>
              </w:rPr>
            </w:pPr>
            <w:ins w:id="4761" w:author="Dr Mamadou SANOGO" w:date="2024-11-07T11:53:00Z" w16du:dateUtc="2024-11-07T11:53:00Z">
              <w:r>
                <w:rPr>
                  <w:color w:val="000000" w:themeColor="text1"/>
                </w:rPr>
                <w:t>13</w:t>
              </w:r>
            </w:ins>
          </w:p>
        </w:tc>
        <w:tc>
          <w:tcPr>
            <w:tcW w:w="3238" w:type="dxa"/>
            <w:tcPrChange w:id="4762" w:author="Dr Mamadou SANOGO" w:date="2023-10-27T23:44:00Z">
              <w:tcPr>
                <w:tcW w:w="1813" w:type="dxa"/>
              </w:tcPr>
            </w:tcPrChange>
          </w:tcPr>
          <w:p w14:paraId="29B1C824" w14:textId="35EA76BB" w:rsidR="00B43097" w:rsidRPr="004905FE" w:rsidRDefault="005D1680" w:rsidP="00A36245">
            <w:pPr>
              <w:spacing w:line="240" w:lineRule="auto"/>
              <w:jc w:val="center"/>
              <w:rPr>
                <w:ins w:id="4763" w:author="Dr Mamadou SANOGO" w:date="2023-10-27T23:43:00Z"/>
                <w:color w:val="000000" w:themeColor="text1"/>
              </w:rPr>
            </w:pPr>
            <w:ins w:id="4764" w:author="Dr Mamadou SANOGO" w:date="2024-11-07T11:53:00Z" w16du:dateUtc="2024-11-07T11:53:00Z">
              <w:r>
                <w:rPr>
                  <w:color w:val="000000" w:themeColor="text1"/>
                </w:rPr>
                <w:t>9</w:t>
              </w:r>
            </w:ins>
          </w:p>
        </w:tc>
      </w:tr>
      <w:tr w:rsidR="00B43097" w:rsidRPr="007A4AFC" w14:paraId="4B27559F" w14:textId="77777777" w:rsidTr="00B43097">
        <w:trPr>
          <w:ins w:id="4765" w:author="Dr Mamadou SANOGO" w:date="2023-10-27T23:43:00Z"/>
          <w:trPrChange w:id="4766" w:author="Dr Mamadou SANOGO" w:date="2023-10-27T23:44:00Z">
            <w:trPr>
              <w:gridAfter w:val="0"/>
            </w:trPr>
          </w:trPrChange>
        </w:trPr>
        <w:tc>
          <w:tcPr>
            <w:tcW w:w="1979" w:type="dxa"/>
            <w:tcPrChange w:id="4767" w:author="Dr Mamadou SANOGO" w:date="2023-10-27T23:44:00Z">
              <w:tcPr>
                <w:tcW w:w="1979" w:type="dxa"/>
              </w:tcPr>
            </w:tcPrChange>
          </w:tcPr>
          <w:p w14:paraId="57CD3EE0" w14:textId="77777777" w:rsidR="00B43097" w:rsidRPr="00A36245" w:rsidRDefault="00B43097" w:rsidP="00A36245">
            <w:pPr>
              <w:spacing w:line="240" w:lineRule="auto"/>
              <w:rPr>
                <w:ins w:id="4768" w:author="Dr Mamadou SANOGO" w:date="2023-10-27T23:43:00Z"/>
                <w:color w:val="000000" w:themeColor="text1"/>
              </w:rPr>
            </w:pPr>
            <w:ins w:id="4769"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L3</w:t>
              </w:r>
            </w:ins>
          </w:p>
        </w:tc>
        <w:tc>
          <w:tcPr>
            <w:tcW w:w="1643" w:type="dxa"/>
            <w:tcPrChange w:id="4770" w:author="Dr Mamadou SANOGO" w:date="2023-10-27T23:44:00Z">
              <w:tcPr>
                <w:tcW w:w="1643" w:type="dxa"/>
              </w:tcPr>
            </w:tcPrChange>
          </w:tcPr>
          <w:p w14:paraId="77F1F40F" w14:textId="148F8BD9" w:rsidR="00B43097" w:rsidRPr="00A36245" w:rsidRDefault="005D1680" w:rsidP="00A36245">
            <w:pPr>
              <w:spacing w:line="240" w:lineRule="auto"/>
              <w:jc w:val="center"/>
              <w:rPr>
                <w:ins w:id="4771" w:author="Dr Mamadou SANOGO" w:date="2023-10-27T23:43:00Z"/>
                <w:color w:val="000000" w:themeColor="text1"/>
              </w:rPr>
            </w:pPr>
            <w:ins w:id="4772" w:author="Dr Mamadou SANOGO" w:date="2024-11-07T11:53:00Z" w16du:dateUtc="2024-11-07T11:53:00Z">
              <w:r>
                <w:rPr>
                  <w:color w:val="000000" w:themeColor="text1"/>
                </w:rPr>
                <w:t>4</w:t>
              </w:r>
            </w:ins>
          </w:p>
        </w:tc>
        <w:tc>
          <w:tcPr>
            <w:tcW w:w="1812" w:type="dxa"/>
            <w:tcPrChange w:id="4773" w:author="Dr Mamadou SANOGO" w:date="2023-10-27T23:44:00Z">
              <w:tcPr>
                <w:tcW w:w="1812" w:type="dxa"/>
              </w:tcPr>
            </w:tcPrChange>
          </w:tcPr>
          <w:p w14:paraId="182CD7BE" w14:textId="7503F57F" w:rsidR="00B43097" w:rsidRPr="00A36245" w:rsidRDefault="005D1680" w:rsidP="00A36245">
            <w:pPr>
              <w:spacing w:line="240" w:lineRule="auto"/>
              <w:jc w:val="center"/>
              <w:rPr>
                <w:ins w:id="4774" w:author="Dr Mamadou SANOGO" w:date="2023-10-27T23:43:00Z"/>
                <w:color w:val="000000" w:themeColor="text1"/>
              </w:rPr>
            </w:pPr>
            <w:ins w:id="4775" w:author="Dr Mamadou SANOGO" w:date="2024-11-07T11:53:00Z" w16du:dateUtc="2024-11-07T11:53:00Z">
              <w:r>
                <w:rPr>
                  <w:color w:val="000000" w:themeColor="text1"/>
                </w:rPr>
                <w:t>9</w:t>
              </w:r>
            </w:ins>
          </w:p>
        </w:tc>
        <w:tc>
          <w:tcPr>
            <w:tcW w:w="1813" w:type="dxa"/>
            <w:tcPrChange w:id="4776" w:author="Dr Mamadou SANOGO" w:date="2023-10-27T23:44:00Z">
              <w:tcPr>
                <w:tcW w:w="1813" w:type="dxa"/>
              </w:tcPr>
            </w:tcPrChange>
          </w:tcPr>
          <w:p w14:paraId="0B5D43E8" w14:textId="716F1FC9" w:rsidR="00B43097" w:rsidRPr="00A36245" w:rsidRDefault="005D1680" w:rsidP="00A36245">
            <w:pPr>
              <w:spacing w:line="240" w:lineRule="auto"/>
              <w:jc w:val="center"/>
              <w:rPr>
                <w:ins w:id="4777" w:author="Dr Mamadou SANOGO" w:date="2023-10-27T23:43:00Z"/>
                <w:color w:val="000000" w:themeColor="text1"/>
              </w:rPr>
            </w:pPr>
            <w:ins w:id="4778" w:author="Dr Mamadou SANOGO" w:date="2024-11-07T11:53:00Z" w16du:dateUtc="2024-11-07T11:53:00Z">
              <w:r>
                <w:rPr>
                  <w:color w:val="000000" w:themeColor="text1"/>
                </w:rPr>
                <w:t>9</w:t>
              </w:r>
            </w:ins>
          </w:p>
        </w:tc>
        <w:tc>
          <w:tcPr>
            <w:tcW w:w="3238" w:type="dxa"/>
            <w:tcPrChange w:id="4779" w:author="Dr Mamadou SANOGO" w:date="2023-10-27T23:44:00Z">
              <w:tcPr>
                <w:tcW w:w="1813" w:type="dxa"/>
              </w:tcPr>
            </w:tcPrChange>
          </w:tcPr>
          <w:p w14:paraId="1402D162" w14:textId="4A8AF475" w:rsidR="00B43097" w:rsidRPr="00A36245" w:rsidRDefault="005D1680" w:rsidP="00A36245">
            <w:pPr>
              <w:spacing w:line="240" w:lineRule="auto"/>
              <w:jc w:val="center"/>
              <w:rPr>
                <w:ins w:id="4780" w:author="Dr Mamadou SANOGO" w:date="2023-10-27T23:43:00Z"/>
                <w:color w:val="000000" w:themeColor="text1"/>
              </w:rPr>
            </w:pPr>
            <w:ins w:id="4781" w:author="Dr Mamadou SANOGO" w:date="2024-11-07T11:53:00Z" w16du:dateUtc="2024-11-07T11:53:00Z">
              <w:r>
                <w:rPr>
                  <w:color w:val="000000" w:themeColor="text1"/>
                </w:rPr>
                <w:t>13</w:t>
              </w:r>
            </w:ins>
          </w:p>
        </w:tc>
      </w:tr>
      <w:tr w:rsidR="00B43097" w:rsidRPr="007A4AFC" w14:paraId="121DA5A2" w14:textId="77777777" w:rsidTr="00B57DA0">
        <w:trPr>
          <w:ins w:id="4782" w:author="Dr Mamadou SANOGO" w:date="2023-10-27T23:43:00Z"/>
          <w:trPrChange w:id="4783" w:author="Dr Mamadou SANOGO" w:date="2024-04-03T08:54:00Z" w16du:dateUtc="2024-04-03T08:54:00Z">
            <w:trPr>
              <w:gridAfter w:val="0"/>
            </w:trPr>
          </w:trPrChange>
        </w:trPr>
        <w:tc>
          <w:tcPr>
            <w:tcW w:w="1979" w:type="dxa"/>
            <w:shd w:val="clear" w:color="auto" w:fill="D9D9D9" w:themeFill="background1" w:themeFillShade="D9"/>
            <w:tcPrChange w:id="4784" w:author="Dr Mamadou SANOGO" w:date="2024-04-03T08:54:00Z" w16du:dateUtc="2024-04-03T08:54:00Z">
              <w:tcPr>
                <w:tcW w:w="1979" w:type="dxa"/>
                <w:shd w:val="clear" w:color="auto" w:fill="D9D9D9" w:themeFill="background1" w:themeFillShade="D9"/>
              </w:tcPr>
            </w:tcPrChange>
          </w:tcPr>
          <w:p w14:paraId="3F0C975E" w14:textId="77777777" w:rsidR="00B43097" w:rsidRPr="00A36245" w:rsidRDefault="00B43097">
            <w:pPr>
              <w:spacing w:line="240" w:lineRule="auto"/>
              <w:jc w:val="left"/>
              <w:rPr>
                <w:ins w:id="4785" w:author="Dr Mamadou SANOGO" w:date="2023-10-27T23:43:00Z"/>
                <w:b/>
                <w:color w:val="000000" w:themeColor="text1"/>
              </w:rPr>
              <w:pPrChange w:id="4786" w:author="Dr Mamadou SANOGO" w:date="2024-04-03T08:53:00Z" w16du:dateUtc="2024-04-03T08:53:00Z">
                <w:pPr>
                  <w:spacing w:line="240" w:lineRule="auto"/>
                </w:pPr>
              </w:pPrChange>
            </w:pPr>
            <w:ins w:id="4787"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inscrits </w:t>
              </w:r>
            </w:ins>
          </w:p>
        </w:tc>
        <w:tc>
          <w:tcPr>
            <w:tcW w:w="1643" w:type="dxa"/>
            <w:shd w:val="clear" w:color="auto" w:fill="D9D9D9" w:themeFill="background1" w:themeFillShade="D9"/>
            <w:vAlign w:val="center"/>
            <w:tcPrChange w:id="4788" w:author="Dr Mamadou SANOGO" w:date="2024-04-03T08:54:00Z" w16du:dateUtc="2024-04-03T08:54:00Z">
              <w:tcPr>
                <w:tcW w:w="1643" w:type="dxa"/>
                <w:shd w:val="clear" w:color="auto" w:fill="D9D9D9" w:themeFill="background1" w:themeFillShade="D9"/>
              </w:tcPr>
            </w:tcPrChange>
          </w:tcPr>
          <w:p w14:paraId="6117CC7C" w14:textId="692400F6" w:rsidR="00B43097" w:rsidRPr="00A36245" w:rsidRDefault="005D1680" w:rsidP="00B57DA0">
            <w:pPr>
              <w:spacing w:line="240" w:lineRule="auto"/>
              <w:jc w:val="center"/>
              <w:rPr>
                <w:ins w:id="4789" w:author="Dr Mamadou SANOGO" w:date="2023-10-27T23:43:00Z"/>
                <w:b/>
                <w:color w:val="000000" w:themeColor="text1"/>
              </w:rPr>
            </w:pPr>
            <w:ins w:id="4790" w:author="Dr Mamadou SANOGO" w:date="2024-11-07T11:53:00Z" w16du:dateUtc="2024-11-07T11:53:00Z">
              <w:r>
                <w:rPr>
                  <w:b/>
                  <w:color w:val="000000" w:themeColor="text1"/>
                </w:rPr>
                <w:t>22</w:t>
              </w:r>
            </w:ins>
          </w:p>
        </w:tc>
        <w:tc>
          <w:tcPr>
            <w:tcW w:w="1812" w:type="dxa"/>
            <w:shd w:val="clear" w:color="auto" w:fill="D9D9D9" w:themeFill="background1" w:themeFillShade="D9"/>
            <w:vAlign w:val="center"/>
            <w:tcPrChange w:id="4791" w:author="Dr Mamadou SANOGO" w:date="2024-04-03T08:54:00Z" w16du:dateUtc="2024-04-03T08:54:00Z">
              <w:tcPr>
                <w:tcW w:w="1812" w:type="dxa"/>
                <w:shd w:val="clear" w:color="auto" w:fill="D9D9D9" w:themeFill="background1" w:themeFillShade="D9"/>
              </w:tcPr>
            </w:tcPrChange>
          </w:tcPr>
          <w:p w14:paraId="690C9AFE" w14:textId="12F527FD" w:rsidR="00B43097" w:rsidRPr="00A36245" w:rsidRDefault="005D1680" w:rsidP="00B57DA0">
            <w:pPr>
              <w:spacing w:line="240" w:lineRule="auto"/>
              <w:jc w:val="center"/>
              <w:rPr>
                <w:ins w:id="4792" w:author="Dr Mamadou SANOGO" w:date="2023-10-27T23:43:00Z"/>
                <w:b/>
                <w:color w:val="000000" w:themeColor="text1"/>
              </w:rPr>
            </w:pPr>
            <w:ins w:id="4793" w:author="Dr Mamadou SANOGO" w:date="2024-11-07T11:53:00Z" w16du:dateUtc="2024-11-07T11:53:00Z">
              <w:r>
                <w:rPr>
                  <w:b/>
                  <w:color w:val="000000" w:themeColor="text1"/>
                </w:rPr>
                <w:t>31</w:t>
              </w:r>
            </w:ins>
          </w:p>
        </w:tc>
        <w:tc>
          <w:tcPr>
            <w:tcW w:w="1813" w:type="dxa"/>
            <w:shd w:val="clear" w:color="auto" w:fill="D9D9D9" w:themeFill="background1" w:themeFillShade="D9"/>
            <w:vAlign w:val="center"/>
            <w:tcPrChange w:id="4794" w:author="Dr Mamadou SANOGO" w:date="2024-04-03T08:54:00Z" w16du:dateUtc="2024-04-03T08:54:00Z">
              <w:tcPr>
                <w:tcW w:w="1813" w:type="dxa"/>
                <w:shd w:val="clear" w:color="auto" w:fill="D9D9D9" w:themeFill="background1" w:themeFillShade="D9"/>
              </w:tcPr>
            </w:tcPrChange>
          </w:tcPr>
          <w:p w14:paraId="23A2FC55" w14:textId="7A7EC5A5" w:rsidR="00B43097" w:rsidRPr="00A36245" w:rsidRDefault="005D1680" w:rsidP="00B57DA0">
            <w:pPr>
              <w:spacing w:line="240" w:lineRule="auto"/>
              <w:jc w:val="center"/>
              <w:rPr>
                <w:ins w:id="4795" w:author="Dr Mamadou SANOGO" w:date="2023-10-27T23:43:00Z"/>
                <w:b/>
                <w:color w:val="000000" w:themeColor="text1"/>
              </w:rPr>
            </w:pPr>
            <w:ins w:id="4796" w:author="Dr Mamadou SANOGO" w:date="2024-11-07T11:53:00Z" w16du:dateUtc="2024-11-07T11:53:00Z">
              <w:r>
                <w:rPr>
                  <w:b/>
                  <w:color w:val="000000" w:themeColor="text1"/>
                </w:rPr>
                <w:t>31</w:t>
              </w:r>
            </w:ins>
          </w:p>
        </w:tc>
        <w:tc>
          <w:tcPr>
            <w:tcW w:w="3238" w:type="dxa"/>
            <w:shd w:val="clear" w:color="auto" w:fill="D9D9D9" w:themeFill="background1" w:themeFillShade="D9"/>
            <w:vAlign w:val="center"/>
            <w:tcPrChange w:id="4797" w:author="Dr Mamadou SANOGO" w:date="2024-04-03T08:54:00Z" w16du:dateUtc="2024-04-03T08:54:00Z">
              <w:tcPr>
                <w:tcW w:w="1813" w:type="dxa"/>
                <w:shd w:val="clear" w:color="auto" w:fill="D9D9D9" w:themeFill="background1" w:themeFillShade="D9"/>
              </w:tcPr>
            </w:tcPrChange>
          </w:tcPr>
          <w:p w14:paraId="3EB71E99" w14:textId="1E71A1D3" w:rsidR="00B43097" w:rsidRPr="00A36245" w:rsidRDefault="005D1680" w:rsidP="00B57DA0">
            <w:pPr>
              <w:spacing w:line="240" w:lineRule="auto"/>
              <w:jc w:val="center"/>
              <w:rPr>
                <w:ins w:id="4798" w:author="Dr Mamadou SANOGO" w:date="2023-10-27T23:43:00Z"/>
                <w:b/>
                <w:color w:val="000000" w:themeColor="text1"/>
              </w:rPr>
            </w:pPr>
            <w:ins w:id="4799" w:author="Dr Mamadou SANOGO" w:date="2024-11-07T11:54:00Z" w16du:dateUtc="2024-11-07T11:54:00Z">
              <w:r>
                <w:rPr>
                  <w:b/>
                  <w:color w:val="000000" w:themeColor="text1"/>
                </w:rPr>
                <w:t>35</w:t>
              </w:r>
            </w:ins>
          </w:p>
        </w:tc>
      </w:tr>
    </w:tbl>
    <w:p w14:paraId="63833F34" w14:textId="77777777" w:rsidR="003F1144" w:rsidRDefault="003F1144" w:rsidP="00B43097">
      <w:pPr>
        <w:spacing w:line="240" w:lineRule="auto"/>
        <w:rPr>
          <w:ins w:id="4800" w:author="Dr Mamadou SANOGO" w:date="2024-04-03T09:34:00Z" w16du:dateUtc="2024-04-03T09:34:00Z"/>
          <w:color w:val="000000" w:themeColor="text1"/>
        </w:rPr>
      </w:pPr>
    </w:p>
    <w:p w14:paraId="1E9DBBFE" w14:textId="77777777" w:rsidR="003F1144" w:rsidRPr="00A36245" w:rsidRDefault="003F1144" w:rsidP="00B43097">
      <w:pPr>
        <w:spacing w:line="240" w:lineRule="auto"/>
        <w:rPr>
          <w:ins w:id="4801" w:author="Dr Mamadou SANOGO" w:date="2023-10-27T23:43:00Z"/>
          <w:color w:val="000000" w:themeColor="text1"/>
        </w:rPr>
      </w:pPr>
    </w:p>
    <w:p w14:paraId="094169A0" w14:textId="674228F9" w:rsidR="00B43097" w:rsidRPr="00B43097" w:rsidRDefault="00B43097" w:rsidP="00B43097">
      <w:pPr>
        <w:spacing w:line="240" w:lineRule="auto"/>
        <w:rPr>
          <w:ins w:id="4802" w:author="Dr Mamadou SANOGO" w:date="2023-10-27T23:43:00Z"/>
          <w:b/>
          <w:bCs/>
          <w:i/>
          <w:iCs/>
          <w:color w:val="000000" w:themeColor="text1"/>
          <w:rPrChange w:id="4803" w:author="Dr Mamadou SANOGO" w:date="2023-10-27T23:44:00Z">
            <w:rPr>
              <w:ins w:id="4804" w:author="Dr Mamadou SANOGO" w:date="2023-10-27T23:43:00Z"/>
              <w:color w:val="000000" w:themeColor="text1"/>
            </w:rPr>
          </w:rPrChange>
        </w:rPr>
      </w:pPr>
      <w:ins w:id="4805" w:author="Dr Mamadou SANOGO" w:date="2023-10-27T23:43:00Z">
        <w:r w:rsidRPr="00A36245">
          <w:rPr>
            <w:b/>
            <w:bCs/>
            <w:i/>
            <w:iCs/>
            <w:color w:val="000000" w:themeColor="text1"/>
            <w:szCs w:val="24"/>
          </w:rPr>
          <w:t>Caractéristique de la population étudiante</w:t>
        </w:r>
      </w:ins>
    </w:p>
    <w:tbl>
      <w:tblPr>
        <w:tblStyle w:val="Grilledutableau"/>
        <w:tblW w:w="10485" w:type="dxa"/>
        <w:tblLook w:val="04A0" w:firstRow="1" w:lastRow="0" w:firstColumn="1" w:lastColumn="0" w:noHBand="0" w:noVBand="1"/>
        <w:tblPrChange w:id="4806" w:author="Dr Mamadou SANOGO" w:date="2023-10-27T23:44:00Z">
          <w:tblPr>
            <w:tblStyle w:val="Grilledutableau"/>
            <w:tblW w:w="0" w:type="auto"/>
            <w:tblLook w:val="04A0" w:firstRow="1" w:lastRow="0" w:firstColumn="1" w:lastColumn="0" w:noHBand="0" w:noVBand="1"/>
          </w:tblPr>
        </w:tblPrChange>
      </w:tblPr>
      <w:tblGrid>
        <w:gridCol w:w="1980"/>
        <w:gridCol w:w="1642"/>
        <w:gridCol w:w="1812"/>
        <w:gridCol w:w="1813"/>
        <w:gridCol w:w="3238"/>
        <w:tblGridChange w:id="4807">
          <w:tblGrid>
            <w:gridCol w:w="1980"/>
            <w:gridCol w:w="1642"/>
            <w:gridCol w:w="1812"/>
            <w:gridCol w:w="1813"/>
            <w:gridCol w:w="1813"/>
            <w:gridCol w:w="1425"/>
          </w:tblGrid>
        </w:tblGridChange>
      </w:tblGrid>
      <w:tr w:rsidR="00B43097" w:rsidRPr="007A4AFC" w14:paraId="24ED10F9" w14:textId="77777777" w:rsidTr="00B43097">
        <w:trPr>
          <w:ins w:id="4808" w:author="Dr Mamadou SANOGO" w:date="2023-10-27T23:43:00Z"/>
          <w:trPrChange w:id="4809" w:author="Dr Mamadou SANOGO" w:date="2023-10-27T23:44:00Z">
            <w:trPr>
              <w:gridAfter w:val="0"/>
            </w:trPr>
          </w:trPrChange>
        </w:trPr>
        <w:tc>
          <w:tcPr>
            <w:tcW w:w="1980" w:type="dxa"/>
            <w:tcPrChange w:id="4810" w:author="Dr Mamadou SANOGO" w:date="2023-10-27T23:44:00Z">
              <w:tcPr>
                <w:tcW w:w="1980" w:type="dxa"/>
              </w:tcPr>
            </w:tcPrChange>
          </w:tcPr>
          <w:p w14:paraId="2D7DD97F" w14:textId="77777777" w:rsidR="00B43097" w:rsidRPr="00A36245" w:rsidRDefault="00B43097" w:rsidP="00A36245">
            <w:pPr>
              <w:spacing w:line="240" w:lineRule="auto"/>
              <w:rPr>
                <w:ins w:id="4811" w:author="Dr Mamadou SANOGO" w:date="2023-10-27T23:43:00Z"/>
                <w:b/>
                <w:color w:val="000000" w:themeColor="text1"/>
              </w:rPr>
            </w:pPr>
            <w:ins w:id="4812"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2" w:type="dxa"/>
            <w:tcPrChange w:id="4813" w:author="Dr Mamadou SANOGO" w:date="2023-10-27T23:44:00Z">
              <w:tcPr>
                <w:tcW w:w="1642" w:type="dxa"/>
              </w:tcPr>
            </w:tcPrChange>
          </w:tcPr>
          <w:p w14:paraId="500DA3B8" w14:textId="25839112" w:rsidR="00B43097" w:rsidRPr="00A36245" w:rsidRDefault="00B43097" w:rsidP="00A36245">
            <w:pPr>
              <w:spacing w:line="240" w:lineRule="auto"/>
              <w:jc w:val="center"/>
              <w:rPr>
                <w:ins w:id="4814" w:author="Dr Mamadou SANOGO" w:date="2023-10-27T23:43:00Z"/>
                <w:b/>
                <w:color w:val="000000" w:themeColor="text1"/>
              </w:rPr>
            </w:pPr>
            <w:ins w:id="4815" w:author="Dr Mamadou SANOGO" w:date="2023-10-27T23:43:00Z">
              <w:r w:rsidRPr="00A36245">
                <w:rPr>
                  <w:b/>
                  <w:color w:val="000000" w:themeColor="text1"/>
                </w:rPr>
                <w:t>201</w:t>
              </w:r>
            </w:ins>
            <w:ins w:id="4816" w:author="Dr Mamadou SANOGO" w:date="2024-11-06T14:31:00Z" w16du:dateUtc="2024-11-06T14:31:00Z">
              <w:r w:rsidR="008D25B2">
                <w:rPr>
                  <w:b/>
                  <w:color w:val="000000" w:themeColor="text1"/>
                </w:rPr>
                <w:t>9</w:t>
              </w:r>
            </w:ins>
            <w:ins w:id="4817" w:author="Dr Mamadou SANOGO" w:date="2023-10-27T23:43:00Z">
              <w:r w:rsidRPr="00A36245">
                <w:rPr>
                  <w:b/>
                  <w:color w:val="000000" w:themeColor="text1"/>
                </w:rPr>
                <w:t>-20</w:t>
              </w:r>
            </w:ins>
            <w:ins w:id="4818" w:author="Dr Mamadou SANOGO" w:date="2024-11-06T14:31:00Z" w16du:dateUtc="2024-11-06T14:31:00Z">
              <w:r w:rsidR="008D25B2">
                <w:rPr>
                  <w:b/>
                  <w:color w:val="000000" w:themeColor="text1"/>
                </w:rPr>
                <w:t>20</w:t>
              </w:r>
            </w:ins>
          </w:p>
        </w:tc>
        <w:tc>
          <w:tcPr>
            <w:tcW w:w="1812" w:type="dxa"/>
            <w:tcPrChange w:id="4819" w:author="Dr Mamadou SANOGO" w:date="2023-10-27T23:44:00Z">
              <w:tcPr>
                <w:tcW w:w="1812" w:type="dxa"/>
              </w:tcPr>
            </w:tcPrChange>
          </w:tcPr>
          <w:p w14:paraId="364EA7BB" w14:textId="64D54486" w:rsidR="00B43097" w:rsidRPr="00A36245" w:rsidRDefault="00B43097" w:rsidP="00A36245">
            <w:pPr>
              <w:spacing w:line="240" w:lineRule="auto"/>
              <w:jc w:val="center"/>
              <w:rPr>
                <w:ins w:id="4820" w:author="Dr Mamadou SANOGO" w:date="2023-10-27T23:43:00Z"/>
                <w:b/>
                <w:color w:val="000000" w:themeColor="text1"/>
              </w:rPr>
            </w:pPr>
            <w:ins w:id="4821" w:author="Dr Mamadou SANOGO" w:date="2023-10-27T23:43:00Z">
              <w:r w:rsidRPr="00A36245">
                <w:rPr>
                  <w:b/>
                  <w:color w:val="000000" w:themeColor="text1"/>
                </w:rPr>
                <w:t>20</w:t>
              </w:r>
            </w:ins>
            <w:ins w:id="4822" w:author="Dr Mamadou SANOGO" w:date="2024-11-06T14:31:00Z" w16du:dateUtc="2024-11-06T14:31:00Z">
              <w:r w:rsidR="008D25B2">
                <w:rPr>
                  <w:b/>
                  <w:color w:val="000000" w:themeColor="text1"/>
                </w:rPr>
                <w:t>20</w:t>
              </w:r>
            </w:ins>
            <w:ins w:id="4823" w:author="Dr Mamadou SANOGO" w:date="2023-10-27T23:43:00Z">
              <w:r w:rsidRPr="00A36245">
                <w:rPr>
                  <w:b/>
                  <w:color w:val="000000" w:themeColor="text1"/>
                </w:rPr>
                <w:t>-202</w:t>
              </w:r>
            </w:ins>
            <w:ins w:id="4824" w:author="Dr Mamadou SANOGO" w:date="2024-11-06T14:31:00Z" w16du:dateUtc="2024-11-06T14:31:00Z">
              <w:r w:rsidR="008D25B2">
                <w:rPr>
                  <w:b/>
                  <w:color w:val="000000" w:themeColor="text1"/>
                </w:rPr>
                <w:t>1</w:t>
              </w:r>
            </w:ins>
          </w:p>
        </w:tc>
        <w:tc>
          <w:tcPr>
            <w:tcW w:w="1813" w:type="dxa"/>
            <w:tcPrChange w:id="4825" w:author="Dr Mamadou SANOGO" w:date="2023-10-27T23:44:00Z">
              <w:tcPr>
                <w:tcW w:w="1813" w:type="dxa"/>
              </w:tcPr>
            </w:tcPrChange>
          </w:tcPr>
          <w:p w14:paraId="02857B44" w14:textId="41DB328C" w:rsidR="00B43097" w:rsidRPr="00A36245" w:rsidRDefault="00B43097" w:rsidP="00A36245">
            <w:pPr>
              <w:spacing w:line="240" w:lineRule="auto"/>
              <w:jc w:val="center"/>
              <w:rPr>
                <w:ins w:id="4826" w:author="Dr Mamadou SANOGO" w:date="2023-10-27T23:43:00Z"/>
                <w:b/>
                <w:color w:val="000000" w:themeColor="text1"/>
              </w:rPr>
            </w:pPr>
            <w:ins w:id="4827" w:author="Dr Mamadou SANOGO" w:date="2023-10-27T23:43:00Z">
              <w:r w:rsidRPr="00A36245">
                <w:rPr>
                  <w:b/>
                  <w:color w:val="000000" w:themeColor="text1"/>
                </w:rPr>
                <w:t>202</w:t>
              </w:r>
            </w:ins>
            <w:ins w:id="4828" w:author="Dr Mamadou SANOGO" w:date="2024-11-06T14:31:00Z" w16du:dateUtc="2024-11-06T14:31:00Z">
              <w:r w:rsidR="008D25B2">
                <w:rPr>
                  <w:b/>
                  <w:color w:val="000000" w:themeColor="text1"/>
                </w:rPr>
                <w:t>1</w:t>
              </w:r>
            </w:ins>
            <w:ins w:id="4829" w:author="Dr Mamadou SANOGO" w:date="2023-10-27T23:43:00Z">
              <w:r w:rsidRPr="00A36245">
                <w:rPr>
                  <w:b/>
                  <w:color w:val="000000" w:themeColor="text1"/>
                </w:rPr>
                <w:t>-202</w:t>
              </w:r>
            </w:ins>
            <w:ins w:id="4830" w:author="Dr Mamadou SANOGO" w:date="2024-11-06T14:31:00Z" w16du:dateUtc="2024-11-06T14:31:00Z">
              <w:r w:rsidR="008D25B2">
                <w:rPr>
                  <w:b/>
                  <w:color w:val="000000" w:themeColor="text1"/>
                </w:rPr>
                <w:t>2</w:t>
              </w:r>
            </w:ins>
          </w:p>
        </w:tc>
        <w:tc>
          <w:tcPr>
            <w:tcW w:w="3238" w:type="dxa"/>
            <w:tcPrChange w:id="4831" w:author="Dr Mamadou SANOGO" w:date="2023-10-27T23:44:00Z">
              <w:tcPr>
                <w:tcW w:w="1813" w:type="dxa"/>
              </w:tcPr>
            </w:tcPrChange>
          </w:tcPr>
          <w:p w14:paraId="55D69A5F" w14:textId="3EE3BEB4" w:rsidR="00B43097" w:rsidRPr="00A36245" w:rsidRDefault="00B43097" w:rsidP="00A36245">
            <w:pPr>
              <w:spacing w:line="240" w:lineRule="auto"/>
              <w:jc w:val="center"/>
              <w:rPr>
                <w:ins w:id="4832" w:author="Dr Mamadou SANOGO" w:date="2023-10-27T23:43:00Z"/>
                <w:b/>
                <w:color w:val="000000" w:themeColor="text1"/>
              </w:rPr>
            </w:pPr>
            <w:ins w:id="4833" w:author="Dr Mamadou SANOGO" w:date="2023-10-27T23:43:00Z">
              <w:r w:rsidRPr="00A36245">
                <w:rPr>
                  <w:b/>
                  <w:color w:val="000000" w:themeColor="text1"/>
                </w:rPr>
                <w:t>202</w:t>
              </w:r>
            </w:ins>
            <w:ins w:id="4834" w:author="Dr Mamadou SANOGO" w:date="2024-11-06T14:31:00Z" w16du:dateUtc="2024-11-06T14:31:00Z">
              <w:r w:rsidR="008D25B2">
                <w:rPr>
                  <w:b/>
                  <w:color w:val="000000" w:themeColor="text1"/>
                </w:rPr>
                <w:t>2</w:t>
              </w:r>
            </w:ins>
            <w:ins w:id="4835" w:author="Dr Mamadou SANOGO" w:date="2023-10-27T23:43:00Z">
              <w:r w:rsidRPr="00A36245">
                <w:rPr>
                  <w:b/>
                  <w:color w:val="000000" w:themeColor="text1"/>
                </w:rPr>
                <w:t>-202</w:t>
              </w:r>
            </w:ins>
            <w:ins w:id="4836" w:author="Dr Mamadou SANOGO" w:date="2024-11-06T14:31:00Z" w16du:dateUtc="2024-11-06T14:31:00Z">
              <w:r w:rsidR="008D25B2">
                <w:rPr>
                  <w:b/>
                  <w:color w:val="000000" w:themeColor="text1"/>
                </w:rPr>
                <w:t>3</w:t>
              </w:r>
            </w:ins>
          </w:p>
        </w:tc>
      </w:tr>
      <w:tr w:rsidR="00B43097" w:rsidRPr="007A4AFC" w14:paraId="09788714" w14:textId="77777777" w:rsidTr="00B43097">
        <w:trPr>
          <w:ins w:id="4837" w:author="Dr Mamadou SANOGO" w:date="2023-10-27T23:43:00Z"/>
          <w:trPrChange w:id="4838" w:author="Dr Mamadou SANOGO" w:date="2023-10-27T23:44:00Z">
            <w:trPr>
              <w:gridAfter w:val="0"/>
            </w:trPr>
          </w:trPrChange>
        </w:trPr>
        <w:tc>
          <w:tcPr>
            <w:tcW w:w="1980" w:type="dxa"/>
            <w:tcPrChange w:id="4839" w:author="Dr Mamadou SANOGO" w:date="2023-10-27T23:44:00Z">
              <w:tcPr>
                <w:tcW w:w="1980" w:type="dxa"/>
              </w:tcPr>
            </w:tcPrChange>
          </w:tcPr>
          <w:p w14:paraId="35B0DE80" w14:textId="77777777" w:rsidR="00B43097" w:rsidRPr="00A36245" w:rsidRDefault="00B43097" w:rsidP="00A36245">
            <w:pPr>
              <w:spacing w:line="240" w:lineRule="auto"/>
              <w:rPr>
                <w:ins w:id="4840" w:author="Dr Mamadou SANOGO" w:date="2023-10-27T23:43:00Z"/>
                <w:color w:val="000000" w:themeColor="text1"/>
              </w:rPr>
            </w:pPr>
            <w:ins w:id="484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L1</w:t>
              </w:r>
            </w:ins>
          </w:p>
        </w:tc>
        <w:tc>
          <w:tcPr>
            <w:tcW w:w="1642" w:type="dxa"/>
            <w:vAlign w:val="center"/>
            <w:tcPrChange w:id="4842" w:author="Dr Mamadou SANOGO" w:date="2023-10-27T23:44:00Z">
              <w:tcPr>
                <w:tcW w:w="1642" w:type="dxa"/>
                <w:vAlign w:val="center"/>
              </w:tcPr>
            </w:tcPrChange>
          </w:tcPr>
          <w:p w14:paraId="5D549742" w14:textId="0F5DD151" w:rsidR="00B43097" w:rsidRPr="00A36245" w:rsidRDefault="00344298" w:rsidP="00A36245">
            <w:pPr>
              <w:spacing w:line="240" w:lineRule="auto"/>
              <w:jc w:val="center"/>
              <w:rPr>
                <w:ins w:id="4843" w:author="Dr Mamadou SANOGO" w:date="2023-10-27T23:43:00Z"/>
                <w:color w:val="000000" w:themeColor="text1"/>
              </w:rPr>
            </w:pPr>
            <w:ins w:id="4844" w:author="Dr Mamadou SANOGO" w:date="2024-11-07T09:09:00Z" w16du:dateUtc="2024-11-07T09:09:00Z">
              <w:r>
                <w:rPr>
                  <w:color w:val="000000" w:themeColor="text1"/>
                </w:rPr>
                <w:t>5</w:t>
              </w:r>
            </w:ins>
            <w:ins w:id="4845" w:author="Dr Mamadou SANOGO" w:date="2024-04-03T09:30:00Z" w16du:dateUtc="2024-04-03T09:30:00Z">
              <w:r w:rsidR="003F1144">
                <w:rPr>
                  <w:color w:val="000000" w:themeColor="text1"/>
                </w:rPr>
                <w:t xml:space="preserve"> soit </w:t>
              </w:r>
            </w:ins>
            <w:ins w:id="4846" w:author="Dr Mamadou SANOGO" w:date="2024-11-07T12:02:00Z" w16du:dateUtc="2024-11-07T12:02:00Z">
              <w:r w:rsidR="007A7BE8">
                <w:rPr>
                  <w:color w:val="000000" w:themeColor="text1"/>
                </w:rPr>
                <w:t>55</w:t>
              </w:r>
            </w:ins>
            <w:ins w:id="4847" w:author="Dr Mamadou SANOGO" w:date="2024-11-07T09:14:00Z" w16du:dateUtc="2024-11-07T09:14:00Z">
              <w:r w:rsidR="00AA72DB">
                <w:rPr>
                  <w:color w:val="000000" w:themeColor="text1"/>
                </w:rPr>
                <w:t>,</w:t>
              </w:r>
            </w:ins>
            <w:ins w:id="4848" w:author="Dr Mamadou SANOGO" w:date="2024-11-07T12:02:00Z" w16du:dateUtc="2024-11-07T12:02:00Z">
              <w:r w:rsidR="007A7BE8">
                <w:rPr>
                  <w:color w:val="000000" w:themeColor="text1"/>
                </w:rPr>
                <w:t>56</w:t>
              </w:r>
            </w:ins>
            <w:ins w:id="4849" w:author="Dr Mamadou SANOGO" w:date="2024-04-03T09:30:00Z" w16du:dateUtc="2024-04-03T09:30:00Z">
              <w:r w:rsidR="003F1144">
                <w:rPr>
                  <w:color w:val="000000" w:themeColor="text1"/>
                </w:rPr>
                <w:t>%</w:t>
              </w:r>
            </w:ins>
          </w:p>
        </w:tc>
        <w:tc>
          <w:tcPr>
            <w:tcW w:w="1812" w:type="dxa"/>
            <w:vAlign w:val="center"/>
            <w:tcPrChange w:id="4850" w:author="Dr Mamadou SANOGO" w:date="2023-10-27T23:44:00Z">
              <w:tcPr>
                <w:tcW w:w="1812" w:type="dxa"/>
                <w:vAlign w:val="center"/>
              </w:tcPr>
            </w:tcPrChange>
          </w:tcPr>
          <w:p w14:paraId="113BB91D" w14:textId="031DE87A" w:rsidR="00B43097" w:rsidRPr="00A36245" w:rsidRDefault="007A7BE8" w:rsidP="00A36245">
            <w:pPr>
              <w:spacing w:line="240" w:lineRule="auto"/>
              <w:jc w:val="center"/>
              <w:rPr>
                <w:ins w:id="4851" w:author="Dr Mamadou SANOGO" w:date="2023-10-27T23:43:00Z"/>
                <w:color w:val="000000" w:themeColor="text1"/>
              </w:rPr>
            </w:pPr>
            <w:ins w:id="4852" w:author="Dr Mamadou SANOGO" w:date="2024-11-07T12:02:00Z" w16du:dateUtc="2024-11-07T12:02:00Z">
              <w:r>
                <w:rPr>
                  <w:color w:val="000000" w:themeColor="text1"/>
                </w:rPr>
                <w:t>5</w:t>
              </w:r>
            </w:ins>
            <w:ins w:id="4853" w:author="Dr Mamadou SANOGO" w:date="2024-04-03T09:30:00Z" w16du:dateUtc="2024-04-03T09:30:00Z">
              <w:r w:rsidR="003F1144">
                <w:rPr>
                  <w:color w:val="000000" w:themeColor="text1"/>
                </w:rPr>
                <w:t xml:space="preserve"> soit </w:t>
              </w:r>
            </w:ins>
            <w:ins w:id="4854" w:author="Dr Mamadou SANOGO" w:date="2024-11-07T12:02:00Z" w16du:dateUtc="2024-11-07T12:02:00Z">
              <w:r>
                <w:rPr>
                  <w:color w:val="000000" w:themeColor="text1"/>
                </w:rPr>
                <w:t>38</w:t>
              </w:r>
            </w:ins>
            <w:ins w:id="4855" w:author="Dr Mamadou SANOGO" w:date="2024-11-07T12:03:00Z" w16du:dateUtc="2024-11-07T12:03:00Z">
              <w:r>
                <w:rPr>
                  <w:color w:val="000000" w:themeColor="text1"/>
                </w:rPr>
                <w:t>,46</w:t>
              </w:r>
            </w:ins>
            <w:ins w:id="4856" w:author="Dr Mamadou SANOGO" w:date="2024-04-03T09:30:00Z" w16du:dateUtc="2024-04-03T09:30:00Z">
              <w:r w:rsidR="003F1144">
                <w:rPr>
                  <w:color w:val="000000" w:themeColor="text1"/>
                </w:rPr>
                <w:t>%</w:t>
              </w:r>
            </w:ins>
          </w:p>
        </w:tc>
        <w:tc>
          <w:tcPr>
            <w:tcW w:w="1813" w:type="dxa"/>
            <w:vAlign w:val="center"/>
            <w:tcPrChange w:id="4857" w:author="Dr Mamadou SANOGO" w:date="2023-10-27T23:44:00Z">
              <w:tcPr>
                <w:tcW w:w="1813" w:type="dxa"/>
                <w:vAlign w:val="center"/>
              </w:tcPr>
            </w:tcPrChange>
          </w:tcPr>
          <w:p w14:paraId="3B3943DC" w14:textId="533612BC" w:rsidR="00B43097" w:rsidRPr="00A36245" w:rsidRDefault="007A7BE8" w:rsidP="00A36245">
            <w:pPr>
              <w:spacing w:line="240" w:lineRule="auto"/>
              <w:jc w:val="center"/>
              <w:rPr>
                <w:ins w:id="4858" w:author="Dr Mamadou SANOGO" w:date="2023-10-27T23:43:00Z"/>
                <w:color w:val="000000" w:themeColor="text1"/>
              </w:rPr>
            </w:pPr>
            <w:ins w:id="4859" w:author="Dr Mamadou SANOGO" w:date="2024-11-07T12:03:00Z" w16du:dateUtc="2024-11-07T12:03:00Z">
              <w:r>
                <w:rPr>
                  <w:color w:val="000000" w:themeColor="text1"/>
                </w:rPr>
                <w:t>3</w:t>
              </w:r>
            </w:ins>
            <w:ins w:id="4860" w:author="Dr Mamadou SANOGO" w:date="2024-04-03T09:30:00Z" w16du:dateUtc="2024-04-03T09:30:00Z">
              <w:r w:rsidR="003F1144">
                <w:rPr>
                  <w:color w:val="000000" w:themeColor="text1"/>
                </w:rPr>
                <w:t xml:space="preserve"> soit </w:t>
              </w:r>
            </w:ins>
            <w:ins w:id="4861" w:author="Dr Mamadou SANOGO" w:date="2024-11-07T12:03:00Z" w16du:dateUtc="2024-11-07T12:03:00Z">
              <w:r>
                <w:rPr>
                  <w:color w:val="000000" w:themeColor="text1"/>
                </w:rPr>
                <w:t>3</w:t>
              </w:r>
            </w:ins>
            <w:ins w:id="4862" w:author="Dr Mamadou SANOGO" w:date="2024-11-06T14:37:00Z" w16du:dateUtc="2024-11-06T14:37:00Z">
              <w:r w:rsidR="00F5297E">
                <w:rPr>
                  <w:color w:val="000000" w:themeColor="text1"/>
                </w:rPr>
                <w:t>3</w:t>
              </w:r>
            </w:ins>
            <w:ins w:id="4863" w:author="Dr Mamadou SANOGO" w:date="2024-11-06T14:38:00Z" w16du:dateUtc="2024-11-06T14:38:00Z">
              <w:r w:rsidR="00F5297E">
                <w:rPr>
                  <w:color w:val="000000" w:themeColor="text1"/>
                </w:rPr>
                <w:t>,3</w:t>
              </w:r>
            </w:ins>
            <w:ins w:id="4864" w:author="Dr Mamadou SANOGO" w:date="2024-11-07T12:03:00Z" w16du:dateUtc="2024-11-07T12:03:00Z">
              <w:r>
                <w:rPr>
                  <w:color w:val="000000" w:themeColor="text1"/>
                </w:rPr>
                <w:t>3</w:t>
              </w:r>
            </w:ins>
            <w:ins w:id="4865" w:author="Dr Mamadou SANOGO" w:date="2024-04-03T09:31:00Z" w16du:dateUtc="2024-04-03T09:31:00Z">
              <w:r w:rsidR="003F1144">
                <w:rPr>
                  <w:color w:val="000000" w:themeColor="text1"/>
                </w:rPr>
                <w:t>%</w:t>
              </w:r>
            </w:ins>
            <w:ins w:id="4866" w:author="Dr Mamadou SANOGO" w:date="2024-04-03T09:30:00Z" w16du:dateUtc="2024-04-03T09:30:00Z">
              <w:r w:rsidR="003F1144">
                <w:rPr>
                  <w:color w:val="000000" w:themeColor="text1"/>
                </w:rPr>
                <w:t xml:space="preserve"> </w:t>
              </w:r>
            </w:ins>
          </w:p>
        </w:tc>
        <w:tc>
          <w:tcPr>
            <w:tcW w:w="3238" w:type="dxa"/>
            <w:vAlign w:val="center"/>
            <w:tcPrChange w:id="4867" w:author="Dr Mamadou SANOGO" w:date="2023-10-27T23:44:00Z">
              <w:tcPr>
                <w:tcW w:w="1813" w:type="dxa"/>
                <w:vAlign w:val="center"/>
              </w:tcPr>
            </w:tcPrChange>
          </w:tcPr>
          <w:p w14:paraId="1EED1CDA" w14:textId="3E0ED6C3" w:rsidR="00B43097" w:rsidRPr="00A36245" w:rsidRDefault="007A7BE8" w:rsidP="00A36245">
            <w:pPr>
              <w:spacing w:line="240" w:lineRule="auto"/>
              <w:jc w:val="center"/>
              <w:rPr>
                <w:ins w:id="4868" w:author="Dr Mamadou SANOGO" w:date="2023-10-27T23:43:00Z"/>
                <w:color w:val="000000" w:themeColor="text1"/>
              </w:rPr>
            </w:pPr>
            <w:ins w:id="4869" w:author="Dr Mamadou SANOGO" w:date="2024-11-07T12:03:00Z" w16du:dateUtc="2024-11-07T12:03:00Z">
              <w:r>
                <w:rPr>
                  <w:color w:val="000000" w:themeColor="text1"/>
                </w:rPr>
                <w:t>8</w:t>
              </w:r>
            </w:ins>
            <w:ins w:id="4870" w:author="Dr Mamadou SANOGO" w:date="2024-04-03T09:33:00Z" w16du:dateUtc="2024-04-03T09:33:00Z">
              <w:r w:rsidR="003F1144">
                <w:rPr>
                  <w:color w:val="000000" w:themeColor="text1"/>
                </w:rPr>
                <w:t xml:space="preserve"> soit </w:t>
              </w:r>
            </w:ins>
            <w:ins w:id="4871" w:author="Dr Mamadou SANOGO" w:date="2024-11-07T12:03:00Z" w16du:dateUtc="2024-11-07T12:03:00Z">
              <w:r>
                <w:rPr>
                  <w:color w:val="000000" w:themeColor="text1"/>
                </w:rPr>
                <w:t>61</w:t>
              </w:r>
            </w:ins>
            <w:ins w:id="4872" w:author="Dr Mamadou SANOGO" w:date="2024-11-07T09:14:00Z" w16du:dateUtc="2024-11-07T09:14:00Z">
              <w:r w:rsidR="00AA72DB">
                <w:rPr>
                  <w:color w:val="000000" w:themeColor="text1"/>
                </w:rPr>
                <w:t>,</w:t>
              </w:r>
            </w:ins>
            <w:ins w:id="4873" w:author="Dr Mamadou SANOGO" w:date="2024-11-07T12:03:00Z" w16du:dateUtc="2024-11-07T12:03:00Z">
              <w:r>
                <w:rPr>
                  <w:color w:val="000000" w:themeColor="text1"/>
                </w:rPr>
                <w:t>54</w:t>
              </w:r>
            </w:ins>
            <w:ins w:id="4874" w:author="Dr Mamadou SANOGO" w:date="2024-04-03T09:33:00Z" w16du:dateUtc="2024-04-03T09:33:00Z">
              <w:r w:rsidR="003F1144">
                <w:rPr>
                  <w:color w:val="000000" w:themeColor="text1"/>
                </w:rPr>
                <w:t>%</w:t>
              </w:r>
            </w:ins>
          </w:p>
        </w:tc>
      </w:tr>
      <w:tr w:rsidR="00B43097" w:rsidRPr="007A4AFC" w14:paraId="14089BD6" w14:textId="77777777" w:rsidTr="00B43097">
        <w:trPr>
          <w:ins w:id="4875" w:author="Dr Mamadou SANOGO" w:date="2023-10-27T23:43:00Z"/>
          <w:trPrChange w:id="4876" w:author="Dr Mamadou SANOGO" w:date="2023-10-27T23:44:00Z">
            <w:trPr>
              <w:gridAfter w:val="0"/>
            </w:trPr>
          </w:trPrChange>
        </w:trPr>
        <w:tc>
          <w:tcPr>
            <w:tcW w:w="1980" w:type="dxa"/>
            <w:tcPrChange w:id="4877" w:author="Dr Mamadou SANOGO" w:date="2023-10-27T23:44:00Z">
              <w:tcPr>
                <w:tcW w:w="1980" w:type="dxa"/>
              </w:tcPr>
            </w:tcPrChange>
          </w:tcPr>
          <w:p w14:paraId="6FE2C05C" w14:textId="77777777" w:rsidR="00B43097" w:rsidRPr="004905FE" w:rsidRDefault="00B43097" w:rsidP="00A36245">
            <w:pPr>
              <w:spacing w:line="240" w:lineRule="auto"/>
              <w:rPr>
                <w:ins w:id="4878" w:author="Dr Mamadou SANOGO" w:date="2023-10-27T23:43:00Z"/>
                <w:color w:val="000000" w:themeColor="text1"/>
              </w:rPr>
            </w:pPr>
            <w:ins w:id="4879"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d’étudiantes en </w:t>
              </w:r>
              <w:r>
                <w:rPr>
                  <w:color w:val="000000" w:themeColor="text1"/>
                </w:rPr>
                <w:t>L2</w:t>
              </w:r>
            </w:ins>
          </w:p>
        </w:tc>
        <w:tc>
          <w:tcPr>
            <w:tcW w:w="1642" w:type="dxa"/>
            <w:vAlign w:val="center"/>
            <w:tcPrChange w:id="4880" w:author="Dr Mamadou SANOGO" w:date="2023-10-27T23:44:00Z">
              <w:tcPr>
                <w:tcW w:w="1642" w:type="dxa"/>
                <w:vAlign w:val="center"/>
              </w:tcPr>
            </w:tcPrChange>
          </w:tcPr>
          <w:p w14:paraId="68FA8F2B" w14:textId="18C9CA08" w:rsidR="00B43097" w:rsidRDefault="007A7BE8" w:rsidP="00A36245">
            <w:pPr>
              <w:spacing w:line="240" w:lineRule="auto"/>
              <w:jc w:val="center"/>
              <w:rPr>
                <w:ins w:id="4881" w:author="Dr Mamadou SANOGO" w:date="2023-10-27T23:43:00Z"/>
                <w:color w:val="000000" w:themeColor="text1"/>
              </w:rPr>
            </w:pPr>
            <w:ins w:id="4882" w:author="Dr Mamadou SANOGO" w:date="2024-11-07T12:03:00Z" w16du:dateUtc="2024-11-07T12:03:00Z">
              <w:r>
                <w:rPr>
                  <w:color w:val="000000" w:themeColor="text1"/>
                </w:rPr>
                <w:t>6</w:t>
              </w:r>
            </w:ins>
            <w:ins w:id="4883" w:author="Dr Mamadou SANOGO" w:date="2024-04-03T09:35:00Z" w16du:dateUtc="2024-04-03T09:35:00Z">
              <w:r w:rsidR="003F1144">
                <w:rPr>
                  <w:color w:val="000000" w:themeColor="text1"/>
                </w:rPr>
                <w:t xml:space="preserve"> soit </w:t>
              </w:r>
            </w:ins>
            <w:ins w:id="4884" w:author="Dr Mamadou SANOGO" w:date="2024-11-07T12:03:00Z" w16du:dateUtc="2024-11-07T12:03:00Z">
              <w:r>
                <w:rPr>
                  <w:color w:val="000000" w:themeColor="text1"/>
                </w:rPr>
                <w:t>6</w:t>
              </w:r>
            </w:ins>
            <w:ins w:id="4885" w:author="Dr Mamadou SANOGO" w:date="2024-11-07T12:04:00Z" w16du:dateUtc="2024-11-07T12:04:00Z">
              <w:r>
                <w:rPr>
                  <w:color w:val="000000" w:themeColor="text1"/>
                </w:rPr>
                <w:t>6,67</w:t>
              </w:r>
            </w:ins>
            <w:ins w:id="4886" w:author="Dr Mamadou SANOGO" w:date="2024-04-03T09:35:00Z" w16du:dateUtc="2024-04-03T09:35:00Z">
              <w:r w:rsidR="003F1144">
                <w:rPr>
                  <w:color w:val="000000" w:themeColor="text1"/>
                </w:rPr>
                <w:t>%</w:t>
              </w:r>
            </w:ins>
          </w:p>
        </w:tc>
        <w:tc>
          <w:tcPr>
            <w:tcW w:w="1812" w:type="dxa"/>
            <w:vAlign w:val="center"/>
            <w:tcPrChange w:id="4887" w:author="Dr Mamadou SANOGO" w:date="2023-10-27T23:44:00Z">
              <w:tcPr>
                <w:tcW w:w="1812" w:type="dxa"/>
                <w:vAlign w:val="center"/>
              </w:tcPr>
            </w:tcPrChange>
          </w:tcPr>
          <w:p w14:paraId="6F53474D" w14:textId="7BF342C2" w:rsidR="00B43097" w:rsidRDefault="00AA72DB" w:rsidP="00A36245">
            <w:pPr>
              <w:spacing w:line="240" w:lineRule="auto"/>
              <w:jc w:val="center"/>
              <w:rPr>
                <w:ins w:id="4888" w:author="Dr Mamadou SANOGO" w:date="2023-10-27T23:43:00Z"/>
                <w:color w:val="000000" w:themeColor="text1"/>
              </w:rPr>
            </w:pPr>
            <w:ins w:id="4889" w:author="Dr Mamadou SANOGO" w:date="2024-11-07T09:13:00Z" w16du:dateUtc="2024-11-07T09:13:00Z">
              <w:r>
                <w:rPr>
                  <w:color w:val="000000" w:themeColor="text1"/>
                </w:rPr>
                <w:t>5</w:t>
              </w:r>
            </w:ins>
            <w:ins w:id="4890" w:author="Dr Mamadou SANOGO" w:date="2024-04-03T09:35:00Z" w16du:dateUtc="2024-04-03T09:35:00Z">
              <w:r w:rsidR="003F1144">
                <w:rPr>
                  <w:color w:val="000000" w:themeColor="text1"/>
                </w:rPr>
                <w:t xml:space="preserve"> soit </w:t>
              </w:r>
            </w:ins>
            <w:ins w:id="4891" w:author="Dr Mamadou SANOGO" w:date="2024-11-07T12:04:00Z" w16du:dateUtc="2024-11-07T12:04:00Z">
              <w:r w:rsidR="007A7BE8">
                <w:rPr>
                  <w:color w:val="000000" w:themeColor="text1"/>
                </w:rPr>
                <w:t>55</w:t>
              </w:r>
            </w:ins>
            <w:ins w:id="4892" w:author="Dr Mamadou SANOGO" w:date="2024-11-07T09:15:00Z" w16du:dateUtc="2024-11-07T09:15:00Z">
              <w:r>
                <w:rPr>
                  <w:color w:val="000000" w:themeColor="text1"/>
                </w:rPr>
                <w:t>,</w:t>
              </w:r>
            </w:ins>
            <w:ins w:id="4893" w:author="Dr Mamadou SANOGO" w:date="2024-11-07T12:04:00Z" w16du:dateUtc="2024-11-07T12:04:00Z">
              <w:r w:rsidR="007A7BE8">
                <w:rPr>
                  <w:color w:val="000000" w:themeColor="text1"/>
                </w:rPr>
                <w:t>56</w:t>
              </w:r>
            </w:ins>
            <w:ins w:id="4894" w:author="Dr Mamadou SANOGO" w:date="2024-04-03T09:35:00Z" w16du:dateUtc="2024-04-03T09:35:00Z">
              <w:r w:rsidR="003F1144">
                <w:rPr>
                  <w:color w:val="000000" w:themeColor="text1"/>
                </w:rPr>
                <w:t>%</w:t>
              </w:r>
            </w:ins>
          </w:p>
        </w:tc>
        <w:tc>
          <w:tcPr>
            <w:tcW w:w="1813" w:type="dxa"/>
            <w:vAlign w:val="center"/>
            <w:tcPrChange w:id="4895" w:author="Dr Mamadou SANOGO" w:date="2023-10-27T23:44:00Z">
              <w:tcPr>
                <w:tcW w:w="1813" w:type="dxa"/>
                <w:vAlign w:val="center"/>
              </w:tcPr>
            </w:tcPrChange>
          </w:tcPr>
          <w:p w14:paraId="68E33747" w14:textId="253AEB96" w:rsidR="00B43097" w:rsidRDefault="007A7BE8" w:rsidP="00A36245">
            <w:pPr>
              <w:spacing w:line="240" w:lineRule="auto"/>
              <w:jc w:val="center"/>
              <w:rPr>
                <w:ins w:id="4896" w:author="Dr Mamadou SANOGO" w:date="2023-10-27T23:43:00Z"/>
                <w:color w:val="000000" w:themeColor="text1"/>
              </w:rPr>
            </w:pPr>
            <w:ins w:id="4897" w:author="Dr Mamadou SANOGO" w:date="2024-11-07T12:04:00Z" w16du:dateUtc="2024-11-07T12:04:00Z">
              <w:r>
                <w:rPr>
                  <w:color w:val="000000" w:themeColor="text1"/>
                </w:rPr>
                <w:t>5</w:t>
              </w:r>
            </w:ins>
            <w:ins w:id="4898" w:author="Dr Mamadou SANOGO" w:date="2024-04-03T09:35:00Z" w16du:dateUtc="2024-04-03T09:35:00Z">
              <w:r w:rsidR="003F1144">
                <w:rPr>
                  <w:color w:val="000000" w:themeColor="text1"/>
                </w:rPr>
                <w:t xml:space="preserve"> soit </w:t>
              </w:r>
            </w:ins>
            <w:ins w:id="4899" w:author="Dr Mamadou SANOGO" w:date="2024-11-07T12:04:00Z" w16du:dateUtc="2024-11-07T12:04:00Z">
              <w:r w:rsidR="005B471C">
                <w:rPr>
                  <w:color w:val="000000" w:themeColor="text1"/>
                </w:rPr>
                <w:t>38,46</w:t>
              </w:r>
            </w:ins>
            <w:ins w:id="4900" w:author="Dr Mamadou SANOGO" w:date="2024-04-03T09:35:00Z" w16du:dateUtc="2024-04-03T09:35:00Z">
              <w:r w:rsidR="003F1144">
                <w:rPr>
                  <w:color w:val="000000" w:themeColor="text1"/>
                </w:rPr>
                <w:t>%</w:t>
              </w:r>
            </w:ins>
          </w:p>
        </w:tc>
        <w:tc>
          <w:tcPr>
            <w:tcW w:w="3238" w:type="dxa"/>
            <w:vAlign w:val="center"/>
            <w:tcPrChange w:id="4901" w:author="Dr Mamadou SANOGO" w:date="2023-10-27T23:44:00Z">
              <w:tcPr>
                <w:tcW w:w="1813" w:type="dxa"/>
                <w:vAlign w:val="center"/>
              </w:tcPr>
            </w:tcPrChange>
          </w:tcPr>
          <w:p w14:paraId="6FCC849E" w14:textId="1587B5BA" w:rsidR="00B43097" w:rsidRDefault="00AA72DB" w:rsidP="00A36245">
            <w:pPr>
              <w:spacing w:line="240" w:lineRule="auto"/>
              <w:jc w:val="center"/>
              <w:rPr>
                <w:ins w:id="4902" w:author="Dr Mamadou SANOGO" w:date="2023-10-27T23:43:00Z"/>
                <w:color w:val="000000" w:themeColor="text1"/>
              </w:rPr>
            </w:pPr>
            <w:ins w:id="4903" w:author="Dr Mamadou SANOGO" w:date="2024-11-07T09:13:00Z" w16du:dateUtc="2024-11-07T09:13:00Z">
              <w:r>
                <w:rPr>
                  <w:color w:val="000000" w:themeColor="text1"/>
                </w:rPr>
                <w:t>5</w:t>
              </w:r>
            </w:ins>
            <w:ins w:id="4904" w:author="Dr Mamadou SANOGO" w:date="2024-04-03T09:35:00Z" w16du:dateUtc="2024-04-03T09:35:00Z">
              <w:r w:rsidR="003F1144">
                <w:rPr>
                  <w:color w:val="000000" w:themeColor="text1"/>
                </w:rPr>
                <w:t xml:space="preserve"> soit </w:t>
              </w:r>
            </w:ins>
            <w:ins w:id="4905" w:author="Dr Mamadou SANOGO" w:date="2024-11-07T12:04:00Z" w16du:dateUtc="2024-11-07T12:04:00Z">
              <w:r w:rsidR="005B471C">
                <w:rPr>
                  <w:color w:val="000000" w:themeColor="text1"/>
                </w:rPr>
                <w:t>3</w:t>
              </w:r>
            </w:ins>
            <w:ins w:id="4906" w:author="Dr Mamadou SANOGO" w:date="2024-11-06T14:40:00Z" w16du:dateUtc="2024-11-06T14:40:00Z">
              <w:r w:rsidR="00F5297E">
                <w:rPr>
                  <w:color w:val="000000" w:themeColor="text1"/>
                </w:rPr>
                <w:t>3</w:t>
              </w:r>
            </w:ins>
            <w:ins w:id="4907" w:author="Dr Mamadou SANOGO" w:date="2024-11-07T09:15:00Z" w16du:dateUtc="2024-11-07T09:15:00Z">
              <w:r>
                <w:rPr>
                  <w:color w:val="000000" w:themeColor="text1"/>
                </w:rPr>
                <w:t>,</w:t>
              </w:r>
            </w:ins>
            <w:ins w:id="4908" w:author="Dr Mamadou SANOGO" w:date="2024-11-06T14:41:00Z" w16du:dateUtc="2024-11-06T14:41:00Z">
              <w:r w:rsidR="00F5297E">
                <w:rPr>
                  <w:color w:val="000000" w:themeColor="text1"/>
                </w:rPr>
                <w:t>3</w:t>
              </w:r>
            </w:ins>
            <w:ins w:id="4909" w:author="Dr Mamadou SANOGO" w:date="2024-11-07T12:05:00Z" w16du:dateUtc="2024-11-07T12:05:00Z">
              <w:r w:rsidR="005B471C">
                <w:rPr>
                  <w:color w:val="000000" w:themeColor="text1"/>
                </w:rPr>
                <w:t>3</w:t>
              </w:r>
            </w:ins>
            <w:ins w:id="4910" w:author="Dr Mamadou SANOGO" w:date="2024-04-03T09:35:00Z" w16du:dateUtc="2024-04-03T09:35:00Z">
              <w:r w:rsidR="003F1144">
                <w:rPr>
                  <w:color w:val="000000" w:themeColor="text1"/>
                </w:rPr>
                <w:t>%</w:t>
              </w:r>
            </w:ins>
          </w:p>
        </w:tc>
      </w:tr>
      <w:tr w:rsidR="00B43097" w:rsidRPr="007A4AFC" w14:paraId="5C88AA47" w14:textId="77777777" w:rsidTr="00B43097">
        <w:trPr>
          <w:ins w:id="4911" w:author="Dr Mamadou SANOGO" w:date="2023-10-27T23:43:00Z"/>
          <w:trPrChange w:id="4912" w:author="Dr Mamadou SANOGO" w:date="2023-10-27T23:44:00Z">
            <w:trPr>
              <w:gridAfter w:val="0"/>
            </w:trPr>
          </w:trPrChange>
        </w:trPr>
        <w:tc>
          <w:tcPr>
            <w:tcW w:w="1980" w:type="dxa"/>
            <w:tcPrChange w:id="4913" w:author="Dr Mamadou SANOGO" w:date="2023-10-27T23:44:00Z">
              <w:tcPr>
                <w:tcW w:w="1980" w:type="dxa"/>
              </w:tcPr>
            </w:tcPrChange>
          </w:tcPr>
          <w:p w14:paraId="294F0CBA" w14:textId="77777777" w:rsidR="00B43097" w:rsidRPr="00A36245" w:rsidRDefault="00B43097" w:rsidP="00A36245">
            <w:pPr>
              <w:spacing w:line="240" w:lineRule="auto"/>
              <w:rPr>
                <w:ins w:id="4914" w:author="Dr Mamadou SANOGO" w:date="2023-10-27T23:43:00Z"/>
                <w:color w:val="000000" w:themeColor="text1"/>
              </w:rPr>
            </w:pPr>
            <w:ins w:id="4915"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L3</w:t>
              </w:r>
            </w:ins>
          </w:p>
        </w:tc>
        <w:tc>
          <w:tcPr>
            <w:tcW w:w="1642" w:type="dxa"/>
            <w:vAlign w:val="center"/>
            <w:tcPrChange w:id="4916" w:author="Dr Mamadou SANOGO" w:date="2023-10-27T23:44:00Z">
              <w:tcPr>
                <w:tcW w:w="1642" w:type="dxa"/>
                <w:vAlign w:val="center"/>
              </w:tcPr>
            </w:tcPrChange>
          </w:tcPr>
          <w:p w14:paraId="58A806F2" w14:textId="7CEC1D9C" w:rsidR="00B43097" w:rsidRPr="00A36245" w:rsidRDefault="005B471C" w:rsidP="00A36245">
            <w:pPr>
              <w:spacing w:line="240" w:lineRule="auto"/>
              <w:jc w:val="center"/>
              <w:rPr>
                <w:ins w:id="4917" w:author="Dr Mamadou SANOGO" w:date="2023-10-27T23:43:00Z"/>
                <w:color w:val="000000" w:themeColor="text1"/>
              </w:rPr>
            </w:pPr>
            <w:ins w:id="4918" w:author="Dr Mamadou SANOGO" w:date="2024-11-07T12:05:00Z" w16du:dateUtc="2024-11-07T12:05:00Z">
              <w:r>
                <w:rPr>
                  <w:color w:val="000000" w:themeColor="text1"/>
                </w:rPr>
                <w:t>3</w:t>
              </w:r>
            </w:ins>
            <w:ins w:id="4919" w:author="Dr Mamadou SANOGO" w:date="2024-04-03T09:39:00Z" w16du:dateUtc="2024-04-03T09:39:00Z">
              <w:r w:rsidR="003471BE">
                <w:rPr>
                  <w:color w:val="000000" w:themeColor="text1"/>
                </w:rPr>
                <w:t xml:space="preserve"> </w:t>
              </w:r>
            </w:ins>
            <w:ins w:id="4920" w:author="Dr Mamadou SANOGO" w:date="2024-04-03T09:40:00Z" w16du:dateUtc="2024-04-03T09:40:00Z">
              <w:r w:rsidR="003471BE">
                <w:rPr>
                  <w:color w:val="000000" w:themeColor="text1"/>
                </w:rPr>
                <w:t xml:space="preserve">soit </w:t>
              </w:r>
            </w:ins>
            <w:ins w:id="4921" w:author="Dr Mamadou SANOGO" w:date="2024-11-07T12:05:00Z" w16du:dateUtc="2024-11-07T12:05:00Z">
              <w:r>
                <w:rPr>
                  <w:color w:val="000000" w:themeColor="text1"/>
                </w:rPr>
                <w:t>7</w:t>
              </w:r>
            </w:ins>
            <w:ins w:id="4922" w:author="Dr Mamadou SANOGO" w:date="2024-11-07T09:16:00Z" w16du:dateUtc="2024-11-07T09:16:00Z">
              <w:r w:rsidR="00AA72DB">
                <w:rPr>
                  <w:color w:val="000000" w:themeColor="text1"/>
                </w:rPr>
                <w:t>5</w:t>
              </w:r>
            </w:ins>
            <w:ins w:id="4923" w:author="Dr Mamadou SANOGO" w:date="2024-04-03T09:44:00Z" w16du:dateUtc="2024-04-03T09:44:00Z">
              <w:r w:rsidR="003471BE">
                <w:rPr>
                  <w:color w:val="000000" w:themeColor="text1"/>
                </w:rPr>
                <w:t>%</w:t>
              </w:r>
            </w:ins>
          </w:p>
        </w:tc>
        <w:tc>
          <w:tcPr>
            <w:tcW w:w="1812" w:type="dxa"/>
            <w:vAlign w:val="center"/>
            <w:tcPrChange w:id="4924" w:author="Dr Mamadou SANOGO" w:date="2023-10-27T23:44:00Z">
              <w:tcPr>
                <w:tcW w:w="1812" w:type="dxa"/>
                <w:vAlign w:val="center"/>
              </w:tcPr>
            </w:tcPrChange>
          </w:tcPr>
          <w:p w14:paraId="411F67C7" w14:textId="2B9F7096" w:rsidR="00B43097" w:rsidRPr="00A36245" w:rsidRDefault="005B471C" w:rsidP="00A36245">
            <w:pPr>
              <w:spacing w:line="240" w:lineRule="auto"/>
              <w:jc w:val="center"/>
              <w:rPr>
                <w:ins w:id="4925" w:author="Dr Mamadou SANOGO" w:date="2023-10-27T23:43:00Z"/>
                <w:color w:val="000000" w:themeColor="text1"/>
              </w:rPr>
            </w:pPr>
            <w:ins w:id="4926" w:author="Dr Mamadou SANOGO" w:date="2024-11-07T12:05:00Z" w16du:dateUtc="2024-11-07T12:05:00Z">
              <w:r>
                <w:rPr>
                  <w:color w:val="000000" w:themeColor="text1"/>
                </w:rPr>
                <w:t>6</w:t>
              </w:r>
            </w:ins>
            <w:ins w:id="4927" w:author="Dr Mamadou SANOGO" w:date="2024-04-03T09:44:00Z" w16du:dateUtc="2024-04-03T09:44:00Z">
              <w:r w:rsidR="003471BE">
                <w:rPr>
                  <w:color w:val="000000" w:themeColor="text1"/>
                </w:rPr>
                <w:t xml:space="preserve"> soit </w:t>
              </w:r>
            </w:ins>
            <w:ins w:id="4928" w:author="Dr Mamadou SANOGO" w:date="2024-11-07T12:05:00Z" w16du:dateUtc="2024-11-07T12:05:00Z">
              <w:r>
                <w:rPr>
                  <w:color w:val="000000" w:themeColor="text1"/>
                </w:rPr>
                <w:t>66,67</w:t>
              </w:r>
            </w:ins>
            <w:ins w:id="4929" w:author="Dr Mamadou SANOGO" w:date="2024-04-03T09:45:00Z" w16du:dateUtc="2024-04-03T09:45:00Z">
              <w:r w:rsidR="003471BE">
                <w:rPr>
                  <w:color w:val="000000" w:themeColor="text1"/>
                </w:rPr>
                <w:t>%</w:t>
              </w:r>
            </w:ins>
          </w:p>
        </w:tc>
        <w:tc>
          <w:tcPr>
            <w:tcW w:w="1813" w:type="dxa"/>
            <w:vAlign w:val="center"/>
            <w:tcPrChange w:id="4930" w:author="Dr Mamadou SANOGO" w:date="2023-10-27T23:44:00Z">
              <w:tcPr>
                <w:tcW w:w="1813" w:type="dxa"/>
                <w:vAlign w:val="center"/>
              </w:tcPr>
            </w:tcPrChange>
          </w:tcPr>
          <w:p w14:paraId="6CDD0C6A" w14:textId="090876F1" w:rsidR="00B43097" w:rsidRPr="00A36245" w:rsidRDefault="00AA72DB" w:rsidP="00A36245">
            <w:pPr>
              <w:spacing w:line="240" w:lineRule="auto"/>
              <w:jc w:val="center"/>
              <w:rPr>
                <w:ins w:id="4931" w:author="Dr Mamadou SANOGO" w:date="2023-10-27T23:43:00Z"/>
                <w:color w:val="000000" w:themeColor="text1"/>
              </w:rPr>
            </w:pPr>
            <w:ins w:id="4932" w:author="Dr Mamadou SANOGO" w:date="2024-11-07T09:14:00Z" w16du:dateUtc="2024-11-07T09:14:00Z">
              <w:r>
                <w:rPr>
                  <w:color w:val="000000" w:themeColor="text1"/>
                </w:rPr>
                <w:t>5</w:t>
              </w:r>
            </w:ins>
            <w:ins w:id="4933" w:author="Dr Mamadou SANOGO" w:date="2024-04-03T09:45:00Z" w16du:dateUtc="2024-04-03T09:45:00Z">
              <w:r w:rsidR="003471BE">
                <w:rPr>
                  <w:color w:val="000000" w:themeColor="text1"/>
                </w:rPr>
                <w:t xml:space="preserve"> soit</w:t>
              </w:r>
            </w:ins>
            <w:ins w:id="4934" w:author="Dr Mamadou SANOGO" w:date="2024-11-07T12:05:00Z" w16du:dateUtc="2024-11-07T12:05:00Z">
              <w:r w:rsidR="005B471C">
                <w:rPr>
                  <w:color w:val="000000" w:themeColor="text1"/>
                </w:rPr>
                <w:t xml:space="preserve"> 55,56</w:t>
              </w:r>
            </w:ins>
            <w:ins w:id="4935" w:author="Dr Mamadou SANOGO" w:date="2024-04-03T09:45:00Z" w16du:dateUtc="2024-04-03T09:45:00Z">
              <w:r w:rsidR="003471BE">
                <w:rPr>
                  <w:color w:val="000000" w:themeColor="text1"/>
                </w:rPr>
                <w:t>%</w:t>
              </w:r>
            </w:ins>
          </w:p>
        </w:tc>
        <w:tc>
          <w:tcPr>
            <w:tcW w:w="3238" w:type="dxa"/>
            <w:vAlign w:val="center"/>
            <w:tcPrChange w:id="4936" w:author="Dr Mamadou SANOGO" w:date="2023-10-27T23:44:00Z">
              <w:tcPr>
                <w:tcW w:w="1813" w:type="dxa"/>
                <w:vAlign w:val="center"/>
              </w:tcPr>
            </w:tcPrChange>
          </w:tcPr>
          <w:p w14:paraId="77323784" w14:textId="42E5E73C" w:rsidR="00B43097" w:rsidRPr="00A36245" w:rsidRDefault="005B471C" w:rsidP="00A36245">
            <w:pPr>
              <w:spacing w:line="240" w:lineRule="auto"/>
              <w:jc w:val="center"/>
              <w:rPr>
                <w:ins w:id="4937" w:author="Dr Mamadou SANOGO" w:date="2023-10-27T23:43:00Z"/>
                <w:color w:val="000000" w:themeColor="text1"/>
              </w:rPr>
            </w:pPr>
            <w:ins w:id="4938" w:author="Dr Mamadou SANOGO" w:date="2024-11-07T12:06:00Z" w16du:dateUtc="2024-11-07T12:06:00Z">
              <w:r>
                <w:rPr>
                  <w:color w:val="000000" w:themeColor="text1"/>
                </w:rPr>
                <w:t>5</w:t>
              </w:r>
            </w:ins>
            <w:ins w:id="4939" w:author="Dr Mamadou SANOGO" w:date="2024-04-03T09:45:00Z" w16du:dateUtc="2024-04-03T09:45:00Z">
              <w:r w:rsidR="003471BE">
                <w:rPr>
                  <w:color w:val="000000" w:themeColor="text1"/>
                </w:rPr>
                <w:t xml:space="preserve"> soit </w:t>
              </w:r>
            </w:ins>
            <w:ins w:id="4940" w:author="Dr Mamadou SANOGO" w:date="2024-11-07T12:06:00Z" w16du:dateUtc="2024-11-07T12:06:00Z">
              <w:r>
                <w:rPr>
                  <w:color w:val="000000" w:themeColor="text1"/>
                </w:rPr>
                <w:t>38,46</w:t>
              </w:r>
            </w:ins>
            <w:ins w:id="4941" w:author="Dr Mamadou SANOGO" w:date="2024-04-03T09:45:00Z" w16du:dateUtc="2024-04-03T09:45:00Z">
              <w:r w:rsidR="003471BE">
                <w:rPr>
                  <w:color w:val="000000" w:themeColor="text1"/>
                </w:rPr>
                <w:t>%</w:t>
              </w:r>
            </w:ins>
          </w:p>
        </w:tc>
      </w:tr>
      <w:tr w:rsidR="00B43097" w:rsidRPr="007A4AFC" w14:paraId="7F74A335" w14:textId="77777777" w:rsidTr="00B43097">
        <w:trPr>
          <w:ins w:id="4942" w:author="Dr Mamadou SANOGO" w:date="2023-10-27T23:43:00Z"/>
          <w:trPrChange w:id="4943" w:author="Dr Mamadou SANOGO" w:date="2023-10-27T23:44:00Z">
            <w:trPr>
              <w:gridAfter w:val="0"/>
            </w:trPr>
          </w:trPrChange>
        </w:trPr>
        <w:tc>
          <w:tcPr>
            <w:tcW w:w="1980" w:type="dxa"/>
            <w:shd w:val="clear" w:color="auto" w:fill="D9D9D9" w:themeFill="background1" w:themeFillShade="D9"/>
            <w:tcPrChange w:id="4944" w:author="Dr Mamadou SANOGO" w:date="2023-10-27T23:44:00Z">
              <w:tcPr>
                <w:tcW w:w="1980" w:type="dxa"/>
                <w:shd w:val="clear" w:color="auto" w:fill="D9D9D9" w:themeFill="background1" w:themeFillShade="D9"/>
              </w:tcPr>
            </w:tcPrChange>
          </w:tcPr>
          <w:p w14:paraId="01F95238" w14:textId="77777777" w:rsidR="00B43097" w:rsidRPr="00A36245" w:rsidRDefault="00B43097" w:rsidP="00A36245">
            <w:pPr>
              <w:spacing w:line="240" w:lineRule="auto"/>
              <w:rPr>
                <w:ins w:id="4945" w:author="Dr Mamadou SANOGO" w:date="2023-10-27T23:43:00Z"/>
                <w:b/>
                <w:color w:val="000000" w:themeColor="text1"/>
              </w:rPr>
            </w:pPr>
            <w:ins w:id="4946"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et % d’étudiantes </w:t>
              </w:r>
            </w:ins>
          </w:p>
        </w:tc>
        <w:tc>
          <w:tcPr>
            <w:tcW w:w="1642" w:type="dxa"/>
            <w:shd w:val="clear" w:color="auto" w:fill="D9D9D9" w:themeFill="background1" w:themeFillShade="D9"/>
            <w:vAlign w:val="center"/>
            <w:tcPrChange w:id="4947" w:author="Dr Mamadou SANOGO" w:date="2023-10-27T23:44:00Z">
              <w:tcPr>
                <w:tcW w:w="1642" w:type="dxa"/>
                <w:shd w:val="clear" w:color="auto" w:fill="D9D9D9" w:themeFill="background1" w:themeFillShade="D9"/>
                <w:vAlign w:val="center"/>
              </w:tcPr>
            </w:tcPrChange>
          </w:tcPr>
          <w:p w14:paraId="54D3DB73" w14:textId="57637301" w:rsidR="00B43097" w:rsidRPr="00A36245" w:rsidRDefault="005B471C" w:rsidP="00A36245">
            <w:pPr>
              <w:spacing w:line="240" w:lineRule="auto"/>
              <w:jc w:val="center"/>
              <w:rPr>
                <w:ins w:id="4948" w:author="Dr Mamadou SANOGO" w:date="2023-10-27T23:43:00Z"/>
                <w:b/>
                <w:color w:val="000000" w:themeColor="text1"/>
              </w:rPr>
            </w:pPr>
            <w:ins w:id="4949" w:author="Dr Mamadou SANOGO" w:date="2024-11-07T12:07:00Z" w16du:dateUtc="2024-11-07T12:07:00Z">
              <w:r>
                <w:rPr>
                  <w:b/>
                  <w:color w:val="000000" w:themeColor="text1"/>
                </w:rPr>
                <w:t>14</w:t>
              </w:r>
            </w:ins>
            <w:ins w:id="4950" w:author="Dr Mamadou SANOGO" w:date="2023-10-27T23:43:00Z">
              <w:r w:rsidR="00B43097" w:rsidRPr="00A36245">
                <w:rPr>
                  <w:b/>
                  <w:color w:val="000000" w:themeColor="text1"/>
                </w:rPr>
                <w:t xml:space="preserve"> soit </w:t>
              </w:r>
            </w:ins>
            <w:ins w:id="4951" w:author="Dr Mamadou SANOGO" w:date="2024-11-07T12:11:00Z" w16du:dateUtc="2024-11-07T12:11:00Z">
              <w:r>
                <w:rPr>
                  <w:b/>
                  <w:color w:val="000000" w:themeColor="text1"/>
                </w:rPr>
                <w:t>63,63</w:t>
              </w:r>
            </w:ins>
            <w:ins w:id="4952" w:author="Dr Mamadou SANOGO" w:date="2023-10-27T23:43:00Z">
              <w:r w:rsidR="00B43097" w:rsidRPr="00A36245">
                <w:rPr>
                  <w:b/>
                  <w:color w:val="000000" w:themeColor="text1"/>
                </w:rPr>
                <w:t>%</w:t>
              </w:r>
            </w:ins>
          </w:p>
        </w:tc>
        <w:tc>
          <w:tcPr>
            <w:tcW w:w="1812" w:type="dxa"/>
            <w:shd w:val="clear" w:color="auto" w:fill="D9D9D9" w:themeFill="background1" w:themeFillShade="D9"/>
            <w:vAlign w:val="center"/>
            <w:tcPrChange w:id="4953" w:author="Dr Mamadou SANOGO" w:date="2023-10-27T23:44:00Z">
              <w:tcPr>
                <w:tcW w:w="1812" w:type="dxa"/>
                <w:shd w:val="clear" w:color="auto" w:fill="D9D9D9" w:themeFill="background1" w:themeFillShade="D9"/>
                <w:vAlign w:val="center"/>
              </w:tcPr>
            </w:tcPrChange>
          </w:tcPr>
          <w:p w14:paraId="5E96B1F4" w14:textId="16FA7304" w:rsidR="00B43097" w:rsidRPr="00A36245" w:rsidRDefault="005B471C" w:rsidP="00A36245">
            <w:pPr>
              <w:spacing w:line="240" w:lineRule="auto"/>
              <w:jc w:val="center"/>
              <w:rPr>
                <w:ins w:id="4954" w:author="Dr Mamadou SANOGO" w:date="2023-10-27T23:43:00Z"/>
                <w:b/>
                <w:color w:val="000000" w:themeColor="text1"/>
              </w:rPr>
            </w:pPr>
            <w:ins w:id="4955" w:author="Dr Mamadou SANOGO" w:date="2024-11-07T12:07:00Z" w16du:dateUtc="2024-11-07T12:07:00Z">
              <w:r>
                <w:rPr>
                  <w:b/>
                  <w:color w:val="000000" w:themeColor="text1"/>
                </w:rPr>
                <w:t>16</w:t>
              </w:r>
            </w:ins>
            <w:ins w:id="4956" w:author="Dr Mamadou SANOGO" w:date="2023-10-27T23:43:00Z">
              <w:r w:rsidR="00B43097" w:rsidRPr="00A36245">
                <w:rPr>
                  <w:b/>
                  <w:color w:val="000000" w:themeColor="text1"/>
                </w:rPr>
                <w:t xml:space="preserve"> soit </w:t>
              </w:r>
            </w:ins>
            <w:ins w:id="4957" w:author="Dr Mamadou SANOGO" w:date="2024-11-07T12:11:00Z" w16du:dateUtc="2024-11-07T12:11:00Z">
              <w:r>
                <w:rPr>
                  <w:b/>
                  <w:color w:val="000000" w:themeColor="text1"/>
                </w:rPr>
                <w:t>51,61</w:t>
              </w:r>
            </w:ins>
            <w:ins w:id="4958" w:author="Dr Mamadou SANOGO" w:date="2023-10-27T23:43:00Z">
              <w:r w:rsidR="00B43097" w:rsidRPr="00A36245">
                <w:rPr>
                  <w:b/>
                  <w:color w:val="000000" w:themeColor="text1"/>
                </w:rPr>
                <w:t>%</w:t>
              </w:r>
            </w:ins>
          </w:p>
        </w:tc>
        <w:tc>
          <w:tcPr>
            <w:tcW w:w="1813" w:type="dxa"/>
            <w:shd w:val="clear" w:color="auto" w:fill="D9D9D9" w:themeFill="background1" w:themeFillShade="D9"/>
            <w:vAlign w:val="center"/>
            <w:tcPrChange w:id="4959" w:author="Dr Mamadou SANOGO" w:date="2023-10-27T23:44:00Z">
              <w:tcPr>
                <w:tcW w:w="1813" w:type="dxa"/>
                <w:shd w:val="clear" w:color="auto" w:fill="D9D9D9" w:themeFill="background1" w:themeFillShade="D9"/>
                <w:vAlign w:val="center"/>
              </w:tcPr>
            </w:tcPrChange>
          </w:tcPr>
          <w:p w14:paraId="5635D30D" w14:textId="6D411A1E" w:rsidR="00B43097" w:rsidRPr="00A36245" w:rsidRDefault="005B471C" w:rsidP="00A36245">
            <w:pPr>
              <w:spacing w:line="240" w:lineRule="auto"/>
              <w:jc w:val="center"/>
              <w:rPr>
                <w:ins w:id="4960" w:author="Dr Mamadou SANOGO" w:date="2023-10-27T23:43:00Z"/>
                <w:b/>
                <w:color w:val="000000" w:themeColor="text1"/>
              </w:rPr>
            </w:pPr>
            <w:ins w:id="4961" w:author="Dr Mamadou SANOGO" w:date="2024-11-07T12:07:00Z" w16du:dateUtc="2024-11-07T12:07:00Z">
              <w:r>
                <w:rPr>
                  <w:b/>
                  <w:color w:val="000000" w:themeColor="text1"/>
                </w:rPr>
                <w:t>13</w:t>
              </w:r>
            </w:ins>
            <w:ins w:id="4962" w:author="Dr Mamadou SANOGO" w:date="2023-10-27T23:43:00Z">
              <w:r w:rsidR="00B43097">
                <w:rPr>
                  <w:b/>
                  <w:color w:val="000000" w:themeColor="text1"/>
                </w:rPr>
                <w:t xml:space="preserve"> </w:t>
              </w:r>
              <w:r w:rsidR="00B43097" w:rsidRPr="00A36245">
                <w:rPr>
                  <w:b/>
                  <w:color w:val="000000" w:themeColor="text1"/>
                </w:rPr>
                <w:t xml:space="preserve">soit </w:t>
              </w:r>
            </w:ins>
            <w:ins w:id="4963" w:author="Dr Mamadou SANOGO" w:date="2024-11-07T12:11:00Z" w16du:dateUtc="2024-11-07T12:11:00Z">
              <w:r>
                <w:rPr>
                  <w:b/>
                  <w:color w:val="000000" w:themeColor="text1"/>
                </w:rPr>
                <w:t>41,93</w:t>
              </w:r>
            </w:ins>
            <w:ins w:id="4964" w:author="Dr Mamadou SANOGO" w:date="2023-10-27T23:43:00Z">
              <w:r w:rsidR="00B43097" w:rsidRPr="00A36245">
                <w:rPr>
                  <w:b/>
                  <w:color w:val="000000" w:themeColor="text1"/>
                </w:rPr>
                <w:t>%</w:t>
              </w:r>
            </w:ins>
          </w:p>
        </w:tc>
        <w:tc>
          <w:tcPr>
            <w:tcW w:w="3238" w:type="dxa"/>
            <w:shd w:val="clear" w:color="auto" w:fill="D9D9D9" w:themeFill="background1" w:themeFillShade="D9"/>
            <w:vAlign w:val="center"/>
            <w:tcPrChange w:id="4965" w:author="Dr Mamadou SANOGO" w:date="2023-10-27T23:44:00Z">
              <w:tcPr>
                <w:tcW w:w="1813" w:type="dxa"/>
                <w:shd w:val="clear" w:color="auto" w:fill="D9D9D9" w:themeFill="background1" w:themeFillShade="D9"/>
                <w:vAlign w:val="center"/>
              </w:tcPr>
            </w:tcPrChange>
          </w:tcPr>
          <w:p w14:paraId="69EE8BC3" w14:textId="7B760A08" w:rsidR="00B43097" w:rsidRPr="00A36245" w:rsidRDefault="00F5297E" w:rsidP="00A36245">
            <w:pPr>
              <w:spacing w:line="240" w:lineRule="auto"/>
              <w:jc w:val="center"/>
              <w:rPr>
                <w:ins w:id="4966" w:author="Dr Mamadou SANOGO" w:date="2023-10-27T23:43:00Z"/>
                <w:b/>
                <w:color w:val="000000" w:themeColor="text1"/>
              </w:rPr>
            </w:pPr>
            <w:ins w:id="4967" w:author="Dr Mamadou SANOGO" w:date="2024-11-06T14:44:00Z" w16du:dateUtc="2024-11-06T14:44:00Z">
              <w:r>
                <w:rPr>
                  <w:b/>
                  <w:color w:val="000000" w:themeColor="text1"/>
                </w:rPr>
                <w:t>1</w:t>
              </w:r>
            </w:ins>
            <w:ins w:id="4968" w:author="Dr Mamadou SANOGO" w:date="2024-11-07T12:07:00Z" w16du:dateUtc="2024-11-07T12:07:00Z">
              <w:r w:rsidR="005B471C">
                <w:rPr>
                  <w:b/>
                  <w:color w:val="000000" w:themeColor="text1"/>
                </w:rPr>
                <w:t>8</w:t>
              </w:r>
            </w:ins>
            <w:ins w:id="4969" w:author="Dr Mamadou SANOGO" w:date="2023-10-27T23:43:00Z">
              <w:r w:rsidR="00B43097" w:rsidRPr="00A36245">
                <w:rPr>
                  <w:b/>
                  <w:color w:val="000000" w:themeColor="text1"/>
                </w:rPr>
                <w:t xml:space="preserve"> soit </w:t>
              </w:r>
            </w:ins>
            <w:ins w:id="4970" w:author="Dr Mamadou SANOGO" w:date="2024-11-07T12:12:00Z" w16du:dateUtc="2024-11-07T12:12:00Z">
              <w:r w:rsidR="005B471C">
                <w:rPr>
                  <w:b/>
                  <w:color w:val="000000" w:themeColor="text1"/>
                </w:rPr>
                <w:t>51,42</w:t>
              </w:r>
            </w:ins>
            <w:ins w:id="4971" w:author="Dr Mamadou SANOGO" w:date="2023-10-27T23:43:00Z">
              <w:r w:rsidR="00B43097" w:rsidRPr="00A36245">
                <w:rPr>
                  <w:b/>
                  <w:color w:val="000000" w:themeColor="text1"/>
                </w:rPr>
                <w:t>%</w:t>
              </w:r>
            </w:ins>
          </w:p>
        </w:tc>
      </w:tr>
    </w:tbl>
    <w:p w14:paraId="7D05E9AE" w14:textId="142080E6" w:rsidR="00B43097" w:rsidRDefault="00B43097" w:rsidP="00B43097">
      <w:pPr>
        <w:spacing w:line="240" w:lineRule="auto"/>
        <w:rPr>
          <w:ins w:id="4972" w:author="Dr Mamadou SANOGO" w:date="2024-11-07T12:12:00Z" w16du:dateUtc="2024-11-07T12:12:00Z"/>
          <w:b/>
          <w:color w:val="000000" w:themeColor="text1"/>
          <w:szCs w:val="24"/>
        </w:rPr>
      </w:pPr>
    </w:p>
    <w:p w14:paraId="2FD1CAE1" w14:textId="77777777" w:rsidR="005B471C" w:rsidRDefault="005B471C" w:rsidP="00B43097">
      <w:pPr>
        <w:spacing w:line="240" w:lineRule="auto"/>
        <w:rPr>
          <w:ins w:id="4973" w:author="Dr Mamadou SANOGO" w:date="2024-04-03T10:13:00Z" w16du:dateUtc="2024-04-03T10:13:00Z"/>
          <w:b/>
          <w:color w:val="000000" w:themeColor="text1"/>
          <w:szCs w:val="24"/>
        </w:rPr>
      </w:pPr>
    </w:p>
    <w:p w14:paraId="4CB79A2B" w14:textId="77777777" w:rsidR="004F2064" w:rsidRDefault="004F2064" w:rsidP="00B43097">
      <w:pPr>
        <w:spacing w:line="240" w:lineRule="auto"/>
        <w:rPr>
          <w:ins w:id="4974" w:author="Dr Mamadou SANOGO" w:date="2024-11-07T09:24:00Z" w16du:dateUtc="2024-11-07T09:24:00Z"/>
          <w:b/>
          <w:color w:val="000000" w:themeColor="text1"/>
          <w:szCs w:val="24"/>
        </w:rPr>
      </w:pPr>
    </w:p>
    <w:p w14:paraId="6BCAA7D8" w14:textId="77777777" w:rsidR="00942C56" w:rsidRPr="00A36245" w:rsidRDefault="00942C56" w:rsidP="00B43097">
      <w:pPr>
        <w:spacing w:line="240" w:lineRule="auto"/>
        <w:rPr>
          <w:ins w:id="4975" w:author="Dr Mamadou SANOGO" w:date="2023-10-27T23:43:00Z"/>
          <w:b/>
          <w:color w:val="000000" w:themeColor="text1"/>
          <w:szCs w:val="24"/>
        </w:rPr>
      </w:pPr>
    </w:p>
    <w:p w14:paraId="7165DA2D" w14:textId="61E9EA80" w:rsidR="007C313F" w:rsidRPr="00EA6AEE" w:rsidRDefault="00B43097">
      <w:pPr>
        <w:pStyle w:val="Paragraphedeliste"/>
        <w:numPr>
          <w:ilvl w:val="3"/>
          <w:numId w:val="3"/>
        </w:numPr>
        <w:spacing w:line="240" w:lineRule="auto"/>
        <w:ind w:left="284" w:hanging="284"/>
        <w:jc w:val="left"/>
        <w:rPr>
          <w:ins w:id="4976" w:author="Dr Mamadou SANOGO" w:date="2023-10-27T23:43:00Z"/>
          <w:b/>
          <w:color w:val="000000" w:themeColor="text1"/>
          <w:szCs w:val="24"/>
          <w:rPrChange w:id="4977" w:author="Dr Mamadou SANOGO" w:date="2024-11-08T12:30:00Z" w16du:dateUtc="2024-11-08T12:30:00Z">
            <w:rPr>
              <w:ins w:id="4978" w:author="Dr Mamadou SANOGO" w:date="2023-10-27T23:43:00Z"/>
            </w:rPr>
          </w:rPrChange>
        </w:rPr>
        <w:pPrChange w:id="4979" w:author="Dr Mamadou SANOGO" w:date="2024-11-08T12:30:00Z" w16du:dateUtc="2024-11-08T12:30:00Z">
          <w:pPr>
            <w:spacing w:line="240" w:lineRule="auto"/>
          </w:pPr>
        </w:pPrChange>
      </w:pPr>
      <w:ins w:id="4980" w:author="Dr Mamadou SANOGO" w:date="2023-10-27T23:43:00Z">
        <w:r w:rsidRPr="00A36245">
          <w:rPr>
            <w:b/>
            <w:color w:val="000000" w:themeColor="text1"/>
            <w:szCs w:val="24"/>
          </w:rPr>
          <w:lastRenderedPageBreak/>
          <w:t>Réussite académique</w:t>
        </w:r>
      </w:ins>
    </w:p>
    <w:p w14:paraId="6F650BC2" w14:textId="0EB93AE8" w:rsidR="00B43097" w:rsidRPr="00B43097" w:rsidRDefault="00B43097">
      <w:pPr>
        <w:pStyle w:val="Paragraphedeliste"/>
        <w:numPr>
          <w:ilvl w:val="0"/>
          <w:numId w:val="2"/>
        </w:numPr>
        <w:spacing w:line="240" w:lineRule="auto"/>
        <w:jc w:val="left"/>
        <w:rPr>
          <w:ins w:id="4981" w:author="Dr Mamadou SANOGO" w:date="2023-10-27T23:43:00Z"/>
          <w:b/>
          <w:bCs/>
          <w:color w:val="000000" w:themeColor="text1"/>
          <w:szCs w:val="24"/>
          <w:rPrChange w:id="4982" w:author="Dr Mamadou SANOGO" w:date="2023-10-27T23:45:00Z">
            <w:rPr>
              <w:ins w:id="4983" w:author="Dr Mamadou SANOGO" w:date="2023-10-27T23:43:00Z"/>
            </w:rPr>
          </w:rPrChange>
        </w:rPr>
        <w:pPrChange w:id="4984" w:author="Dr Mamadou SANOGO" w:date="2023-10-27T23:45:00Z">
          <w:pPr>
            <w:spacing w:line="240" w:lineRule="auto"/>
          </w:pPr>
        </w:pPrChange>
      </w:pPr>
      <w:ins w:id="4985" w:author="Dr Mamadou SANOGO" w:date="2023-10-27T23:43:00Z">
        <w:r w:rsidRPr="00A36245">
          <w:rPr>
            <w:b/>
            <w:bCs/>
            <w:color w:val="000000" w:themeColor="text1"/>
            <w:szCs w:val="24"/>
          </w:rPr>
          <w:t>Etudiants en formation initiale</w:t>
        </w:r>
      </w:ins>
    </w:p>
    <w:tbl>
      <w:tblPr>
        <w:tblStyle w:val="Grilledutableau"/>
        <w:tblW w:w="0" w:type="auto"/>
        <w:tblLook w:val="04A0" w:firstRow="1" w:lastRow="0" w:firstColumn="1" w:lastColumn="0" w:noHBand="0" w:noVBand="1"/>
      </w:tblPr>
      <w:tblGrid>
        <w:gridCol w:w="2404"/>
        <w:gridCol w:w="1559"/>
        <w:gridCol w:w="1701"/>
        <w:gridCol w:w="1701"/>
        <w:gridCol w:w="1696"/>
        <w:tblGridChange w:id="4986">
          <w:tblGrid>
            <w:gridCol w:w="2404"/>
            <w:gridCol w:w="1559"/>
            <w:gridCol w:w="1701"/>
            <w:gridCol w:w="1701"/>
            <w:gridCol w:w="1696"/>
          </w:tblGrid>
        </w:tblGridChange>
      </w:tblGrid>
      <w:tr w:rsidR="00B43097" w:rsidRPr="007A4AFC" w14:paraId="63516D94" w14:textId="77777777" w:rsidTr="00A36245">
        <w:trPr>
          <w:ins w:id="4987" w:author="Dr Mamadou SANOGO" w:date="2023-10-27T23:43:00Z"/>
        </w:trPr>
        <w:tc>
          <w:tcPr>
            <w:tcW w:w="2404" w:type="dxa"/>
          </w:tcPr>
          <w:p w14:paraId="1280F728" w14:textId="77777777" w:rsidR="00B43097" w:rsidRPr="00A36245" w:rsidRDefault="00B43097" w:rsidP="00A36245">
            <w:pPr>
              <w:spacing w:line="240" w:lineRule="auto"/>
              <w:rPr>
                <w:ins w:id="4988" w:author="Dr Mamadou SANOGO" w:date="2023-10-27T23:43:00Z"/>
                <w:b/>
                <w:color w:val="000000" w:themeColor="text1"/>
              </w:rPr>
            </w:pPr>
            <w:ins w:id="4989" w:author="Dr Mamadou SANOGO" w:date="2023-10-27T23:43:00Z">
              <w:r w:rsidRPr="00A36245">
                <w:rPr>
                  <w:b/>
                  <w:color w:val="000000" w:themeColor="text1"/>
                </w:rPr>
                <w:t>Année universitaire</w:t>
              </w:r>
            </w:ins>
          </w:p>
        </w:tc>
        <w:tc>
          <w:tcPr>
            <w:tcW w:w="1559" w:type="dxa"/>
          </w:tcPr>
          <w:p w14:paraId="78967FBC" w14:textId="0B2397D6" w:rsidR="00B43097" w:rsidRPr="00A36245" w:rsidRDefault="00B43097" w:rsidP="00A36245">
            <w:pPr>
              <w:spacing w:line="240" w:lineRule="auto"/>
              <w:jc w:val="center"/>
              <w:rPr>
                <w:ins w:id="4990" w:author="Dr Mamadou SANOGO" w:date="2023-10-27T23:43:00Z"/>
                <w:b/>
                <w:color w:val="000000" w:themeColor="text1"/>
              </w:rPr>
            </w:pPr>
            <w:ins w:id="4991" w:author="Dr Mamadou SANOGO" w:date="2023-10-27T23:43:00Z">
              <w:r w:rsidRPr="00A36245">
                <w:rPr>
                  <w:b/>
                  <w:color w:val="000000" w:themeColor="text1"/>
                </w:rPr>
                <w:t>201</w:t>
              </w:r>
            </w:ins>
            <w:ins w:id="4992" w:author="Dr Mamadou SANOGO" w:date="2024-04-03T10:06:00Z" w16du:dateUtc="2024-04-03T10:06:00Z">
              <w:r w:rsidR="004523FF">
                <w:rPr>
                  <w:b/>
                  <w:color w:val="000000" w:themeColor="text1"/>
                </w:rPr>
                <w:t>9</w:t>
              </w:r>
            </w:ins>
            <w:ins w:id="4993" w:author="Dr Mamadou SANOGO" w:date="2023-10-27T23:43:00Z">
              <w:r w:rsidRPr="00A36245">
                <w:rPr>
                  <w:b/>
                  <w:color w:val="000000" w:themeColor="text1"/>
                </w:rPr>
                <w:t>-20</w:t>
              </w:r>
            </w:ins>
            <w:ins w:id="4994" w:author="Dr Mamadou SANOGO" w:date="2024-04-03T10:06:00Z" w16du:dateUtc="2024-04-03T10:06:00Z">
              <w:r w:rsidR="004523FF">
                <w:rPr>
                  <w:b/>
                  <w:color w:val="000000" w:themeColor="text1"/>
                </w:rPr>
                <w:t>20</w:t>
              </w:r>
            </w:ins>
          </w:p>
        </w:tc>
        <w:tc>
          <w:tcPr>
            <w:tcW w:w="1701" w:type="dxa"/>
          </w:tcPr>
          <w:p w14:paraId="40AF5711" w14:textId="4C124276" w:rsidR="00B43097" w:rsidRPr="00A36245" w:rsidRDefault="00B43097" w:rsidP="00A36245">
            <w:pPr>
              <w:spacing w:line="240" w:lineRule="auto"/>
              <w:jc w:val="center"/>
              <w:rPr>
                <w:ins w:id="4995" w:author="Dr Mamadou SANOGO" w:date="2023-10-27T23:43:00Z"/>
                <w:b/>
                <w:color w:val="000000" w:themeColor="text1"/>
              </w:rPr>
            </w:pPr>
            <w:ins w:id="4996" w:author="Dr Mamadou SANOGO" w:date="2023-10-27T23:43:00Z">
              <w:r w:rsidRPr="00A36245">
                <w:rPr>
                  <w:b/>
                  <w:color w:val="000000" w:themeColor="text1"/>
                </w:rPr>
                <w:t>20</w:t>
              </w:r>
            </w:ins>
            <w:ins w:id="4997" w:author="Dr Mamadou SANOGO" w:date="2024-04-03T10:06:00Z" w16du:dateUtc="2024-04-03T10:06:00Z">
              <w:r w:rsidR="004523FF">
                <w:rPr>
                  <w:b/>
                  <w:color w:val="000000" w:themeColor="text1"/>
                </w:rPr>
                <w:t>20</w:t>
              </w:r>
            </w:ins>
            <w:ins w:id="4998" w:author="Dr Mamadou SANOGO" w:date="2023-10-27T23:43:00Z">
              <w:r w:rsidRPr="00A36245">
                <w:rPr>
                  <w:b/>
                  <w:color w:val="000000" w:themeColor="text1"/>
                </w:rPr>
                <w:t>-202</w:t>
              </w:r>
            </w:ins>
            <w:ins w:id="4999" w:author="Dr Mamadou SANOGO" w:date="2024-04-03T10:06:00Z" w16du:dateUtc="2024-04-03T10:06:00Z">
              <w:r w:rsidR="004523FF">
                <w:rPr>
                  <w:b/>
                  <w:color w:val="000000" w:themeColor="text1"/>
                </w:rPr>
                <w:t>1</w:t>
              </w:r>
            </w:ins>
          </w:p>
        </w:tc>
        <w:tc>
          <w:tcPr>
            <w:tcW w:w="1701" w:type="dxa"/>
          </w:tcPr>
          <w:p w14:paraId="21AC061D" w14:textId="44621631" w:rsidR="00B43097" w:rsidRPr="00A36245" w:rsidRDefault="00B43097" w:rsidP="00A36245">
            <w:pPr>
              <w:spacing w:line="240" w:lineRule="auto"/>
              <w:jc w:val="center"/>
              <w:rPr>
                <w:ins w:id="5000" w:author="Dr Mamadou SANOGO" w:date="2023-10-27T23:43:00Z"/>
                <w:b/>
                <w:color w:val="000000" w:themeColor="text1"/>
              </w:rPr>
            </w:pPr>
            <w:ins w:id="5001" w:author="Dr Mamadou SANOGO" w:date="2023-10-27T23:43:00Z">
              <w:r w:rsidRPr="00A36245">
                <w:rPr>
                  <w:b/>
                  <w:color w:val="000000" w:themeColor="text1"/>
                </w:rPr>
                <w:t>202</w:t>
              </w:r>
            </w:ins>
            <w:ins w:id="5002" w:author="Dr Mamadou SANOGO" w:date="2024-04-03T10:06:00Z" w16du:dateUtc="2024-04-03T10:06:00Z">
              <w:r w:rsidR="004523FF">
                <w:rPr>
                  <w:b/>
                  <w:color w:val="000000" w:themeColor="text1"/>
                </w:rPr>
                <w:t>1</w:t>
              </w:r>
            </w:ins>
            <w:ins w:id="5003" w:author="Dr Mamadou SANOGO" w:date="2023-10-27T23:43:00Z">
              <w:r w:rsidRPr="00A36245">
                <w:rPr>
                  <w:b/>
                  <w:color w:val="000000" w:themeColor="text1"/>
                </w:rPr>
                <w:t>-202</w:t>
              </w:r>
            </w:ins>
            <w:ins w:id="5004" w:author="Dr Mamadou SANOGO" w:date="2024-04-03T10:06:00Z" w16du:dateUtc="2024-04-03T10:06:00Z">
              <w:r w:rsidR="004523FF">
                <w:rPr>
                  <w:b/>
                  <w:color w:val="000000" w:themeColor="text1"/>
                </w:rPr>
                <w:t>2</w:t>
              </w:r>
            </w:ins>
          </w:p>
        </w:tc>
        <w:tc>
          <w:tcPr>
            <w:tcW w:w="1696" w:type="dxa"/>
          </w:tcPr>
          <w:p w14:paraId="5F733F54" w14:textId="476DBB97" w:rsidR="00B43097" w:rsidRPr="00A36245" w:rsidRDefault="00B43097" w:rsidP="00A36245">
            <w:pPr>
              <w:spacing w:line="240" w:lineRule="auto"/>
              <w:jc w:val="center"/>
              <w:rPr>
                <w:ins w:id="5005" w:author="Dr Mamadou SANOGO" w:date="2023-10-27T23:43:00Z"/>
                <w:b/>
                <w:color w:val="000000" w:themeColor="text1"/>
              </w:rPr>
            </w:pPr>
            <w:ins w:id="5006" w:author="Dr Mamadou SANOGO" w:date="2023-10-27T23:43:00Z">
              <w:r w:rsidRPr="00A36245">
                <w:rPr>
                  <w:b/>
                  <w:color w:val="000000" w:themeColor="text1"/>
                </w:rPr>
                <w:t>202</w:t>
              </w:r>
            </w:ins>
            <w:ins w:id="5007" w:author="Dr Mamadou SANOGO" w:date="2024-04-03T10:06:00Z" w16du:dateUtc="2024-04-03T10:06:00Z">
              <w:r w:rsidR="004523FF">
                <w:rPr>
                  <w:b/>
                  <w:color w:val="000000" w:themeColor="text1"/>
                </w:rPr>
                <w:t>2</w:t>
              </w:r>
            </w:ins>
            <w:ins w:id="5008" w:author="Dr Mamadou SANOGO" w:date="2023-10-27T23:43:00Z">
              <w:r w:rsidRPr="00A36245">
                <w:rPr>
                  <w:b/>
                  <w:color w:val="000000" w:themeColor="text1"/>
                </w:rPr>
                <w:t>-202</w:t>
              </w:r>
            </w:ins>
            <w:ins w:id="5009" w:author="Dr Mamadou SANOGO" w:date="2024-04-03T10:06:00Z" w16du:dateUtc="2024-04-03T10:06:00Z">
              <w:r w:rsidR="004523FF">
                <w:rPr>
                  <w:b/>
                  <w:color w:val="000000" w:themeColor="text1"/>
                </w:rPr>
                <w:t>3</w:t>
              </w:r>
            </w:ins>
          </w:p>
        </w:tc>
      </w:tr>
      <w:tr w:rsidR="004F2064" w:rsidRPr="007A4AFC" w14:paraId="0B23D232" w14:textId="77777777" w:rsidTr="004F2064">
        <w:tblPrEx>
          <w:tblW w:w="0" w:type="auto"/>
          <w:tblPrExChange w:id="5010" w:author="Dr Mamadou SANOGO" w:date="2024-04-03T10:08:00Z" w16du:dateUtc="2024-04-03T10:08:00Z">
            <w:tblPrEx>
              <w:tblW w:w="0" w:type="auto"/>
            </w:tblPrEx>
          </w:tblPrExChange>
        </w:tblPrEx>
        <w:trPr>
          <w:ins w:id="5011" w:author="Dr Mamadou SANOGO" w:date="2023-10-27T23:43:00Z"/>
        </w:trPr>
        <w:tc>
          <w:tcPr>
            <w:tcW w:w="2404" w:type="dxa"/>
            <w:tcPrChange w:id="5012" w:author="Dr Mamadou SANOGO" w:date="2024-04-03T10:08:00Z" w16du:dateUtc="2024-04-03T10:08:00Z">
              <w:tcPr>
                <w:tcW w:w="2404" w:type="dxa"/>
              </w:tcPr>
            </w:tcPrChange>
          </w:tcPr>
          <w:p w14:paraId="45E5AE77" w14:textId="77777777" w:rsidR="004F2064" w:rsidRPr="00A36245" w:rsidRDefault="004F2064" w:rsidP="004F2064">
            <w:pPr>
              <w:spacing w:line="240" w:lineRule="auto"/>
              <w:rPr>
                <w:ins w:id="5013" w:author="Dr Mamadou SANOGO" w:date="2023-10-27T23:43:00Z"/>
                <w:color w:val="000000" w:themeColor="text1"/>
              </w:rPr>
            </w:pPr>
            <w:ins w:id="5014"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015" w:author="Dr Mamadou SANOGO" w:date="2024-04-03T10:08:00Z" w16du:dateUtc="2024-04-03T10:08:00Z">
              <w:tcPr>
                <w:tcW w:w="1559" w:type="dxa"/>
                <w:vAlign w:val="center"/>
              </w:tcPr>
            </w:tcPrChange>
          </w:tcPr>
          <w:p w14:paraId="1762F40F" w14:textId="7A79D719" w:rsidR="004F2064" w:rsidRPr="00A36245" w:rsidRDefault="007C313F" w:rsidP="004F2064">
            <w:pPr>
              <w:spacing w:line="240" w:lineRule="auto"/>
              <w:jc w:val="center"/>
              <w:rPr>
                <w:ins w:id="5016" w:author="Dr Mamadou SANOGO" w:date="2023-10-27T23:43:00Z"/>
                <w:color w:val="000000" w:themeColor="text1"/>
              </w:rPr>
            </w:pPr>
            <w:ins w:id="5017" w:author="Dr Mamadou SANOGO" w:date="2024-11-07T12:21:00Z" w16du:dateUtc="2024-11-07T12:21:00Z">
              <w:r>
                <w:rPr>
                  <w:color w:val="000000" w:themeColor="text1"/>
                </w:rPr>
                <w:t>9</w:t>
              </w:r>
            </w:ins>
            <w:ins w:id="5018" w:author="Dr Mamadou SANOGO" w:date="2024-04-03T10:09:00Z" w16du:dateUtc="2024-04-03T10:09:00Z">
              <w:r w:rsidR="004F2064">
                <w:rPr>
                  <w:color w:val="000000" w:themeColor="text1"/>
                </w:rPr>
                <w:t xml:space="preserve"> soit 100%</w:t>
              </w:r>
            </w:ins>
          </w:p>
        </w:tc>
        <w:tc>
          <w:tcPr>
            <w:tcW w:w="1701" w:type="dxa"/>
            <w:vAlign w:val="center"/>
            <w:tcPrChange w:id="5019" w:author="Dr Mamadou SANOGO" w:date="2024-04-03T10:08:00Z" w16du:dateUtc="2024-04-03T10:08:00Z">
              <w:tcPr>
                <w:tcW w:w="1701" w:type="dxa"/>
                <w:vAlign w:val="center"/>
              </w:tcPr>
            </w:tcPrChange>
          </w:tcPr>
          <w:p w14:paraId="4A399B58" w14:textId="70C5BDFD" w:rsidR="004F2064" w:rsidRPr="00A36245" w:rsidRDefault="007C313F" w:rsidP="004F2064">
            <w:pPr>
              <w:spacing w:line="240" w:lineRule="auto"/>
              <w:jc w:val="center"/>
              <w:rPr>
                <w:ins w:id="5020" w:author="Dr Mamadou SANOGO" w:date="2023-10-27T23:43:00Z"/>
                <w:color w:val="000000" w:themeColor="text1"/>
              </w:rPr>
            </w:pPr>
            <w:ins w:id="5021" w:author="Dr Mamadou SANOGO" w:date="2024-11-07T12:21:00Z" w16du:dateUtc="2024-11-07T12:21:00Z">
              <w:r>
                <w:rPr>
                  <w:color w:val="000000" w:themeColor="text1"/>
                </w:rPr>
                <w:t>13</w:t>
              </w:r>
            </w:ins>
            <w:ins w:id="5022" w:author="Dr Mamadou SANOGO" w:date="2024-04-03T10:09:00Z" w16du:dateUtc="2024-04-03T10:09:00Z">
              <w:r w:rsidR="004F2064">
                <w:rPr>
                  <w:color w:val="000000" w:themeColor="text1"/>
                </w:rPr>
                <w:t xml:space="preserve"> soit 100%</w:t>
              </w:r>
            </w:ins>
          </w:p>
        </w:tc>
        <w:tc>
          <w:tcPr>
            <w:tcW w:w="1701" w:type="dxa"/>
            <w:vAlign w:val="center"/>
            <w:tcPrChange w:id="5023" w:author="Dr Mamadou SANOGO" w:date="2024-04-03T10:08:00Z" w16du:dateUtc="2024-04-03T10:08:00Z">
              <w:tcPr>
                <w:tcW w:w="1701" w:type="dxa"/>
                <w:vAlign w:val="center"/>
              </w:tcPr>
            </w:tcPrChange>
          </w:tcPr>
          <w:p w14:paraId="1F096C24" w14:textId="13ADB34C" w:rsidR="004F2064" w:rsidRPr="00A36245" w:rsidRDefault="007C313F" w:rsidP="004F2064">
            <w:pPr>
              <w:spacing w:line="240" w:lineRule="auto"/>
              <w:jc w:val="center"/>
              <w:rPr>
                <w:ins w:id="5024" w:author="Dr Mamadou SANOGO" w:date="2023-10-27T23:43:00Z"/>
                <w:color w:val="000000" w:themeColor="text1"/>
              </w:rPr>
            </w:pPr>
            <w:ins w:id="5025" w:author="Dr Mamadou SANOGO" w:date="2024-11-07T12:21:00Z" w16du:dateUtc="2024-11-07T12:21:00Z">
              <w:r>
                <w:rPr>
                  <w:color w:val="000000" w:themeColor="text1"/>
                </w:rPr>
                <w:t>9</w:t>
              </w:r>
            </w:ins>
            <w:ins w:id="5026" w:author="Dr Mamadou SANOGO" w:date="2024-04-03T10:09:00Z" w16du:dateUtc="2024-04-03T10:09:00Z">
              <w:r w:rsidR="004F2064">
                <w:rPr>
                  <w:color w:val="000000" w:themeColor="text1"/>
                </w:rPr>
                <w:t xml:space="preserve"> soit 100%</w:t>
              </w:r>
            </w:ins>
          </w:p>
        </w:tc>
        <w:tc>
          <w:tcPr>
            <w:tcW w:w="1696" w:type="dxa"/>
            <w:vAlign w:val="center"/>
            <w:tcPrChange w:id="5027" w:author="Dr Mamadou SANOGO" w:date="2024-04-03T10:08:00Z" w16du:dateUtc="2024-04-03T10:08:00Z">
              <w:tcPr>
                <w:tcW w:w="1696" w:type="dxa"/>
                <w:vAlign w:val="center"/>
              </w:tcPr>
            </w:tcPrChange>
          </w:tcPr>
          <w:p w14:paraId="47866D81" w14:textId="6A300B0B" w:rsidR="004F2064" w:rsidRPr="00A36245" w:rsidRDefault="004F2064" w:rsidP="004F2064">
            <w:pPr>
              <w:spacing w:line="240" w:lineRule="auto"/>
              <w:jc w:val="center"/>
              <w:rPr>
                <w:ins w:id="5028" w:author="Dr Mamadou SANOGO" w:date="2023-10-27T23:43:00Z"/>
                <w:color w:val="000000" w:themeColor="text1"/>
              </w:rPr>
            </w:pPr>
            <w:ins w:id="5029" w:author="Dr Mamadou SANOGO" w:date="2024-04-03T10:08:00Z" w16du:dateUtc="2024-04-03T10:08:00Z">
              <w:r>
                <w:rPr>
                  <w:color w:val="000000" w:themeColor="text1"/>
                </w:rPr>
                <w:t>1</w:t>
              </w:r>
            </w:ins>
            <w:ins w:id="5030" w:author="Dr Mamadou SANOGO" w:date="2024-11-07T09:29:00Z" w16du:dateUtc="2024-11-07T09:29:00Z">
              <w:r w:rsidR="00942C56">
                <w:rPr>
                  <w:color w:val="000000" w:themeColor="text1"/>
                </w:rPr>
                <w:t>3</w:t>
              </w:r>
            </w:ins>
            <w:ins w:id="5031" w:author="Dr Mamadou SANOGO" w:date="2024-04-03T10:09:00Z" w16du:dateUtc="2024-04-03T10:09:00Z">
              <w:r>
                <w:rPr>
                  <w:color w:val="000000" w:themeColor="text1"/>
                </w:rPr>
                <w:t xml:space="preserve"> soit 100%</w:t>
              </w:r>
            </w:ins>
          </w:p>
        </w:tc>
      </w:tr>
      <w:tr w:rsidR="004F2064" w:rsidRPr="007A4AFC" w14:paraId="57BD2EB9" w14:textId="77777777" w:rsidTr="004F2064">
        <w:tblPrEx>
          <w:tblW w:w="0" w:type="auto"/>
          <w:tblPrExChange w:id="5032" w:author="Dr Mamadou SANOGO" w:date="2024-04-03T10:08:00Z" w16du:dateUtc="2024-04-03T10:08:00Z">
            <w:tblPrEx>
              <w:tblW w:w="0" w:type="auto"/>
            </w:tblPrEx>
          </w:tblPrExChange>
        </w:tblPrEx>
        <w:trPr>
          <w:ins w:id="5033" w:author="Dr Mamadou SANOGO" w:date="2023-10-27T23:43:00Z"/>
        </w:trPr>
        <w:tc>
          <w:tcPr>
            <w:tcW w:w="2404" w:type="dxa"/>
            <w:tcPrChange w:id="5034" w:author="Dr Mamadou SANOGO" w:date="2024-04-03T10:08:00Z" w16du:dateUtc="2024-04-03T10:08:00Z">
              <w:tcPr>
                <w:tcW w:w="2404" w:type="dxa"/>
              </w:tcPr>
            </w:tcPrChange>
          </w:tcPr>
          <w:p w14:paraId="784383F4" w14:textId="77777777" w:rsidR="004F2064" w:rsidRPr="009278B7" w:rsidRDefault="004F2064" w:rsidP="004F2064">
            <w:pPr>
              <w:spacing w:line="240" w:lineRule="auto"/>
              <w:rPr>
                <w:ins w:id="5035" w:author="Dr Mamadou SANOGO" w:date="2023-10-27T23:43:00Z"/>
                <w:color w:val="000000" w:themeColor="text1"/>
              </w:rPr>
            </w:pPr>
            <w:ins w:id="5036"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037" w:author="Dr Mamadou SANOGO" w:date="2024-04-03T10:08:00Z" w16du:dateUtc="2024-04-03T10:08:00Z">
              <w:tcPr>
                <w:tcW w:w="1559" w:type="dxa"/>
                <w:vAlign w:val="center"/>
              </w:tcPr>
            </w:tcPrChange>
          </w:tcPr>
          <w:p w14:paraId="512A25E5" w14:textId="61A21B30" w:rsidR="004F2064" w:rsidRDefault="007C313F" w:rsidP="004F2064">
            <w:pPr>
              <w:spacing w:line="240" w:lineRule="auto"/>
              <w:jc w:val="center"/>
              <w:rPr>
                <w:ins w:id="5038" w:author="Dr Mamadou SANOGO" w:date="2023-10-27T23:43:00Z"/>
                <w:color w:val="000000" w:themeColor="text1"/>
              </w:rPr>
            </w:pPr>
            <w:ins w:id="5039" w:author="Dr Mamadou SANOGO" w:date="2024-11-07T12:21:00Z" w16du:dateUtc="2024-11-07T12:21:00Z">
              <w:r>
                <w:rPr>
                  <w:color w:val="000000" w:themeColor="text1"/>
                </w:rPr>
                <w:t>9</w:t>
              </w:r>
            </w:ins>
            <w:ins w:id="5040" w:author="Dr Mamadou SANOGO" w:date="2024-04-03T10:09:00Z" w16du:dateUtc="2024-04-03T10:09:00Z">
              <w:r w:rsidR="004F2064">
                <w:rPr>
                  <w:color w:val="000000" w:themeColor="text1"/>
                </w:rPr>
                <w:t xml:space="preserve"> soit 100%</w:t>
              </w:r>
            </w:ins>
          </w:p>
        </w:tc>
        <w:tc>
          <w:tcPr>
            <w:tcW w:w="1701" w:type="dxa"/>
            <w:vAlign w:val="center"/>
            <w:tcPrChange w:id="5041" w:author="Dr Mamadou SANOGO" w:date="2024-04-03T10:08:00Z" w16du:dateUtc="2024-04-03T10:08:00Z">
              <w:tcPr>
                <w:tcW w:w="1701" w:type="dxa"/>
                <w:vAlign w:val="center"/>
              </w:tcPr>
            </w:tcPrChange>
          </w:tcPr>
          <w:p w14:paraId="58FC9E94" w14:textId="112BD376" w:rsidR="004F2064" w:rsidRPr="009278B7" w:rsidRDefault="007C313F" w:rsidP="004F2064">
            <w:pPr>
              <w:spacing w:line="240" w:lineRule="auto"/>
              <w:jc w:val="center"/>
              <w:rPr>
                <w:ins w:id="5042" w:author="Dr Mamadou SANOGO" w:date="2023-10-27T23:43:00Z"/>
                <w:color w:val="000000" w:themeColor="text1"/>
              </w:rPr>
            </w:pPr>
            <w:ins w:id="5043" w:author="Dr Mamadou SANOGO" w:date="2024-11-07T12:22:00Z" w16du:dateUtc="2024-11-07T12:22:00Z">
              <w:r>
                <w:rPr>
                  <w:color w:val="000000" w:themeColor="text1"/>
                </w:rPr>
                <w:t>9</w:t>
              </w:r>
            </w:ins>
            <w:ins w:id="5044" w:author="Dr Mamadou SANOGO" w:date="2024-04-03T10:09:00Z" w16du:dateUtc="2024-04-03T10:09:00Z">
              <w:r w:rsidR="004F2064">
                <w:rPr>
                  <w:color w:val="000000" w:themeColor="text1"/>
                </w:rPr>
                <w:t xml:space="preserve"> soit 100%</w:t>
              </w:r>
            </w:ins>
          </w:p>
        </w:tc>
        <w:tc>
          <w:tcPr>
            <w:tcW w:w="1701" w:type="dxa"/>
            <w:vAlign w:val="center"/>
            <w:tcPrChange w:id="5045" w:author="Dr Mamadou SANOGO" w:date="2024-04-03T10:08:00Z" w16du:dateUtc="2024-04-03T10:08:00Z">
              <w:tcPr>
                <w:tcW w:w="1701" w:type="dxa"/>
                <w:vAlign w:val="center"/>
              </w:tcPr>
            </w:tcPrChange>
          </w:tcPr>
          <w:p w14:paraId="6E5C6C2E" w14:textId="064BA970" w:rsidR="004F2064" w:rsidRPr="009278B7" w:rsidRDefault="007C313F" w:rsidP="004F2064">
            <w:pPr>
              <w:spacing w:line="240" w:lineRule="auto"/>
              <w:jc w:val="center"/>
              <w:rPr>
                <w:ins w:id="5046" w:author="Dr Mamadou SANOGO" w:date="2023-10-27T23:43:00Z"/>
                <w:color w:val="000000" w:themeColor="text1"/>
              </w:rPr>
            </w:pPr>
            <w:ins w:id="5047" w:author="Dr Mamadou SANOGO" w:date="2024-11-07T12:22:00Z" w16du:dateUtc="2024-11-07T12:22:00Z">
              <w:r>
                <w:rPr>
                  <w:color w:val="000000" w:themeColor="text1"/>
                </w:rPr>
                <w:t>13</w:t>
              </w:r>
            </w:ins>
            <w:ins w:id="5048" w:author="Dr Mamadou SANOGO" w:date="2024-04-03T10:09:00Z" w16du:dateUtc="2024-04-03T10:09:00Z">
              <w:r w:rsidR="004F2064">
                <w:rPr>
                  <w:color w:val="000000" w:themeColor="text1"/>
                </w:rPr>
                <w:t xml:space="preserve"> soit 100%</w:t>
              </w:r>
            </w:ins>
          </w:p>
        </w:tc>
        <w:tc>
          <w:tcPr>
            <w:tcW w:w="1696" w:type="dxa"/>
            <w:vAlign w:val="center"/>
            <w:tcPrChange w:id="5049" w:author="Dr Mamadou SANOGO" w:date="2024-04-03T10:08:00Z" w16du:dateUtc="2024-04-03T10:08:00Z">
              <w:tcPr>
                <w:tcW w:w="1696" w:type="dxa"/>
                <w:vAlign w:val="center"/>
              </w:tcPr>
            </w:tcPrChange>
          </w:tcPr>
          <w:p w14:paraId="6AAF076F" w14:textId="516979A4" w:rsidR="004F2064" w:rsidRPr="009278B7" w:rsidRDefault="007C313F" w:rsidP="004F2064">
            <w:pPr>
              <w:spacing w:line="240" w:lineRule="auto"/>
              <w:jc w:val="center"/>
              <w:rPr>
                <w:ins w:id="5050" w:author="Dr Mamadou SANOGO" w:date="2023-10-27T23:43:00Z"/>
                <w:color w:val="000000" w:themeColor="text1"/>
              </w:rPr>
            </w:pPr>
            <w:ins w:id="5051" w:author="Dr Mamadou SANOGO" w:date="2024-11-07T12:22:00Z" w16du:dateUtc="2024-11-07T12:22:00Z">
              <w:r>
                <w:rPr>
                  <w:color w:val="000000" w:themeColor="text1"/>
                </w:rPr>
                <w:t>9</w:t>
              </w:r>
            </w:ins>
            <w:ins w:id="5052" w:author="Dr Mamadou SANOGO" w:date="2024-11-06T15:03:00Z" w16du:dateUtc="2024-11-06T15:03:00Z">
              <w:r w:rsidR="00C44609">
                <w:rPr>
                  <w:color w:val="000000" w:themeColor="text1"/>
                </w:rPr>
                <w:t xml:space="preserve"> </w:t>
              </w:r>
            </w:ins>
            <w:ins w:id="5053" w:author="Dr Mamadou SANOGO" w:date="2024-04-03T10:09:00Z" w16du:dateUtc="2024-04-03T10:09:00Z">
              <w:r w:rsidR="004F2064">
                <w:rPr>
                  <w:color w:val="000000" w:themeColor="text1"/>
                </w:rPr>
                <w:t>soit 100%</w:t>
              </w:r>
            </w:ins>
          </w:p>
        </w:tc>
      </w:tr>
      <w:tr w:rsidR="00B43097" w:rsidRPr="007A4AFC" w14:paraId="5EB92CE6" w14:textId="77777777" w:rsidTr="00A36245">
        <w:trPr>
          <w:ins w:id="5054" w:author="Dr Mamadou SANOGO" w:date="2023-10-27T23:43:00Z"/>
        </w:trPr>
        <w:tc>
          <w:tcPr>
            <w:tcW w:w="2404" w:type="dxa"/>
          </w:tcPr>
          <w:p w14:paraId="0FB663A6" w14:textId="77777777" w:rsidR="00B43097" w:rsidRPr="00A36245" w:rsidRDefault="00B43097" w:rsidP="00A36245">
            <w:pPr>
              <w:spacing w:line="240" w:lineRule="auto"/>
              <w:rPr>
                <w:ins w:id="5055" w:author="Dr Mamadou SANOGO" w:date="2023-10-27T23:43:00Z"/>
                <w:color w:val="000000" w:themeColor="text1"/>
              </w:rPr>
            </w:pPr>
            <w:ins w:id="5056"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6319951E" w14:textId="4DA67243" w:rsidR="00B43097" w:rsidRPr="00A36245" w:rsidRDefault="004F2064" w:rsidP="00A36245">
            <w:pPr>
              <w:spacing w:line="240" w:lineRule="auto"/>
              <w:jc w:val="center"/>
              <w:rPr>
                <w:ins w:id="5057" w:author="Dr Mamadou SANOGO" w:date="2023-10-27T23:43:00Z"/>
                <w:color w:val="000000" w:themeColor="text1"/>
              </w:rPr>
            </w:pPr>
            <w:ins w:id="5058" w:author="Dr Mamadou SANOGO" w:date="2024-04-03T10:11:00Z" w16du:dateUtc="2024-04-03T10:11:00Z">
              <w:r>
                <w:rPr>
                  <w:color w:val="000000" w:themeColor="text1"/>
                </w:rPr>
                <w:t>0</w:t>
              </w:r>
            </w:ins>
            <w:ins w:id="5059" w:author="Dr Mamadou SANOGO" w:date="2023-10-27T23:43:00Z">
              <w:r w:rsidR="00B43097" w:rsidRPr="00A36245">
                <w:rPr>
                  <w:color w:val="000000" w:themeColor="text1"/>
                </w:rPr>
                <w:t xml:space="preserve"> soit </w:t>
              </w:r>
            </w:ins>
            <w:ins w:id="5060" w:author="Dr Mamadou SANOGO" w:date="2024-04-03T10:11:00Z" w16du:dateUtc="2024-04-03T10:11:00Z">
              <w:r>
                <w:rPr>
                  <w:color w:val="000000" w:themeColor="text1"/>
                </w:rPr>
                <w:t>0</w:t>
              </w:r>
            </w:ins>
            <w:ins w:id="5061" w:author="Dr Mamadou SANOGO" w:date="2023-10-27T23:43:00Z">
              <w:r w:rsidR="00B43097" w:rsidRPr="00A36245">
                <w:rPr>
                  <w:color w:val="000000" w:themeColor="text1"/>
                </w:rPr>
                <w:t>%</w:t>
              </w:r>
            </w:ins>
          </w:p>
        </w:tc>
        <w:tc>
          <w:tcPr>
            <w:tcW w:w="1701" w:type="dxa"/>
            <w:vAlign w:val="center"/>
          </w:tcPr>
          <w:p w14:paraId="677A9A7B" w14:textId="77777777" w:rsidR="00B43097" w:rsidRPr="00A36245" w:rsidRDefault="00B43097" w:rsidP="00A36245">
            <w:pPr>
              <w:spacing w:line="240" w:lineRule="auto"/>
              <w:jc w:val="center"/>
              <w:rPr>
                <w:ins w:id="5062" w:author="Dr Mamadou SANOGO" w:date="2023-10-27T23:43:00Z"/>
                <w:color w:val="000000" w:themeColor="text1"/>
              </w:rPr>
            </w:pPr>
            <w:ins w:id="5063" w:author="Dr Mamadou SANOGO" w:date="2023-10-27T23:43:00Z">
              <w:r w:rsidRPr="00A36245">
                <w:rPr>
                  <w:color w:val="000000" w:themeColor="text1"/>
                </w:rPr>
                <w:t>0 soit 0%</w:t>
              </w:r>
            </w:ins>
          </w:p>
        </w:tc>
        <w:tc>
          <w:tcPr>
            <w:tcW w:w="1701" w:type="dxa"/>
            <w:vAlign w:val="center"/>
          </w:tcPr>
          <w:p w14:paraId="658540D1" w14:textId="77777777" w:rsidR="00B43097" w:rsidRPr="00A36245" w:rsidRDefault="00B43097" w:rsidP="00A36245">
            <w:pPr>
              <w:spacing w:line="240" w:lineRule="auto"/>
              <w:jc w:val="center"/>
              <w:rPr>
                <w:ins w:id="5064" w:author="Dr Mamadou SANOGO" w:date="2023-10-27T23:43:00Z"/>
                <w:color w:val="000000" w:themeColor="text1"/>
              </w:rPr>
            </w:pPr>
            <w:ins w:id="5065" w:author="Dr Mamadou SANOGO" w:date="2023-10-27T23:43:00Z">
              <w:r w:rsidRPr="00A36245">
                <w:rPr>
                  <w:color w:val="000000" w:themeColor="text1"/>
                </w:rPr>
                <w:t>0 soit 0%</w:t>
              </w:r>
            </w:ins>
          </w:p>
        </w:tc>
        <w:tc>
          <w:tcPr>
            <w:tcW w:w="1696" w:type="dxa"/>
            <w:vAlign w:val="center"/>
          </w:tcPr>
          <w:p w14:paraId="44146D7D" w14:textId="77777777" w:rsidR="00B43097" w:rsidRPr="00A36245" w:rsidRDefault="00B43097" w:rsidP="00A36245">
            <w:pPr>
              <w:spacing w:line="240" w:lineRule="auto"/>
              <w:jc w:val="center"/>
              <w:rPr>
                <w:ins w:id="5066" w:author="Dr Mamadou SANOGO" w:date="2023-10-27T23:43:00Z"/>
                <w:color w:val="000000" w:themeColor="text1"/>
              </w:rPr>
            </w:pPr>
            <w:ins w:id="5067" w:author="Dr Mamadou SANOGO" w:date="2023-10-27T23:43:00Z">
              <w:r w:rsidRPr="00A36245">
                <w:rPr>
                  <w:color w:val="000000" w:themeColor="text1"/>
                </w:rPr>
                <w:t>0 soit 0%</w:t>
              </w:r>
            </w:ins>
          </w:p>
        </w:tc>
      </w:tr>
      <w:tr w:rsidR="00B43097" w:rsidRPr="007A4AFC" w14:paraId="17A2BCE1" w14:textId="77777777" w:rsidTr="00A36245">
        <w:trPr>
          <w:ins w:id="5068" w:author="Dr Mamadou SANOGO" w:date="2023-10-27T23:43:00Z"/>
        </w:trPr>
        <w:tc>
          <w:tcPr>
            <w:tcW w:w="2404" w:type="dxa"/>
          </w:tcPr>
          <w:p w14:paraId="00FC6141" w14:textId="77777777" w:rsidR="00B43097" w:rsidRPr="00A36245" w:rsidRDefault="00B43097" w:rsidP="00A36245">
            <w:pPr>
              <w:spacing w:line="240" w:lineRule="auto"/>
              <w:rPr>
                <w:ins w:id="5069" w:author="Dr Mamadou SANOGO" w:date="2023-10-27T23:43:00Z"/>
                <w:color w:val="000000" w:themeColor="text1"/>
              </w:rPr>
            </w:pPr>
            <w:ins w:id="5070"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6D2BAB17" w14:textId="77777777" w:rsidR="00B43097" w:rsidRPr="00A36245" w:rsidRDefault="00B43097" w:rsidP="00A36245">
            <w:pPr>
              <w:spacing w:line="240" w:lineRule="auto"/>
              <w:jc w:val="center"/>
              <w:rPr>
                <w:ins w:id="5071" w:author="Dr Mamadou SANOGO" w:date="2023-10-27T23:43:00Z"/>
                <w:color w:val="000000" w:themeColor="text1"/>
              </w:rPr>
            </w:pPr>
            <w:ins w:id="5072" w:author="Dr Mamadou SANOGO" w:date="2023-10-27T23:43:00Z">
              <w:r w:rsidRPr="00A36245">
                <w:rPr>
                  <w:color w:val="000000" w:themeColor="text1"/>
                </w:rPr>
                <w:t>0 soit 0%</w:t>
              </w:r>
            </w:ins>
          </w:p>
        </w:tc>
        <w:tc>
          <w:tcPr>
            <w:tcW w:w="1701" w:type="dxa"/>
            <w:vAlign w:val="center"/>
          </w:tcPr>
          <w:p w14:paraId="3F4F7F34" w14:textId="77777777" w:rsidR="00B43097" w:rsidRPr="00A36245" w:rsidRDefault="00B43097" w:rsidP="00A36245">
            <w:pPr>
              <w:spacing w:line="240" w:lineRule="auto"/>
              <w:jc w:val="center"/>
              <w:rPr>
                <w:ins w:id="5073" w:author="Dr Mamadou SANOGO" w:date="2023-10-27T23:43:00Z"/>
                <w:color w:val="000000" w:themeColor="text1"/>
              </w:rPr>
            </w:pPr>
            <w:ins w:id="5074" w:author="Dr Mamadou SANOGO" w:date="2023-10-27T23:43:00Z">
              <w:r w:rsidRPr="00A36245">
                <w:rPr>
                  <w:color w:val="000000" w:themeColor="text1"/>
                </w:rPr>
                <w:t>0 soit 0%</w:t>
              </w:r>
            </w:ins>
          </w:p>
        </w:tc>
        <w:tc>
          <w:tcPr>
            <w:tcW w:w="1701" w:type="dxa"/>
            <w:vAlign w:val="center"/>
          </w:tcPr>
          <w:p w14:paraId="67CFB7D8" w14:textId="77777777" w:rsidR="00B43097" w:rsidRPr="00A36245" w:rsidRDefault="00B43097" w:rsidP="00A36245">
            <w:pPr>
              <w:spacing w:line="240" w:lineRule="auto"/>
              <w:jc w:val="center"/>
              <w:rPr>
                <w:ins w:id="5075" w:author="Dr Mamadou SANOGO" w:date="2023-10-27T23:43:00Z"/>
                <w:color w:val="000000" w:themeColor="text1"/>
              </w:rPr>
            </w:pPr>
            <w:ins w:id="5076" w:author="Dr Mamadou SANOGO" w:date="2023-10-27T23:43:00Z">
              <w:r w:rsidRPr="00A36245">
                <w:rPr>
                  <w:color w:val="000000" w:themeColor="text1"/>
                </w:rPr>
                <w:t>0 soit 0%</w:t>
              </w:r>
            </w:ins>
          </w:p>
        </w:tc>
        <w:tc>
          <w:tcPr>
            <w:tcW w:w="1696" w:type="dxa"/>
            <w:vAlign w:val="center"/>
          </w:tcPr>
          <w:p w14:paraId="26CCBE06" w14:textId="77777777" w:rsidR="00B43097" w:rsidRPr="00A36245" w:rsidRDefault="00B43097" w:rsidP="00A36245">
            <w:pPr>
              <w:spacing w:line="240" w:lineRule="auto"/>
              <w:jc w:val="center"/>
              <w:rPr>
                <w:ins w:id="5077" w:author="Dr Mamadou SANOGO" w:date="2023-10-27T23:43:00Z"/>
                <w:color w:val="000000" w:themeColor="text1"/>
              </w:rPr>
            </w:pPr>
            <w:ins w:id="5078" w:author="Dr Mamadou SANOGO" w:date="2023-10-27T23:43:00Z">
              <w:r w:rsidRPr="00A36245">
                <w:rPr>
                  <w:color w:val="000000" w:themeColor="text1"/>
                </w:rPr>
                <w:t>0 soit 0%</w:t>
              </w:r>
            </w:ins>
          </w:p>
        </w:tc>
      </w:tr>
      <w:tr w:rsidR="00B43097" w:rsidRPr="007A4AFC" w14:paraId="7051DBE3" w14:textId="77777777" w:rsidTr="00A36245">
        <w:trPr>
          <w:ins w:id="5079" w:author="Dr Mamadou SANOGO" w:date="2023-10-27T23:43:00Z"/>
        </w:trPr>
        <w:tc>
          <w:tcPr>
            <w:tcW w:w="2404" w:type="dxa"/>
          </w:tcPr>
          <w:p w14:paraId="5934CF44" w14:textId="77777777" w:rsidR="00B43097" w:rsidRPr="009278B7" w:rsidRDefault="00B43097" w:rsidP="00A36245">
            <w:pPr>
              <w:spacing w:line="240" w:lineRule="auto"/>
              <w:rPr>
                <w:ins w:id="5080" w:author="Dr Mamadou SANOGO" w:date="2023-10-27T23:43:00Z"/>
                <w:color w:val="000000" w:themeColor="text1"/>
              </w:rPr>
            </w:pPr>
            <w:ins w:id="5081"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A004123" w14:textId="77777777" w:rsidR="00B43097" w:rsidRPr="009278B7" w:rsidRDefault="00B43097" w:rsidP="00A36245">
            <w:pPr>
              <w:spacing w:line="240" w:lineRule="auto"/>
              <w:jc w:val="center"/>
              <w:rPr>
                <w:ins w:id="5082" w:author="Dr Mamadou SANOGO" w:date="2023-10-27T23:43:00Z"/>
                <w:color w:val="000000" w:themeColor="text1"/>
              </w:rPr>
            </w:pPr>
            <w:ins w:id="5083" w:author="Dr Mamadou SANOGO" w:date="2023-10-27T23:43:00Z">
              <w:r>
                <w:rPr>
                  <w:color w:val="000000" w:themeColor="text1"/>
                </w:rPr>
                <w:t>0 soit 0%</w:t>
              </w:r>
            </w:ins>
          </w:p>
        </w:tc>
        <w:tc>
          <w:tcPr>
            <w:tcW w:w="1701" w:type="dxa"/>
            <w:vAlign w:val="center"/>
          </w:tcPr>
          <w:p w14:paraId="56CFC8F6" w14:textId="77777777" w:rsidR="00B43097" w:rsidRPr="009278B7" w:rsidRDefault="00B43097" w:rsidP="00A36245">
            <w:pPr>
              <w:spacing w:line="240" w:lineRule="auto"/>
              <w:jc w:val="center"/>
              <w:rPr>
                <w:ins w:id="5084" w:author="Dr Mamadou SANOGO" w:date="2023-10-27T23:43:00Z"/>
                <w:color w:val="000000" w:themeColor="text1"/>
              </w:rPr>
            </w:pPr>
            <w:ins w:id="5085" w:author="Dr Mamadou SANOGO" w:date="2023-10-27T23:43:00Z">
              <w:r>
                <w:rPr>
                  <w:color w:val="000000" w:themeColor="text1"/>
                </w:rPr>
                <w:t>0 soit 0%</w:t>
              </w:r>
            </w:ins>
          </w:p>
        </w:tc>
        <w:tc>
          <w:tcPr>
            <w:tcW w:w="1701" w:type="dxa"/>
            <w:vAlign w:val="center"/>
          </w:tcPr>
          <w:p w14:paraId="7C5D58C2" w14:textId="77777777" w:rsidR="00B43097" w:rsidRPr="009278B7" w:rsidRDefault="00B43097" w:rsidP="00A36245">
            <w:pPr>
              <w:spacing w:line="240" w:lineRule="auto"/>
              <w:jc w:val="center"/>
              <w:rPr>
                <w:ins w:id="5086" w:author="Dr Mamadou SANOGO" w:date="2023-10-27T23:43:00Z"/>
                <w:color w:val="000000" w:themeColor="text1"/>
              </w:rPr>
            </w:pPr>
            <w:ins w:id="5087" w:author="Dr Mamadou SANOGO" w:date="2023-10-27T23:43:00Z">
              <w:r>
                <w:rPr>
                  <w:color w:val="000000" w:themeColor="text1"/>
                </w:rPr>
                <w:t xml:space="preserve"> 0 soit 0%</w:t>
              </w:r>
            </w:ins>
          </w:p>
        </w:tc>
        <w:tc>
          <w:tcPr>
            <w:tcW w:w="1696" w:type="dxa"/>
            <w:vAlign w:val="center"/>
          </w:tcPr>
          <w:p w14:paraId="2423110D" w14:textId="77777777" w:rsidR="00B43097" w:rsidRPr="009278B7" w:rsidRDefault="00B43097" w:rsidP="00A36245">
            <w:pPr>
              <w:spacing w:line="240" w:lineRule="auto"/>
              <w:jc w:val="center"/>
              <w:rPr>
                <w:ins w:id="5088" w:author="Dr Mamadou SANOGO" w:date="2023-10-27T23:43:00Z"/>
                <w:color w:val="000000" w:themeColor="text1"/>
              </w:rPr>
            </w:pPr>
            <w:ins w:id="5089" w:author="Dr Mamadou SANOGO" w:date="2023-10-27T23:43:00Z">
              <w:r>
                <w:rPr>
                  <w:color w:val="000000" w:themeColor="text1"/>
                </w:rPr>
                <w:t>0 soit 0%</w:t>
              </w:r>
            </w:ins>
          </w:p>
        </w:tc>
      </w:tr>
      <w:tr w:rsidR="004F2064" w:rsidRPr="007A4AFC" w14:paraId="2C1EACAA" w14:textId="77777777" w:rsidTr="004F2064">
        <w:tblPrEx>
          <w:tblW w:w="0" w:type="auto"/>
          <w:tblPrExChange w:id="5090" w:author="Dr Mamadou SANOGO" w:date="2024-04-03T10:11:00Z" w16du:dateUtc="2024-04-03T10:11:00Z">
            <w:tblPrEx>
              <w:tblW w:w="0" w:type="auto"/>
            </w:tblPrEx>
          </w:tblPrExChange>
        </w:tblPrEx>
        <w:trPr>
          <w:ins w:id="5091" w:author="Dr Mamadou SANOGO" w:date="2023-10-27T23:43:00Z"/>
        </w:trPr>
        <w:tc>
          <w:tcPr>
            <w:tcW w:w="2404" w:type="dxa"/>
            <w:tcPrChange w:id="5092" w:author="Dr Mamadou SANOGO" w:date="2024-04-03T10:11:00Z" w16du:dateUtc="2024-04-03T10:11:00Z">
              <w:tcPr>
                <w:tcW w:w="2404" w:type="dxa"/>
              </w:tcPr>
            </w:tcPrChange>
          </w:tcPr>
          <w:p w14:paraId="0F6D8E33" w14:textId="77777777" w:rsidR="004F2064" w:rsidRPr="00A36245" w:rsidRDefault="004F2064" w:rsidP="004F2064">
            <w:pPr>
              <w:spacing w:line="240" w:lineRule="auto"/>
              <w:rPr>
                <w:ins w:id="5093" w:author="Dr Mamadou SANOGO" w:date="2023-10-27T23:43:00Z"/>
                <w:color w:val="000000" w:themeColor="text1"/>
              </w:rPr>
            </w:pPr>
            <w:ins w:id="5094"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L3</w:t>
              </w:r>
            </w:ins>
          </w:p>
        </w:tc>
        <w:tc>
          <w:tcPr>
            <w:tcW w:w="1559" w:type="dxa"/>
            <w:vAlign w:val="center"/>
            <w:tcPrChange w:id="5095" w:author="Dr Mamadou SANOGO" w:date="2024-04-03T10:11:00Z" w16du:dateUtc="2024-04-03T10:11:00Z">
              <w:tcPr>
                <w:tcW w:w="1559" w:type="dxa"/>
                <w:vAlign w:val="center"/>
              </w:tcPr>
            </w:tcPrChange>
          </w:tcPr>
          <w:p w14:paraId="78F50261" w14:textId="48706782" w:rsidR="004F2064" w:rsidRPr="00A36245" w:rsidRDefault="007C313F" w:rsidP="004F2064">
            <w:pPr>
              <w:spacing w:line="240" w:lineRule="auto"/>
              <w:jc w:val="center"/>
              <w:rPr>
                <w:ins w:id="5096" w:author="Dr Mamadou SANOGO" w:date="2023-10-27T23:43:00Z"/>
                <w:color w:val="000000" w:themeColor="text1"/>
              </w:rPr>
            </w:pPr>
            <w:ins w:id="5097" w:author="Dr Mamadou SANOGO" w:date="2024-11-07T12:23:00Z" w16du:dateUtc="2024-11-07T12:23:00Z">
              <w:r>
                <w:rPr>
                  <w:color w:val="000000" w:themeColor="text1"/>
                </w:rPr>
                <w:t>4</w:t>
              </w:r>
            </w:ins>
            <w:ins w:id="5098" w:author="Dr Mamadou SANOGO" w:date="2024-04-03T10:11:00Z" w16du:dateUtc="2024-04-03T10:11:00Z">
              <w:r w:rsidR="004F2064">
                <w:rPr>
                  <w:color w:val="000000" w:themeColor="text1"/>
                </w:rPr>
                <w:t xml:space="preserve"> soit 100%</w:t>
              </w:r>
            </w:ins>
          </w:p>
        </w:tc>
        <w:tc>
          <w:tcPr>
            <w:tcW w:w="1701" w:type="dxa"/>
            <w:vAlign w:val="center"/>
            <w:tcPrChange w:id="5099" w:author="Dr Mamadou SANOGO" w:date="2024-04-03T10:11:00Z" w16du:dateUtc="2024-04-03T10:11:00Z">
              <w:tcPr>
                <w:tcW w:w="1701" w:type="dxa"/>
                <w:vAlign w:val="center"/>
              </w:tcPr>
            </w:tcPrChange>
          </w:tcPr>
          <w:p w14:paraId="6A694ADB" w14:textId="1166876F" w:rsidR="004F2064" w:rsidRPr="00A36245" w:rsidRDefault="007C313F" w:rsidP="004F2064">
            <w:pPr>
              <w:spacing w:line="240" w:lineRule="auto"/>
              <w:jc w:val="center"/>
              <w:rPr>
                <w:ins w:id="5100" w:author="Dr Mamadou SANOGO" w:date="2023-10-27T23:43:00Z"/>
                <w:color w:val="000000" w:themeColor="text1"/>
              </w:rPr>
            </w:pPr>
            <w:ins w:id="5101" w:author="Dr Mamadou SANOGO" w:date="2024-11-07T12:23:00Z" w16du:dateUtc="2024-11-07T12:23:00Z">
              <w:r>
                <w:rPr>
                  <w:color w:val="000000" w:themeColor="text1"/>
                </w:rPr>
                <w:t>8</w:t>
              </w:r>
            </w:ins>
            <w:ins w:id="5102" w:author="Dr Mamadou SANOGO" w:date="2024-04-03T10:11:00Z" w16du:dateUtc="2024-04-03T10:11:00Z">
              <w:r w:rsidR="004F2064">
                <w:rPr>
                  <w:color w:val="000000" w:themeColor="text1"/>
                </w:rPr>
                <w:t xml:space="preserve"> soit </w:t>
              </w:r>
            </w:ins>
            <w:ins w:id="5103" w:author="Dr Mamadou SANOGO" w:date="2024-11-07T12:24:00Z" w16du:dateUtc="2024-11-07T12:24:00Z">
              <w:r w:rsidR="00E0276B">
                <w:rPr>
                  <w:color w:val="000000" w:themeColor="text1"/>
                </w:rPr>
                <w:t>88,88</w:t>
              </w:r>
            </w:ins>
            <w:ins w:id="5104" w:author="Dr Mamadou SANOGO" w:date="2024-04-03T10:11:00Z" w16du:dateUtc="2024-04-03T10:11:00Z">
              <w:r w:rsidR="004F2064">
                <w:rPr>
                  <w:color w:val="000000" w:themeColor="text1"/>
                </w:rPr>
                <w:t>%</w:t>
              </w:r>
            </w:ins>
          </w:p>
        </w:tc>
        <w:tc>
          <w:tcPr>
            <w:tcW w:w="1701" w:type="dxa"/>
            <w:vAlign w:val="center"/>
            <w:tcPrChange w:id="5105" w:author="Dr Mamadou SANOGO" w:date="2024-04-03T10:11:00Z" w16du:dateUtc="2024-04-03T10:11:00Z">
              <w:tcPr>
                <w:tcW w:w="1701" w:type="dxa"/>
                <w:vAlign w:val="center"/>
              </w:tcPr>
            </w:tcPrChange>
          </w:tcPr>
          <w:p w14:paraId="6469AB11" w14:textId="5D6ACA39" w:rsidR="004F2064" w:rsidRPr="00A36245" w:rsidRDefault="007C313F" w:rsidP="004F2064">
            <w:pPr>
              <w:spacing w:line="240" w:lineRule="auto"/>
              <w:jc w:val="center"/>
              <w:rPr>
                <w:ins w:id="5106" w:author="Dr Mamadou SANOGO" w:date="2023-10-27T23:43:00Z"/>
                <w:color w:val="000000" w:themeColor="text1"/>
              </w:rPr>
            </w:pPr>
            <w:ins w:id="5107" w:author="Dr Mamadou SANOGO" w:date="2024-11-07T12:23:00Z" w16du:dateUtc="2024-11-07T12:23:00Z">
              <w:r>
                <w:rPr>
                  <w:color w:val="000000" w:themeColor="text1"/>
                </w:rPr>
                <w:t>9</w:t>
              </w:r>
            </w:ins>
            <w:ins w:id="5108" w:author="Dr Mamadou SANOGO" w:date="2024-04-03T10:12:00Z" w16du:dateUtc="2024-04-03T10:12:00Z">
              <w:r w:rsidR="004F2064">
                <w:rPr>
                  <w:color w:val="000000" w:themeColor="text1"/>
                </w:rPr>
                <w:t xml:space="preserve"> soit 100%</w:t>
              </w:r>
            </w:ins>
          </w:p>
        </w:tc>
        <w:tc>
          <w:tcPr>
            <w:tcW w:w="1696" w:type="dxa"/>
            <w:vAlign w:val="center"/>
            <w:tcPrChange w:id="5109" w:author="Dr Mamadou SANOGO" w:date="2024-04-03T10:11:00Z" w16du:dateUtc="2024-04-03T10:11:00Z">
              <w:tcPr>
                <w:tcW w:w="1696" w:type="dxa"/>
                <w:vAlign w:val="center"/>
              </w:tcPr>
            </w:tcPrChange>
          </w:tcPr>
          <w:p w14:paraId="44D4A083" w14:textId="33A8CFA0" w:rsidR="004F2064" w:rsidRPr="00A36245" w:rsidRDefault="007C313F" w:rsidP="004F2064">
            <w:pPr>
              <w:spacing w:line="240" w:lineRule="auto"/>
              <w:jc w:val="center"/>
              <w:rPr>
                <w:ins w:id="5110" w:author="Dr Mamadou SANOGO" w:date="2023-10-27T23:43:00Z"/>
                <w:color w:val="000000" w:themeColor="text1"/>
              </w:rPr>
            </w:pPr>
            <w:ins w:id="5111" w:author="Dr Mamadou SANOGO" w:date="2024-11-07T12:23:00Z" w16du:dateUtc="2024-11-07T12:23:00Z">
              <w:r>
                <w:rPr>
                  <w:color w:val="000000" w:themeColor="text1"/>
                </w:rPr>
                <w:t>13</w:t>
              </w:r>
            </w:ins>
            <w:ins w:id="5112" w:author="Dr Mamadou SANOGO" w:date="2024-04-03T10:12:00Z" w16du:dateUtc="2024-04-03T10:12:00Z">
              <w:r w:rsidR="004F2064">
                <w:rPr>
                  <w:color w:val="000000" w:themeColor="text1"/>
                </w:rPr>
                <w:t xml:space="preserve"> soit 100%</w:t>
              </w:r>
            </w:ins>
          </w:p>
        </w:tc>
      </w:tr>
      <w:tr w:rsidR="00B43097" w:rsidRPr="007A4AFC" w14:paraId="55E43983" w14:textId="77777777" w:rsidTr="00A36245">
        <w:trPr>
          <w:ins w:id="5113" w:author="Dr Mamadou SANOGO" w:date="2023-10-27T23:43:00Z"/>
        </w:trPr>
        <w:tc>
          <w:tcPr>
            <w:tcW w:w="2404" w:type="dxa"/>
            <w:tcBorders>
              <w:bottom w:val="single" w:sz="4" w:space="0" w:color="auto"/>
            </w:tcBorders>
          </w:tcPr>
          <w:p w14:paraId="2FD2BEE4" w14:textId="77777777" w:rsidR="00B43097" w:rsidRPr="00A36245" w:rsidRDefault="00B43097" w:rsidP="00A36245">
            <w:pPr>
              <w:spacing w:line="240" w:lineRule="auto"/>
              <w:rPr>
                <w:ins w:id="5114" w:author="Dr Mamadou SANOGO" w:date="2023-10-27T23:43:00Z"/>
                <w:color w:val="000000" w:themeColor="text1"/>
              </w:rPr>
            </w:pPr>
            <w:ins w:id="5115"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w:t>
              </w:r>
              <w:r>
                <w:rPr>
                  <w:color w:val="000000" w:themeColor="text1"/>
                </w:rPr>
                <w:t>en L3</w:t>
              </w:r>
            </w:ins>
          </w:p>
        </w:tc>
        <w:tc>
          <w:tcPr>
            <w:tcW w:w="1559" w:type="dxa"/>
            <w:tcBorders>
              <w:bottom w:val="single" w:sz="4" w:space="0" w:color="auto"/>
            </w:tcBorders>
            <w:vAlign w:val="center"/>
          </w:tcPr>
          <w:p w14:paraId="42F1EF18" w14:textId="77777777" w:rsidR="00B43097" w:rsidRPr="00A36245" w:rsidRDefault="00B43097" w:rsidP="00A36245">
            <w:pPr>
              <w:spacing w:line="240" w:lineRule="auto"/>
              <w:jc w:val="center"/>
              <w:rPr>
                <w:ins w:id="5116" w:author="Dr Mamadou SANOGO" w:date="2023-10-27T23:43:00Z"/>
                <w:color w:val="000000" w:themeColor="text1"/>
              </w:rPr>
            </w:pPr>
            <w:ins w:id="5117" w:author="Dr Mamadou SANOGO" w:date="2023-10-27T23:43:00Z">
              <w:r w:rsidRPr="00A36245">
                <w:rPr>
                  <w:color w:val="000000" w:themeColor="text1"/>
                </w:rPr>
                <w:t>0 soit 0%</w:t>
              </w:r>
            </w:ins>
          </w:p>
        </w:tc>
        <w:tc>
          <w:tcPr>
            <w:tcW w:w="1701" w:type="dxa"/>
            <w:tcBorders>
              <w:bottom w:val="single" w:sz="4" w:space="0" w:color="auto"/>
            </w:tcBorders>
            <w:vAlign w:val="center"/>
          </w:tcPr>
          <w:p w14:paraId="566E4362" w14:textId="7E9C4234" w:rsidR="00B43097" w:rsidRPr="00A36245" w:rsidRDefault="00E0276B" w:rsidP="00A36245">
            <w:pPr>
              <w:spacing w:line="240" w:lineRule="auto"/>
              <w:jc w:val="center"/>
              <w:rPr>
                <w:ins w:id="5118" w:author="Dr Mamadou SANOGO" w:date="2023-10-27T23:43:00Z"/>
                <w:color w:val="000000" w:themeColor="text1"/>
              </w:rPr>
            </w:pPr>
            <w:ins w:id="5119" w:author="Dr Mamadou SANOGO" w:date="2024-11-07T12:28:00Z" w16du:dateUtc="2024-11-07T12:28:00Z">
              <w:r>
                <w:rPr>
                  <w:color w:val="000000" w:themeColor="text1"/>
                </w:rPr>
                <w:t>1</w:t>
              </w:r>
            </w:ins>
            <w:ins w:id="5120" w:author="Dr Mamadou SANOGO" w:date="2023-10-27T23:43:00Z">
              <w:r w:rsidR="00B43097" w:rsidRPr="00A36245">
                <w:rPr>
                  <w:color w:val="000000" w:themeColor="text1"/>
                </w:rPr>
                <w:t xml:space="preserve"> soit </w:t>
              </w:r>
            </w:ins>
            <w:ins w:id="5121" w:author="Dr Mamadou SANOGO" w:date="2024-11-07T12:28:00Z" w16du:dateUtc="2024-11-07T12:28:00Z">
              <w:r>
                <w:rPr>
                  <w:color w:val="000000" w:themeColor="text1"/>
                </w:rPr>
                <w:t>11,11</w:t>
              </w:r>
            </w:ins>
            <w:ins w:id="5122" w:author="Dr Mamadou SANOGO" w:date="2023-10-27T23:43:00Z">
              <w:r w:rsidR="00B43097" w:rsidRPr="00A36245">
                <w:rPr>
                  <w:color w:val="000000" w:themeColor="text1"/>
                </w:rPr>
                <w:t>%</w:t>
              </w:r>
            </w:ins>
          </w:p>
        </w:tc>
        <w:tc>
          <w:tcPr>
            <w:tcW w:w="1701" w:type="dxa"/>
            <w:tcBorders>
              <w:bottom w:val="single" w:sz="4" w:space="0" w:color="auto"/>
            </w:tcBorders>
            <w:vAlign w:val="center"/>
          </w:tcPr>
          <w:p w14:paraId="5F1BF45F" w14:textId="77777777" w:rsidR="00B43097" w:rsidRPr="00A36245" w:rsidRDefault="00B43097" w:rsidP="00A36245">
            <w:pPr>
              <w:spacing w:line="240" w:lineRule="auto"/>
              <w:jc w:val="center"/>
              <w:rPr>
                <w:ins w:id="5123" w:author="Dr Mamadou SANOGO" w:date="2023-10-27T23:43:00Z"/>
                <w:color w:val="000000" w:themeColor="text1"/>
              </w:rPr>
            </w:pPr>
            <w:ins w:id="5124" w:author="Dr Mamadou SANOGO" w:date="2023-10-27T23:43:00Z">
              <w:r w:rsidRPr="00A36245">
                <w:rPr>
                  <w:color w:val="000000" w:themeColor="text1"/>
                </w:rPr>
                <w:t>0 soit 0%</w:t>
              </w:r>
            </w:ins>
          </w:p>
        </w:tc>
        <w:tc>
          <w:tcPr>
            <w:tcW w:w="1696" w:type="dxa"/>
            <w:tcBorders>
              <w:bottom w:val="single" w:sz="4" w:space="0" w:color="auto"/>
            </w:tcBorders>
            <w:vAlign w:val="center"/>
          </w:tcPr>
          <w:p w14:paraId="4E7ABE52" w14:textId="77777777" w:rsidR="00B43097" w:rsidRPr="00A36245" w:rsidRDefault="00B43097" w:rsidP="00A36245">
            <w:pPr>
              <w:spacing w:line="240" w:lineRule="auto"/>
              <w:jc w:val="center"/>
              <w:rPr>
                <w:ins w:id="5125" w:author="Dr Mamadou SANOGO" w:date="2023-10-27T23:43:00Z"/>
                <w:color w:val="000000" w:themeColor="text1"/>
              </w:rPr>
            </w:pPr>
            <w:ins w:id="5126" w:author="Dr Mamadou SANOGO" w:date="2023-10-27T23:43:00Z">
              <w:r w:rsidRPr="00A36245">
                <w:rPr>
                  <w:color w:val="000000" w:themeColor="text1"/>
                </w:rPr>
                <w:t>0 soit 0%</w:t>
              </w:r>
            </w:ins>
          </w:p>
        </w:tc>
      </w:tr>
      <w:tr w:rsidR="00B43097" w:rsidRPr="007A4AFC" w14:paraId="4AC209B6" w14:textId="77777777" w:rsidTr="004F2064">
        <w:tblPrEx>
          <w:tblW w:w="0" w:type="auto"/>
          <w:tblPrExChange w:id="5127" w:author="Dr Mamadou SANOGO" w:date="2024-04-03T10:12:00Z" w16du:dateUtc="2024-04-03T10:12:00Z">
            <w:tblPrEx>
              <w:tblW w:w="0" w:type="auto"/>
            </w:tblPrEx>
          </w:tblPrExChange>
        </w:tblPrEx>
        <w:trPr>
          <w:ins w:id="5128" w:author="Dr Mamadou SANOGO" w:date="2023-10-27T23:43:00Z"/>
        </w:trPr>
        <w:tc>
          <w:tcPr>
            <w:tcW w:w="2404" w:type="dxa"/>
            <w:shd w:val="clear" w:color="auto" w:fill="D9D9D9" w:themeFill="background1" w:themeFillShade="D9"/>
            <w:tcPrChange w:id="5129" w:author="Dr Mamadou SANOGO" w:date="2024-04-03T10:12:00Z" w16du:dateUtc="2024-04-03T10:12:00Z">
              <w:tcPr>
                <w:tcW w:w="2404" w:type="dxa"/>
                <w:shd w:val="clear" w:color="auto" w:fill="D9D9D9" w:themeFill="background1" w:themeFillShade="D9"/>
              </w:tcPr>
            </w:tcPrChange>
          </w:tcPr>
          <w:p w14:paraId="2F7F3BBF" w14:textId="77777777" w:rsidR="00B43097" w:rsidRPr="00A36245" w:rsidRDefault="00B43097" w:rsidP="00A36245">
            <w:pPr>
              <w:spacing w:line="240" w:lineRule="auto"/>
              <w:rPr>
                <w:ins w:id="5130" w:author="Dr Mamadou SANOGO" w:date="2023-10-27T23:43:00Z"/>
                <w:color w:val="000000" w:themeColor="text1"/>
              </w:rPr>
            </w:pPr>
            <w:ins w:id="5131"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vAlign w:val="center"/>
            <w:tcPrChange w:id="5132" w:author="Dr Mamadou SANOGO" w:date="2024-04-03T10:12:00Z" w16du:dateUtc="2024-04-03T10:12:00Z">
              <w:tcPr>
                <w:tcW w:w="1559" w:type="dxa"/>
                <w:shd w:val="clear" w:color="auto" w:fill="D9D9D9" w:themeFill="background1" w:themeFillShade="D9"/>
                <w:vAlign w:val="center"/>
              </w:tcPr>
            </w:tcPrChange>
          </w:tcPr>
          <w:p w14:paraId="3F23CA1B" w14:textId="77777777" w:rsidR="00B43097" w:rsidRPr="00A36245" w:rsidRDefault="00B43097" w:rsidP="00A36245">
            <w:pPr>
              <w:spacing w:line="240" w:lineRule="auto"/>
              <w:jc w:val="center"/>
              <w:rPr>
                <w:ins w:id="5133" w:author="Dr Mamadou SANOGO" w:date="2023-10-27T23:43:00Z"/>
                <w:color w:val="000000" w:themeColor="text1"/>
              </w:rPr>
            </w:pPr>
            <w:ins w:id="5134" w:author="Dr Mamadou SANOGO" w:date="2023-10-27T23:43:00Z">
              <w:r w:rsidRPr="00A36245">
                <w:rPr>
                  <w:color w:val="000000" w:themeColor="text1"/>
                </w:rPr>
                <w:t>100%</w:t>
              </w:r>
            </w:ins>
          </w:p>
        </w:tc>
        <w:tc>
          <w:tcPr>
            <w:tcW w:w="1701" w:type="dxa"/>
            <w:shd w:val="clear" w:color="auto" w:fill="D9D9D9" w:themeFill="background1" w:themeFillShade="D9"/>
            <w:vAlign w:val="center"/>
            <w:tcPrChange w:id="5135" w:author="Dr Mamadou SANOGO" w:date="2024-04-03T10:12:00Z" w16du:dateUtc="2024-04-03T10:12:00Z">
              <w:tcPr>
                <w:tcW w:w="1701" w:type="dxa"/>
                <w:shd w:val="clear" w:color="auto" w:fill="D9D9D9" w:themeFill="background1" w:themeFillShade="D9"/>
              </w:tcPr>
            </w:tcPrChange>
          </w:tcPr>
          <w:p w14:paraId="5B0D3EBB" w14:textId="41B9B349" w:rsidR="00B43097" w:rsidRPr="00A36245" w:rsidRDefault="00E0276B" w:rsidP="004F2064">
            <w:pPr>
              <w:spacing w:line="240" w:lineRule="auto"/>
              <w:jc w:val="center"/>
              <w:rPr>
                <w:ins w:id="5136" w:author="Dr Mamadou SANOGO" w:date="2023-10-27T23:43:00Z"/>
                <w:color w:val="000000" w:themeColor="text1"/>
              </w:rPr>
            </w:pPr>
            <w:ins w:id="5137" w:author="Dr Mamadou SANOGO" w:date="2024-11-07T12:30:00Z" w16du:dateUtc="2024-11-07T12:30:00Z">
              <w:r>
                <w:rPr>
                  <w:color w:val="000000" w:themeColor="text1"/>
                </w:rPr>
                <w:t>88,88</w:t>
              </w:r>
            </w:ins>
            <w:ins w:id="5138"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Change w:id="5139" w:author="Dr Mamadou SANOGO" w:date="2024-04-03T10:12:00Z" w16du:dateUtc="2024-04-03T10:12:00Z">
              <w:tcPr>
                <w:tcW w:w="1701" w:type="dxa"/>
                <w:shd w:val="clear" w:color="auto" w:fill="D9D9D9" w:themeFill="background1" w:themeFillShade="D9"/>
              </w:tcPr>
            </w:tcPrChange>
          </w:tcPr>
          <w:p w14:paraId="262C6C5E" w14:textId="77777777" w:rsidR="00B43097" w:rsidRPr="00A36245" w:rsidRDefault="00B43097" w:rsidP="004F2064">
            <w:pPr>
              <w:spacing w:line="240" w:lineRule="auto"/>
              <w:jc w:val="center"/>
              <w:rPr>
                <w:ins w:id="5140" w:author="Dr Mamadou SANOGO" w:date="2023-10-27T23:43:00Z"/>
                <w:color w:val="000000" w:themeColor="text1"/>
              </w:rPr>
            </w:pPr>
            <w:ins w:id="5141" w:author="Dr Mamadou SANOGO" w:date="2023-10-27T23:43:00Z">
              <w:r w:rsidRPr="00A36245">
                <w:rPr>
                  <w:color w:val="000000" w:themeColor="text1"/>
                </w:rPr>
                <w:t>100%</w:t>
              </w:r>
            </w:ins>
          </w:p>
        </w:tc>
        <w:tc>
          <w:tcPr>
            <w:tcW w:w="1696" w:type="dxa"/>
            <w:shd w:val="clear" w:color="auto" w:fill="D9D9D9" w:themeFill="background1" w:themeFillShade="D9"/>
            <w:vAlign w:val="center"/>
            <w:tcPrChange w:id="5142" w:author="Dr Mamadou SANOGO" w:date="2024-04-03T10:12:00Z" w16du:dateUtc="2024-04-03T10:12:00Z">
              <w:tcPr>
                <w:tcW w:w="1696" w:type="dxa"/>
                <w:shd w:val="clear" w:color="auto" w:fill="D9D9D9" w:themeFill="background1" w:themeFillShade="D9"/>
              </w:tcPr>
            </w:tcPrChange>
          </w:tcPr>
          <w:p w14:paraId="11462339" w14:textId="77777777" w:rsidR="00B43097" w:rsidRPr="00A36245" w:rsidRDefault="00B43097" w:rsidP="004F2064">
            <w:pPr>
              <w:spacing w:line="240" w:lineRule="auto"/>
              <w:jc w:val="center"/>
              <w:rPr>
                <w:ins w:id="5143" w:author="Dr Mamadou SANOGO" w:date="2023-10-27T23:43:00Z"/>
                <w:color w:val="000000" w:themeColor="text1"/>
              </w:rPr>
            </w:pPr>
            <w:ins w:id="5144" w:author="Dr Mamadou SANOGO" w:date="2023-10-27T23:43:00Z">
              <w:r w:rsidRPr="00A36245">
                <w:rPr>
                  <w:color w:val="000000" w:themeColor="text1"/>
                </w:rPr>
                <w:t>100%</w:t>
              </w:r>
            </w:ins>
          </w:p>
        </w:tc>
      </w:tr>
      <w:tr w:rsidR="00B43097" w:rsidRPr="007A4AFC" w14:paraId="219AD429" w14:textId="77777777" w:rsidTr="00A36245">
        <w:trPr>
          <w:ins w:id="5145" w:author="Dr Mamadou SANOGO" w:date="2023-10-27T23:43:00Z"/>
        </w:trPr>
        <w:tc>
          <w:tcPr>
            <w:tcW w:w="2404" w:type="dxa"/>
            <w:shd w:val="clear" w:color="auto" w:fill="D9D9D9" w:themeFill="background1" w:themeFillShade="D9"/>
          </w:tcPr>
          <w:p w14:paraId="10FB7A50" w14:textId="77777777" w:rsidR="00B43097" w:rsidRPr="00A36245" w:rsidRDefault="00B43097" w:rsidP="00A36245">
            <w:pPr>
              <w:spacing w:line="240" w:lineRule="auto"/>
              <w:rPr>
                <w:ins w:id="5146" w:author="Dr Mamadou SANOGO" w:date="2023-10-27T23:43:00Z"/>
                <w:color w:val="000000" w:themeColor="text1"/>
              </w:rPr>
            </w:pPr>
            <w:ins w:id="5147" w:author="Dr Mamadou SANOGO" w:date="2023-10-27T23:43:00Z">
              <w:r w:rsidRPr="00A36245">
                <w:rPr>
                  <w:color w:val="000000" w:themeColor="text1"/>
                </w:rPr>
                <w:t>% total de diplômés</w:t>
              </w:r>
            </w:ins>
          </w:p>
        </w:tc>
        <w:tc>
          <w:tcPr>
            <w:tcW w:w="1559" w:type="dxa"/>
            <w:shd w:val="clear" w:color="auto" w:fill="D9D9D9" w:themeFill="background1" w:themeFillShade="D9"/>
            <w:vAlign w:val="center"/>
          </w:tcPr>
          <w:p w14:paraId="1A9017D2" w14:textId="77777777" w:rsidR="00B43097" w:rsidRPr="00A36245" w:rsidRDefault="00B43097" w:rsidP="00A36245">
            <w:pPr>
              <w:spacing w:line="240" w:lineRule="auto"/>
              <w:jc w:val="center"/>
              <w:rPr>
                <w:ins w:id="5148" w:author="Dr Mamadou SANOGO" w:date="2023-10-27T23:43:00Z"/>
                <w:color w:val="000000" w:themeColor="text1"/>
              </w:rPr>
            </w:pPr>
            <w:ins w:id="5149" w:author="Dr Mamadou SANOGO" w:date="2023-10-27T23:43:00Z">
              <w:r w:rsidRPr="00A36245">
                <w:rPr>
                  <w:color w:val="000000" w:themeColor="text1"/>
                </w:rPr>
                <w:t>100%</w:t>
              </w:r>
            </w:ins>
          </w:p>
        </w:tc>
        <w:tc>
          <w:tcPr>
            <w:tcW w:w="1701" w:type="dxa"/>
            <w:shd w:val="clear" w:color="auto" w:fill="D9D9D9" w:themeFill="background1" w:themeFillShade="D9"/>
          </w:tcPr>
          <w:p w14:paraId="24EE9514" w14:textId="3F1DECA3" w:rsidR="00B43097" w:rsidRPr="00A36245" w:rsidRDefault="00E0276B" w:rsidP="00A36245">
            <w:pPr>
              <w:spacing w:line="240" w:lineRule="auto"/>
              <w:jc w:val="center"/>
              <w:rPr>
                <w:ins w:id="5150" w:author="Dr Mamadou SANOGO" w:date="2023-10-27T23:43:00Z"/>
                <w:color w:val="000000" w:themeColor="text1"/>
              </w:rPr>
            </w:pPr>
            <w:ins w:id="5151" w:author="Dr Mamadou SANOGO" w:date="2024-11-07T12:31:00Z" w16du:dateUtc="2024-11-07T12:31:00Z">
              <w:r>
                <w:rPr>
                  <w:color w:val="000000" w:themeColor="text1"/>
                </w:rPr>
                <w:t>88,88</w:t>
              </w:r>
            </w:ins>
            <w:ins w:id="5152" w:author="Dr Mamadou SANOGO" w:date="2023-10-27T23:43:00Z">
              <w:r w:rsidR="00B43097" w:rsidRPr="00A36245">
                <w:rPr>
                  <w:color w:val="000000" w:themeColor="text1"/>
                </w:rPr>
                <w:t>%</w:t>
              </w:r>
            </w:ins>
          </w:p>
        </w:tc>
        <w:tc>
          <w:tcPr>
            <w:tcW w:w="1701" w:type="dxa"/>
            <w:shd w:val="clear" w:color="auto" w:fill="D9D9D9" w:themeFill="background1" w:themeFillShade="D9"/>
          </w:tcPr>
          <w:p w14:paraId="6FD9E62C" w14:textId="77777777" w:rsidR="00B43097" w:rsidRPr="00A36245" w:rsidRDefault="00B43097" w:rsidP="00A36245">
            <w:pPr>
              <w:spacing w:line="240" w:lineRule="auto"/>
              <w:jc w:val="center"/>
              <w:rPr>
                <w:ins w:id="5153" w:author="Dr Mamadou SANOGO" w:date="2023-10-27T23:43:00Z"/>
                <w:color w:val="000000" w:themeColor="text1"/>
              </w:rPr>
            </w:pPr>
            <w:ins w:id="5154" w:author="Dr Mamadou SANOGO" w:date="2023-10-27T23:43:00Z">
              <w:r w:rsidRPr="00A36245">
                <w:rPr>
                  <w:color w:val="000000" w:themeColor="text1"/>
                </w:rPr>
                <w:t>100%</w:t>
              </w:r>
            </w:ins>
          </w:p>
        </w:tc>
        <w:tc>
          <w:tcPr>
            <w:tcW w:w="1696" w:type="dxa"/>
            <w:shd w:val="clear" w:color="auto" w:fill="D9D9D9" w:themeFill="background1" w:themeFillShade="D9"/>
          </w:tcPr>
          <w:p w14:paraId="156011E2" w14:textId="77777777" w:rsidR="00B43097" w:rsidRPr="00A36245" w:rsidRDefault="00B43097" w:rsidP="00A36245">
            <w:pPr>
              <w:spacing w:line="240" w:lineRule="auto"/>
              <w:jc w:val="center"/>
              <w:rPr>
                <w:ins w:id="5155" w:author="Dr Mamadou SANOGO" w:date="2023-10-27T23:43:00Z"/>
                <w:color w:val="000000" w:themeColor="text1"/>
              </w:rPr>
            </w:pPr>
            <w:ins w:id="5156" w:author="Dr Mamadou SANOGO" w:date="2023-10-27T23:43:00Z">
              <w:r w:rsidRPr="00A36245">
                <w:rPr>
                  <w:color w:val="000000" w:themeColor="text1"/>
                </w:rPr>
                <w:t>100%</w:t>
              </w:r>
            </w:ins>
          </w:p>
        </w:tc>
      </w:tr>
      <w:tr w:rsidR="00B43097" w:rsidRPr="007A4AFC" w14:paraId="1904112F" w14:textId="77777777" w:rsidTr="00A36245">
        <w:trPr>
          <w:ins w:id="5157" w:author="Dr Mamadou SANOGO" w:date="2023-10-27T23:43:00Z"/>
        </w:trPr>
        <w:tc>
          <w:tcPr>
            <w:tcW w:w="2404" w:type="dxa"/>
            <w:shd w:val="clear" w:color="auto" w:fill="D9D9D9" w:themeFill="background1" w:themeFillShade="D9"/>
          </w:tcPr>
          <w:p w14:paraId="4BC9E031" w14:textId="77777777" w:rsidR="00B43097" w:rsidRPr="00A36245" w:rsidRDefault="00B43097" w:rsidP="00A36245">
            <w:pPr>
              <w:spacing w:line="240" w:lineRule="auto"/>
              <w:rPr>
                <w:ins w:id="5158" w:author="Dr Mamadou SANOGO" w:date="2023-10-27T23:43:00Z"/>
                <w:color w:val="000000" w:themeColor="text1"/>
              </w:rPr>
            </w:pPr>
            <w:ins w:id="5159"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1AAA9397" w14:textId="77777777" w:rsidR="00B43097" w:rsidRPr="00A36245" w:rsidRDefault="00B43097" w:rsidP="00A36245">
            <w:pPr>
              <w:spacing w:line="240" w:lineRule="auto"/>
              <w:jc w:val="center"/>
              <w:rPr>
                <w:ins w:id="5160" w:author="Dr Mamadou SANOGO" w:date="2023-10-27T23:43:00Z"/>
                <w:color w:val="000000" w:themeColor="text1"/>
              </w:rPr>
            </w:pPr>
            <w:ins w:id="5161" w:author="Dr Mamadou SANOGO" w:date="2023-10-27T23:43:00Z">
              <w:r>
                <w:rPr>
                  <w:color w:val="000000" w:themeColor="text1"/>
                </w:rPr>
                <w:t>6</w:t>
              </w:r>
            </w:ins>
          </w:p>
        </w:tc>
        <w:tc>
          <w:tcPr>
            <w:tcW w:w="1701" w:type="dxa"/>
            <w:shd w:val="clear" w:color="auto" w:fill="D9D9D9" w:themeFill="background1" w:themeFillShade="D9"/>
            <w:vAlign w:val="center"/>
          </w:tcPr>
          <w:p w14:paraId="1CECCEE4" w14:textId="77777777" w:rsidR="00B43097" w:rsidRPr="00A36245" w:rsidRDefault="00B43097" w:rsidP="00A36245">
            <w:pPr>
              <w:spacing w:line="240" w:lineRule="auto"/>
              <w:jc w:val="center"/>
              <w:rPr>
                <w:ins w:id="5162" w:author="Dr Mamadou SANOGO" w:date="2023-10-27T23:43:00Z"/>
                <w:color w:val="000000" w:themeColor="text1"/>
              </w:rPr>
            </w:pPr>
            <w:ins w:id="5163" w:author="Dr Mamadou SANOGO" w:date="2023-10-27T23:43:00Z">
              <w:r>
                <w:rPr>
                  <w:color w:val="000000" w:themeColor="text1"/>
                </w:rPr>
                <w:t>6</w:t>
              </w:r>
            </w:ins>
          </w:p>
        </w:tc>
        <w:tc>
          <w:tcPr>
            <w:tcW w:w="1701" w:type="dxa"/>
            <w:shd w:val="clear" w:color="auto" w:fill="D9D9D9" w:themeFill="background1" w:themeFillShade="D9"/>
            <w:vAlign w:val="center"/>
          </w:tcPr>
          <w:p w14:paraId="43C9BBCC" w14:textId="77777777" w:rsidR="00B43097" w:rsidRPr="00A36245" w:rsidRDefault="00B43097" w:rsidP="00A36245">
            <w:pPr>
              <w:spacing w:line="240" w:lineRule="auto"/>
              <w:jc w:val="center"/>
              <w:rPr>
                <w:ins w:id="5164" w:author="Dr Mamadou SANOGO" w:date="2023-10-27T23:43:00Z"/>
                <w:color w:val="000000" w:themeColor="text1"/>
              </w:rPr>
            </w:pPr>
            <w:ins w:id="5165" w:author="Dr Mamadou SANOGO" w:date="2023-10-27T23:43:00Z">
              <w:r>
                <w:rPr>
                  <w:color w:val="000000" w:themeColor="text1"/>
                </w:rPr>
                <w:t>6</w:t>
              </w:r>
            </w:ins>
          </w:p>
        </w:tc>
        <w:tc>
          <w:tcPr>
            <w:tcW w:w="1696" w:type="dxa"/>
            <w:shd w:val="clear" w:color="auto" w:fill="D9D9D9" w:themeFill="background1" w:themeFillShade="D9"/>
            <w:vAlign w:val="center"/>
          </w:tcPr>
          <w:p w14:paraId="2D365914" w14:textId="77777777" w:rsidR="00B43097" w:rsidRPr="00A36245" w:rsidRDefault="00B43097" w:rsidP="00A36245">
            <w:pPr>
              <w:spacing w:line="240" w:lineRule="auto"/>
              <w:jc w:val="center"/>
              <w:rPr>
                <w:ins w:id="5166" w:author="Dr Mamadou SANOGO" w:date="2023-10-27T23:43:00Z"/>
                <w:color w:val="000000" w:themeColor="text1"/>
              </w:rPr>
            </w:pPr>
            <w:ins w:id="5167" w:author="Dr Mamadou SANOGO" w:date="2023-10-27T23:43:00Z">
              <w:r>
                <w:rPr>
                  <w:color w:val="000000" w:themeColor="text1"/>
                </w:rPr>
                <w:t>6</w:t>
              </w:r>
            </w:ins>
          </w:p>
        </w:tc>
      </w:tr>
    </w:tbl>
    <w:p w14:paraId="4C140566" w14:textId="77777777" w:rsidR="00B43097" w:rsidRPr="00A36245" w:rsidRDefault="00B43097" w:rsidP="00B43097">
      <w:pPr>
        <w:spacing w:line="240" w:lineRule="auto"/>
        <w:rPr>
          <w:ins w:id="5168" w:author="Dr Mamadou SANOGO" w:date="2023-10-27T23:43:00Z"/>
          <w:color w:val="000000" w:themeColor="text1"/>
        </w:rPr>
      </w:pPr>
    </w:p>
    <w:p w14:paraId="62774BDC" w14:textId="1534E404" w:rsidR="00B43097" w:rsidRPr="00B43097" w:rsidRDefault="00B43097">
      <w:pPr>
        <w:pStyle w:val="Paragraphedeliste"/>
        <w:numPr>
          <w:ilvl w:val="0"/>
          <w:numId w:val="2"/>
        </w:numPr>
        <w:spacing w:line="240" w:lineRule="auto"/>
        <w:jc w:val="left"/>
        <w:rPr>
          <w:ins w:id="5169" w:author="Dr Mamadou SANOGO" w:date="2023-10-27T23:43:00Z"/>
          <w:b/>
          <w:bCs/>
          <w:color w:val="000000" w:themeColor="text1"/>
          <w:szCs w:val="24"/>
          <w:rPrChange w:id="5170" w:author="Dr Mamadou SANOGO" w:date="2023-10-27T23:45:00Z">
            <w:rPr>
              <w:ins w:id="5171" w:author="Dr Mamadou SANOGO" w:date="2023-10-27T23:43:00Z"/>
            </w:rPr>
          </w:rPrChange>
        </w:rPr>
        <w:pPrChange w:id="5172" w:author="Dr Mamadou SANOGO" w:date="2023-10-27T23:45:00Z">
          <w:pPr>
            <w:spacing w:line="240" w:lineRule="auto"/>
          </w:pPr>
        </w:pPrChange>
      </w:pPr>
      <w:ins w:id="5173" w:author="Dr Mamadou SANOGO" w:date="2023-10-27T23:43:00Z">
        <w:r w:rsidRPr="00A36245">
          <w:rPr>
            <w:b/>
            <w:bCs/>
            <w:color w:val="000000" w:themeColor="text1"/>
            <w:szCs w:val="24"/>
          </w:rPr>
          <w:t>Etudiants en formation continue</w:t>
        </w:r>
      </w:ins>
    </w:p>
    <w:tbl>
      <w:tblPr>
        <w:tblStyle w:val="Grilledutableau"/>
        <w:tblW w:w="0" w:type="auto"/>
        <w:tblLook w:val="04A0" w:firstRow="1" w:lastRow="0" w:firstColumn="1" w:lastColumn="0" w:noHBand="0" w:noVBand="1"/>
      </w:tblPr>
      <w:tblGrid>
        <w:gridCol w:w="2546"/>
        <w:gridCol w:w="1559"/>
        <w:gridCol w:w="1701"/>
        <w:gridCol w:w="1559"/>
        <w:gridCol w:w="1696"/>
        <w:tblGridChange w:id="5174">
          <w:tblGrid>
            <w:gridCol w:w="2546"/>
            <w:gridCol w:w="1559"/>
            <w:gridCol w:w="1701"/>
            <w:gridCol w:w="1559"/>
            <w:gridCol w:w="1696"/>
          </w:tblGrid>
        </w:tblGridChange>
      </w:tblGrid>
      <w:tr w:rsidR="00E0276B" w:rsidRPr="007A4AFC" w14:paraId="61879059" w14:textId="77777777" w:rsidTr="00A36245">
        <w:trPr>
          <w:ins w:id="5175" w:author="Dr Mamadou SANOGO" w:date="2023-10-27T23:43:00Z"/>
        </w:trPr>
        <w:tc>
          <w:tcPr>
            <w:tcW w:w="2546" w:type="dxa"/>
          </w:tcPr>
          <w:p w14:paraId="15A61350" w14:textId="77777777" w:rsidR="00E0276B" w:rsidRPr="00A36245" w:rsidRDefault="00E0276B" w:rsidP="00E0276B">
            <w:pPr>
              <w:spacing w:line="240" w:lineRule="auto"/>
              <w:rPr>
                <w:ins w:id="5176" w:author="Dr Mamadou SANOGO" w:date="2023-10-27T23:43:00Z"/>
                <w:b/>
                <w:color w:val="000000" w:themeColor="text1"/>
              </w:rPr>
            </w:pPr>
            <w:ins w:id="5177"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559" w:type="dxa"/>
          </w:tcPr>
          <w:p w14:paraId="1F3F961E" w14:textId="66EA045F" w:rsidR="00E0276B" w:rsidRPr="00A36245" w:rsidRDefault="00E0276B" w:rsidP="00E0276B">
            <w:pPr>
              <w:spacing w:line="240" w:lineRule="auto"/>
              <w:jc w:val="center"/>
              <w:rPr>
                <w:ins w:id="5178" w:author="Dr Mamadou SANOGO" w:date="2023-10-27T23:43:00Z"/>
                <w:b/>
                <w:color w:val="000000" w:themeColor="text1"/>
              </w:rPr>
            </w:pPr>
            <w:ins w:id="5179" w:author="Dr Mamadou SANOGO" w:date="2024-11-07T12:32:00Z" w16du:dateUtc="2024-11-07T12:32:00Z">
              <w:r w:rsidRPr="00A36245">
                <w:rPr>
                  <w:b/>
                  <w:color w:val="000000" w:themeColor="text1"/>
                </w:rPr>
                <w:t>201</w:t>
              </w:r>
              <w:r>
                <w:rPr>
                  <w:b/>
                  <w:color w:val="000000" w:themeColor="text1"/>
                </w:rPr>
                <w:t>9</w:t>
              </w:r>
              <w:r w:rsidRPr="00A36245">
                <w:rPr>
                  <w:b/>
                  <w:color w:val="000000" w:themeColor="text1"/>
                </w:rPr>
                <w:t>-20</w:t>
              </w:r>
              <w:r>
                <w:rPr>
                  <w:b/>
                  <w:color w:val="000000" w:themeColor="text1"/>
                </w:rPr>
                <w:t>20</w:t>
              </w:r>
            </w:ins>
          </w:p>
        </w:tc>
        <w:tc>
          <w:tcPr>
            <w:tcW w:w="1701" w:type="dxa"/>
          </w:tcPr>
          <w:p w14:paraId="656EBD43" w14:textId="0CC5F83E" w:rsidR="00E0276B" w:rsidRPr="00A36245" w:rsidRDefault="00E0276B" w:rsidP="00E0276B">
            <w:pPr>
              <w:spacing w:line="240" w:lineRule="auto"/>
              <w:jc w:val="center"/>
              <w:rPr>
                <w:ins w:id="5180" w:author="Dr Mamadou SANOGO" w:date="2023-10-27T23:43:00Z"/>
                <w:b/>
                <w:color w:val="000000" w:themeColor="text1"/>
              </w:rPr>
            </w:pPr>
            <w:ins w:id="5181" w:author="Dr Mamadou SANOGO" w:date="2024-11-07T12:32:00Z" w16du:dateUtc="2024-11-07T12:32:00Z">
              <w:r w:rsidRPr="00A36245">
                <w:rPr>
                  <w:b/>
                  <w:color w:val="000000" w:themeColor="text1"/>
                </w:rPr>
                <w:t>20</w:t>
              </w:r>
              <w:r>
                <w:rPr>
                  <w:b/>
                  <w:color w:val="000000" w:themeColor="text1"/>
                </w:rPr>
                <w:t>20</w:t>
              </w:r>
              <w:r w:rsidRPr="00A36245">
                <w:rPr>
                  <w:b/>
                  <w:color w:val="000000" w:themeColor="text1"/>
                </w:rPr>
                <w:t>-202</w:t>
              </w:r>
              <w:r>
                <w:rPr>
                  <w:b/>
                  <w:color w:val="000000" w:themeColor="text1"/>
                </w:rPr>
                <w:t>1</w:t>
              </w:r>
            </w:ins>
          </w:p>
        </w:tc>
        <w:tc>
          <w:tcPr>
            <w:tcW w:w="1559" w:type="dxa"/>
          </w:tcPr>
          <w:p w14:paraId="645F8E4D" w14:textId="6F62375B" w:rsidR="00E0276B" w:rsidRPr="00A36245" w:rsidRDefault="00E0276B" w:rsidP="00E0276B">
            <w:pPr>
              <w:spacing w:line="240" w:lineRule="auto"/>
              <w:jc w:val="center"/>
              <w:rPr>
                <w:ins w:id="5182" w:author="Dr Mamadou SANOGO" w:date="2023-10-27T23:43:00Z"/>
                <w:b/>
                <w:color w:val="000000" w:themeColor="text1"/>
              </w:rPr>
            </w:pPr>
            <w:ins w:id="5183" w:author="Dr Mamadou SANOGO" w:date="2024-11-07T12:32:00Z" w16du:dateUtc="2024-11-07T12:32:00Z">
              <w:r w:rsidRPr="00A36245">
                <w:rPr>
                  <w:b/>
                  <w:color w:val="000000" w:themeColor="text1"/>
                </w:rPr>
                <w:t>202</w:t>
              </w:r>
              <w:r>
                <w:rPr>
                  <w:b/>
                  <w:color w:val="000000" w:themeColor="text1"/>
                </w:rPr>
                <w:t>1</w:t>
              </w:r>
              <w:r w:rsidRPr="00A36245">
                <w:rPr>
                  <w:b/>
                  <w:color w:val="000000" w:themeColor="text1"/>
                </w:rPr>
                <w:t>-202</w:t>
              </w:r>
              <w:r>
                <w:rPr>
                  <w:b/>
                  <w:color w:val="000000" w:themeColor="text1"/>
                </w:rPr>
                <w:t>2</w:t>
              </w:r>
            </w:ins>
          </w:p>
        </w:tc>
        <w:tc>
          <w:tcPr>
            <w:tcW w:w="1696" w:type="dxa"/>
          </w:tcPr>
          <w:p w14:paraId="40E30D71" w14:textId="667D8FCB" w:rsidR="00E0276B" w:rsidRPr="00A36245" w:rsidRDefault="00E0276B" w:rsidP="00E0276B">
            <w:pPr>
              <w:spacing w:line="240" w:lineRule="auto"/>
              <w:jc w:val="center"/>
              <w:rPr>
                <w:ins w:id="5184" w:author="Dr Mamadou SANOGO" w:date="2023-10-27T23:43:00Z"/>
                <w:b/>
                <w:color w:val="000000" w:themeColor="text1"/>
              </w:rPr>
            </w:pPr>
            <w:ins w:id="5185" w:author="Dr Mamadou SANOGO" w:date="2024-11-07T12:32:00Z" w16du:dateUtc="2024-11-07T12:32:00Z">
              <w:r w:rsidRPr="00A36245">
                <w:rPr>
                  <w:b/>
                  <w:color w:val="000000" w:themeColor="text1"/>
                </w:rPr>
                <w:t>202</w:t>
              </w:r>
              <w:r>
                <w:rPr>
                  <w:b/>
                  <w:color w:val="000000" w:themeColor="text1"/>
                </w:rPr>
                <w:t>2</w:t>
              </w:r>
              <w:r w:rsidRPr="00A36245">
                <w:rPr>
                  <w:b/>
                  <w:color w:val="000000" w:themeColor="text1"/>
                </w:rPr>
                <w:t>-202</w:t>
              </w:r>
              <w:r>
                <w:rPr>
                  <w:b/>
                  <w:color w:val="000000" w:themeColor="text1"/>
                </w:rPr>
                <w:t>3</w:t>
              </w:r>
            </w:ins>
          </w:p>
        </w:tc>
      </w:tr>
      <w:tr w:rsidR="003F750F" w:rsidRPr="007A4AFC" w14:paraId="2FF73F37" w14:textId="77777777" w:rsidTr="003F750F">
        <w:tblPrEx>
          <w:tblW w:w="0" w:type="auto"/>
          <w:tblPrExChange w:id="5186" w:author="Dr Mamadou SANOGO" w:date="2024-04-03T10:44:00Z" w16du:dateUtc="2024-04-03T10:44:00Z">
            <w:tblPrEx>
              <w:tblW w:w="0" w:type="auto"/>
            </w:tblPrEx>
          </w:tblPrExChange>
        </w:tblPrEx>
        <w:trPr>
          <w:ins w:id="5187" w:author="Dr Mamadou SANOGO" w:date="2023-10-27T23:43:00Z"/>
        </w:trPr>
        <w:tc>
          <w:tcPr>
            <w:tcW w:w="2546" w:type="dxa"/>
            <w:tcPrChange w:id="5188" w:author="Dr Mamadou SANOGO" w:date="2024-04-03T10:44:00Z" w16du:dateUtc="2024-04-03T10:44:00Z">
              <w:tcPr>
                <w:tcW w:w="2546" w:type="dxa"/>
              </w:tcPr>
            </w:tcPrChange>
          </w:tcPr>
          <w:p w14:paraId="28B9A08B" w14:textId="77777777" w:rsidR="003F750F" w:rsidRPr="00A36245" w:rsidRDefault="003F750F" w:rsidP="003F750F">
            <w:pPr>
              <w:spacing w:line="240" w:lineRule="auto"/>
              <w:rPr>
                <w:ins w:id="5189" w:author="Dr Mamadou SANOGO" w:date="2023-10-27T23:43:00Z"/>
                <w:color w:val="000000" w:themeColor="text1"/>
              </w:rPr>
            </w:pPr>
            <w:ins w:id="5190"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191" w:author="Dr Mamadou SANOGO" w:date="2024-04-03T10:44:00Z" w16du:dateUtc="2024-04-03T10:44:00Z">
              <w:tcPr>
                <w:tcW w:w="1559" w:type="dxa"/>
                <w:vAlign w:val="center"/>
              </w:tcPr>
            </w:tcPrChange>
          </w:tcPr>
          <w:p w14:paraId="7450B1C9" w14:textId="4FCB08CE" w:rsidR="003F750F" w:rsidRPr="00A36245" w:rsidRDefault="003F750F" w:rsidP="003F750F">
            <w:pPr>
              <w:spacing w:line="240" w:lineRule="auto"/>
              <w:jc w:val="center"/>
              <w:rPr>
                <w:ins w:id="5192" w:author="Dr Mamadou SANOGO" w:date="2023-10-27T23:43:00Z"/>
                <w:color w:val="000000" w:themeColor="text1"/>
              </w:rPr>
            </w:pPr>
            <w:ins w:id="5193" w:author="Dr Mamadou SANOGO" w:date="2024-04-03T10:44:00Z" w16du:dateUtc="2024-04-03T10:44:00Z">
              <w:r w:rsidRPr="002F4582">
                <w:rPr>
                  <w:color w:val="000000" w:themeColor="text1"/>
                </w:rPr>
                <w:t>0 soit 0%</w:t>
              </w:r>
            </w:ins>
          </w:p>
        </w:tc>
        <w:tc>
          <w:tcPr>
            <w:tcW w:w="1701" w:type="dxa"/>
            <w:vAlign w:val="center"/>
            <w:tcPrChange w:id="5194" w:author="Dr Mamadou SANOGO" w:date="2024-04-03T10:44:00Z" w16du:dateUtc="2024-04-03T10:44:00Z">
              <w:tcPr>
                <w:tcW w:w="1701" w:type="dxa"/>
                <w:vAlign w:val="center"/>
              </w:tcPr>
            </w:tcPrChange>
          </w:tcPr>
          <w:p w14:paraId="56C15C30" w14:textId="02C29E8F" w:rsidR="003F750F" w:rsidRPr="00A36245" w:rsidRDefault="003F750F" w:rsidP="003F750F">
            <w:pPr>
              <w:spacing w:line="240" w:lineRule="auto"/>
              <w:jc w:val="center"/>
              <w:rPr>
                <w:ins w:id="5195" w:author="Dr Mamadou SANOGO" w:date="2023-10-27T23:43:00Z"/>
                <w:color w:val="000000" w:themeColor="text1"/>
              </w:rPr>
            </w:pPr>
            <w:ins w:id="5196" w:author="Dr Mamadou SANOGO" w:date="2024-04-03T10:44:00Z" w16du:dateUtc="2024-04-03T10:44:00Z">
              <w:r w:rsidRPr="002F4582">
                <w:rPr>
                  <w:color w:val="000000" w:themeColor="text1"/>
                </w:rPr>
                <w:t>0 soit 0%</w:t>
              </w:r>
            </w:ins>
          </w:p>
        </w:tc>
        <w:tc>
          <w:tcPr>
            <w:tcW w:w="1559" w:type="dxa"/>
            <w:vAlign w:val="center"/>
            <w:tcPrChange w:id="5197" w:author="Dr Mamadou SANOGO" w:date="2024-04-03T10:44:00Z" w16du:dateUtc="2024-04-03T10:44:00Z">
              <w:tcPr>
                <w:tcW w:w="1559" w:type="dxa"/>
                <w:vAlign w:val="center"/>
              </w:tcPr>
            </w:tcPrChange>
          </w:tcPr>
          <w:p w14:paraId="52FA7421" w14:textId="1FACE273" w:rsidR="003F750F" w:rsidRPr="00A36245" w:rsidRDefault="003F750F" w:rsidP="003F750F">
            <w:pPr>
              <w:spacing w:line="240" w:lineRule="auto"/>
              <w:jc w:val="center"/>
              <w:rPr>
                <w:ins w:id="5198" w:author="Dr Mamadou SANOGO" w:date="2023-10-27T23:43:00Z"/>
                <w:color w:val="000000" w:themeColor="text1"/>
              </w:rPr>
            </w:pPr>
            <w:ins w:id="5199" w:author="Dr Mamadou SANOGO" w:date="2024-04-03T10:44:00Z" w16du:dateUtc="2024-04-03T10:44:00Z">
              <w:r w:rsidRPr="002F4582">
                <w:rPr>
                  <w:color w:val="000000" w:themeColor="text1"/>
                </w:rPr>
                <w:t>0 soit 0%</w:t>
              </w:r>
            </w:ins>
          </w:p>
        </w:tc>
        <w:tc>
          <w:tcPr>
            <w:tcW w:w="1696" w:type="dxa"/>
            <w:vAlign w:val="center"/>
            <w:tcPrChange w:id="5200" w:author="Dr Mamadou SANOGO" w:date="2024-04-03T10:44:00Z" w16du:dateUtc="2024-04-03T10:44:00Z">
              <w:tcPr>
                <w:tcW w:w="1696" w:type="dxa"/>
                <w:vAlign w:val="center"/>
              </w:tcPr>
            </w:tcPrChange>
          </w:tcPr>
          <w:p w14:paraId="6D45F5E5" w14:textId="1404C5FC" w:rsidR="003F750F" w:rsidRPr="00A36245" w:rsidRDefault="003F750F" w:rsidP="003F750F">
            <w:pPr>
              <w:spacing w:line="240" w:lineRule="auto"/>
              <w:jc w:val="center"/>
              <w:rPr>
                <w:ins w:id="5201" w:author="Dr Mamadou SANOGO" w:date="2023-10-27T23:43:00Z"/>
                <w:color w:val="000000" w:themeColor="text1"/>
              </w:rPr>
            </w:pPr>
            <w:ins w:id="5202" w:author="Dr Mamadou SANOGO" w:date="2024-04-03T10:44:00Z" w16du:dateUtc="2024-04-03T10:44:00Z">
              <w:r w:rsidRPr="002F4582">
                <w:rPr>
                  <w:color w:val="000000" w:themeColor="text1"/>
                </w:rPr>
                <w:t>0 soit 0%</w:t>
              </w:r>
            </w:ins>
          </w:p>
        </w:tc>
      </w:tr>
      <w:tr w:rsidR="003F750F" w:rsidRPr="007A4AFC" w14:paraId="4C0B3F79" w14:textId="77777777" w:rsidTr="003F750F">
        <w:tblPrEx>
          <w:tblW w:w="0" w:type="auto"/>
          <w:tblPrExChange w:id="5203" w:author="Dr Mamadou SANOGO" w:date="2024-04-03T10:44:00Z" w16du:dateUtc="2024-04-03T10:44:00Z">
            <w:tblPrEx>
              <w:tblW w:w="0" w:type="auto"/>
            </w:tblPrEx>
          </w:tblPrExChange>
        </w:tblPrEx>
        <w:trPr>
          <w:ins w:id="5204" w:author="Dr Mamadou SANOGO" w:date="2023-10-27T23:43:00Z"/>
        </w:trPr>
        <w:tc>
          <w:tcPr>
            <w:tcW w:w="2546" w:type="dxa"/>
            <w:tcPrChange w:id="5205" w:author="Dr Mamadou SANOGO" w:date="2024-04-03T10:44:00Z" w16du:dateUtc="2024-04-03T10:44:00Z">
              <w:tcPr>
                <w:tcW w:w="2546" w:type="dxa"/>
              </w:tcPr>
            </w:tcPrChange>
          </w:tcPr>
          <w:p w14:paraId="3B40DF8C" w14:textId="77777777" w:rsidR="003F750F" w:rsidRPr="009278B7" w:rsidRDefault="003F750F" w:rsidP="003F750F">
            <w:pPr>
              <w:spacing w:line="240" w:lineRule="auto"/>
              <w:rPr>
                <w:ins w:id="5206" w:author="Dr Mamadou SANOGO" w:date="2023-10-27T23:43:00Z"/>
                <w:color w:val="000000" w:themeColor="text1"/>
              </w:rPr>
            </w:pPr>
            <w:ins w:id="5207"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208" w:author="Dr Mamadou SANOGO" w:date="2024-04-03T10:44:00Z" w16du:dateUtc="2024-04-03T10:44:00Z">
              <w:tcPr>
                <w:tcW w:w="1559" w:type="dxa"/>
                <w:vAlign w:val="center"/>
              </w:tcPr>
            </w:tcPrChange>
          </w:tcPr>
          <w:p w14:paraId="42CCCB09" w14:textId="7DF138C1" w:rsidR="003F750F" w:rsidRPr="009278B7" w:rsidRDefault="003F750F" w:rsidP="003F750F">
            <w:pPr>
              <w:spacing w:line="240" w:lineRule="auto"/>
              <w:jc w:val="center"/>
              <w:rPr>
                <w:ins w:id="5209" w:author="Dr Mamadou SANOGO" w:date="2023-10-27T23:43:00Z"/>
                <w:color w:val="000000" w:themeColor="text1"/>
              </w:rPr>
            </w:pPr>
            <w:ins w:id="5210" w:author="Dr Mamadou SANOGO" w:date="2024-04-03T10:44:00Z" w16du:dateUtc="2024-04-03T10:44:00Z">
              <w:r w:rsidRPr="002F4582">
                <w:rPr>
                  <w:color w:val="000000" w:themeColor="text1"/>
                </w:rPr>
                <w:t>0 soit 0%</w:t>
              </w:r>
            </w:ins>
          </w:p>
        </w:tc>
        <w:tc>
          <w:tcPr>
            <w:tcW w:w="1701" w:type="dxa"/>
            <w:vAlign w:val="center"/>
            <w:tcPrChange w:id="5211" w:author="Dr Mamadou SANOGO" w:date="2024-04-03T10:44:00Z" w16du:dateUtc="2024-04-03T10:44:00Z">
              <w:tcPr>
                <w:tcW w:w="1701" w:type="dxa"/>
                <w:vAlign w:val="center"/>
              </w:tcPr>
            </w:tcPrChange>
          </w:tcPr>
          <w:p w14:paraId="4595F58E" w14:textId="411CC672" w:rsidR="003F750F" w:rsidRDefault="003F750F" w:rsidP="003F750F">
            <w:pPr>
              <w:spacing w:line="240" w:lineRule="auto"/>
              <w:jc w:val="center"/>
              <w:rPr>
                <w:ins w:id="5212" w:author="Dr Mamadou SANOGO" w:date="2023-10-27T23:43:00Z"/>
                <w:color w:val="000000" w:themeColor="text1"/>
              </w:rPr>
            </w:pPr>
            <w:ins w:id="5213" w:author="Dr Mamadou SANOGO" w:date="2024-04-03T10:44:00Z" w16du:dateUtc="2024-04-03T10:44:00Z">
              <w:r w:rsidRPr="002F4582">
                <w:rPr>
                  <w:color w:val="000000" w:themeColor="text1"/>
                </w:rPr>
                <w:t>0 soit 0%</w:t>
              </w:r>
            </w:ins>
          </w:p>
        </w:tc>
        <w:tc>
          <w:tcPr>
            <w:tcW w:w="1559" w:type="dxa"/>
            <w:vAlign w:val="center"/>
            <w:tcPrChange w:id="5214" w:author="Dr Mamadou SANOGO" w:date="2024-04-03T10:44:00Z" w16du:dateUtc="2024-04-03T10:44:00Z">
              <w:tcPr>
                <w:tcW w:w="1559" w:type="dxa"/>
                <w:vAlign w:val="center"/>
              </w:tcPr>
            </w:tcPrChange>
          </w:tcPr>
          <w:p w14:paraId="24FA27E6" w14:textId="0888E5D6" w:rsidR="003F750F" w:rsidRDefault="003F750F" w:rsidP="003F750F">
            <w:pPr>
              <w:spacing w:line="240" w:lineRule="auto"/>
              <w:jc w:val="center"/>
              <w:rPr>
                <w:ins w:id="5215" w:author="Dr Mamadou SANOGO" w:date="2023-10-27T23:43:00Z"/>
                <w:color w:val="000000" w:themeColor="text1"/>
              </w:rPr>
            </w:pPr>
            <w:ins w:id="5216" w:author="Dr Mamadou SANOGO" w:date="2024-04-03T10:44:00Z" w16du:dateUtc="2024-04-03T10:44:00Z">
              <w:r w:rsidRPr="002F4582">
                <w:rPr>
                  <w:color w:val="000000" w:themeColor="text1"/>
                </w:rPr>
                <w:t>0 soit 0%</w:t>
              </w:r>
            </w:ins>
          </w:p>
        </w:tc>
        <w:tc>
          <w:tcPr>
            <w:tcW w:w="1696" w:type="dxa"/>
            <w:vAlign w:val="center"/>
            <w:tcPrChange w:id="5217" w:author="Dr Mamadou SANOGO" w:date="2024-04-03T10:44:00Z" w16du:dateUtc="2024-04-03T10:44:00Z">
              <w:tcPr>
                <w:tcW w:w="1696" w:type="dxa"/>
                <w:vAlign w:val="center"/>
              </w:tcPr>
            </w:tcPrChange>
          </w:tcPr>
          <w:p w14:paraId="2BD957D5" w14:textId="339B5013" w:rsidR="003F750F" w:rsidRDefault="003F750F" w:rsidP="003F750F">
            <w:pPr>
              <w:spacing w:line="240" w:lineRule="auto"/>
              <w:jc w:val="center"/>
              <w:rPr>
                <w:ins w:id="5218" w:author="Dr Mamadou SANOGO" w:date="2023-10-27T23:43:00Z"/>
                <w:color w:val="000000" w:themeColor="text1"/>
              </w:rPr>
            </w:pPr>
            <w:ins w:id="5219" w:author="Dr Mamadou SANOGO" w:date="2024-04-03T10:44:00Z" w16du:dateUtc="2024-04-03T10:44:00Z">
              <w:r w:rsidRPr="002F4582">
                <w:rPr>
                  <w:color w:val="000000" w:themeColor="text1"/>
                </w:rPr>
                <w:t>0 soit 0%</w:t>
              </w:r>
            </w:ins>
          </w:p>
        </w:tc>
      </w:tr>
      <w:tr w:rsidR="00B43097" w:rsidRPr="007A4AFC" w14:paraId="59C90138" w14:textId="77777777" w:rsidTr="00A36245">
        <w:trPr>
          <w:ins w:id="5220" w:author="Dr Mamadou SANOGO" w:date="2023-10-27T23:43:00Z"/>
        </w:trPr>
        <w:tc>
          <w:tcPr>
            <w:tcW w:w="2546" w:type="dxa"/>
          </w:tcPr>
          <w:p w14:paraId="668EEE87" w14:textId="77777777" w:rsidR="00B43097" w:rsidRPr="00A36245" w:rsidRDefault="00B43097" w:rsidP="00A36245">
            <w:pPr>
              <w:spacing w:line="240" w:lineRule="auto"/>
              <w:rPr>
                <w:ins w:id="5221" w:author="Dr Mamadou SANOGO" w:date="2023-10-27T23:43:00Z"/>
                <w:color w:val="000000" w:themeColor="text1"/>
              </w:rPr>
            </w:pPr>
            <w:ins w:id="522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1461AEA0" w14:textId="77777777" w:rsidR="00B43097" w:rsidRPr="00A36245" w:rsidRDefault="00B43097" w:rsidP="00A36245">
            <w:pPr>
              <w:spacing w:line="240" w:lineRule="auto"/>
              <w:jc w:val="center"/>
              <w:rPr>
                <w:ins w:id="5223" w:author="Dr Mamadou SANOGO" w:date="2023-10-27T23:43:00Z"/>
                <w:color w:val="000000" w:themeColor="text1"/>
              </w:rPr>
            </w:pPr>
            <w:ins w:id="5224" w:author="Dr Mamadou SANOGO" w:date="2023-10-27T23:43:00Z">
              <w:r w:rsidRPr="00A36245">
                <w:rPr>
                  <w:color w:val="000000" w:themeColor="text1"/>
                </w:rPr>
                <w:t>0 soit 0%</w:t>
              </w:r>
            </w:ins>
          </w:p>
        </w:tc>
        <w:tc>
          <w:tcPr>
            <w:tcW w:w="1701" w:type="dxa"/>
            <w:vAlign w:val="center"/>
          </w:tcPr>
          <w:p w14:paraId="0274F417" w14:textId="77777777" w:rsidR="00B43097" w:rsidRPr="00A36245" w:rsidRDefault="00B43097" w:rsidP="00A36245">
            <w:pPr>
              <w:spacing w:line="240" w:lineRule="auto"/>
              <w:jc w:val="center"/>
              <w:rPr>
                <w:ins w:id="5225" w:author="Dr Mamadou SANOGO" w:date="2023-10-27T23:43:00Z"/>
                <w:color w:val="000000" w:themeColor="text1"/>
              </w:rPr>
            </w:pPr>
            <w:ins w:id="5226" w:author="Dr Mamadou SANOGO" w:date="2023-10-27T23:43:00Z">
              <w:r w:rsidRPr="00A36245">
                <w:rPr>
                  <w:color w:val="000000" w:themeColor="text1"/>
                </w:rPr>
                <w:t>0 soit 0%</w:t>
              </w:r>
            </w:ins>
          </w:p>
        </w:tc>
        <w:tc>
          <w:tcPr>
            <w:tcW w:w="1559" w:type="dxa"/>
            <w:vAlign w:val="center"/>
          </w:tcPr>
          <w:p w14:paraId="5BC4C02A" w14:textId="77777777" w:rsidR="00B43097" w:rsidRPr="00A36245" w:rsidRDefault="00B43097" w:rsidP="00A36245">
            <w:pPr>
              <w:spacing w:line="240" w:lineRule="auto"/>
              <w:jc w:val="center"/>
              <w:rPr>
                <w:ins w:id="5227" w:author="Dr Mamadou SANOGO" w:date="2023-10-27T23:43:00Z"/>
                <w:color w:val="000000" w:themeColor="text1"/>
              </w:rPr>
            </w:pPr>
            <w:ins w:id="5228" w:author="Dr Mamadou SANOGO" w:date="2023-10-27T23:43:00Z">
              <w:r w:rsidRPr="00A36245">
                <w:rPr>
                  <w:color w:val="000000" w:themeColor="text1"/>
                </w:rPr>
                <w:t>0 soit 0%</w:t>
              </w:r>
            </w:ins>
          </w:p>
        </w:tc>
        <w:tc>
          <w:tcPr>
            <w:tcW w:w="1696" w:type="dxa"/>
            <w:vAlign w:val="center"/>
          </w:tcPr>
          <w:p w14:paraId="260CF2BD" w14:textId="77777777" w:rsidR="00B43097" w:rsidRPr="00A36245" w:rsidRDefault="00B43097" w:rsidP="00A36245">
            <w:pPr>
              <w:spacing w:line="240" w:lineRule="auto"/>
              <w:jc w:val="center"/>
              <w:rPr>
                <w:ins w:id="5229" w:author="Dr Mamadou SANOGO" w:date="2023-10-27T23:43:00Z"/>
                <w:color w:val="000000" w:themeColor="text1"/>
              </w:rPr>
            </w:pPr>
            <w:ins w:id="5230" w:author="Dr Mamadou SANOGO" w:date="2023-10-27T23:43:00Z">
              <w:r w:rsidRPr="00A36245">
                <w:rPr>
                  <w:color w:val="000000" w:themeColor="text1"/>
                </w:rPr>
                <w:t>0 soit 0%</w:t>
              </w:r>
            </w:ins>
          </w:p>
        </w:tc>
      </w:tr>
      <w:tr w:rsidR="00B43097" w:rsidRPr="007A4AFC" w14:paraId="78390EE0" w14:textId="77777777" w:rsidTr="00A36245">
        <w:trPr>
          <w:ins w:id="5231" w:author="Dr Mamadou SANOGO" w:date="2023-10-27T23:43:00Z"/>
        </w:trPr>
        <w:tc>
          <w:tcPr>
            <w:tcW w:w="2546" w:type="dxa"/>
          </w:tcPr>
          <w:p w14:paraId="0F40A2E7" w14:textId="77777777" w:rsidR="00B43097" w:rsidRPr="00A36245" w:rsidRDefault="00B43097" w:rsidP="00A36245">
            <w:pPr>
              <w:spacing w:line="240" w:lineRule="auto"/>
              <w:rPr>
                <w:ins w:id="5232" w:author="Dr Mamadou SANOGO" w:date="2023-10-27T23:43:00Z"/>
                <w:color w:val="000000" w:themeColor="text1"/>
              </w:rPr>
            </w:pPr>
            <w:ins w:id="5233"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3DB63E6D" w14:textId="77777777" w:rsidR="00B43097" w:rsidRPr="00A36245" w:rsidRDefault="00B43097" w:rsidP="00A36245">
            <w:pPr>
              <w:spacing w:line="240" w:lineRule="auto"/>
              <w:jc w:val="center"/>
              <w:rPr>
                <w:ins w:id="5234" w:author="Dr Mamadou SANOGO" w:date="2023-10-27T23:43:00Z"/>
                <w:color w:val="000000" w:themeColor="text1"/>
              </w:rPr>
            </w:pPr>
            <w:ins w:id="5235" w:author="Dr Mamadou SANOGO" w:date="2023-10-27T23:43:00Z">
              <w:r w:rsidRPr="00A36245">
                <w:rPr>
                  <w:color w:val="000000" w:themeColor="text1"/>
                </w:rPr>
                <w:t>0 soit 0%</w:t>
              </w:r>
            </w:ins>
          </w:p>
        </w:tc>
        <w:tc>
          <w:tcPr>
            <w:tcW w:w="1701" w:type="dxa"/>
            <w:vAlign w:val="center"/>
          </w:tcPr>
          <w:p w14:paraId="1385B284" w14:textId="77777777" w:rsidR="00B43097" w:rsidRPr="00A36245" w:rsidRDefault="00B43097" w:rsidP="00A36245">
            <w:pPr>
              <w:spacing w:line="240" w:lineRule="auto"/>
              <w:jc w:val="center"/>
              <w:rPr>
                <w:ins w:id="5236" w:author="Dr Mamadou SANOGO" w:date="2023-10-27T23:43:00Z"/>
                <w:color w:val="000000" w:themeColor="text1"/>
              </w:rPr>
            </w:pPr>
            <w:ins w:id="5237" w:author="Dr Mamadou SANOGO" w:date="2023-10-27T23:43:00Z">
              <w:r w:rsidRPr="00A36245">
                <w:rPr>
                  <w:color w:val="000000" w:themeColor="text1"/>
                </w:rPr>
                <w:t>0 soit 0%</w:t>
              </w:r>
            </w:ins>
          </w:p>
        </w:tc>
        <w:tc>
          <w:tcPr>
            <w:tcW w:w="1559" w:type="dxa"/>
            <w:vAlign w:val="center"/>
          </w:tcPr>
          <w:p w14:paraId="0B1E4068" w14:textId="77777777" w:rsidR="00B43097" w:rsidRPr="00A36245" w:rsidRDefault="00B43097" w:rsidP="00A36245">
            <w:pPr>
              <w:spacing w:line="240" w:lineRule="auto"/>
              <w:jc w:val="center"/>
              <w:rPr>
                <w:ins w:id="5238" w:author="Dr Mamadou SANOGO" w:date="2023-10-27T23:43:00Z"/>
                <w:color w:val="000000" w:themeColor="text1"/>
              </w:rPr>
            </w:pPr>
            <w:ins w:id="5239" w:author="Dr Mamadou SANOGO" w:date="2023-10-27T23:43:00Z">
              <w:r w:rsidRPr="00A36245">
                <w:rPr>
                  <w:color w:val="000000" w:themeColor="text1"/>
                </w:rPr>
                <w:t>0 soit 0%</w:t>
              </w:r>
            </w:ins>
          </w:p>
        </w:tc>
        <w:tc>
          <w:tcPr>
            <w:tcW w:w="1696" w:type="dxa"/>
            <w:vAlign w:val="center"/>
          </w:tcPr>
          <w:p w14:paraId="22999014" w14:textId="77777777" w:rsidR="00B43097" w:rsidRPr="00A36245" w:rsidRDefault="00B43097" w:rsidP="00A36245">
            <w:pPr>
              <w:spacing w:line="240" w:lineRule="auto"/>
              <w:jc w:val="center"/>
              <w:rPr>
                <w:ins w:id="5240" w:author="Dr Mamadou SANOGO" w:date="2023-10-27T23:43:00Z"/>
                <w:color w:val="000000" w:themeColor="text1"/>
              </w:rPr>
            </w:pPr>
            <w:ins w:id="5241" w:author="Dr Mamadou SANOGO" w:date="2023-10-27T23:43:00Z">
              <w:r w:rsidRPr="00A36245">
                <w:rPr>
                  <w:color w:val="000000" w:themeColor="text1"/>
                </w:rPr>
                <w:t>0 soit 0%</w:t>
              </w:r>
            </w:ins>
          </w:p>
        </w:tc>
      </w:tr>
      <w:tr w:rsidR="00B43097" w:rsidRPr="007A4AFC" w14:paraId="737925C4" w14:textId="77777777" w:rsidTr="00A36245">
        <w:trPr>
          <w:ins w:id="5242" w:author="Dr Mamadou SANOGO" w:date="2023-10-27T23:43:00Z"/>
        </w:trPr>
        <w:tc>
          <w:tcPr>
            <w:tcW w:w="2546" w:type="dxa"/>
          </w:tcPr>
          <w:p w14:paraId="3FFCAFBF" w14:textId="77777777" w:rsidR="00B43097" w:rsidRPr="009278B7" w:rsidRDefault="00B43097" w:rsidP="00A36245">
            <w:pPr>
              <w:spacing w:line="240" w:lineRule="auto"/>
              <w:rPr>
                <w:ins w:id="5243" w:author="Dr Mamadou SANOGO" w:date="2023-10-27T23:43:00Z"/>
                <w:color w:val="000000" w:themeColor="text1"/>
              </w:rPr>
            </w:pPr>
            <w:ins w:id="5244"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BEEFC57" w14:textId="77777777" w:rsidR="00B43097" w:rsidRPr="009278B7" w:rsidRDefault="00B43097" w:rsidP="00A36245">
            <w:pPr>
              <w:spacing w:line="240" w:lineRule="auto"/>
              <w:jc w:val="center"/>
              <w:rPr>
                <w:ins w:id="5245" w:author="Dr Mamadou SANOGO" w:date="2023-10-27T23:43:00Z"/>
                <w:color w:val="000000" w:themeColor="text1"/>
              </w:rPr>
            </w:pPr>
            <w:ins w:id="5246" w:author="Dr Mamadou SANOGO" w:date="2023-10-27T23:43:00Z">
              <w:r>
                <w:rPr>
                  <w:color w:val="000000" w:themeColor="text1"/>
                </w:rPr>
                <w:t>0 soit %</w:t>
              </w:r>
            </w:ins>
          </w:p>
        </w:tc>
        <w:tc>
          <w:tcPr>
            <w:tcW w:w="1701" w:type="dxa"/>
            <w:vAlign w:val="center"/>
          </w:tcPr>
          <w:p w14:paraId="7A537A28" w14:textId="77777777" w:rsidR="00B43097" w:rsidRPr="009278B7" w:rsidRDefault="00B43097" w:rsidP="00A36245">
            <w:pPr>
              <w:spacing w:line="240" w:lineRule="auto"/>
              <w:jc w:val="center"/>
              <w:rPr>
                <w:ins w:id="5247" w:author="Dr Mamadou SANOGO" w:date="2023-10-27T23:43:00Z"/>
                <w:color w:val="000000" w:themeColor="text1"/>
              </w:rPr>
            </w:pPr>
            <w:ins w:id="5248" w:author="Dr Mamadou SANOGO" w:date="2023-10-27T23:43:00Z">
              <w:r>
                <w:rPr>
                  <w:color w:val="000000" w:themeColor="text1"/>
                </w:rPr>
                <w:t>0 soit 0%</w:t>
              </w:r>
            </w:ins>
          </w:p>
        </w:tc>
        <w:tc>
          <w:tcPr>
            <w:tcW w:w="1559" w:type="dxa"/>
            <w:vAlign w:val="center"/>
          </w:tcPr>
          <w:p w14:paraId="6F824797" w14:textId="77777777" w:rsidR="00B43097" w:rsidRPr="009278B7" w:rsidRDefault="00B43097" w:rsidP="00A36245">
            <w:pPr>
              <w:spacing w:line="240" w:lineRule="auto"/>
              <w:jc w:val="center"/>
              <w:rPr>
                <w:ins w:id="5249" w:author="Dr Mamadou SANOGO" w:date="2023-10-27T23:43:00Z"/>
                <w:color w:val="000000" w:themeColor="text1"/>
              </w:rPr>
            </w:pPr>
            <w:ins w:id="5250" w:author="Dr Mamadou SANOGO" w:date="2023-10-27T23:43:00Z">
              <w:r>
                <w:rPr>
                  <w:color w:val="000000" w:themeColor="text1"/>
                </w:rPr>
                <w:t>0 soit 0%</w:t>
              </w:r>
            </w:ins>
          </w:p>
        </w:tc>
        <w:tc>
          <w:tcPr>
            <w:tcW w:w="1696" w:type="dxa"/>
            <w:vAlign w:val="center"/>
          </w:tcPr>
          <w:p w14:paraId="74015DD2" w14:textId="77777777" w:rsidR="00B43097" w:rsidRPr="009278B7" w:rsidRDefault="00B43097" w:rsidP="00A36245">
            <w:pPr>
              <w:spacing w:line="240" w:lineRule="auto"/>
              <w:jc w:val="center"/>
              <w:rPr>
                <w:ins w:id="5251" w:author="Dr Mamadou SANOGO" w:date="2023-10-27T23:43:00Z"/>
                <w:color w:val="000000" w:themeColor="text1"/>
              </w:rPr>
            </w:pPr>
            <w:ins w:id="5252" w:author="Dr Mamadou SANOGO" w:date="2023-10-27T23:43:00Z">
              <w:r>
                <w:rPr>
                  <w:color w:val="000000" w:themeColor="text1"/>
                </w:rPr>
                <w:t>0 soit %</w:t>
              </w:r>
            </w:ins>
          </w:p>
        </w:tc>
      </w:tr>
      <w:tr w:rsidR="003F750F" w:rsidRPr="007A4AFC" w14:paraId="51602EAD" w14:textId="77777777" w:rsidTr="003F750F">
        <w:tblPrEx>
          <w:tblW w:w="0" w:type="auto"/>
          <w:tblPrExChange w:id="5253" w:author="Dr Mamadou SANOGO" w:date="2024-04-03T10:44:00Z" w16du:dateUtc="2024-04-03T10:44:00Z">
            <w:tblPrEx>
              <w:tblW w:w="0" w:type="auto"/>
            </w:tblPrEx>
          </w:tblPrExChange>
        </w:tblPrEx>
        <w:trPr>
          <w:ins w:id="5254" w:author="Dr Mamadou SANOGO" w:date="2023-10-27T23:43:00Z"/>
        </w:trPr>
        <w:tc>
          <w:tcPr>
            <w:tcW w:w="2546" w:type="dxa"/>
            <w:tcPrChange w:id="5255" w:author="Dr Mamadou SANOGO" w:date="2024-04-03T10:44:00Z" w16du:dateUtc="2024-04-03T10:44:00Z">
              <w:tcPr>
                <w:tcW w:w="2546" w:type="dxa"/>
              </w:tcPr>
            </w:tcPrChange>
          </w:tcPr>
          <w:p w14:paraId="09AAC060" w14:textId="77777777" w:rsidR="003F750F" w:rsidRPr="00A36245" w:rsidRDefault="003F750F" w:rsidP="003F750F">
            <w:pPr>
              <w:spacing w:line="240" w:lineRule="auto"/>
              <w:rPr>
                <w:ins w:id="5256" w:author="Dr Mamadou SANOGO" w:date="2023-10-27T23:43:00Z"/>
                <w:color w:val="000000" w:themeColor="text1"/>
              </w:rPr>
            </w:pPr>
            <w:ins w:id="5257"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le </w:t>
              </w:r>
              <w:r>
                <w:rPr>
                  <w:color w:val="000000" w:themeColor="text1"/>
                </w:rPr>
                <w:t>L3</w:t>
              </w:r>
            </w:ins>
          </w:p>
        </w:tc>
        <w:tc>
          <w:tcPr>
            <w:tcW w:w="1559" w:type="dxa"/>
            <w:vAlign w:val="center"/>
            <w:tcPrChange w:id="5258" w:author="Dr Mamadou SANOGO" w:date="2024-04-03T10:44:00Z" w16du:dateUtc="2024-04-03T10:44:00Z">
              <w:tcPr>
                <w:tcW w:w="1559" w:type="dxa"/>
                <w:vAlign w:val="center"/>
              </w:tcPr>
            </w:tcPrChange>
          </w:tcPr>
          <w:p w14:paraId="76A2D333" w14:textId="78CAEF65" w:rsidR="003F750F" w:rsidRPr="00A36245" w:rsidRDefault="003F750F" w:rsidP="003F750F">
            <w:pPr>
              <w:spacing w:line="240" w:lineRule="auto"/>
              <w:jc w:val="center"/>
              <w:rPr>
                <w:ins w:id="5259" w:author="Dr Mamadou SANOGO" w:date="2023-10-27T23:43:00Z"/>
                <w:color w:val="000000" w:themeColor="text1"/>
              </w:rPr>
            </w:pPr>
            <w:ins w:id="5260" w:author="Dr Mamadou SANOGO" w:date="2024-04-03T10:44:00Z" w16du:dateUtc="2024-04-03T10:44:00Z">
              <w:r w:rsidRPr="006D6BDA">
                <w:rPr>
                  <w:color w:val="000000" w:themeColor="text1"/>
                </w:rPr>
                <w:t>0 soit 0%</w:t>
              </w:r>
            </w:ins>
          </w:p>
        </w:tc>
        <w:tc>
          <w:tcPr>
            <w:tcW w:w="1701" w:type="dxa"/>
            <w:vAlign w:val="center"/>
            <w:tcPrChange w:id="5261" w:author="Dr Mamadou SANOGO" w:date="2024-04-03T10:44:00Z" w16du:dateUtc="2024-04-03T10:44:00Z">
              <w:tcPr>
                <w:tcW w:w="1701" w:type="dxa"/>
                <w:vAlign w:val="center"/>
              </w:tcPr>
            </w:tcPrChange>
          </w:tcPr>
          <w:p w14:paraId="5F8D51CC" w14:textId="1B5BEE07" w:rsidR="003F750F" w:rsidRPr="00A36245" w:rsidRDefault="003F750F" w:rsidP="003F750F">
            <w:pPr>
              <w:spacing w:line="240" w:lineRule="auto"/>
              <w:jc w:val="center"/>
              <w:rPr>
                <w:ins w:id="5262" w:author="Dr Mamadou SANOGO" w:date="2023-10-27T23:43:00Z"/>
                <w:color w:val="000000" w:themeColor="text1"/>
              </w:rPr>
            </w:pPr>
            <w:ins w:id="5263" w:author="Dr Mamadou SANOGO" w:date="2024-04-03T10:44:00Z" w16du:dateUtc="2024-04-03T10:44:00Z">
              <w:r w:rsidRPr="006D6BDA">
                <w:rPr>
                  <w:color w:val="000000" w:themeColor="text1"/>
                </w:rPr>
                <w:t>0 soit 0%</w:t>
              </w:r>
            </w:ins>
          </w:p>
        </w:tc>
        <w:tc>
          <w:tcPr>
            <w:tcW w:w="1559" w:type="dxa"/>
            <w:vAlign w:val="center"/>
            <w:tcPrChange w:id="5264" w:author="Dr Mamadou SANOGO" w:date="2024-04-03T10:44:00Z" w16du:dateUtc="2024-04-03T10:44:00Z">
              <w:tcPr>
                <w:tcW w:w="1559" w:type="dxa"/>
                <w:vAlign w:val="center"/>
              </w:tcPr>
            </w:tcPrChange>
          </w:tcPr>
          <w:p w14:paraId="4B87EC21" w14:textId="2724E314" w:rsidR="003F750F" w:rsidRPr="00A36245" w:rsidRDefault="003F750F" w:rsidP="003F750F">
            <w:pPr>
              <w:spacing w:line="240" w:lineRule="auto"/>
              <w:jc w:val="center"/>
              <w:rPr>
                <w:ins w:id="5265" w:author="Dr Mamadou SANOGO" w:date="2023-10-27T23:43:00Z"/>
                <w:color w:val="000000" w:themeColor="text1"/>
              </w:rPr>
            </w:pPr>
            <w:ins w:id="5266" w:author="Dr Mamadou SANOGO" w:date="2024-04-03T10:44:00Z" w16du:dateUtc="2024-04-03T10:44:00Z">
              <w:r w:rsidRPr="006D6BDA">
                <w:rPr>
                  <w:color w:val="000000" w:themeColor="text1"/>
                </w:rPr>
                <w:t>0 soit 0%</w:t>
              </w:r>
            </w:ins>
          </w:p>
        </w:tc>
        <w:tc>
          <w:tcPr>
            <w:tcW w:w="1696" w:type="dxa"/>
            <w:vAlign w:val="center"/>
            <w:tcPrChange w:id="5267" w:author="Dr Mamadou SANOGO" w:date="2024-04-03T10:44:00Z" w16du:dateUtc="2024-04-03T10:44:00Z">
              <w:tcPr>
                <w:tcW w:w="1696" w:type="dxa"/>
                <w:vAlign w:val="center"/>
              </w:tcPr>
            </w:tcPrChange>
          </w:tcPr>
          <w:p w14:paraId="387A92D8" w14:textId="1B5FD278" w:rsidR="003F750F" w:rsidRPr="00A36245" w:rsidRDefault="003F750F" w:rsidP="003F750F">
            <w:pPr>
              <w:spacing w:line="240" w:lineRule="auto"/>
              <w:jc w:val="center"/>
              <w:rPr>
                <w:ins w:id="5268" w:author="Dr Mamadou SANOGO" w:date="2023-10-27T23:43:00Z"/>
                <w:color w:val="000000" w:themeColor="text1"/>
              </w:rPr>
            </w:pPr>
            <w:ins w:id="5269" w:author="Dr Mamadou SANOGO" w:date="2024-04-03T10:44:00Z" w16du:dateUtc="2024-04-03T10:44:00Z">
              <w:r w:rsidRPr="006D6BDA">
                <w:rPr>
                  <w:color w:val="000000" w:themeColor="text1"/>
                </w:rPr>
                <w:t>0 soit 0%</w:t>
              </w:r>
            </w:ins>
          </w:p>
        </w:tc>
      </w:tr>
      <w:tr w:rsidR="00B43097" w:rsidRPr="007A4AFC" w14:paraId="357AC396" w14:textId="77777777" w:rsidTr="00A36245">
        <w:trPr>
          <w:ins w:id="5270" w:author="Dr Mamadou SANOGO" w:date="2023-10-27T23:43:00Z"/>
        </w:trPr>
        <w:tc>
          <w:tcPr>
            <w:tcW w:w="2546" w:type="dxa"/>
            <w:tcBorders>
              <w:bottom w:val="single" w:sz="4" w:space="0" w:color="auto"/>
            </w:tcBorders>
          </w:tcPr>
          <w:p w14:paraId="71EB8440" w14:textId="77777777" w:rsidR="00B43097" w:rsidRPr="00A36245" w:rsidRDefault="00B43097" w:rsidP="00A36245">
            <w:pPr>
              <w:spacing w:line="240" w:lineRule="auto"/>
              <w:rPr>
                <w:ins w:id="5271" w:author="Dr Mamadou SANOGO" w:date="2023-10-27T23:43:00Z"/>
                <w:color w:val="000000" w:themeColor="text1"/>
              </w:rPr>
            </w:pPr>
            <w:ins w:id="527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L3</w:t>
              </w:r>
            </w:ins>
          </w:p>
        </w:tc>
        <w:tc>
          <w:tcPr>
            <w:tcW w:w="1559" w:type="dxa"/>
            <w:tcBorders>
              <w:bottom w:val="single" w:sz="4" w:space="0" w:color="auto"/>
            </w:tcBorders>
            <w:vAlign w:val="center"/>
          </w:tcPr>
          <w:p w14:paraId="733D908B" w14:textId="77777777" w:rsidR="00B43097" w:rsidRPr="00A36245" w:rsidRDefault="00B43097" w:rsidP="00A36245">
            <w:pPr>
              <w:spacing w:line="240" w:lineRule="auto"/>
              <w:jc w:val="center"/>
              <w:rPr>
                <w:ins w:id="5273" w:author="Dr Mamadou SANOGO" w:date="2023-10-27T23:43:00Z"/>
                <w:color w:val="000000" w:themeColor="text1"/>
              </w:rPr>
            </w:pPr>
            <w:ins w:id="5274" w:author="Dr Mamadou SANOGO" w:date="2023-10-27T23:43:00Z">
              <w:r w:rsidRPr="00A36245">
                <w:rPr>
                  <w:color w:val="000000" w:themeColor="text1"/>
                </w:rPr>
                <w:t>0 soit 0%</w:t>
              </w:r>
            </w:ins>
          </w:p>
        </w:tc>
        <w:tc>
          <w:tcPr>
            <w:tcW w:w="1701" w:type="dxa"/>
            <w:tcBorders>
              <w:bottom w:val="single" w:sz="4" w:space="0" w:color="auto"/>
            </w:tcBorders>
            <w:vAlign w:val="center"/>
          </w:tcPr>
          <w:p w14:paraId="1BDF2A19" w14:textId="77777777" w:rsidR="00B43097" w:rsidRPr="00A36245" w:rsidRDefault="00B43097" w:rsidP="00A36245">
            <w:pPr>
              <w:spacing w:line="240" w:lineRule="auto"/>
              <w:jc w:val="center"/>
              <w:rPr>
                <w:ins w:id="5275" w:author="Dr Mamadou SANOGO" w:date="2023-10-27T23:43:00Z"/>
                <w:color w:val="000000" w:themeColor="text1"/>
              </w:rPr>
            </w:pPr>
            <w:ins w:id="5276" w:author="Dr Mamadou SANOGO" w:date="2023-10-27T23:43:00Z">
              <w:r w:rsidRPr="00A36245">
                <w:rPr>
                  <w:color w:val="000000" w:themeColor="text1"/>
                </w:rPr>
                <w:t>0 soit 0%</w:t>
              </w:r>
            </w:ins>
          </w:p>
        </w:tc>
        <w:tc>
          <w:tcPr>
            <w:tcW w:w="1559" w:type="dxa"/>
            <w:tcBorders>
              <w:bottom w:val="single" w:sz="4" w:space="0" w:color="auto"/>
            </w:tcBorders>
            <w:vAlign w:val="center"/>
          </w:tcPr>
          <w:p w14:paraId="5B5EAF76" w14:textId="77777777" w:rsidR="00B43097" w:rsidRPr="00A36245" w:rsidRDefault="00B43097" w:rsidP="00A36245">
            <w:pPr>
              <w:spacing w:line="240" w:lineRule="auto"/>
              <w:jc w:val="center"/>
              <w:rPr>
                <w:ins w:id="5277" w:author="Dr Mamadou SANOGO" w:date="2023-10-27T23:43:00Z"/>
                <w:color w:val="000000" w:themeColor="text1"/>
              </w:rPr>
            </w:pPr>
            <w:ins w:id="5278" w:author="Dr Mamadou SANOGO" w:date="2023-10-27T23:43:00Z">
              <w:r w:rsidRPr="00A36245">
                <w:rPr>
                  <w:color w:val="000000" w:themeColor="text1"/>
                </w:rPr>
                <w:t>0 soit 0%</w:t>
              </w:r>
            </w:ins>
          </w:p>
        </w:tc>
        <w:tc>
          <w:tcPr>
            <w:tcW w:w="1696" w:type="dxa"/>
            <w:tcBorders>
              <w:bottom w:val="single" w:sz="4" w:space="0" w:color="auto"/>
            </w:tcBorders>
            <w:vAlign w:val="center"/>
          </w:tcPr>
          <w:p w14:paraId="5A7E2C6A" w14:textId="77777777" w:rsidR="00B43097" w:rsidRPr="00A36245" w:rsidRDefault="00B43097" w:rsidP="00A36245">
            <w:pPr>
              <w:spacing w:line="240" w:lineRule="auto"/>
              <w:jc w:val="center"/>
              <w:rPr>
                <w:ins w:id="5279" w:author="Dr Mamadou SANOGO" w:date="2023-10-27T23:43:00Z"/>
                <w:color w:val="000000" w:themeColor="text1"/>
              </w:rPr>
            </w:pPr>
            <w:ins w:id="5280" w:author="Dr Mamadou SANOGO" w:date="2023-10-27T23:43:00Z">
              <w:r w:rsidRPr="00A36245">
                <w:rPr>
                  <w:color w:val="000000" w:themeColor="text1"/>
                </w:rPr>
                <w:t>0 soit 0%</w:t>
              </w:r>
            </w:ins>
          </w:p>
        </w:tc>
      </w:tr>
      <w:tr w:rsidR="003F750F" w:rsidRPr="007A4AFC" w14:paraId="6AFCF01A" w14:textId="77777777" w:rsidTr="00B4169C">
        <w:tblPrEx>
          <w:tblW w:w="0" w:type="auto"/>
          <w:tblPrExChange w:id="5281" w:author="Dr Mamadou SANOGO" w:date="2024-04-03T10:44:00Z" w16du:dateUtc="2024-04-03T10:44:00Z">
            <w:tblPrEx>
              <w:tblW w:w="0" w:type="auto"/>
            </w:tblPrEx>
          </w:tblPrExChange>
        </w:tblPrEx>
        <w:trPr>
          <w:ins w:id="5282" w:author="Dr Mamadou SANOGO" w:date="2023-10-27T23:43:00Z"/>
        </w:trPr>
        <w:tc>
          <w:tcPr>
            <w:tcW w:w="2546" w:type="dxa"/>
            <w:shd w:val="clear" w:color="auto" w:fill="D9D9D9" w:themeFill="background1" w:themeFillShade="D9"/>
            <w:tcPrChange w:id="5283" w:author="Dr Mamadou SANOGO" w:date="2024-04-03T10:44:00Z" w16du:dateUtc="2024-04-03T10:44:00Z">
              <w:tcPr>
                <w:tcW w:w="2546" w:type="dxa"/>
                <w:shd w:val="clear" w:color="auto" w:fill="D9D9D9" w:themeFill="background1" w:themeFillShade="D9"/>
              </w:tcPr>
            </w:tcPrChange>
          </w:tcPr>
          <w:p w14:paraId="41AE2C9B" w14:textId="77777777" w:rsidR="003F750F" w:rsidRPr="00A36245" w:rsidRDefault="003F750F" w:rsidP="003F750F">
            <w:pPr>
              <w:spacing w:line="240" w:lineRule="auto"/>
              <w:rPr>
                <w:ins w:id="5284" w:author="Dr Mamadou SANOGO" w:date="2023-10-27T23:43:00Z"/>
                <w:color w:val="000000" w:themeColor="text1"/>
              </w:rPr>
            </w:pPr>
            <w:ins w:id="5285"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tcPrChange w:id="5286" w:author="Dr Mamadou SANOGO" w:date="2024-04-03T10:44:00Z" w16du:dateUtc="2024-04-03T10:44:00Z">
              <w:tcPr>
                <w:tcW w:w="1559" w:type="dxa"/>
                <w:shd w:val="clear" w:color="auto" w:fill="D9D9D9" w:themeFill="background1" w:themeFillShade="D9"/>
                <w:vAlign w:val="center"/>
              </w:tcPr>
            </w:tcPrChange>
          </w:tcPr>
          <w:p w14:paraId="51F20B5A" w14:textId="321C9DD8" w:rsidR="003F750F" w:rsidRPr="00A36245" w:rsidRDefault="003F750F" w:rsidP="003F750F">
            <w:pPr>
              <w:spacing w:line="240" w:lineRule="auto"/>
              <w:jc w:val="center"/>
              <w:rPr>
                <w:ins w:id="5287" w:author="Dr Mamadou SANOGO" w:date="2023-10-27T23:43:00Z"/>
                <w:color w:val="000000" w:themeColor="text1"/>
              </w:rPr>
            </w:pPr>
            <w:ins w:id="5288"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289" w:author="Dr Mamadou SANOGO" w:date="2024-04-03T10:44:00Z" w16du:dateUtc="2024-04-03T10:44:00Z">
              <w:tcPr>
                <w:tcW w:w="1701" w:type="dxa"/>
                <w:shd w:val="clear" w:color="auto" w:fill="D9D9D9" w:themeFill="background1" w:themeFillShade="D9"/>
              </w:tcPr>
            </w:tcPrChange>
          </w:tcPr>
          <w:p w14:paraId="4DAA5BC1" w14:textId="0098E449" w:rsidR="003F750F" w:rsidRPr="00A36245" w:rsidRDefault="003F750F" w:rsidP="003F750F">
            <w:pPr>
              <w:spacing w:line="240" w:lineRule="auto"/>
              <w:jc w:val="center"/>
              <w:rPr>
                <w:ins w:id="5290" w:author="Dr Mamadou SANOGO" w:date="2023-10-27T23:43:00Z"/>
                <w:color w:val="000000" w:themeColor="text1"/>
              </w:rPr>
            </w:pPr>
            <w:ins w:id="5291"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292" w:author="Dr Mamadou SANOGO" w:date="2024-04-03T10:44:00Z" w16du:dateUtc="2024-04-03T10:44:00Z">
              <w:tcPr>
                <w:tcW w:w="1559" w:type="dxa"/>
                <w:shd w:val="clear" w:color="auto" w:fill="D9D9D9" w:themeFill="background1" w:themeFillShade="D9"/>
              </w:tcPr>
            </w:tcPrChange>
          </w:tcPr>
          <w:p w14:paraId="1B8ECFB6" w14:textId="3FC5BE39" w:rsidR="003F750F" w:rsidRPr="00A36245" w:rsidRDefault="003F750F" w:rsidP="003F750F">
            <w:pPr>
              <w:spacing w:line="240" w:lineRule="auto"/>
              <w:jc w:val="center"/>
              <w:rPr>
                <w:ins w:id="5293" w:author="Dr Mamadou SANOGO" w:date="2023-10-27T23:43:00Z"/>
                <w:color w:val="000000" w:themeColor="text1"/>
              </w:rPr>
            </w:pPr>
            <w:ins w:id="5294"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295" w:author="Dr Mamadou SANOGO" w:date="2024-04-03T10:44:00Z" w16du:dateUtc="2024-04-03T10:44:00Z">
              <w:tcPr>
                <w:tcW w:w="1696" w:type="dxa"/>
                <w:shd w:val="clear" w:color="auto" w:fill="D9D9D9" w:themeFill="background1" w:themeFillShade="D9"/>
              </w:tcPr>
            </w:tcPrChange>
          </w:tcPr>
          <w:p w14:paraId="50C32F5D" w14:textId="53B98FF7" w:rsidR="003F750F" w:rsidRPr="00A36245" w:rsidRDefault="003F750F" w:rsidP="003F750F">
            <w:pPr>
              <w:spacing w:line="240" w:lineRule="auto"/>
              <w:jc w:val="center"/>
              <w:rPr>
                <w:ins w:id="5296" w:author="Dr Mamadou SANOGO" w:date="2023-10-27T23:43:00Z"/>
                <w:color w:val="000000" w:themeColor="text1"/>
              </w:rPr>
            </w:pPr>
            <w:ins w:id="5297" w:author="Dr Mamadou SANOGO" w:date="2024-04-03T10:44:00Z" w16du:dateUtc="2024-04-03T10:44:00Z">
              <w:r w:rsidRPr="009C05FC">
                <w:rPr>
                  <w:color w:val="000000" w:themeColor="text1"/>
                </w:rPr>
                <w:t>0 soit 0%</w:t>
              </w:r>
            </w:ins>
          </w:p>
        </w:tc>
      </w:tr>
      <w:tr w:rsidR="003F750F" w:rsidRPr="007A4AFC" w14:paraId="3F3B6AC5" w14:textId="77777777" w:rsidTr="00B4169C">
        <w:tblPrEx>
          <w:tblW w:w="0" w:type="auto"/>
          <w:tblPrExChange w:id="5298" w:author="Dr Mamadou SANOGO" w:date="2024-04-03T10:44:00Z" w16du:dateUtc="2024-04-03T10:44:00Z">
            <w:tblPrEx>
              <w:tblW w:w="0" w:type="auto"/>
            </w:tblPrEx>
          </w:tblPrExChange>
        </w:tblPrEx>
        <w:trPr>
          <w:ins w:id="5299" w:author="Dr Mamadou SANOGO" w:date="2023-10-27T23:43:00Z"/>
        </w:trPr>
        <w:tc>
          <w:tcPr>
            <w:tcW w:w="2546" w:type="dxa"/>
            <w:shd w:val="clear" w:color="auto" w:fill="D9D9D9" w:themeFill="background1" w:themeFillShade="D9"/>
            <w:tcPrChange w:id="5300" w:author="Dr Mamadou SANOGO" w:date="2024-04-03T10:44:00Z" w16du:dateUtc="2024-04-03T10:44:00Z">
              <w:tcPr>
                <w:tcW w:w="2546" w:type="dxa"/>
                <w:shd w:val="clear" w:color="auto" w:fill="D9D9D9" w:themeFill="background1" w:themeFillShade="D9"/>
              </w:tcPr>
            </w:tcPrChange>
          </w:tcPr>
          <w:p w14:paraId="0494162D" w14:textId="77777777" w:rsidR="003F750F" w:rsidRPr="00A36245" w:rsidRDefault="003F750F" w:rsidP="003F750F">
            <w:pPr>
              <w:spacing w:line="240" w:lineRule="auto"/>
              <w:rPr>
                <w:ins w:id="5301" w:author="Dr Mamadou SANOGO" w:date="2023-10-27T23:43:00Z"/>
                <w:color w:val="000000" w:themeColor="text1"/>
              </w:rPr>
            </w:pPr>
            <w:ins w:id="5302" w:author="Dr Mamadou SANOGO" w:date="2023-10-27T23:43:00Z">
              <w:r w:rsidRPr="00A36245">
                <w:rPr>
                  <w:color w:val="000000" w:themeColor="text1"/>
                </w:rPr>
                <w:t>% total de diplômés</w:t>
              </w:r>
            </w:ins>
          </w:p>
        </w:tc>
        <w:tc>
          <w:tcPr>
            <w:tcW w:w="1559" w:type="dxa"/>
            <w:shd w:val="clear" w:color="auto" w:fill="D9D9D9" w:themeFill="background1" w:themeFillShade="D9"/>
            <w:tcPrChange w:id="5303" w:author="Dr Mamadou SANOGO" w:date="2024-04-03T10:44:00Z" w16du:dateUtc="2024-04-03T10:44:00Z">
              <w:tcPr>
                <w:tcW w:w="1559" w:type="dxa"/>
                <w:shd w:val="clear" w:color="auto" w:fill="D9D9D9" w:themeFill="background1" w:themeFillShade="D9"/>
                <w:vAlign w:val="center"/>
              </w:tcPr>
            </w:tcPrChange>
          </w:tcPr>
          <w:p w14:paraId="40237239" w14:textId="4CC5FEE8" w:rsidR="003F750F" w:rsidRPr="00A36245" w:rsidRDefault="003F750F" w:rsidP="003F750F">
            <w:pPr>
              <w:spacing w:line="240" w:lineRule="auto"/>
              <w:jc w:val="center"/>
              <w:rPr>
                <w:ins w:id="5304" w:author="Dr Mamadou SANOGO" w:date="2023-10-27T23:43:00Z"/>
                <w:color w:val="000000" w:themeColor="text1"/>
              </w:rPr>
            </w:pPr>
            <w:ins w:id="5305"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306" w:author="Dr Mamadou SANOGO" w:date="2024-04-03T10:44:00Z" w16du:dateUtc="2024-04-03T10:44:00Z">
              <w:tcPr>
                <w:tcW w:w="1701" w:type="dxa"/>
                <w:shd w:val="clear" w:color="auto" w:fill="D9D9D9" w:themeFill="background1" w:themeFillShade="D9"/>
              </w:tcPr>
            </w:tcPrChange>
          </w:tcPr>
          <w:p w14:paraId="2AE1BF30" w14:textId="69998076" w:rsidR="003F750F" w:rsidRPr="00A36245" w:rsidRDefault="003F750F" w:rsidP="003F750F">
            <w:pPr>
              <w:spacing w:line="240" w:lineRule="auto"/>
              <w:jc w:val="center"/>
              <w:rPr>
                <w:ins w:id="5307" w:author="Dr Mamadou SANOGO" w:date="2023-10-27T23:43:00Z"/>
                <w:color w:val="000000" w:themeColor="text1"/>
              </w:rPr>
            </w:pPr>
            <w:ins w:id="5308"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309" w:author="Dr Mamadou SANOGO" w:date="2024-04-03T10:44:00Z" w16du:dateUtc="2024-04-03T10:44:00Z">
              <w:tcPr>
                <w:tcW w:w="1559" w:type="dxa"/>
                <w:shd w:val="clear" w:color="auto" w:fill="D9D9D9" w:themeFill="background1" w:themeFillShade="D9"/>
              </w:tcPr>
            </w:tcPrChange>
          </w:tcPr>
          <w:p w14:paraId="31705D0B" w14:textId="6E7B6339" w:rsidR="003F750F" w:rsidRPr="00A36245" w:rsidRDefault="003F750F" w:rsidP="003F750F">
            <w:pPr>
              <w:spacing w:line="240" w:lineRule="auto"/>
              <w:jc w:val="center"/>
              <w:rPr>
                <w:ins w:id="5310" w:author="Dr Mamadou SANOGO" w:date="2023-10-27T23:43:00Z"/>
                <w:color w:val="000000" w:themeColor="text1"/>
              </w:rPr>
            </w:pPr>
            <w:ins w:id="5311"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312" w:author="Dr Mamadou SANOGO" w:date="2024-04-03T10:44:00Z" w16du:dateUtc="2024-04-03T10:44:00Z">
              <w:tcPr>
                <w:tcW w:w="1696" w:type="dxa"/>
                <w:shd w:val="clear" w:color="auto" w:fill="D9D9D9" w:themeFill="background1" w:themeFillShade="D9"/>
              </w:tcPr>
            </w:tcPrChange>
          </w:tcPr>
          <w:p w14:paraId="3EAE4936" w14:textId="52350179" w:rsidR="003F750F" w:rsidRPr="00A36245" w:rsidRDefault="003F750F" w:rsidP="003F750F">
            <w:pPr>
              <w:spacing w:line="240" w:lineRule="auto"/>
              <w:jc w:val="center"/>
              <w:rPr>
                <w:ins w:id="5313" w:author="Dr Mamadou SANOGO" w:date="2023-10-27T23:43:00Z"/>
                <w:color w:val="000000" w:themeColor="text1"/>
              </w:rPr>
            </w:pPr>
            <w:ins w:id="5314" w:author="Dr Mamadou SANOGO" w:date="2024-04-03T10:44:00Z" w16du:dateUtc="2024-04-03T10:44:00Z">
              <w:r w:rsidRPr="009C05FC">
                <w:rPr>
                  <w:color w:val="000000" w:themeColor="text1"/>
                </w:rPr>
                <w:t>0 soit 0%</w:t>
              </w:r>
            </w:ins>
          </w:p>
        </w:tc>
      </w:tr>
      <w:tr w:rsidR="00B43097" w:rsidRPr="007A4AFC" w14:paraId="6F049193" w14:textId="77777777" w:rsidTr="00A36245">
        <w:trPr>
          <w:ins w:id="5315" w:author="Dr Mamadou SANOGO" w:date="2023-10-27T23:43:00Z"/>
        </w:trPr>
        <w:tc>
          <w:tcPr>
            <w:tcW w:w="2546" w:type="dxa"/>
            <w:shd w:val="clear" w:color="auto" w:fill="D9D9D9" w:themeFill="background1" w:themeFillShade="D9"/>
          </w:tcPr>
          <w:p w14:paraId="657BCC59" w14:textId="77777777" w:rsidR="00B43097" w:rsidRPr="00A36245" w:rsidRDefault="00B43097" w:rsidP="00A36245">
            <w:pPr>
              <w:spacing w:line="240" w:lineRule="auto"/>
              <w:rPr>
                <w:ins w:id="5316" w:author="Dr Mamadou SANOGO" w:date="2023-10-27T23:43:00Z"/>
                <w:color w:val="000000" w:themeColor="text1"/>
              </w:rPr>
            </w:pPr>
            <w:ins w:id="5317"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595B68CB" w14:textId="77777777" w:rsidR="00B43097" w:rsidRPr="00A36245" w:rsidRDefault="00B43097" w:rsidP="00A36245">
            <w:pPr>
              <w:spacing w:line="240" w:lineRule="auto"/>
              <w:jc w:val="center"/>
              <w:rPr>
                <w:ins w:id="5318" w:author="Dr Mamadou SANOGO" w:date="2023-10-27T23:43:00Z"/>
                <w:color w:val="000000" w:themeColor="text1"/>
              </w:rPr>
            </w:pPr>
            <w:ins w:id="5319" w:author="Dr Mamadou SANOGO" w:date="2023-10-27T23:43:00Z">
              <w:r>
                <w:rPr>
                  <w:color w:val="000000" w:themeColor="text1"/>
                </w:rPr>
                <w:t>5</w:t>
              </w:r>
              <w:r w:rsidRPr="00A36245">
                <w:rPr>
                  <w:color w:val="000000" w:themeColor="text1"/>
                </w:rPr>
                <w:t>,5</w:t>
              </w:r>
            </w:ins>
          </w:p>
        </w:tc>
        <w:tc>
          <w:tcPr>
            <w:tcW w:w="1701" w:type="dxa"/>
            <w:shd w:val="clear" w:color="auto" w:fill="D9D9D9" w:themeFill="background1" w:themeFillShade="D9"/>
            <w:vAlign w:val="center"/>
          </w:tcPr>
          <w:p w14:paraId="22D01441" w14:textId="77777777" w:rsidR="00B43097" w:rsidRPr="00A36245" w:rsidRDefault="00B43097" w:rsidP="00A36245">
            <w:pPr>
              <w:spacing w:line="240" w:lineRule="auto"/>
              <w:jc w:val="center"/>
              <w:rPr>
                <w:ins w:id="5320" w:author="Dr Mamadou SANOGO" w:date="2023-10-27T23:43:00Z"/>
                <w:color w:val="000000" w:themeColor="text1"/>
              </w:rPr>
            </w:pPr>
            <w:ins w:id="5321" w:author="Dr Mamadou SANOGO" w:date="2023-10-27T23:43:00Z">
              <w:r>
                <w:rPr>
                  <w:color w:val="000000" w:themeColor="text1"/>
                </w:rPr>
                <w:t>5</w:t>
              </w:r>
              <w:r w:rsidRPr="00A36245">
                <w:rPr>
                  <w:color w:val="000000" w:themeColor="text1"/>
                </w:rPr>
                <w:t>,5</w:t>
              </w:r>
            </w:ins>
          </w:p>
        </w:tc>
        <w:tc>
          <w:tcPr>
            <w:tcW w:w="1559" w:type="dxa"/>
            <w:shd w:val="clear" w:color="auto" w:fill="D9D9D9" w:themeFill="background1" w:themeFillShade="D9"/>
            <w:vAlign w:val="center"/>
          </w:tcPr>
          <w:p w14:paraId="23A5D9A8" w14:textId="77777777" w:rsidR="00B43097" w:rsidRPr="00A36245" w:rsidRDefault="00B43097" w:rsidP="00A36245">
            <w:pPr>
              <w:spacing w:line="240" w:lineRule="auto"/>
              <w:jc w:val="center"/>
              <w:rPr>
                <w:ins w:id="5322" w:author="Dr Mamadou SANOGO" w:date="2023-10-27T23:43:00Z"/>
                <w:color w:val="000000" w:themeColor="text1"/>
              </w:rPr>
            </w:pPr>
            <w:ins w:id="5323" w:author="Dr Mamadou SANOGO" w:date="2023-10-27T23:43:00Z">
              <w:r>
                <w:rPr>
                  <w:color w:val="000000" w:themeColor="text1"/>
                </w:rPr>
                <w:t>5</w:t>
              </w:r>
              <w:r w:rsidRPr="00A36245">
                <w:rPr>
                  <w:color w:val="000000" w:themeColor="text1"/>
                </w:rPr>
                <w:t>,5</w:t>
              </w:r>
            </w:ins>
          </w:p>
        </w:tc>
        <w:tc>
          <w:tcPr>
            <w:tcW w:w="1696" w:type="dxa"/>
            <w:shd w:val="clear" w:color="auto" w:fill="D9D9D9" w:themeFill="background1" w:themeFillShade="D9"/>
            <w:vAlign w:val="center"/>
          </w:tcPr>
          <w:p w14:paraId="2C9BC5EB" w14:textId="77777777" w:rsidR="00B43097" w:rsidRPr="00A36245" w:rsidRDefault="00B43097" w:rsidP="00A36245">
            <w:pPr>
              <w:spacing w:line="240" w:lineRule="auto"/>
              <w:jc w:val="center"/>
              <w:rPr>
                <w:ins w:id="5324" w:author="Dr Mamadou SANOGO" w:date="2023-10-27T23:43:00Z"/>
                <w:color w:val="000000" w:themeColor="text1"/>
              </w:rPr>
            </w:pPr>
            <w:ins w:id="5325" w:author="Dr Mamadou SANOGO" w:date="2023-10-27T23:43:00Z">
              <w:r>
                <w:rPr>
                  <w:color w:val="000000" w:themeColor="text1"/>
                </w:rPr>
                <w:t>5</w:t>
              </w:r>
              <w:r w:rsidRPr="00A36245">
                <w:rPr>
                  <w:color w:val="000000" w:themeColor="text1"/>
                </w:rPr>
                <w:t>,5</w:t>
              </w:r>
            </w:ins>
          </w:p>
        </w:tc>
      </w:tr>
    </w:tbl>
    <w:p w14:paraId="56370501" w14:textId="5AABA3EB" w:rsidR="00B43097" w:rsidRDefault="00B43097" w:rsidP="00B43097">
      <w:pPr>
        <w:spacing w:line="240" w:lineRule="auto"/>
        <w:rPr>
          <w:ins w:id="5326" w:author="Dr Mamadou SANOGO" w:date="2024-11-08T12:30:00Z" w16du:dateUtc="2024-11-08T12:30:00Z"/>
          <w:color w:val="000000" w:themeColor="text1"/>
        </w:rPr>
      </w:pPr>
    </w:p>
    <w:p w14:paraId="718109AA" w14:textId="77777777" w:rsidR="00EA6AEE" w:rsidRDefault="00EA6AEE" w:rsidP="00B43097">
      <w:pPr>
        <w:spacing w:line="240" w:lineRule="auto"/>
        <w:rPr>
          <w:ins w:id="5327" w:author="Dr Mamadou SANOGO" w:date="2023-10-28T00:00:00Z"/>
          <w:color w:val="000000" w:themeColor="text1"/>
        </w:rPr>
      </w:pPr>
    </w:p>
    <w:p w14:paraId="63F1D330" w14:textId="77777777" w:rsidR="00B43097" w:rsidRPr="00A36245" w:rsidRDefault="00B43097" w:rsidP="00B43097">
      <w:pPr>
        <w:spacing w:line="240" w:lineRule="auto"/>
        <w:rPr>
          <w:ins w:id="5328" w:author="Dr Mamadou SANOGO" w:date="2023-10-27T23:43:00Z"/>
          <w:color w:val="000000" w:themeColor="text1"/>
        </w:rPr>
      </w:pPr>
    </w:p>
    <w:p w14:paraId="67F0C6B7" w14:textId="520F5BCE" w:rsidR="00B43097" w:rsidRDefault="00B43097">
      <w:pPr>
        <w:pStyle w:val="Paragraphedeliste"/>
        <w:numPr>
          <w:ilvl w:val="3"/>
          <w:numId w:val="3"/>
        </w:numPr>
        <w:spacing w:line="240" w:lineRule="auto"/>
        <w:ind w:left="284" w:hanging="284"/>
        <w:jc w:val="left"/>
        <w:rPr>
          <w:ins w:id="5329" w:author="Dr Mamadou SANOGO" w:date="2024-11-07T10:29:00Z" w16du:dateUtc="2024-11-07T10:29:00Z"/>
          <w:b/>
          <w:color w:val="000000" w:themeColor="text1"/>
          <w:szCs w:val="24"/>
        </w:rPr>
      </w:pPr>
      <w:ins w:id="5330" w:author="Dr Mamadou SANOGO" w:date="2023-10-27T23:43:00Z">
        <w:r w:rsidRPr="00A36245">
          <w:rPr>
            <w:b/>
            <w:color w:val="000000" w:themeColor="text1"/>
            <w:szCs w:val="24"/>
          </w:rPr>
          <w:lastRenderedPageBreak/>
          <w:t xml:space="preserve">Insertion professionnelle </w:t>
        </w:r>
      </w:ins>
    </w:p>
    <w:tbl>
      <w:tblPr>
        <w:tblStyle w:val="Grilledutableau"/>
        <w:tblW w:w="0" w:type="auto"/>
        <w:tblLook w:val="04A0" w:firstRow="1" w:lastRow="0" w:firstColumn="1" w:lastColumn="0" w:noHBand="0" w:noVBand="1"/>
      </w:tblPr>
      <w:tblGrid>
        <w:gridCol w:w="2262"/>
        <w:gridCol w:w="1701"/>
        <w:gridCol w:w="1701"/>
        <w:gridCol w:w="1701"/>
        <w:gridCol w:w="1696"/>
      </w:tblGrid>
      <w:tr w:rsidR="00B43097" w:rsidRPr="007A4AFC" w14:paraId="583C3EFB" w14:textId="77777777" w:rsidTr="00A36245">
        <w:trPr>
          <w:ins w:id="5331" w:author="Dr Mamadou SANOGO" w:date="2023-10-27T23:43:00Z"/>
        </w:trPr>
        <w:tc>
          <w:tcPr>
            <w:tcW w:w="2262" w:type="dxa"/>
          </w:tcPr>
          <w:p w14:paraId="1B044C4D" w14:textId="77777777" w:rsidR="00B43097" w:rsidRPr="00A36245" w:rsidRDefault="00B43097" w:rsidP="00A36245">
            <w:pPr>
              <w:spacing w:line="240" w:lineRule="auto"/>
              <w:jc w:val="center"/>
              <w:rPr>
                <w:ins w:id="5332" w:author="Dr Mamadou SANOGO" w:date="2023-10-27T23:43:00Z"/>
                <w:b/>
                <w:color w:val="000000" w:themeColor="text1"/>
              </w:rPr>
            </w:pPr>
            <w:ins w:id="5333" w:author="Dr Mamadou SANOGO" w:date="2023-10-27T23:43:00Z">
              <w:r w:rsidRPr="00A36245">
                <w:rPr>
                  <w:b/>
                  <w:color w:val="000000" w:themeColor="text1"/>
                </w:rPr>
                <w:t>Année</w:t>
              </w:r>
            </w:ins>
          </w:p>
        </w:tc>
        <w:tc>
          <w:tcPr>
            <w:tcW w:w="1701" w:type="dxa"/>
          </w:tcPr>
          <w:p w14:paraId="0EEFD614" w14:textId="310CAA5B" w:rsidR="00B43097" w:rsidRPr="00A36245" w:rsidRDefault="00B43097" w:rsidP="00A36245">
            <w:pPr>
              <w:spacing w:line="240" w:lineRule="auto"/>
              <w:jc w:val="center"/>
              <w:rPr>
                <w:ins w:id="5334" w:author="Dr Mamadou SANOGO" w:date="2023-10-27T23:43:00Z"/>
                <w:b/>
                <w:color w:val="000000" w:themeColor="text1"/>
              </w:rPr>
            </w:pPr>
            <w:ins w:id="5335" w:author="Dr Mamadou SANOGO" w:date="2023-10-27T23:43:00Z">
              <w:r w:rsidRPr="00A36245">
                <w:rPr>
                  <w:b/>
                  <w:color w:val="000000" w:themeColor="text1"/>
                </w:rPr>
                <w:t>Diplômés 20</w:t>
              </w:r>
            </w:ins>
            <w:ins w:id="5336" w:author="Dr Mamadou SANOGO" w:date="2024-11-06T15:05:00Z" w16du:dateUtc="2024-11-06T15:05:00Z">
              <w:r w:rsidR="00C44609">
                <w:rPr>
                  <w:b/>
                  <w:color w:val="000000" w:themeColor="text1"/>
                </w:rPr>
                <w:t>19</w:t>
              </w:r>
            </w:ins>
          </w:p>
        </w:tc>
        <w:tc>
          <w:tcPr>
            <w:tcW w:w="1701" w:type="dxa"/>
          </w:tcPr>
          <w:p w14:paraId="21F48845" w14:textId="3230AB92" w:rsidR="00B43097" w:rsidRPr="00A36245" w:rsidRDefault="00B43097" w:rsidP="00A36245">
            <w:pPr>
              <w:spacing w:line="240" w:lineRule="auto"/>
              <w:jc w:val="center"/>
              <w:rPr>
                <w:ins w:id="5337" w:author="Dr Mamadou SANOGO" w:date="2023-10-27T23:43:00Z"/>
                <w:b/>
                <w:color w:val="000000" w:themeColor="text1"/>
              </w:rPr>
            </w:pPr>
            <w:ins w:id="5338" w:author="Dr Mamadou SANOGO" w:date="2023-10-27T23:43:00Z">
              <w:r w:rsidRPr="00A36245">
                <w:rPr>
                  <w:b/>
                  <w:color w:val="000000" w:themeColor="text1"/>
                </w:rPr>
                <w:t>Diplômés 20</w:t>
              </w:r>
            </w:ins>
            <w:ins w:id="5339" w:author="Dr Mamadou SANOGO" w:date="2024-11-06T15:05:00Z" w16du:dateUtc="2024-11-06T15:05:00Z">
              <w:r w:rsidR="00C44609">
                <w:rPr>
                  <w:b/>
                  <w:color w:val="000000" w:themeColor="text1"/>
                </w:rPr>
                <w:t>20</w:t>
              </w:r>
            </w:ins>
          </w:p>
        </w:tc>
        <w:tc>
          <w:tcPr>
            <w:tcW w:w="1701" w:type="dxa"/>
          </w:tcPr>
          <w:p w14:paraId="3D1C9216" w14:textId="42B23A00" w:rsidR="00B43097" w:rsidRPr="00A36245" w:rsidRDefault="00B43097" w:rsidP="00A36245">
            <w:pPr>
              <w:spacing w:line="240" w:lineRule="auto"/>
              <w:jc w:val="center"/>
              <w:rPr>
                <w:ins w:id="5340" w:author="Dr Mamadou SANOGO" w:date="2023-10-27T23:43:00Z"/>
                <w:b/>
                <w:color w:val="000000" w:themeColor="text1"/>
              </w:rPr>
            </w:pPr>
            <w:ins w:id="5341" w:author="Dr Mamadou SANOGO" w:date="2023-10-27T23:43:00Z">
              <w:r w:rsidRPr="00A36245">
                <w:rPr>
                  <w:b/>
                  <w:color w:val="000000" w:themeColor="text1"/>
                </w:rPr>
                <w:t>Diplômés 202</w:t>
              </w:r>
            </w:ins>
            <w:ins w:id="5342" w:author="Dr Mamadou SANOGO" w:date="2024-11-06T15:05:00Z" w16du:dateUtc="2024-11-06T15:05:00Z">
              <w:r w:rsidR="00C44609">
                <w:rPr>
                  <w:b/>
                  <w:color w:val="000000" w:themeColor="text1"/>
                </w:rPr>
                <w:t>1</w:t>
              </w:r>
            </w:ins>
          </w:p>
        </w:tc>
        <w:tc>
          <w:tcPr>
            <w:tcW w:w="1696" w:type="dxa"/>
          </w:tcPr>
          <w:p w14:paraId="0C1D39BA" w14:textId="52946172" w:rsidR="00B43097" w:rsidRPr="00A36245" w:rsidRDefault="00B43097" w:rsidP="00A36245">
            <w:pPr>
              <w:spacing w:line="240" w:lineRule="auto"/>
              <w:jc w:val="center"/>
              <w:rPr>
                <w:ins w:id="5343" w:author="Dr Mamadou SANOGO" w:date="2023-10-27T23:43:00Z"/>
                <w:b/>
                <w:color w:val="000000" w:themeColor="text1"/>
              </w:rPr>
            </w:pPr>
            <w:ins w:id="5344" w:author="Dr Mamadou SANOGO" w:date="2023-10-27T23:43:00Z">
              <w:r w:rsidRPr="00A36245">
                <w:rPr>
                  <w:b/>
                  <w:color w:val="000000" w:themeColor="text1"/>
                </w:rPr>
                <w:t>Diplômés 202</w:t>
              </w:r>
            </w:ins>
            <w:ins w:id="5345" w:author="Dr Mamadou SANOGO" w:date="2024-11-06T15:05:00Z" w16du:dateUtc="2024-11-06T15:05:00Z">
              <w:r w:rsidR="00C44609">
                <w:rPr>
                  <w:b/>
                  <w:color w:val="000000" w:themeColor="text1"/>
                </w:rPr>
                <w:t>2</w:t>
              </w:r>
            </w:ins>
          </w:p>
        </w:tc>
      </w:tr>
      <w:tr w:rsidR="00B43097" w:rsidRPr="007A4AFC" w14:paraId="03F368C6" w14:textId="77777777" w:rsidTr="00A36245">
        <w:trPr>
          <w:ins w:id="5346" w:author="Dr Mamadou SANOGO" w:date="2023-10-27T23:43:00Z"/>
        </w:trPr>
        <w:tc>
          <w:tcPr>
            <w:tcW w:w="2262" w:type="dxa"/>
          </w:tcPr>
          <w:p w14:paraId="1A48F5AF" w14:textId="77777777" w:rsidR="00B43097" w:rsidRPr="00A36245" w:rsidRDefault="00B43097" w:rsidP="00A36245">
            <w:pPr>
              <w:spacing w:line="240" w:lineRule="auto"/>
              <w:rPr>
                <w:ins w:id="5347" w:author="Dr Mamadou SANOGO" w:date="2023-10-27T23:43:00Z"/>
                <w:color w:val="000000" w:themeColor="text1"/>
              </w:rPr>
            </w:pPr>
            <w:ins w:id="5348" w:author="Dr Mamadou SANOGO" w:date="2023-10-27T23:43:00Z">
              <w:r w:rsidRPr="00A36245">
                <w:rPr>
                  <w:color w:val="000000" w:themeColor="text1"/>
                </w:rPr>
                <w:t>% de diplômés en poursuite d’étude 6 mois, 12 mois et 18 mois après la diplomation</w:t>
              </w:r>
            </w:ins>
          </w:p>
        </w:tc>
        <w:tc>
          <w:tcPr>
            <w:tcW w:w="1701" w:type="dxa"/>
            <w:vAlign w:val="center"/>
          </w:tcPr>
          <w:p w14:paraId="7C05ED86" w14:textId="1D0752DE" w:rsidR="00B43097" w:rsidRPr="00A36245" w:rsidRDefault="00E62B60" w:rsidP="00A36245">
            <w:pPr>
              <w:spacing w:line="240" w:lineRule="auto"/>
              <w:jc w:val="center"/>
              <w:rPr>
                <w:ins w:id="5349" w:author="Dr Mamadou SANOGO" w:date="2023-10-27T23:43:00Z"/>
                <w:color w:val="000000" w:themeColor="text1"/>
              </w:rPr>
            </w:pPr>
            <w:ins w:id="5350" w:author="Dr Mamadou SANOGO" w:date="2024-11-07T12:46:00Z" w16du:dateUtc="2024-11-07T12:46:00Z">
              <w:r>
                <w:rPr>
                  <w:color w:val="000000" w:themeColor="text1"/>
                </w:rPr>
                <w:t>25</w:t>
              </w:r>
            </w:ins>
            <w:ins w:id="5351" w:author="Dr Mamadou SANOGO" w:date="2023-10-27T23:43:00Z">
              <w:r w:rsidR="00B43097" w:rsidRPr="00A36245">
                <w:rPr>
                  <w:color w:val="000000" w:themeColor="text1"/>
                </w:rPr>
                <w:t>%</w:t>
              </w:r>
            </w:ins>
          </w:p>
        </w:tc>
        <w:tc>
          <w:tcPr>
            <w:tcW w:w="1701" w:type="dxa"/>
            <w:vAlign w:val="center"/>
          </w:tcPr>
          <w:p w14:paraId="0A761B4E" w14:textId="4FF03182" w:rsidR="00B43097" w:rsidRPr="00A36245" w:rsidRDefault="00E62B60" w:rsidP="00A36245">
            <w:pPr>
              <w:spacing w:line="240" w:lineRule="auto"/>
              <w:jc w:val="center"/>
              <w:rPr>
                <w:ins w:id="5352" w:author="Dr Mamadou SANOGO" w:date="2023-10-27T23:43:00Z"/>
                <w:color w:val="000000" w:themeColor="text1"/>
              </w:rPr>
            </w:pPr>
            <w:ins w:id="5353" w:author="Dr Mamadou SANOGO" w:date="2024-11-07T12:46:00Z" w16du:dateUtc="2024-11-07T12:46:00Z">
              <w:r>
                <w:rPr>
                  <w:color w:val="000000" w:themeColor="text1"/>
                </w:rPr>
                <w:t>22,22</w:t>
              </w:r>
            </w:ins>
            <w:ins w:id="5354" w:author="Dr Mamadou SANOGO" w:date="2023-10-27T23:43:00Z">
              <w:r w:rsidR="00B43097" w:rsidRPr="00A36245">
                <w:rPr>
                  <w:color w:val="000000" w:themeColor="text1"/>
                </w:rPr>
                <w:t>%</w:t>
              </w:r>
            </w:ins>
          </w:p>
        </w:tc>
        <w:tc>
          <w:tcPr>
            <w:tcW w:w="1701" w:type="dxa"/>
            <w:vAlign w:val="center"/>
          </w:tcPr>
          <w:p w14:paraId="700228EB" w14:textId="362B142A" w:rsidR="00B43097" w:rsidRPr="00A36245" w:rsidRDefault="00BD2219" w:rsidP="00A36245">
            <w:pPr>
              <w:spacing w:line="240" w:lineRule="auto"/>
              <w:jc w:val="center"/>
              <w:rPr>
                <w:ins w:id="5355" w:author="Dr Mamadou SANOGO" w:date="2023-10-27T23:43:00Z"/>
                <w:color w:val="000000" w:themeColor="text1"/>
              </w:rPr>
            </w:pPr>
            <w:ins w:id="5356" w:author="Dr Mamadou SANOGO" w:date="2024-11-07T10:31:00Z" w16du:dateUtc="2024-11-07T10:31:00Z">
              <w:r>
                <w:rPr>
                  <w:color w:val="000000" w:themeColor="text1"/>
                </w:rPr>
                <w:t>1</w:t>
              </w:r>
            </w:ins>
            <w:ins w:id="5357" w:author="Dr Mamadou SANOGO" w:date="2024-11-07T12:46:00Z" w16du:dateUtc="2024-11-07T12:46:00Z">
              <w:r w:rsidR="00E62B60">
                <w:rPr>
                  <w:color w:val="000000" w:themeColor="text1"/>
                </w:rPr>
                <w:t>1</w:t>
              </w:r>
            </w:ins>
            <w:ins w:id="5358" w:author="Dr Mamadou SANOGO" w:date="2024-11-06T15:59:00Z" w16du:dateUtc="2024-11-06T15:59:00Z">
              <w:r w:rsidR="00EF7F25">
                <w:rPr>
                  <w:color w:val="000000" w:themeColor="text1"/>
                </w:rPr>
                <w:t>,</w:t>
              </w:r>
            </w:ins>
            <w:ins w:id="5359" w:author="Dr Mamadou SANOGO" w:date="2024-11-07T12:46:00Z" w16du:dateUtc="2024-11-07T12:46:00Z">
              <w:r w:rsidR="00E62B60">
                <w:rPr>
                  <w:color w:val="000000" w:themeColor="text1"/>
                </w:rPr>
                <w:t>11</w:t>
              </w:r>
            </w:ins>
            <w:ins w:id="5360" w:author="Dr Mamadou SANOGO" w:date="2023-10-27T23:43:00Z">
              <w:r w:rsidR="00B43097" w:rsidRPr="00A36245">
                <w:rPr>
                  <w:color w:val="000000" w:themeColor="text1"/>
                </w:rPr>
                <w:t>%</w:t>
              </w:r>
            </w:ins>
          </w:p>
        </w:tc>
        <w:tc>
          <w:tcPr>
            <w:tcW w:w="1696" w:type="dxa"/>
            <w:vAlign w:val="center"/>
          </w:tcPr>
          <w:p w14:paraId="1DE8B84F" w14:textId="1C2F7522" w:rsidR="00B43097" w:rsidRPr="00A36245" w:rsidRDefault="00E62B60" w:rsidP="00A36245">
            <w:pPr>
              <w:spacing w:line="240" w:lineRule="auto"/>
              <w:jc w:val="center"/>
              <w:rPr>
                <w:ins w:id="5361" w:author="Dr Mamadou SANOGO" w:date="2023-10-27T23:43:00Z"/>
                <w:color w:val="000000" w:themeColor="text1"/>
              </w:rPr>
            </w:pPr>
            <w:ins w:id="5362" w:author="Dr Mamadou SANOGO" w:date="2024-11-07T12:47:00Z" w16du:dateUtc="2024-11-07T12:47:00Z">
              <w:r>
                <w:rPr>
                  <w:color w:val="000000" w:themeColor="text1"/>
                </w:rPr>
                <w:t>30</w:t>
              </w:r>
            </w:ins>
            <w:ins w:id="5363" w:author="Dr Mamadou SANOGO" w:date="2024-11-06T15:58:00Z" w16du:dateUtc="2024-11-06T15:58:00Z">
              <w:r w:rsidR="00EF7F25">
                <w:rPr>
                  <w:color w:val="000000" w:themeColor="text1"/>
                </w:rPr>
                <w:t>,</w:t>
              </w:r>
            </w:ins>
            <w:ins w:id="5364" w:author="Dr Mamadou SANOGO" w:date="2024-11-07T10:31:00Z" w16du:dateUtc="2024-11-07T10:31:00Z">
              <w:r w:rsidR="00BD2219">
                <w:rPr>
                  <w:color w:val="000000" w:themeColor="text1"/>
                </w:rPr>
                <w:t>7</w:t>
              </w:r>
            </w:ins>
            <w:ins w:id="5365" w:author="Dr Mamadou SANOGO" w:date="2024-11-07T12:47:00Z" w16du:dateUtc="2024-11-07T12:47:00Z">
              <w:r>
                <w:rPr>
                  <w:color w:val="000000" w:themeColor="text1"/>
                </w:rPr>
                <w:t>6</w:t>
              </w:r>
            </w:ins>
            <w:ins w:id="5366" w:author="Dr Mamadou SANOGO" w:date="2023-10-27T23:43:00Z">
              <w:r w:rsidR="00B43097" w:rsidRPr="00A36245">
                <w:rPr>
                  <w:color w:val="000000" w:themeColor="text1"/>
                </w:rPr>
                <w:t>%</w:t>
              </w:r>
            </w:ins>
          </w:p>
        </w:tc>
      </w:tr>
      <w:tr w:rsidR="00B43097" w:rsidRPr="007A4AFC" w14:paraId="7ADF3C3B" w14:textId="77777777" w:rsidTr="00A36245">
        <w:trPr>
          <w:ins w:id="5367" w:author="Dr Mamadou SANOGO" w:date="2023-10-27T23:43:00Z"/>
        </w:trPr>
        <w:tc>
          <w:tcPr>
            <w:tcW w:w="2262" w:type="dxa"/>
          </w:tcPr>
          <w:p w14:paraId="2C071EA4" w14:textId="77777777" w:rsidR="00B43097" w:rsidRPr="00A36245" w:rsidRDefault="00B43097" w:rsidP="00A36245">
            <w:pPr>
              <w:spacing w:line="240" w:lineRule="auto"/>
              <w:rPr>
                <w:ins w:id="5368" w:author="Dr Mamadou SANOGO" w:date="2023-10-27T23:43:00Z"/>
                <w:color w:val="000000" w:themeColor="text1"/>
              </w:rPr>
            </w:pPr>
            <w:ins w:id="5369" w:author="Dr Mamadou SANOGO" w:date="2023-10-27T23:43:00Z">
              <w:r w:rsidRPr="00A36245">
                <w:rPr>
                  <w:color w:val="000000" w:themeColor="text1"/>
                </w:rPr>
                <w:t>% de diplômés en emploi 6 mois, 12 mois et 18 mois après la diplomation</w:t>
              </w:r>
            </w:ins>
          </w:p>
        </w:tc>
        <w:tc>
          <w:tcPr>
            <w:tcW w:w="1701" w:type="dxa"/>
            <w:vAlign w:val="center"/>
          </w:tcPr>
          <w:p w14:paraId="282F4196" w14:textId="505BBF1E" w:rsidR="00B43097" w:rsidRPr="00A36245" w:rsidRDefault="00E62B60" w:rsidP="00A36245">
            <w:pPr>
              <w:spacing w:line="240" w:lineRule="auto"/>
              <w:jc w:val="center"/>
              <w:rPr>
                <w:ins w:id="5370" w:author="Dr Mamadou SANOGO" w:date="2023-10-27T23:43:00Z"/>
                <w:color w:val="000000" w:themeColor="text1"/>
              </w:rPr>
            </w:pPr>
            <w:ins w:id="5371" w:author="Dr Mamadou SANOGO" w:date="2024-11-07T12:47:00Z" w16du:dateUtc="2024-11-07T12:47:00Z">
              <w:r>
                <w:rPr>
                  <w:color w:val="000000" w:themeColor="text1"/>
                </w:rPr>
                <w:t>50</w:t>
              </w:r>
            </w:ins>
            <w:ins w:id="5372" w:author="Dr Mamadou SANOGO" w:date="2023-10-27T23:43:00Z">
              <w:r w:rsidR="00B43097" w:rsidRPr="00A36245">
                <w:rPr>
                  <w:color w:val="000000" w:themeColor="text1"/>
                </w:rPr>
                <w:t>%</w:t>
              </w:r>
            </w:ins>
          </w:p>
        </w:tc>
        <w:tc>
          <w:tcPr>
            <w:tcW w:w="1701" w:type="dxa"/>
            <w:vAlign w:val="center"/>
          </w:tcPr>
          <w:p w14:paraId="37F3E053" w14:textId="3A4E4A69" w:rsidR="00B43097" w:rsidRPr="00A36245" w:rsidRDefault="00E62B60" w:rsidP="00A36245">
            <w:pPr>
              <w:spacing w:line="240" w:lineRule="auto"/>
              <w:jc w:val="center"/>
              <w:rPr>
                <w:ins w:id="5373" w:author="Dr Mamadou SANOGO" w:date="2023-10-27T23:43:00Z"/>
                <w:color w:val="000000" w:themeColor="text1"/>
              </w:rPr>
            </w:pPr>
            <w:ins w:id="5374" w:author="Dr Mamadou SANOGO" w:date="2024-11-07T12:47:00Z" w16du:dateUtc="2024-11-07T12:47:00Z">
              <w:r>
                <w:rPr>
                  <w:color w:val="000000" w:themeColor="text1"/>
                </w:rPr>
                <w:t>55,56</w:t>
              </w:r>
            </w:ins>
            <w:ins w:id="5375" w:author="Dr Mamadou SANOGO" w:date="2023-10-27T23:43:00Z">
              <w:r w:rsidR="00B43097" w:rsidRPr="00A36245">
                <w:rPr>
                  <w:color w:val="000000" w:themeColor="text1"/>
                </w:rPr>
                <w:t>%</w:t>
              </w:r>
            </w:ins>
          </w:p>
        </w:tc>
        <w:tc>
          <w:tcPr>
            <w:tcW w:w="1701" w:type="dxa"/>
            <w:vAlign w:val="center"/>
          </w:tcPr>
          <w:p w14:paraId="21F198E9" w14:textId="59CE6BEA" w:rsidR="00B43097" w:rsidRPr="00A36245" w:rsidRDefault="00E62B60" w:rsidP="00BD2219">
            <w:pPr>
              <w:spacing w:line="240" w:lineRule="auto"/>
              <w:jc w:val="center"/>
              <w:rPr>
                <w:ins w:id="5376" w:author="Dr Mamadou SANOGO" w:date="2023-10-27T23:43:00Z"/>
                <w:color w:val="000000" w:themeColor="text1"/>
              </w:rPr>
            </w:pPr>
            <w:ins w:id="5377" w:author="Dr Mamadou SANOGO" w:date="2024-11-07T12:48:00Z" w16du:dateUtc="2024-11-07T12:48:00Z">
              <w:r>
                <w:rPr>
                  <w:color w:val="000000" w:themeColor="text1"/>
                </w:rPr>
                <w:t>66</w:t>
              </w:r>
            </w:ins>
            <w:ins w:id="5378" w:author="Dr Mamadou SANOGO" w:date="2024-11-07T10:28:00Z" w16du:dateUtc="2024-11-07T10:28:00Z">
              <w:r w:rsidR="00BD2219">
                <w:rPr>
                  <w:color w:val="000000" w:themeColor="text1"/>
                </w:rPr>
                <w:t>,</w:t>
              </w:r>
            </w:ins>
            <w:ins w:id="5379" w:author="Dr Mamadou SANOGO" w:date="2024-11-07T12:48:00Z" w16du:dateUtc="2024-11-07T12:48:00Z">
              <w:r>
                <w:rPr>
                  <w:color w:val="000000" w:themeColor="text1"/>
                </w:rPr>
                <w:t>67</w:t>
              </w:r>
            </w:ins>
            <w:ins w:id="5380" w:author="Dr Mamadou SANOGO" w:date="2023-10-27T23:43:00Z">
              <w:r w:rsidR="00B43097" w:rsidRPr="00A36245">
                <w:rPr>
                  <w:color w:val="000000" w:themeColor="text1"/>
                </w:rPr>
                <w:t>%</w:t>
              </w:r>
            </w:ins>
          </w:p>
        </w:tc>
        <w:tc>
          <w:tcPr>
            <w:tcW w:w="1696" w:type="dxa"/>
            <w:vAlign w:val="center"/>
          </w:tcPr>
          <w:p w14:paraId="4C83E46E" w14:textId="2B5AB401" w:rsidR="00B43097" w:rsidRPr="00A36245" w:rsidRDefault="00BD2219" w:rsidP="00A36245">
            <w:pPr>
              <w:spacing w:line="240" w:lineRule="auto"/>
              <w:jc w:val="center"/>
              <w:rPr>
                <w:ins w:id="5381" w:author="Dr Mamadou SANOGO" w:date="2023-10-27T23:43:00Z"/>
                <w:color w:val="000000" w:themeColor="text1"/>
              </w:rPr>
            </w:pPr>
            <w:ins w:id="5382" w:author="Dr Mamadou SANOGO" w:date="2024-11-07T10:30:00Z" w16du:dateUtc="2024-11-07T10:30:00Z">
              <w:r>
                <w:rPr>
                  <w:color w:val="000000" w:themeColor="text1"/>
                </w:rPr>
                <w:t>6</w:t>
              </w:r>
            </w:ins>
            <w:ins w:id="5383" w:author="Dr Mamadou SANOGO" w:date="2024-11-07T12:49:00Z" w16du:dateUtc="2024-11-07T12:49:00Z">
              <w:r w:rsidR="00E62B60">
                <w:rPr>
                  <w:color w:val="000000" w:themeColor="text1"/>
                </w:rPr>
                <w:t>1</w:t>
              </w:r>
            </w:ins>
            <w:ins w:id="5384" w:author="Dr Mamadou SANOGO" w:date="2024-11-06T15:58:00Z" w16du:dateUtc="2024-11-06T15:58:00Z">
              <w:r w:rsidR="00EF7F25">
                <w:rPr>
                  <w:color w:val="000000" w:themeColor="text1"/>
                </w:rPr>
                <w:t>,</w:t>
              </w:r>
            </w:ins>
            <w:ins w:id="5385" w:author="Dr Mamadou SANOGO" w:date="2024-11-07T12:49:00Z" w16du:dateUtc="2024-11-07T12:49:00Z">
              <w:r w:rsidR="00E62B60">
                <w:rPr>
                  <w:color w:val="000000" w:themeColor="text1"/>
                </w:rPr>
                <w:t>53</w:t>
              </w:r>
            </w:ins>
            <w:ins w:id="5386" w:author="Dr Mamadou SANOGO" w:date="2023-10-27T23:43:00Z">
              <w:r w:rsidR="00B43097" w:rsidRPr="00A36245">
                <w:rPr>
                  <w:color w:val="000000" w:themeColor="text1"/>
                </w:rPr>
                <w:t>%</w:t>
              </w:r>
            </w:ins>
          </w:p>
        </w:tc>
      </w:tr>
      <w:tr w:rsidR="00B43097" w:rsidRPr="007A4AFC" w14:paraId="57065343" w14:textId="77777777" w:rsidTr="00A36245">
        <w:trPr>
          <w:ins w:id="5387" w:author="Dr Mamadou SANOGO" w:date="2023-10-27T23:43:00Z"/>
        </w:trPr>
        <w:tc>
          <w:tcPr>
            <w:tcW w:w="2262" w:type="dxa"/>
            <w:shd w:val="clear" w:color="auto" w:fill="D9D9D9" w:themeFill="background1" w:themeFillShade="D9"/>
          </w:tcPr>
          <w:p w14:paraId="61168F54" w14:textId="77777777" w:rsidR="00B43097" w:rsidRPr="00A36245" w:rsidRDefault="00B43097" w:rsidP="00A36245">
            <w:pPr>
              <w:spacing w:line="240" w:lineRule="auto"/>
              <w:rPr>
                <w:ins w:id="5388" w:author="Dr Mamadou SANOGO" w:date="2023-10-27T23:43:00Z"/>
                <w:color w:val="000000" w:themeColor="text1"/>
              </w:rPr>
            </w:pPr>
            <w:ins w:id="5389" w:author="Dr Mamadou SANOGO" w:date="2023-10-27T23:43:00Z">
              <w:r w:rsidRPr="00A36245">
                <w:rPr>
                  <w:color w:val="000000" w:themeColor="text1"/>
                </w:rPr>
                <w:t>% de diplômés en poursuite d’étude et en emploi 6 mois, 12 mois et 18 mois après la diplomation</w:t>
              </w:r>
            </w:ins>
          </w:p>
        </w:tc>
        <w:tc>
          <w:tcPr>
            <w:tcW w:w="1701" w:type="dxa"/>
            <w:shd w:val="clear" w:color="auto" w:fill="D9D9D9" w:themeFill="background1" w:themeFillShade="D9"/>
            <w:vAlign w:val="center"/>
          </w:tcPr>
          <w:p w14:paraId="398578EF" w14:textId="77777777" w:rsidR="00B43097" w:rsidRPr="00A36245" w:rsidRDefault="00B43097" w:rsidP="00A36245">
            <w:pPr>
              <w:spacing w:line="240" w:lineRule="auto"/>
              <w:jc w:val="center"/>
              <w:rPr>
                <w:ins w:id="5390" w:author="Dr Mamadou SANOGO" w:date="2023-10-27T23:43:00Z"/>
                <w:color w:val="000000" w:themeColor="text1"/>
              </w:rPr>
            </w:pPr>
            <w:ins w:id="5391" w:author="Dr Mamadou SANOGO" w:date="2023-10-27T23:43:00Z">
              <w:r w:rsidRPr="00A36245">
                <w:rPr>
                  <w:color w:val="000000" w:themeColor="text1"/>
                </w:rPr>
                <w:t>0%</w:t>
              </w:r>
            </w:ins>
          </w:p>
        </w:tc>
        <w:tc>
          <w:tcPr>
            <w:tcW w:w="1701" w:type="dxa"/>
            <w:shd w:val="clear" w:color="auto" w:fill="D9D9D9" w:themeFill="background1" w:themeFillShade="D9"/>
            <w:vAlign w:val="center"/>
          </w:tcPr>
          <w:p w14:paraId="507D467C" w14:textId="60887A07" w:rsidR="00B43097" w:rsidRPr="00A36245" w:rsidRDefault="00D068D6" w:rsidP="00A36245">
            <w:pPr>
              <w:spacing w:line="240" w:lineRule="auto"/>
              <w:jc w:val="center"/>
              <w:rPr>
                <w:ins w:id="5392" w:author="Dr Mamadou SANOGO" w:date="2023-10-27T23:43:00Z"/>
                <w:color w:val="000000" w:themeColor="text1"/>
              </w:rPr>
            </w:pPr>
            <w:ins w:id="5393" w:author="Dr Mamadou SANOGO" w:date="2024-11-06T15:49:00Z" w16du:dateUtc="2024-11-06T15:49:00Z">
              <w:r>
                <w:rPr>
                  <w:color w:val="000000" w:themeColor="text1"/>
                </w:rPr>
                <w:t>0</w:t>
              </w:r>
            </w:ins>
            <w:ins w:id="5394"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7105DED5" w14:textId="4D9A704D" w:rsidR="00B43097" w:rsidRPr="00A36245" w:rsidRDefault="00D068D6" w:rsidP="00A36245">
            <w:pPr>
              <w:spacing w:line="240" w:lineRule="auto"/>
              <w:jc w:val="center"/>
              <w:rPr>
                <w:ins w:id="5395" w:author="Dr Mamadou SANOGO" w:date="2023-10-27T23:43:00Z"/>
                <w:color w:val="000000" w:themeColor="text1"/>
              </w:rPr>
            </w:pPr>
            <w:ins w:id="5396" w:author="Dr Mamadou SANOGO" w:date="2024-11-06T15:51:00Z" w16du:dateUtc="2024-11-06T15:51:00Z">
              <w:r>
                <w:rPr>
                  <w:color w:val="000000" w:themeColor="text1"/>
                </w:rPr>
                <w:t>0</w:t>
              </w:r>
            </w:ins>
            <w:ins w:id="5397"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09427EC7" w14:textId="67E2FA44" w:rsidR="00B43097" w:rsidRPr="00A36245" w:rsidRDefault="00BD2219" w:rsidP="00A36245">
            <w:pPr>
              <w:spacing w:line="240" w:lineRule="auto"/>
              <w:jc w:val="center"/>
              <w:rPr>
                <w:ins w:id="5398" w:author="Dr Mamadou SANOGO" w:date="2023-10-27T23:43:00Z"/>
                <w:color w:val="000000" w:themeColor="text1"/>
              </w:rPr>
            </w:pPr>
            <w:ins w:id="5399" w:author="Dr Mamadou SANOGO" w:date="2024-11-07T10:32:00Z" w16du:dateUtc="2024-11-07T10:32:00Z">
              <w:r>
                <w:rPr>
                  <w:color w:val="000000" w:themeColor="text1"/>
                </w:rPr>
                <w:t>0</w:t>
              </w:r>
            </w:ins>
            <w:ins w:id="5400" w:author="Dr Mamadou SANOGO" w:date="2023-10-27T23:43:00Z">
              <w:r w:rsidR="00B43097" w:rsidRPr="00A36245">
                <w:rPr>
                  <w:color w:val="000000" w:themeColor="text1"/>
                </w:rPr>
                <w:t>%</w:t>
              </w:r>
            </w:ins>
          </w:p>
        </w:tc>
      </w:tr>
      <w:tr w:rsidR="00B43097" w:rsidRPr="007A4AFC" w14:paraId="36776DCD" w14:textId="77777777" w:rsidTr="00A36245">
        <w:trPr>
          <w:ins w:id="5401" w:author="Dr Mamadou SANOGO" w:date="2023-10-27T23:43:00Z"/>
        </w:trPr>
        <w:tc>
          <w:tcPr>
            <w:tcW w:w="2262" w:type="dxa"/>
            <w:shd w:val="clear" w:color="auto" w:fill="D9D9D9" w:themeFill="background1" w:themeFillShade="D9"/>
          </w:tcPr>
          <w:p w14:paraId="28B5094F" w14:textId="77777777" w:rsidR="00B43097" w:rsidRPr="00A36245" w:rsidRDefault="00B43097" w:rsidP="00A36245">
            <w:pPr>
              <w:spacing w:line="240" w:lineRule="auto"/>
              <w:rPr>
                <w:ins w:id="5402" w:author="Dr Mamadou SANOGO" w:date="2023-10-27T23:43:00Z"/>
                <w:color w:val="000000" w:themeColor="text1"/>
              </w:rPr>
            </w:pPr>
            <w:ins w:id="5403" w:author="Dr Mamadou SANOGO" w:date="2023-10-27T23:43:00Z">
              <w:r w:rsidRPr="00A36245">
                <w:rPr>
                  <w:color w:val="000000" w:themeColor="text1"/>
                </w:rPr>
                <w:t>% de diplômés en recherche d’emploi formel 6 mois, 12 mois et 18 mois après la diplomation</w:t>
              </w:r>
            </w:ins>
          </w:p>
        </w:tc>
        <w:tc>
          <w:tcPr>
            <w:tcW w:w="1701" w:type="dxa"/>
            <w:shd w:val="clear" w:color="auto" w:fill="D9D9D9" w:themeFill="background1" w:themeFillShade="D9"/>
            <w:vAlign w:val="center"/>
          </w:tcPr>
          <w:p w14:paraId="4432D89E" w14:textId="3D3D3877" w:rsidR="00B43097" w:rsidRPr="00A36245" w:rsidRDefault="00E62B60" w:rsidP="00A36245">
            <w:pPr>
              <w:spacing w:line="240" w:lineRule="auto"/>
              <w:jc w:val="center"/>
              <w:rPr>
                <w:ins w:id="5404" w:author="Dr Mamadou SANOGO" w:date="2023-10-27T23:43:00Z"/>
                <w:color w:val="000000" w:themeColor="text1"/>
              </w:rPr>
            </w:pPr>
            <w:ins w:id="5405" w:author="Dr Mamadou SANOGO" w:date="2024-11-07T12:52:00Z" w16du:dateUtc="2024-11-07T12:52:00Z">
              <w:r>
                <w:rPr>
                  <w:color w:val="000000" w:themeColor="text1"/>
                </w:rPr>
                <w:t>25</w:t>
              </w:r>
            </w:ins>
            <w:ins w:id="5406"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6DACF2B9" w14:textId="3F455005" w:rsidR="00B43097" w:rsidRPr="00A36245" w:rsidRDefault="00E62B60" w:rsidP="00A36245">
            <w:pPr>
              <w:spacing w:line="240" w:lineRule="auto"/>
              <w:jc w:val="center"/>
              <w:rPr>
                <w:ins w:id="5407" w:author="Dr Mamadou SANOGO" w:date="2023-10-27T23:43:00Z"/>
                <w:color w:val="000000" w:themeColor="text1"/>
              </w:rPr>
            </w:pPr>
            <w:ins w:id="5408" w:author="Dr Mamadou SANOGO" w:date="2024-11-07T12:52:00Z" w16du:dateUtc="2024-11-07T12:52:00Z">
              <w:r>
                <w:rPr>
                  <w:color w:val="000000" w:themeColor="text1"/>
                </w:rPr>
                <w:t>22,22</w:t>
              </w:r>
            </w:ins>
            <w:ins w:id="5409"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1EE88E6F" w14:textId="41AEA9DC" w:rsidR="00B43097" w:rsidRPr="00A36245" w:rsidRDefault="00BD2219" w:rsidP="00A36245">
            <w:pPr>
              <w:spacing w:line="240" w:lineRule="auto"/>
              <w:jc w:val="center"/>
              <w:rPr>
                <w:ins w:id="5410" w:author="Dr Mamadou SANOGO" w:date="2023-10-27T23:43:00Z"/>
                <w:color w:val="000000" w:themeColor="text1"/>
              </w:rPr>
            </w:pPr>
            <w:ins w:id="5411" w:author="Dr Mamadou SANOGO" w:date="2024-11-07T10:32:00Z" w16du:dateUtc="2024-11-07T10:32:00Z">
              <w:r>
                <w:rPr>
                  <w:color w:val="000000" w:themeColor="text1"/>
                </w:rPr>
                <w:t>2</w:t>
              </w:r>
            </w:ins>
            <w:ins w:id="5412" w:author="Dr Mamadou SANOGO" w:date="2024-11-07T12:52:00Z" w16du:dateUtc="2024-11-07T12:52:00Z">
              <w:r w:rsidR="00E62B60">
                <w:rPr>
                  <w:color w:val="000000" w:themeColor="text1"/>
                </w:rPr>
                <w:t>2</w:t>
              </w:r>
            </w:ins>
            <w:ins w:id="5413" w:author="Dr Mamadou SANOGO" w:date="2024-11-07T10:33:00Z" w16du:dateUtc="2024-11-07T10:33:00Z">
              <w:r>
                <w:rPr>
                  <w:color w:val="000000" w:themeColor="text1"/>
                </w:rPr>
                <w:t>,</w:t>
              </w:r>
            </w:ins>
            <w:ins w:id="5414" w:author="Dr Mamadou SANOGO" w:date="2024-11-07T12:53:00Z" w16du:dateUtc="2024-11-07T12:53:00Z">
              <w:r w:rsidR="00E62B60">
                <w:rPr>
                  <w:color w:val="000000" w:themeColor="text1"/>
                </w:rPr>
                <w:t>22</w:t>
              </w:r>
            </w:ins>
            <w:ins w:id="5415"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5AACE91A" w14:textId="189F1938" w:rsidR="00B43097" w:rsidRPr="00A36245" w:rsidRDefault="00E62B60" w:rsidP="00A36245">
            <w:pPr>
              <w:spacing w:line="240" w:lineRule="auto"/>
              <w:jc w:val="center"/>
              <w:rPr>
                <w:ins w:id="5416" w:author="Dr Mamadou SANOGO" w:date="2023-10-27T23:43:00Z"/>
                <w:color w:val="000000" w:themeColor="text1"/>
              </w:rPr>
            </w:pPr>
            <w:ins w:id="5417" w:author="Dr Mamadou SANOGO" w:date="2024-11-07T12:53:00Z" w16du:dateUtc="2024-11-07T12:53:00Z">
              <w:r>
                <w:rPr>
                  <w:color w:val="000000" w:themeColor="text1"/>
                </w:rPr>
                <w:t>7</w:t>
              </w:r>
            </w:ins>
            <w:ins w:id="5418" w:author="Dr Mamadou SANOGO" w:date="2024-11-06T15:56:00Z" w16du:dateUtc="2024-11-06T15:56:00Z">
              <w:r w:rsidR="00EF7F25">
                <w:rPr>
                  <w:color w:val="000000" w:themeColor="text1"/>
                </w:rPr>
                <w:t>,</w:t>
              </w:r>
            </w:ins>
            <w:ins w:id="5419" w:author="Dr Mamadou SANOGO" w:date="2024-11-07T10:32:00Z" w16du:dateUtc="2024-11-07T10:32:00Z">
              <w:r w:rsidR="00BD2219">
                <w:rPr>
                  <w:color w:val="000000" w:themeColor="text1"/>
                </w:rPr>
                <w:t>6</w:t>
              </w:r>
            </w:ins>
            <w:ins w:id="5420" w:author="Dr Mamadou SANOGO" w:date="2024-11-07T12:53:00Z" w16du:dateUtc="2024-11-07T12:53:00Z">
              <w:r>
                <w:rPr>
                  <w:color w:val="000000" w:themeColor="text1"/>
                </w:rPr>
                <w:t>9</w:t>
              </w:r>
            </w:ins>
            <w:ins w:id="5421" w:author="Dr Mamadou SANOGO" w:date="2023-10-27T23:43:00Z">
              <w:r w:rsidR="00B43097" w:rsidRPr="00A36245">
                <w:rPr>
                  <w:color w:val="000000" w:themeColor="text1"/>
                </w:rPr>
                <w:t>%</w:t>
              </w:r>
            </w:ins>
          </w:p>
        </w:tc>
      </w:tr>
    </w:tbl>
    <w:p w14:paraId="1EBC25C5" w14:textId="77777777" w:rsidR="00B43097" w:rsidRPr="00A36245" w:rsidRDefault="00B43097" w:rsidP="00B43097">
      <w:pPr>
        <w:spacing w:line="240" w:lineRule="auto"/>
        <w:rPr>
          <w:ins w:id="5422" w:author="Dr Mamadou SANOGO" w:date="2023-10-27T23:43:00Z"/>
          <w:color w:val="000000" w:themeColor="text1"/>
        </w:rPr>
      </w:pPr>
    </w:p>
    <w:p w14:paraId="37A6DA14" w14:textId="1A95A14E" w:rsidR="0047574A" w:rsidRPr="007A4AFC" w:rsidDel="00693568" w:rsidRDefault="0047574A">
      <w:pPr>
        <w:pStyle w:val="Paragraphedeliste"/>
        <w:numPr>
          <w:ilvl w:val="3"/>
          <w:numId w:val="3"/>
        </w:numPr>
        <w:spacing w:line="240" w:lineRule="auto"/>
        <w:ind w:left="284" w:hanging="284"/>
        <w:rPr>
          <w:del w:id="5423" w:author="Dr Mamadou SANOGO" w:date="2023-10-27T11:29:00Z"/>
          <w:b/>
          <w:color w:val="000000" w:themeColor="text1"/>
          <w:szCs w:val="24"/>
          <w:rPrChange w:id="5424" w:author="Dr Mamadou SANOGO" w:date="2023-10-25T18:15:00Z">
            <w:rPr>
              <w:del w:id="5425" w:author="Dr Mamadou SANOGO" w:date="2023-10-27T11:29:00Z"/>
              <w:b/>
              <w:szCs w:val="24"/>
            </w:rPr>
          </w:rPrChange>
        </w:rPr>
      </w:pPr>
      <w:del w:id="5426" w:author="Dr Mamadou SANOGO" w:date="2023-10-27T23:43:00Z">
        <w:r w:rsidRPr="007A4AFC" w:rsidDel="00B43097">
          <w:rPr>
            <w:b/>
            <w:color w:val="000000" w:themeColor="text1"/>
            <w:szCs w:val="24"/>
            <w:rPrChange w:id="5427" w:author="Dr Mamadou SANOGO" w:date="2023-10-25T18:15:00Z">
              <w:rPr>
                <w:b/>
                <w:szCs w:val="24"/>
              </w:rPr>
            </w:rPrChange>
          </w:rPr>
          <w:delText>Equipe pédagogique</w:delText>
        </w:r>
      </w:del>
    </w:p>
    <w:p w14:paraId="17091586" w14:textId="7959F7E3" w:rsidR="0047574A" w:rsidRPr="00693568" w:rsidDel="00B43097" w:rsidRDefault="0047574A">
      <w:pPr>
        <w:pStyle w:val="Paragraphedeliste"/>
        <w:numPr>
          <w:ilvl w:val="3"/>
          <w:numId w:val="3"/>
        </w:numPr>
        <w:ind w:left="284" w:hanging="284"/>
        <w:rPr>
          <w:del w:id="5428" w:author="Dr Mamadou SANOGO" w:date="2023-10-27T23:43:00Z"/>
          <w:color w:val="000000" w:themeColor="text1"/>
          <w:rPrChange w:id="5429" w:author="Dr Mamadou SANOGO" w:date="2023-10-27T11:29:00Z">
            <w:rPr>
              <w:del w:id="5430" w:author="Dr Mamadou SANOGO" w:date="2023-10-27T23:43:00Z"/>
            </w:rPr>
          </w:rPrChange>
        </w:rPr>
        <w:pPrChange w:id="5431"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693568" w14:paraId="0FB81751" w14:textId="18C0424B" w:rsidTr="0047574A">
        <w:trPr>
          <w:del w:id="5432" w:author="Dr Mamadou SANOGO" w:date="2023-10-27T11:26:00Z"/>
        </w:trPr>
        <w:tc>
          <w:tcPr>
            <w:tcW w:w="7932" w:type="dxa"/>
          </w:tcPr>
          <w:p w14:paraId="528B6A81" w14:textId="0F57003A" w:rsidR="0047574A" w:rsidRPr="007A4AFC" w:rsidDel="00693568" w:rsidRDefault="0047574A" w:rsidP="0047574A">
            <w:pPr>
              <w:spacing w:line="240" w:lineRule="auto"/>
              <w:rPr>
                <w:del w:id="5433" w:author="Dr Mamadou SANOGO" w:date="2023-10-27T11:26:00Z"/>
                <w:color w:val="000000" w:themeColor="text1"/>
                <w:rPrChange w:id="5434" w:author="Dr Mamadou SANOGO" w:date="2023-10-25T18:15:00Z">
                  <w:rPr>
                    <w:del w:id="5435" w:author="Dr Mamadou SANOGO" w:date="2023-10-27T11:26:00Z"/>
                  </w:rPr>
                </w:rPrChange>
              </w:rPr>
            </w:pPr>
            <w:del w:id="5436" w:author="Dr Mamadou SANOGO" w:date="2023-10-27T11:26:00Z">
              <w:r w:rsidRPr="007A4AFC" w:rsidDel="00693568">
                <w:rPr>
                  <w:color w:val="000000" w:themeColor="text1"/>
                  <w:rPrChange w:id="5437" w:author="Dr Mamadou SANOGO" w:date="2023-10-25T18:15:00Z">
                    <w:rPr/>
                  </w:rPrChange>
                </w:rPr>
                <w:delText>Nbr. de professeurs permanents intervenant dans la formation </w:delText>
              </w:r>
            </w:del>
          </w:p>
        </w:tc>
        <w:tc>
          <w:tcPr>
            <w:tcW w:w="1129" w:type="dxa"/>
            <w:vAlign w:val="center"/>
          </w:tcPr>
          <w:p w14:paraId="4981B2E0" w14:textId="68301C72" w:rsidR="0047574A" w:rsidRPr="007A4AFC" w:rsidDel="00693568" w:rsidRDefault="0047574A" w:rsidP="0047574A">
            <w:pPr>
              <w:spacing w:line="240" w:lineRule="auto"/>
              <w:jc w:val="center"/>
              <w:rPr>
                <w:del w:id="5438" w:author="Dr Mamadou SANOGO" w:date="2023-10-27T11:26:00Z"/>
                <w:color w:val="000000" w:themeColor="text1"/>
                <w:rPrChange w:id="5439" w:author="Dr Mamadou SANOGO" w:date="2023-10-25T18:15:00Z">
                  <w:rPr>
                    <w:del w:id="5440" w:author="Dr Mamadou SANOGO" w:date="2023-10-27T11:26:00Z"/>
                  </w:rPr>
                </w:rPrChange>
              </w:rPr>
            </w:pPr>
            <w:del w:id="5441" w:author="Dr Mamadou SANOGO" w:date="2023-10-26T13:44:00Z">
              <w:r w:rsidRPr="007A4AFC" w:rsidDel="003A18E5">
                <w:rPr>
                  <w:color w:val="000000" w:themeColor="text1"/>
                  <w:rPrChange w:id="5442" w:author="Dr Mamadou SANOGO" w:date="2023-10-25T18:15:00Z">
                    <w:rPr/>
                  </w:rPrChange>
                </w:rPr>
                <w:delText>4</w:delText>
              </w:r>
            </w:del>
          </w:p>
        </w:tc>
      </w:tr>
      <w:tr w:rsidR="007A4AFC" w:rsidRPr="007A4AFC" w:rsidDel="00693568" w14:paraId="6206635A" w14:textId="3A851670" w:rsidTr="0047574A">
        <w:trPr>
          <w:del w:id="5443" w:author="Dr Mamadou SANOGO" w:date="2023-10-27T11:26:00Z"/>
        </w:trPr>
        <w:tc>
          <w:tcPr>
            <w:tcW w:w="7932" w:type="dxa"/>
          </w:tcPr>
          <w:p w14:paraId="24632D08" w14:textId="209570F2" w:rsidR="0047574A" w:rsidRPr="007A4AFC" w:rsidDel="00693568" w:rsidRDefault="0047574A" w:rsidP="0047574A">
            <w:pPr>
              <w:spacing w:line="240" w:lineRule="auto"/>
              <w:rPr>
                <w:del w:id="5444" w:author="Dr Mamadou SANOGO" w:date="2023-10-27T11:26:00Z"/>
                <w:color w:val="000000" w:themeColor="text1"/>
                <w:rPrChange w:id="5445" w:author="Dr Mamadou SANOGO" w:date="2023-10-25T18:15:00Z">
                  <w:rPr>
                    <w:del w:id="5446" w:author="Dr Mamadou SANOGO" w:date="2023-10-27T11:26:00Z"/>
                  </w:rPr>
                </w:rPrChange>
              </w:rPr>
            </w:pPr>
            <w:del w:id="5447" w:author="Dr Mamadou SANOGO" w:date="2023-10-27T11:26:00Z">
              <w:r w:rsidRPr="007A4AFC" w:rsidDel="00693568">
                <w:rPr>
                  <w:color w:val="000000" w:themeColor="text1"/>
                  <w:rPrChange w:id="5448" w:author="Dr Mamadou SANOGO" w:date="2023-10-25T18:15:00Z">
                    <w:rPr/>
                  </w:rPrChange>
                </w:rPr>
                <w:delText>Nbr. de maitres de conférences permanents intervenant dans la formation </w:delText>
              </w:r>
            </w:del>
          </w:p>
        </w:tc>
        <w:tc>
          <w:tcPr>
            <w:tcW w:w="1129" w:type="dxa"/>
            <w:vAlign w:val="center"/>
          </w:tcPr>
          <w:p w14:paraId="0BC36500" w14:textId="3E180503" w:rsidR="0047574A" w:rsidRPr="007A4AFC" w:rsidDel="00693568" w:rsidRDefault="0047574A" w:rsidP="0047574A">
            <w:pPr>
              <w:spacing w:line="240" w:lineRule="auto"/>
              <w:jc w:val="center"/>
              <w:rPr>
                <w:del w:id="5449" w:author="Dr Mamadou SANOGO" w:date="2023-10-27T11:26:00Z"/>
                <w:color w:val="000000" w:themeColor="text1"/>
                <w:rPrChange w:id="5450" w:author="Dr Mamadou SANOGO" w:date="2023-10-25T18:15:00Z">
                  <w:rPr>
                    <w:del w:id="5451" w:author="Dr Mamadou SANOGO" w:date="2023-10-27T11:26:00Z"/>
                  </w:rPr>
                </w:rPrChange>
              </w:rPr>
            </w:pPr>
            <w:del w:id="5452" w:author="Dr Mamadou SANOGO" w:date="2023-10-27T11:26:00Z">
              <w:r w:rsidRPr="007A4AFC" w:rsidDel="00693568">
                <w:rPr>
                  <w:color w:val="000000" w:themeColor="text1"/>
                  <w:rPrChange w:id="5453" w:author="Dr Mamadou SANOGO" w:date="2023-10-25T18:15:00Z">
                    <w:rPr/>
                  </w:rPrChange>
                </w:rPr>
                <w:delText>0</w:delText>
              </w:r>
            </w:del>
          </w:p>
        </w:tc>
      </w:tr>
      <w:tr w:rsidR="007A4AFC" w:rsidRPr="007A4AFC" w:rsidDel="00693568" w14:paraId="15E1CEF2" w14:textId="2BAF450B" w:rsidTr="0047574A">
        <w:trPr>
          <w:del w:id="5454" w:author="Dr Mamadou SANOGO" w:date="2023-10-27T11:26:00Z"/>
        </w:trPr>
        <w:tc>
          <w:tcPr>
            <w:tcW w:w="7932" w:type="dxa"/>
          </w:tcPr>
          <w:p w14:paraId="2A1E4FEF" w14:textId="03836CFA" w:rsidR="0047574A" w:rsidRPr="007A4AFC" w:rsidDel="00693568" w:rsidRDefault="0047574A" w:rsidP="0047574A">
            <w:pPr>
              <w:spacing w:line="240" w:lineRule="auto"/>
              <w:rPr>
                <w:del w:id="5455" w:author="Dr Mamadou SANOGO" w:date="2023-10-27T11:26:00Z"/>
                <w:color w:val="000000" w:themeColor="text1"/>
                <w:rPrChange w:id="5456" w:author="Dr Mamadou SANOGO" w:date="2023-10-25T18:15:00Z">
                  <w:rPr>
                    <w:del w:id="5457" w:author="Dr Mamadou SANOGO" w:date="2023-10-27T11:26:00Z"/>
                  </w:rPr>
                </w:rPrChange>
              </w:rPr>
            </w:pPr>
            <w:del w:id="5458" w:author="Dr Mamadou SANOGO" w:date="2023-10-27T11:26:00Z">
              <w:r w:rsidRPr="007A4AFC" w:rsidDel="00693568">
                <w:rPr>
                  <w:color w:val="000000" w:themeColor="text1"/>
                  <w:rPrChange w:id="5459" w:author="Dr Mamadou SANOGO" w:date="2023-10-25T18:15:00Z">
                    <w:rPr/>
                  </w:rPrChange>
                </w:rPr>
                <w:delText>Nbr. de maitres-assistants permanents intervenant dans la formation </w:delText>
              </w:r>
            </w:del>
          </w:p>
        </w:tc>
        <w:tc>
          <w:tcPr>
            <w:tcW w:w="1129" w:type="dxa"/>
            <w:vAlign w:val="center"/>
          </w:tcPr>
          <w:p w14:paraId="67ED4E4D" w14:textId="4A654FB2" w:rsidR="0047574A" w:rsidRPr="007A4AFC" w:rsidDel="00693568" w:rsidRDefault="00EE17DC" w:rsidP="0047574A">
            <w:pPr>
              <w:spacing w:line="240" w:lineRule="auto"/>
              <w:jc w:val="center"/>
              <w:rPr>
                <w:del w:id="5460" w:author="Dr Mamadou SANOGO" w:date="2023-10-27T11:26:00Z"/>
                <w:color w:val="000000" w:themeColor="text1"/>
                <w:rPrChange w:id="5461" w:author="Dr Mamadou SANOGO" w:date="2023-10-25T18:15:00Z">
                  <w:rPr>
                    <w:del w:id="5462" w:author="Dr Mamadou SANOGO" w:date="2023-10-27T11:26:00Z"/>
                  </w:rPr>
                </w:rPrChange>
              </w:rPr>
            </w:pPr>
            <w:del w:id="5463" w:author="Dr Mamadou SANOGO" w:date="2023-10-27T11:26:00Z">
              <w:r w:rsidRPr="007A4AFC" w:rsidDel="00693568">
                <w:rPr>
                  <w:color w:val="000000" w:themeColor="text1"/>
                  <w:rPrChange w:id="5464" w:author="Dr Mamadou SANOGO" w:date="2023-10-25T18:15:00Z">
                    <w:rPr/>
                  </w:rPrChange>
                </w:rPr>
                <w:delText>0</w:delText>
              </w:r>
            </w:del>
          </w:p>
        </w:tc>
      </w:tr>
      <w:tr w:rsidR="007A4AFC" w:rsidRPr="007A4AFC" w:rsidDel="00693568" w14:paraId="2540B5D8" w14:textId="4F4796EA" w:rsidTr="0047574A">
        <w:trPr>
          <w:del w:id="5465" w:author="Dr Mamadou SANOGO" w:date="2023-10-27T11:26:00Z"/>
        </w:trPr>
        <w:tc>
          <w:tcPr>
            <w:tcW w:w="7932" w:type="dxa"/>
          </w:tcPr>
          <w:p w14:paraId="12CCCDC4" w14:textId="4277A352" w:rsidR="0047574A" w:rsidRPr="007A4AFC" w:rsidDel="00693568" w:rsidRDefault="0047574A" w:rsidP="0047574A">
            <w:pPr>
              <w:spacing w:line="240" w:lineRule="auto"/>
              <w:rPr>
                <w:del w:id="5466" w:author="Dr Mamadou SANOGO" w:date="2023-10-27T11:26:00Z"/>
                <w:color w:val="000000" w:themeColor="text1"/>
                <w:rPrChange w:id="5467" w:author="Dr Mamadou SANOGO" w:date="2023-10-25T18:15:00Z">
                  <w:rPr>
                    <w:del w:id="5468" w:author="Dr Mamadou SANOGO" w:date="2023-10-27T11:26:00Z"/>
                  </w:rPr>
                </w:rPrChange>
              </w:rPr>
            </w:pPr>
            <w:del w:id="5469" w:author="Dr Mamadou SANOGO" w:date="2023-10-27T11:26:00Z">
              <w:r w:rsidRPr="007A4AFC" w:rsidDel="00693568">
                <w:rPr>
                  <w:color w:val="000000" w:themeColor="text1"/>
                  <w:rPrChange w:id="5470" w:author="Dr Mamadou SANOGO" w:date="2023-10-25T18:15:00Z">
                    <w:rPr/>
                  </w:rPrChange>
                </w:rPr>
                <w:delText>Nbr. d’assistants permanents intervenant dans la formation </w:delText>
              </w:r>
            </w:del>
          </w:p>
        </w:tc>
        <w:tc>
          <w:tcPr>
            <w:tcW w:w="1129" w:type="dxa"/>
            <w:vAlign w:val="center"/>
          </w:tcPr>
          <w:p w14:paraId="55FEA65A" w14:textId="4FE996B6" w:rsidR="0047574A" w:rsidRPr="007A4AFC" w:rsidDel="00693568" w:rsidRDefault="00EE17DC" w:rsidP="0047574A">
            <w:pPr>
              <w:spacing w:line="240" w:lineRule="auto"/>
              <w:jc w:val="center"/>
              <w:rPr>
                <w:del w:id="5471" w:author="Dr Mamadou SANOGO" w:date="2023-10-27T11:26:00Z"/>
                <w:color w:val="000000" w:themeColor="text1"/>
                <w:rPrChange w:id="5472" w:author="Dr Mamadou SANOGO" w:date="2023-10-25T18:15:00Z">
                  <w:rPr>
                    <w:del w:id="5473" w:author="Dr Mamadou SANOGO" w:date="2023-10-27T11:26:00Z"/>
                  </w:rPr>
                </w:rPrChange>
              </w:rPr>
            </w:pPr>
            <w:del w:id="5474" w:author="Dr Mamadou SANOGO" w:date="2023-10-27T11:26:00Z">
              <w:r w:rsidRPr="007A4AFC" w:rsidDel="00693568">
                <w:rPr>
                  <w:color w:val="000000" w:themeColor="text1"/>
                  <w:rPrChange w:id="5475" w:author="Dr Mamadou SANOGO" w:date="2023-10-25T18:15:00Z">
                    <w:rPr/>
                  </w:rPrChange>
                </w:rPr>
                <w:delText>0</w:delText>
              </w:r>
            </w:del>
          </w:p>
        </w:tc>
      </w:tr>
      <w:tr w:rsidR="007A4AFC" w:rsidRPr="007A4AFC" w:rsidDel="00693568" w14:paraId="13C2D91E" w14:textId="362FAE27" w:rsidTr="0047574A">
        <w:trPr>
          <w:del w:id="5476" w:author="Dr Mamadou SANOGO" w:date="2023-10-27T11:26:00Z"/>
        </w:trPr>
        <w:tc>
          <w:tcPr>
            <w:tcW w:w="7932" w:type="dxa"/>
            <w:shd w:val="clear" w:color="auto" w:fill="D9D9D9" w:themeFill="background1" w:themeFillShade="D9"/>
          </w:tcPr>
          <w:p w14:paraId="3E8CEF91" w14:textId="1D1009D0" w:rsidR="0047574A" w:rsidRPr="007A4AFC" w:rsidDel="00693568" w:rsidRDefault="0047574A" w:rsidP="0047574A">
            <w:pPr>
              <w:spacing w:line="240" w:lineRule="auto"/>
              <w:rPr>
                <w:del w:id="5477" w:author="Dr Mamadou SANOGO" w:date="2023-10-27T11:26:00Z"/>
                <w:b/>
                <w:color w:val="000000" w:themeColor="text1"/>
                <w:rPrChange w:id="5478" w:author="Dr Mamadou SANOGO" w:date="2023-10-25T18:15:00Z">
                  <w:rPr>
                    <w:del w:id="5479" w:author="Dr Mamadou SANOGO" w:date="2023-10-27T11:26:00Z"/>
                    <w:b/>
                  </w:rPr>
                </w:rPrChange>
              </w:rPr>
            </w:pPr>
            <w:del w:id="5480" w:author="Dr Mamadou SANOGO" w:date="2023-10-27T11:26:00Z">
              <w:r w:rsidRPr="007A4AFC" w:rsidDel="00693568">
                <w:rPr>
                  <w:b/>
                  <w:color w:val="000000" w:themeColor="text1"/>
                  <w:rPrChange w:id="5481"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077532EF" w:rsidR="0047574A" w:rsidRPr="007A4AFC" w:rsidDel="00693568" w:rsidRDefault="00EE17DC" w:rsidP="00972E19">
            <w:pPr>
              <w:spacing w:line="240" w:lineRule="auto"/>
              <w:jc w:val="center"/>
              <w:rPr>
                <w:del w:id="5482" w:author="Dr Mamadou SANOGO" w:date="2023-10-27T11:26:00Z"/>
                <w:b/>
                <w:color w:val="000000" w:themeColor="text1"/>
                <w:rPrChange w:id="5483" w:author="Dr Mamadou SANOGO" w:date="2023-10-25T18:15:00Z">
                  <w:rPr>
                    <w:del w:id="5484" w:author="Dr Mamadou SANOGO" w:date="2023-10-27T11:26:00Z"/>
                    <w:b/>
                  </w:rPr>
                </w:rPrChange>
              </w:rPr>
            </w:pPr>
            <w:del w:id="5485" w:author="Dr Mamadou SANOGO" w:date="2023-10-27T11:26:00Z">
              <w:r w:rsidRPr="007A4AFC" w:rsidDel="00693568">
                <w:rPr>
                  <w:b/>
                  <w:color w:val="000000" w:themeColor="text1"/>
                  <w:rPrChange w:id="5486" w:author="Dr Mamadou SANOGO" w:date="2023-10-25T18:15:00Z">
                    <w:rPr>
                      <w:b/>
                    </w:rPr>
                  </w:rPrChange>
                </w:rPr>
                <w:delText>2</w:delText>
              </w:r>
            </w:del>
            <w:del w:id="5487" w:author="Dr Mamadou SANOGO" w:date="2023-10-26T13:58:00Z">
              <w:r w:rsidR="00972E19" w:rsidRPr="007A4AFC" w:rsidDel="00CB3C42">
                <w:rPr>
                  <w:b/>
                  <w:color w:val="000000" w:themeColor="text1"/>
                  <w:rPrChange w:id="5488" w:author="Dr Mamadou SANOGO" w:date="2023-10-25T18:15:00Z">
                    <w:rPr>
                      <w:b/>
                    </w:rPr>
                  </w:rPrChange>
                </w:rPr>
                <w:delText>9</w:delText>
              </w:r>
            </w:del>
            <w:del w:id="5489" w:author="Dr Mamadou SANOGO" w:date="2023-10-27T11:26:00Z">
              <w:r w:rsidR="0047574A" w:rsidRPr="007A4AFC" w:rsidDel="00693568">
                <w:rPr>
                  <w:b/>
                  <w:color w:val="000000" w:themeColor="text1"/>
                  <w:rPrChange w:id="5490" w:author="Dr Mamadou SANOGO" w:date="2023-10-25T18:15:00Z">
                    <w:rPr>
                      <w:b/>
                    </w:rPr>
                  </w:rPrChange>
                </w:rPr>
                <w:delText>%</w:delText>
              </w:r>
            </w:del>
          </w:p>
        </w:tc>
      </w:tr>
      <w:tr w:rsidR="007A4AFC" w:rsidRPr="007A4AFC" w:rsidDel="00693568" w14:paraId="0BB8CD4F" w14:textId="000A587B" w:rsidTr="0047574A">
        <w:trPr>
          <w:del w:id="5491" w:author="Dr Mamadou SANOGO" w:date="2023-10-27T11:26:00Z"/>
        </w:trPr>
        <w:tc>
          <w:tcPr>
            <w:tcW w:w="7932" w:type="dxa"/>
            <w:tcBorders>
              <w:bottom w:val="single" w:sz="4" w:space="0" w:color="auto"/>
            </w:tcBorders>
          </w:tcPr>
          <w:p w14:paraId="351017C9" w14:textId="44D96C8D" w:rsidR="0047574A" w:rsidRPr="007A4AFC" w:rsidDel="00693568" w:rsidRDefault="0047574A" w:rsidP="0047574A">
            <w:pPr>
              <w:spacing w:line="240" w:lineRule="auto"/>
              <w:rPr>
                <w:del w:id="5492" w:author="Dr Mamadou SANOGO" w:date="2023-10-27T11:26:00Z"/>
                <w:color w:val="000000" w:themeColor="text1"/>
                <w:rPrChange w:id="5493" w:author="Dr Mamadou SANOGO" w:date="2023-10-25T18:15:00Z">
                  <w:rPr>
                    <w:del w:id="5494" w:author="Dr Mamadou SANOGO" w:date="2023-10-27T11:26:00Z"/>
                  </w:rPr>
                </w:rPrChange>
              </w:rPr>
            </w:pPr>
            <w:del w:id="5495" w:author="Dr Mamadou SANOGO" w:date="2023-10-27T11:26:00Z">
              <w:r w:rsidRPr="007A4AFC" w:rsidDel="00693568">
                <w:rPr>
                  <w:color w:val="000000" w:themeColor="text1"/>
                  <w:rPrChange w:id="5496"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2740E7D3" w:rsidR="0047574A" w:rsidRPr="007A4AFC" w:rsidDel="00693568" w:rsidRDefault="00EE17DC" w:rsidP="0047574A">
            <w:pPr>
              <w:spacing w:line="240" w:lineRule="auto"/>
              <w:jc w:val="center"/>
              <w:rPr>
                <w:del w:id="5497" w:author="Dr Mamadou SANOGO" w:date="2023-10-27T11:26:00Z"/>
                <w:color w:val="000000" w:themeColor="text1"/>
                <w:rPrChange w:id="5498" w:author="Dr Mamadou SANOGO" w:date="2023-10-25T18:15:00Z">
                  <w:rPr>
                    <w:del w:id="5499" w:author="Dr Mamadou SANOGO" w:date="2023-10-27T11:26:00Z"/>
                  </w:rPr>
                </w:rPrChange>
              </w:rPr>
            </w:pPr>
            <w:del w:id="5500" w:author="Dr Mamadou SANOGO" w:date="2023-10-27T11:26:00Z">
              <w:r w:rsidRPr="007A4AFC" w:rsidDel="00693568">
                <w:rPr>
                  <w:color w:val="000000" w:themeColor="text1"/>
                  <w:rPrChange w:id="5501" w:author="Dr Mamadou SANOGO" w:date="2023-10-25T18:15:00Z">
                    <w:rPr/>
                  </w:rPrChange>
                </w:rPr>
                <w:delText>4</w:delText>
              </w:r>
            </w:del>
          </w:p>
        </w:tc>
      </w:tr>
      <w:tr w:rsidR="007A4AFC" w:rsidRPr="007A4AFC" w:rsidDel="00693568" w14:paraId="15588565" w14:textId="7563DE22" w:rsidTr="0047574A">
        <w:trPr>
          <w:del w:id="5502" w:author="Dr Mamadou SANOGO" w:date="2023-10-27T11:26:00Z"/>
        </w:trPr>
        <w:tc>
          <w:tcPr>
            <w:tcW w:w="7932" w:type="dxa"/>
            <w:tcBorders>
              <w:bottom w:val="single" w:sz="4" w:space="0" w:color="auto"/>
            </w:tcBorders>
            <w:shd w:val="clear" w:color="auto" w:fill="D9D9D9" w:themeFill="background1" w:themeFillShade="D9"/>
          </w:tcPr>
          <w:p w14:paraId="4BA8FCE1" w14:textId="78239CE3" w:rsidR="0047574A" w:rsidRPr="007A4AFC" w:rsidDel="00693568" w:rsidRDefault="0047574A" w:rsidP="0047574A">
            <w:pPr>
              <w:spacing w:line="240" w:lineRule="auto"/>
              <w:rPr>
                <w:del w:id="5503" w:author="Dr Mamadou SANOGO" w:date="2023-10-27T11:26:00Z"/>
                <w:b/>
                <w:color w:val="000000" w:themeColor="text1"/>
                <w:rPrChange w:id="5504" w:author="Dr Mamadou SANOGO" w:date="2023-10-25T18:15:00Z">
                  <w:rPr>
                    <w:del w:id="5505" w:author="Dr Mamadou SANOGO" w:date="2023-10-27T11:26:00Z"/>
                    <w:b/>
                  </w:rPr>
                </w:rPrChange>
              </w:rPr>
            </w:pPr>
            <w:del w:id="5506" w:author="Dr Mamadou SANOGO" w:date="2023-10-27T11:26:00Z">
              <w:r w:rsidRPr="007A4AFC" w:rsidDel="00693568">
                <w:rPr>
                  <w:b/>
                  <w:color w:val="000000" w:themeColor="text1"/>
                  <w:rPrChange w:id="5507"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617F8D7D" w:rsidR="0047574A" w:rsidRPr="007A4AFC" w:rsidDel="00693568" w:rsidRDefault="00EE17DC" w:rsidP="00972E19">
            <w:pPr>
              <w:spacing w:line="240" w:lineRule="auto"/>
              <w:jc w:val="center"/>
              <w:rPr>
                <w:del w:id="5508" w:author="Dr Mamadou SANOGO" w:date="2023-10-27T11:26:00Z"/>
                <w:b/>
                <w:color w:val="000000" w:themeColor="text1"/>
                <w:rPrChange w:id="5509" w:author="Dr Mamadou SANOGO" w:date="2023-10-25T18:15:00Z">
                  <w:rPr>
                    <w:del w:id="5510" w:author="Dr Mamadou SANOGO" w:date="2023-10-27T11:26:00Z"/>
                    <w:b/>
                  </w:rPr>
                </w:rPrChange>
              </w:rPr>
            </w:pPr>
            <w:del w:id="5511" w:author="Dr Mamadou SANOGO" w:date="2023-10-26T14:00:00Z">
              <w:r w:rsidRPr="007A4AFC" w:rsidDel="00CB3C42">
                <w:rPr>
                  <w:b/>
                  <w:color w:val="000000" w:themeColor="text1"/>
                  <w:rPrChange w:id="5512" w:author="Dr Mamadou SANOGO" w:date="2023-10-25T18:15:00Z">
                    <w:rPr>
                      <w:b/>
                    </w:rPr>
                  </w:rPrChange>
                </w:rPr>
                <w:delText>2</w:delText>
              </w:r>
              <w:r w:rsidR="00972E19" w:rsidRPr="007A4AFC" w:rsidDel="00CB3C42">
                <w:rPr>
                  <w:b/>
                  <w:color w:val="000000" w:themeColor="text1"/>
                  <w:rPrChange w:id="5513" w:author="Dr Mamadou SANOGO" w:date="2023-10-25T18:15:00Z">
                    <w:rPr>
                      <w:b/>
                    </w:rPr>
                  </w:rPrChange>
                </w:rPr>
                <w:delText>9</w:delText>
              </w:r>
            </w:del>
            <w:del w:id="5514" w:author="Dr Mamadou SANOGO" w:date="2023-10-27T11:26:00Z">
              <w:r w:rsidR="0047574A" w:rsidRPr="007A4AFC" w:rsidDel="00693568">
                <w:rPr>
                  <w:b/>
                  <w:color w:val="000000" w:themeColor="text1"/>
                  <w:rPrChange w:id="5515" w:author="Dr Mamadou SANOGO" w:date="2023-10-25T18:15:00Z">
                    <w:rPr>
                      <w:b/>
                    </w:rPr>
                  </w:rPrChange>
                </w:rPr>
                <w:delText>%</w:delText>
              </w:r>
            </w:del>
          </w:p>
        </w:tc>
      </w:tr>
      <w:tr w:rsidR="007A4AFC" w:rsidRPr="007A4AFC" w:rsidDel="00693568" w14:paraId="5B30FD86" w14:textId="4100EED3" w:rsidTr="0047574A">
        <w:trPr>
          <w:del w:id="5516" w:author="Dr Mamadou SANOGO" w:date="2023-10-27T11:26:00Z"/>
        </w:trPr>
        <w:tc>
          <w:tcPr>
            <w:tcW w:w="7932" w:type="dxa"/>
            <w:tcBorders>
              <w:bottom w:val="single" w:sz="4" w:space="0" w:color="auto"/>
            </w:tcBorders>
            <w:shd w:val="clear" w:color="auto" w:fill="auto"/>
          </w:tcPr>
          <w:p w14:paraId="00022273" w14:textId="24866E19" w:rsidR="0047574A" w:rsidRPr="007A4AFC" w:rsidDel="00693568" w:rsidRDefault="0047574A" w:rsidP="0047574A">
            <w:pPr>
              <w:spacing w:line="240" w:lineRule="auto"/>
              <w:rPr>
                <w:del w:id="5517" w:author="Dr Mamadou SANOGO" w:date="2023-10-27T11:26:00Z"/>
                <w:color w:val="000000" w:themeColor="text1"/>
                <w:rPrChange w:id="5518" w:author="Dr Mamadou SANOGO" w:date="2023-10-25T18:15:00Z">
                  <w:rPr>
                    <w:del w:id="5519" w:author="Dr Mamadou SANOGO" w:date="2023-10-27T11:26:00Z"/>
                  </w:rPr>
                </w:rPrChange>
              </w:rPr>
            </w:pPr>
            <w:del w:id="5520" w:author="Dr Mamadou SANOGO" w:date="2023-10-27T11:26:00Z">
              <w:r w:rsidRPr="007A4AFC" w:rsidDel="00693568">
                <w:rPr>
                  <w:color w:val="000000" w:themeColor="text1"/>
                  <w:rPrChange w:id="5521"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608A9EF4" w:rsidR="0047574A" w:rsidRPr="007A4AFC" w:rsidDel="00693568" w:rsidRDefault="00972E19" w:rsidP="0047574A">
            <w:pPr>
              <w:spacing w:line="240" w:lineRule="auto"/>
              <w:jc w:val="center"/>
              <w:rPr>
                <w:del w:id="5522" w:author="Dr Mamadou SANOGO" w:date="2023-10-27T11:26:00Z"/>
                <w:color w:val="000000" w:themeColor="text1"/>
                <w:rPrChange w:id="5523" w:author="Dr Mamadou SANOGO" w:date="2023-10-25T18:15:00Z">
                  <w:rPr>
                    <w:del w:id="5524" w:author="Dr Mamadou SANOGO" w:date="2023-10-27T11:26:00Z"/>
                  </w:rPr>
                </w:rPrChange>
              </w:rPr>
            </w:pPr>
            <w:del w:id="5525" w:author="Dr Mamadou SANOGO" w:date="2023-10-26T13:59:00Z">
              <w:r w:rsidRPr="007A4AFC" w:rsidDel="00CB3C42">
                <w:rPr>
                  <w:color w:val="000000" w:themeColor="text1"/>
                  <w:rPrChange w:id="5526" w:author="Dr Mamadou SANOGO" w:date="2023-10-25T18:15:00Z">
                    <w:rPr/>
                  </w:rPrChange>
                </w:rPr>
                <w:delText>6</w:delText>
              </w:r>
            </w:del>
          </w:p>
        </w:tc>
      </w:tr>
      <w:tr w:rsidR="007A4AFC" w:rsidRPr="007A4AFC" w:rsidDel="00693568" w14:paraId="4C56445F" w14:textId="1FA3CE5B" w:rsidTr="0047574A">
        <w:trPr>
          <w:del w:id="5527" w:author="Dr Mamadou SANOGO" w:date="2023-10-27T11:26:00Z"/>
        </w:trPr>
        <w:tc>
          <w:tcPr>
            <w:tcW w:w="7932" w:type="dxa"/>
            <w:shd w:val="clear" w:color="auto" w:fill="D9D9D9" w:themeFill="background1" w:themeFillShade="D9"/>
          </w:tcPr>
          <w:p w14:paraId="017AE89B" w14:textId="618D922A" w:rsidR="0047574A" w:rsidRPr="007A4AFC" w:rsidDel="00693568" w:rsidRDefault="0047574A" w:rsidP="0047574A">
            <w:pPr>
              <w:spacing w:line="240" w:lineRule="auto"/>
              <w:rPr>
                <w:del w:id="5528" w:author="Dr Mamadou SANOGO" w:date="2023-10-27T11:26:00Z"/>
                <w:b/>
                <w:color w:val="000000" w:themeColor="text1"/>
                <w:rPrChange w:id="5529" w:author="Dr Mamadou SANOGO" w:date="2023-10-25T18:15:00Z">
                  <w:rPr>
                    <w:del w:id="5530" w:author="Dr Mamadou SANOGO" w:date="2023-10-27T11:26:00Z"/>
                    <w:b/>
                  </w:rPr>
                </w:rPrChange>
              </w:rPr>
            </w:pPr>
            <w:del w:id="5531" w:author="Dr Mamadou SANOGO" w:date="2023-10-27T11:26:00Z">
              <w:r w:rsidRPr="007A4AFC" w:rsidDel="00693568">
                <w:rPr>
                  <w:b/>
                  <w:color w:val="000000" w:themeColor="text1"/>
                  <w:rPrChange w:id="5532"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3A0652D0" w:rsidR="0047574A" w:rsidRPr="007A4AFC" w:rsidDel="00693568" w:rsidRDefault="00972E19" w:rsidP="00972E19">
            <w:pPr>
              <w:spacing w:line="240" w:lineRule="auto"/>
              <w:jc w:val="center"/>
              <w:rPr>
                <w:del w:id="5533" w:author="Dr Mamadou SANOGO" w:date="2023-10-27T11:26:00Z"/>
                <w:b/>
                <w:color w:val="000000" w:themeColor="text1"/>
                <w:rPrChange w:id="5534" w:author="Dr Mamadou SANOGO" w:date="2023-10-25T18:15:00Z">
                  <w:rPr>
                    <w:del w:id="5535" w:author="Dr Mamadou SANOGO" w:date="2023-10-27T11:26:00Z"/>
                    <w:b/>
                  </w:rPr>
                </w:rPrChange>
              </w:rPr>
            </w:pPr>
            <w:del w:id="5536" w:author="Dr Mamadou SANOGO" w:date="2023-10-27T11:26:00Z">
              <w:r w:rsidRPr="007A4AFC" w:rsidDel="00693568">
                <w:rPr>
                  <w:b/>
                  <w:color w:val="000000" w:themeColor="text1"/>
                  <w:rPrChange w:id="5537" w:author="Dr Mamadou SANOGO" w:date="2023-10-25T18:15:00Z">
                    <w:rPr>
                      <w:b/>
                    </w:rPr>
                  </w:rPrChange>
                </w:rPr>
                <w:delText>4</w:delText>
              </w:r>
            </w:del>
            <w:del w:id="5538" w:author="Dr Mamadou SANOGO" w:date="2023-10-26T14:00:00Z">
              <w:r w:rsidRPr="007A4AFC" w:rsidDel="00CB3C42">
                <w:rPr>
                  <w:b/>
                  <w:color w:val="000000" w:themeColor="text1"/>
                  <w:rPrChange w:id="5539" w:author="Dr Mamadou SANOGO" w:date="2023-10-25T18:15:00Z">
                    <w:rPr>
                      <w:b/>
                    </w:rPr>
                  </w:rPrChange>
                </w:rPr>
                <w:delText>2</w:delText>
              </w:r>
            </w:del>
            <w:del w:id="5540" w:author="Dr Mamadou SANOGO" w:date="2023-10-27T11:26:00Z">
              <w:r w:rsidR="0047574A" w:rsidRPr="007A4AFC" w:rsidDel="00693568">
                <w:rPr>
                  <w:b/>
                  <w:color w:val="000000" w:themeColor="text1"/>
                  <w:rPrChange w:id="5541" w:author="Dr Mamadou SANOGO" w:date="2023-10-25T18:15:00Z">
                    <w:rPr>
                      <w:b/>
                    </w:rPr>
                  </w:rPrChange>
                </w:rPr>
                <w:delText>%</w:delText>
              </w:r>
            </w:del>
          </w:p>
        </w:tc>
      </w:tr>
      <w:tr w:rsidR="007A4AFC" w:rsidRPr="007A4AFC" w:rsidDel="00693568" w14:paraId="16EA0714" w14:textId="74B67724" w:rsidTr="0047574A">
        <w:trPr>
          <w:del w:id="5542" w:author="Dr Mamadou SANOGO" w:date="2023-10-27T11:26:00Z"/>
        </w:trPr>
        <w:tc>
          <w:tcPr>
            <w:tcW w:w="7932" w:type="dxa"/>
            <w:shd w:val="clear" w:color="auto" w:fill="D9D9D9" w:themeFill="background1" w:themeFillShade="D9"/>
          </w:tcPr>
          <w:p w14:paraId="2489D2E5" w14:textId="5690A546" w:rsidR="0047574A" w:rsidRPr="007A4AFC" w:rsidDel="00693568" w:rsidRDefault="0047574A" w:rsidP="0047574A">
            <w:pPr>
              <w:spacing w:line="240" w:lineRule="auto"/>
              <w:rPr>
                <w:del w:id="5543" w:author="Dr Mamadou SANOGO" w:date="2023-10-27T11:26:00Z"/>
                <w:b/>
                <w:color w:val="000000" w:themeColor="text1"/>
                <w:rPrChange w:id="5544" w:author="Dr Mamadou SANOGO" w:date="2023-10-25T18:15:00Z">
                  <w:rPr>
                    <w:del w:id="5545" w:author="Dr Mamadou SANOGO" w:date="2023-10-27T11:26:00Z"/>
                    <w:b/>
                  </w:rPr>
                </w:rPrChange>
              </w:rPr>
            </w:pPr>
            <w:del w:id="5546" w:author="Dr Mamadou SANOGO" w:date="2023-10-27T11:26:00Z">
              <w:r w:rsidRPr="007A4AFC" w:rsidDel="00693568">
                <w:rPr>
                  <w:b/>
                  <w:color w:val="000000" w:themeColor="text1"/>
                  <w:rPrChange w:id="5547"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1DBCF2AC" w:rsidR="0047574A" w:rsidRPr="007A4AFC" w:rsidDel="00693568" w:rsidRDefault="00EE17DC" w:rsidP="00972E19">
            <w:pPr>
              <w:spacing w:line="240" w:lineRule="auto"/>
              <w:jc w:val="center"/>
              <w:rPr>
                <w:del w:id="5548" w:author="Dr Mamadou SANOGO" w:date="2023-10-27T11:26:00Z"/>
                <w:b/>
                <w:color w:val="000000" w:themeColor="text1"/>
                <w:rPrChange w:id="5549" w:author="Dr Mamadou SANOGO" w:date="2023-10-25T18:15:00Z">
                  <w:rPr>
                    <w:del w:id="5550" w:author="Dr Mamadou SANOGO" w:date="2023-10-27T11:26:00Z"/>
                    <w:b/>
                  </w:rPr>
                </w:rPrChange>
              </w:rPr>
            </w:pPr>
            <w:del w:id="5551" w:author="Dr Mamadou SANOGO" w:date="2023-10-27T11:26:00Z">
              <w:r w:rsidRPr="007A4AFC" w:rsidDel="00693568">
                <w:rPr>
                  <w:b/>
                  <w:color w:val="000000" w:themeColor="text1"/>
                  <w:rPrChange w:id="5552" w:author="Dr Mamadou SANOGO" w:date="2023-10-25T18:15:00Z">
                    <w:rPr>
                      <w:b/>
                    </w:rPr>
                  </w:rPrChange>
                </w:rPr>
                <w:delText>1</w:delText>
              </w:r>
            </w:del>
            <w:del w:id="5553" w:author="Dr Mamadou SANOGO" w:date="2023-10-26T13:59:00Z">
              <w:r w:rsidR="00972E19" w:rsidRPr="007A4AFC" w:rsidDel="00CB3C42">
                <w:rPr>
                  <w:b/>
                  <w:color w:val="000000" w:themeColor="text1"/>
                  <w:rPrChange w:id="5554" w:author="Dr Mamadou SANOGO" w:date="2023-10-25T18:15:00Z">
                    <w:rPr>
                      <w:b/>
                    </w:rPr>
                  </w:rPrChange>
                </w:rPr>
                <w:delText>4</w:delText>
              </w:r>
            </w:del>
          </w:p>
        </w:tc>
      </w:tr>
    </w:tbl>
    <w:p w14:paraId="411CA03D" w14:textId="30E76BBF" w:rsidR="0047574A" w:rsidRPr="007A4AFC" w:rsidDel="00B43097" w:rsidRDefault="0047574A" w:rsidP="0047574A">
      <w:pPr>
        <w:spacing w:line="240" w:lineRule="auto"/>
        <w:rPr>
          <w:del w:id="5555" w:author="Dr Mamadou SANOGO" w:date="2023-10-27T23:43:00Z"/>
          <w:color w:val="000000" w:themeColor="text1"/>
          <w:rPrChange w:id="5556" w:author="Dr Mamadou SANOGO" w:date="2023-10-25T18:15:00Z">
            <w:rPr>
              <w:del w:id="5557" w:author="Dr Mamadou SANOGO" w:date="2023-10-27T23:43:00Z"/>
            </w:rPr>
          </w:rPrChange>
        </w:rPr>
      </w:pPr>
    </w:p>
    <w:p w14:paraId="529C7125" w14:textId="5D79DD71" w:rsidR="00693568" w:rsidRDefault="006F5C20">
      <w:pPr>
        <w:pStyle w:val="Paragraphedeliste"/>
        <w:ind w:left="284"/>
        <w:rPr>
          <w:ins w:id="5558" w:author="Dr Mamadou SANOGO" w:date="2023-10-27T11:28:00Z"/>
          <w:b/>
          <w:color w:val="000000" w:themeColor="text1"/>
          <w:szCs w:val="24"/>
        </w:rPr>
        <w:pPrChange w:id="5559" w:author="Dr Mamadou SANOGO" w:date="2023-10-27T11:28:00Z">
          <w:pPr>
            <w:pStyle w:val="Paragraphedeliste"/>
            <w:numPr>
              <w:ilvl w:val="3"/>
              <w:numId w:val="3"/>
            </w:numPr>
            <w:ind w:left="284" w:hanging="284"/>
          </w:pPr>
        </w:pPrChange>
      </w:pPr>
      <w:ins w:id="5560" w:author="Cauris Cosmetics" w:date="2023-10-27T17:53:00Z">
        <w:del w:id="5561" w:author="Dr Mamadou SANOGO" w:date="2023-10-27T23:43:00Z">
          <w:r w:rsidDel="00B43097">
            <w:delText>00</w:delText>
          </w:r>
        </w:del>
      </w:ins>
      <w:ins w:id="5562" w:author="Cauris Cosmetics" w:date="2023-10-27T17:54:00Z">
        <w:del w:id="5563" w:author="Dr Mamadou SANOGO" w:date="2023-10-27T23:43:00Z">
          <w:r w:rsidDel="00B43097">
            <w:delText>0</w:delText>
          </w:r>
        </w:del>
      </w:ins>
      <w:ins w:id="5564" w:author="Cauris Cosmetics" w:date="2023-10-27T17:53:00Z">
        <w:del w:id="5565" w:author="Dr Mamadou SANOGO" w:date="2023-10-27T23:43:00Z">
          <w:r w:rsidDel="00B43097">
            <w:delText>0</w:delText>
          </w:r>
        </w:del>
      </w:ins>
      <w:ins w:id="5566" w:author="Cauris Cosmetics" w:date="2023-10-27T17:54:00Z">
        <w:del w:id="5567" w:author="Dr Mamadou SANOGO" w:date="2023-10-27T23:43:00Z">
          <w:r w:rsidDel="00B43097">
            <w:delText>0000</w:delText>
          </w:r>
        </w:del>
      </w:ins>
    </w:p>
    <w:p w14:paraId="59B07CA4" w14:textId="4C76A6FB" w:rsidR="0047574A" w:rsidRPr="007A4AFC" w:rsidDel="00693568" w:rsidRDefault="0047574A">
      <w:pPr>
        <w:pStyle w:val="Paragraphedeliste"/>
        <w:numPr>
          <w:ilvl w:val="3"/>
          <w:numId w:val="3"/>
        </w:numPr>
        <w:spacing w:line="240" w:lineRule="auto"/>
        <w:ind w:left="284" w:hanging="284"/>
        <w:rPr>
          <w:del w:id="5568" w:author="Dr Mamadou SANOGO" w:date="2023-10-27T11:28:00Z"/>
          <w:b/>
          <w:color w:val="000000" w:themeColor="text1"/>
          <w:szCs w:val="24"/>
          <w:rPrChange w:id="5569" w:author="Dr Mamadou SANOGO" w:date="2023-10-25T18:15:00Z">
            <w:rPr>
              <w:del w:id="5570" w:author="Dr Mamadou SANOGO" w:date="2023-10-27T11:28:00Z"/>
              <w:b/>
              <w:szCs w:val="24"/>
            </w:rPr>
          </w:rPrChange>
        </w:rPr>
      </w:pPr>
      <w:del w:id="5571" w:author="Dr Mamadou SANOGO" w:date="2023-10-27T11:28:00Z">
        <w:r w:rsidRPr="007A4AFC" w:rsidDel="00693568">
          <w:rPr>
            <w:b/>
            <w:color w:val="000000" w:themeColor="text1"/>
            <w:szCs w:val="24"/>
            <w:rPrChange w:id="5572" w:author="Dr Mamadou SANOGO" w:date="2023-10-25T18:15:00Z">
              <w:rPr>
                <w:b/>
                <w:szCs w:val="24"/>
              </w:rPr>
            </w:rPrChange>
          </w:rPr>
          <w:delText>Chiffres clés de la formation sur 4 ans</w:delText>
        </w:r>
      </w:del>
    </w:p>
    <w:p w14:paraId="62AA8E06" w14:textId="75F9E664" w:rsidR="0047574A" w:rsidRPr="007A4AFC" w:rsidDel="00693568" w:rsidRDefault="0047574A" w:rsidP="0047574A">
      <w:pPr>
        <w:spacing w:line="240" w:lineRule="auto"/>
        <w:rPr>
          <w:del w:id="5573" w:author="Dr Mamadou SANOGO" w:date="2023-10-27T11:28:00Z"/>
          <w:color w:val="000000" w:themeColor="text1"/>
          <w:rPrChange w:id="5574" w:author="Dr Mamadou SANOGO" w:date="2023-10-25T18:15:00Z">
            <w:rPr>
              <w:del w:id="5575" w:author="Dr Mamadou SANOGO" w:date="2023-10-27T11:28:00Z"/>
            </w:rPr>
          </w:rPrChange>
        </w:rPr>
      </w:pPr>
    </w:p>
    <w:p w14:paraId="441762FB" w14:textId="556C9884" w:rsidR="0047574A" w:rsidRPr="007A4AFC" w:rsidDel="00693568" w:rsidRDefault="0047574A" w:rsidP="0047574A">
      <w:pPr>
        <w:spacing w:line="240" w:lineRule="auto"/>
        <w:rPr>
          <w:del w:id="5576" w:author="Dr Mamadou SANOGO" w:date="2023-10-27T11:28:00Z"/>
          <w:b/>
          <w:bCs/>
          <w:i/>
          <w:iCs/>
          <w:color w:val="000000" w:themeColor="text1"/>
          <w:szCs w:val="24"/>
          <w:rPrChange w:id="5577" w:author="Dr Mamadou SANOGO" w:date="2023-10-25T18:15:00Z">
            <w:rPr>
              <w:del w:id="5578" w:author="Dr Mamadou SANOGO" w:date="2023-10-27T11:28:00Z"/>
              <w:b/>
              <w:bCs/>
              <w:i/>
              <w:iCs/>
              <w:szCs w:val="24"/>
            </w:rPr>
          </w:rPrChange>
        </w:rPr>
      </w:pPr>
      <w:del w:id="5579" w:author="Dr Mamadou SANOGO" w:date="2023-10-27T11:28:00Z">
        <w:r w:rsidRPr="007A4AFC" w:rsidDel="00693568">
          <w:rPr>
            <w:b/>
            <w:bCs/>
            <w:i/>
            <w:iCs/>
            <w:color w:val="000000" w:themeColor="text1"/>
            <w:szCs w:val="24"/>
            <w:rPrChange w:id="5580" w:author="Dr Mamadou SANOGO" w:date="2023-10-25T18:15:00Z">
              <w:rPr>
                <w:b/>
                <w:bCs/>
                <w:i/>
                <w:iCs/>
                <w:szCs w:val="24"/>
              </w:rPr>
            </w:rPrChange>
          </w:rPr>
          <w:delText>Effectifs étudiants</w:delText>
        </w:r>
      </w:del>
    </w:p>
    <w:p w14:paraId="503D191D" w14:textId="4223D85E" w:rsidR="0047574A" w:rsidRPr="007A4AFC" w:rsidDel="00693568" w:rsidRDefault="0047574A" w:rsidP="0047574A">
      <w:pPr>
        <w:spacing w:line="240" w:lineRule="auto"/>
        <w:rPr>
          <w:del w:id="5581" w:author="Dr Mamadou SANOGO" w:date="2023-10-27T11:28:00Z"/>
          <w:color w:val="000000" w:themeColor="text1"/>
          <w:rPrChange w:id="5582" w:author="Dr Mamadou SANOGO" w:date="2023-10-25T18:15:00Z">
            <w:rPr>
              <w:del w:id="5583" w:author="Dr Mamadou SANOGO" w:date="2023-10-27T11:28: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693568" w14:paraId="4558E49B" w14:textId="14B4CBD4" w:rsidTr="00113903">
        <w:trPr>
          <w:del w:id="5584" w:author="Dr Mamadou SANOGO" w:date="2023-10-27T11:28:00Z"/>
        </w:trPr>
        <w:tc>
          <w:tcPr>
            <w:tcW w:w="1979" w:type="dxa"/>
          </w:tcPr>
          <w:p w14:paraId="4A47154B" w14:textId="02009058" w:rsidR="00113903" w:rsidRPr="007A4AFC" w:rsidDel="00693568" w:rsidRDefault="00113903" w:rsidP="00113903">
            <w:pPr>
              <w:spacing w:line="240" w:lineRule="auto"/>
              <w:rPr>
                <w:del w:id="5585" w:author="Dr Mamadou SANOGO" w:date="2023-10-27T11:28:00Z"/>
                <w:b/>
                <w:color w:val="000000" w:themeColor="text1"/>
                <w:rPrChange w:id="5586" w:author="Dr Mamadou SANOGO" w:date="2023-10-25T18:15:00Z">
                  <w:rPr>
                    <w:del w:id="5587" w:author="Dr Mamadou SANOGO" w:date="2023-10-27T11:28:00Z"/>
                    <w:b/>
                  </w:rPr>
                </w:rPrChange>
              </w:rPr>
            </w:pPr>
            <w:del w:id="5588" w:author="Dr Mamadou SANOGO" w:date="2023-10-27T11:28:00Z">
              <w:r w:rsidRPr="007A4AFC" w:rsidDel="00693568">
                <w:rPr>
                  <w:b/>
                  <w:color w:val="000000" w:themeColor="text1"/>
                  <w:rPrChange w:id="5589" w:author="Dr Mamadou SANOGO" w:date="2023-10-25T18:15:00Z">
                    <w:rPr>
                      <w:b/>
                    </w:rPr>
                  </w:rPrChange>
                </w:rPr>
                <w:delText>Année univ.</w:delText>
              </w:r>
            </w:del>
          </w:p>
        </w:tc>
        <w:tc>
          <w:tcPr>
            <w:tcW w:w="1643" w:type="dxa"/>
          </w:tcPr>
          <w:p w14:paraId="2408B40B" w14:textId="352F8E29" w:rsidR="00113903" w:rsidRPr="007A4AFC" w:rsidDel="00693568" w:rsidRDefault="00113903" w:rsidP="00113903">
            <w:pPr>
              <w:spacing w:line="240" w:lineRule="auto"/>
              <w:jc w:val="center"/>
              <w:rPr>
                <w:del w:id="5590" w:author="Dr Mamadou SANOGO" w:date="2023-10-27T11:28:00Z"/>
                <w:b/>
                <w:color w:val="000000" w:themeColor="text1"/>
                <w:rPrChange w:id="5591" w:author="Dr Mamadou SANOGO" w:date="2023-10-25T18:15:00Z">
                  <w:rPr>
                    <w:del w:id="5592" w:author="Dr Mamadou SANOGO" w:date="2023-10-27T11:28:00Z"/>
                    <w:b/>
                  </w:rPr>
                </w:rPrChange>
              </w:rPr>
            </w:pPr>
            <w:del w:id="5593" w:author="Dr Mamadou SANOGO" w:date="2023-10-27T11:28:00Z">
              <w:r w:rsidRPr="007A4AFC" w:rsidDel="00693568">
                <w:rPr>
                  <w:b/>
                  <w:color w:val="000000" w:themeColor="text1"/>
                  <w:rPrChange w:id="5594" w:author="Dr Mamadou SANOGO" w:date="2023-10-25T18:15:00Z">
                    <w:rPr>
                      <w:b/>
                    </w:rPr>
                  </w:rPrChange>
                </w:rPr>
                <w:delText>2018-2019</w:delText>
              </w:r>
            </w:del>
          </w:p>
        </w:tc>
        <w:tc>
          <w:tcPr>
            <w:tcW w:w="1812" w:type="dxa"/>
          </w:tcPr>
          <w:p w14:paraId="7CEFBCA5" w14:textId="144012D7" w:rsidR="00113903" w:rsidRPr="007A4AFC" w:rsidDel="00693568" w:rsidRDefault="00113903" w:rsidP="00113903">
            <w:pPr>
              <w:spacing w:line="240" w:lineRule="auto"/>
              <w:jc w:val="center"/>
              <w:rPr>
                <w:del w:id="5595" w:author="Dr Mamadou SANOGO" w:date="2023-10-27T11:28:00Z"/>
                <w:b/>
                <w:color w:val="000000" w:themeColor="text1"/>
                <w:rPrChange w:id="5596" w:author="Dr Mamadou SANOGO" w:date="2023-10-25T18:15:00Z">
                  <w:rPr>
                    <w:del w:id="5597" w:author="Dr Mamadou SANOGO" w:date="2023-10-27T11:28:00Z"/>
                    <w:b/>
                  </w:rPr>
                </w:rPrChange>
              </w:rPr>
            </w:pPr>
            <w:del w:id="5598" w:author="Dr Mamadou SANOGO" w:date="2023-10-27T11:28:00Z">
              <w:r w:rsidRPr="007A4AFC" w:rsidDel="00693568">
                <w:rPr>
                  <w:b/>
                  <w:color w:val="000000" w:themeColor="text1"/>
                  <w:rPrChange w:id="5599" w:author="Dr Mamadou SANOGO" w:date="2023-10-25T18:15:00Z">
                    <w:rPr>
                      <w:b/>
                    </w:rPr>
                  </w:rPrChange>
                </w:rPr>
                <w:delText>2019-2020</w:delText>
              </w:r>
            </w:del>
          </w:p>
        </w:tc>
        <w:tc>
          <w:tcPr>
            <w:tcW w:w="1813" w:type="dxa"/>
          </w:tcPr>
          <w:p w14:paraId="1424FE0E" w14:textId="495B8ADE" w:rsidR="00113903" w:rsidRPr="007A4AFC" w:rsidDel="00693568" w:rsidRDefault="00113903" w:rsidP="00113903">
            <w:pPr>
              <w:spacing w:line="240" w:lineRule="auto"/>
              <w:jc w:val="center"/>
              <w:rPr>
                <w:del w:id="5600" w:author="Dr Mamadou SANOGO" w:date="2023-10-27T11:28:00Z"/>
                <w:b/>
                <w:color w:val="000000" w:themeColor="text1"/>
                <w:rPrChange w:id="5601" w:author="Dr Mamadou SANOGO" w:date="2023-10-25T18:15:00Z">
                  <w:rPr>
                    <w:del w:id="5602" w:author="Dr Mamadou SANOGO" w:date="2023-10-27T11:28:00Z"/>
                    <w:b/>
                  </w:rPr>
                </w:rPrChange>
              </w:rPr>
            </w:pPr>
            <w:del w:id="5603" w:author="Dr Mamadou SANOGO" w:date="2023-10-27T11:28:00Z">
              <w:r w:rsidRPr="007A4AFC" w:rsidDel="00693568">
                <w:rPr>
                  <w:b/>
                  <w:color w:val="000000" w:themeColor="text1"/>
                  <w:rPrChange w:id="5604" w:author="Dr Mamadou SANOGO" w:date="2023-10-25T18:15:00Z">
                    <w:rPr>
                      <w:b/>
                    </w:rPr>
                  </w:rPrChange>
                </w:rPr>
                <w:delText>2020-2021</w:delText>
              </w:r>
            </w:del>
          </w:p>
        </w:tc>
        <w:tc>
          <w:tcPr>
            <w:tcW w:w="1813" w:type="dxa"/>
          </w:tcPr>
          <w:p w14:paraId="6A331927" w14:textId="75DF5B0C" w:rsidR="00113903" w:rsidRPr="007A4AFC" w:rsidDel="00693568" w:rsidRDefault="00113903" w:rsidP="00113903">
            <w:pPr>
              <w:spacing w:line="240" w:lineRule="auto"/>
              <w:jc w:val="center"/>
              <w:rPr>
                <w:del w:id="5605" w:author="Dr Mamadou SANOGO" w:date="2023-10-27T11:28:00Z"/>
                <w:b/>
                <w:color w:val="000000" w:themeColor="text1"/>
                <w:rPrChange w:id="5606" w:author="Dr Mamadou SANOGO" w:date="2023-10-25T18:15:00Z">
                  <w:rPr>
                    <w:del w:id="5607" w:author="Dr Mamadou SANOGO" w:date="2023-10-27T11:28:00Z"/>
                    <w:b/>
                  </w:rPr>
                </w:rPrChange>
              </w:rPr>
            </w:pPr>
            <w:del w:id="5608" w:author="Dr Mamadou SANOGO" w:date="2023-10-27T11:28:00Z">
              <w:r w:rsidRPr="007A4AFC" w:rsidDel="00693568">
                <w:rPr>
                  <w:b/>
                  <w:color w:val="000000" w:themeColor="text1"/>
                  <w:rPrChange w:id="5609" w:author="Dr Mamadou SANOGO" w:date="2023-10-25T18:15:00Z">
                    <w:rPr>
                      <w:b/>
                    </w:rPr>
                  </w:rPrChange>
                </w:rPr>
                <w:delText>2021-2022</w:delText>
              </w:r>
            </w:del>
          </w:p>
        </w:tc>
      </w:tr>
      <w:tr w:rsidR="007A4AFC" w:rsidRPr="007A4AFC" w:rsidDel="00693568" w14:paraId="6684FE57" w14:textId="4D467C5F" w:rsidTr="00113903">
        <w:trPr>
          <w:del w:id="5610" w:author="Dr Mamadou SANOGO" w:date="2023-10-27T11:28:00Z"/>
        </w:trPr>
        <w:tc>
          <w:tcPr>
            <w:tcW w:w="1979" w:type="dxa"/>
          </w:tcPr>
          <w:p w14:paraId="7E46D650" w14:textId="19AE23FA" w:rsidR="00113903" w:rsidRPr="007A4AFC" w:rsidDel="00693568" w:rsidRDefault="00113903" w:rsidP="005A55FB">
            <w:pPr>
              <w:spacing w:line="240" w:lineRule="auto"/>
              <w:rPr>
                <w:del w:id="5611" w:author="Dr Mamadou SANOGO" w:date="2023-10-27T11:28:00Z"/>
                <w:color w:val="000000" w:themeColor="text1"/>
                <w:rPrChange w:id="5612" w:author="Dr Mamadou SANOGO" w:date="2023-10-25T18:15:00Z">
                  <w:rPr>
                    <w:del w:id="5613" w:author="Dr Mamadou SANOGO" w:date="2023-10-27T11:28:00Z"/>
                  </w:rPr>
                </w:rPrChange>
              </w:rPr>
            </w:pPr>
            <w:del w:id="5614" w:author="Dr Mamadou SANOGO" w:date="2023-10-27T11:28:00Z">
              <w:r w:rsidRPr="007A4AFC" w:rsidDel="00693568">
                <w:rPr>
                  <w:color w:val="000000" w:themeColor="text1"/>
                  <w:rPrChange w:id="5615" w:author="Dr Mamadou SANOGO" w:date="2023-10-25T18:15:00Z">
                    <w:rPr/>
                  </w:rPrChange>
                </w:rPr>
                <w:delText xml:space="preserve">Nbr. inscrits </w:delText>
              </w:r>
              <w:r w:rsidR="005A55FB" w:rsidRPr="007A4AFC" w:rsidDel="00693568">
                <w:rPr>
                  <w:color w:val="000000" w:themeColor="text1"/>
                  <w:rPrChange w:id="5616" w:author="Dr Mamadou SANOGO" w:date="2023-10-25T18:15:00Z">
                    <w:rPr/>
                  </w:rPrChange>
                </w:rPr>
                <w:delText xml:space="preserve">M </w:delText>
              </w:r>
              <w:r w:rsidRPr="007A4AFC" w:rsidDel="00693568">
                <w:rPr>
                  <w:color w:val="000000" w:themeColor="text1"/>
                  <w:rPrChange w:id="5617" w:author="Dr Mamadou SANOGO" w:date="2023-10-25T18:15:00Z">
                    <w:rPr/>
                  </w:rPrChange>
                </w:rPr>
                <w:delText>1</w:delText>
              </w:r>
            </w:del>
          </w:p>
        </w:tc>
        <w:tc>
          <w:tcPr>
            <w:tcW w:w="1643" w:type="dxa"/>
          </w:tcPr>
          <w:p w14:paraId="7E98AA41" w14:textId="794D5A4D" w:rsidR="00113903" w:rsidRPr="007A4AFC" w:rsidDel="00693568" w:rsidRDefault="003A64D4" w:rsidP="00113903">
            <w:pPr>
              <w:spacing w:line="240" w:lineRule="auto"/>
              <w:jc w:val="center"/>
              <w:rPr>
                <w:del w:id="5618" w:author="Dr Mamadou SANOGO" w:date="2023-10-27T11:28:00Z"/>
                <w:color w:val="000000" w:themeColor="text1"/>
                <w:rPrChange w:id="5619" w:author="Dr Mamadou SANOGO" w:date="2023-10-25T18:15:00Z">
                  <w:rPr>
                    <w:del w:id="5620" w:author="Dr Mamadou SANOGO" w:date="2023-10-27T11:28:00Z"/>
                  </w:rPr>
                </w:rPrChange>
              </w:rPr>
            </w:pPr>
            <w:del w:id="5621" w:author="Dr Mamadou SANOGO" w:date="2023-10-27T11:28:00Z">
              <w:r w:rsidRPr="007A4AFC" w:rsidDel="00693568">
                <w:rPr>
                  <w:color w:val="000000" w:themeColor="text1"/>
                  <w:rPrChange w:id="5622" w:author="Dr Mamadou SANOGO" w:date="2023-10-25T18:15:00Z">
                    <w:rPr/>
                  </w:rPrChange>
                </w:rPr>
                <w:delText>1</w:delText>
              </w:r>
            </w:del>
            <w:del w:id="5623" w:author="Dr Mamadou SANOGO" w:date="2023-10-26T14:01:00Z">
              <w:r w:rsidRPr="007A4AFC" w:rsidDel="00CB3C42">
                <w:rPr>
                  <w:color w:val="000000" w:themeColor="text1"/>
                  <w:rPrChange w:id="5624" w:author="Dr Mamadou SANOGO" w:date="2023-10-25T18:15:00Z">
                    <w:rPr/>
                  </w:rPrChange>
                </w:rPr>
                <w:delText>6</w:delText>
              </w:r>
            </w:del>
          </w:p>
        </w:tc>
        <w:tc>
          <w:tcPr>
            <w:tcW w:w="1812" w:type="dxa"/>
          </w:tcPr>
          <w:p w14:paraId="41C86EBB" w14:textId="614457E5" w:rsidR="00113903" w:rsidRPr="007A4AFC" w:rsidDel="00693568" w:rsidRDefault="003A64D4" w:rsidP="00113903">
            <w:pPr>
              <w:spacing w:line="240" w:lineRule="auto"/>
              <w:jc w:val="center"/>
              <w:rPr>
                <w:del w:id="5625" w:author="Dr Mamadou SANOGO" w:date="2023-10-27T11:28:00Z"/>
                <w:color w:val="000000" w:themeColor="text1"/>
                <w:rPrChange w:id="5626" w:author="Dr Mamadou SANOGO" w:date="2023-10-25T18:15:00Z">
                  <w:rPr>
                    <w:del w:id="5627" w:author="Dr Mamadou SANOGO" w:date="2023-10-27T11:28:00Z"/>
                  </w:rPr>
                </w:rPrChange>
              </w:rPr>
            </w:pPr>
            <w:del w:id="5628" w:author="Dr Mamadou SANOGO" w:date="2023-10-27T11:28:00Z">
              <w:r w:rsidRPr="007A4AFC" w:rsidDel="00693568">
                <w:rPr>
                  <w:color w:val="000000" w:themeColor="text1"/>
                  <w:rPrChange w:id="5629" w:author="Dr Mamadou SANOGO" w:date="2023-10-25T18:15:00Z">
                    <w:rPr/>
                  </w:rPrChange>
                </w:rPr>
                <w:delText>1</w:delText>
              </w:r>
            </w:del>
            <w:del w:id="5630" w:author="Dr Mamadou SANOGO" w:date="2023-10-26T14:34:00Z">
              <w:r w:rsidRPr="007A4AFC" w:rsidDel="00CB3C42">
                <w:rPr>
                  <w:color w:val="000000" w:themeColor="text1"/>
                  <w:rPrChange w:id="5631" w:author="Dr Mamadou SANOGO" w:date="2023-10-25T18:15:00Z">
                    <w:rPr/>
                  </w:rPrChange>
                </w:rPr>
                <w:delText>7</w:delText>
              </w:r>
            </w:del>
          </w:p>
        </w:tc>
        <w:tc>
          <w:tcPr>
            <w:tcW w:w="1813" w:type="dxa"/>
          </w:tcPr>
          <w:p w14:paraId="414CE429" w14:textId="346091A4" w:rsidR="00113903" w:rsidRPr="007A4AFC" w:rsidDel="00693568" w:rsidRDefault="003A64D4" w:rsidP="00113903">
            <w:pPr>
              <w:spacing w:line="240" w:lineRule="auto"/>
              <w:jc w:val="center"/>
              <w:rPr>
                <w:del w:id="5632" w:author="Dr Mamadou SANOGO" w:date="2023-10-27T11:28:00Z"/>
                <w:color w:val="000000" w:themeColor="text1"/>
                <w:rPrChange w:id="5633" w:author="Dr Mamadou SANOGO" w:date="2023-10-25T18:15:00Z">
                  <w:rPr>
                    <w:del w:id="5634" w:author="Dr Mamadou SANOGO" w:date="2023-10-27T11:28:00Z"/>
                  </w:rPr>
                </w:rPrChange>
              </w:rPr>
            </w:pPr>
            <w:del w:id="5635" w:author="Dr Mamadou SANOGO" w:date="2023-10-27T11:28:00Z">
              <w:r w:rsidRPr="007A4AFC" w:rsidDel="00693568">
                <w:rPr>
                  <w:color w:val="000000" w:themeColor="text1"/>
                  <w:rPrChange w:id="5636" w:author="Dr Mamadou SANOGO" w:date="2023-10-25T18:15:00Z">
                    <w:rPr/>
                  </w:rPrChange>
                </w:rPr>
                <w:delText>1</w:delText>
              </w:r>
            </w:del>
            <w:del w:id="5637" w:author="Dr Mamadou SANOGO" w:date="2023-10-26T14:44:00Z">
              <w:r w:rsidRPr="007A4AFC" w:rsidDel="00CB3C42">
                <w:rPr>
                  <w:color w:val="000000" w:themeColor="text1"/>
                  <w:rPrChange w:id="5638" w:author="Dr Mamadou SANOGO" w:date="2023-10-25T18:15:00Z">
                    <w:rPr/>
                  </w:rPrChange>
                </w:rPr>
                <w:delText>4</w:delText>
              </w:r>
            </w:del>
          </w:p>
        </w:tc>
        <w:tc>
          <w:tcPr>
            <w:tcW w:w="1813" w:type="dxa"/>
          </w:tcPr>
          <w:p w14:paraId="3DD9C5C5" w14:textId="3B692F40" w:rsidR="00113903" w:rsidRPr="007A4AFC" w:rsidDel="00693568" w:rsidRDefault="003A64D4" w:rsidP="00113903">
            <w:pPr>
              <w:spacing w:line="240" w:lineRule="auto"/>
              <w:jc w:val="center"/>
              <w:rPr>
                <w:del w:id="5639" w:author="Dr Mamadou SANOGO" w:date="2023-10-27T11:28:00Z"/>
                <w:color w:val="000000" w:themeColor="text1"/>
                <w:rPrChange w:id="5640" w:author="Dr Mamadou SANOGO" w:date="2023-10-25T18:15:00Z">
                  <w:rPr>
                    <w:del w:id="5641" w:author="Dr Mamadou SANOGO" w:date="2023-10-27T11:28:00Z"/>
                  </w:rPr>
                </w:rPrChange>
              </w:rPr>
            </w:pPr>
            <w:del w:id="5642" w:author="Dr Mamadou SANOGO" w:date="2023-10-27T11:28:00Z">
              <w:r w:rsidRPr="007A4AFC" w:rsidDel="00693568">
                <w:rPr>
                  <w:color w:val="000000" w:themeColor="text1"/>
                  <w:rPrChange w:id="5643" w:author="Dr Mamadou SANOGO" w:date="2023-10-25T18:15:00Z">
                    <w:rPr/>
                  </w:rPrChange>
                </w:rPr>
                <w:delText>1</w:delText>
              </w:r>
            </w:del>
            <w:del w:id="5644" w:author="Dr Mamadou SANOGO" w:date="2023-10-26T15:28:00Z">
              <w:r w:rsidRPr="007A4AFC" w:rsidDel="00CB3C42">
                <w:rPr>
                  <w:color w:val="000000" w:themeColor="text1"/>
                  <w:rPrChange w:id="5645" w:author="Dr Mamadou SANOGO" w:date="2023-10-25T18:15:00Z">
                    <w:rPr/>
                  </w:rPrChange>
                </w:rPr>
                <w:delText>6</w:delText>
              </w:r>
            </w:del>
          </w:p>
        </w:tc>
      </w:tr>
      <w:tr w:rsidR="007A4AFC" w:rsidRPr="007A4AFC" w:rsidDel="00693568" w14:paraId="41CB72EA" w14:textId="1DAD893A" w:rsidTr="00113903">
        <w:trPr>
          <w:del w:id="5646" w:author="Dr Mamadou SANOGO" w:date="2023-10-27T11:28:00Z"/>
        </w:trPr>
        <w:tc>
          <w:tcPr>
            <w:tcW w:w="1979" w:type="dxa"/>
          </w:tcPr>
          <w:p w14:paraId="171E3F67" w14:textId="21B4BF79" w:rsidR="00113903" w:rsidRPr="007A4AFC" w:rsidDel="00693568" w:rsidRDefault="00113903" w:rsidP="005A55FB">
            <w:pPr>
              <w:spacing w:line="240" w:lineRule="auto"/>
              <w:rPr>
                <w:del w:id="5647" w:author="Dr Mamadou SANOGO" w:date="2023-10-27T11:28:00Z"/>
                <w:color w:val="000000" w:themeColor="text1"/>
                <w:rPrChange w:id="5648" w:author="Dr Mamadou SANOGO" w:date="2023-10-25T18:15:00Z">
                  <w:rPr>
                    <w:del w:id="5649" w:author="Dr Mamadou SANOGO" w:date="2023-10-27T11:28:00Z"/>
                  </w:rPr>
                </w:rPrChange>
              </w:rPr>
            </w:pPr>
            <w:del w:id="5650" w:author="Dr Mamadou SANOGO" w:date="2023-10-27T11:28:00Z">
              <w:r w:rsidRPr="007A4AFC" w:rsidDel="00693568">
                <w:rPr>
                  <w:color w:val="000000" w:themeColor="text1"/>
                  <w:rPrChange w:id="5651" w:author="Dr Mamadou SANOGO" w:date="2023-10-25T18:15:00Z">
                    <w:rPr/>
                  </w:rPrChange>
                </w:rPr>
                <w:delText xml:space="preserve">Nbr. inscrits </w:delText>
              </w:r>
              <w:r w:rsidR="005A55FB" w:rsidRPr="007A4AFC" w:rsidDel="00693568">
                <w:rPr>
                  <w:color w:val="000000" w:themeColor="text1"/>
                  <w:rPrChange w:id="5652" w:author="Dr Mamadou SANOGO" w:date="2023-10-25T18:15:00Z">
                    <w:rPr/>
                  </w:rPrChange>
                </w:rPr>
                <w:delText xml:space="preserve">M </w:delText>
              </w:r>
              <w:r w:rsidRPr="007A4AFC" w:rsidDel="00693568">
                <w:rPr>
                  <w:color w:val="000000" w:themeColor="text1"/>
                  <w:rPrChange w:id="5653" w:author="Dr Mamadou SANOGO" w:date="2023-10-25T18:15:00Z">
                    <w:rPr/>
                  </w:rPrChange>
                </w:rPr>
                <w:delText>2</w:delText>
              </w:r>
            </w:del>
          </w:p>
        </w:tc>
        <w:tc>
          <w:tcPr>
            <w:tcW w:w="1643" w:type="dxa"/>
          </w:tcPr>
          <w:p w14:paraId="7E730631" w14:textId="7AAD8936" w:rsidR="00113903" w:rsidRPr="007A4AFC" w:rsidDel="00693568" w:rsidRDefault="008B5085" w:rsidP="00113903">
            <w:pPr>
              <w:spacing w:line="240" w:lineRule="auto"/>
              <w:jc w:val="center"/>
              <w:rPr>
                <w:del w:id="5654" w:author="Dr Mamadou SANOGO" w:date="2023-10-27T11:28:00Z"/>
                <w:color w:val="000000" w:themeColor="text1"/>
                <w:rPrChange w:id="5655" w:author="Dr Mamadou SANOGO" w:date="2023-10-25T18:15:00Z">
                  <w:rPr>
                    <w:del w:id="5656" w:author="Dr Mamadou SANOGO" w:date="2023-10-27T11:28:00Z"/>
                  </w:rPr>
                </w:rPrChange>
              </w:rPr>
            </w:pPr>
            <w:del w:id="5657" w:author="Dr Mamadou SANOGO" w:date="2023-10-27T11:28:00Z">
              <w:r w:rsidRPr="007A4AFC" w:rsidDel="00693568">
                <w:rPr>
                  <w:color w:val="000000" w:themeColor="text1"/>
                  <w:rPrChange w:id="5658" w:author="Dr Mamadou SANOGO" w:date="2023-10-25T18:15:00Z">
                    <w:rPr/>
                  </w:rPrChange>
                </w:rPr>
                <w:delText>1</w:delText>
              </w:r>
            </w:del>
            <w:del w:id="5659" w:author="Dr Mamadou SANOGO" w:date="2023-10-26T14:01:00Z">
              <w:r w:rsidRPr="007A4AFC" w:rsidDel="00CB3C42">
                <w:rPr>
                  <w:color w:val="000000" w:themeColor="text1"/>
                  <w:rPrChange w:id="5660" w:author="Dr Mamadou SANOGO" w:date="2023-10-25T18:15:00Z">
                    <w:rPr/>
                  </w:rPrChange>
                </w:rPr>
                <w:delText>4</w:delText>
              </w:r>
            </w:del>
          </w:p>
        </w:tc>
        <w:tc>
          <w:tcPr>
            <w:tcW w:w="1812" w:type="dxa"/>
          </w:tcPr>
          <w:p w14:paraId="1DC17359" w14:textId="37CB16E3" w:rsidR="00113903" w:rsidRPr="007A4AFC" w:rsidDel="00693568" w:rsidRDefault="008B5085" w:rsidP="00113903">
            <w:pPr>
              <w:spacing w:line="240" w:lineRule="auto"/>
              <w:jc w:val="center"/>
              <w:rPr>
                <w:del w:id="5661" w:author="Dr Mamadou SANOGO" w:date="2023-10-27T11:28:00Z"/>
                <w:color w:val="000000" w:themeColor="text1"/>
                <w:rPrChange w:id="5662" w:author="Dr Mamadou SANOGO" w:date="2023-10-25T18:15:00Z">
                  <w:rPr>
                    <w:del w:id="5663" w:author="Dr Mamadou SANOGO" w:date="2023-10-27T11:28:00Z"/>
                  </w:rPr>
                </w:rPrChange>
              </w:rPr>
            </w:pPr>
            <w:del w:id="5664" w:author="Dr Mamadou SANOGO" w:date="2023-10-27T11:28:00Z">
              <w:r w:rsidRPr="007A4AFC" w:rsidDel="00693568">
                <w:rPr>
                  <w:color w:val="000000" w:themeColor="text1"/>
                  <w:rPrChange w:id="5665" w:author="Dr Mamadou SANOGO" w:date="2023-10-25T18:15:00Z">
                    <w:rPr/>
                  </w:rPrChange>
                </w:rPr>
                <w:delText>16</w:delText>
              </w:r>
            </w:del>
          </w:p>
        </w:tc>
        <w:tc>
          <w:tcPr>
            <w:tcW w:w="1813" w:type="dxa"/>
          </w:tcPr>
          <w:p w14:paraId="2172E664" w14:textId="14A651F7" w:rsidR="00113903" w:rsidRPr="007A4AFC" w:rsidDel="00693568" w:rsidRDefault="008B5085" w:rsidP="00113903">
            <w:pPr>
              <w:spacing w:line="240" w:lineRule="auto"/>
              <w:jc w:val="center"/>
              <w:rPr>
                <w:del w:id="5666" w:author="Dr Mamadou SANOGO" w:date="2023-10-27T11:28:00Z"/>
                <w:color w:val="000000" w:themeColor="text1"/>
                <w:rPrChange w:id="5667" w:author="Dr Mamadou SANOGO" w:date="2023-10-25T18:15:00Z">
                  <w:rPr>
                    <w:del w:id="5668" w:author="Dr Mamadou SANOGO" w:date="2023-10-27T11:28:00Z"/>
                  </w:rPr>
                </w:rPrChange>
              </w:rPr>
            </w:pPr>
            <w:del w:id="5669" w:author="Dr Mamadou SANOGO" w:date="2023-10-27T11:28:00Z">
              <w:r w:rsidRPr="007A4AFC" w:rsidDel="00693568">
                <w:rPr>
                  <w:color w:val="000000" w:themeColor="text1"/>
                  <w:rPrChange w:id="5670" w:author="Dr Mamadou SANOGO" w:date="2023-10-25T18:15:00Z">
                    <w:rPr/>
                  </w:rPrChange>
                </w:rPr>
                <w:delText>17</w:delText>
              </w:r>
            </w:del>
          </w:p>
        </w:tc>
        <w:tc>
          <w:tcPr>
            <w:tcW w:w="1813" w:type="dxa"/>
          </w:tcPr>
          <w:p w14:paraId="4FFD41A0" w14:textId="7A4AABCB" w:rsidR="00113903" w:rsidRPr="007A4AFC" w:rsidDel="00693568" w:rsidRDefault="008B5085" w:rsidP="00B41DB9">
            <w:pPr>
              <w:spacing w:line="240" w:lineRule="auto"/>
              <w:jc w:val="center"/>
              <w:rPr>
                <w:del w:id="5671" w:author="Dr Mamadou SANOGO" w:date="2023-10-27T11:28:00Z"/>
                <w:color w:val="000000" w:themeColor="text1"/>
                <w:rPrChange w:id="5672" w:author="Dr Mamadou SANOGO" w:date="2023-10-25T18:15:00Z">
                  <w:rPr>
                    <w:del w:id="5673" w:author="Dr Mamadou SANOGO" w:date="2023-10-27T11:28:00Z"/>
                  </w:rPr>
                </w:rPrChange>
              </w:rPr>
            </w:pPr>
            <w:del w:id="5674" w:author="Dr Mamadou SANOGO" w:date="2023-10-27T11:28:00Z">
              <w:r w:rsidRPr="007A4AFC" w:rsidDel="00693568">
                <w:rPr>
                  <w:color w:val="000000" w:themeColor="text1"/>
                  <w:rPrChange w:id="5675" w:author="Dr Mamadou SANOGO" w:date="2023-10-25T18:15:00Z">
                    <w:rPr/>
                  </w:rPrChange>
                </w:rPr>
                <w:delText>2</w:delText>
              </w:r>
            </w:del>
            <w:del w:id="5676" w:author="Dr Mamadou SANOGO" w:date="2023-10-26T15:28:00Z">
              <w:r w:rsidRPr="007A4AFC" w:rsidDel="00CB3C42">
                <w:rPr>
                  <w:color w:val="000000" w:themeColor="text1"/>
                  <w:rPrChange w:id="5677" w:author="Dr Mamadou SANOGO" w:date="2023-10-25T18:15:00Z">
                    <w:rPr/>
                  </w:rPrChange>
                </w:rPr>
                <w:delText>1</w:delText>
              </w:r>
            </w:del>
          </w:p>
        </w:tc>
      </w:tr>
      <w:tr w:rsidR="007A4AFC" w:rsidRPr="007A4AFC" w:rsidDel="00693568" w14:paraId="4E77F2AD" w14:textId="0D34E438" w:rsidTr="00113903">
        <w:trPr>
          <w:del w:id="5678" w:author="Dr Mamadou SANOGO" w:date="2023-10-27T11:28:00Z"/>
        </w:trPr>
        <w:tc>
          <w:tcPr>
            <w:tcW w:w="1979" w:type="dxa"/>
            <w:shd w:val="clear" w:color="auto" w:fill="D9D9D9" w:themeFill="background1" w:themeFillShade="D9"/>
          </w:tcPr>
          <w:p w14:paraId="382CDB13" w14:textId="44A5892E" w:rsidR="00113903" w:rsidRPr="007A4AFC" w:rsidDel="00693568" w:rsidRDefault="00113903" w:rsidP="00113903">
            <w:pPr>
              <w:spacing w:line="240" w:lineRule="auto"/>
              <w:rPr>
                <w:del w:id="5679" w:author="Dr Mamadou SANOGO" w:date="2023-10-27T11:28:00Z"/>
                <w:b/>
                <w:color w:val="000000" w:themeColor="text1"/>
                <w:rPrChange w:id="5680" w:author="Dr Mamadou SANOGO" w:date="2023-10-25T18:15:00Z">
                  <w:rPr>
                    <w:del w:id="5681" w:author="Dr Mamadou SANOGO" w:date="2023-10-27T11:28:00Z"/>
                    <w:b/>
                  </w:rPr>
                </w:rPrChange>
              </w:rPr>
            </w:pPr>
            <w:del w:id="5682" w:author="Dr Mamadou SANOGO" w:date="2023-10-27T11:28:00Z">
              <w:r w:rsidRPr="007A4AFC" w:rsidDel="00693568">
                <w:rPr>
                  <w:b/>
                  <w:color w:val="000000" w:themeColor="text1"/>
                  <w:rPrChange w:id="5683"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6C0A091E" w:rsidR="00113903" w:rsidRPr="007A4AFC" w:rsidDel="00693568" w:rsidRDefault="008B5085" w:rsidP="00113903">
            <w:pPr>
              <w:spacing w:line="240" w:lineRule="auto"/>
              <w:jc w:val="center"/>
              <w:rPr>
                <w:del w:id="5684" w:author="Dr Mamadou SANOGO" w:date="2023-10-27T11:28:00Z"/>
                <w:b/>
                <w:color w:val="000000" w:themeColor="text1"/>
                <w:rPrChange w:id="5685" w:author="Dr Mamadou SANOGO" w:date="2023-10-25T18:15:00Z">
                  <w:rPr>
                    <w:del w:id="5686" w:author="Dr Mamadou SANOGO" w:date="2023-10-27T11:28:00Z"/>
                    <w:b/>
                  </w:rPr>
                </w:rPrChange>
              </w:rPr>
            </w:pPr>
            <w:del w:id="5687" w:author="Dr Mamadou SANOGO" w:date="2023-10-26T14:01:00Z">
              <w:r w:rsidRPr="007A4AFC" w:rsidDel="00CB3C42">
                <w:rPr>
                  <w:b/>
                  <w:color w:val="000000" w:themeColor="text1"/>
                  <w:rPrChange w:id="5688" w:author="Dr Mamadou SANOGO" w:date="2023-10-25T18:15:00Z">
                    <w:rPr>
                      <w:b/>
                    </w:rPr>
                  </w:rPrChange>
                </w:rPr>
                <w:delText>30</w:delText>
              </w:r>
            </w:del>
          </w:p>
        </w:tc>
        <w:tc>
          <w:tcPr>
            <w:tcW w:w="1812" w:type="dxa"/>
            <w:shd w:val="clear" w:color="auto" w:fill="D9D9D9" w:themeFill="background1" w:themeFillShade="D9"/>
          </w:tcPr>
          <w:p w14:paraId="61836F74" w14:textId="109449A5" w:rsidR="00113903" w:rsidRPr="007A4AFC" w:rsidDel="00693568" w:rsidRDefault="008B5085" w:rsidP="00113903">
            <w:pPr>
              <w:spacing w:line="240" w:lineRule="auto"/>
              <w:jc w:val="center"/>
              <w:rPr>
                <w:del w:id="5689" w:author="Dr Mamadou SANOGO" w:date="2023-10-27T11:28:00Z"/>
                <w:b/>
                <w:color w:val="000000" w:themeColor="text1"/>
                <w:rPrChange w:id="5690" w:author="Dr Mamadou SANOGO" w:date="2023-10-25T18:15:00Z">
                  <w:rPr>
                    <w:del w:id="5691" w:author="Dr Mamadou SANOGO" w:date="2023-10-27T11:28:00Z"/>
                    <w:b/>
                  </w:rPr>
                </w:rPrChange>
              </w:rPr>
            </w:pPr>
            <w:del w:id="5692" w:author="Dr Mamadou SANOGO" w:date="2023-10-27T11:28:00Z">
              <w:r w:rsidRPr="007A4AFC" w:rsidDel="00693568">
                <w:rPr>
                  <w:b/>
                  <w:color w:val="000000" w:themeColor="text1"/>
                  <w:rPrChange w:id="5693" w:author="Dr Mamadou SANOGO" w:date="2023-10-25T18:15:00Z">
                    <w:rPr>
                      <w:b/>
                    </w:rPr>
                  </w:rPrChange>
                </w:rPr>
                <w:delText>3</w:delText>
              </w:r>
            </w:del>
            <w:del w:id="5694" w:author="Dr Mamadou SANOGO" w:date="2023-10-26T14:38:00Z">
              <w:r w:rsidRPr="007A4AFC" w:rsidDel="00CB3C42">
                <w:rPr>
                  <w:b/>
                  <w:color w:val="000000" w:themeColor="text1"/>
                  <w:rPrChange w:id="5695" w:author="Dr Mamadou SANOGO" w:date="2023-10-25T18:15:00Z">
                    <w:rPr>
                      <w:b/>
                    </w:rPr>
                  </w:rPrChange>
                </w:rPr>
                <w:delText>3</w:delText>
              </w:r>
            </w:del>
          </w:p>
        </w:tc>
        <w:tc>
          <w:tcPr>
            <w:tcW w:w="1813" w:type="dxa"/>
            <w:shd w:val="clear" w:color="auto" w:fill="D9D9D9" w:themeFill="background1" w:themeFillShade="D9"/>
          </w:tcPr>
          <w:p w14:paraId="0A579F9E" w14:textId="530D35B1" w:rsidR="00113903" w:rsidRPr="007A4AFC" w:rsidDel="00693568" w:rsidRDefault="008B5085" w:rsidP="00113903">
            <w:pPr>
              <w:spacing w:line="240" w:lineRule="auto"/>
              <w:jc w:val="center"/>
              <w:rPr>
                <w:del w:id="5696" w:author="Dr Mamadou SANOGO" w:date="2023-10-27T11:28:00Z"/>
                <w:b/>
                <w:color w:val="000000" w:themeColor="text1"/>
                <w:rPrChange w:id="5697" w:author="Dr Mamadou SANOGO" w:date="2023-10-25T18:15:00Z">
                  <w:rPr>
                    <w:del w:id="5698" w:author="Dr Mamadou SANOGO" w:date="2023-10-27T11:28:00Z"/>
                    <w:b/>
                  </w:rPr>
                </w:rPrChange>
              </w:rPr>
            </w:pPr>
            <w:del w:id="5699" w:author="Dr Mamadou SANOGO" w:date="2023-10-27T11:28:00Z">
              <w:r w:rsidRPr="007A4AFC" w:rsidDel="00693568">
                <w:rPr>
                  <w:b/>
                  <w:color w:val="000000" w:themeColor="text1"/>
                  <w:rPrChange w:id="5700" w:author="Dr Mamadou SANOGO" w:date="2023-10-25T18:15:00Z">
                    <w:rPr>
                      <w:b/>
                    </w:rPr>
                  </w:rPrChange>
                </w:rPr>
                <w:delText>3</w:delText>
              </w:r>
            </w:del>
            <w:del w:id="5701" w:author="Dr Mamadou SANOGO" w:date="2023-10-26T14:47:00Z">
              <w:r w:rsidRPr="007A4AFC" w:rsidDel="00CB3C42">
                <w:rPr>
                  <w:b/>
                  <w:color w:val="000000" w:themeColor="text1"/>
                  <w:rPrChange w:id="5702" w:author="Dr Mamadou SANOGO" w:date="2023-10-25T18:15:00Z">
                    <w:rPr>
                      <w:b/>
                    </w:rPr>
                  </w:rPrChange>
                </w:rPr>
                <w:delText>1</w:delText>
              </w:r>
            </w:del>
          </w:p>
        </w:tc>
        <w:tc>
          <w:tcPr>
            <w:tcW w:w="1813" w:type="dxa"/>
            <w:shd w:val="clear" w:color="auto" w:fill="D9D9D9" w:themeFill="background1" w:themeFillShade="D9"/>
          </w:tcPr>
          <w:p w14:paraId="5E932825" w14:textId="6F04260E" w:rsidR="00113903" w:rsidRPr="007A4AFC" w:rsidDel="00693568" w:rsidRDefault="008B5085" w:rsidP="00B41DB9">
            <w:pPr>
              <w:spacing w:line="240" w:lineRule="auto"/>
              <w:jc w:val="center"/>
              <w:rPr>
                <w:del w:id="5703" w:author="Dr Mamadou SANOGO" w:date="2023-10-27T11:28:00Z"/>
                <w:b/>
                <w:color w:val="000000" w:themeColor="text1"/>
                <w:rPrChange w:id="5704" w:author="Dr Mamadou SANOGO" w:date="2023-10-25T18:15:00Z">
                  <w:rPr>
                    <w:del w:id="5705" w:author="Dr Mamadou SANOGO" w:date="2023-10-27T11:28:00Z"/>
                    <w:b/>
                  </w:rPr>
                </w:rPrChange>
              </w:rPr>
            </w:pPr>
            <w:del w:id="5706" w:author="Dr Mamadou SANOGO" w:date="2023-10-27T11:28:00Z">
              <w:r w:rsidRPr="007A4AFC" w:rsidDel="00693568">
                <w:rPr>
                  <w:b/>
                  <w:color w:val="000000" w:themeColor="text1"/>
                  <w:rPrChange w:id="5707" w:author="Dr Mamadou SANOGO" w:date="2023-10-25T18:15:00Z">
                    <w:rPr>
                      <w:b/>
                    </w:rPr>
                  </w:rPrChange>
                </w:rPr>
                <w:delText>3</w:delText>
              </w:r>
            </w:del>
            <w:del w:id="5708" w:author="Dr Mamadou SANOGO" w:date="2023-10-26T15:28:00Z">
              <w:r w:rsidRPr="007A4AFC" w:rsidDel="00CB3C42">
                <w:rPr>
                  <w:b/>
                  <w:color w:val="000000" w:themeColor="text1"/>
                  <w:rPrChange w:id="5709" w:author="Dr Mamadou SANOGO" w:date="2023-10-25T18:15:00Z">
                    <w:rPr>
                      <w:b/>
                    </w:rPr>
                  </w:rPrChange>
                </w:rPr>
                <w:delText>7</w:delText>
              </w:r>
            </w:del>
          </w:p>
        </w:tc>
      </w:tr>
    </w:tbl>
    <w:p w14:paraId="366B7F40" w14:textId="4123F902" w:rsidR="0047574A" w:rsidRPr="007A4AFC" w:rsidDel="00693568" w:rsidRDefault="0047574A" w:rsidP="0047574A">
      <w:pPr>
        <w:spacing w:line="240" w:lineRule="auto"/>
        <w:rPr>
          <w:del w:id="5710" w:author="Dr Mamadou SANOGO" w:date="2023-10-27T11:28:00Z"/>
          <w:color w:val="000000" w:themeColor="text1"/>
          <w:rPrChange w:id="5711" w:author="Dr Mamadou SANOGO" w:date="2023-10-25T18:15:00Z">
            <w:rPr>
              <w:del w:id="5712" w:author="Dr Mamadou SANOGO" w:date="2023-10-27T11:28:00Z"/>
            </w:rPr>
          </w:rPrChange>
        </w:rPr>
      </w:pPr>
    </w:p>
    <w:p w14:paraId="54FD8A0C" w14:textId="5C398B83" w:rsidR="0047574A" w:rsidRPr="007A4AFC" w:rsidDel="00693568" w:rsidRDefault="0047574A" w:rsidP="0047574A">
      <w:pPr>
        <w:spacing w:line="240" w:lineRule="auto"/>
        <w:rPr>
          <w:del w:id="5713" w:author="Dr Mamadou SANOGO" w:date="2023-10-27T11:28:00Z"/>
          <w:b/>
          <w:bCs/>
          <w:i/>
          <w:iCs/>
          <w:color w:val="000000" w:themeColor="text1"/>
          <w:rPrChange w:id="5714" w:author="Dr Mamadou SANOGO" w:date="2023-10-25T18:15:00Z">
            <w:rPr>
              <w:del w:id="5715" w:author="Dr Mamadou SANOGO" w:date="2023-10-27T11:28:00Z"/>
              <w:b/>
              <w:bCs/>
              <w:i/>
              <w:iCs/>
            </w:rPr>
          </w:rPrChange>
        </w:rPr>
      </w:pPr>
      <w:del w:id="5716" w:author="Dr Mamadou SANOGO" w:date="2023-10-27T11:28:00Z">
        <w:r w:rsidRPr="007A4AFC" w:rsidDel="00693568">
          <w:rPr>
            <w:b/>
            <w:bCs/>
            <w:i/>
            <w:iCs/>
            <w:color w:val="000000" w:themeColor="text1"/>
            <w:szCs w:val="24"/>
            <w:rPrChange w:id="5717" w:author="Dr Mamadou SANOGO" w:date="2023-10-25T18:15:00Z">
              <w:rPr>
                <w:b/>
                <w:bCs/>
                <w:i/>
                <w:iCs/>
                <w:szCs w:val="24"/>
              </w:rPr>
            </w:rPrChange>
          </w:rPr>
          <w:delText>Caractéristique de la population étudiante</w:delText>
        </w:r>
      </w:del>
    </w:p>
    <w:p w14:paraId="1DA5D95C" w14:textId="26AA0A64" w:rsidR="0047574A" w:rsidRPr="007A4AFC" w:rsidDel="00693568" w:rsidRDefault="0047574A" w:rsidP="0047574A">
      <w:pPr>
        <w:spacing w:line="240" w:lineRule="auto"/>
        <w:rPr>
          <w:del w:id="5718" w:author="Dr Mamadou SANOGO" w:date="2023-10-27T11:28:00Z"/>
          <w:color w:val="000000" w:themeColor="text1"/>
          <w:rPrChange w:id="5719" w:author="Dr Mamadou SANOGO" w:date="2023-10-25T18:15:00Z">
            <w:rPr>
              <w:del w:id="5720" w:author="Dr Mamadou SANOGO" w:date="2023-10-27T11:28: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693568" w14:paraId="289BA991" w14:textId="17E0E4C1" w:rsidTr="00113903">
        <w:trPr>
          <w:del w:id="5721" w:author="Dr Mamadou SANOGO" w:date="2023-10-27T11:28:00Z"/>
        </w:trPr>
        <w:tc>
          <w:tcPr>
            <w:tcW w:w="2121" w:type="dxa"/>
          </w:tcPr>
          <w:p w14:paraId="6557DFA6" w14:textId="6DD57DF3" w:rsidR="00113903" w:rsidRPr="007A4AFC" w:rsidDel="00693568" w:rsidRDefault="00113903" w:rsidP="00113903">
            <w:pPr>
              <w:spacing w:line="240" w:lineRule="auto"/>
              <w:rPr>
                <w:del w:id="5722" w:author="Dr Mamadou SANOGO" w:date="2023-10-27T11:28:00Z"/>
                <w:b/>
                <w:color w:val="000000" w:themeColor="text1"/>
                <w:rPrChange w:id="5723" w:author="Dr Mamadou SANOGO" w:date="2023-10-25T18:15:00Z">
                  <w:rPr>
                    <w:del w:id="5724" w:author="Dr Mamadou SANOGO" w:date="2023-10-27T11:28:00Z"/>
                    <w:b/>
                  </w:rPr>
                </w:rPrChange>
              </w:rPr>
            </w:pPr>
            <w:del w:id="5725" w:author="Dr Mamadou SANOGO" w:date="2023-10-27T11:28:00Z">
              <w:r w:rsidRPr="007A4AFC" w:rsidDel="00693568">
                <w:rPr>
                  <w:b/>
                  <w:color w:val="000000" w:themeColor="text1"/>
                  <w:rPrChange w:id="5726" w:author="Dr Mamadou SANOGO" w:date="2023-10-25T18:15:00Z">
                    <w:rPr>
                      <w:b/>
                    </w:rPr>
                  </w:rPrChange>
                </w:rPr>
                <w:delText>Année univ.</w:delText>
              </w:r>
            </w:del>
          </w:p>
        </w:tc>
        <w:tc>
          <w:tcPr>
            <w:tcW w:w="1501" w:type="dxa"/>
          </w:tcPr>
          <w:p w14:paraId="772BC190" w14:textId="6D6F362C" w:rsidR="00113903" w:rsidRPr="007A4AFC" w:rsidDel="00693568" w:rsidRDefault="00113903" w:rsidP="00113903">
            <w:pPr>
              <w:spacing w:line="240" w:lineRule="auto"/>
              <w:jc w:val="center"/>
              <w:rPr>
                <w:del w:id="5727" w:author="Dr Mamadou SANOGO" w:date="2023-10-27T11:28:00Z"/>
                <w:b/>
                <w:color w:val="000000" w:themeColor="text1"/>
                <w:rPrChange w:id="5728" w:author="Dr Mamadou SANOGO" w:date="2023-10-25T18:15:00Z">
                  <w:rPr>
                    <w:del w:id="5729" w:author="Dr Mamadou SANOGO" w:date="2023-10-27T11:28:00Z"/>
                    <w:b/>
                  </w:rPr>
                </w:rPrChange>
              </w:rPr>
            </w:pPr>
            <w:del w:id="5730" w:author="Dr Mamadou SANOGO" w:date="2023-10-27T11:28:00Z">
              <w:r w:rsidRPr="007A4AFC" w:rsidDel="00693568">
                <w:rPr>
                  <w:b/>
                  <w:color w:val="000000" w:themeColor="text1"/>
                  <w:rPrChange w:id="5731" w:author="Dr Mamadou SANOGO" w:date="2023-10-25T18:15:00Z">
                    <w:rPr>
                      <w:b/>
                    </w:rPr>
                  </w:rPrChange>
                </w:rPr>
                <w:delText>2018-2019</w:delText>
              </w:r>
            </w:del>
          </w:p>
        </w:tc>
        <w:tc>
          <w:tcPr>
            <w:tcW w:w="1812" w:type="dxa"/>
          </w:tcPr>
          <w:p w14:paraId="64AD9E7B" w14:textId="279627C8" w:rsidR="00113903" w:rsidRPr="007A4AFC" w:rsidDel="00693568" w:rsidRDefault="00113903" w:rsidP="00113903">
            <w:pPr>
              <w:spacing w:line="240" w:lineRule="auto"/>
              <w:jc w:val="center"/>
              <w:rPr>
                <w:del w:id="5732" w:author="Dr Mamadou SANOGO" w:date="2023-10-27T11:28:00Z"/>
                <w:b/>
                <w:color w:val="000000" w:themeColor="text1"/>
                <w:rPrChange w:id="5733" w:author="Dr Mamadou SANOGO" w:date="2023-10-25T18:15:00Z">
                  <w:rPr>
                    <w:del w:id="5734" w:author="Dr Mamadou SANOGO" w:date="2023-10-27T11:28:00Z"/>
                    <w:b/>
                  </w:rPr>
                </w:rPrChange>
              </w:rPr>
            </w:pPr>
            <w:del w:id="5735" w:author="Dr Mamadou SANOGO" w:date="2023-10-27T11:28:00Z">
              <w:r w:rsidRPr="007A4AFC" w:rsidDel="00693568">
                <w:rPr>
                  <w:b/>
                  <w:color w:val="000000" w:themeColor="text1"/>
                  <w:rPrChange w:id="5736" w:author="Dr Mamadou SANOGO" w:date="2023-10-25T18:15:00Z">
                    <w:rPr>
                      <w:b/>
                    </w:rPr>
                  </w:rPrChange>
                </w:rPr>
                <w:delText>2019-2020</w:delText>
              </w:r>
            </w:del>
          </w:p>
        </w:tc>
        <w:tc>
          <w:tcPr>
            <w:tcW w:w="1813" w:type="dxa"/>
          </w:tcPr>
          <w:p w14:paraId="73A5C78C" w14:textId="58681DE9" w:rsidR="00113903" w:rsidRPr="007A4AFC" w:rsidDel="00693568" w:rsidRDefault="00113903" w:rsidP="00113903">
            <w:pPr>
              <w:spacing w:line="240" w:lineRule="auto"/>
              <w:jc w:val="center"/>
              <w:rPr>
                <w:del w:id="5737" w:author="Dr Mamadou SANOGO" w:date="2023-10-27T11:28:00Z"/>
                <w:b/>
                <w:color w:val="000000" w:themeColor="text1"/>
                <w:rPrChange w:id="5738" w:author="Dr Mamadou SANOGO" w:date="2023-10-25T18:15:00Z">
                  <w:rPr>
                    <w:del w:id="5739" w:author="Dr Mamadou SANOGO" w:date="2023-10-27T11:28:00Z"/>
                    <w:b/>
                  </w:rPr>
                </w:rPrChange>
              </w:rPr>
            </w:pPr>
            <w:del w:id="5740" w:author="Dr Mamadou SANOGO" w:date="2023-10-27T11:28:00Z">
              <w:r w:rsidRPr="007A4AFC" w:rsidDel="00693568">
                <w:rPr>
                  <w:b/>
                  <w:color w:val="000000" w:themeColor="text1"/>
                  <w:rPrChange w:id="5741" w:author="Dr Mamadou SANOGO" w:date="2023-10-25T18:15:00Z">
                    <w:rPr>
                      <w:b/>
                    </w:rPr>
                  </w:rPrChange>
                </w:rPr>
                <w:delText>2020-2021</w:delText>
              </w:r>
            </w:del>
          </w:p>
        </w:tc>
        <w:tc>
          <w:tcPr>
            <w:tcW w:w="1813" w:type="dxa"/>
          </w:tcPr>
          <w:p w14:paraId="39E53128" w14:textId="7D2F3A6A" w:rsidR="00113903" w:rsidRPr="007A4AFC" w:rsidDel="00693568" w:rsidRDefault="00113903" w:rsidP="00113903">
            <w:pPr>
              <w:spacing w:line="240" w:lineRule="auto"/>
              <w:jc w:val="center"/>
              <w:rPr>
                <w:del w:id="5742" w:author="Dr Mamadou SANOGO" w:date="2023-10-27T11:28:00Z"/>
                <w:b/>
                <w:color w:val="000000" w:themeColor="text1"/>
                <w:rPrChange w:id="5743" w:author="Dr Mamadou SANOGO" w:date="2023-10-25T18:15:00Z">
                  <w:rPr>
                    <w:del w:id="5744" w:author="Dr Mamadou SANOGO" w:date="2023-10-27T11:28:00Z"/>
                    <w:b/>
                  </w:rPr>
                </w:rPrChange>
              </w:rPr>
            </w:pPr>
            <w:del w:id="5745" w:author="Dr Mamadou SANOGO" w:date="2023-10-27T11:28:00Z">
              <w:r w:rsidRPr="007A4AFC" w:rsidDel="00693568">
                <w:rPr>
                  <w:b/>
                  <w:color w:val="000000" w:themeColor="text1"/>
                  <w:rPrChange w:id="5746" w:author="Dr Mamadou SANOGO" w:date="2023-10-25T18:15:00Z">
                    <w:rPr>
                      <w:b/>
                    </w:rPr>
                  </w:rPrChange>
                </w:rPr>
                <w:delText>2021-2022</w:delText>
              </w:r>
            </w:del>
          </w:p>
        </w:tc>
      </w:tr>
      <w:tr w:rsidR="007A4AFC" w:rsidRPr="007A4AFC" w:rsidDel="00693568" w14:paraId="15DB2145" w14:textId="7B042285" w:rsidTr="00113903">
        <w:trPr>
          <w:del w:id="5747" w:author="Dr Mamadou SANOGO" w:date="2023-10-27T11:28:00Z"/>
        </w:trPr>
        <w:tc>
          <w:tcPr>
            <w:tcW w:w="2121" w:type="dxa"/>
          </w:tcPr>
          <w:p w14:paraId="76C4F7F0" w14:textId="64D04BBF" w:rsidR="00113903" w:rsidRPr="007A4AFC" w:rsidDel="00693568" w:rsidRDefault="00113903" w:rsidP="005A55FB">
            <w:pPr>
              <w:spacing w:line="240" w:lineRule="auto"/>
              <w:rPr>
                <w:del w:id="5748" w:author="Dr Mamadou SANOGO" w:date="2023-10-27T11:28:00Z"/>
                <w:color w:val="000000" w:themeColor="text1"/>
                <w:rPrChange w:id="5749" w:author="Dr Mamadou SANOGO" w:date="2023-10-25T18:15:00Z">
                  <w:rPr>
                    <w:del w:id="5750" w:author="Dr Mamadou SANOGO" w:date="2023-10-27T11:28:00Z"/>
                  </w:rPr>
                </w:rPrChange>
              </w:rPr>
            </w:pPr>
            <w:del w:id="5751" w:author="Dr Mamadou SANOGO" w:date="2023-10-27T11:28:00Z">
              <w:r w:rsidRPr="007A4AFC" w:rsidDel="00693568">
                <w:rPr>
                  <w:color w:val="000000" w:themeColor="text1"/>
                  <w:rPrChange w:id="5752" w:author="Dr Mamadou SANOGO" w:date="2023-10-25T18:15:00Z">
                    <w:rPr/>
                  </w:rPrChange>
                </w:rPr>
                <w:delText xml:space="preserve">Nbr. et % d’étudiantes en </w:delText>
              </w:r>
              <w:r w:rsidR="005A55FB" w:rsidRPr="007A4AFC" w:rsidDel="00693568">
                <w:rPr>
                  <w:color w:val="000000" w:themeColor="text1"/>
                  <w:rPrChange w:id="5753" w:author="Dr Mamadou SANOGO" w:date="2023-10-25T18:15:00Z">
                    <w:rPr/>
                  </w:rPrChange>
                </w:rPr>
                <w:delText>M 1</w:delText>
              </w:r>
            </w:del>
          </w:p>
        </w:tc>
        <w:tc>
          <w:tcPr>
            <w:tcW w:w="1501" w:type="dxa"/>
            <w:vAlign w:val="center"/>
          </w:tcPr>
          <w:p w14:paraId="7D68B156" w14:textId="2F1861CC" w:rsidR="00113903" w:rsidRPr="007A4AFC" w:rsidDel="00693568" w:rsidRDefault="00042C8A" w:rsidP="00042C8A">
            <w:pPr>
              <w:spacing w:line="240" w:lineRule="auto"/>
              <w:jc w:val="center"/>
              <w:rPr>
                <w:del w:id="5754" w:author="Dr Mamadou SANOGO" w:date="2023-10-27T11:28:00Z"/>
                <w:color w:val="000000" w:themeColor="text1"/>
                <w:rPrChange w:id="5755" w:author="Dr Mamadou SANOGO" w:date="2023-10-25T18:15:00Z">
                  <w:rPr>
                    <w:del w:id="5756" w:author="Dr Mamadou SANOGO" w:date="2023-10-27T11:28:00Z"/>
                  </w:rPr>
                </w:rPrChange>
              </w:rPr>
            </w:pPr>
            <w:del w:id="5757" w:author="Dr Mamadou SANOGO" w:date="2023-10-26T14:02:00Z">
              <w:r w:rsidRPr="007A4AFC" w:rsidDel="00CB3C42">
                <w:rPr>
                  <w:color w:val="000000" w:themeColor="text1"/>
                  <w:rPrChange w:id="5758" w:author="Dr Mamadou SANOGO" w:date="2023-10-25T18:15:00Z">
                    <w:rPr/>
                  </w:rPrChange>
                </w:rPr>
                <w:delText>5</w:delText>
              </w:r>
            </w:del>
            <w:del w:id="5759" w:author="Dr Mamadou SANOGO" w:date="2023-10-27T11:28:00Z">
              <w:r w:rsidR="00113903" w:rsidRPr="007A4AFC" w:rsidDel="00693568">
                <w:rPr>
                  <w:color w:val="000000" w:themeColor="text1"/>
                  <w:rPrChange w:id="5760" w:author="Dr Mamadou SANOGO" w:date="2023-10-25T18:15:00Z">
                    <w:rPr/>
                  </w:rPrChange>
                </w:rPr>
                <w:delText xml:space="preserve"> soit </w:delText>
              </w:r>
            </w:del>
            <w:del w:id="5761" w:author="Dr Mamadou SANOGO" w:date="2023-10-26T14:03:00Z">
              <w:r w:rsidR="008B5085" w:rsidRPr="007A4AFC" w:rsidDel="00CB3C42">
                <w:rPr>
                  <w:color w:val="000000" w:themeColor="text1"/>
                  <w:rPrChange w:id="5762" w:author="Dr Mamadou SANOGO" w:date="2023-10-25T18:15:00Z">
                    <w:rPr/>
                  </w:rPrChange>
                </w:rPr>
                <w:delText>31.25</w:delText>
              </w:r>
            </w:del>
            <w:del w:id="5763" w:author="Dr Mamadou SANOGO" w:date="2023-10-27T11:28:00Z">
              <w:r w:rsidR="00113903" w:rsidRPr="007A4AFC" w:rsidDel="00693568">
                <w:rPr>
                  <w:color w:val="000000" w:themeColor="text1"/>
                  <w:rPrChange w:id="5764" w:author="Dr Mamadou SANOGO" w:date="2023-10-25T18:15:00Z">
                    <w:rPr/>
                  </w:rPrChange>
                </w:rPr>
                <w:delText>%</w:delText>
              </w:r>
            </w:del>
          </w:p>
        </w:tc>
        <w:tc>
          <w:tcPr>
            <w:tcW w:w="1812" w:type="dxa"/>
            <w:vAlign w:val="center"/>
          </w:tcPr>
          <w:p w14:paraId="346839E3" w14:textId="6A1D96E9" w:rsidR="00113903" w:rsidRPr="007A4AFC" w:rsidDel="00693568" w:rsidRDefault="00042C8A" w:rsidP="00042C8A">
            <w:pPr>
              <w:spacing w:line="240" w:lineRule="auto"/>
              <w:jc w:val="center"/>
              <w:rPr>
                <w:del w:id="5765" w:author="Dr Mamadou SANOGO" w:date="2023-10-27T11:28:00Z"/>
                <w:color w:val="000000" w:themeColor="text1"/>
                <w:rPrChange w:id="5766" w:author="Dr Mamadou SANOGO" w:date="2023-10-25T18:15:00Z">
                  <w:rPr>
                    <w:del w:id="5767" w:author="Dr Mamadou SANOGO" w:date="2023-10-27T11:28:00Z"/>
                  </w:rPr>
                </w:rPrChange>
              </w:rPr>
            </w:pPr>
            <w:del w:id="5768" w:author="Dr Mamadou SANOGO" w:date="2023-10-26T14:36:00Z">
              <w:r w:rsidRPr="007A4AFC" w:rsidDel="00CB3C42">
                <w:rPr>
                  <w:color w:val="000000" w:themeColor="text1"/>
                  <w:rPrChange w:id="5769" w:author="Dr Mamadou SANOGO" w:date="2023-10-25T18:15:00Z">
                    <w:rPr/>
                  </w:rPrChange>
                </w:rPr>
                <w:delText>6</w:delText>
              </w:r>
            </w:del>
            <w:del w:id="5770" w:author="Dr Mamadou SANOGO" w:date="2023-10-27T11:28:00Z">
              <w:r w:rsidR="00113903" w:rsidRPr="007A4AFC" w:rsidDel="00693568">
                <w:rPr>
                  <w:color w:val="000000" w:themeColor="text1"/>
                  <w:rPrChange w:id="5771" w:author="Dr Mamadou SANOGO" w:date="2023-10-25T18:15:00Z">
                    <w:rPr/>
                  </w:rPrChange>
                </w:rPr>
                <w:delText xml:space="preserve"> soit </w:delText>
              </w:r>
            </w:del>
            <w:del w:id="5772" w:author="Dr Mamadou SANOGO" w:date="2023-10-26T14:37:00Z">
              <w:r w:rsidR="008B5085" w:rsidRPr="007A4AFC" w:rsidDel="00CB3C42">
                <w:rPr>
                  <w:color w:val="000000" w:themeColor="text1"/>
                  <w:rPrChange w:id="5773" w:author="Dr Mamadou SANOGO" w:date="2023-10-25T18:15:00Z">
                    <w:rPr/>
                  </w:rPrChange>
                </w:rPr>
                <w:delText>35.29</w:delText>
              </w:r>
            </w:del>
            <w:del w:id="5774" w:author="Dr Mamadou SANOGO" w:date="2023-10-27T11:28:00Z">
              <w:r w:rsidR="00113903" w:rsidRPr="007A4AFC" w:rsidDel="00693568">
                <w:rPr>
                  <w:color w:val="000000" w:themeColor="text1"/>
                  <w:rPrChange w:id="5775" w:author="Dr Mamadou SANOGO" w:date="2023-10-25T18:15:00Z">
                    <w:rPr/>
                  </w:rPrChange>
                </w:rPr>
                <w:delText>%</w:delText>
              </w:r>
            </w:del>
          </w:p>
        </w:tc>
        <w:tc>
          <w:tcPr>
            <w:tcW w:w="1813" w:type="dxa"/>
            <w:vAlign w:val="center"/>
          </w:tcPr>
          <w:p w14:paraId="1D8186DE" w14:textId="230C32DF" w:rsidR="00113903" w:rsidRPr="007A4AFC" w:rsidDel="00693568" w:rsidRDefault="00113903" w:rsidP="00042C8A">
            <w:pPr>
              <w:spacing w:line="240" w:lineRule="auto"/>
              <w:jc w:val="center"/>
              <w:rPr>
                <w:del w:id="5776" w:author="Dr Mamadou SANOGO" w:date="2023-10-27T11:28:00Z"/>
                <w:color w:val="000000" w:themeColor="text1"/>
                <w:rPrChange w:id="5777" w:author="Dr Mamadou SANOGO" w:date="2023-10-25T18:15:00Z">
                  <w:rPr>
                    <w:del w:id="5778" w:author="Dr Mamadou SANOGO" w:date="2023-10-27T11:28:00Z"/>
                  </w:rPr>
                </w:rPrChange>
              </w:rPr>
            </w:pPr>
            <w:del w:id="5779" w:author="Dr Mamadou SANOGO" w:date="2023-10-26T14:45:00Z">
              <w:r w:rsidRPr="007A4AFC" w:rsidDel="00CB3C42">
                <w:rPr>
                  <w:color w:val="000000" w:themeColor="text1"/>
                  <w:rPrChange w:id="5780" w:author="Dr Mamadou SANOGO" w:date="2023-10-25T18:15:00Z">
                    <w:rPr/>
                  </w:rPrChange>
                </w:rPr>
                <w:delText>4</w:delText>
              </w:r>
            </w:del>
            <w:del w:id="5781" w:author="Dr Mamadou SANOGO" w:date="2023-10-27T11:28:00Z">
              <w:r w:rsidRPr="007A4AFC" w:rsidDel="00693568">
                <w:rPr>
                  <w:color w:val="000000" w:themeColor="text1"/>
                  <w:rPrChange w:id="5782" w:author="Dr Mamadou SANOGO" w:date="2023-10-25T18:15:00Z">
                    <w:rPr/>
                  </w:rPrChange>
                </w:rPr>
                <w:delText xml:space="preserve"> soit </w:delText>
              </w:r>
            </w:del>
            <w:del w:id="5783" w:author="Dr Mamadou SANOGO" w:date="2023-10-26T14:46:00Z">
              <w:r w:rsidR="008B5085" w:rsidRPr="007A4AFC" w:rsidDel="00CB3C42">
                <w:rPr>
                  <w:color w:val="000000" w:themeColor="text1"/>
                  <w:rPrChange w:id="5784" w:author="Dr Mamadou SANOGO" w:date="2023-10-25T18:15:00Z">
                    <w:rPr/>
                  </w:rPrChange>
                </w:rPr>
                <w:delText>28.57</w:delText>
              </w:r>
            </w:del>
            <w:del w:id="5785" w:author="Dr Mamadou SANOGO" w:date="2023-10-27T11:28:00Z">
              <w:r w:rsidRPr="007A4AFC" w:rsidDel="00693568">
                <w:rPr>
                  <w:color w:val="000000" w:themeColor="text1"/>
                  <w:rPrChange w:id="5786" w:author="Dr Mamadou SANOGO" w:date="2023-10-25T18:15:00Z">
                    <w:rPr/>
                  </w:rPrChange>
                </w:rPr>
                <w:delText>%</w:delText>
              </w:r>
            </w:del>
          </w:p>
        </w:tc>
        <w:tc>
          <w:tcPr>
            <w:tcW w:w="1813" w:type="dxa"/>
            <w:vAlign w:val="center"/>
          </w:tcPr>
          <w:p w14:paraId="0D1FBE7B" w14:textId="72ECA1B2" w:rsidR="00113903" w:rsidRPr="007A4AFC" w:rsidDel="00693568" w:rsidRDefault="00113903" w:rsidP="00B41DB9">
            <w:pPr>
              <w:spacing w:line="240" w:lineRule="auto"/>
              <w:jc w:val="center"/>
              <w:rPr>
                <w:del w:id="5787" w:author="Dr Mamadou SANOGO" w:date="2023-10-27T11:28:00Z"/>
                <w:color w:val="000000" w:themeColor="text1"/>
                <w:rPrChange w:id="5788" w:author="Dr Mamadou SANOGO" w:date="2023-10-25T18:15:00Z">
                  <w:rPr>
                    <w:del w:id="5789" w:author="Dr Mamadou SANOGO" w:date="2023-10-27T11:28:00Z"/>
                  </w:rPr>
                </w:rPrChange>
              </w:rPr>
            </w:pPr>
            <w:del w:id="5790" w:author="Dr Mamadou SANOGO" w:date="2023-10-26T15:29:00Z">
              <w:r w:rsidRPr="007A4AFC" w:rsidDel="00CB3C42">
                <w:rPr>
                  <w:color w:val="000000" w:themeColor="text1"/>
                  <w:rPrChange w:id="5791" w:author="Dr Mamadou SANOGO" w:date="2023-10-25T18:15:00Z">
                    <w:rPr/>
                  </w:rPrChange>
                </w:rPr>
                <w:delText>5</w:delText>
              </w:r>
            </w:del>
            <w:del w:id="5792" w:author="Dr Mamadou SANOGO" w:date="2023-10-27T11:28:00Z">
              <w:r w:rsidRPr="007A4AFC" w:rsidDel="00693568">
                <w:rPr>
                  <w:color w:val="000000" w:themeColor="text1"/>
                  <w:rPrChange w:id="5793" w:author="Dr Mamadou SANOGO" w:date="2023-10-25T18:15:00Z">
                    <w:rPr/>
                  </w:rPrChange>
                </w:rPr>
                <w:delText xml:space="preserve"> soit </w:delText>
              </w:r>
              <w:r w:rsidR="008B5085" w:rsidRPr="007A4AFC" w:rsidDel="00693568">
                <w:rPr>
                  <w:color w:val="000000" w:themeColor="text1"/>
                  <w:rPrChange w:id="5794" w:author="Dr Mamadou SANOGO" w:date="2023-10-25T18:15:00Z">
                    <w:rPr/>
                  </w:rPrChange>
                </w:rPr>
                <w:delText>3</w:delText>
              </w:r>
            </w:del>
            <w:del w:id="5795" w:author="Dr Mamadou SANOGO" w:date="2023-10-26T15:30:00Z">
              <w:r w:rsidR="008B5085" w:rsidRPr="007A4AFC" w:rsidDel="00CB3C42">
                <w:rPr>
                  <w:color w:val="000000" w:themeColor="text1"/>
                  <w:rPrChange w:id="5796" w:author="Dr Mamadou SANOGO" w:date="2023-10-25T18:15:00Z">
                    <w:rPr/>
                  </w:rPrChange>
                </w:rPr>
                <w:delText>1.25</w:delText>
              </w:r>
            </w:del>
            <w:del w:id="5797" w:author="Dr Mamadou SANOGO" w:date="2023-10-27T11:28:00Z">
              <w:r w:rsidRPr="007A4AFC" w:rsidDel="00693568">
                <w:rPr>
                  <w:color w:val="000000" w:themeColor="text1"/>
                  <w:rPrChange w:id="5798" w:author="Dr Mamadou SANOGO" w:date="2023-10-25T18:15:00Z">
                    <w:rPr/>
                  </w:rPrChange>
                </w:rPr>
                <w:delText>%</w:delText>
              </w:r>
            </w:del>
          </w:p>
        </w:tc>
      </w:tr>
      <w:tr w:rsidR="007A4AFC" w:rsidRPr="007A4AFC" w:rsidDel="00693568" w14:paraId="2CB3360A" w14:textId="081EE386" w:rsidTr="00113903">
        <w:trPr>
          <w:del w:id="5799" w:author="Dr Mamadou SANOGO" w:date="2023-10-27T11:28:00Z"/>
        </w:trPr>
        <w:tc>
          <w:tcPr>
            <w:tcW w:w="2121" w:type="dxa"/>
          </w:tcPr>
          <w:p w14:paraId="12980A78" w14:textId="1E5316E0" w:rsidR="00113903" w:rsidRPr="007A4AFC" w:rsidDel="00693568" w:rsidRDefault="00113903" w:rsidP="005A55FB">
            <w:pPr>
              <w:spacing w:line="240" w:lineRule="auto"/>
              <w:rPr>
                <w:del w:id="5800" w:author="Dr Mamadou SANOGO" w:date="2023-10-27T11:28:00Z"/>
                <w:color w:val="000000" w:themeColor="text1"/>
                <w:rPrChange w:id="5801" w:author="Dr Mamadou SANOGO" w:date="2023-10-25T18:15:00Z">
                  <w:rPr>
                    <w:del w:id="5802" w:author="Dr Mamadou SANOGO" w:date="2023-10-27T11:28:00Z"/>
                  </w:rPr>
                </w:rPrChange>
              </w:rPr>
            </w:pPr>
            <w:del w:id="5803" w:author="Dr Mamadou SANOGO" w:date="2023-10-27T11:28:00Z">
              <w:r w:rsidRPr="007A4AFC" w:rsidDel="00693568">
                <w:rPr>
                  <w:color w:val="000000" w:themeColor="text1"/>
                  <w:rPrChange w:id="5804" w:author="Dr Mamadou SANOGO" w:date="2023-10-25T18:15:00Z">
                    <w:rPr/>
                  </w:rPrChange>
                </w:rPr>
                <w:delText xml:space="preserve">Nbr. et % d’étudiantes en </w:delText>
              </w:r>
              <w:r w:rsidR="005A55FB" w:rsidRPr="007A4AFC" w:rsidDel="00693568">
                <w:rPr>
                  <w:color w:val="000000" w:themeColor="text1"/>
                  <w:rPrChange w:id="5805" w:author="Dr Mamadou SANOGO" w:date="2023-10-25T18:15:00Z">
                    <w:rPr/>
                  </w:rPrChange>
                </w:rPr>
                <w:delText xml:space="preserve">M </w:delText>
              </w:r>
              <w:r w:rsidRPr="007A4AFC" w:rsidDel="00693568">
                <w:rPr>
                  <w:color w:val="000000" w:themeColor="text1"/>
                  <w:rPrChange w:id="5806" w:author="Dr Mamadou SANOGO" w:date="2023-10-25T18:15:00Z">
                    <w:rPr/>
                  </w:rPrChange>
                </w:rPr>
                <w:delText>2</w:delText>
              </w:r>
            </w:del>
          </w:p>
        </w:tc>
        <w:tc>
          <w:tcPr>
            <w:tcW w:w="1501" w:type="dxa"/>
            <w:vAlign w:val="center"/>
          </w:tcPr>
          <w:p w14:paraId="6DD64C1F" w14:textId="709B4C18" w:rsidR="00113903" w:rsidRPr="007A4AFC" w:rsidDel="00693568" w:rsidRDefault="005A55FB" w:rsidP="00042C8A">
            <w:pPr>
              <w:spacing w:line="240" w:lineRule="auto"/>
              <w:jc w:val="center"/>
              <w:rPr>
                <w:del w:id="5807" w:author="Dr Mamadou SANOGO" w:date="2023-10-27T11:28:00Z"/>
                <w:color w:val="000000" w:themeColor="text1"/>
                <w:rPrChange w:id="5808" w:author="Dr Mamadou SANOGO" w:date="2023-10-25T18:15:00Z">
                  <w:rPr>
                    <w:del w:id="5809" w:author="Dr Mamadou SANOGO" w:date="2023-10-27T11:28:00Z"/>
                  </w:rPr>
                </w:rPrChange>
              </w:rPr>
            </w:pPr>
            <w:del w:id="5810" w:author="Dr Mamadou SANOGO" w:date="2023-10-26T14:03:00Z">
              <w:r w:rsidRPr="007A4AFC" w:rsidDel="00CB3C42">
                <w:rPr>
                  <w:color w:val="000000" w:themeColor="text1"/>
                  <w:rPrChange w:id="5811" w:author="Dr Mamadou SANOGO" w:date="2023-10-25T18:15:00Z">
                    <w:rPr/>
                  </w:rPrChange>
                </w:rPr>
                <w:delText>6</w:delText>
              </w:r>
            </w:del>
            <w:del w:id="5812" w:author="Dr Mamadou SANOGO" w:date="2023-10-27T11:28:00Z">
              <w:r w:rsidR="00113903" w:rsidRPr="007A4AFC" w:rsidDel="00693568">
                <w:rPr>
                  <w:color w:val="000000" w:themeColor="text1"/>
                  <w:rPrChange w:id="5813" w:author="Dr Mamadou SANOGO" w:date="2023-10-25T18:15:00Z">
                    <w:rPr/>
                  </w:rPrChange>
                </w:rPr>
                <w:delText xml:space="preserve"> soit </w:delText>
              </w:r>
            </w:del>
            <w:del w:id="5814" w:author="Dr Mamadou SANOGO" w:date="2023-10-26T14:03:00Z">
              <w:r w:rsidR="008B5085" w:rsidRPr="007A4AFC" w:rsidDel="00CB3C42">
                <w:rPr>
                  <w:color w:val="000000" w:themeColor="text1"/>
                  <w:rPrChange w:id="5815" w:author="Dr Mamadou SANOGO" w:date="2023-10-25T18:15:00Z">
                    <w:rPr/>
                  </w:rPrChange>
                </w:rPr>
                <w:delText>42.85</w:delText>
              </w:r>
            </w:del>
            <w:del w:id="5816" w:author="Dr Mamadou SANOGO" w:date="2023-10-27T11:28:00Z">
              <w:r w:rsidR="00113903" w:rsidRPr="007A4AFC" w:rsidDel="00693568">
                <w:rPr>
                  <w:color w:val="000000" w:themeColor="text1"/>
                  <w:rPrChange w:id="5817" w:author="Dr Mamadou SANOGO" w:date="2023-10-25T18:15:00Z">
                    <w:rPr/>
                  </w:rPrChange>
                </w:rPr>
                <w:delText>%</w:delText>
              </w:r>
            </w:del>
          </w:p>
        </w:tc>
        <w:tc>
          <w:tcPr>
            <w:tcW w:w="1812" w:type="dxa"/>
            <w:vAlign w:val="center"/>
          </w:tcPr>
          <w:p w14:paraId="513339BF" w14:textId="5547D153" w:rsidR="00113903" w:rsidRPr="007A4AFC" w:rsidDel="00693568" w:rsidRDefault="008B5085" w:rsidP="00113903">
            <w:pPr>
              <w:spacing w:line="240" w:lineRule="auto"/>
              <w:jc w:val="center"/>
              <w:rPr>
                <w:del w:id="5818" w:author="Dr Mamadou SANOGO" w:date="2023-10-27T11:28:00Z"/>
                <w:color w:val="000000" w:themeColor="text1"/>
                <w:rPrChange w:id="5819" w:author="Dr Mamadou SANOGO" w:date="2023-10-25T18:15:00Z">
                  <w:rPr>
                    <w:del w:id="5820" w:author="Dr Mamadou SANOGO" w:date="2023-10-27T11:28:00Z"/>
                  </w:rPr>
                </w:rPrChange>
              </w:rPr>
            </w:pPr>
            <w:del w:id="5821" w:author="Dr Mamadou SANOGO" w:date="2023-10-27T11:28:00Z">
              <w:r w:rsidRPr="007A4AFC" w:rsidDel="00693568">
                <w:rPr>
                  <w:color w:val="000000" w:themeColor="text1"/>
                  <w:rPrChange w:id="5822" w:author="Dr Mamadou SANOGO" w:date="2023-10-25T18:15:00Z">
                    <w:rPr/>
                  </w:rPrChange>
                </w:rPr>
                <w:delText>6 soit 37.50</w:delText>
              </w:r>
              <w:r w:rsidR="00042C8A" w:rsidRPr="007A4AFC" w:rsidDel="00693568">
                <w:rPr>
                  <w:color w:val="000000" w:themeColor="text1"/>
                  <w:rPrChange w:id="5823" w:author="Dr Mamadou SANOGO" w:date="2023-10-25T18:15:00Z">
                    <w:rPr/>
                  </w:rPrChange>
                </w:rPr>
                <w:delText>%</w:delText>
              </w:r>
            </w:del>
          </w:p>
        </w:tc>
        <w:tc>
          <w:tcPr>
            <w:tcW w:w="1813" w:type="dxa"/>
            <w:vAlign w:val="center"/>
          </w:tcPr>
          <w:p w14:paraId="353B3139" w14:textId="347D8F8F" w:rsidR="00113903" w:rsidRPr="007A4AFC" w:rsidDel="00693568" w:rsidRDefault="00113903" w:rsidP="00042C8A">
            <w:pPr>
              <w:spacing w:line="240" w:lineRule="auto"/>
              <w:jc w:val="center"/>
              <w:rPr>
                <w:del w:id="5824" w:author="Dr Mamadou SANOGO" w:date="2023-10-27T11:28:00Z"/>
                <w:color w:val="000000" w:themeColor="text1"/>
                <w:rPrChange w:id="5825" w:author="Dr Mamadou SANOGO" w:date="2023-10-25T18:15:00Z">
                  <w:rPr>
                    <w:del w:id="5826" w:author="Dr Mamadou SANOGO" w:date="2023-10-27T11:28:00Z"/>
                  </w:rPr>
                </w:rPrChange>
              </w:rPr>
            </w:pPr>
            <w:del w:id="5827" w:author="Dr Mamadou SANOGO" w:date="2023-10-27T11:28:00Z">
              <w:r w:rsidRPr="007A4AFC" w:rsidDel="00693568">
                <w:rPr>
                  <w:color w:val="000000" w:themeColor="text1"/>
                  <w:rPrChange w:id="5828" w:author="Dr Mamadou SANOGO" w:date="2023-10-25T18:15:00Z">
                    <w:rPr/>
                  </w:rPrChange>
                </w:rPr>
                <w:delText xml:space="preserve">4 soit </w:delText>
              </w:r>
              <w:r w:rsidR="008B5085" w:rsidRPr="007A4AFC" w:rsidDel="00693568">
                <w:rPr>
                  <w:color w:val="000000" w:themeColor="text1"/>
                  <w:rPrChange w:id="5829" w:author="Dr Mamadou SANOGO" w:date="2023-10-25T18:15:00Z">
                    <w:rPr/>
                  </w:rPrChange>
                </w:rPr>
                <w:delText>23.52</w:delText>
              </w:r>
              <w:r w:rsidRPr="007A4AFC" w:rsidDel="00693568">
                <w:rPr>
                  <w:color w:val="000000" w:themeColor="text1"/>
                  <w:rPrChange w:id="5830" w:author="Dr Mamadou SANOGO" w:date="2023-10-25T18:15:00Z">
                    <w:rPr/>
                  </w:rPrChange>
                </w:rPr>
                <w:delText>%</w:delText>
              </w:r>
            </w:del>
          </w:p>
        </w:tc>
        <w:tc>
          <w:tcPr>
            <w:tcW w:w="1813" w:type="dxa"/>
            <w:vAlign w:val="center"/>
          </w:tcPr>
          <w:p w14:paraId="3ADC3392" w14:textId="42FD3D21" w:rsidR="00113903" w:rsidRPr="007A4AFC" w:rsidDel="00693568" w:rsidRDefault="00B41DB9" w:rsidP="00B41DB9">
            <w:pPr>
              <w:spacing w:line="240" w:lineRule="auto"/>
              <w:jc w:val="center"/>
              <w:rPr>
                <w:del w:id="5831" w:author="Dr Mamadou SANOGO" w:date="2023-10-27T11:28:00Z"/>
                <w:color w:val="000000" w:themeColor="text1"/>
                <w:rPrChange w:id="5832" w:author="Dr Mamadou SANOGO" w:date="2023-10-25T18:15:00Z">
                  <w:rPr>
                    <w:del w:id="5833" w:author="Dr Mamadou SANOGO" w:date="2023-10-27T11:28:00Z"/>
                  </w:rPr>
                </w:rPrChange>
              </w:rPr>
            </w:pPr>
            <w:del w:id="5834" w:author="Dr Mamadou SANOGO" w:date="2023-10-26T15:29:00Z">
              <w:r w:rsidRPr="007A4AFC" w:rsidDel="00CB3C42">
                <w:rPr>
                  <w:color w:val="000000" w:themeColor="text1"/>
                  <w:rPrChange w:id="5835" w:author="Dr Mamadou SANOGO" w:date="2023-10-25T18:15:00Z">
                    <w:rPr/>
                  </w:rPrChange>
                </w:rPr>
                <w:delText>3</w:delText>
              </w:r>
            </w:del>
            <w:del w:id="5836" w:author="Dr Mamadou SANOGO" w:date="2023-10-27T11:28:00Z">
              <w:r w:rsidR="00113903" w:rsidRPr="007A4AFC" w:rsidDel="00693568">
                <w:rPr>
                  <w:color w:val="000000" w:themeColor="text1"/>
                  <w:rPrChange w:id="5837" w:author="Dr Mamadou SANOGO" w:date="2023-10-25T18:15:00Z">
                    <w:rPr/>
                  </w:rPrChange>
                </w:rPr>
                <w:delText xml:space="preserve"> soit </w:delText>
              </w:r>
            </w:del>
            <w:del w:id="5838" w:author="Dr Mamadou SANOGO" w:date="2023-10-26T15:31:00Z">
              <w:r w:rsidR="008B5085" w:rsidRPr="007A4AFC" w:rsidDel="00CB3C42">
                <w:rPr>
                  <w:color w:val="000000" w:themeColor="text1"/>
                  <w:rPrChange w:id="5839" w:author="Dr Mamadou SANOGO" w:date="2023-10-25T18:15:00Z">
                    <w:rPr/>
                  </w:rPrChange>
                </w:rPr>
                <w:delText>14.28</w:delText>
              </w:r>
            </w:del>
            <w:del w:id="5840" w:author="Dr Mamadou SANOGO" w:date="2023-10-27T11:28:00Z">
              <w:r w:rsidR="00113903" w:rsidRPr="007A4AFC" w:rsidDel="00693568">
                <w:rPr>
                  <w:color w:val="000000" w:themeColor="text1"/>
                  <w:rPrChange w:id="5841" w:author="Dr Mamadou SANOGO" w:date="2023-10-25T18:15:00Z">
                    <w:rPr/>
                  </w:rPrChange>
                </w:rPr>
                <w:delText>%</w:delText>
              </w:r>
            </w:del>
          </w:p>
        </w:tc>
      </w:tr>
      <w:tr w:rsidR="007A4AFC" w:rsidRPr="007A4AFC" w:rsidDel="00693568" w14:paraId="7F571740" w14:textId="73D03E17" w:rsidTr="00113903">
        <w:trPr>
          <w:del w:id="5842" w:author="Dr Mamadou SANOGO" w:date="2023-10-27T11:28:00Z"/>
        </w:trPr>
        <w:tc>
          <w:tcPr>
            <w:tcW w:w="2121" w:type="dxa"/>
            <w:shd w:val="clear" w:color="auto" w:fill="D9D9D9" w:themeFill="background1" w:themeFillShade="D9"/>
          </w:tcPr>
          <w:p w14:paraId="02700142" w14:textId="6EED44E6" w:rsidR="00113903" w:rsidRPr="007A4AFC" w:rsidDel="00693568" w:rsidRDefault="00113903" w:rsidP="00113903">
            <w:pPr>
              <w:spacing w:line="240" w:lineRule="auto"/>
              <w:rPr>
                <w:del w:id="5843" w:author="Dr Mamadou SANOGO" w:date="2023-10-27T11:28:00Z"/>
                <w:b/>
                <w:color w:val="000000" w:themeColor="text1"/>
                <w:rPrChange w:id="5844" w:author="Dr Mamadou SANOGO" w:date="2023-10-25T18:15:00Z">
                  <w:rPr>
                    <w:del w:id="5845" w:author="Dr Mamadou SANOGO" w:date="2023-10-27T11:28:00Z"/>
                    <w:b/>
                  </w:rPr>
                </w:rPrChange>
              </w:rPr>
            </w:pPr>
            <w:del w:id="5846" w:author="Dr Mamadou SANOGO" w:date="2023-10-27T11:28:00Z">
              <w:r w:rsidRPr="007A4AFC" w:rsidDel="00693568">
                <w:rPr>
                  <w:b/>
                  <w:color w:val="000000" w:themeColor="text1"/>
                  <w:rPrChange w:id="5847" w:author="Dr Mamadou SANOGO" w:date="2023-10-25T18:15:00Z">
                    <w:rPr>
                      <w:b/>
                    </w:rPr>
                  </w:rPrChange>
                </w:rPr>
                <w:delText>Nbr. total et % d’étudiantes</w:delText>
              </w:r>
              <w:r w:rsidR="00E67C42" w:rsidRPr="007A4AFC" w:rsidDel="00693568">
                <w:rPr>
                  <w:b/>
                  <w:color w:val="000000" w:themeColor="text1"/>
                  <w:rPrChange w:id="5848"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75F64273" w:rsidR="00113903" w:rsidRPr="007A4AFC" w:rsidDel="00693568" w:rsidRDefault="00042C8A" w:rsidP="00B41DB9">
            <w:pPr>
              <w:spacing w:line="240" w:lineRule="auto"/>
              <w:jc w:val="center"/>
              <w:rPr>
                <w:del w:id="5849" w:author="Dr Mamadou SANOGO" w:date="2023-10-27T11:28:00Z"/>
                <w:b/>
                <w:color w:val="000000" w:themeColor="text1"/>
                <w:rPrChange w:id="5850" w:author="Dr Mamadou SANOGO" w:date="2023-10-25T18:15:00Z">
                  <w:rPr>
                    <w:del w:id="5851" w:author="Dr Mamadou SANOGO" w:date="2023-10-27T11:28:00Z"/>
                    <w:b/>
                  </w:rPr>
                </w:rPrChange>
              </w:rPr>
            </w:pPr>
            <w:del w:id="5852" w:author="Dr Mamadou SANOGO" w:date="2023-10-26T14:04:00Z">
              <w:r w:rsidRPr="007A4AFC" w:rsidDel="00CB3C42">
                <w:rPr>
                  <w:b/>
                  <w:color w:val="000000" w:themeColor="text1"/>
                  <w:rPrChange w:id="5853" w:author="Dr Mamadou SANOGO" w:date="2023-10-25T18:15:00Z">
                    <w:rPr>
                      <w:b/>
                    </w:rPr>
                  </w:rPrChange>
                </w:rPr>
                <w:delText>11</w:delText>
              </w:r>
            </w:del>
            <w:del w:id="5854" w:author="Dr Mamadou SANOGO" w:date="2023-10-27T11:28:00Z">
              <w:r w:rsidR="00113903" w:rsidRPr="007A4AFC" w:rsidDel="00693568">
                <w:rPr>
                  <w:b/>
                  <w:color w:val="000000" w:themeColor="text1"/>
                  <w:rPrChange w:id="5855" w:author="Dr Mamadou SANOGO" w:date="2023-10-25T18:15:00Z">
                    <w:rPr>
                      <w:b/>
                    </w:rPr>
                  </w:rPrChange>
                </w:rPr>
                <w:delText xml:space="preserve"> soit </w:delText>
              </w:r>
            </w:del>
            <w:del w:id="5856" w:author="Dr Mamadou SANOGO" w:date="2023-10-26T14:04:00Z">
              <w:r w:rsidR="008B5085" w:rsidRPr="007A4AFC" w:rsidDel="00CB3C42">
                <w:rPr>
                  <w:b/>
                  <w:color w:val="000000" w:themeColor="text1"/>
                  <w:rPrChange w:id="5857" w:author="Dr Mamadou SANOGO" w:date="2023-10-25T18:15:00Z">
                    <w:rPr>
                      <w:b/>
                    </w:rPr>
                  </w:rPrChange>
                </w:rPr>
                <w:delText>36</w:delText>
              </w:r>
            </w:del>
            <w:del w:id="5858" w:author="Dr Mamadou SANOGO" w:date="2023-10-27T11:28:00Z">
              <w:r w:rsidR="00113903" w:rsidRPr="007A4AFC" w:rsidDel="00693568">
                <w:rPr>
                  <w:b/>
                  <w:color w:val="000000" w:themeColor="text1"/>
                  <w:rPrChange w:id="5859" w:author="Dr Mamadou SANOGO" w:date="2023-10-25T18:15:00Z">
                    <w:rPr>
                      <w:b/>
                    </w:rPr>
                  </w:rPrChange>
                </w:rPr>
                <w:delText>%</w:delText>
              </w:r>
            </w:del>
          </w:p>
        </w:tc>
        <w:tc>
          <w:tcPr>
            <w:tcW w:w="1812" w:type="dxa"/>
            <w:shd w:val="clear" w:color="auto" w:fill="D9D9D9" w:themeFill="background1" w:themeFillShade="D9"/>
            <w:vAlign w:val="center"/>
          </w:tcPr>
          <w:p w14:paraId="23E6F4C9" w14:textId="440D3F23" w:rsidR="00113903" w:rsidRPr="007A4AFC" w:rsidDel="00693568" w:rsidRDefault="00B41DB9" w:rsidP="00B41DB9">
            <w:pPr>
              <w:spacing w:line="240" w:lineRule="auto"/>
              <w:jc w:val="center"/>
              <w:rPr>
                <w:del w:id="5860" w:author="Dr Mamadou SANOGO" w:date="2023-10-27T11:28:00Z"/>
                <w:b/>
                <w:color w:val="000000" w:themeColor="text1"/>
                <w:rPrChange w:id="5861" w:author="Dr Mamadou SANOGO" w:date="2023-10-25T18:15:00Z">
                  <w:rPr>
                    <w:del w:id="5862" w:author="Dr Mamadou SANOGO" w:date="2023-10-27T11:28:00Z"/>
                    <w:b/>
                  </w:rPr>
                </w:rPrChange>
              </w:rPr>
            </w:pPr>
            <w:del w:id="5863" w:author="Dr Mamadou SANOGO" w:date="2023-10-27T11:28:00Z">
              <w:r w:rsidRPr="007A4AFC" w:rsidDel="00693568">
                <w:rPr>
                  <w:b/>
                  <w:color w:val="000000" w:themeColor="text1"/>
                  <w:rPrChange w:id="5864" w:author="Dr Mamadou SANOGO" w:date="2023-10-25T18:15:00Z">
                    <w:rPr>
                      <w:b/>
                    </w:rPr>
                  </w:rPrChange>
                </w:rPr>
                <w:delText>1</w:delText>
              </w:r>
            </w:del>
            <w:del w:id="5865" w:author="Dr Mamadou SANOGO" w:date="2023-10-26T14:39:00Z">
              <w:r w:rsidRPr="007A4AFC" w:rsidDel="00CB3C42">
                <w:rPr>
                  <w:b/>
                  <w:color w:val="000000" w:themeColor="text1"/>
                  <w:rPrChange w:id="5866" w:author="Dr Mamadou SANOGO" w:date="2023-10-25T18:15:00Z">
                    <w:rPr>
                      <w:b/>
                    </w:rPr>
                  </w:rPrChange>
                </w:rPr>
                <w:delText>2</w:delText>
              </w:r>
            </w:del>
            <w:del w:id="5867" w:author="Dr Mamadou SANOGO" w:date="2023-10-27T11:28:00Z">
              <w:r w:rsidR="008B5085" w:rsidRPr="007A4AFC" w:rsidDel="00693568">
                <w:rPr>
                  <w:b/>
                  <w:color w:val="000000" w:themeColor="text1"/>
                  <w:rPrChange w:id="5868" w:author="Dr Mamadou SANOGO" w:date="2023-10-25T18:15:00Z">
                    <w:rPr>
                      <w:b/>
                    </w:rPr>
                  </w:rPrChange>
                </w:rPr>
                <w:delText xml:space="preserve"> soit </w:delText>
              </w:r>
            </w:del>
            <w:del w:id="5869" w:author="Dr Mamadou SANOGO" w:date="2023-10-26T14:40:00Z">
              <w:r w:rsidR="008B5085" w:rsidRPr="007A4AFC" w:rsidDel="00CB3C42">
                <w:rPr>
                  <w:b/>
                  <w:color w:val="000000" w:themeColor="text1"/>
                  <w:rPrChange w:id="5870" w:author="Dr Mamadou SANOGO" w:date="2023-10-25T18:15:00Z">
                    <w:rPr>
                      <w:b/>
                    </w:rPr>
                  </w:rPrChange>
                </w:rPr>
                <w:delText>36.36</w:delText>
              </w:r>
            </w:del>
            <w:del w:id="5871" w:author="Dr Mamadou SANOGO" w:date="2023-10-27T11:28:00Z">
              <w:r w:rsidR="00113903" w:rsidRPr="007A4AFC" w:rsidDel="00693568">
                <w:rPr>
                  <w:b/>
                  <w:color w:val="000000" w:themeColor="text1"/>
                  <w:rPrChange w:id="5872" w:author="Dr Mamadou SANOGO" w:date="2023-10-25T18:15:00Z">
                    <w:rPr>
                      <w:b/>
                    </w:rPr>
                  </w:rPrChange>
                </w:rPr>
                <w:delText>%</w:delText>
              </w:r>
            </w:del>
          </w:p>
        </w:tc>
        <w:tc>
          <w:tcPr>
            <w:tcW w:w="1813" w:type="dxa"/>
            <w:shd w:val="clear" w:color="auto" w:fill="D9D9D9" w:themeFill="background1" w:themeFillShade="D9"/>
            <w:vAlign w:val="center"/>
          </w:tcPr>
          <w:p w14:paraId="6E498F72" w14:textId="3ABD2B18" w:rsidR="00113903" w:rsidRPr="007A4AFC" w:rsidDel="00693568" w:rsidRDefault="00B41DB9" w:rsidP="00B41DB9">
            <w:pPr>
              <w:spacing w:line="240" w:lineRule="auto"/>
              <w:jc w:val="center"/>
              <w:rPr>
                <w:del w:id="5873" w:author="Dr Mamadou SANOGO" w:date="2023-10-27T11:28:00Z"/>
                <w:b/>
                <w:color w:val="000000" w:themeColor="text1"/>
                <w:rPrChange w:id="5874" w:author="Dr Mamadou SANOGO" w:date="2023-10-25T18:15:00Z">
                  <w:rPr>
                    <w:del w:id="5875" w:author="Dr Mamadou SANOGO" w:date="2023-10-27T11:28:00Z"/>
                    <w:b/>
                  </w:rPr>
                </w:rPrChange>
              </w:rPr>
            </w:pPr>
            <w:del w:id="5876" w:author="Dr Mamadou SANOGO" w:date="2023-10-26T14:53:00Z">
              <w:r w:rsidRPr="007A4AFC" w:rsidDel="00CB3C42">
                <w:rPr>
                  <w:b/>
                  <w:color w:val="000000" w:themeColor="text1"/>
                  <w:rPrChange w:id="5877" w:author="Dr Mamadou SANOGO" w:date="2023-10-25T18:15:00Z">
                    <w:rPr>
                      <w:b/>
                    </w:rPr>
                  </w:rPrChange>
                </w:rPr>
                <w:delText>8</w:delText>
              </w:r>
            </w:del>
            <w:del w:id="5878" w:author="Dr Mamadou SANOGO" w:date="2023-10-27T11:28:00Z">
              <w:r w:rsidR="008B5085" w:rsidRPr="007A4AFC" w:rsidDel="00693568">
                <w:rPr>
                  <w:b/>
                  <w:color w:val="000000" w:themeColor="text1"/>
                  <w:rPrChange w:id="5879" w:author="Dr Mamadou SANOGO" w:date="2023-10-25T18:15:00Z">
                    <w:rPr>
                      <w:b/>
                    </w:rPr>
                  </w:rPrChange>
                </w:rPr>
                <w:delText xml:space="preserve"> soit 2</w:delText>
              </w:r>
            </w:del>
            <w:del w:id="5880" w:author="Dr Mamadou SANOGO" w:date="2023-10-26T14:53:00Z">
              <w:r w:rsidR="008B5085" w:rsidRPr="007A4AFC" w:rsidDel="00CB3C42">
                <w:rPr>
                  <w:b/>
                  <w:color w:val="000000" w:themeColor="text1"/>
                  <w:rPrChange w:id="5881" w:author="Dr Mamadou SANOGO" w:date="2023-10-25T18:15:00Z">
                    <w:rPr>
                      <w:b/>
                    </w:rPr>
                  </w:rPrChange>
                </w:rPr>
                <w:delText>5.80</w:delText>
              </w:r>
            </w:del>
            <w:del w:id="5882" w:author="Dr Mamadou SANOGO" w:date="2023-10-27T11:28:00Z">
              <w:r w:rsidR="00113903" w:rsidRPr="007A4AFC" w:rsidDel="00693568">
                <w:rPr>
                  <w:b/>
                  <w:color w:val="000000" w:themeColor="text1"/>
                  <w:rPrChange w:id="5883" w:author="Dr Mamadou SANOGO" w:date="2023-10-25T18:15:00Z">
                    <w:rPr>
                      <w:b/>
                    </w:rPr>
                  </w:rPrChange>
                </w:rPr>
                <w:delText>%</w:delText>
              </w:r>
            </w:del>
          </w:p>
        </w:tc>
        <w:tc>
          <w:tcPr>
            <w:tcW w:w="1813" w:type="dxa"/>
            <w:shd w:val="clear" w:color="auto" w:fill="D9D9D9" w:themeFill="background1" w:themeFillShade="D9"/>
            <w:vAlign w:val="center"/>
          </w:tcPr>
          <w:p w14:paraId="1710ECBF" w14:textId="034B1E26" w:rsidR="00113903" w:rsidRPr="007A4AFC" w:rsidDel="00693568" w:rsidRDefault="00B41DB9" w:rsidP="00B41DB9">
            <w:pPr>
              <w:spacing w:line="240" w:lineRule="auto"/>
              <w:jc w:val="center"/>
              <w:rPr>
                <w:del w:id="5884" w:author="Dr Mamadou SANOGO" w:date="2023-10-27T11:28:00Z"/>
                <w:b/>
                <w:color w:val="000000" w:themeColor="text1"/>
                <w:rPrChange w:id="5885" w:author="Dr Mamadou SANOGO" w:date="2023-10-25T18:15:00Z">
                  <w:rPr>
                    <w:del w:id="5886" w:author="Dr Mamadou SANOGO" w:date="2023-10-27T11:28:00Z"/>
                    <w:b/>
                  </w:rPr>
                </w:rPrChange>
              </w:rPr>
            </w:pPr>
            <w:del w:id="5887" w:author="Dr Mamadou SANOGO" w:date="2023-10-26T15:31:00Z">
              <w:r w:rsidRPr="007A4AFC" w:rsidDel="00CB3C42">
                <w:rPr>
                  <w:b/>
                  <w:color w:val="000000" w:themeColor="text1"/>
                  <w:rPrChange w:id="5888" w:author="Dr Mamadou SANOGO" w:date="2023-10-25T18:15:00Z">
                    <w:rPr>
                      <w:b/>
                    </w:rPr>
                  </w:rPrChange>
                </w:rPr>
                <w:delText>8</w:delText>
              </w:r>
            </w:del>
            <w:del w:id="5889" w:author="Dr Mamadou SANOGO" w:date="2023-10-27T11:28:00Z">
              <w:r w:rsidR="00113903" w:rsidRPr="007A4AFC" w:rsidDel="00693568">
                <w:rPr>
                  <w:b/>
                  <w:color w:val="000000" w:themeColor="text1"/>
                  <w:rPrChange w:id="5890" w:author="Dr Mamadou SANOGO" w:date="2023-10-25T18:15:00Z">
                    <w:rPr>
                      <w:b/>
                    </w:rPr>
                  </w:rPrChange>
                </w:rPr>
                <w:delText xml:space="preserve"> soit </w:delText>
              </w:r>
              <w:r w:rsidR="008B5085" w:rsidRPr="007A4AFC" w:rsidDel="00693568">
                <w:rPr>
                  <w:b/>
                  <w:color w:val="000000" w:themeColor="text1"/>
                  <w:rPrChange w:id="5891" w:author="Dr Mamadou SANOGO" w:date="2023-10-25T18:15:00Z">
                    <w:rPr>
                      <w:b/>
                    </w:rPr>
                  </w:rPrChange>
                </w:rPr>
                <w:delText>2</w:delText>
              </w:r>
            </w:del>
            <w:del w:id="5892" w:author="Dr Mamadou SANOGO" w:date="2023-10-26T15:32:00Z">
              <w:r w:rsidR="008B5085" w:rsidRPr="007A4AFC" w:rsidDel="00CB3C42">
                <w:rPr>
                  <w:b/>
                  <w:color w:val="000000" w:themeColor="text1"/>
                  <w:rPrChange w:id="5893" w:author="Dr Mamadou SANOGO" w:date="2023-10-25T18:15:00Z">
                    <w:rPr>
                      <w:b/>
                    </w:rPr>
                  </w:rPrChange>
                </w:rPr>
                <w:delText>1.62</w:delText>
              </w:r>
            </w:del>
            <w:del w:id="5894" w:author="Dr Mamadou SANOGO" w:date="2023-10-27T11:28:00Z">
              <w:r w:rsidR="00113903" w:rsidRPr="007A4AFC" w:rsidDel="00693568">
                <w:rPr>
                  <w:b/>
                  <w:color w:val="000000" w:themeColor="text1"/>
                  <w:rPrChange w:id="5895" w:author="Dr Mamadou SANOGO" w:date="2023-10-25T18:15:00Z">
                    <w:rPr>
                      <w:b/>
                    </w:rPr>
                  </w:rPrChange>
                </w:rPr>
                <w:delText>%</w:delText>
              </w:r>
            </w:del>
          </w:p>
        </w:tc>
      </w:tr>
    </w:tbl>
    <w:p w14:paraId="3C678276" w14:textId="16EAF198" w:rsidR="005A55FB" w:rsidRPr="007A4AFC" w:rsidDel="00693568" w:rsidRDefault="005A55FB" w:rsidP="005A55FB">
      <w:pPr>
        <w:pStyle w:val="Paragraphedeliste"/>
        <w:spacing w:line="240" w:lineRule="auto"/>
        <w:ind w:left="284"/>
        <w:rPr>
          <w:del w:id="5896" w:author="Dr Mamadou SANOGO" w:date="2023-10-27T11:28:00Z"/>
          <w:b/>
          <w:color w:val="000000" w:themeColor="text1"/>
          <w:szCs w:val="24"/>
          <w:rPrChange w:id="5897" w:author="Dr Mamadou SANOGO" w:date="2023-10-25T18:15:00Z">
            <w:rPr>
              <w:del w:id="5898" w:author="Dr Mamadou SANOGO" w:date="2023-10-27T11:28:00Z"/>
              <w:b/>
              <w:szCs w:val="24"/>
            </w:rPr>
          </w:rPrChange>
        </w:rPr>
      </w:pPr>
    </w:p>
    <w:p w14:paraId="68F6C735" w14:textId="4E431ABA" w:rsidR="005A55FB" w:rsidRPr="007A4AFC" w:rsidDel="00693568" w:rsidRDefault="005A55FB" w:rsidP="005A55FB">
      <w:pPr>
        <w:pStyle w:val="Paragraphedeliste"/>
        <w:spacing w:line="240" w:lineRule="auto"/>
        <w:ind w:left="284"/>
        <w:rPr>
          <w:del w:id="5899" w:author="Dr Mamadou SANOGO" w:date="2023-10-27T11:28:00Z"/>
          <w:b/>
          <w:color w:val="000000" w:themeColor="text1"/>
          <w:szCs w:val="24"/>
          <w:rPrChange w:id="5900" w:author="Dr Mamadou SANOGO" w:date="2023-10-25T18:15:00Z">
            <w:rPr>
              <w:del w:id="5901" w:author="Dr Mamadou SANOGO" w:date="2023-10-27T11:28:00Z"/>
              <w:b/>
              <w:szCs w:val="24"/>
            </w:rPr>
          </w:rPrChange>
        </w:rPr>
      </w:pPr>
    </w:p>
    <w:p w14:paraId="2438F9BB" w14:textId="7F65287C" w:rsidR="005A55FB" w:rsidRPr="007A4AFC" w:rsidDel="00693568" w:rsidRDefault="005A55FB" w:rsidP="005A55FB">
      <w:pPr>
        <w:pStyle w:val="Paragraphedeliste"/>
        <w:spacing w:line="240" w:lineRule="auto"/>
        <w:ind w:left="284"/>
        <w:rPr>
          <w:del w:id="5902" w:author="Dr Mamadou SANOGO" w:date="2023-10-27T11:28:00Z"/>
          <w:b/>
          <w:color w:val="000000" w:themeColor="text1"/>
          <w:szCs w:val="24"/>
          <w:rPrChange w:id="5903" w:author="Dr Mamadou SANOGO" w:date="2023-10-25T18:15:00Z">
            <w:rPr>
              <w:del w:id="5904" w:author="Dr Mamadou SANOGO" w:date="2023-10-27T11:28:00Z"/>
              <w:b/>
              <w:szCs w:val="24"/>
            </w:rPr>
          </w:rPrChange>
        </w:rPr>
      </w:pPr>
    </w:p>
    <w:p w14:paraId="1208A58F" w14:textId="30ED05A8" w:rsidR="00D66841" w:rsidRPr="007A4AFC" w:rsidDel="00693568" w:rsidRDefault="00D66841">
      <w:pPr>
        <w:spacing w:line="240" w:lineRule="auto"/>
        <w:rPr>
          <w:del w:id="5905" w:author="Dr Mamadou SANOGO" w:date="2023-10-27T11:28:00Z"/>
          <w:b/>
          <w:color w:val="000000" w:themeColor="text1"/>
          <w:szCs w:val="24"/>
          <w:rPrChange w:id="5906" w:author="Dr Mamadou SANOGO" w:date="2023-10-25T18:15:00Z">
            <w:rPr>
              <w:del w:id="5907" w:author="Dr Mamadou SANOGO" w:date="2023-10-27T11:28:00Z"/>
              <w:b/>
              <w:szCs w:val="24"/>
            </w:rPr>
          </w:rPrChange>
        </w:rPr>
      </w:pPr>
      <w:del w:id="5908" w:author="Dr Mamadou SANOGO" w:date="2023-10-27T11:28:00Z">
        <w:r w:rsidRPr="007A4AFC" w:rsidDel="00693568">
          <w:rPr>
            <w:b/>
            <w:color w:val="000000" w:themeColor="text1"/>
            <w:szCs w:val="24"/>
            <w:rPrChange w:id="5909" w:author="Dr Mamadou SANOGO" w:date="2023-10-25T18:15:00Z">
              <w:rPr>
                <w:b/>
                <w:szCs w:val="24"/>
              </w:rPr>
            </w:rPrChange>
          </w:rPr>
          <w:br w:type="page"/>
        </w:r>
      </w:del>
    </w:p>
    <w:p w14:paraId="0ED4EBA8" w14:textId="3BC998EC" w:rsidR="0047574A" w:rsidRPr="007A4AFC" w:rsidDel="00693568" w:rsidRDefault="0047574A">
      <w:pPr>
        <w:pStyle w:val="Paragraphedeliste"/>
        <w:numPr>
          <w:ilvl w:val="3"/>
          <w:numId w:val="3"/>
        </w:numPr>
        <w:spacing w:line="240" w:lineRule="auto"/>
        <w:ind w:left="284" w:hanging="284"/>
        <w:rPr>
          <w:del w:id="5910" w:author="Dr Mamadou SANOGO" w:date="2023-10-27T11:28:00Z"/>
          <w:b/>
          <w:color w:val="000000" w:themeColor="text1"/>
          <w:szCs w:val="24"/>
          <w:rPrChange w:id="5911" w:author="Dr Mamadou SANOGO" w:date="2023-10-25T18:15:00Z">
            <w:rPr>
              <w:del w:id="5912" w:author="Dr Mamadou SANOGO" w:date="2023-10-27T11:28:00Z"/>
              <w:b/>
              <w:szCs w:val="24"/>
            </w:rPr>
          </w:rPrChange>
        </w:rPr>
      </w:pPr>
      <w:del w:id="5913" w:author="Dr Mamadou SANOGO" w:date="2023-10-27T11:28:00Z">
        <w:r w:rsidRPr="007A4AFC" w:rsidDel="00693568">
          <w:rPr>
            <w:b/>
            <w:color w:val="000000" w:themeColor="text1"/>
            <w:szCs w:val="24"/>
            <w:rPrChange w:id="5914" w:author="Dr Mamadou SANOGO" w:date="2023-10-25T18:15:00Z">
              <w:rPr>
                <w:b/>
                <w:szCs w:val="24"/>
              </w:rPr>
            </w:rPrChange>
          </w:rPr>
          <w:delText>Réussite académique</w:delText>
        </w:r>
      </w:del>
    </w:p>
    <w:p w14:paraId="19614FEB" w14:textId="3FFC6010" w:rsidR="0047574A" w:rsidRPr="007A4AFC" w:rsidDel="00693568" w:rsidRDefault="0047574A" w:rsidP="0047574A">
      <w:pPr>
        <w:spacing w:line="240" w:lineRule="auto"/>
        <w:rPr>
          <w:del w:id="5915" w:author="Dr Mamadou SANOGO" w:date="2023-10-27T11:28:00Z"/>
          <w:b/>
          <w:bCs/>
          <w:i/>
          <w:iCs/>
          <w:color w:val="000000" w:themeColor="text1"/>
          <w:sz w:val="14"/>
          <w:rPrChange w:id="5916" w:author="Dr Mamadou SANOGO" w:date="2023-10-25T18:15:00Z">
            <w:rPr>
              <w:del w:id="5917" w:author="Dr Mamadou SANOGO" w:date="2023-10-27T11:28:00Z"/>
              <w:b/>
              <w:bCs/>
              <w:i/>
              <w:iCs/>
              <w:sz w:val="14"/>
            </w:rPr>
          </w:rPrChange>
        </w:rPr>
      </w:pPr>
    </w:p>
    <w:p w14:paraId="4543B393" w14:textId="64250EEC" w:rsidR="0047574A" w:rsidRPr="007A4AFC" w:rsidDel="00693568" w:rsidRDefault="0047574A">
      <w:pPr>
        <w:pStyle w:val="Paragraphedeliste"/>
        <w:numPr>
          <w:ilvl w:val="0"/>
          <w:numId w:val="2"/>
        </w:numPr>
        <w:spacing w:line="240" w:lineRule="auto"/>
        <w:rPr>
          <w:del w:id="5918" w:author="Dr Mamadou SANOGO" w:date="2023-10-27T11:28:00Z"/>
          <w:b/>
          <w:bCs/>
          <w:color w:val="000000" w:themeColor="text1"/>
          <w:szCs w:val="24"/>
          <w:rPrChange w:id="5919" w:author="Dr Mamadou SANOGO" w:date="2023-10-25T18:15:00Z">
            <w:rPr>
              <w:del w:id="5920" w:author="Dr Mamadou SANOGO" w:date="2023-10-27T11:28:00Z"/>
              <w:b/>
              <w:bCs/>
              <w:szCs w:val="24"/>
            </w:rPr>
          </w:rPrChange>
        </w:rPr>
      </w:pPr>
      <w:del w:id="5921" w:author="Dr Mamadou SANOGO" w:date="2023-10-27T11:28:00Z">
        <w:r w:rsidRPr="007A4AFC" w:rsidDel="00693568">
          <w:rPr>
            <w:b/>
            <w:bCs/>
            <w:color w:val="000000" w:themeColor="text1"/>
            <w:szCs w:val="24"/>
            <w:rPrChange w:id="5922" w:author="Dr Mamadou SANOGO" w:date="2023-10-25T18:15:00Z">
              <w:rPr>
                <w:b/>
                <w:bCs/>
                <w:szCs w:val="24"/>
              </w:rPr>
            </w:rPrChange>
          </w:rPr>
          <w:delText>Etudiants en formation initiale</w:delText>
        </w:r>
      </w:del>
    </w:p>
    <w:p w14:paraId="514CFA00" w14:textId="7CBA677F" w:rsidR="0047574A" w:rsidRPr="007A4AFC" w:rsidDel="00693568" w:rsidRDefault="0047574A" w:rsidP="0047574A">
      <w:pPr>
        <w:spacing w:line="240" w:lineRule="auto"/>
        <w:rPr>
          <w:del w:id="5923" w:author="Dr Mamadou SANOGO" w:date="2023-10-27T11:28:00Z"/>
          <w:color w:val="000000" w:themeColor="text1"/>
          <w:rPrChange w:id="5924" w:author="Dr Mamadou SANOGO" w:date="2023-10-25T18:15:00Z">
            <w:rPr>
              <w:del w:id="5925" w:author="Dr Mamadou SANOGO" w:date="2023-10-27T11:28: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693568" w14:paraId="2184A6CA" w14:textId="3AFD2A5F" w:rsidTr="00887FDF">
        <w:trPr>
          <w:del w:id="5926" w:author="Dr Mamadou SANOGO" w:date="2023-10-27T11:28:00Z"/>
        </w:trPr>
        <w:tc>
          <w:tcPr>
            <w:tcW w:w="2404" w:type="dxa"/>
          </w:tcPr>
          <w:p w14:paraId="22BD47BA" w14:textId="1A391A77" w:rsidR="005A55FB" w:rsidRPr="007A4AFC" w:rsidDel="00693568" w:rsidRDefault="005A55FB" w:rsidP="00D66841">
            <w:pPr>
              <w:spacing w:line="240" w:lineRule="auto"/>
              <w:rPr>
                <w:del w:id="5927" w:author="Dr Mamadou SANOGO" w:date="2023-10-27T11:28:00Z"/>
                <w:b/>
                <w:color w:val="000000" w:themeColor="text1"/>
                <w:rPrChange w:id="5928" w:author="Dr Mamadou SANOGO" w:date="2023-10-25T18:15:00Z">
                  <w:rPr>
                    <w:del w:id="5929" w:author="Dr Mamadou SANOGO" w:date="2023-10-27T11:28:00Z"/>
                    <w:b/>
                  </w:rPr>
                </w:rPrChange>
              </w:rPr>
            </w:pPr>
            <w:del w:id="5930" w:author="Dr Mamadou SANOGO" w:date="2023-10-27T11:28:00Z">
              <w:r w:rsidRPr="007A4AFC" w:rsidDel="00693568">
                <w:rPr>
                  <w:b/>
                  <w:color w:val="000000" w:themeColor="text1"/>
                  <w:rPrChange w:id="5931" w:author="Dr Mamadou SANOGO" w:date="2023-10-25T18:15:00Z">
                    <w:rPr>
                      <w:b/>
                    </w:rPr>
                  </w:rPrChange>
                </w:rPr>
                <w:delText>Année universitaire</w:delText>
              </w:r>
            </w:del>
          </w:p>
        </w:tc>
        <w:tc>
          <w:tcPr>
            <w:tcW w:w="1559" w:type="dxa"/>
          </w:tcPr>
          <w:p w14:paraId="52756F94" w14:textId="22E6DE62" w:rsidR="005A55FB" w:rsidRPr="007A4AFC" w:rsidDel="00693568" w:rsidRDefault="005A55FB" w:rsidP="00D66841">
            <w:pPr>
              <w:spacing w:line="240" w:lineRule="auto"/>
              <w:jc w:val="center"/>
              <w:rPr>
                <w:del w:id="5932" w:author="Dr Mamadou SANOGO" w:date="2023-10-27T11:28:00Z"/>
                <w:b/>
                <w:color w:val="000000" w:themeColor="text1"/>
                <w:rPrChange w:id="5933" w:author="Dr Mamadou SANOGO" w:date="2023-10-25T18:15:00Z">
                  <w:rPr>
                    <w:del w:id="5934" w:author="Dr Mamadou SANOGO" w:date="2023-10-27T11:28:00Z"/>
                    <w:b/>
                  </w:rPr>
                </w:rPrChange>
              </w:rPr>
            </w:pPr>
            <w:del w:id="5935" w:author="Dr Mamadou SANOGO" w:date="2023-10-27T11:28:00Z">
              <w:r w:rsidRPr="007A4AFC" w:rsidDel="00693568">
                <w:rPr>
                  <w:b/>
                  <w:color w:val="000000" w:themeColor="text1"/>
                  <w:rPrChange w:id="5936" w:author="Dr Mamadou SANOGO" w:date="2023-10-25T18:15:00Z">
                    <w:rPr>
                      <w:b/>
                    </w:rPr>
                  </w:rPrChange>
                </w:rPr>
                <w:delText>2018-2019</w:delText>
              </w:r>
            </w:del>
          </w:p>
        </w:tc>
        <w:tc>
          <w:tcPr>
            <w:tcW w:w="1701" w:type="dxa"/>
          </w:tcPr>
          <w:p w14:paraId="7E4665C4" w14:textId="0476C10C" w:rsidR="005A55FB" w:rsidRPr="007A4AFC" w:rsidDel="00693568" w:rsidRDefault="005A55FB" w:rsidP="00D66841">
            <w:pPr>
              <w:spacing w:line="240" w:lineRule="auto"/>
              <w:jc w:val="center"/>
              <w:rPr>
                <w:del w:id="5937" w:author="Dr Mamadou SANOGO" w:date="2023-10-27T11:28:00Z"/>
                <w:b/>
                <w:color w:val="000000" w:themeColor="text1"/>
                <w:rPrChange w:id="5938" w:author="Dr Mamadou SANOGO" w:date="2023-10-25T18:15:00Z">
                  <w:rPr>
                    <w:del w:id="5939" w:author="Dr Mamadou SANOGO" w:date="2023-10-27T11:28:00Z"/>
                    <w:b/>
                  </w:rPr>
                </w:rPrChange>
              </w:rPr>
            </w:pPr>
            <w:del w:id="5940" w:author="Dr Mamadou SANOGO" w:date="2023-10-27T11:28:00Z">
              <w:r w:rsidRPr="007A4AFC" w:rsidDel="00693568">
                <w:rPr>
                  <w:b/>
                  <w:color w:val="000000" w:themeColor="text1"/>
                  <w:rPrChange w:id="5941" w:author="Dr Mamadou SANOGO" w:date="2023-10-25T18:15:00Z">
                    <w:rPr>
                      <w:b/>
                    </w:rPr>
                  </w:rPrChange>
                </w:rPr>
                <w:delText>2019-2020</w:delText>
              </w:r>
            </w:del>
          </w:p>
        </w:tc>
        <w:tc>
          <w:tcPr>
            <w:tcW w:w="1701" w:type="dxa"/>
          </w:tcPr>
          <w:p w14:paraId="6DBB0AB5" w14:textId="43532BEC" w:rsidR="005A55FB" w:rsidRPr="007A4AFC" w:rsidDel="00693568" w:rsidRDefault="005A55FB" w:rsidP="00D66841">
            <w:pPr>
              <w:spacing w:line="240" w:lineRule="auto"/>
              <w:jc w:val="center"/>
              <w:rPr>
                <w:del w:id="5942" w:author="Dr Mamadou SANOGO" w:date="2023-10-27T11:28:00Z"/>
                <w:b/>
                <w:color w:val="000000" w:themeColor="text1"/>
                <w:rPrChange w:id="5943" w:author="Dr Mamadou SANOGO" w:date="2023-10-25T18:15:00Z">
                  <w:rPr>
                    <w:del w:id="5944" w:author="Dr Mamadou SANOGO" w:date="2023-10-27T11:28:00Z"/>
                    <w:b/>
                  </w:rPr>
                </w:rPrChange>
              </w:rPr>
            </w:pPr>
            <w:del w:id="5945" w:author="Dr Mamadou SANOGO" w:date="2023-10-27T11:28:00Z">
              <w:r w:rsidRPr="007A4AFC" w:rsidDel="00693568">
                <w:rPr>
                  <w:b/>
                  <w:color w:val="000000" w:themeColor="text1"/>
                  <w:rPrChange w:id="5946" w:author="Dr Mamadou SANOGO" w:date="2023-10-25T18:15:00Z">
                    <w:rPr>
                      <w:b/>
                    </w:rPr>
                  </w:rPrChange>
                </w:rPr>
                <w:delText>2020-2021</w:delText>
              </w:r>
            </w:del>
          </w:p>
        </w:tc>
        <w:tc>
          <w:tcPr>
            <w:tcW w:w="1696" w:type="dxa"/>
          </w:tcPr>
          <w:p w14:paraId="3B96C15B" w14:textId="7C5DF140" w:rsidR="005A55FB" w:rsidRPr="007A4AFC" w:rsidDel="00693568" w:rsidRDefault="005A55FB" w:rsidP="00D66841">
            <w:pPr>
              <w:spacing w:line="240" w:lineRule="auto"/>
              <w:jc w:val="center"/>
              <w:rPr>
                <w:del w:id="5947" w:author="Dr Mamadou SANOGO" w:date="2023-10-27T11:28:00Z"/>
                <w:b/>
                <w:color w:val="000000" w:themeColor="text1"/>
                <w:rPrChange w:id="5948" w:author="Dr Mamadou SANOGO" w:date="2023-10-25T18:15:00Z">
                  <w:rPr>
                    <w:del w:id="5949" w:author="Dr Mamadou SANOGO" w:date="2023-10-27T11:28:00Z"/>
                    <w:b/>
                  </w:rPr>
                </w:rPrChange>
              </w:rPr>
            </w:pPr>
            <w:del w:id="5950" w:author="Dr Mamadou SANOGO" w:date="2023-10-27T11:28:00Z">
              <w:r w:rsidRPr="007A4AFC" w:rsidDel="00693568">
                <w:rPr>
                  <w:b/>
                  <w:color w:val="000000" w:themeColor="text1"/>
                  <w:rPrChange w:id="5951" w:author="Dr Mamadou SANOGO" w:date="2023-10-25T18:15:00Z">
                    <w:rPr>
                      <w:b/>
                    </w:rPr>
                  </w:rPrChange>
                </w:rPr>
                <w:delText>2021-2022</w:delText>
              </w:r>
            </w:del>
          </w:p>
        </w:tc>
      </w:tr>
      <w:tr w:rsidR="007A4AFC" w:rsidRPr="007A4AFC" w:rsidDel="00693568" w14:paraId="0ED5A43E" w14:textId="29626E25" w:rsidTr="00887FDF">
        <w:trPr>
          <w:del w:id="5952" w:author="Dr Mamadou SANOGO" w:date="2023-10-27T11:28:00Z"/>
        </w:trPr>
        <w:tc>
          <w:tcPr>
            <w:tcW w:w="2404" w:type="dxa"/>
          </w:tcPr>
          <w:p w14:paraId="78FF47FB" w14:textId="1E4F25AB" w:rsidR="00887FDF" w:rsidRPr="007A4AFC" w:rsidDel="00693568" w:rsidRDefault="00887FDF" w:rsidP="00887FDF">
            <w:pPr>
              <w:spacing w:line="240" w:lineRule="auto"/>
              <w:rPr>
                <w:del w:id="5953" w:author="Dr Mamadou SANOGO" w:date="2023-10-27T11:28:00Z"/>
                <w:color w:val="000000" w:themeColor="text1"/>
                <w:rPrChange w:id="5954" w:author="Dr Mamadou SANOGO" w:date="2023-10-25T18:15:00Z">
                  <w:rPr>
                    <w:del w:id="5955" w:author="Dr Mamadou SANOGO" w:date="2023-10-27T11:28:00Z"/>
                  </w:rPr>
                </w:rPrChange>
              </w:rPr>
            </w:pPr>
            <w:del w:id="5956" w:author="Dr Mamadou SANOGO" w:date="2023-10-27T11:28:00Z">
              <w:r w:rsidRPr="007A4AFC" w:rsidDel="00693568">
                <w:rPr>
                  <w:color w:val="000000" w:themeColor="text1"/>
                  <w:rPrChange w:id="5957" w:author="Dr Mamadou SANOGO" w:date="2023-10-25T18:15:00Z">
                    <w:rPr/>
                  </w:rPrChange>
                </w:rPr>
                <w:delText>Nbr. et % d’étudiants ayant validé le M1</w:delText>
              </w:r>
            </w:del>
          </w:p>
        </w:tc>
        <w:tc>
          <w:tcPr>
            <w:tcW w:w="1559" w:type="dxa"/>
            <w:vAlign w:val="center"/>
          </w:tcPr>
          <w:p w14:paraId="747955A7" w14:textId="3CF3D428" w:rsidR="00887FDF" w:rsidRPr="007A4AFC" w:rsidDel="00693568" w:rsidRDefault="00887FDF" w:rsidP="00887FDF">
            <w:pPr>
              <w:spacing w:line="240" w:lineRule="auto"/>
              <w:jc w:val="center"/>
              <w:rPr>
                <w:del w:id="5958" w:author="Dr Mamadou SANOGO" w:date="2023-10-27T11:28:00Z"/>
                <w:color w:val="000000" w:themeColor="text1"/>
                <w:rPrChange w:id="5959" w:author="Dr Mamadou SANOGO" w:date="2023-10-25T18:15:00Z">
                  <w:rPr>
                    <w:del w:id="5960" w:author="Dr Mamadou SANOGO" w:date="2023-10-27T11:28:00Z"/>
                  </w:rPr>
                </w:rPrChange>
              </w:rPr>
            </w:pPr>
            <w:del w:id="5961" w:author="Dr Mamadou SANOGO" w:date="2023-10-26T14:16:00Z">
              <w:r w:rsidRPr="007A4AFC" w:rsidDel="00CB3C42">
                <w:rPr>
                  <w:color w:val="000000" w:themeColor="text1"/>
                  <w:rPrChange w:id="5962" w:author="Dr Mamadou SANOGO" w:date="2023-10-25T18:15:00Z">
                    <w:rPr/>
                  </w:rPrChange>
                </w:rPr>
                <w:delText>11</w:delText>
              </w:r>
            </w:del>
            <w:del w:id="5963" w:author="Dr Mamadou SANOGO" w:date="2023-10-27T11:28:00Z">
              <w:r w:rsidRPr="007A4AFC" w:rsidDel="00693568">
                <w:rPr>
                  <w:color w:val="000000" w:themeColor="text1"/>
                  <w:rPrChange w:id="5964" w:author="Dr Mamadou SANOGO" w:date="2023-10-25T18:15:00Z">
                    <w:rPr/>
                  </w:rPrChange>
                </w:rPr>
                <w:delText xml:space="preserve"> soit 100%</w:delText>
              </w:r>
            </w:del>
          </w:p>
        </w:tc>
        <w:tc>
          <w:tcPr>
            <w:tcW w:w="1701" w:type="dxa"/>
            <w:vAlign w:val="center"/>
          </w:tcPr>
          <w:p w14:paraId="6DD7D00A" w14:textId="04681344" w:rsidR="00887FDF" w:rsidRPr="007A4AFC" w:rsidDel="00693568" w:rsidRDefault="00887FDF" w:rsidP="00887FDF">
            <w:pPr>
              <w:spacing w:line="240" w:lineRule="auto"/>
              <w:jc w:val="center"/>
              <w:rPr>
                <w:del w:id="5965" w:author="Dr Mamadou SANOGO" w:date="2023-10-27T11:28:00Z"/>
                <w:color w:val="000000" w:themeColor="text1"/>
                <w:rPrChange w:id="5966" w:author="Dr Mamadou SANOGO" w:date="2023-10-25T18:15:00Z">
                  <w:rPr>
                    <w:del w:id="5967" w:author="Dr Mamadou SANOGO" w:date="2023-10-27T11:28:00Z"/>
                  </w:rPr>
                </w:rPrChange>
              </w:rPr>
            </w:pPr>
            <w:del w:id="5968" w:author="Dr Mamadou SANOGO" w:date="2023-10-27T11:28:00Z">
              <w:r w:rsidRPr="007A4AFC" w:rsidDel="00693568">
                <w:rPr>
                  <w:color w:val="000000" w:themeColor="text1"/>
                  <w:rPrChange w:id="5969" w:author="Dr Mamadou SANOGO" w:date="2023-10-25T18:15:00Z">
                    <w:rPr/>
                  </w:rPrChange>
                </w:rPr>
                <w:delText>1</w:delText>
              </w:r>
            </w:del>
            <w:del w:id="5970" w:author="Dr Mamadou SANOGO" w:date="2023-10-26T14:41:00Z">
              <w:r w:rsidRPr="007A4AFC" w:rsidDel="00CB3C42">
                <w:rPr>
                  <w:color w:val="000000" w:themeColor="text1"/>
                  <w:rPrChange w:id="5971" w:author="Dr Mamadou SANOGO" w:date="2023-10-25T18:15:00Z">
                    <w:rPr/>
                  </w:rPrChange>
                </w:rPr>
                <w:delText>2</w:delText>
              </w:r>
            </w:del>
            <w:del w:id="5972" w:author="Dr Mamadou SANOGO" w:date="2023-10-27T11:28:00Z">
              <w:r w:rsidRPr="007A4AFC" w:rsidDel="00693568">
                <w:rPr>
                  <w:color w:val="000000" w:themeColor="text1"/>
                  <w:rPrChange w:id="5973" w:author="Dr Mamadou SANOGO" w:date="2023-10-25T18:15:00Z">
                    <w:rPr/>
                  </w:rPrChange>
                </w:rPr>
                <w:delText xml:space="preserve"> soit 100%</w:delText>
              </w:r>
            </w:del>
          </w:p>
        </w:tc>
        <w:tc>
          <w:tcPr>
            <w:tcW w:w="1701" w:type="dxa"/>
            <w:vAlign w:val="center"/>
          </w:tcPr>
          <w:p w14:paraId="0B5510E3" w14:textId="665F3D60" w:rsidR="00887FDF" w:rsidRPr="007A4AFC" w:rsidDel="00693568" w:rsidRDefault="00887FDF" w:rsidP="00887FDF">
            <w:pPr>
              <w:spacing w:line="240" w:lineRule="auto"/>
              <w:jc w:val="center"/>
              <w:rPr>
                <w:del w:id="5974" w:author="Dr Mamadou SANOGO" w:date="2023-10-27T11:28:00Z"/>
                <w:color w:val="000000" w:themeColor="text1"/>
                <w:rPrChange w:id="5975" w:author="Dr Mamadou SANOGO" w:date="2023-10-25T18:15:00Z">
                  <w:rPr>
                    <w:del w:id="5976" w:author="Dr Mamadou SANOGO" w:date="2023-10-27T11:28:00Z"/>
                  </w:rPr>
                </w:rPrChange>
              </w:rPr>
            </w:pPr>
            <w:del w:id="5977" w:author="Dr Mamadou SANOGO" w:date="2023-10-27T11:28:00Z">
              <w:r w:rsidRPr="007A4AFC" w:rsidDel="00693568">
                <w:rPr>
                  <w:color w:val="000000" w:themeColor="text1"/>
                  <w:rPrChange w:id="5978" w:author="Dr Mamadou SANOGO" w:date="2023-10-25T18:15:00Z">
                    <w:rPr/>
                  </w:rPrChange>
                </w:rPr>
                <w:delText>1</w:delText>
              </w:r>
            </w:del>
            <w:del w:id="5979" w:author="Dr Mamadou SANOGO" w:date="2023-10-26T14:54:00Z">
              <w:r w:rsidRPr="007A4AFC" w:rsidDel="00CB3C42">
                <w:rPr>
                  <w:color w:val="000000" w:themeColor="text1"/>
                  <w:rPrChange w:id="5980" w:author="Dr Mamadou SANOGO" w:date="2023-10-25T18:15:00Z">
                    <w:rPr/>
                  </w:rPrChange>
                </w:rPr>
                <w:delText>2</w:delText>
              </w:r>
            </w:del>
            <w:del w:id="5981" w:author="Dr Mamadou SANOGO" w:date="2023-10-27T11:28:00Z">
              <w:r w:rsidRPr="007A4AFC" w:rsidDel="00693568">
                <w:rPr>
                  <w:color w:val="000000" w:themeColor="text1"/>
                  <w:rPrChange w:id="5982" w:author="Dr Mamadou SANOGO" w:date="2023-10-25T18:15:00Z">
                    <w:rPr/>
                  </w:rPrChange>
                </w:rPr>
                <w:delText xml:space="preserve"> soit 100%</w:delText>
              </w:r>
            </w:del>
          </w:p>
        </w:tc>
        <w:tc>
          <w:tcPr>
            <w:tcW w:w="1696" w:type="dxa"/>
            <w:vAlign w:val="center"/>
          </w:tcPr>
          <w:p w14:paraId="597594AD" w14:textId="2939CC61" w:rsidR="00887FDF" w:rsidRPr="007A4AFC" w:rsidDel="00693568" w:rsidRDefault="00887FDF" w:rsidP="00887FDF">
            <w:pPr>
              <w:spacing w:line="240" w:lineRule="auto"/>
              <w:jc w:val="center"/>
              <w:rPr>
                <w:del w:id="5983" w:author="Dr Mamadou SANOGO" w:date="2023-10-27T11:28:00Z"/>
                <w:color w:val="000000" w:themeColor="text1"/>
                <w:rPrChange w:id="5984" w:author="Dr Mamadou SANOGO" w:date="2023-10-25T18:15:00Z">
                  <w:rPr>
                    <w:del w:id="5985" w:author="Dr Mamadou SANOGO" w:date="2023-10-27T11:28:00Z"/>
                  </w:rPr>
                </w:rPrChange>
              </w:rPr>
            </w:pPr>
            <w:del w:id="5986" w:author="Dr Mamadou SANOGO" w:date="2023-10-27T11:28:00Z">
              <w:r w:rsidRPr="007A4AFC" w:rsidDel="00693568">
                <w:rPr>
                  <w:color w:val="000000" w:themeColor="text1"/>
                  <w:rPrChange w:id="5987" w:author="Dr Mamadou SANOGO" w:date="2023-10-25T18:15:00Z">
                    <w:rPr/>
                  </w:rPrChange>
                </w:rPr>
                <w:delText>1</w:delText>
              </w:r>
            </w:del>
            <w:del w:id="5988" w:author="Dr Mamadou SANOGO" w:date="2023-10-26T15:34:00Z">
              <w:r w:rsidRPr="007A4AFC" w:rsidDel="00CB3C42">
                <w:rPr>
                  <w:color w:val="000000" w:themeColor="text1"/>
                  <w:rPrChange w:id="5989" w:author="Dr Mamadou SANOGO" w:date="2023-10-25T18:15:00Z">
                    <w:rPr/>
                  </w:rPrChange>
                </w:rPr>
                <w:delText>2</w:delText>
              </w:r>
            </w:del>
            <w:del w:id="5990" w:author="Dr Mamadou SANOGO" w:date="2023-10-27T11:28:00Z">
              <w:r w:rsidRPr="007A4AFC" w:rsidDel="00693568">
                <w:rPr>
                  <w:color w:val="000000" w:themeColor="text1"/>
                  <w:rPrChange w:id="5991" w:author="Dr Mamadou SANOGO" w:date="2023-10-25T18:15:00Z">
                    <w:rPr/>
                  </w:rPrChange>
                </w:rPr>
                <w:delText xml:space="preserve"> soit 100%</w:delText>
              </w:r>
            </w:del>
          </w:p>
        </w:tc>
      </w:tr>
      <w:tr w:rsidR="007A4AFC" w:rsidRPr="007A4AFC" w:rsidDel="00693568" w14:paraId="4DB6F1FE" w14:textId="7A82239C" w:rsidTr="00887FDF">
        <w:trPr>
          <w:del w:id="5992" w:author="Dr Mamadou SANOGO" w:date="2023-10-27T11:28:00Z"/>
        </w:trPr>
        <w:tc>
          <w:tcPr>
            <w:tcW w:w="2404" w:type="dxa"/>
          </w:tcPr>
          <w:p w14:paraId="350A8783" w14:textId="65BE9C49" w:rsidR="00887FDF" w:rsidRPr="007A4AFC" w:rsidDel="00693568" w:rsidRDefault="00887FDF" w:rsidP="00887FDF">
            <w:pPr>
              <w:spacing w:line="240" w:lineRule="auto"/>
              <w:rPr>
                <w:del w:id="5993" w:author="Dr Mamadou SANOGO" w:date="2023-10-27T11:28:00Z"/>
                <w:color w:val="000000" w:themeColor="text1"/>
                <w:rPrChange w:id="5994" w:author="Dr Mamadou SANOGO" w:date="2023-10-25T18:15:00Z">
                  <w:rPr>
                    <w:del w:id="5995" w:author="Dr Mamadou SANOGO" w:date="2023-10-27T11:28:00Z"/>
                  </w:rPr>
                </w:rPrChange>
              </w:rPr>
            </w:pPr>
            <w:del w:id="5996" w:author="Dr Mamadou SANOGO" w:date="2023-10-27T11:28:00Z">
              <w:r w:rsidRPr="007A4AFC" w:rsidDel="00693568">
                <w:rPr>
                  <w:color w:val="000000" w:themeColor="text1"/>
                  <w:rPrChange w:id="5997" w:author="Dr Mamadou SANOGO" w:date="2023-10-25T18:15:00Z">
                    <w:rPr/>
                  </w:rPrChange>
                </w:rPr>
                <w:delText>Nbr. et % d’étudiants admis en M2 avec dettes</w:delText>
              </w:r>
            </w:del>
          </w:p>
        </w:tc>
        <w:tc>
          <w:tcPr>
            <w:tcW w:w="1559" w:type="dxa"/>
            <w:vAlign w:val="center"/>
          </w:tcPr>
          <w:p w14:paraId="6FFD6DC6" w14:textId="7D60F8A1" w:rsidR="00887FDF" w:rsidRPr="007A4AFC" w:rsidDel="00693568" w:rsidRDefault="00887FDF" w:rsidP="00887FDF">
            <w:pPr>
              <w:spacing w:line="240" w:lineRule="auto"/>
              <w:jc w:val="center"/>
              <w:rPr>
                <w:del w:id="5998" w:author="Dr Mamadou SANOGO" w:date="2023-10-27T11:28:00Z"/>
                <w:color w:val="000000" w:themeColor="text1"/>
                <w:rPrChange w:id="5999" w:author="Dr Mamadou SANOGO" w:date="2023-10-25T18:15:00Z">
                  <w:rPr>
                    <w:del w:id="6000" w:author="Dr Mamadou SANOGO" w:date="2023-10-27T11:28:00Z"/>
                  </w:rPr>
                </w:rPrChange>
              </w:rPr>
            </w:pPr>
            <w:del w:id="6001" w:author="Dr Mamadou SANOGO" w:date="2023-10-27T11:28:00Z">
              <w:r w:rsidRPr="007A4AFC" w:rsidDel="00693568">
                <w:rPr>
                  <w:color w:val="000000" w:themeColor="text1"/>
                  <w:rPrChange w:id="6002" w:author="Dr Mamadou SANOGO" w:date="2023-10-25T18:15:00Z">
                    <w:rPr/>
                  </w:rPrChange>
                </w:rPr>
                <w:delText>2 soit 18%</w:delText>
              </w:r>
            </w:del>
          </w:p>
        </w:tc>
        <w:tc>
          <w:tcPr>
            <w:tcW w:w="1701" w:type="dxa"/>
            <w:vAlign w:val="center"/>
          </w:tcPr>
          <w:p w14:paraId="6869462E" w14:textId="0AC40E4C" w:rsidR="00887FDF" w:rsidRPr="007A4AFC" w:rsidDel="00693568" w:rsidRDefault="00887FDF" w:rsidP="00887FDF">
            <w:pPr>
              <w:spacing w:line="240" w:lineRule="auto"/>
              <w:jc w:val="center"/>
              <w:rPr>
                <w:del w:id="6003" w:author="Dr Mamadou SANOGO" w:date="2023-10-27T11:28:00Z"/>
                <w:color w:val="000000" w:themeColor="text1"/>
                <w:rPrChange w:id="6004" w:author="Dr Mamadou SANOGO" w:date="2023-10-25T18:15:00Z">
                  <w:rPr>
                    <w:del w:id="6005" w:author="Dr Mamadou SANOGO" w:date="2023-10-27T11:28:00Z"/>
                  </w:rPr>
                </w:rPrChange>
              </w:rPr>
            </w:pPr>
            <w:del w:id="6006" w:author="Dr Mamadou SANOGO" w:date="2023-10-27T11:28:00Z">
              <w:r w:rsidRPr="007A4AFC" w:rsidDel="00693568">
                <w:rPr>
                  <w:color w:val="000000" w:themeColor="text1"/>
                  <w:rPrChange w:id="6007" w:author="Dr Mamadou SANOGO" w:date="2023-10-25T18:15:00Z">
                    <w:rPr/>
                  </w:rPrChange>
                </w:rPr>
                <w:delText>0 soit 0%</w:delText>
              </w:r>
            </w:del>
          </w:p>
        </w:tc>
        <w:tc>
          <w:tcPr>
            <w:tcW w:w="1701" w:type="dxa"/>
            <w:vAlign w:val="center"/>
          </w:tcPr>
          <w:p w14:paraId="29B6394A" w14:textId="2826B1B2" w:rsidR="00887FDF" w:rsidRPr="007A4AFC" w:rsidDel="00693568" w:rsidRDefault="00887FDF" w:rsidP="00887FDF">
            <w:pPr>
              <w:spacing w:line="240" w:lineRule="auto"/>
              <w:jc w:val="center"/>
              <w:rPr>
                <w:del w:id="6008" w:author="Dr Mamadou SANOGO" w:date="2023-10-27T11:28:00Z"/>
                <w:color w:val="000000" w:themeColor="text1"/>
                <w:rPrChange w:id="6009" w:author="Dr Mamadou SANOGO" w:date="2023-10-25T18:15:00Z">
                  <w:rPr>
                    <w:del w:id="6010" w:author="Dr Mamadou SANOGO" w:date="2023-10-27T11:28:00Z"/>
                  </w:rPr>
                </w:rPrChange>
              </w:rPr>
            </w:pPr>
            <w:del w:id="6011" w:author="Dr Mamadou SANOGO" w:date="2023-10-27T11:28:00Z">
              <w:r w:rsidRPr="007A4AFC" w:rsidDel="00693568">
                <w:rPr>
                  <w:color w:val="000000" w:themeColor="text1"/>
                  <w:rPrChange w:id="6012" w:author="Dr Mamadou SANOGO" w:date="2023-10-25T18:15:00Z">
                    <w:rPr/>
                  </w:rPrChange>
                </w:rPr>
                <w:delText>0 soit 0%</w:delText>
              </w:r>
            </w:del>
          </w:p>
        </w:tc>
        <w:tc>
          <w:tcPr>
            <w:tcW w:w="1696" w:type="dxa"/>
            <w:vAlign w:val="center"/>
          </w:tcPr>
          <w:p w14:paraId="4EC098E9" w14:textId="7934D2A6" w:rsidR="00887FDF" w:rsidRPr="007A4AFC" w:rsidDel="00693568" w:rsidRDefault="00887FDF" w:rsidP="00887FDF">
            <w:pPr>
              <w:spacing w:line="240" w:lineRule="auto"/>
              <w:jc w:val="center"/>
              <w:rPr>
                <w:del w:id="6013" w:author="Dr Mamadou SANOGO" w:date="2023-10-27T11:28:00Z"/>
                <w:color w:val="000000" w:themeColor="text1"/>
                <w:rPrChange w:id="6014" w:author="Dr Mamadou SANOGO" w:date="2023-10-25T18:15:00Z">
                  <w:rPr>
                    <w:del w:id="6015" w:author="Dr Mamadou SANOGO" w:date="2023-10-27T11:28:00Z"/>
                  </w:rPr>
                </w:rPrChange>
              </w:rPr>
            </w:pPr>
            <w:del w:id="6016" w:author="Dr Mamadou SANOGO" w:date="2023-10-27T11:28:00Z">
              <w:r w:rsidRPr="007A4AFC" w:rsidDel="00693568">
                <w:rPr>
                  <w:color w:val="000000" w:themeColor="text1"/>
                  <w:rPrChange w:id="6017" w:author="Dr Mamadou SANOGO" w:date="2023-10-25T18:15:00Z">
                    <w:rPr/>
                  </w:rPrChange>
                </w:rPr>
                <w:delText>0 soit 0%</w:delText>
              </w:r>
            </w:del>
          </w:p>
        </w:tc>
      </w:tr>
      <w:tr w:rsidR="007A4AFC" w:rsidRPr="007A4AFC" w:rsidDel="00693568" w14:paraId="0E7EF4C6" w14:textId="75872429" w:rsidTr="00887FDF">
        <w:trPr>
          <w:del w:id="6018" w:author="Dr Mamadou SANOGO" w:date="2023-10-27T11:28:00Z"/>
        </w:trPr>
        <w:tc>
          <w:tcPr>
            <w:tcW w:w="2404" w:type="dxa"/>
          </w:tcPr>
          <w:p w14:paraId="7E6E84D2" w14:textId="3F1CB8F3" w:rsidR="00887FDF" w:rsidRPr="007A4AFC" w:rsidDel="00693568" w:rsidRDefault="00887FDF" w:rsidP="00887FDF">
            <w:pPr>
              <w:spacing w:line="240" w:lineRule="auto"/>
              <w:rPr>
                <w:del w:id="6019" w:author="Dr Mamadou SANOGO" w:date="2023-10-27T11:28:00Z"/>
                <w:color w:val="000000" w:themeColor="text1"/>
                <w:rPrChange w:id="6020" w:author="Dr Mamadou SANOGO" w:date="2023-10-25T18:15:00Z">
                  <w:rPr>
                    <w:del w:id="6021" w:author="Dr Mamadou SANOGO" w:date="2023-10-27T11:28:00Z"/>
                  </w:rPr>
                </w:rPrChange>
              </w:rPr>
            </w:pPr>
            <w:del w:id="6022" w:author="Dr Mamadou SANOGO" w:date="2023-10-27T11:28:00Z">
              <w:r w:rsidRPr="007A4AFC" w:rsidDel="00693568">
                <w:rPr>
                  <w:color w:val="000000" w:themeColor="text1"/>
                  <w:rPrChange w:id="6023" w:author="Dr Mamadou SANOGO" w:date="2023-10-25T18:15:00Z">
                    <w:rPr/>
                  </w:rPrChange>
                </w:rPr>
                <w:delText>Nbr. et % d’étudiants ajournés en M1</w:delText>
              </w:r>
            </w:del>
          </w:p>
        </w:tc>
        <w:tc>
          <w:tcPr>
            <w:tcW w:w="1559" w:type="dxa"/>
            <w:vAlign w:val="center"/>
          </w:tcPr>
          <w:p w14:paraId="70EA6D8A" w14:textId="54BB84D9" w:rsidR="00887FDF" w:rsidRPr="007A4AFC" w:rsidDel="00693568" w:rsidRDefault="00887FDF" w:rsidP="00887FDF">
            <w:pPr>
              <w:spacing w:line="240" w:lineRule="auto"/>
              <w:jc w:val="center"/>
              <w:rPr>
                <w:del w:id="6024" w:author="Dr Mamadou SANOGO" w:date="2023-10-27T11:28:00Z"/>
                <w:color w:val="000000" w:themeColor="text1"/>
                <w:rPrChange w:id="6025" w:author="Dr Mamadou SANOGO" w:date="2023-10-25T18:15:00Z">
                  <w:rPr>
                    <w:del w:id="6026" w:author="Dr Mamadou SANOGO" w:date="2023-10-27T11:28:00Z"/>
                  </w:rPr>
                </w:rPrChange>
              </w:rPr>
            </w:pPr>
            <w:del w:id="6027" w:author="Dr Mamadou SANOGO" w:date="2023-10-27T11:28:00Z">
              <w:r w:rsidRPr="007A4AFC" w:rsidDel="00693568">
                <w:rPr>
                  <w:color w:val="000000" w:themeColor="text1"/>
                  <w:rPrChange w:id="6028" w:author="Dr Mamadou SANOGO" w:date="2023-10-25T18:15:00Z">
                    <w:rPr/>
                  </w:rPrChange>
                </w:rPr>
                <w:delText>0 soit 0%</w:delText>
              </w:r>
            </w:del>
          </w:p>
        </w:tc>
        <w:tc>
          <w:tcPr>
            <w:tcW w:w="1701" w:type="dxa"/>
            <w:vAlign w:val="center"/>
          </w:tcPr>
          <w:p w14:paraId="6C792DB5" w14:textId="297B2B36" w:rsidR="00887FDF" w:rsidRPr="007A4AFC" w:rsidDel="00693568" w:rsidRDefault="00887FDF" w:rsidP="00887FDF">
            <w:pPr>
              <w:spacing w:line="240" w:lineRule="auto"/>
              <w:jc w:val="center"/>
              <w:rPr>
                <w:del w:id="6029" w:author="Dr Mamadou SANOGO" w:date="2023-10-27T11:28:00Z"/>
                <w:color w:val="000000" w:themeColor="text1"/>
                <w:rPrChange w:id="6030" w:author="Dr Mamadou SANOGO" w:date="2023-10-25T18:15:00Z">
                  <w:rPr>
                    <w:del w:id="6031" w:author="Dr Mamadou SANOGO" w:date="2023-10-27T11:28:00Z"/>
                  </w:rPr>
                </w:rPrChange>
              </w:rPr>
            </w:pPr>
            <w:del w:id="6032" w:author="Dr Mamadou SANOGO" w:date="2023-10-27T11:28:00Z">
              <w:r w:rsidRPr="007A4AFC" w:rsidDel="00693568">
                <w:rPr>
                  <w:color w:val="000000" w:themeColor="text1"/>
                  <w:rPrChange w:id="6033" w:author="Dr Mamadou SANOGO" w:date="2023-10-25T18:15:00Z">
                    <w:rPr/>
                  </w:rPrChange>
                </w:rPr>
                <w:delText>0 soit 0%</w:delText>
              </w:r>
            </w:del>
          </w:p>
        </w:tc>
        <w:tc>
          <w:tcPr>
            <w:tcW w:w="1701" w:type="dxa"/>
            <w:vAlign w:val="center"/>
          </w:tcPr>
          <w:p w14:paraId="7FDB6C37" w14:textId="201F4AC5" w:rsidR="00887FDF" w:rsidRPr="007A4AFC" w:rsidDel="00693568" w:rsidRDefault="00887FDF" w:rsidP="00887FDF">
            <w:pPr>
              <w:spacing w:line="240" w:lineRule="auto"/>
              <w:jc w:val="center"/>
              <w:rPr>
                <w:del w:id="6034" w:author="Dr Mamadou SANOGO" w:date="2023-10-27T11:28:00Z"/>
                <w:color w:val="000000" w:themeColor="text1"/>
                <w:rPrChange w:id="6035" w:author="Dr Mamadou SANOGO" w:date="2023-10-25T18:15:00Z">
                  <w:rPr>
                    <w:del w:id="6036" w:author="Dr Mamadou SANOGO" w:date="2023-10-27T11:28:00Z"/>
                  </w:rPr>
                </w:rPrChange>
              </w:rPr>
            </w:pPr>
            <w:del w:id="6037" w:author="Dr Mamadou SANOGO" w:date="2023-10-27T11:28:00Z">
              <w:r w:rsidRPr="007A4AFC" w:rsidDel="00693568">
                <w:rPr>
                  <w:color w:val="000000" w:themeColor="text1"/>
                  <w:rPrChange w:id="6038" w:author="Dr Mamadou SANOGO" w:date="2023-10-25T18:15:00Z">
                    <w:rPr/>
                  </w:rPrChange>
                </w:rPr>
                <w:delText>0 soit 0%</w:delText>
              </w:r>
            </w:del>
          </w:p>
        </w:tc>
        <w:tc>
          <w:tcPr>
            <w:tcW w:w="1696" w:type="dxa"/>
            <w:vAlign w:val="center"/>
          </w:tcPr>
          <w:p w14:paraId="1FD376BD" w14:textId="466A4288" w:rsidR="00887FDF" w:rsidRPr="007A4AFC" w:rsidDel="00693568" w:rsidRDefault="00887FDF" w:rsidP="00887FDF">
            <w:pPr>
              <w:spacing w:line="240" w:lineRule="auto"/>
              <w:jc w:val="center"/>
              <w:rPr>
                <w:del w:id="6039" w:author="Dr Mamadou SANOGO" w:date="2023-10-27T11:28:00Z"/>
                <w:color w:val="000000" w:themeColor="text1"/>
                <w:rPrChange w:id="6040" w:author="Dr Mamadou SANOGO" w:date="2023-10-25T18:15:00Z">
                  <w:rPr>
                    <w:del w:id="6041" w:author="Dr Mamadou SANOGO" w:date="2023-10-27T11:28:00Z"/>
                  </w:rPr>
                </w:rPrChange>
              </w:rPr>
            </w:pPr>
            <w:del w:id="6042" w:author="Dr Mamadou SANOGO" w:date="2023-10-27T11:28:00Z">
              <w:r w:rsidRPr="007A4AFC" w:rsidDel="00693568">
                <w:rPr>
                  <w:color w:val="000000" w:themeColor="text1"/>
                  <w:rPrChange w:id="6043" w:author="Dr Mamadou SANOGO" w:date="2023-10-25T18:15:00Z">
                    <w:rPr/>
                  </w:rPrChange>
                </w:rPr>
                <w:delText>0 soit 0%</w:delText>
              </w:r>
            </w:del>
          </w:p>
        </w:tc>
      </w:tr>
      <w:tr w:rsidR="007A4AFC" w:rsidRPr="007A4AFC" w:rsidDel="00693568" w14:paraId="324E35BC" w14:textId="55EB7082" w:rsidTr="00887FDF">
        <w:trPr>
          <w:del w:id="6044" w:author="Dr Mamadou SANOGO" w:date="2023-10-27T11:28:00Z"/>
        </w:trPr>
        <w:tc>
          <w:tcPr>
            <w:tcW w:w="2404" w:type="dxa"/>
          </w:tcPr>
          <w:p w14:paraId="378107AD" w14:textId="2D978F6B" w:rsidR="00887FDF" w:rsidRPr="007A4AFC" w:rsidDel="00693568" w:rsidRDefault="00887FDF" w:rsidP="00887FDF">
            <w:pPr>
              <w:spacing w:line="240" w:lineRule="auto"/>
              <w:rPr>
                <w:del w:id="6045" w:author="Dr Mamadou SANOGO" w:date="2023-10-27T11:28:00Z"/>
                <w:color w:val="000000" w:themeColor="text1"/>
                <w:rPrChange w:id="6046" w:author="Dr Mamadou SANOGO" w:date="2023-10-25T18:15:00Z">
                  <w:rPr>
                    <w:del w:id="6047" w:author="Dr Mamadou SANOGO" w:date="2023-10-27T11:28:00Z"/>
                  </w:rPr>
                </w:rPrChange>
              </w:rPr>
            </w:pPr>
            <w:del w:id="6048" w:author="Dr Mamadou SANOGO" w:date="2023-10-27T11:28:00Z">
              <w:r w:rsidRPr="007A4AFC" w:rsidDel="00693568">
                <w:rPr>
                  <w:color w:val="000000" w:themeColor="text1"/>
                  <w:rPrChange w:id="6049" w:author="Dr Mamadou SANOGO" w:date="2023-10-25T18:15:00Z">
                    <w:rPr/>
                  </w:rPrChange>
                </w:rPr>
                <w:delText>Nbr. et % d’étudiants ayant validé le M2</w:delText>
              </w:r>
            </w:del>
          </w:p>
        </w:tc>
        <w:tc>
          <w:tcPr>
            <w:tcW w:w="1559" w:type="dxa"/>
            <w:vAlign w:val="center"/>
          </w:tcPr>
          <w:p w14:paraId="6C105714" w14:textId="1ED023C9" w:rsidR="00887FDF" w:rsidRPr="007A4AFC" w:rsidDel="00693568" w:rsidRDefault="00887FDF" w:rsidP="00887FDF">
            <w:pPr>
              <w:spacing w:line="240" w:lineRule="auto"/>
              <w:jc w:val="center"/>
              <w:rPr>
                <w:del w:id="6050" w:author="Dr Mamadou SANOGO" w:date="2023-10-27T11:28:00Z"/>
                <w:color w:val="000000" w:themeColor="text1"/>
                <w:rPrChange w:id="6051" w:author="Dr Mamadou SANOGO" w:date="2023-10-25T18:15:00Z">
                  <w:rPr>
                    <w:del w:id="6052" w:author="Dr Mamadou SANOGO" w:date="2023-10-27T11:28:00Z"/>
                  </w:rPr>
                </w:rPrChange>
              </w:rPr>
            </w:pPr>
            <w:del w:id="6053" w:author="Dr Mamadou SANOGO" w:date="2023-10-27T11:28:00Z">
              <w:r w:rsidRPr="007A4AFC" w:rsidDel="00693568">
                <w:rPr>
                  <w:color w:val="000000" w:themeColor="text1"/>
                  <w:rPrChange w:id="6054" w:author="Dr Mamadou SANOGO" w:date="2023-10-25T18:15:00Z">
                    <w:rPr/>
                  </w:rPrChange>
                </w:rPr>
                <w:delText>10 soit 100%</w:delText>
              </w:r>
            </w:del>
          </w:p>
        </w:tc>
        <w:tc>
          <w:tcPr>
            <w:tcW w:w="1701" w:type="dxa"/>
            <w:vAlign w:val="center"/>
          </w:tcPr>
          <w:p w14:paraId="49E9954C" w14:textId="54543F73" w:rsidR="00887FDF" w:rsidRPr="007A4AFC" w:rsidDel="00693568" w:rsidRDefault="00887FDF" w:rsidP="00887FDF">
            <w:pPr>
              <w:spacing w:line="240" w:lineRule="auto"/>
              <w:jc w:val="center"/>
              <w:rPr>
                <w:del w:id="6055" w:author="Dr Mamadou SANOGO" w:date="2023-10-27T11:28:00Z"/>
                <w:color w:val="000000" w:themeColor="text1"/>
                <w:rPrChange w:id="6056" w:author="Dr Mamadou SANOGO" w:date="2023-10-25T18:15:00Z">
                  <w:rPr>
                    <w:del w:id="6057" w:author="Dr Mamadou SANOGO" w:date="2023-10-27T11:28:00Z"/>
                  </w:rPr>
                </w:rPrChange>
              </w:rPr>
            </w:pPr>
            <w:del w:id="6058" w:author="Dr Mamadou SANOGO" w:date="2023-10-27T11:28:00Z">
              <w:r w:rsidRPr="007A4AFC" w:rsidDel="00693568">
                <w:rPr>
                  <w:color w:val="000000" w:themeColor="text1"/>
                  <w:rPrChange w:id="6059" w:author="Dr Mamadou SANOGO" w:date="2023-10-25T18:15:00Z">
                    <w:rPr/>
                  </w:rPrChange>
                </w:rPr>
                <w:delText xml:space="preserve">10 soit </w:delText>
              </w:r>
              <w:r w:rsidR="009C4D39" w:rsidRPr="007A4AFC" w:rsidDel="00693568">
                <w:rPr>
                  <w:color w:val="000000" w:themeColor="text1"/>
                  <w:rPrChange w:id="6060" w:author="Dr Mamadou SANOGO" w:date="2023-10-25T18:15:00Z">
                    <w:rPr/>
                  </w:rPrChange>
                </w:rPr>
                <w:delText>10</w:delText>
              </w:r>
              <w:r w:rsidRPr="007A4AFC" w:rsidDel="00693568">
                <w:rPr>
                  <w:color w:val="000000" w:themeColor="text1"/>
                  <w:rPrChange w:id="6061" w:author="Dr Mamadou SANOGO" w:date="2023-10-25T18:15:00Z">
                    <w:rPr/>
                  </w:rPrChange>
                </w:rPr>
                <w:delText>0%</w:delText>
              </w:r>
            </w:del>
          </w:p>
        </w:tc>
        <w:tc>
          <w:tcPr>
            <w:tcW w:w="1701" w:type="dxa"/>
            <w:vAlign w:val="center"/>
          </w:tcPr>
          <w:p w14:paraId="21116857" w14:textId="6E12DA21" w:rsidR="00887FDF" w:rsidRPr="007A4AFC" w:rsidDel="00693568" w:rsidRDefault="00887FDF" w:rsidP="00887FDF">
            <w:pPr>
              <w:spacing w:line="240" w:lineRule="auto"/>
              <w:jc w:val="center"/>
              <w:rPr>
                <w:del w:id="6062" w:author="Dr Mamadou SANOGO" w:date="2023-10-27T11:28:00Z"/>
                <w:color w:val="000000" w:themeColor="text1"/>
                <w:rPrChange w:id="6063" w:author="Dr Mamadou SANOGO" w:date="2023-10-25T18:15:00Z">
                  <w:rPr>
                    <w:del w:id="6064" w:author="Dr Mamadou SANOGO" w:date="2023-10-27T11:28:00Z"/>
                  </w:rPr>
                </w:rPrChange>
              </w:rPr>
            </w:pPr>
            <w:del w:id="6065" w:author="Dr Mamadou SANOGO" w:date="2023-10-27T11:28:00Z">
              <w:r w:rsidRPr="007A4AFC" w:rsidDel="00693568">
                <w:rPr>
                  <w:color w:val="000000" w:themeColor="text1"/>
                  <w:rPrChange w:id="6066" w:author="Dr Mamadou SANOGO" w:date="2023-10-25T18:15:00Z">
                    <w:rPr/>
                  </w:rPrChange>
                </w:rPr>
                <w:delText xml:space="preserve">10 soit </w:delText>
              </w:r>
              <w:r w:rsidR="009C4D39" w:rsidRPr="007A4AFC" w:rsidDel="00693568">
                <w:rPr>
                  <w:color w:val="000000" w:themeColor="text1"/>
                  <w:rPrChange w:id="6067" w:author="Dr Mamadou SANOGO" w:date="2023-10-25T18:15:00Z">
                    <w:rPr/>
                  </w:rPrChange>
                </w:rPr>
                <w:delText>10</w:delText>
              </w:r>
              <w:r w:rsidRPr="007A4AFC" w:rsidDel="00693568">
                <w:rPr>
                  <w:color w:val="000000" w:themeColor="text1"/>
                  <w:rPrChange w:id="6068" w:author="Dr Mamadou SANOGO" w:date="2023-10-25T18:15:00Z">
                    <w:rPr/>
                  </w:rPrChange>
                </w:rPr>
                <w:delText>0%</w:delText>
              </w:r>
            </w:del>
          </w:p>
        </w:tc>
        <w:tc>
          <w:tcPr>
            <w:tcW w:w="1696" w:type="dxa"/>
            <w:vAlign w:val="center"/>
          </w:tcPr>
          <w:p w14:paraId="33DCA261" w14:textId="72E4FDD9" w:rsidR="00887FDF" w:rsidRPr="007A4AFC" w:rsidDel="00693568" w:rsidRDefault="00887FDF" w:rsidP="00887FDF">
            <w:pPr>
              <w:spacing w:line="240" w:lineRule="auto"/>
              <w:jc w:val="center"/>
              <w:rPr>
                <w:del w:id="6069" w:author="Dr Mamadou SANOGO" w:date="2023-10-27T11:28:00Z"/>
                <w:color w:val="000000" w:themeColor="text1"/>
                <w:rPrChange w:id="6070" w:author="Dr Mamadou SANOGO" w:date="2023-10-25T18:15:00Z">
                  <w:rPr>
                    <w:del w:id="6071" w:author="Dr Mamadou SANOGO" w:date="2023-10-27T11:28:00Z"/>
                  </w:rPr>
                </w:rPrChange>
              </w:rPr>
            </w:pPr>
            <w:del w:id="6072" w:author="Dr Mamadou SANOGO" w:date="2023-10-27T11:28:00Z">
              <w:r w:rsidRPr="007A4AFC" w:rsidDel="00693568">
                <w:rPr>
                  <w:color w:val="000000" w:themeColor="text1"/>
                  <w:rPrChange w:id="6073" w:author="Dr Mamadou SANOGO" w:date="2023-10-25T18:15:00Z">
                    <w:rPr/>
                  </w:rPrChange>
                </w:rPr>
                <w:delText>1</w:delText>
              </w:r>
            </w:del>
            <w:del w:id="6074" w:author="Dr Mamadou SANOGO" w:date="2023-10-26T15:35:00Z">
              <w:r w:rsidRPr="007A4AFC" w:rsidDel="00CB3C42">
                <w:rPr>
                  <w:color w:val="000000" w:themeColor="text1"/>
                  <w:rPrChange w:id="6075" w:author="Dr Mamadou SANOGO" w:date="2023-10-25T18:15:00Z">
                    <w:rPr/>
                  </w:rPrChange>
                </w:rPr>
                <w:delText>0</w:delText>
              </w:r>
            </w:del>
            <w:del w:id="6076" w:author="Dr Mamadou SANOGO" w:date="2023-10-27T11:28:00Z">
              <w:r w:rsidRPr="007A4AFC" w:rsidDel="00693568">
                <w:rPr>
                  <w:color w:val="000000" w:themeColor="text1"/>
                  <w:rPrChange w:id="6077" w:author="Dr Mamadou SANOGO" w:date="2023-10-25T18:15:00Z">
                    <w:rPr/>
                  </w:rPrChange>
                </w:rPr>
                <w:delText xml:space="preserve"> soit </w:delText>
              </w:r>
              <w:r w:rsidR="009C4D39" w:rsidRPr="007A4AFC" w:rsidDel="00693568">
                <w:rPr>
                  <w:color w:val="000000" w:themeColor="text1"/>
                  <w:rPrChange w:id="6078" w:author="Dr Mamadou SANOGO" w:date="2023-10-25T18:15:00Z">
                    <w:rPr/>
                  </w:rPrChange>
                </w:rPr>
                <w:delText>10</w:delText>
              </w:r>
              <w:r w:rsidRPr="007A4AFC" w:rsidDel="00693568">
                <w:rPr>
                  <w:color w:val="000000" w:themeColor="text1"/>
                  <w:rPrChange w:id="6079" w:author="Dr Mamadou SANOGO" w:date="2023-10-25T18:15:00Z">
                    <w:rPr/>
                  </w:rPrChange>
                </w:rPr>
                <w:delText>0%</w:delText>
              </w:r>
            </w:del>
          </w:p>
        </w:tc>
      </w:tr>
      <w:tr w:rsidR="007A4AFC" w:rsidRPr="007A4AFC" w:rsidDel="00693568" w14:paraId="37DBC002" w14:textId="0603D408" w:rsidTr="00887FDF">
        <w:trPr>
          <w:del w:id="6080" w:author="Dr Mamadou SANOGO" w:date="2023-10-27T11:28:00Z"/>
        </w:trPr>
        <w:tc>
          <w:tcPr>
            <w:tcW w:w="2404" w:type="dxa"/>
            <w:tcBorders>
              <w:bottom w:val="single" w:sz="4" w:space="0" w:color="auto"/>
            </w:tcBorders>
          </w:tcPr>
          <w:p w14:paraId="7D70469C" w14:textId="18B53D56" w:rsidR="00887FDF" w:rsidRPr="007A4AFC" w:rsidDel="00693568" w:rsidRDefault="00887FDF" w:rsidP="00887FDF">
            <w:pPr>
              <w:spacing w:line="240" w:lineRule="auto"/>
              <w:rPr>
                <w:del w:id="6081" w:author="Dr Mamadou SANOGO" w:date="2023-10-27T11:28:00Z"/>
                <w:color w:val="000000" w:themeColor="text1"/>
                <w:rPrChange w:id="6082" w:author="Dr Mamadou SANOGO" w:date="2023-10-25T18:15:00Z">
                  <w:rPr>
                    <w:del w:id="6083" w:author="Dr Mamadou SANOGO" w:date="2023-10-27T11:28:00Z"/>
                  </w:rPr>
                </w:rPrChange>
              </w:rPr>
            </w:pPr>
            <w:del w:id="6084" w:author="Dr Mamadou SANOGO" w:date="2023-10-27T11:28:00Z">
              <w:r w:rsidRPr="007A4AFC" w:rsidDel="00693568">
                <w:rPr>
                  <w:color w:val="000000" w:themeColor="text1"/>
                  <w:rPrChange w:id="6085"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772A8638" w:rsidR="00887FDF" w:rsidRPr="007A4AFC" w:rsidDel="00693568" w:rsidRDefault="00887FDF" w:rsidP="00887FDF">
            <w:pPr>
              <w:spacing w:line="240" w:lineRule="auto"/>
              <w:jc w:val="center"/>
              <w:rPr>
                <w:del w:id="6086" w:author="Dr Mamadou SANOGO" w:date="2023-10-27T11:28:00Z"/>
                <w:color w:val="000000" w:themeColor="text1"/>
                <w:rPrChange w:id="6087" w:author="Dr Mamadou SANOGO" w:date="2023-10-25T18:15:00Z">
                  <w:rPr>
                    <w:del w:id="6088" w:author="Dr Mamadou SANOGO" w:date="2023-10-27T11:28:00Z"/>
                  </w:rPr>
                </w:rPrChange>
              </w:rPr>
            </w:pPr>
            <w:del w:id="6089" w:author="Dr Mamadou SANOGO" w:date="2023-10-27T11:28:00Z">
              <w:r w:rsidRPr="007A4AFC" w:rsidDel="00693568">
                <w:rPr>
                  <w:color w:val="000000" w:themeColor="text1"/>
                  <w:rPrChange w:id="6090" w:author="Dr Mamadou SANOGO" w:date="2023-10-25T18:15:00Z">
                    <w:rPr/>
                  </w:rPrChange>
                </w:rPr>
                <w:delText>0 soit 0%</w:delText>
              </w:r>
            </w:del>
          </w:p>
        </w:tc>
        <w:tc>
          <w:tcPr>
            <w:tcW w:w="1701" w:type="dxa"/>
            <w:tcBorders>
              <w:bottom w:val="single" w:sz="4" w:space="0" w:color="auto"/>
            </w:tcBorders>
            <w:vAlign w:val="center"/>
          </w:tcPr>
          <w:p w14:paraId="75B15931" w14:textId="0D91DC4D" w:rsidR="00887FDF" w:rsidRPr="007A4AFC" w:rsidDel="00693568" w:rsidRDefault="00887FDF" w:rsidP="00887FDF">
            <w:pPr>
              <w:spacing w:line="240" w:lineRule="auto"/>
              <w:jc w:val="center"/>
              <w:rPr>
                <w:del w:id="6091" w:author="Dr Mamadou SANOGO" w:date="2023-10-27T11:28:00Z"/>
                <w:color w:val="000000" w:themeColor="text1"/>
                <w:rPrChange w:id="6092" w:author="Dr Mamadou SANOGO" w:date="2023-10-25T18:15:00Z">
                  <w:rPr>
                    <w:del w:id="6093" w:author="Dr Mamadou SANOGO" w:date="2023-10-27T11:28:00Z"/>
                  </w:rPr>
                </w:rPrChange>
              </w:rPr>
            </w:pPr>
            <w:del w:id="6094" w:author="Dr Mamadou SANOGO" w:date="2023-10-27T11:28:00Z">
              <w:r w:rsidRPr="007A4AFC" w:rsidDel="00693568">
                <w:rPr>
                  <w:color w:val="000000" w:themeColor="text1"/>
                  <w:rPrChange w:id="6095" w:author="Dr Mamadou SANOGO" w:date="2023-10-25T18:15:00Z">
                    <w:rPr/>
                  </w:rPrChange>
                </w:rPr>
                <w:delText>0 soit 0%</w:delText>
              </w:r>
            </w:del>
          </w:p>
        </w:tc>
        <w:tc>
          <w:tcPr>
            <w:tcW w:w="1701" w:type="dxa"/>
            <w:tcBorders>
              <w:bottom w:val="single" w:sz="4" w:space="0" w:color="auto"/>
            </w:tcBorders>
            <w:vAlign w:val="center"/>
          </w:tcPr>
          <w:p w14:paraId="2FB7A5BD" w14:textId="0653994F" w:rsidR="00887FDF" w:rsidRPr="007A4AFC" w:rsidDel="00693568" w:rsidRDefault="00887FDF" w:rsidP="00887FDF">
            <w:pPr>
              <w:spacing w:line="240" w:lineRule="auto"/>
              <w:jc w:val="center"/>
              <w:rPr>
                <w:del w:id="6096" w:author="Dr Mamadou SANOGO" w:date="2023-10-27T11:28:00Z"/>
                <w:color w:val="000000" w:themeColor="text1"/>
                <w:rPrChange w:id="6097" w:author="Dr Mamadou SANOGO" w:date="2023-10-25T18:15:00Z">
                  <w:rPr>
                    <w:del w:id="6098" w:author="Dr Mamadou SANOGO" w:date="2023-10-27T11:28:00Z"/>
                  </w:rPr>
                </w:rPrChange>
              </w:rPr>
            </w:pPr>
            <w:del w:id="6099" w:author="Dr Mamadou SANOGO" w:date="2023-10-27T11:28:00Z">
              <w:r w:rsidRPr="007A4AFC" w:rsidDel="00693568">
                <w:rPr>
                  <w:color w:val="000000" w:themeColor="text1"/>
                  <w:rPrChange w:id="6100" w:author="Dr Mamadou SANOGO" w:date="2023-10-25T18:15:00Z">
                    <w:rPr/>
                  </w:rPrChange>
                </w:rPr>
                <w:delText>0 soit 0%</w:delText>
              </w:r>
            </w:del>
          </w:p>
        </w:tc>
        <w:tc>
          <w:tcPr>
            <w:tcW w:w="1696" w:type="dxa"/>
            <w:tcBorders>
              <w:bottom w:val="single" w:sz="4" w:space="0" w:color="auto"/>
            </w:tcBorders>
            <w:vAlign w:val="center"/>
          </w:tcPr>
          <w:p w14:paraId="335DFDBB" w14:textId="6C3D4819" w:rsidR="00887FDF" w:rsidRPr="007A4AFC" w:rsidDel="00693568" w:rsidRDefault="00887FDF" w:rsidP="00887FDF">
            <w:pPr>
              <w:spacing w:line="240" w:lineRule="auto"/>
              <w:jc w:val="center"/>
              <w:rPr>
                <w:del w:id="6101" w:author="Dr Mamadou SANOGO" w:date="2023-10-27T11:28:00Z"/>
                <w:color w:val="000000" w:themeColor="text1"/>
                <w:rPrChange w:id="6102" w:author="Dr Mamadou SANOGO" w:date="2023-10-25T18:15:00Z">
                  <w:rPr>
                    <w:del w:id="6103" w:author="Dr Mamadou SANOGO" w:date="2023-10-27T11:28:00Z"/>
                  </w:rPr>
                </w:rPrChange>
              </w:rPr>
            </w:pPr>
            <w:del w:id="6104" w:author="Dr Mamadou SANOGO" w:date="2023-10-27T11:28:00Z">
              <w:r w:rsidRPr="007A4AFC" w:rsidDel="00693568">
                <w:rPr>
                  <w:color w:val="000000" w:themeColor="text1"/>
                  <w:rPrChange w:id="6105" w:author="Dr Mamadou SANOGO" w:date="2023-10-25T18:15:00Z">
                    <w:rPr/>
                  </w:rPrChange>
                </w:rPr>
                <w:delText>0 soit 0%</w:delText>
              </w:r>
            </w:del>
          </w:p>
        </w:tc>
      </w:tr>
      <w:tr w:rsidR="007A4AFC" w:rsidRPr="007A4AFC" w:rsidDel="00693568" w14:paraId="09CCB183" w14:textId="38A01B68" w:rsidTr="00C76DF7">
        <w:trPr>
          <w:del w:id="6106" w:author="Dr Mamadou SANOGO" w:date="2023-10-27T11:28:00Z"/>
        </w:trPr>
        <w:tc>
          <w:tcPr>
            <w:tcW w:w="2404" w:type="dxa"/>
            <w:shd w:val="clear" w:color="auto" w:fill="D9D9D9" w:themeFill="background1" w:themeFillShade="D9"/>
          </w:tcPr>
          <w:p w14:paraId="0461D4BD" w14:textId="38727C08" w:rsidR="00C76DF7" w:rsidRPr="007A4AFC" w:rsidDel="00693568" w:rsidRDefault="00C76DF7" w:rsidP="00C76DF7">
            <w:pPr>
              <w:spacing w:line="240" w:lineRule="auto"/>
              <w:rPr>
                <w:del w:id="6107" w:author="Dr Mamadou SANOGO" w:date="2023-10-27T11:28:00Z"/>
                <w:color w:val="000000" w:themeColor="text1"/>
                <w:rPrChange w:id="6108" w:author="Dr Mamadou SANOGO" w:date="2023-10-25T18:15:00Z">
                  <w:rPr>
                    <w:del w:id="6109" w:author="Dr Mamadou SANOGO" w:date="2023-10-27T11:28:00Z"/>
                  </w:rPr>
                </w:rPrChange>
              </w:rPr>
            </w:pPr>
            <w:del w:id="6110" w:author="Dr Mamadou SANOGO" w:date="2023-10-27T11:28:00Z">
              <w:r w:rsidRPr="007A4AFC" w:rsidDel="00693568">
                <w:rPr>
                  <w:color w:val="000000" w:themeColor="text1"/>
                  <w:rPrChange w:id="6111"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6052EADE" w:rsidR="00C76DF7" w:rsidRPr="007A4AFC" w:rsidDel="00693568" w:rsidRDefault="00C76DF7" w:rsidP="00C76DF7">
            <w:pPr>
              <w:spacing w:line="240" w:lineRule="auto"/>
              <w:jc w:val="center"/>
              <w:rPr>
                <w:del w:id="6112" w:author="Dr Mamadou SANOGO" w:date="2023-10-27T11:28:00Z"/>
                <w:color w:val="000000" w:themeColor="text1"/>
                <w:rPrChange w:id="6113" w:author="Dr Mamadou SANOGO" w:date="2023-10-25T18:15:00Z">
                  <w:rPr>
                    <w:del w:id="6114" w:author="Dr Mamadou SANOGO" w:date="2023-10-27T11:28:00Z"/>
                  </w:rPr>
                </w:rPrChange>
              </w:rPr>
            </w:pPr>
            <w:del w:id="6115" w:author="Dr Mamadou SANOGO" w:date="2023-10-27T11:28:00Z">
              <w:r w:rsidRPr="007A4AFC" w:rsidDel="00693568">
                <w:rPr>
                  <w:color w:val="000000" w:themeColor="text1"/>
                  <w:rPrChange w:id="6116" w:author="Dr Mamadou SANOGO" w:date="2023-10-25T18:15:00Z">
                    <w:rPr/>
                  </w:rPrChange>
                </w:rPr>
                <w:delText>100%</w:delText>
              </w:r>
            </w:del>
          </w:p>
        </w:tc>
        <w:tc>
          <w:tcPr>
            <w:tcW w:w="1701" w:type="dxa"/>
            <w:shd w:val="clear" w:color="auto" w:fill="D9D9D9" w:themeFill="background1" w:themeFillShade="D9"/>
          </w:tcPr>
          <w:p w14:paraId="63A42FBE" w14:textId="7D8E9476" w:rsidR="00C76DF7" w:rsidRPr="007A4AFC" w:rsidDel="00693568" w:rsidRDefault="003A64D4" w:rsidP="00C76DF7">
            <w:pPr>
              <w:spacing w:line="240" w:lineRule="auto"/>
              <w:jc w:val="center"/>
              <w:rPr>
                <w:del w:id="6117" w:author="Dr Mamadou SANOGO" w:date="2023-10-27T11:28:00Z"/>
                <w:color w:val="000000" w:themeColor="text1"/>
                <w:rPrChange w:id="6118" w:author="Dr Mamadou SANOGO" w:date="2023-10-25T18:15:00Z">
                  <w:rPr>
                    <w:del w:id="6119" w:author="Dr Mamadou SANOGO" w:date="2023-10-27T11:28:00Z"/>
                  </w:rPr>
                </w:rPrChange>
              </w:rPr>
            </w:pPr>
            <w:del w:id="6120" w:author="Dr Mamadou SANOGO" w:date="2023-10-27T11:28:00Z">
              <w:r w:rsidRPr="007A4AFC" w:rsidDel="00693568">
                <w:rPr>
                  <w:color w:val="000000" w:themeColor="text1"/>
                  <w:rPrChange w:id="6121" w:author="Dr Mamadou SANOGO" w:date="2023-10-25T18:15:00Z">
                    <w:rPr/>
                  </w:rPrChange>
                </w:rPr>
                <w:delText>10</w:delText>
              </w:r>
              <w:r w:rsidR="00C76DF7" w:rsidRPr="007A4AFC" w:rsidDel="00693568">
                <w:rPr>
                  <w:color w:val="000000" w:themeColor="text1"/>
                  <w:rPrChange w:id="6122" w:author="Dr Mamadou SANOGO" w:date="2023-10-25T18:15:00Z">
                    <w:rPr/>
                  </w:rPrChange>
                </w:rPr>
                <w:delText>0%</w:delText>
              </w:r>
            </w:del>
          </w:p>
        </w:tc>
        <w:tc>
          <w:tcPr>
            <w:tcW w:w="1701" w:type="dxa"/>
            <w:shd w:val="clear" w:color="auto" w:fill="D9D9D9" w:themeFill="background1" w:themeFillShade="D9"/>
          </w:tcPr>
          <w:p w14:paraId="2CC8742D" w14:textId="784AB126" w:rsidR="00C76DF7" w:rsidRPr="007A4AFC" w:rsidDel="00693568" w:rsidRDefault="003A64D4" w:rsidP="00C76DF7">
            <w:pPr>
              <w:spacing w:line="240" w:lineRule="auto"/>
              <w:jc w:val="center"/>
              <w:rPr>
                <w:del w:id="6123" w:author="Dr Mamadou SANOGO" w:date="2023-10-27T11:28:00Z"/>
                <w:color w:val="000000" w:themeColor="text1"/>
                <w:rPrChange w:id="6124" w:author="Dr Mamadou SANOGO" w:date="2023-10-25T18:15:00Z">
                  <w:rPr>
                    <w:del w:id="6125" w:author="Dr Mamadou SANOGO" w:date="2023-10-27T11:28:00Z"/>
                  </w:rPr>
                </w:rPrChange>
              </w:rPr>
            </w:pPr>
            <w:del w:id="6126" w:author="Dr Mamadou SANOGO" w:date="2023-10-27T11:28:00Z">
              <w:r w:rsidRPr="007A4AFC" w:rsidDel="00693568">
                <w:rPr>
                  <w:color w:val="000000" w:themeColor="text1"/>
                  <w:rPrChange w:id="6127" w:author="Dr Mamadou SANOGO" w:date="2023-10-25T18:15:00Z">
                    <w:rPr/>
                  </w:rPrChange>
                </w:rPr>
                <w:delText>100</w:delText>
              </w:r>
              <w:r w:rsidR="00C76DF7" w:rsidRPr="007A4AFC" w:rsidDel="00693568">
                <w:rPr>
                  <w:color w:val="000000" w:themeColor="text1"/>
                  <w:rPrChange w:id="6128" w:author="Dr Mamadou SANOGO" w:date="2023-10-25T18:15:00Z">
                    <w:rPr/>
                  </w:rPrChange>
                </w:rPr>
                <w:delText>%</w:delText>
              </w:r>
            </w:del>
          </w:p>
        </w:tc>
        <w:tc>
          <w:tcPr>
            <w:tcW w:w="1696" w:type="dxa"/>
            <w:shd w:val="clear" w:color="auto" w:fill="D9D9D9" w:themeFill="background1" w:themeFillShade="D9"/>
          </w:tcPr>
          <w:p w14:paraId="211DA842" w14:textId="791BBFF5" w:rsidR="00C76DF7" w:rsidRPr="007A4AFC" w:rsidDel="00693568" w:rsidRDefault="003A64D4" w:rsidP="00C76DF7">
            <w:pPr>
              <w:spacing w:line="240" w:lineRule="auto"/>
              <w:jc w:val="center"/>
              <w:rPr>
                <w:del w:id="6129" w:author="Dr Mamadou SANOGO" w:date="2023-10-27T11:28:00Z"/>
                <w:color w:val="000000" w:themeColor="text1"/>
                <w:rPrChange w:id="6130" w:author="Dr Mamadou SANOGO" w:date="2023-10-25T18:15:00Z">
                  <w:rPr>
                    <w:del w:id="6131" w:author="Dr Mamadou SANOGO" w:date="2023-10-27T11:28:00Z"/>
                  </w:rPr>
                </w:rPrChange>
              </w:rPr>
            </w:pPr>
            <w:del w:id="6132" w:author="Dr Mamadou SANOGO" w:date="2023-10-27T11:28:00Z">
              <w:r w:rsidRPr="007A4AFC" w:rsidDel="00693568">
                <w:rPr>
                  <w:color w:val="000000" w:themeColor="text1"/>
                  <w:rPrChange w:id="6133" w:author="Dr Mamadou SANOGO" w:date="2023-10-25T18:15:00Z">
                    <w:rPr/>
                  </w:rPrChange>
                </w:rPr>
                <w:delText>100</w:delText>
              </w:r>
              <w:r w:rsidR="00C76DF7" w:rsidRPr="007A4AFC" w:rsidDel="00693568">
                <w:rPr>
                  <w:color w:val="000000" w:themeColor="text1"/>
                  <w:rPrChange w:id="6134" w:author="Dr Mamadou SANOGO" w:date="2023-10-25T18:15:00Z">
                    <w:rPr/>
                  </w:rPrChange>
                </w:rPr>
                <w:delText>%</w:delText>
              </w:r>
            </w:del>
          </w:p>
        </w:tc>
      </w:tr>
      <w:tr w:rsidR="007A4AFC" w:rsidRPr="007A4AFC" w:rsidDel="00693568" w14:paraId="0829BFCD" w14:textId="344580B9" w:rsidTr="00C76DF7">
        <w:trPr>
          <w:del w:id="6135" w:author="Dr Mamadou SANOGO" w:date="2023-10-27T11:28:00Z"/>
        </w:trPr>
        <w:tc>
          <w:tcPr>
            <w:tcW w:w="2404" w:type="dxa"/>
            <w:shd w:val="clear" w:color="auto" w:fill="D9D9D9" w:themeFill="background1" w:themeFillShade="D9"/>
          </w:tcPr>
          <w:p w14:paraId="0CC2B7A6" w14:textId="79D6BF9B" w:rsidR="00C76DF7" w:rsidRPr="007A4AFC" w:rsidDel="00693568" w:rsidRDefault="00C76DF7" w:rsidP="00C76DF7">
            <w:pPr>
              <w:spacing w:line="240" w:lineRule="auto"/>
              <w:rPr>
                <w:del w:id="6136" w:author="Dr Mamadou SANOGO" w:date="2023-10-27T11:28:00Z"/>
                <w:color w:val="000000" w:themeColor="text1"/>
                <w:rPrChange w:id="6137" w:author="Dr Mamadou SANOGO" w:date="2023-10-25T18:15:00Z">
                  <w:rPr>
                    <w:del w:id="6138" w:author="Dr Mamadou SANOGO" w:date="2023-10-27T11:28:00Z"/>
                  </w:rPr>
                </w:rPrChange>
              </w:rPr>
            </w:pPr>
            <w:del w:id="6139" w:author="Dr Mamadou SANOGO" w:date="2023-10-27T11:28:00Z">
              <w:r w:rsidRPr="007A4AFC" w:rsidDel="00693568">
                <w:rPr>
                  <w:color w:val="000000" w:themeColor="text1"/>
                  <w:rPrChange w:id="6140"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0C148CE5" w:rsidR="00C76DF7" w:rsidRPr="007A4AFC" w:rsidDel="00693568" w:rsidRDefault="00C76DF7" w:rsidP="00C76DF7">
            <w:pPr>
              <w:spacing w:line="240" w:lineRule="auto"/>
              <w:jc w:val="center"/>
              <w:rPr>
                <w:del w:id="6141" w:author="Dr Mamadou SANOGO" w:date="2023-10-27T11:28:00Z"/>
                <w:color w:val="000000" w:themeColor="text1"/>
                <w:rPrChange w:id="6142" w:author="Dr Mamadou SANOGO" w:date="2023-10-25T18:15:00Z">
                  <w:rPr>
                    <w:del w:id="6143" w:author="Dr Mamadou SANOGO" w:date="2023-10-27T11:28:00Z"/>
                  </w:rPr>
                </w:rPrChange>
              </w:rPr>
            </w:pPr>
            <w:del w:id="6144" w:author="Dr Mamadou SANOGO" w:date="2023-10-27T11:28:00Z">
              <w:r w:rsidRPr="007A4AFC" w:rsidDel="00693568">
                <w:rPr>
                  <w:color w:val="000000" w:themeColor="text1"/>
                  <w:rPrChange w:id="6145" w:author="Dr Mamadou SANOGO" w:date="2023-10-25T18:15:00Z">
                    <w:rPr/>
                  </w:rPrChange>
                </w:rPr>
                <w:delText>100%</w:delText>
              </w:r>
            </w:del>
          </w:p>
        </w:tc>
        <w:tc>
          <w:tcPr>
            <w:tcW w:w="1701" w:type="dxa"/>
            <w:shd w:val="clear" w:color="auto" w:fill="D9D9D9" w:themeFill="background1" w:themeFillShade="D9"/>
          </w:tcPr>
          <w:p w14:paraId="5B3279BB" w14:textId="10905EA1" w:rsidR="00C76DF7" w:rsidRPr="007A4AFC" w:rsidDel="00693568" w:rsidRDefault="00C76DF7" w:rsidP="00C76DF7">
            <w:pPr>
              <w:spacing w:line="240" w:lineRule="auto"/>
              <w:jc w:val="center"/>
              <w:rPr>
                <w:del w:id="6146" w:author="Dr Mamadou SANOGO" w:date="2023-10-27T11:28:00Z"/>
                <w:color w:val="000000" w:themeColor="text1"/>
                <w:rPrChange w:id="6147" w:author="Dr Mamadou SANOGO" w:date="2023-10-25T18:15:00Z">
                  <w:rPr>
                    <w:del w:id="6148" w:author="Dr Mamadou SANOGO" w:date="2023-10-27T11:28:00Z"/>
                  </w:rPr>
                </w:rPrChange>
              </w:rPr>
            </w:pPr>
            <w:del w:id="6149" w:author="Dr Mamadou SANOGO" w:date="2023-10-27T11:28:00Z">
              <w:r w:rsidRPr="007A4AFC" w:rsidDel="00693568">
                <w:rPr>
                  <w:color w:val="000000" w:themeColor="text1"/>
                  <w:rPrChange w:id="6150" w:author="Dr Mamadou SANOGO" w:date="2023-10-25T18:15:00Z">
                    <w:rPr/>
                  </w:rPrChange>
                </w:rPr>
                <w:delText>10</w:delText>
              </w:r>
              <w:r w:rsidR="003A64D4" w:rsidRPr="007A4AFC" w:rsidDel="00693568">
                <w:rPr>
                  <w:color w:val="000000" w:themeColor="text1"/>
                  <w:rPrChange w:id="6151" w:author="Dr Mamadou SANOGO" w:date="2023-10-25T18:15:00Z">
                    <w:rPr/>
                  </w:rPrChange>
                </w:rPr>
                <w:delText>0</w:delText>
              </w:r>
              <w:r w:rsidRPr="007A4AFC" w:rsidDel="00693568">
                <w:rPr>
                  <w:color w:val="000000" w:themeColor="text1"/>
                  <w:rPrChange w:id="6152" w:author="Dr Mamadou SANOGO" w:date="2023-10-25T18:15:00Z">
                    <w:rPr/>
                  </w:rPrChange>
                </w:rPr>
                <w:delText>%</w:delText>
              </w:r>
            </w:del>
          </w:p>
        </w:tc>
        <w:tc>
          <w:tcPr>
            <w:tcW w:w="1701" w:type="dxa"/>
            <w:shd w:val="clear" w:color="auto" w:fill="D9D9D9" w:themeFill="background1" w:themeFillShade="D9"/>
          </w:tcPr>
          <w:p w14:paraId="3A74E854" w14:textId="569D229C" w:rsidR="00C76DF7" w:rsidRPr="007A4AFC" w:rsidDel="00693568" w:rsidRDefault="003A64D4" w:rsidP="00C76DF7">
            <w:pPr>
              <w:spacing w:line="240" w:lineRule="auto"/>
              <w:jc w:val="center"/>
              <w:rPr>
                <w:del w:id="6153" w:author="Dr Mamadou SANOGO" w:date="2023-10-27T11:28:00Z"/>
                <w:color w:val="000000" w:themeColor="text1"/>
                <w:rPrChange w:id="6154" w:author="Dr Mamadou SANOGO" w:date="2023-10-25T18:15:00Z">
                  <w:rPr>
                    <w:del w:id="6155" w:author="Dr Mamadou SANOGO" w:date="2023-10-27T11:28:00Z"/>
                  </w:rPr>
                </w:rPrChange>
              </w:rPr>
            </w:pPr>
            <w:del w:id="6156" w:author="Dr Mamadou SANOGO" w:date="2023-10-27T11:28:00Z">
              <w:r w:rsidRPr="007A4AFC" w:rsidDel="00693568">
                <w:rPr>
                  <w:color w:val="000000" w:themeColor="text1"/>
                  <w:rPrChange w:id="6157" w:author="Dr Mamadou SANOGO" w:date="2023-10-25T18:15:00Z">
                    <w:rPr/>
                  </w:rPrChange>
                </w:rPr>
                <w:delText>100</w:delText>
              </w:r>
              <w:r w:rsidR="00C76DF7" w:rsidRPr="007A4AFC" w:rsidDel="00693568">
                <w:rPr>
                  <w:color w:val="000000" w:themeColor="text1"/>
                  <w:rPrChange w:id="6158" w:author="Dr Mamadou SANOGO" w:date="2023-10-25T18:15:00Z">
                    <w:rPr/>
                  </w:rPrChange>
                </w:rPr>
                <w:delText>%</w:delText>
              </w:r>
            </w:del>
          </w:p>
        </w:tc>
        <w:tc>
          <w:tcPr>
            <w:tcW w:w="1696" w:type="dxa"/>
            <w:shd w:val="clear" w:color="auto" w:fill="D9D9D9" w:themeFill="background1" w:themeFillShade="D9"/>
          </w:tcPr>
          <w:p w14:paraId="3201BFD9" w14:textId="7C8FD0AD" w:rsidR="00C76DF7" w:rsidRPr="007A4AFC" w:rsidDel="00693568" w:rsidRDefault="003A64D4" w:rsidP="00C76DF7">
            <w:pPr>
              <w:spacing w:line="240" w:lineRule="auto"/>
              <w:jc w:val="center"/>
              <w:rPr>
                <w:del w:id="6159" w:author="Dr Mamadou SANOGO" w:date="2023-10-27T11:28:00Z"/>
                <w:color w:val="000000" w:themeColor="text1"/>
                <w:rPrChange w:id="6160" w:author="Dr Mamadou SANOGO" w:date="2023-10-25T18:15:00Z">
                  <w:rPr>
                    <w:del w:id="6161" w:author="Dr Mamadou SANOGO" w:date="2023-10-27T11:28:00Z"/>
                  </w:rPr>
                </w:rPrChange>
              </w:rPr>
            </w:pPr>
            <w:del w:id="6162" w:author="Dr Mamadou SANOGO" w:date="2023-10-27T11:28:00Z">
              <w:r w:rsidRPr="007A4AFC" w:rsidDel="00693568">
                <w:rPr>
                  <w:color w:val="000000" w:themeColor="text1"/>
                  <w:rPrChange w:id="6163" w:author="Dr Mamadou SANOGO" w:date="2023-10-25T18:15:00Z">
                    <w:rPr/>
                  </w:rPrChange>
                </w:rPr>
                <w:delText>100</w:delText>
              </w:r>
              <w:r w:rsidR="00C76DF7" w:rsidRPr="007A4AFC" w:rsidDel="00693568">
                <w:rPr>
                  <w:color w:val="000000" w:themeColor="text1"/>
                  <w:rPrChange w:id="6164" w:author="Dr Mamadou SANOGO" w:date="2023-10-25T18:15:00Z">
                    <w:rPr/>
                  </w:rPrChange>
                </w:rPr>
                <w:delText>%</w:delText>
              </w:r>
            </w:del>
          </w:p>
        </w:tc>
      </w:tr>
      <w:tr w:rsidR="007A4AFC" w:rsidRPr="007A4AFC" w:rsidDel="00693568" w14:paraId="0E9DADED" w14:textId="52B18C83" w:rsidTr="00887FDF">
        <w:trPr>
          <w:del w:id="6165" w:author="Dr Mamadou SANOGO" w:date="2023-10-27T11:28:00Z"/>
        </w:trPr>
        <w:tc>
          <w:tcPr>
            <w:tcW w:w="2404" w:type="dxa"/>
            <w:shd w:val="clear" w:color="auto" w:fill="D9D9D9" w:themeFill="background1" w:themeFillShade="D9"/>
          </w:tcPr>
          <w:p w14:paraId="44AFD864" w14:textId="56E399B9" w:rsidR="00887FDF" w:rsidRPr="007A4AFC" w:rsidDel="00693568" w:rsidRDefault="00887FDF" w:rsidP="00887FDF">
            <w:pPr>
              <w:spacing w:line="240" w:lineRule="auto"/>
              <w:rPr>
                <w:del w:id="6166" w:author="Dr Mamadou SANOGO" w:date="2023-10-27T11:28:00Z"/>
                <w:color w:val="000000" w:themeColor="text1"/>
                <w:rPrChange w:id="6167" w:author="Dr Mamadou SANOGO" w:date="2023-10-25T18:15:00Z">
                  <w:rPr>
                    <w:del w:id="6168" w:author="Dr Mamadou SANOGO" w:date="2023-10-27T11:28:00Z"/>
                  </w:rPr>
                </w:rPrChange>
              </w:rPr>
            </w:pPr>
            <w:del w:id="6169" w:author="Dr Mamadou SANOGO" w:date="2023-10-27T11:28:00Z">
              <w:r w:rsidRPr="007A4AFC" w:rsidDel="00693568">
                <w:rPr>
                  <w:color w:val="000000" w:themeColor="text1"/>
                  <w:rPrChange w:id="6170"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6748DA64" w:rsidR="00887FDF" w:rsidRPr="007A4AFC" w:rsidDel="00693568" w:rsidRDefault="00887FDF" w:rsidP="00887FDF">
            <w:pPr>
              <w:spacing w:line="240" w:lineRule="auto"/>
              <w:jc w:val="center"/>
              <w:rPr>
                <w:del w:id="6171" w:author="Dr Mamadou SANOGO" w:date="2023-10-27T11:28:00Z"/>
                <w:color w:val="000000" w:themeColor="text1"/>
                <w:rPrChange w:id="6172" w:author="Dr Mamadou SANOGO" w:date="2023-10-25T18:15:00Z">
                  <w:rPr>
                    <w:del w:id="6173" w:author="Dr Mamadou SANOGO" w:date="2023-10-27T11:28:00Z"/>
                  </w:rPr>
                </w:rPrChange>
              </w:rPr>
            </w:pPr>
            <w:del w:id="6174" w:author="Dr Mamadou SANOGO" w:date="2023-10-27T11:28:00Z">
              <w:r w:rsidRPr="007A4AFC" w:rsidDel="00693568">
                <w:rPr>
                  <w:color w:val="000000" w:themeColor="text1"/>
                  <w:rPrChange w:id="6175" w:author="Dr Mamadou SANOGO" w:date="2023-10-25T18:15:00Z">
                    <w:rPr/>
                  </w:rPrChange>
                </w:rPr>
                <w:delText>4</w:delText>
              </w:r>
            </w:del>
          </w:p>
        </w:tc>
        <w:tc>
          <w:tcPr>
            <w:tcW w:w="1701" w:type="dxa"/>
            <w:shd w:val="clear" w:color="auto" w:fill="D9D9D9" w:themeFill="background1" w:themeFillShade="D9"/>
            <w:vAlign w:val="center"/>
          </w:tcPr>
          <w:p w14:paraId="7C9C8EE3" w14:textId="1EF09616" w:rsidR="00887FDF" w:rsidRPr="007A4AFC" w:rsidDel="00693568" w:rsidRDefault="00887FDF" w:rsidP="00887FDF">
            <w:pPr>
              <w:spacing w:line="240" w:lineRule="auto"/>
              <w:jc w:val="center"/>
              <w:rPr>
                <w:del w:id="6176" w:author="Dr Mamadou SANOGO" w:date="2023-10-27T11:28:00Z"/>
                <w:color w:val="000000" w:themeColor="text1"/>
                <w:rPrChange w:id="6177" w:author="Dr Mamadou SANOGO" w:date="2023-10-25T18:15:00Z">
                  <w:rPr>
                    <w:del w:id="6178" w:author="Dr Mamadou SANOGO" w:date="2023-10-27T11:28:00Z"/>
                  </w:rPr>
                </w:rPrChange>
              </w:rPr>
            </w:pPr>
            <w:del w:id="6179" w:author="Dr Mamadou SANOGO" w:date="2023-10-27T11:28:00Z">
              <w:r w:rsidRPr="007A4AFC" w:rsidDel="00693568">
                <w:rPr>
                  <w:color w:val="000000" w:themeColor="text1"/>
                  <w:rPrChange w:id="6180" w:author="Dr Mamadou SANOGO" w:date="2023-10-25T18:15:00Z">
                    <w:rPr/>
                  </w:rPrChange>
                </w:rPr>
                <w:delText>4</w:delText>
              </w:r>
            </w:del>
          </w:p>
        </w:tc>
        <w:tc>
          <w:tcPr>
            <w:tcW w:w="1701" w:type="dxa"/>
            <w:shd w:val="clear" w:color="auto" w:fill="D9D9D9" w:themeFill="background1" w:themeFillShade="D9"/>
            <w:vAlign w:val="center"/>
          </w:tcPr>
          <w:p w14:paraId="1D2297E6" w14:textId="25941D70" w:rsidR="00887FDF" w:rsidRPr="007A4AFC" w:rsidDel="00693568" w:rsidRDefault="00887FDF" w:rsidP="00887FDF">
            <w:pPr>
              <w:spacing w:line="240" w:lineRule="auto"/>
              <w:jc w:val="center"/>
              <w:rPr>
                <w:del w:id="6181" w:author="Dr Mamadou SANOGO" w:date="2023-10-27T11:28:00Z"/>
                <w:color w:val="000000" w:themeColor="text1"/>
                <w:rPrChange w:id="6182" w:author="Dr Mamadou SANOGO" w:date="2023-10-25T18:15:00Z">
                  <w:rPr>
                    <w:del w:id="6183" w:author="Dr Mamadou SANOGO" w:date="2023-10-27T11:28:00Z"/>
                  </w:rPr>
                </w:rPrChange>
              </w:rPr>
            </w:pPr>
            <w:del w:id="6184" w:author="Dr Mamadou SANOGO" w:date="2023-10-27T11:28:00Z">
              <w:r w:rsidRPr="007A4AFC" w:rsidDel="00693568">
                <w:rPr>
                  <w:color w:val="000000" w:themeColor="text1"/>
                  <w:rPrChange w:id="6185" w:author="Dr Mamadou SANOGO" w:date="2023-10-25T18:15:00Z">
                    <w:rPr/>
                  </w:rPrChange>
                </w:rPr>
                <w:delText>4</w:delText>
              </w:r>
            </w:del>
          </w:p>
        </w:tc>
        <w:tc>
          <w:tcPr>
            <w:tcW w:w="1696" w:type="dxa"/>
            <w:shd w:val="clear" w:color="auto" w:fill="D9D9D9" w:themeFill="background1" w:themeFillShade="D9"/>
            <w:vAlign w:val="center"/>
          </w:tcPr>
          <w:p w14:paraId="532A08BA" w14:textId="54FB95E0" w:rsidR="00887FDF" w:rsidRPr="007A4AFC" w:rsidDel="00693568" w:rsidRDefault="00887FDF" w:rsidP="00887FDF">
            <w:pPr>
              <w:spacing w:line="240" w:lineRule="auto"/>
              <w:jc w:val="center"/>
              <w:rPr>
                <w:del w:id="6186" w:author="Dr Mamadou SANOGO" w:date="2023-10-27T11:28:00Z"/>
                <w:color w:val="000000" w:themeColor="text1"/>
                <w:rPrChange w:id="6187" w:author="Dr Mamadou SANOGO" w:date="2023-10-25T18:15:00Z">
                  <w:rPr>
                    <w:del w:id="6188" w:author="Dr Mamadou SANOGO" w:date="2023-10-27T11:28:00Z"/>
                  </w:rPr>
                </w:rPrChange>
              </w:rPr>
            </w:pPr>
            <w:del w:id="6189" w:author="Dr Mamadou SANOGO" w:date="2023-10-27T11:28:00Z">
              <w:r w:rsidRPr="007A4AFC" w:rsidDel="00693568">
                <w:rPr>
                  <w:color w:val="000000" w:themeColor="text1"/>
                  <w:rPrChange w:id="6190" w:author="Dr Mamadou SANOGO" w:date="2023-10-25T18:15:00Z">
                    <w:rPr/>
                  </w:rPrChange>
                </w:rPr>
                <w:delText>4</w:delText>
              </w:r>
            </w:del>
          </w:p>
        </w:tc>
      </w:tr>
    </w:tbl>
    <w:p w14:paraId="002B4CFC" w14:textId="00686B24" w:rsidR="005A55FB" w:rsidRPr="007A4AFC" w:rsidDel="00693568" w:rsidRDefault="005A55FB" w:rsidP="0047574A">
      <w:pPr>
        <w:spacing w:line="240" w:lineRule="auto"/>
        <w:rPr>
          <w:del w:id="6191" w:author="Dr Mamadou SANOGO" w:date="2023-10-27T11:28:00Z"/>
          <w:color w:val="000000" w:themeColor="text1"/>
          <w:rPrChange w:id="6192" w:author="Dr Mamadou SANOGO" w:date="2023-10-25T18:15:00Z">
            <w:rPr>
              <w:del w:id="6193" w:author="Dr Mamadou SANOGO" w:date="2023-10-27T11:28:00Z"/>
            </w:rPr>
          </w:rPrChange>
        </w:rPr>
      </w:pPr>
    </w:p>
    <w:p w14:paraId="30161564" w14:textId="5BB6317C" w:rsidR="0047574A" w:rsidRPr="007A4AFC" w:rsidDel="00693568" w:rsidRDefault="0047574A">
      <w:pPr>
        <w:pStyle w:val="Paragraphedeliste"/>
        <w:numPr>
          <w:ilvl w:val="0"/>
          <w:numId w:val="2"/>
        </w:numPr>
        <w:spacing w:line="240" w:lineRule="auto"/>
        <w:rPr>
          <w:del w:id="6194" w:author="Dr Mamadou SANOGO" w:date="2023-10-27T11:28:00Z"/>
          <w:b/>
          <w:bCs/>
          <w:color w:val="000000" w:themeColor="text1"/>
          <w:szCs w:val="24"/>
          <w:rPrChange w:id="6195" w:author="Dr Mamadou SANOGO" w:date="2023-10-25T18:15:00Z">
            <w:rPr>
              <w:del w:id="6196" w:author="Dr Mamadou SANOGO" w:date="2023-10-27T11:28:00Z"/>
              <w:b/>
              <w:bCs/>
              <w:szCs w:val="24"/>
            </w:rPr>
          </w:rPrChange>
        </w:rPr>
      </w:pPr>
      <w:del w:id="6197" w:author="Dr Mamadou SANOGO" w:date="2023-10-27T11:28:00Z">
        <w:r w:rsidRPr="007A4AFC" w:rsidDel="00693568">
          <w:rPr>
            <w:b/>
            <w:bCs/>
            <w:color w:val="000000" w:themeColor="text1"/>
            <w:szCs w:val="24"/>
            <w:rPrChange w:id="6198" w:author="Dr Mamadou SANOGO" w:date="2023-10-25T18:15:00Z">
              <w:rPr>
                <w:b/>
                <w:bCs/>
                <w:szCs w:val="24"/>
              </w:rPr>
            </w:rPrChange>
          </w:rPr>
          <w:delText>Etudiants en formation continue</w:delText>
        </w:r>
      </w:del>
    </w:p>
    <w:p w14:paraId="5A3F730B" w14:textId="77955476" w:rsidR="0047574A" w:rsidRPr="007A4AFC" w:rsidDel="00693568" w:rsidRDefault="0047574A" w:rsidP="0047574A">
      <w:pPr>
        <w:spacing w:line="240" w:lineRule="auto"/>
        <w:rPr>
          <w:del w:id="6199" w:author="Dr Mamadou SANOGO" w:date="2023-10-27T11:28:00Z"/>
          <w:color w:val="000000" w:themeColor="text1"/>
          <w:rPrChange w:id="6200" w:author="Dr Mamadou SANOGO" w:date="2023-10-25T18:15:00Z">
            <w:rPr>
              <w:del w:id="6201" w:author="Dr Mamadou SANOGO" w:date="2023-10-27T11:28: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693568" w14:paraId="5EABFBF2" w14:textId="5C44AD54" w:rsidTr="00C76DF7">
        <w:trPr>
          <w:del w:id="6202" w:author="Dr Mamadou SANOGO" w:date="2023-10-27T11:28:00Z"/>
        </w:trPr>
        <w:tc>
          <w:tcPr>
            <w:tcW w:w="2546" w:type="dxa"/>
          </w:tcPr>
          <w:p w14:paraId="76922D1F" w14:textId="4ECBD564" w:rsidR="005A55FB" w:rsidRPr="007A4AFC" w:rsidDel="00693568" w:rsidRDefault="005A55FB" w:rsidP="00D66841">
            <w:pPr>
              <w:spacing w:line="240" w:lineRule="auto"/>
              <w:rPr>
                <w:del w:id="6203" w:author="Dr Mamadou SANOGO" w:date="2023-10-27T11:28:00Z"/>
                <w:b/>
                <w:color w:val="000000" w:themeColor="text1"/>
                <w:rPrChange w:id="6204" w:author="Dr Mamadou SANOGO" w:date="2023-10-25T18:15:00Z">
                  <w:rPr>
                    <w:del w:id="6205" w:author="Dr Mamadou SANOGO" w:date="2023-10-27T11:28:00Z"/>
                    <w:b/>
                  </w:rPr>
                </w:rPrChange>
              </w:rPr>
            </w:pPr>
            <w:del w:id="6206" w:author="Dr Mamadou SANOGO" w:date="2023-10-27T11:28:00Z">
              <w:r w:rsidRPr="007A4AFC" w:rsidDel="00693568">
                <w:rPr>
                  <w:b/>
                  <w:color w:val="000000" w:themeColor="text1"/>
                  <w:rPrChange w:id="6207" w:author="Dr Mamadou SANOGO" w:date="2023-10-25T18:15:00Z">
                    <w:rPr>
                      <w:b/>
                    </w:rPr>
                  </w:rPrChange>
                </w:rPr>
                <w:delText>Année univ.</w:delText>
              </w:r>
            </w:del>
          </w:p>
        </w:tc>
        <w:tc>
          <w:tcPr>
            <w:tcW w:w="1559" w:type="dxa"/>
          </w:tcPr>
          <w:p w14:paraId="60D9EAE8" w14:textId="5CC34CD5" w:rsidR="005A55FB" w:rsidRPr="007A4AFC" w:rsidDel="00693568" w:rsidRDefault="005A55FB" w:rsidP="00D66841">
            <w:pPr>
              <w:spacing w:line="240" w:lineRule="auto"/>
              <w:jc w:val="center"/>
              <w:rPr>
                <w:del w:id="6208" w:author="Dr Mamadou SANOGO" w:date="2023-10-27T11:28:00Z"/>
                <w:b/>
                <w:color w:val="000000" w:themeColor="text1"/>
                <w:rPrChange w:id="6209" w:author="Dr Mamadou SANOGO" w:date="2023-10-25T18:15:00Z">
                  <w:rPr>
                    <w:del w:id="6210" w:author="Dr Mamadou SANOGO" w:date="2023-10-27T11:28:00Z"/>
                    <w:b/>
                  </w:rPr>
                </w:rPrChange>
              </w:rPr>
            </w:pPr>
            <w:del w:id="6211" w:author="Dr Mamadou SANOGO" w:date="2023-10-27T11:28:00Z">
              <w:r w:rsidRPr="007A4AFC" w:rsidDel="00693568">
                <w:rPr>
                  <w:b/>
                  <w:color w:val="000000" w:themeColor="text1"/>
                  <w:rPrChange w:id="6212" w:author="Dr Mamadou SANOGO" w:date="2023-10-25T18:15:00Z">
                    <w:rPr>
                      <w:b/>
                    </w:rPr>
                  </w:rPrChange>
                </w:rPr>
                <w:delText>2018-2019</w:delText>
              </w:r>
            </w:del>
          </w:p>
        </w:tc>
        <w:tc>
          <w:tcPr>
            <w:tcW w:w="1701" w:type="dxa"/>
          </w:tcPr>
          <w:p w14:paraId="2315AECF" w14:textId="5AD812AF" w:rsidR="005A55FB" w:rsidRPr="007A4AFC" w:rsidDel="00693568" w:rsidRDefault="005A55FB" w:rsidP="00D66841">
            <w:pPr>
              <w:spacing w:line="240" w:lineRule="auto"/>
              <w:jc w:val="center"/>
              <w:rPr>
                <w:del w:id="6213" w:author="Dr Mamadou SANOGO" w:date="2023-10-27T11:28:00Z"/>
                <w:b/>
                <w:color w:val="000000" w:themeColor="text1"/>
                <w:rPrChange w:id="6214" w:author="Dr Mamadou SANOGO" w:date="2023-10-25T18:15:00Z">
                  <w:rPr>
                    <w:del w:id="6215" w:author="Dr Mamadou SANOGO" w:date="2023-10-27T11:28:00Z"/>
                    <w:b/>
                  </w:rPr>
                </w:rPrChange>
              </w:rPr>
            </w:pPr>
            <w:del w:id="6216" w:author="Dr Mamadou SANOGO" w:date="2023-10-27T11:28:00Z">
              <w:r w:rsidRPr="007A4AFC" w:rsidDel="00693568">
                <w:rPr>
                  <w:b/>
                  <w:color w:val="000000" w:themeColor="text1"/>
                  <w:rPrChange w:id="6217" w:author="Dr Mamadou SANOGO" w:date="2023-10-25T18:15:00Z">
                    <w:rPr>
                      <w:b/>
                    </w:rPr>
                  </w:rPrChange>
                </w:rPr>
                <w:delText>2019-2020</w:delText>
              </w:r>
            </w:del>
          </w:p>
        </w:tc>
        <w:tc>
          <w:tcPr>
            <w:tcW w:w="1559" w:type="dxa"/>
          </w:tcPr>
          <w:p w14:paraId="11DFFD97" w14:textId="0CD43464" w:rsidR="005A55FB" w:rsidRPr="007A4AFC" w:rsidDel="00693568" w:rsidRDefault="005A55FB" w:rsidP="00D66841">
            <w:pPr>
              <w:spacing w:line="240" w:lineRule="auto"/>
              <w:jc w:val="center"/>
              <w:rPr>
                <w:del w:id="6218" w:author="Dr Mamadou SANOGO" w:date="2023-10-27T11:28:00Z"/>
                <w:b/>
                <w:color w:val="000000" w:themeColor="text1"/>
                <w:rPrChange w:id="6219" w:author="Dr Mamadou SANOGO" w:date="2023-10-25T18:15:00Z">
                  <w:rPr>
                    <w:del w:id="6220" w:author="Dr Mamadou SANOGO" w:date="2023-10-27T11:28:00Z"/>
                    <w:b/>
                  </w:rPr>
                </w:rPrChange>
              </w:rPr>
            </w:pPr>
            <w:del w:id="6221" w:author="Dr Mamadou SANOGO" w:date="2023-10-27T11:28:00Z">
              <w:r w:rsidRPr="007A4AFC" w:rsidDel="00693568">
                <w:rPr>
                  <w:b/>
                  <w:color w:val="000000" w:themeColor="text1"/>
                  <w:rPrChange w:id="6222" w:author="Dr Mamadou SANOGO" w:date="2023-10-25T18:15:00Z">
                    <w:rPr>
                      <w:b/>
                    </w:rPr>
                  </w:rPrChange>
                </w:rPr>
                <w:delText>2020-2021</w:delText>
              </w:r>
            </w:del>
          </w:p>
        </w:tc>
        <w:tc>
          <w:tcPr>
            <w:tcW w:w="1696" w:type="dxa"/>
          </w:tcPr>
          <w:p w14:paraId="59103AC8" w14:textId="17636C76" w:rsidR="005A55FB" w:rsidRPr="007A4AFC" w:rsidDel="00693568" w:rsidRDefault="005A55FB" w:rsidP="00D66841">
            <w:pPr>
              <w:spacing w:line="240" w:lineRule="auto"/>
              <w:jc w:val="center"/>
              <w:rPr>
                <w:del w:id="6223" w:author="Dr Mamadou SANOGO" w:date="2023-10-27T11:28:00Z"/>
                <w:b/>
                <w:color w:val="000000" w:themeColor="text1"/>
                <w:rPrChange w:id="6224" w:author="Dr Mamadou SANOGO" w:date="2023-10-25T18:15:00Z">
                  <w:rPr>
                    <w:del w:id="6225" w:author="Dr Mamadou SANOGO" w:date="2023-10-27T11:28:00Z"/>
                    <w:b/>
                  </w:rPr>
                </w:rPrChange>
              </w:rPr>
            </w:pPr>
            <w:del w:id="6226" w:author="Dr Mamadou SANOGO" w:date="2023-10-27T11:28:00Z">
              <w:r w:rsidRPr="007A4AFC" w:rsidDel="00693568">
                <w:rPr>
                  <w:b/>
                  <w:color w:val="000000" w:themeColor="text1"/>
                  <w:rPrChange w:id="6227" w:author="Dr Mamadou SANOGO" w:date="2023-10-25T18:15:00Z">
                    <w:rPr>
                      <w:b/>
                    </w:rPr>
                  </w:rPrChange>
                </w:rPr>
                <w:delText>2021-2022</w:delText>
              </w:r>
            </w:del>
          </w:p>
        </w:tc>
      </w:tr>
      <w:tr w:rsidR="007A4AFC" w:rsidRPr="007A4AFC" w:rsidDel="00693568" w14:paraId="7A9D78FD" w14:textId="2C4C9FAD" w:rsidTr="00C76DF7">
        <w:trPr>
          <w:del w:id="6228" w:author="Dr Mamadou SANOGO" w:date="2023-10-27T11:28:00Z"/>
        </w:trPr>
        <w:tc>
          <w:tcPr>
            <w:tcW w:w="2546" w:type="dxa"/>
          </w:tcPr>
          <w:p w14:paraId="06ED6555" w14:textId="73469219" w:rsidR="00C76DF7" w:rsidRPr="007A4AFC" w:rsidDel="00693568" w:rsidRDefault="00C76DF7" w:rsidP="00C76DF7">
            <w:pPr>
              <w:spacing w:line="240" w:lineRule="auto"/>
              <w:rPr>
                <w:del w:id="6229" w:author="Dr Mamadou SANOGO" w:date="2023-10-27T11:28:00Z"/>
                <w:color w:val="000000" w:themeColor="text1"/>
                <w:rPrChange w:id="6230" w:author="Dr Mamadou SANOGO" w:date="2023-10-25T18:15:00Z">
                  <w:rPr>
                    <w:del w:id="6231" w:author="Dr Mamadou SANOGO" w:date="2023-10-27T11:28:00Z"/>
                  </w:rPr>
                </w:rPrChange>
              </w:rPr>
            </w:pPr>
            <w:del w:id="6232" w:author="Dr Mamadou SANOGO" w:date="2023-10-27T11:28:00Z">
              <w:r w:rsidRPr="007A4AFC" w:rsidDel="00693568">
                <w:rPr>
                  <w:color w:val="000000" w:themeColor="text1"/>
                  <w:rPrChange w:id="6233" w:author="Dr Mamadou SANOGO" w:date="2023-10-25T18:15:00Z">
                    <w:rPr/>
                  </w:rPrChange>
                </w:rPr>
                <w:delText>Nbr. et % d’étudiants ayant validé le M1</w:delText>
              </w:r>
            </w:del>
          </w:p>
        </w:tc>
        <w:tc>
          <w:tcPr>
            <w:tcW w:w="1559" w:type="dxa"/>
            <w:vAlign w:val="center"/>
          </w:tcPr>
          <w:p w14:paraId="5C552F5D" w14:textId="74B73E56" w:rsidR="00C76DF7" w:rsidRPr="007A4AFC" w:rsidDel="00693568" w:rsidRDefault="00C76DF7" w:rsidP="00C76DF7">
            <w:pPr>
              <w:spacing w:line="240" w:lineRule="auto"/>
              <w:jc w:val="center"/>
              <w:rPr>
                <w:del w:id="6234" w:author="Dr Mamadou SANOGO" w:date="2023-10-27T11:28:00Z"/>
                <w:color w:val="000000" w:themeColor="text1"/>
                <w:rPrChange w:id="6235" w:author="Dr Mamadou SANOGO" w:date="2023-10-25T18:15:00Z">
                  <w:rPr>
                    <w:del w:id="6236" w:author="Dr Mamadou SANOGO" w:date="2023-10-27T11:28:00Z"/>
                  </w:rPr>
                </w:rPrChange>
              </w:rPr>
            </w:pPr>
            <w:del w:id="6237" w:author="Dr Mamadou SANOGO" w:date="2023-10-27T11:28:00Z">
              <w:r w:rsidRPr="007A4AFC" w:rsidDel="00693568">
                <w:rPr>
                  <w:color w:val="000000" w:themeColor="text1"/>
                  <w:rPrChange w:id="6238" w:author="Dr Mamadou SANOGO" w:date="2023-10-25T18:15:00Z">
                    <w:rPr/>
                  </w:rPrChange>
                </w:rPr>
                <w:delText>5 soit 100%</w:delText>
              </w:r>
            </w:del>
          </w:p>
        </w:tc>
        <w:tc>
          <w:tcPr>
            <w:tcW w:w="1701" w:type="dxa"/>
            <w:vAlign w:val="center"/>
          </w:tcPr>
          <w:p w14:paraId="4B06F98C" w14:textId="6EF6B501" w:rsidR="00C76DF7" w:rsidRPr="007A4AFC" w:rsidDel="00693568" w:rsidRDefault="00C76DF7" w:rsidP="00C76DF7">
            <w:pPr>
              <w:spacing w:line="240" w:lineRule="auto"/>
              <w:jc w:val="center"/>
              <w:rPr>
                <w:del w:id="6239" w:author="Dr Mamadou SANOGO" w:date="2023-10-27T11:28:00Z"/>
                <w:color w:val="000000" w:themeColor="text1"/>
                <w:rPrChange w:id="6240" w:author="Dr Mamadou SANOGO" w:date="2023-10-25T18:15:00Z">
                  <w:rPr>
                    <w:del w:id="6241" w:author="Dr Mamadou SANOGO" w:date="2023-10-27T11:28:00Z"/>
                  </w:rPr>
                </w:rPrChange>
              </w:rPr>
            </w:pPr>
            <w:del w:id="6242" w:author="Dr Mamadou SANOGO" w:date="2023-10-26T14:41:00Z">
              <w:r w:rsidRPr="007A4AFC" w:rsidDel="00CB3C42">
                <w:rPr>
                  <w:color w:val="000000" w:themeColor="text1"/>
                  <w:rPrChange w:id="6243" w:author="Dr Mamadou SANOGO" w:date="2023-10-25T18:15:00Z">
                    <w:rPr/>
                  </w:rPrChange>
                </w:rPr>
                <w:delText>5</w:delText>
              </w:r>
            </w:del>
            <w:del w:id="6244" w:author="Dr Mamadou SANOGO" w:date="2023-10-27T11:28:00Z">
              <w:r w:rsidRPr="007A4AFC" w:rsidDel="00693568">
                <w:rPr>
                  <w:color w:val="000000" w:themeColor="text1"/>
                  <w:rPrChange w:id="6245" w:author="Dr Mamadou SANOGO" w:date="2023-10-25T18:15:00Z">
                    <w:rPr/>
                  </w:rPrChange>
                </w:rPr>
                <w:delText xml:space="preserve"> soit 100%</w:delText>
              </w:r>
            </w:del>
          </w:p>
        </w:tc>
        <w:tc>
          <w:tcPr>
            <w:tcW w:w="1559" w:type="dxa"/>
            <w:vAlign w:val="center"/>
          </w:tcPr>
          <w:p w14:paraId="65A045E0" w14:textId="0F0A1C17" w:rsidR="00C76DF7" w:rsidRPr="007A4AFC" w:rsidDel="00693568" w:rsidRDefault="00C76DF7" w:rsidP="00C76DF7">
            <w:pPr>
              <w:spacing w:line="240" w:lineRule="auto"/>
              <w:jc w:val="center"/>
              <w:rPr>
                <w:del w:id="6246" w:author="Dr Mamadou SANOGO" w:date="2023-10-27T11:28:00Z"/>
                <w:color w:val="000000" w:themeColor="text1"/>
                <w:rPrChange w:id="6247" w:author="Dr Mamadou SANOGO" w:date="2023-10-25T18:15:00Z">
                  <w:rPr>
                    <w:del w:id="6248" w:author="Dr Mamadou SANOGO" w:date="2023-10-27T11:28:00Z"/>
                  </w:rPr>
                </w:rPrChange>
              </w:rPr>
            </w:pPr>
            <w:del w:id="6249" w:author="Dr Mamadou SANOGO" w:date="2023-10-26T14:58:00Z">
              <w:r w:rsidRPr="007A4AFC" w:rsidDel="00CB3C42">
                <w:rPr>
                  <w:color w:val="000000" w:themeColor="text1"/>
                  <w:rPrChange w:id="6250" w:author="Dr Mamadou SANOGO" w:date="2023-10-25T18:15:00Z">
                    <w:rPr/>
                  </w:rPrChange>
                </w:rPr>
                <w:delText>4</w:delText>
              </w:r>
            </w:del>
            <w:del w:id="6251" w:author="Dr Mamadou SANOGO" w:date="2023-10-27T11:28:00Z">
              <w:r w:rsidRPr="007A4AFC" w:rsidDel="00693568">
                <w:rPr>
                  <w:color w:val="000000" w:themeColor="text1"/>
                  <w:rPrChange w:id="6252" w:author="Dr Mamadou SANOGO" w:date="2023-10-25T18:15:00Z">
                    <w:rPr/>
                  </w:rPrChange>
                </w:rPr>
                <w:delText xml:space="preserve"> soit 100%</w:delText>
              </w:r>
            </w:del>
          </w:p>
        </w:tc>
        <w:tc>
          <w:tcPr>
            <w:tcW w:w="1696" w:type="dxa"/>
            <w:vAlign w:val="center"/>
          </w:tcPr>
          <w:p w14:paraId="50A5904B" w14:textId="3147D895" w:rsidR="00C76DF7" w:rsidRPr="007A4AFC" w:rsidDel="00693568" w:rsidRDefault="00C76DF7" w:rsidP="00C76DF7">
            <w:pPr>
              <w:spacing w:line="240" w:lineRule="auto"/>
              <w:jc w:val="center"/>
              <w:rPr>
                <w:del w:id="6253" w:author="Dr Mamadou SANOGO" w:date="2023-10-27T11:28:00Z"/>
                <w:color w:val="000000" w:themeColor="text1"/>
                <w:rPrChange w:id="6254" w:author="Dr Mamadou SANOGO" w:date="2023-10-25T18:15:00Z">
                  <w:rPr>
                    <w:del w:id="6255" w:author="Dr Mamadou SANOGO" w:date="2023-10-27T11:28:00Z"/>
                  </w:rPr>
                </w:rPrChange>
              </w:rPr>
            </w:pPr>
            <w:del w:id="6256" w:author="Dr Mamadou SANOGO" w:date="2023-10-26T15:34:00Z">
              <w:r w:rsidRPr="007A4AFC" w:rsidDel="00CB3C42">
                <w:rPr>
                  <w:color w:val="000000" w:themeColor="text1"/>
                  <w:rPrChange w:id="6257" w:author="Dr Mamadou SANOGO" w:date="2023-10-25T18:15:00Z">
                    <w:rPr/>
                  </w:rPrChange>
                </w:rPr>
                <w:delText>5</w:delText>
              </w:r>
            </w:del>
            <w:del w:id="6258" w:author="Dr Mamadou SANOGO" w:date="2023-10-27T11:28:00Z">
              <w:r w:rsidRPr="007A4AFC" w:rsidDel="00693568">
                <w:rPr>
                  <w:color w:val="000000" w:themeColor="text1"/>
                  <w:rPrChange w:id="6259" w:author="Dr Mamadou SANOGO" w:date="2023-10-25T18:15:00Z">
                    <w:rPr/>
                  </w:rPrChange>
                </w:rPr>
                <w:delText xml:space="preserve"> soit 100%</w:delText>
              </w:r>
            </w:del>
          </w:p>
        </w:tc>
      </w:tr>
      <w:tr w:rsidR="007A4AFC" w:rsidRPr="007A4AFC" w:rsidDel="00693568" w14:paraId="0E6235AE" w14:textId="28CB4947" w:rsidTr="008B5085">
        <w:trPr>
          <w:del w:id="6260" w:author="Dr Mamadou SANOGO" w:date="2023-10-27T11:28:00Z"/>
        </w:trPr>
        <w:tc>
          <w:tcPr>
            <w:tcW w:w="2546" w:type="dxa"/>
          </w:tcPr>
          <w:p w14:paraId="063789C2" w14:textId="6BB3E869" w:rsidR="008B5085" w:rsidRPr="007A4AFC" w:rsidDel="00693568" w:rsidRDefault="008B5085" w:rsidP="008B5085">
            <w:pPr>
              <w:spacing w:line="240" w:lineRule="auto"/>
              <w:rPr>
                <w:del w:id="6261" w:author="Dr Mamadou SANOGO" w:date="2023-10-27T11:28:00Z"/>
                <w:color w:val="000000" w:themeColor="text1"/>
                <w:rPrChange w:id="6262" w:author="Dr Mamadou SANOGO" w:date="2023-10-25T18:15:00Z">
                  <w:rPr>
                    <w:del w:id="6263" w:author="Dr Mamadou SANOGO" w:date="2023-10-27T11:28:00Z"/>
                  </w:rPr>
                </w:rPrChange>
              </w:rPr>
            </w:pPr>
            <w:del w:id="6264" w:author="Dr Mamadou SANOGO" w:date="2023-10-27T11:28:00Z">
              <w:r w:rsidRPr="007A4AFC" w:rsidDel="00693568">
                <w:rPr>
                  <w:color w:val="000000" w:themeColor="text1"/>
                  <w:rPrChange w:id="6265" w:author="Dr Mamadou SANOGO" w:date="2023-10-25T18:15:00Z">
                    <w:rPr/>
                  </w:rPrChange>
                </w:rPr>
                <w:delText>Nbr. et % d’étudiants admis en M2 avec dettes</w:delText>
              </w:r>
            </w:del>
          </w:p>
        </w:tc>
        <w:tc>
          <w:tcPr>
            <w:tcW w:w="1559" w:type="dxa"/>
            <w:vAlign w:val="center"/>
          </w:tcPr>
          <w:p w14:paraId="1BAC9718" w14:textId="2F35C789" w:rsidR="008B5085" w:rsidRPr="007A4AFC" w:rsidDel="00693568" w:rsidRDefault="008B5085" w:rsidP="008B5085">
            <w:pPr>
              <w:spacing w:line="240" w:lineRule="auto"/>
              <w:jc w:val="center"/>
              <w:rPr>
                <w:del w:id="6266" w:author="Dr Mamadou SANOGO" w:date="2023-10-27T11:28:00Z"/>
                <w:color w:val="000000" w:themeColor="text1"/>
                <w:rPrChange w:id="6267" w:author="Dr Mamadou SANOGO" w:date="2023-10-25T18:15:00Z">
                  <w:rPr>
                    <w:del w:id="6268" w:author="Dr Mamadou SANOGO" w:date="2023-10-27T11:28:00Z"/>
                  </w:rPr>
                </w:rPrChange>
              </w:rPr>
            </w:pPr>
            <w:del w:id="6269" w:author="Dr Mamadou SANOGO" w:date="2023-10-27T11:28:00Z">
              <w:r w:rsidRPr="007A4AFC" w:rsidDel="00693568">
                <w:rPr>
                  <w:color w:val="000000" w:themeColor="text1"/>
                  <w:rPrChange w:id="6270" w:author="Dr Mamadou SANOGO" w:date="2023-10-25T18:15:00Z">
                    <w:rPr/>
                  </w:rPrChange>
                </w:rPr>
                <w:delText>0 soit 0%</w:delText>
              </w:r>
            </w:del>
          </w:p>
        </w:tc>
        <w:tc>
          <w:tcPr>
            <w:tcW w:w="1701" w:type="dxa"/>
            <w:vAlign w:val="center"/>
          </w:tcPr>
          <w:p w14:paraId="472D2F5D" w14:textId="2495DEF9" w:rsidR="008B5085" w:rsidRPr="007A4AFC" w:rsidDel="00693568" w:rsidRDefault="008B5085" w:rsidP="008B5085">
            <w:pPr>
              <w:spacing w:line="240" w:lineRule="auto"/>
              <w:jc w:val="center"/>
              <w:rPr>
                <w:del w:id="6271" w:author="Dr Mamadou SANOGO" w:date="2023-10-27T11:28:00Z"/>
                <w:color w:val="000000" w:themeColor="text1"/>
                <w:rPrChange w:id="6272" w:author="Dr Mamadou SANOGO" w:date="2023-10-25T18:15:00Z">
                  <w:rPr>
                    <w:del w:id="6273" w:author="Dr Mamadou SANOGO" w:date="2023-10-27T11:28:00Z"/>
                  </w:rPr>
                </w:rPrChange>
              </w:rPr>
            </w:pPr>
            <w:del w:id="6274" w:author="Dr Mamadou SANOGO" w:date="2023-10-27T11:28:00Z">
              <w:r w:rsidRPr="007A4AFC" w:rsidDel="00693568">
                <w:rPr>
                  <w:color w:val="000000" w:themeColor="text1"/>
                  <w:rPrChange w:id="6275" w:author="Dr Mamadou SANOGO" w:date="2023-10-25T18:15:00Z">
                    <w:rPr/>
                  </w:rPrChange>
                </w:rPr>
                <w:delText>0 soit 0%</w:delText>
              </w:r>
            </w:del>
          </w:p>
        </w:tc>
        <w:tc>
          <w:tcPr>
            <w:tcW w:w="1559" w:type="dxa"/>
            <w:vAlign w:val="center"/>
          </w:tcPr>
          <w:p w14:paraId="2B7ECCBE" w14:textId="6B8CAE68" w:rsidR="008B5085" w:rsidRPr="007A4AFC" w:rsidDel="00693568" w:rsidRDefault="008B5085" w:rsidP="008B5085">
            <w:pPr>
              <w:spacing w:line="240" w:lineRule="auto"/>
              <w:jc w:val="center"/>
              <w:rPr>
                <w:del w:id="6276" w:author="Dr Mamadou SANOGO" w:date="2023-10-27T11:28:00Z"/>
                <w:color w:val="000000" w:themeColor="text1"/>
                <w:rPrChange w:id="6277" w:author="Dr Mamadou SANOGO" w:date="2023-10-25T18:15:00Z">
                  <w:rPr>
                    <w:del w:id="6278" w:author="Dr Mamadou SANOGO" w:date="2023-10-27T11:28:00Z"/>
                  </w:rPr>
                </w:rPrChange>
              </w:rPr>
            </w:pPr>
            <w:del w:id="6279" w:author="Dr Mamadou SANOGO" w:date="2023-10-27T11:28:00Z">
              <w:r w:rsidRPr="007A4AFC" w:rsidDel="00693568">
                <w:rPr>
                  <w:color w:val="000000" w:themeColor="text1"/>
                  <w:rPrChange w:id="6280" w:author="Dr Mamadou SANOGO" w:date="2023-10-25T18:15:00Z">
                    <w:rPr/>
                  </w:rPrChange>
                </w:rPr>
                <w:delText>0 soit 0%</w:delText>
              </w:r>
            </w:del>
          </w:p>
        </w:tc>
        <w:tc>
          <w:tcPr>
            <w:tcW w:w="1696" w:type="dxa"/>
            <w:vAlign w:val="center"/>
          </w:tcPr>
          <w:p w14:paraId="3A815337" w14:textId="4DB80CAE" w:rsidR="008B5085" w:rsidRPr="007A4AFC" w:rsidDel="00693568" w:rsidRDefault="008B5085" w:rsidP="008B5085">
            <w:pPr>
              <w:spacing w:line="240" w:lineRule="auto"/>
              <w:jc w:val="center"/>
              <w:rPr>
                <w:del w:id="6281" w:author="Dr Mamadou SANOGO" w:date="2023-10-27T11:28:00Z"/>
                <w:color w:val="000000" w:themeColor="text1"/>
                <w:rPrChange w:id="6282" w:author="Dr Mamadou SANOGO" w:date="2023-10-25T18:15:00Z">
                  <w:rPr>
                    <w:del w:id="6283" w:author="Dr Mamadou SANOGO" w:date="2023-10-27T11:28:00Z"/>
                  </w:rPr>
                </w:rPrChange>
              </w:rPr>
            </w:pPr>
            <w:del w:id="6284" w:author="Dr Mamadou SANOGO" w:date="2023-10-27T11:28:00Z">
              <w:r w:rsidRPr="007A4AFC" w:rsidDel="00693568">
                <w:rPr>
                  <w:color w:val="000000" w:themeColor="text1"/>
                  <w:rPrChange w:id="6285" w:author="Dr Mamadou SANOGO" w:date="2023-10-25T18:15:00Z">
                    <w:rPr/>
                  </w:rPrChange>
                </w:rPr>
                <w:delText>0 soit 0%</w:delText>
              </w:r>
            </w:del>
          </w:p>
        </w:tc>
      </w:tr>
      <w:tr w:rsidR="007A4AFC" w:rsidRPr="007A4AFC" w:rsidDel="00693568" w14:paraId="39AF17C8" w14:textId="5FDAE689" w:rsidTr="00C76DF7">
        <w:trPr>
          <w:del w:id="6286" w:author="Dr Mamadou SANOGO" w:date="2023-10-27T11:28:00Z"/>
        </w:trPr>
        <w:tc>
          <w:tcPr>
            <w:tcW w:w="2546" w:type="dxa"/>
          </w:tcPr>
          <w:p w14:paraId="68B21FBD" w14:textId="7EE5BEC0" w:rsidR="00C76DF7" w:rsidRPr="007A4AFC" w:rsidDel="00693568" w:rsidRDefault="00C76DF7" w:rsidP="00C76DF7">
            <w:pPr>
              <w:spacing w:line="240" w:lineRule="auto"/>
              <w:rPr>
                <w:del w:id="6287" w:author="Dr Mamadou SANOGO" w:date="2023-10-27T11:28:00Z"/>
                <w:color w:val="000000" w:themeColor="text1"/>
                <w:rPrChange w:id="6288" w:author="Dr Mamadou SANOGO" w:date="2023-10-25T18:15:00Z">
                  <w:rPr>
                    <w:del w:id="6289" w:author="Dr Mamadou SANOGO" w:date="2023-10-27T11:28:00Z"/>
                  </w:rPr>
                </w:rPrChange>
              </w:rPr>
            </w:pPr>
            <w:del w:id="6290" w:author="Dr Mamadou SANOGO" w:date="2023-10-27T11:28:00Z">
              <w:r w:rsidRPr="007A4AFC" w:rsidDel="00693568">
                <w:rPr>
                  <w:color w:val="000000" w:themeColor="text1"/>
                  <w:rPrChange w:id="6291" w:author="Dr Mamadou SANOGO" w:date="2023-10-25T18:15:00Z">
                    <w:rPr/>
                  </w:rPrChange>
                </w:rPr>
                <w:delText>Nbr. et % d’étudiants ajournés en M1</w:delText>
              </w:r>
            </w:del>
          </w:p>
        </w:tc>
        <w:tc>
          <w:tcPr>
            <w:tcW w:w="1559" w:type="dxa"/>
            <w:vAlign w:val="center"/>
          </w:tcPr>
          <w:p w14:paraId="14787319" w14:textId="2CB1B37F" w:rsidR="00C76DF7" w:rsidRPr="007A4AFC" w:rsidDel="00693568" w:rsidRDefault="00C76DF7" w:rsidP="00C76DF7">
            <w:pPr>
              <w:spacing w:line="240" w:lineRule="auto"/>
              <w:jc w:val="center"/>
              <w:rPr>
                <w:del w:id="6292" w:author="Dr Mamadou SANOGO" w:date="2023-10-27T11:28:00Z"/>
                <w:color w:val="000000" w:themeColor="text1"/>
                <w:rPrChange w:id="6293" w:author="Dr Mamadou SANOGO" w:date="2023-10-25T18:15:00Z">
                  <w:rPr>
                    <w:del w:id="6294" w:author="Dr Mamadou SANOGO" w:date="2023-10-27T11:28:00Z"/>
                  </w:rPr>
                </w:rPrChange>
              </w:rPr>
            </w:pPr>
            <w:del w:id="6295" w:author="Dr Mamadou SANOGO" w:date="2023-10-27T11:28:00Z">
              <w:r w:rsidRPr="007A4AFC" w:rsidDel="00693568">
                <w:rPr>
                  <w:color w:val="000000" w:themeColor="text1"/>
                  <w:rPrChange w:id="6296" w:author="Dr Mamadou SANOGO" w:date="2023-10-25T18:15:00Z">
                    <w:rPr/>
                  </w:rPrChange>
                </w:rPr>
                <w:delText>0 soit 0%</w:delText>
              </w:r>
            </w:del>
          </w:p>
        </w:tc>
        <w:tc>
          <w:tcPr>
            <w:tcW w:w="1701" w:type="dxa"/>
            <w:vAlign w:val="center"/>
          </w:tcPr>
          <w:p w14:paraId="6BE44CF6" w14:textId="024D64E0" w:rsidR="00C76DF7" w:rsidRPr="007A4AFC" w:rsidDel="00693568" w:rsidRDefault="00C76DF7" w:rsidP="00C76DF7">
            <w:pPr>
              <w:spacing w:line="240" w:lineRule="auto"/>
              <w:jc w:val="center"/>
              <w:rPr>
                <w:del w:id="6297" w:author="Dr Mamadou SANOGO" w:date="2023-10-27T11:28:00Z"/>
                <w:color w:val="000000" w:themeColor="text1"/>
                <w:rPrChange w:id="6298" w:author="Dr Mamadou SANOGO" w:date="2023-10-25T18:15:00Z">
                  <w:rPr>
                    <w:del w:id="6299" w:author="Dr Mamadou SANOGO" w:date="2023-10-27T11:28:00Z"/>
                  </w:rPr>
                </w:rPrChange>
              </w:rPr>
            </w:pPr>
            <w:del w:id="6300" w:author="Dr Mamadou SANOGO" w:date="2023-10-27T11:28:00Z">
              <w:r w:rsidRPr="007A4AFC" w:rsidDel="00693568">
                <w:rPr>
                  <w:color w:val="000000" w:themeColor="text1"/>
                  <w:rPrChange w:id="6301" w:author="Dr Mamadou SANOGO" w:date="2023-10-25T18:15:00Z">
                    <w:rPr/>
                  </w:rPrChange>
                </w:rPr>
                <w:delText>0 soit 0%</w:delText>
              </w:r>
            </w:del>
          </w:p>
        </w:tc>
        <w:tc>
          <w:tcPr>
            <w:tcW w:w="1559" w:type="dxa"/>
            <w:vAlign w:val="center"/>
          </w:tcPr>
          <w:p w14:paraId="30697320" w14:textId="63C3365D" w:rsidR="00C76DF7" w:rsidRPr="007A4AFC" w:rsidDel="00693568" w:rsidRDefault="00C76DF7" w:rsidP="00C76DF7">
            <w:pPr>
              <w:spacing w:line="240" w:lineRule="auto"/>
              <w:jc w:val="center"/>
              <w:rPr>
                <w:del w:id="6302" w:author="Dr Mamadou SANOGO" w:date="2023-10-27T11:28:00Z"/>
                <w:color w:val="000000" w:themeColor="text1"/>
                <w:rPrChange w:id="6303" w:author="Dr Mamadou SANOGO" w:date="2023-10-25T18:15:00Z">
                  <w:rPr>
                    <w:del w:id="6304" w:author="Dr Mamadou SANOGO" w:date="2023-10-27T11:28:00Z"/>
                  </w:rPr>
                </w:rPrChange>
              </w:rPr>
            </w:pPr>
            <w:del w:id="6305" w:author="Dr Mamadou SANOGO" w:date="2023-10-27T11:28:00Z">
              <w:r w:rsidRPr="007A4AFC" w:rsidDel="00693568">
                <w:rPr>
                  <w:color w:val="000000" w:themeColor="text1"/>
                  <w:rPrChange w:id="6306" w:author="Dr Mamadou SANOGO" w:date="2023-10-25T18:15:00Z">
                    <w:rPr/>
                  </w:rPrChange>
                </w:rPr>
                <w:delText>0 soit 0%</w:delText>
              </w:r>
            </w:del>
          </w:p>
        </w:tc>
        <w:tc>
          <w:tcPr>
            <w:tcW w:w="1696" w:type="dxa"/>
            <w:vAlign w:val="center"/>
          </w:tcPr>
          <w:p w14:paraId="587272E8" w14:textId="2D34DBA4" w:rsidR="00C76DF7" w:rsidRPr="007A4AFC" w:rsidDel="00693568" w:rsidRDefault="00C76DF7" w:rsidP="00C76DF7">
            <w:pPr>
              <w:spacing w:line="240" w:lineRule="auto"/>
              <w:jc w:val="center"/>
              <w:rPr>
                <w:del w:id="6307" w:author="Dr Mamadou SANOGO" w:date="2023-10-27T11:28:00Z"/>
                <w:color w:val="000000" w:themeColor="text1"/>
                <w:rPrChange w:id="6308" w:author="Dr Mamadou SANOGO" w:date="2023-10-25T18:15:00Z">
                  <w:rPr>
                    <w:del w:id="6309" w:author="Dr Mamadou SANOGO" w:date="2023-10-27T11:28:00Z"/>
                  </w:rPr>
                </w:rPrChange>
              </w:rPr>
            </w:pPr>
            <w:del w:id="6310" w:author="Dr Mamadou SANOGO" w:date="2023-10-27T11:28:00Z">
              <w:r w:rsidRPr="007A4AFC" w:rsidDel="00693568">
                <w:rPr>
                  <w:color w:val="000000" w:themeColor="text1"/>
                  <w:rPrChange w:id="6311" w:author="Dr Mamadou SANOGO" w:date="2023-10-25T18:15:00Z">
                    <w:rPr/>
                  </w:rPrChange>
                </w:rPr>
                <w:delText>0 soit 0%</w:delText>
              </w:r>
            </w:del>
          </w:p>
        </w:tc>
      </w:tr>
      <w:tr w:rsidR="007A4AFC" w:rsidRPr="007A4AFC" w:rsidDel="00693568" w14:paraId="6C8FE38D" w14:textId="33A92613" w:rsidTr="00C76DF7">
        <w:trPr>
          <w:del w:id="6312" w:author="Dr Mamadou SANOGO" w:date="2023-10-27T11:28:00Z"/>
        </w:trPr>
        <w:tc>
          <w:tcPr>
            <w:tcW w:w="2546" w:type="dxa"/>
          </w:tcPr>
          <w:p w14:paraId="0D3023E8" w14:textId="67A3F3CF" w:rsidR="00C76DF7" w:rsidRPr="007A4AFC" w:rsidDel="00693568" w:rsidRDefault="00C76DF7" w:rsidP="00C76DF7">
            <w:pPr>
              <w:spacing w:line="240" w:lineRule="auto"/>
              <w:rPr>
                <w:del w:id="6313" w:author="Dr Mamadou SANOGO" w:date="2023-10-27T11:28:00Z"/>
                <w:color w:val="000000" w:themeColor="text1"/>
                <w:rPrChange w:id="6314" w:author="Dr Mamadou SANOGO" w:date="2023-10-25T18:15:00Z">
                  <w:rPr>
                    <w:del w:id="6315" w:author="Dr Mamadou SANOGO" w:date="2023-10-27T11:28:00Z"/>
                  </w:rPr>
                </w:rPrChange>
              </w:rPr>
            </w:pPr>
            <w:del w:id="6316" w:author="Dr Mamadou SANOGO" w:date="2023-10-27T11:28:00Z">
              <w:r w:rsidRPr="007A4AFC" w:rsidDel="00693568">
                <w:rPr>
                  <w:color w:val="000000" w:themeColor="text1"/>
                  <w:rPrChange w:id="6317" w:author="Dr Mamadou SANOGO" w:date="2023-10-25T18:15:00Z">
                    <w:rPr/>
                  </w:rPrChange>
                </w:rPr>
                <w:delText>Nbr. et % d’étudiants ayant validé le M2</w:delText>
              </w:r>
            </w:del>
          </w:p>
        </w:tc>
        <w:tc>
          <w:tcPr>
            <w:tcW w:w="1559" w:type="dxa"/>
            <w:vAlign w:val="center"/>
          </w:tcPr>
          <w:p w14:paraId="0ADE435E" w14:textId="01D25147" w:rsidR="00C76DF7" w:rsidRPr="007A4AFC" w:rsidDel="00693568" w:rsidRDefault="008B5085" w:rsidP="00C76DF7">
            <w:pPr>
              <w:spacing w:line="240" w:lineRule="auto"/>
              <w:jc w:val="center"/>
              <w:rPr>
                <w:del w:id="6318" w:author="Dr Mamadou SANOGO" w:date="2023-10-27T11:28:00Z"/>
                <w:color w:val="000000" w:themeColor="text1"/>
                <w:rPrChange w:id="6319" w:author="Dr Mamadou SANOGO" w:date="2023-10-25T18:15:00Z">
                  <w:rPr>
                    <w:del w:id="6320" w:author="Dr Mamadou SANOGO" w:date="2023-10-27T11:28:00Z"/>
                  </w:rPr>
                </w:rPrChange>
              </w:rPr>
            </w:pPr>
            <w:del w:id="6321" w:author="Dr Mamadou SANOGO" w:date="2023-10-26T14:32:00Z">
              <w:r w:rsidRPr="007A4AFC" w:rsidDel="00CB3C42">
                <w:rPr>
                  <w:color w:val="000000" w:themeColor="text1"/>
                  <w:rPrChange w:id="6322" w:author="Dr Mamadou SANOGO" w:date="2023-10-25T18:15:00Z">
                    <w:rPr/>
                  </w:rPrChange>
                </w:rPr>
                <w:delText>4</w:delText>
              </w:r>
            </w:del>
            <w:del w:id="6323" w:author="Dr Mamadou SANOGO" w:date="2023-10-27T11:28:00Z">
              <w:r w:rsidR="00C76DF7" w:rsidRPr="007A4AFC" w:rsidDel="00693568">
                <w:rPr>
                  <w:color w:val="000000" w:themeColor="text1"/>
                  <w:rPrChange w:id="6324" w:author="Dr Mamadou SANOGO" w:date="2023-10-25T18:15:00Z">
                    <w:rPr/>
                  </w:rPrChange>
                </w:rPr>
                <w:delText xml:space="preserve"> soit 100%</w:delText>
              </w:r>
            </w:del>
          </w:p>
        </w:tc>
        <w:tc>
          <w:tcPr>
            <w:tcW w:w="1701" w:type="dxa"/>
            <w:vAlign w:val="center"/>
          </w:tcPr>
          <w:p w14:paraId="0BCB1696" w14:textId="306108A9" w:rsidR="00C76DF7" w:rsidRPr="007A4AFC" w:rsidDel="00693568" w:rsidRDefault="008B5085" w:rsidP="00C76DF7">
            <w:pPr>
              <w:spacing w:line="240" w:lineRule="auto"/>
              <w:jc w:val="center"/>
              <w:rPr>
                <w:del w:id="6325" w:author="Dr Mamadou SANOGO" w:date="2023-10-27T11:28:00Z"/>
                <w:color w:val="000000" w:themeColor="text1"/>
                <w:rPrChange w:id="6326" w:author="Dr Mamadou SANOGO" w:date="2023-10-25T18:15:00Z">
                  <w:rPr>
                    <w:del w:id="6327" w:author="Dr Mamadou SANOGO" w:date="2023-10-27T11:28:00Z"/>
                  </w:rPr>
                </w:rPrChange>
              </w:rPr>
            </w:pPr>
            <w:del w:id="6328" w:author="Dr Mamadou SANOGO" w:date="2023-10-27T11:28:00Z">
              <w:r w:rsidRPr="007A4AFC" w:rsidDel="00693568">
                <w:rPr>
                  <w:color w:val="000000" w:themeColor="text1"/>
                  <w:rPrChange w:id="6329" w:author="Dr Mamadou SANOGO" w:date="2023-10-25T18:15:00Z">
                    <w:rPr/>
                  </w:rPrChange>
                </w:rPr>
                <w:delText>6</w:delText>
              </w:r>
              <w:r w:rsidR="00C76DF7" w:rsidRPr="007A4AFC" w:rsidDel="00693568">
                <w:rPr>
                  <w:color w:val="000000" w:themeColor="text1"/>
                  <w:rPrChange w:id="6330" w:author="Dr Mamadou SANOGO" w:date="2023-10-25T18:15:00Z">
                    <w:rPr/>
                  </w:rPrChange>
                </w:rPr>
                <w:delText xml:space="preserve"> soit 100%</w:delText>
              </w:r>
            </w:del>
          </w:p>
        </w:tc>
        <w:tc>
          <w:tcPr>
            <w:tcW w:w="1559" w:type="dxa"/>
            <w:vAlign w:val="center"/>
          </w:tcPr>
          <w:p w14:paraId="092E3D21" w14:textId="2FA3E339" w:rsidR="00C76DF7" w:rsidRPr="007A4AFC" w:rsidDel="00693568" w:rsidRDefault="008B5085" w:rsidP="00C76DF7">
            <w:pPr>
              <w:spacing w:line="240" w:lineRule="auto"/>
              <w:jc w:val="center"/>
              <w:rPr>
                <w:del w:id="6331" w:author="Dr Mamadou SANOGO" w:date="2023-10-27T11:28:00Z"/>
                <w:color w:val="000000" w:themeColor="text1"/>
                <w:rPrChange w:id="6332" w:author="Dr Mamadou SANOGO" w:date="2023-10-25T18:15:00Z">
                  <w:rPr>
                    <w:del w:id="6333" w:author="Dr Mamadou SANOGO" w:date="2023-10-27T11:28:00Z"/>
                  </w:rPr>
                </w:rPrChange>
              </w:rPr>
            </w:pPr>
            <w:del w:id="6334" w:author="Dr Mamadou SANOGO" w:date="2023-10-26T14:59:00Z">
              <w:r w:rsidRPr="007A4AFC" w:rsidDel="00CB3C42">
                <w:rPr>
                  <w:color w:val="000000" w:themeColor="text1"/>
                  <w:rPrChange w:id="6335" w:author="Dr Mamadou SANOGO" w:date="2023-10-25T18:15:00Z">
                    <w:rPr/>
                  </w:rPrChange>
                </w:rPr>
                <w:delText>7</w:delText>
              </w:r>
            </w:del>
            <w:del w:id="6336" w:author="Dr Mamadou SANOGO" w:date="2023-10-27T11:28:00Z">
              <w:r w:rsidR="00C76DF7" w:rsidRPr="007A4AFC" w:rsidDel="00693568">
                <w:rPr>
                  <w:color w:val="000000" w:themeColor="text1"/>
                  <w:rPrChange w:id="6337" w:author="Dr Mamadou SANOGO" w:date="2023-10-25T18:15:00Z">
                    <w:rPr/>
                  </w:rPrChange>
                </w:rPr>
                <w:delText xml:space="preserve"> soit 100%</w:delText>
              </w:r>
            </w:del>
          </w:p>
        </w:tc>
        <w:tc>
          <w:tcPr>
            <w:tcW w:w="1696" w:type="dxa"/>
            <w:vAlign w:val="center"/>
          </w:tcPr>
          <w:p w14:paraId="4DEBDD26" w14:textId="500A3BE8" w:rsidR="00C76DF7" w:rsidRPr="007A4AFC" w:rsidDel="00693568" w:rsidRDefault="008B5085" w:rsidP="00C76DF7">
            <w:pPr>
              <w:spacing w:line="240" w:lineRule="auto"/>
              <w:jc w:val="center"/>
              <w:rPr>
                <w:del w:id="6338" w:author="Dr Mamadou SANOGO" w:date="2023-10-27T11:28:00Z"/>
                <w:color w:val="000000" w:themeColor="text1"/>
                <w:rPrChange w:id="6339" w:author="Dr Mamadou SANOGO" w:date="2023-10-25T18:15:00Z">
                  <w:rPr>
                    <w:del w:id="6340" w:author="Dr Mamadou SANOGO" w:date="2023-10-27T11:28:00Z"/>
                  </w:rPr>
                </w:rPrChange>
              </w:rPr>
            </w:pPr>
            <w:del w:id="6341" w:author="Dr Mamadou SANOGO" w:date="2023-10-27T11:28:00Z">
              <w:r w:rsidRPr="007A4AFC" w:rsidDel="00693568">
                <w:rPr>
                  <w:color w:val="000000" w:themeColor="text1"/>
                  <w:rPrChange w:id="6342" w:author="Dr Mamadou SANOGO" w:date="2023-10-25T18:15:00Z">
                    <w:rPr/>
                  </w:rPrChange>
                </w:rPr>
                <w:delText>9</w:delText>
              </w:r>
              <w:r w:rsidR="00C76DF7" w:rsidRPr="007A4AFC" w:rsidDel="00693568">
                <w:rPr>
                  <w:color w:val="000000" w:themeColor="text1"/>
                  <w:rPrChange w:id="6343" w:author="Dr Mamadou SANOGO" w:date="2023-10-25T18:15:00Z">
                    <w:rPr/>
                  </w:rPrChange>
                </w:rPr>
                <w:delText xml:space="preserve"> soit 100%</w:delText>
              </w:r>
            </w:del>
          </w:p>
        </w:tc>
      </w:tr>
      <w:tr w:rsidR="007A4AFC" w:rsidRPr="007A4AFC" w:rsidDel="00693568" w14:paraId="4C201277" w14:textId="63897195" w:rsidTr="00C76DF7">
        <w:trPr>
          <w:del w:id="6344" w:author="Dr Mamadou SANOGO" w:date="2023-10-27T11:28:00Z"/>
        </w:trPr>
        <w:tc>
          <w:tcPr>
            <w:tcW w:w="2546" w:type="dxa"/>
            <w:tcBorders>
              <w:bottom w:val="single" w:sz="4" w:space="0" w:color="auto"/>
            </w:tcBorders>
          </w:tcPr>
          <w:p w14:paraId="671995E0" w14:textId="798C08E0" w:rsidR="00C76DF7" w:rsidRPr="007A4AFC" w:rsidDel="00693568" w:rsidRDefault="00C76DF7" w:rsidP="00C76DF7">
            <w:pPr>
              <w:spacing w:line="240" w:lineRule="auto"/>
              <w:rPr>
                <w:del w:id="6345" w:author="Dr Mamadou SANOGO" w:date="2023-10-27T11:28:00Z"/>
                <w:color w:val="000000" w:themeColor="text1"/>
                <w:rPrChange w:id="6346" w:author="Dr Mamadou SANOGO" w:date="2023-10-25T18:15:00Z">
                  <w:rPr>
                    <w:del w:id="6347" w:author="Dr Mamadou SANOGO" w:date="2023-10-27T11:28:00Z"/>
                  </w:rPr>
                </w:rPrChange>
              </w:rPr>
            </w:pPr>
            <w:del w:id="6348" w:author="Dr Mamadou SANOGO" w:date="2023-10-27T11:28:00Z">
              <w:r w:rsidRPr="007A4AFC" w:rsidDel="00693568">
                <w:rPr>
                  <w:color w:val="000000" w:themeColor="text1"/>
                  <w:rPrChange w:id="6349"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2A23BA7B" w:rsidR="00C76DF7" w:rsidRPr="007A4AFC" w:rsidDel="00693568" w:rsidRDefault="00C76DF7" w:rsidP="00C76DF7">
            <w:pPr>
              <w:spacing w:line="240" w:lineRule="auto"/>
              <w:jc w:val="center"/>
              <w:rPr>
                <w:del w:id="6350" w:author="Dr Mamadou SANOGO" w:date="2023-10-27T11:28:00Z"/>
                <w:color w:val="000000" w:themeColor="text1"/>
                <w:rPrChange w:id="6351" w:author="Dr Mamadou SANOGO" w:date="2023-10-25T18:15:00Z">
                  <w:rPr>
                    <w:del w:id="6352" w:author="Dr Mamadou SANOGO" w:date="2023-10-27T11:28:00Z"/>
                  </w:rPr>
                </w:rPrChange>
              </w:rPr>
            </w:pPr>
            <w:del w:id="6353" w:author="Dr Mamadou SANOGO" w:date="2023-10-27T11:28:00Z">
              <w:r w:rsidRPr="007A4AFC" w:rsidDel="00693568">
                <w:rPr>
                  <w:color w:val="000000" w:themeColor="text1"/>
                  <w:rPrChange w:id="6354" w:author="Dr Mamadou SANOGO" w:date="2023-10-25T18:15:00Z">
                    <w:rPr/>
                  </w:rPrChange>
                </w:rPr>
                <w:delText>0 soit 0%</w:delText>
              </w:r>
            </w:del>
          </w:p>
        </w:tc>
        <w:tc>
          <w:tcPr>
            <w:tcW w:w="1701" w:type="dxa"/>
            <w:tcBorders>
              <w:bottom w:val="single" w:sz="4" w:space="0" w:color="auto"/>
            </w:tcBorders>
            <w:vAlign w:val="center"/>
          </w:tcPr>
          <w:p w14:paraId="6371830B" w14:textId="558D43DC" w:rsidR="00C76DF7" w:rsidRPr="007A4AFC" w:rsidDel="00693568" w:rsidRDefault="00C76DF7" w:rsidP="00C76DF7">
            <w:pPr>
              <w:spacing w:line="240" w:lineRule="auto"/>
              <w:jc w:val="center"/>
              <w:rPr>
                <w:del w:id="6355" w:author="Dr Mamadou SANOGO" w:date="2023-10-27T11:28:00Z"/>
                <w:color w:val="000000" w:themeColor="text1"/>
                <w:rPrChange w:id="6356" w:author="Dr Mamadou SANOGO" w:date="2023-10-25T18:15:00Z">
                  <w:rPr>
                    <w:del w:id="6357" w:author="Dr Mamadou SANOGO" w:date="2023-10-27T11:28:00Z"/>
                  </w:rPr>
                </w:rPrChange>
              </w:rPr>
            </w:pPr>
            <w:del w:id="6358" w:author="Dr Mamadou SANOGO" w:date="2023-10-27T11:28:00Z">
              <w:r w:rsidRPr="007A4AFC" w:rsidDel="00693568">
                <w:rPr>
                  <w:color w:val="000000" w:themeColor="text1"/>
                  <w:rPrChange w:id="6359" w:author="Dr Mamadou SANOGO" w:date="2023-10-25T18:15:00Z">
                    <w:rPr/>
                  </w:rPrChange>
                </w:rPr>
                <w:delText>0 soit 0%</w:delText>
              </w:r>
            </w:del>
          </w:p>
        </w:tc>
        <w:tc>
          <w:tcPr>
            <w:tcW w:w="1559" w:type="dxa"/>
            <w:tcBorders>
              <w:bottom w:val="single" w:sz="4" w:space="0" w:color="auto"/>
            </w:tcBorders>
            <w:vAlign w:val="center"/>
          </w:tcPr>
          <w:p w14:paraId="14BD20BB" w14:textId="3E5D4E2C" w:rsidR="00C76DF7" w:rsidRPr="007A4AFC" w:rsidDel="00693568" w:rsidRDefault="00C76DF7" w:rsidP="00C76DF7">
            <w:pPr>
              <w:spacing w:line="240" w:lineRule="auto"/>
              <w:jc w:val="center"/>
              <w:rPr>
                <w:del w:id="6360" w:author="Dr Mamadou SANOGO" w:date="2023-10-27T11:28:00Z"/>
                <w:color w:val="000000" w:themeColor="text1"/>
                <w:rPrChange w:id="6361" w:author="Dr Mamadou SANOGO" w:date="2023-10-25T18:15:00Z">
                  <w:rPr>
                    <w:del w:id="6362" w:author="Dr Mamadou SANOGO" w:date="2023-10-27T11:28:00Z"/>
                  </w:rPr>
                </w:rPrChange>
              </w:rPr>
            </w:pPr>
            <w:del w:id="6363" w:author="Dr Mamadou SANOGO" w:date="2023-10-27T11:28:00Z">
              <w:r w:rsidRPr="007A4AFC" w:rsidDel="00693568">
                <w:rPr>
                  <w:color w:val="000000" w:themeColor="text1"/>
                  <w:rPrChange w:id="6364" w:author="Dr Mamadou SANOGO" w:date="2023-10-25T18:15:00Z">
                    <w:rPr/>
                  </w:rPrChange>
                </w:rPr>
                <w:delText>0 soit 0%</w:delText>
              </w:r>
            </w:del>
          </w:p>
        </w:tc>
        <w:tc>
          <w:tcPr>
            <w:tcW w:w="1696" w:type="dxa"/>
            <w:tcBorders>
              <w:bottom w:val="single" w:sz="4" w:space="0" w:color="auto"/>
            </w:tcBorders>
            <w:vAlign w:val="center"/>
          </w:tcPr>
          <w:p w14:paraId="369D5058" w14:textId="5EB86862" w:rsidR="00C76DF7" w:rsidRPr="007A4AFC" w:rsidDel="00693568" w:rsidRDefault="00C76DF7" w:rsidP="00C76DF7">
            <w:pPr>
              <w:spacing w:line="240" w:lineRule="auto"/>
              <w:jc w:val="center"/>
              <w:rPr>
                <w:del w:id="6365" w:author="Dr Mamadou SANOGO" w:date="2023-10-27T11:28:00Z"/>
                <w:color w:val="000000" w:themeColor="text1"/>
                <w:rPrChange w:id="6366" w:author="Dr Mamadou SANOGO" w:date="2023-10-25T18:15:00Z">
                  <w:rPr>
                    <w:del w:id="6367" w:author="Dr Mamadou SANOGO" w:date="2023-10-27T11:28:00Z"/>
                  </w:rPr>
                </w:rPrChange>
              </w:rPr>
            </w:pPr>
            <w:del w:id="6368" w:author="Dr Mamadou SANOGO" w:date="2023-10-27T11:28:00Z">
              <w:r w:rsidRPr="007A4AFC" w:rsidDel="00693568">
                <w:rPr>
                  <w:color w:val="000000" w:themeColor="text1"/>
                  <w:rPrChange w:id="6369" w:author="Dr Mamadou SANOGO" w:date="2023-10-25T18:15:00Z">
                    <w:rPr/>
                  </w:rPrChange>
                </w:rPr>
                <w:delText>0 soit 0%</w:delText>
              </w:r>
            </w:del>
          </w:p>
        </w:tc>
      </w:tr>
      <w:tr w:rsidR="007A4AFC" w:rsidRPr="007A4AFC" w:rsidDel="00693568" w14:paraId="6E872E52" w14:textId="248567BD" w:rsidTr="00C76DF7">
        <w:trPr>
          <w:del w:id="6370" w:author="Dr Mamadou SANOGO" w:date="2023-10-27T11:28:00Z"/>
        </w:trPr>
        <w:tc>
          <w:tcPr>
            <w:tcW w:w="2546" w:type="dxa"/>
            <w:shd w:val="clear" w:color="auto" w:fill="D9D9D9" w:themeFill="background1" w:themeFillShade="D9"/>
          </w:tcPr>
          <w:p w14:paraId="0571388D" w14:textId="22145EB1" w:rsidR="00C76DF7" w:rsidRPr="007A4AFC" w:rsidDel="00693568" w:rsidRDefault="00C76DF7" w:rsidP="00C76DF7">
            <w:pPr>
              <w:spacing w:line="240" w:lineRule="auto"/>
              <w:rPr>
                <w:del w:id="6371" w:author="Dr Mamadou SANOGO" w:date="2023-10-27T11:28:00Z"/>
                <w:color w:val="000000" w:themeColor="text1"/>
                <w:rPrChange w:id="6372" w:author="Dr Mamadou SANOGO" w:date="2023-10-25T18:15:00Z">
                  <w:rPr>
                    <w:del w:id="6373" w:author="Dr Mamadou SANOGO" w:date="2023-10-27T11:28:00Z"/>
                  </w:rPr>
                </w:rPrChange>
              </w:rPr>
            </w:pPr>
            <w:del w:id="6374" w:author="Dr Mamadou SANOGO" w:date="2023-10-27T11:28:00Z">
              <w:r w:rsidRPr="007A4AFC" w:rsidDel="00693568">
                <w:rPr>
                  <w:color w:val="000000" w:themeColor="text1"/>
                  <w:rPrChange w:id="6375"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3D5D2C40" w:rsidR="00C76DF7" w:rsidRPr="007A4AFC" w:rsidDel="00693568" w:rsidRDefault="00C76DF7" w:rsidP="00C76DF7">
            <w:pPr>
              <w:spacing w:line="240" w:lineRule="auto"/>
              <w:jc w:val="center"/>
              <w:rPr>
                <w:del w:id="6376" w:author="Dr Mamadou SANOGO" w:date="2023-10-27T11:28:00Z"/>
                <w:color w:val="000000" w:themeColor="text1"/>
                <w:rPrChange w:id="6377" w:author="Dr Mamadou SANOGO" w:date="2023-10-25T18:15:00Z">
                  <w:rPr>
                    <w:del w:id="6378" w:author="Dr Mamadou SANOGO" w:date="2023-10-27T11:28:00Z"/>
                  </w:rPr>
                </w:rPrChange>
              </w:rPr>
            </w:pPr>
            <w:del w:id="6379" w:author="Dr Mamadou SANOGO" w:date="2023-10-27T11:28:00Z">
              <w:r w:rsidRPr="007A4AFC" w:rsidDel="00693568">
                <w:rPr>
                  <w:color w:val="000000" w:themeColor="text1"/>
                  <w:rPrChange w:id="6380" w:author="Dr Mamadou SANOGO" w:date="2023-10-25T18:15:00Z">
                    <w:rPr/>
                  </w:rPrChange>
                </w:rPr>
                <w:delText>100%</w:delText>
              </w:r>
            </w:del>
          </w:p>
        </w:tc>
        <w:tc>
          <w:tcPr>
            <w:tcW w:w="1701" w:type="dxa"/>
            <w:shd w:val="clear" w:color="auto" w:fill="D9D9D9" w:themeFill="background1" w:themeFillShade="D9"/>
          </w:tcPr>
          <w:p w14:paraId="1D5DC0C6" w14:textId="028CFAFD" w:rsidR="00C76DF7" w:rsidRPr="007A4AFC" w:rsidDel="00693568" w:rsidRDefault="008B5085" w:rsidP="00C76DF7">
            <w:pPr>
              <w:spacing w:line="240" w:lineRule="auto"/>
              <w:jc w:val="center"/>
              <w:rPr>
                <w:del w:id="6381" w:author="Dr Mamadou SANOGO" w:date="2023-10-27T11:28:00Z"/>
                <w:color w:val="000000" w:themeColor="text1"/>
                <w:rPrChange w:id="6382" w:author="Dr Mamadou SANOGO" w:date="2023-10-25T18:15:00Z">
                  <w:rPr>
                    <w:del w:id="6383" w:author="Dr Mamadou SANOGO" w:date="2023-10-27T11:28:00Z"/>
                  </w:rPr>
                </w:rPrChange>
              </w:rPr>
            </w:pPr>
            <w:del w:id="6384" w:author="Dr Mamadou SANOGO" w:date="2023-10-27T11:28:00Z">
              <w:r w:rsidRPr="007A4AFC" w:rsidDel="00693568">
                <w:rPr>
                  <w:color w:val="000000" w:themeColor="text1"/>
                  <w:rPrChange w:id="6385" w:author="Dr Mamadou SANOGO" w:date="2023-10-25T18:15:00Z">
                    <w:rPr/>
                  </w:rPrChange>
                </w:rPr>
                <w:delText>10</w:delText>
              </w:r>
              <w:r w:rsidR="00C76DF7" w:rsidRPr="007A4AFC" w:rsidDel="00693568">
                <w:rPr>
                  <w:color w:val="000000" w:themeColor="text1"/>
                  <w:rPrChange w:id="6386" w:author="Dr Mamadou SANOGO" w:date="2023-10-25T18:15:00Z">
                    <w:rPr/>
                  </w:rPrChange>
                </w:rPr>
                <w:delText>0%</w:delText>
              </w:r>
            </w:del>
          </w:p>
        </w:tc>
        <w:tc>
          <w:tcPr>
            <w:tcW w:w="1559" w:type="dxa"/>
            <w:shd w:val="clear" w:color="auto" w:fill="D9D9D9" w:themeFill="background1" w:themeFillShade="D9"/>
          </w:tcPr>
          <w:p w14:paraId="30B93789" w14:textId="4E4A7A2E" w:rsidR="00C76DF7" w:rsidRPr="007A4AFC" w:rsidDel="00693568" w:rsidRDefault="008B5085" w:rsidP="00C76DF7">
            <w:pPr>
              <w:spacing w:line="240" w:lineRule="auto"/>
              <w:jc w:val="center"/>
              <w:rPr>
                <w:del w:id="6387" w:author="Dr Mamadou SANOGO" w:date="2023-10-27T11:28:00Z"/>
                <w:color w:val="000000" w:themeColor="text1"/>
                <w:rPrChange w:id="6388" w:author="Dr Mamadou SANOGO" w:date="2023-10-25T18:15:00Z">
                  <w:rPr>
                    <w:del w:id="6389" w:author="Dr Mamadou SANOGO" w:date="2023-10-27T11:28:00Z"/>
                  </w:rPr>
                </w:rPrChange>
              </w:rPr>
            </w:pPr>
            <w:del w:id="6390" w:author="Dr Mamadou SANOGO" w:date="2023-10-27T11:28:00Z">
              <w:r w:rsidRPr="007A4AFC" w:rsidDel="00693568">
                <w:rPr>
                  <w:color w:val="000000" w:themeColor="text1"/>
                  <w:rPrChange w:id="6391" w:author="Dr Mamadou SANOGO" w:date="2023-10-25T18:15:00Z">
                    <w:rPr/>
                  </w:rPrChange>
                </w:rPr>
                <w:delText>10</w:delText>
              </w:r>
              <w:r w:rsidR="00C76DF7" w:rsidRPr="007A4AFC" w:rsidDel="00693568">
                <w:rPr>
                  <w:color w:val="000000" w:themeColor="text1"/>
                  <w:rPrChange w:id="6392" w:author="Dr Mamadou SANOGO" w:date="2023-10-25T18:15:00Z">
                    <w:rPr/>
                  </w:rPrChange>
                </w:rPr>
                <w:delText>0%</w:delText>
              </w:r>
            </w:del>
          </w:p>
        </w:tc>
        <w:tc>
          <w:tcPr>
            <w:tcW w:w="1696" w:type="dxa"/>
            <w:shd w:val="clear" w:color="auto" w:fill="D9D9D9" w:themeFill="background1" w:themeFillShade="D9"/>
          </w:tcPr>
          <w:p w14:paraId="4C9440CF" w14:textId="51722F17" w:rsidR="00C76DF7" w:rsidRPr="007A4AFC" w:rsidDel="00693568" w:rsidRDefault="008B5085" w:rsidP="00C76DF7">
            <w:pPr>
              <w:spacing w:line="240" w:lineRule="auto"/>
              <w:jc w:val="center"/>
              <w:rPr>
                <w:del w:id="6393" w:author="Dr Mamadou SANOGO" w:date="2023-10-27T11:28:00Z"/>
                <w:color w:val="000000" w:themeColor="text1"/>
                <w:rPrChange w:id="6394" w:author="Dr Mamadou SANOGO" w:date="2023-10-25T18:15:00Z">
                  <w:rPr>
                    <w:del w:id="6395" w:author="Dr Mamadou SANOGO" w:date="2023-10-27T11:28:00Z"/>
                  </w:rPr>
                </w:rPrChange>
              </w:rPr>
            </w:pPr>
            <w:del w:id="6396" w:author="Dr Mamadou SANOGO" w:date="2023-10-27T11:28:00Z">
              <w:r w:rsidRPr="007A4AFC" w:rsidDel="00693568">
                <w:rPr>
                  <w:color w:val="000000" w:themeColor="text1"/>
                  <w:rPrChange w:id="6397" w:author="Dr Mamadou SANOGO" w:date="2023-10-25T18:15:00Z">
                    <w:rPr/>
                  </w:rPrChange>
                </w:rPr>
                <w:delText>10</w:delText>
              </w:r>
              <w:r w:rsidR="00C76DF7" w:rsidRPr="007A4AFC" w:rsidDel="00693568">
                <w:rPr>
                  <w:color w:val="000000" w:themeColor="text1"/>
                  <w:rPrChange w:id="6398" w:author="Dr Mamadou SANOGO" w:date="2023-10-25T18:15:00Z">
                    <w:rPr/>
                  </w:rPrChange>
                </w:rPr>
                <w:delText>0%</w:delText>
              </w:r>
            </w:del>
          </w:p>
        </w:tc>
      </w:tr>
      <w:tr w:rsidR="007A4AFC" w:rsidRPr="007A4AFC" w:rsidDel="00693568" w14:paraId="7A39FE77" w14:textId="091DE222" w:rsidTr="00C76DF7">
        <w:trPr>
          <w:del w:id="6399" w:author="Dr Mamadou SANOGO" w:date="2023-10-27T11:28:00Z"/>
        </w:trPr>
        <w:tc>
          <w:tcPr>
            <w:tcW w:w="2546" w:type="dxa"/>
            <w:shd w:val="clear" w:color="auto" w:fill="D9D9D9" w:themeFill="background1" w:themeFillShade="D9"/>
          </w:tcPr>
          <w:p w14:paraId="5308F9EC" w14:textId="157D5CAC" w:rsidR="00C76DF7" w:rsidRPr="007A4AFC" w:rsidDel="00693568" w:rsidRDefault="00C76DF7" w:rsidP="00C76DF7">
            <w:pPr>
              <w:spacing w:line="240" w:lineRule="auto"/>
              <w:rPr>
                <w:del w:id="6400" w:author="Dr Mamadou SANOGO" w:date="2023-10-27T11:28:00Z"/>
                <w:color w:val="000000" w:themeColor="text1"/>
                <w:rPrChange w:id="6401" w:author="Dr Mamadou SANOGO" w:date="2023-10-25T18:15:00Z">
                  <w:rPr>
                    <w:del w:id="6402" w:author="Dr Mamadou SANOGO" w:date="2023-10-27T11:28:00Z"/>
                  </w:rPr>
                </w:rPrChange>
              </w:rPr>
            </w:pPr>
            <w:del w:id="6403" w:author="Dr Mamadou SANOGO" w:date="2023-10-27T11:28:00Z">
              <w:r w:rsidRPr="007A4AFC" w:rsidDel="00693568">
                <w:rPr>
                  <w:color w:val="000000" w:themeColor="text1"/>
                  <w:rPrChange w:id="6404"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3D640C96" w:rsidR="00C76DF7" w:rsidRPr="007A4AFC" w:rsidDel="00693568" w:rsidRDefault="00C76DF7" w:rsidP="00C76DF7">
            <w:pPr>
              <w:spacing w:line="240" w:lineRule="auto"/>
              <w:jc w:val="center"/>
              <w:rPr>
                <w:del w:id="6405" w:author="Dr Mamadou SANOGO" w:date="2023-10-27T11:28:00Z"/>
                <w:color w:val="000000" w:themeColor="text1"/>
                <w:rPrChange w:id="6406" w:author="Dr Mamadou SANOGO" w:date="2023-10-25T18:15:00Z">
                  <w:rPr>
                    <w:del w:id="6407" w:author="Dr Mamadou SANOGO" w:date="2023-10-27T11:28:00Z"/>
                  </w:rPr>
                </w:rPrChange>
              </w:rPr>
            </w:pPr>
            <w:del w:id="6408" w:author="Dr Mamadou SANOGO" w:date="2023-10-27T11:28:00Z">
              <w:r w:rsidRPr="007A4AFC" w:rsidDel="00693568">
                <w:rPr>
                  <w:color w:val="000000" w:themeColor="text1"/>
                  <w:rPrChange w:id="6409" w:author="Dr Mamadou SANOGO" w:date="2023-10-25T18:15:00Z">
                    <w:rPr/>
                  </w:rPrChange>
                </w:rPr>
                <w:delText>100%</w:delText>
              </w:r>
            </w:del>
          </w:p>
        </w:tc>
        <w:tc>
          <w:tcPr>
            <w:tcW w:w="1701" w:type="dxa"/>
            <w:shd w:val="clear" w:color="auto" w:fill="D9D9D9" w:themeFill="background1" w:themeFillShade="D9"/>
          </w:tcPr>
          <w:p w14:paraId="3D244FE7" w14:textId="093C6BBF" w:rsidR="00C76DF7" w:rsidRPr="007A4AFC" w:rsidDel="00693568" w:rsidRDefault="008B5085" w:rsidP="00C76DF7">
            <w:pPr>
              <w:spacing w:line="240" w:lineRule="auto"/>
              <w:jc w:val="center"/>
              <w:rPr>
                <w:del w:id="6410" w:author="Dr Mamadou SANOGO" w:date="2023-10-27T11:28:00Z"/>
                <w:color w:val="000000" w:themeColor="text1"/>
                <w:rPrChange w:id="6411" w:author="Dr Mamadou SANOGO" w:date="2023-10-25T18:15:00Z">
                  <w:rPr>
                    <w:del w:id="6412" w:author="Dr Mamadou SANOGO" w:date="2023-10-27T11:28:00Z"/>
                  </w:rPr>
                </w:rPrChange>
              </w:rPr>
            </w:pPr>
            <w:del w:id="6413" w:author="Dr Mamadou SANOGO" w:date="2023-10-27T11:28:00Z">
              <w:r w:rsidRPr="007A4AFC" w:rsidDel="00693568">
                <w:rPr>
                  <w:color w:val="000000" w:themeColor="text1"/>
                  <w:rPrChange w:id="6414" w:author="Dr Mamadou SANOGO" w:date="2023-10-25T18:15:00Z">
                    <w:rPr/>
                  </w:rPrChange>
                </w:rPr>
                <w:delText>10</w:delText>
              </w:r>
              <w:r w:rsidR="00C76DF7" w:rsidRPr="007A4AFC" w:rsidDel="00693568">
                <w:rPr>
                  <w:color w:val="000000" w:themeColor="text1"/>
                  <w:rPrChange w:id="6415" w:author="Dr Mamadou SANOGO" w:date="2023-10-25T18:15:00Z">
                    <w:rPr/>
                  </w:rPrChange>
                </w:rPr>
                <w:delText>0%</w:delText>
              </w:r>
            </w:del>
          </w:p>
        </w:tc>
        <w:tc>
          <w:tcPr>
            <w:tcW w:w="1559" w:type="dxa"/>
            <w:shd w:val="clear" w:color="auto" w:fill="D9D9D9" w:themeFill="background1" w:themeFillShade="D9"/>
          </w:tcPr>
          <w:p w14:paraId="351A1EEB" w14:textId="29416F0C" w:rsidR="00C76DF7" w:rsidRPr="007A4AFC" w:rsidDel="00693568" w:rsidRDefault="008B5085" w:rsidP="00C76DF7">
            <w:pPr>
              <w:spacing w:line="240" w:lineRule="auto"/>
              <w:jc w:val="center"/>
              <w:rPr>
                <w:del w:id="6416" w:author="Dr Mamadou SANOGO" w:date="2023-10-27T11:28:00Z"/>
                <w:color w:val="000000" w:themeColor="text1"/>
                <w:rPrChange w:id="6417" w:author="Dr Mamadou SANOGO" w:date="2023-10-25T18:15:00Z">
                  <w:rPr>
                    <w:del w:id="6418" w:author="Dr Mamadou SANOGO" w:date="2023-10-27T11:28:00Z"/>
                  </w:rPr>
                </w:rPrChange>
              </w:rPr>
            </w:pPr>
            <w:del w:id="6419" w:author="Dr Mamadou SANOGO" w:date="2023-10-27T11:28:00Z">
              <w:r w:rsidRPr="007A4AFC" w:rsidDel="00693568">
                <w:rPr>
                  <w:color w:val="000000" w:themeColor="text1"/>
                  <w:rPrChange w:id="6420" w:author="Dr Mamadou SANOGO" w:date="2023-10-25T18:15:00Z">
                    <w:rPr/>
                  </w:rPrChange>
                </w:rPr>
                <w:delText>10</w:delText>
              </w:r>
              <w:r w:rsidR="00C76DF7" w:rsidRPr="007A4AFC" w:rsidDel="00693568">
                <w:rPr>
                  <w:color w:val="000000" w:themeColor="text1"/>
                  <w:rPrChange w:id="6421" w:author="Dr Mamadou SANOGO" w:date="2023-10-25T18:15:00Z">
                    <w:rPr/>
                  </w:rPrChange>
                </w:rPr>
                <w:delText>0%</w:delText>
              </w:r>
            </w:del>
          </w:p>
        </w:tc>
        <w:tc>
          <w:tcPr>
            <w:tcW w:w="1696" w:type="dxa"/>
            <w:shd w:val="clear" w:color="auto" w:fill="D9D9D9" w:themeFill="background1" w:themeFillShade="D9"/>
          </w:tcPr>
          <w:p w14:paraId="4620FA95" w14:textId="79FD6523" w:rsidR="00C76DF7" w:rsidRPr="007A4AFC" w:rsidDel="00693568" w:rsidRDefault="008B5085" w:rsidP="00C76DF7">
            <w:pPr>
              <w:spacing w:line="240" w:lineRule="auto"/>
              <w:jc w:val="center"/>
              <w:rPr>
                <w:del w:id="6422" w:author="Dr Mamadou SANOGO" w:date="2023-10-27T11:28:00Z"/>
                <w:color w:val="000000" w:themeColor="text1"/>
                <w:rPrChange w:id="6423" w:author="Dr Mamadou SANOGO" w:date="2023-10-25T18:15:00Z">
                  <w:rPr>
                    <w:del w:id="6424" w:author="Dr Mamadou SANOGO" w:date="2023-10-27T11:28:00Z"/>
                  </w:rPr>
                </w:rPrChange>
              </w:rPr>
            </w:pPr>
            <w:del w:id="6425" w:author="Dr Mamadou SANOGO" w:date="2023-10-27T11:28:00Z">
              <w:r w:rsidRPr="007A4AFC" w:rsidDel="00693568">
                <w:rPr>
                  <w:color w:val="000000" w:themeColor="text1"/>
                  <w:rPrChange w:id="6426" w:author="Dr Mamadou SANOGO" w:date="2023-10-25T18:15:00Z">
                    <w:rPr/>
                  </w:rPrChange>
                </w:rPr>
                <w:delText>10</w:delText>
              </w:r>
              <w:r w:rsidR="00C76DF7" w:rsidRPr="007A4AFC" w:rsidDel="00693568">
                <w:rPr>
                  <w:color w:val="000000" w:themeColor="text1"/>
                  <w:rPrChange w:id="6427" w:author="Dr Mamadou SANOGO" w:date="2023-10-25T18:15:00Z">
                    <w:rPr/>
                  </w:rPrChange>
                </w:rPr>
                <w:delText>0%</w:delText>
              </w:r>
            </w:del>
          </w:p>
        </w:tc>
      </w:tr>
      <w:tr w:rsidR="007A4AFC" w:rsidRPr="007A4AFC" w:rsidDel="00693568" w14:paraId="46F1331D" w14:textId="3F4D3EC2" w:rsidTr="00C76DF7">
        <w:trPr>
          <w:del w:id="6428" w:author="Dr Mamadou SANOGO" w:date="2023-10-27T11:28:00Z"/>
        </w:trPr>
        <w:tc>
          <w:tcPr>
            <w:tcW w:w="2546" w:type="dxa"/>
            <w:shd w:val="clear" w:color="auto" w:fill="D9D9D9" w:themeFill="background1" w:themeFillShade="D9"/>
          </w:tcPr>
          <w:p w14:paraId="1DE4215B" w14:textId="6D322F5F" w:rsidR="00C76DF7" w:rsidRPr="007A4AFC" w:rsidDel="00693568" w:rsidRDefault="00C76DF7" w:rsidP="00C76DF7">
            <w:pPr>
              <w:spacing w:line="240" w:lineRule="auto"/>
              <w:rPr>
                <w:del w:id="6429" w:author="Dr Mamadou SANOGO" w:date="2023-10-27T11:28:00Z"/>
                <w:color w:val="000000" w:themeColor="text1"/>
                <w:rPrChange w:id="6430" w:author="Dr Mamadou SANOGO" w:date="2023-10-25T18:15:00Z">
                  <w:rPr>
                    <w:del w:id="6431" w:author="Dr Mamadou SANOGO" w:date="2023-10-27T11:28:00Z"/>
                  </w:rPr>
                </w:rPrChange>
              </w:rPr>
            </w:pPr>
            <w:del w:id="6432" w:author="Dr Mamadou SANOGO" w:date="2023-10-27T11:28:00Z">
              <w:r w:rsidRPr="007A4AFC" w:rsidDel="00693568">
                <w:rPr>
                  <w:color w:val="000000" w:themeColor="text1"/>
                  <w:rPrChange w:id="6433"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57DE3EEF" w:rsidR="00C76DF7" w:rsidRPr="007A4AFC" w:rsidDel="00693568" w:rsidRDefault="00C76DF7" w:rsidP="00C76DF7">
            <w:pPr>
              <w:spacing w:line="240" w:lineRule="auto"/>
              <w:jc w:val="center"/>
              <w:rPr>
                <w:del w:id="6434" w:author="Dr Mamadou SANOGO" w:date="2023-10-27T11:28:00Z"/>
                <w:color w:val="000000" w:themeColor="text1"/>
                <w:rPrChange w:id="6435" w:author="Dr Mamadou SANOGO" w:date="2023-10-25T18:15:00Z">
                  <w:rPr>
                    <w:del w:id="6436" w:author="Dr Mamadou SANOGO" w:date="2023-10-27T11:28:00Z"/>
                  </w:rPr>
                </w:rPrChange>
              </w:rPr>
            </w:pPr>
            <w:del w:id="6437" w:author="Dr Mamadou SANOGO" w:date="2023-10-27T11:28:00Z">
              <w:r w:rsidRPr="007A4AFC" w:rsidDel="00693568">
                <w:rPr>
                  <w:color w:val="000000" w:themeColor="text1"/>
                  <w:rPrChange w:id="6438" w:author="Dr Mamadou SANOGO" w:date="2023-10-25T18:15:00Z">
                    <w:rPr/>
                  </w:rPrChange>
                </w:rPr>
                <w:delText>3,5</w:delText>
              </w:r>
            </w:del>
          </w:p>
        </w:tc>
        <w:tc>
          <w:tcPr>
            <w:tcW w:w="1701" w:type="dxa"/>
            <w:shd w:val="clear" w:color="auto" w:fill="D9D9D9" w:themeFill="background1" w:themeFillShade="D9"/>
            <w:vAlign w:val="center"/>
          </w:tcPr>
          <w:p w14:paraId="60C07721" w14:textId="0B87F693" w:rsidR="00C76DF7" w:rsidRPr="007A4AFC" w:rsidDel="00693568" w:rsidRDefault="00C76DF7" w:rsidP="00C76DF7">
            <w:pPr>
              <w:spacing w:line="240" w:lineRule="auto"/>
              <w:jc w:val="center"/>
              <w:rPr>
                <w:del w:id="6439" w:author="Dr Mamadou SANOGO" w:date="2023-10-27T11:28:00Z"/>
                <w:color w:val="000000" w:themeColor="text1"/>
                <w:rPrChange w:id="6440" w:author="Dr Mamadou SANOGO" w:date="2023-10-25T18:15:00Z">
                  <w:rPr>
                    <w:del w:id="6441" w:author="Dr Mamadou SANOGO" w:date="2023-10-27T11:28:00Z"/>
                  </w:rPr>
                </w:rPrChange>
              </w:rPr>
            </w:pPr>
            <w:del w:id="6442" w:author="Dr Mamadou SANOGO" w:date="2023-10-27T11:28:00Z">
              <w:r w:rsidRPr="007A4AFC" w:rsidDel="00693568">
                <w:rPr>
                  <w:color w:val="000000" w:themeColor="text1"/>
                  <w:rPrChange w:id="6443" w:author="Dr Mamadou SANOGO" w:date="2023-10-25T18:15:00Z">
                    <w:rPr/>
                  </w:rPrChange>
                </w:rPr>
                <w:delText>3,5</w:delText>
              </w:r>
            </w:del>
          </w:p>
        </w:tc>
        <w:tc>
          <w:tcPr>
            <w:tcW w:w="1559" w:type="dxa"/>
            <w:shd w:val="clear" w:color="auto" w:fill="D9D9D9" w:themeFill="background1" w:themeFillShade="D9"/>
            <w:vAlign w:val="center"/>
          </w:tcPr>
          <w:p w14:paraId="52A71091" w14:textId="18EB48B6" w:rsidR="00C76DF7" w:rsidRPr="007A4AFC" w:rsidDel="00693568" w:rsidRDefault="00C76DF7" w:rsidP="00C76DF7">
            <w:pPr>
              <w:spacing w:line="240" w:lineRule="auto"/>
              <w:jc w:val="center"/>
              <w:rPr>
                <w:del w:id="6444" w:author="Dr Mamadou SANOGO" w:date="2023-10-27T11:28:00Z"/>
                <w:color w:val="000000" w:themeColor="text1"/>
                <w:rPrChange w:id="6445" w:author="Dr Mamadou SANOGO" w:date="2023-10-25T18:15:00Z">
                  <w:rPr>
                    <w:del w:id="6446" w:author="Dr Mamadou SANOGO" w:date="2023-10-27T11:28:00Z"/>
                  </w:rPr>
                </w:rPrChange>
              </w:rPr>
            </w:pPr>
            <w:del w:id="6447" w:author="Dr Mamadou SANOGO" w:date="2023-10-27T11:28:00Z">
              <w:r w:rsidRPr="007A4AFC" w:rsidDel="00693568">
                <w:rPr>
                  <w:color w:val="000000" w:themeColor="text1"/>
                  <w:rPrChange w:id="6448" w:author="Dr Mamadou SANOGO" w:date="2023-10-25T18:15:00Z">
                    <w:rPr/>
                  </w:rPrChange>
                </w:rPr>
                <w:delText>3,5</w:delText>
              </w:r>
            </w:del>
          </w:p>
        </w:tc>
        <w:tc>
          <w:tcPr>
            <w:tcW w:w="1696" w:type="dxa"/>
            <w:shd w:val="clear" w:color="auto" w:fill="D9D9D9" w:themeFill="background1" w:themeFillShade="D9"/>
            <w:vAlign w:val="center"/>
          </w:tcPr>
          <w:p w14:paraId="6E3373DF" w14:textId="673A3697" w:rsidR="00C76DF7" w:rsidRPr="007A4AFC" w:rsidDel="00693568" w:rsidRDefault="00C76DF7" w:rsidP="00C76DF7">
            <w:pPr>
              <w:spacing w:line="240" w:lineRule="auto"/>
              <w:jc w:val="center"/>
              <w:rPr>
                <w:del w:id="6449" w:author="Dr Mamadou SANOGO" w:date="2023-10-27T11:28:00Z"/>
                <w:color w:val="000000" w:themeColor="text1"/>
                <w:rPrChange w:id="6450" w:author="Dr Mamadou SANOGO" w:date="2023-10-25T18:15:00Z">
                  <w:rPr>
                    <w:del w:id="6451" w:author="Dr Mamadou SANOGO" w:date="2023-10-27T11:28:00Z"/>
                  </w:rPr>
                </w:rPrChange>
              </w:rPr>
            </w:pPr>
            <w:del w:id="6452" w:author="Dr Mamadou SANOGO" w:date="2023-10-27T11:28:00Z">
              <w:r w:rsidRPr="007A4AFC" w:rsidDel="00693568">
                <w:rPr>
                  <w:color w:val="000000" w:themeColor="text1"/>
                  <w:rPrChange w:id="6453" w:author="Dr Mamadou SANOGO" w:date="2023-10-25T18:15:00Z">
                    <w:rPr/>
                  </w:rPrChange>
                </w:rPr>
                <w:delText>3,5</w:delText>
              </w:r>
            </w:del>
          </w:p>
        </w:tc>
      </w:tr>
    </w:tbl>
    <w:p w14:paraId="4BDBA6F4" w14:textId="116D74A4" w:rsidR="005A55FB" w:rsidRPr="007A4AFC" w:rsidDel="00693568" w:rsidRDefault="005A55FB" w:rsidP="0047574A">
      <w:pPr>
        <w:spacing w:line="240" w:lineRule="auto"/>
        <w:rPr>
          <w:del w:id="6454" w:author="Dr Mamadou SANOGO" w:date="2023-10-27T11:28:00Z"/>
          <w:color w:val="000000" w:themeColor="text1"/>
          <w:rPrChange w:id="6455" w:author="Dr Mamadou SANOGO" w:date="2023-10-25T18:15:00Z">
            <w:rPr>
              <w:del w:id="6456" w:author="Dr Mamadou SANOGO" w:date="2023-10-27T11:28:00Z"/>
            </w:rPr>
          </w:rPrChange>
        </w:rPr>
      </w:pPr>
    </w:p>
    <w:p w14:paraId="609746CD" w14:textId="2F207B17" w:rsidR="00D5697A" w:rsidRPr="007A4AFC" w:rsidDel="00693568" w:rsidRDefault="00D5697A" w:rsidP="0047574A">
      <w:pPr>
        <w:spacing w:line="240" w:lineRule="auto"/>
        <w:rPr>
          <w:del w:id="6457" w:author="Dr Mamadou SANOGO" w:date="2023-10-27T11:28:00Z"/>
          <w:color w:val="000000" w:themeColor="text1"/>
          <w:rPrChange w:id="6458" w:author="Dr Mamadou SANOGO" w:date="2023-10-25T18:15:00Z">
            <w:rPr>
              <w:del w:id="6459" w:author="Dr Mamadou SANOGO" w:date="2023-10-27T11:28:00Z"/>
            </w:rPr>
          </w:rPrChange>
        </w:rPr>
      </w:pPr>
    </w:p>
    <w:p w14:paraId="232C07A0" w14:textId="0C1EEE16" w:rsidR="005A55FB" w:rsidRPr="007A4AFC" w:rsidDel="00693568" w:rsidRDefault="005A55FB" w:rsidP="0047574A">
      <w:pPr>
        <w:spacing w:line="240" w:lineRule="auto"/>
        <w:rPr>
          <w:del w:id="6460" w:author="Dr Mamadou SANOGO" w:date="2023-10-27T11:28:00Z"/>
          <w:color w:val="000000" w:themeColor="text1"/>
          <w:rPrChange w:id="6461" w:author="Dr Mamadou SANOGO" w:date="2023-10-25T18:15:00Z">
            <w:rPr>
              <w:del w:id="6462" w:author="Dr Mamadou SANOGO" w:date="2023-10-27T11:28:00Z"/>
            </w:rPr>
          </w:rPrChange>
        </w:rPr>
      </w:pPr>
    </w:p>
    <w:p w14:paraId="6E969900" w14:textId="19A07578" w:rsidR="005A55FB" w:rsidRPr="007A4AFC" w:rsidDel="00693568" w:rsidRDefault="005A55FB" w:rsidP="0047574A">
      <w:pPr>
        <w:spacing w:line="240" w:lineRule="auto"/>
        <w:rPr>
          <w:del w:id="6463" w:author="Dr Mamadou SANOGO" w:date="2023-10-27T11:28:00Z"/>
          <w:color w:val="000000" w:themeColor="text1"/>
          <w:rPrChange w:id="6464" w:author="Dr Mamadou SANOGO" w:date="2023-10-25T18:15:00Z">
            <w:rPr>
              <w:del w:id="6465" w:author="Dr Mamadou SANOGO" w:date="2023-10-27T11:28:00Z"/>
            </w:rPr>
          </w:rPrChange>
        </w:rPr>
      </w:pPr>
    </w:p>
    <w:p w14:paraId="4D84D82E" w14:textId="68126017" w:rsidR="005A55FB" w:rsidRPr="007A4AFC" w:rsidDel="00693568" w:rsidRDefault="005A55FB" w:rsidP="0047574A">
      <w:pPr>
        <w:spacing w:line="240" w:lineRule="auto"/>
        <w:rPr>
          <w:del w:id="6466" w:author="Dr Mamadou SANOGO" w:date="2023-10-27T11:28:00Z"/>
          <w:color w:val="000000" w:themeColor="text1"/>
          <w:rPrChange w:id="6467" w:author="Dr Mamadou SANOGO" w:date="2023-10-25T18:15:00Z">
            <w:rPr>
              <w:del w:id="6468" w:author="Dr Mamadou SANOGO" w:date="2023-10-27T11:28:00Z"/>
            </w:rPr>
          </w:rPrChange>
        </w:rPr>
      </w:pPr>
    </w:p>
    <w:p w14:paraId="67DF9E40" w14:textId="23FD46F2" w:rsidR="005A55FB" w:rsidRPr="007A4AFC" w:rsidDel="00693568" w:rsidRDefault="005A55FB" w:rsidP="0047574A">
      <w:pPr>
        <w:spacing w:line="240" w:lineRule="auto"/>
        <w:rPr>
          <w:del w:id="6469" w:author="Dr Mamadou SANOGO" w:date="2023-10-27T11:28:00Z"/>
          <w:color w:val="000000" w:themeColor="text1"/>
          <w:rPrChange w:id="6470" w:author="Dr Mamadou SANOGO" w:date="2023-10-25T18:15:00Z">
            <w:rPr>
              <w:del w:id="6471" w:author="Dr Mamadou SANOGO" w:date="2023-10-27T11:28:00Z"/>
            </w:rPr>
          </w:rPrChange>
        </w:rPr>
      </w:pPr>
    </w:p>
    <w:p w14:paraId="05650E3E" w14:textId="46977DAB" w:rsidR="005A55FB" w:rsidRPr="007A4AFC" w:rsidDel="00693568" w:rsidRDefault="005A55FB" w:rsidP="0047574A">
      <w:pPr>
        <w:spacing w:line="240" w:lineRule="auto"/>
        <w:rPr>
          <w:del w:id="6472" w:author="Dr Mamadou SANOGO" w:date="2023-10-27T11:28:00Z"/>
          <w:color w:val="000000" w:themeColor="text1"/>
          <w:rPrChange w:id="6473" w:author="Dr Mamadou SANOGO" w:date="2023-10-25T18:15:00Z">
            <w:rPr>
              <w:del w:id="6474" w:author="Dr Mamadou SANOGO" w:date="2023-10-27T11:28:00Z"/>
            </w:rPr>
          </w:rPrChange>
        </w:rPr>
      </w:pPr>
    </w:p>
    <w:p w14:paraId="2073B357" w14:textId="3CBCD519" w:rsidR="005A55FB" w:rsidRPr="007A4AFC" w:rsidDel="00693568" w:rsidRDefault="005A55FB" w:rsidP="0047574A">
      <w:pPr>
        <w:spacing w:line="240" w:lineRule="auto"/>
        <w:rPr>
          <w:del w:id="6475" w:author="Dr Mamadou SANOGO" w:date="2023-10-27T11:28:00Z"/>
          <w:color w:val="000000" w:themeColor="text1"/>
          <w:rPrChange w:id="6476" w:author="Dr Mamadou SANOGO" w:date="2023-10-25T18:15:00Z">
            <w:rPr>
              <w:del w:id="6477" w:author="Dr Mamadou SANOGO" w:date="2023-10-27T11:28:00Z"/>
            </w:rPr>
          </w:rPrChange>
        </w:rPr>
      </w:pPr>
    </w:p>
    <w:p w14:paraId="473D8688" w14:textId="334800F7" w:rsidR="005A55FB" w:rsidRPr="007A4AFC" w:rsidDel="00693568" w:rsidRDefault="005A55FB" w:rsidP="0047574A">
      <w:pPr>
        <w:spacing w:line="240" w:lineRule="auto"/>
        <w:rPr>
          <w:del w:id="6478" w:author="Dr Mamadou SANOGO" w:date="2023-10-27T11:28:00Z"/>
          <w:color w:val="000000" w:themeColor="text1"/>
          <w:rPrChange w:id="6479" w:author="Dr Mamadou SANOGO" w:date="2023-10-25T18:15:00Z">
            <w:rPr>
              <w:del w:id="6480" w:author="Dr Mamadou SANOGO" w:date="2023-10-27T11:28:00Z"/>
            </w:rPr>
          </w:rPrChange>
        </w:rPr>
      </w:pPr>
    </w:p>
    <w:p w14:paraId="6C8B6D20" w14:textId="6C59D83F" w:rsidR="005A55FB" w:rsidRPr="007A4AFC" w:rsidDel="00693568" w:rsidRDefault="005A55FB" w:rsidP="0047574A">
      <w:pPr>
        <w:spacing w:line="240" w:lineRule="auto"/>
        <w:rPr>
          <w:del w:id="6481" w:author="Dr Mamadou SANOGO" w:date="2023-10-27T11:28:00Z"/>
          <w:color w:val="000000" w:themeColor="text1"/>
          <w:rPrChange w:id="6482" w:author="Dr Mamadou SANOGO" w:date="2023-10-25T18:15:00Z">
            <w:rPr>
              <w:del w:id="6483" w:author="Dr Mamadou SANOGO" w:date="2023-10-27T11:28:00Z"/>
            </w:rPr>
          </w:rPrChange>
        </w:rPr>
      </w:pPr>
    </w:p>
    <w:p w14:paraId="17287943" w14:textId="4DC9E4E4" w:rsidR="005A55FB" w:rsidRPr="007A4AFC" w:rsidDel="00693568" w:rsidRDefault="005A55FB" w:rsidP="0047574A">
      <w:pPr>
        <w:spacing w:line="240" w:lineRule="auto"/>
        <w:rPr>
          <w:del w:id="6484" w:author="Dr Mamadou SANOGO" w:date="2023-10-27T11:28:00Z"/>
          <w:color w:val="000000" w:themeColor="text1"/>
          <w:rPrChange w:id="6485" w:author="Dr Mamadou SANOGO" w:date="2023-10-25T18:15:00Z">
            <w:rPr>
              <w:del w:id="6486" w:author="Dr Mamadou SANOGO" w:date="2023-10-27T11:28:00Z"/>
            </w:rPr>
          </w:rPrChange>
        </w:rPr>
      </w:pPr>
    </w:p>
    <w:p w14:paraId="19833CD8" w14:textId="555EF058" w:rsidR="005A55FB" w:rsidRPr="007A4AFC" w:rsidDel="00693568" w:rsidRDefault="005A55FB" w:rsidP="0047574A">
      <w:pPr>
        <w:spacing w:line="240" w:lineRule="auto"/>
        <w:rPr>
          <w:del w:id="6487" w:author="Dr Mamadou SANOGO" w:date="2023-10-27T11:28:00Z"/>
          <w:color w:val="000000" w:themeColor="text1"/>
          <w:rPrChange w:id="6488" w:author="Dr Mamadou SANOGO" w:date="2023-10-25T18:15:00Z">
            <w:rPr>
              <w:del w:id="6489" w:author="Dr Mamadou SANOGO" w:date="2023-10-27T11:28:00Z"/>
            </w:rPr>
          </w:rPrChange>
        </w:rPr>
      </w:pPr>
    </w:p>
    <w:p w14:paraId="7364CEC6" w14:textId="363740ED" w:rsidR="005A55FB" w:rsidRPr="007A4AFC" w:rsidDel="00693568" w:rsidRDefault="005A55FB" w:rsidP="0047574A">
      <w:pPr>
        <w:spacing w:line="240" w:lineRule="auto"/>
        <w:rPr>
          <w:del w:id="6490" w:author="Dr Mamadou SANOGO" w:date="2023-10-27T11:28:00Z"/>
          <w:color w:val="000000" w:themeColor="text1"/>
          <w:rPrChange w:id="6491" w:author="Dr Mamadou SANOGO" w:date="2023-10-25T18:15:00Z">
            <w:rPr>
              <w:del w:id="6492" w:author="Dr Mamadou SANOGO" w:date="2023-10-27T11:28:00Z"/>
            </w:rPr>
          </w:rPrChange>
        </w:rPr>
      </w:pPr>
    </w:p>
    <w:p w14:paraId="3FF858AC" w14:textId="00C29F97" w:rsidR="00C96263" w:rsidRPr="007A4AFC" w:rsidDel="00693568" w:rsidRDefault="00C96263" w:rsidP="0047574A">
      <w:pPr>
        <w:spacing w:line="240" w:lineRule="auto"/>
        <w:rPr>
          <w:del w:id="6493" w:author="Dr Mamadou SANOGO" w:date="2023-10-27T11:28:00Z"/>
          <w:color w:val="000000" w:themeColor="text1"/>
          <w:rPrChange w:id="6494" w:author="Dr Mamadou SANOGO" w:date="2023-10-25T18:15:00Z">
            <w:rPr>
              <w:del w:id="6495" w:author="Dr Mamadou SANOGO" w:date="2023-10-27T11:28:00Z"/>
            </w:rPr>
          </w:rPrChange>
        </w:rPr>
      </w:pPr>
    </w:p>
    <w:p w14:paraId="356E8C30" w14:textId="45710F04" w:rsidR="00C96263" w:rsidRPr="007A4AFC" w:rsidDel="00693568" w:rsidRDefault="00C96263" w:rsidP="0047574A">
      <w:pPr>
        <w:spacing w:line="240" w:lineRule="auto"/>
        <w:rPr>
          <w:del w:id="6496" w:author="Dr Mamadou SANOGO" w:date="2023-10-27T11:28:00Z"/>
          <w:color w:val="000000" w:themeColor="text1"/>
          <w:rPrChange w:id="6497" w:author="Dr Mamadou SANOGO" w:date="2023-10-25T18:15:00Z">
            <w:rPr>
              <w:del w:id="6498" w:author="Dr Mamadou SANOGO" w:date="2023-10-27T11:28:00Z"/>
            </w:rPr>
          </w:rPrChange>
        </w:rPr>
      </w:pPr>
    </w:p>
    <w:p w14:paraId="6D04CEC6" w14:textId="1D59D7E9" w:rsidR="00C96263" w:rsidRPr="007A4AFC" w:rsidDel="00693568" w:rsidRDefault="00C96263" w:rsidP="0047574A">
      <w:pPr>
        <w:spacing w:line="240" w:lineRule="auto"/>
        <w:rPr>
          <w:del w:id="6499" w:author="Dr Mamadou SANOGO" w:date="2023-10-27T11:28:00Z"/>
          <w:color w:val="000000" w:themeColor="text1"/>
          <w:rPrChange w:id="6500" w:author="Dr Mamadou SANOGO" w:date="2023-10-25T18:15:00Z">
            <w:rPr>
              <w:del w:id="6501" w:author="Dr Mamadou SANOGO" w:date="2023-10-27T11:28:00Z"/>
            </w:rPr>
          </w:rPrChange>
        </w:rPr>
      </w:pPr>
    </w:p>
    <w:p w14:paraId="6A8A07A0" w14:textId="1ABCC137" w:rsidR="005A55FB" w:rsidRPr="007A4AFC" w:rsidDel="00693568" w:rsidRDefault="005A55FB" w:rsidP="0047574A">
      <w:pPr>
        <w:spacing w:line="240" w:lineRule="auto"/>
        <w:rPr>
          <w:del w:id="6502" w:author="Dr Mamadou SANOGO" w:date="2023-10-27T11:28:00Z"/>
          <w:color w:val="000000" w:themeColor="text1"/>
          <w:rPrChange w:id="6503" w:author="Dr Mamadou SANOGO" w:date="2023-10-25T18:15:00Z">
            <w:rPr>
              <w:del w:id="6504" w:author="Dr Mamadou SANOGO" w:date="2023-10-27T11:28:00Z"/>
            </w:rPr>
          </w:rPrChange>
        </w:rPr>
      </w:pPr>
    </w:p>
    <w:p w14:paraId="18C2A9F5" w14:textId="67837567" w:rsidR="0047574A" w:rsidRPr="007A4AFC" w:rsidDel="00693568" w:rsidRDefault="0047574A">
      <w:pPr>
        <w:pStyle w:val="Paragraphedeliste"/>
        <w:numPr>
          <w:ilvl w:val="3"/>
          <w:numId w:val="3"/>
        </w:numPr>
        <w:spacing w:line="240" w:lineRule="auto"/>
        <w:ind w:left="284" w:hanging="284"/>
        <w:rPr>
          <w:del w:id="6505" w:author="Dr Mamadou SANOGO" w:date="2023-10-27T11:28:00Z"/>
          <w:b/>
          <w:color w:val="000000" w:themeColor="text1"/>
          <w:szCs w:val="24"/>
          <w:rPrChange w:id="6506" w:author="Dr Mamadou SANOGO" w:date="2023-10-25T18:15:00Z">
            <w:rPr>
              <w:del w:id="6507" w:author="Dr Mamadou SANOGO" w:date="2023-10-27T11:28:00Z"/>
              <w:b/>
              <w:szCs w:val="24"/>
            </w:rPr>
          </w:rPrChange>
        </w:rPr>
      </w:pPr>
      <w:del w:id="6508" w:author="Dr Mamadou SANOGO" w:date="2023-10-27T11:28:00Z">
        <w:r w:rsidRPr="007A4AFC" w:rsidDel="00693568">
          <w:rPr>
            <w:b/>
            <w:color w:val="000000" w:themeColor="text1"/>
            <w:szCs w:val="24"/>
            <w:rPrChange w:id="6509" w:author="Dr Mamadou SANOGO" w:date="2023-10-25T18:15:00Z">
              <w:rPr>
                <w:b/>
                <w:szCs w:val="24"/>
              </w:rPr>
            </w:rPrChange>
          </w:rPr>
          <w:delText xml:space="preserve">Insertion professionnelle </w:delText>
        </w:r>
      </w:del>
    </w:p>
    <w:p w14:paraId="7EFEDB9D" w14:textId="393BE71B" w:rsidR="0047574A" w:rsidRPr="007A4AFC" w:rsidDel="00693568" w:rsidRDefault="0047574A" w:rsidP="0047574A">
      <w:pPr>
        <w:spacing w:line="240" w:lineRule="auto"/>
        <w:rPr>
          <w:del w:id="6510" w:author="Dr Mamadou SANOGO" w:date="2023-10-27T11:28:00Z"/>
          <w:color w:val="000000" w:themeColor="text1"/>
          <w:rPrChange w:id="6511" w:author="Dr Mamadou SANOGO" w:date="2023-10-25T18:15:00Z">
            <w:rPr>
              <w:del w:id="6512" w:author="Dr Mamadou SANOGO" w:date="2023-10-27T11:28: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693568" w14:paraId="0791DB48" w14:textId="1E241019" w:rsidTr="005A55FB">
        <w:trPr>
          <w:del w:id="6513" w:author="Dr Mamadou SANOGO" w:date="2023-10-27T11:28:00Z"/>
        </w:trPr>
        <w:tc>
          <w:tcPr>
            <w:tcW w:w="2262" w:type="dxa"/>
          </w:tcPr>
          <w:p w14:paraId="6E73B5B0" w14:textId="733C5499" w:rsidR="006D5FC5" w:rsidRPr="007A4AFC" w:rsidDel="00693568" w:rsidRDefault="006D5FC5" w:rsidP="005A55FB">
            <w:pPr>
              <w:spacing w:line="240" w:lineRule="auto"/>
              <w:jc w:val="center"/>
              <w:rPr>
                <w:del w:id="6514" w:author="Dr Mamadou SANOGO" w:date="2023-10-27T11:28:00Z"/>
                <w:b/>
                <w:color w:val="000000" w:themeColor="text1"/>
                <w:rPrChange w:id="6515" w:author="Dr Mamadou SANOGO" w:date="2023-10-25T18:15:00Z">
                  <w:rPr>
                    <w:del w:id="6516" w:author="Dr Mamadou SANOGO" w:date="2023-10-27T11:28:00Z"/>
                    <w:b/>
                  </w:rPr>
                </w:rPrChange>
              </w:rPr>
            </w:pPr>
            <w:del w:id="6517" w:author="Dr Mamadou SANOGO" w:date="2023-10-27T11:28:00Z">
              <w:r w:rsidRPr="007A4AFC" w:rsidDel="00693568">
                <w:rPr>
                  <w:b/>
                  <w:color w:val="000000" w:themeColor="text1"/>
                  <w:rPrChange w:id="6518" w:author="Dr Mamadou SANOGO" w:date="2023-10-25T18:15:00Z">
                    <w:rPr>
                      <w:b/>
                    </w:rPr>
                  </w:rPrChange>
                </w:rPr>
                <w:delText>Année</w:delText>
              </w:r>
            </w:del>
          </w:p>
        </w:tc>
        <w:tc>
          <w:tcPr>
            <w:tcW w:w="1701" w:type="dxa"/>
          </w:tcPr>
          <w:p w14:paraId="680E11B4" w14:textId="79A8E1B7" w:rsidR="006D5FC5" w:rsidRPr="007A4AFC" w:rsidDel="00693568" w:rsidRDefault="006D5FC5" w:rsidP="005A55FB">
            <w:pPr>
              <w:spacing w:line="240" w:lineRule="auto"/>
              <w:jc w:val="center"/>
              <w:rPr>
                <w:del w:id="6519" w:author="Dr Mamadou SANOGO" w:date="2023-10-27T11:28:00Z"/>
                <w:b/>
                <w:color w:val="000000" w:themeColor="text1"/>
                <w:rPrChange w:id="6520" w:author="Dr Mamadou SANOGO" w:date="2023-10-25T18:15:00Z">
                  <w:rPr>
                    <w:del w:id="6521" w:author="Dr Mamadou SANOGO" w:date="2023-10-27T11:28:00Z"/>
                    <w:b/>
                  </w:rPr>
                </w:rPrChange>
              </w:rPr>
            </w:pPr>
            <w:del w:id="6522" w:author="Dr Mamadou SANOGO" w:date="2023-10-27T11:28:00Z">
              <w:r w:rsidRPr="007A4AFC" w:rsidDel="00693568">
                <w:rPr>
                  <w:b/>
                  <w:color w:val="000000" w:themeColor="text1"/>
                  <w:rPrChange w:id="6523" w:author="Dr Mamadou SANOGO" w:date="2023-10-25T18:15:00Z">
                    <w:rPr>
                      <w:b/>
                    </w:rPr>
                  </w:rPrChange>
                </w:rPr>
                <w:delText>Diplômés 2018</w:delText>
              </w:r>
            </w:del>
          </w:p>
        </w:tc>
        <w:tc>
          <w:tcPr>
            <w:tcW w:w="1701" w:type="dxa"/>
          </w:tcPr>
          <w:p w14:paraId="7ECA0E76" w14:textId="0BC7ADFF" w:rsidR="006D5FC5" w:rsidRPr="007A4AFC" w:rsidDel="00693568" w:rsidRDefault="006D5FC5" w:rsidP="005A55FB">
            <w:pPr>
              <w:spacing w:line="240" w:lineRule="auto"/>
              <w:jc w:val="center"/>
              <w:rPr>
                <w:del w:id="6524" w:author="Dr Mamadou SANOGO" w:date="2023-10-27T11:28:00Z"/>
                <w:b/>
                <w:color w:val="000000" w:themeColor="text1"/>
                <w:rPrChange w:id="6525" w:author="Dr Mamadou SANOGO" w:date="2023-10-25T18:15:00Z">
                  <w:rPr>
                    <w:del w:id="6526" w:author="Dr Mamadou SANOGO" w:date="2023-10-27T11:28:00Z"/>
                    <w:b/>
                  </w:rPr>
                </w:rPrChange>
              </w:rPr>
            </w:pPr>
            <w:del w:id="6527" w:author="Dr Mamadou SANOGO" w:date="2023-10-27T11:28:00Z">
              <w:r w:rsidRPr="007A4AFC" w:rsidDel="00693568">
                <w:rPr>
                  <w:b/>
                  <w:color w:val="000000" w:themeColor="text1"/>
                  <w:rPrChange w:id="6528" w:author="Dr Mamadou SANOGO" w:date="2023-10-25T18:15:00Z">
                    <w:rPr>
                      <w:b/>
                    </w:rPr>
                  </w:rPrChange>
                </w:rPr>
                <w:delText>Diplômés 2019</w:delText>
              </w:r>
            </w:del>
          </w:p>
        </w:tc>
        <w:tc>
          <w:tcPr>
            <w:tcW w:w="1701" w:type="dxa"/>
          </w:tcPr>
          <w:p w14:paraId="2899D089" w14:textId="4A27D18F" w:rsidR="006D5FC5" w:rsidRPr="007A4AFC" w:rsidDel="00693568" w:rsidRDefault="006D5FC5" w:rsidP="005A55FB">
            <w:pPr>
              <w:spacing w:line="240" w:lineRule="auto"/>
              <w:jc w:val="center"/>
              <w:rPr>
                <w:del w:id="6529" w:author="Dr Mamadou SANOGO" w:date="2023-10-27T11:28:00Z"/>
                <w:b/>
                <w:color w:val="000000" w:themeColor="text1"/>
                <w:rPrChange w:id="6530" w:author="Dr Mamadou SANOGO" w:date="2023-10-25T18:15:00Z">
                  <w:rPr>
                    <w:del w:id="6531" w:author="Dr Mamadou SANOGO" w:date="2023-10-27T11:28:00Z"/>
                    <w:b/>
                  </w:rPr>
                </w:rPrChange>
              </w:rPr>
            </w:pPr>
            <w:del w:id="6532" w:author="Dr Mamadou SANOGO" w:date="2023-10-27T11:28:00Z">
              <w:r w:rsidRPr="007A4AFC" w:rsidDel="00693568">
                <w:rPr>
                  <w:b/>
                  <w:color w:val="000000" w:themeColor="text1"/>
                  <w:rPrChange w:id="6533" w:author="Dr Mamadou SANOGO" w:date="2023-10-25T18:15:00Z">
                    <w:rPr>
                      <w:b/>
                    </w:rPr>
                  </w:rPrChange>
                </w:rPr>
                <w:delText>Diplômés 2020</w:delText>
              </w:r>
            </w:del>
          </w:p>
        </w:tc>
        <w:tc>
          <w:tcPr>
            <w:tcW w:w="1696" w:type="dxa"/>
          </w:tcPr>
          <w:p w14:paraId="2FE1E16D" w14:textId="1AAA9BB4" w:rsidR="006D5FC5" w:rsidRPr="007A4AFC" w:rsidDel="00693568" w:rsidRDefault="006D5FC5" w:rsidP="005A55FB">
            <w:pPr>
              <w:spacing w:line="240" w:lineRule="auto"/>
              <w:jc w:val="center"/>
              <w:rPr>
                <w:del w:id="6534" w:author="Dr Mamadou SANOGO" w:date="2023-10-27T11:28:00Z"/>
                <w:b/>
                <w:color w:val="000000" w:themeColor="text1"/>
                <w:rPrChange w:id="6535" w:author="Dr Mamadou SANOGO" w:date="2023-10-25T18:15:00Z">
                  <w:rPr>
                    <w:del w:id="6536" w:author="Dr Mamadou SANOGO" w:date="2023-10-27T11:28:00Z"/>
                    <w:b/>
                  </w:rPr>
                </w:rPrChange>
              </w:rPr>
            </w:pPr>
            <w:del w:id="6537" w:author="Dr Mamadou SANOGO" w:date="2023-10-27T11:28:00Z">
              <w:r w:rsidRPr="007A4AFC" w:rsidDel="00693568">
                <w:rPr>
                  <w:b/>
                  <w:color w:val="000000" w:themeColor="text1"/>
                  <w:rPrChange w:id="6538" w:author="Dr Mamadou SANOGO" w:date="2023-10-25T18:15:00Z">
                    <w:rPr>
                      <w:b/>
                    </w:rPr>
                  </w:rPrChange>
                </w:rPr>
                <w:delText>Diplômés 2021</w:delText>
              </w:r>
            </w:del>
          </w:p>
        </w:tc>
      </w:tr>
      <w:tr w:rsidR="007A4AFC" w:rsidRPr="007A4AFC" w:rsidDel="00693568" w14:paraId="3A7058DE" w14:textId="5345B881" w:rsidTr="00A562CA">
        <w:trPr>
          <w:del w:id="6539" w:author="Dr Mamadou SANOGO" w:date="2023-10-27T11:28:00Z"/>
        </w:trPr>
        <w:tc>
          <w:tcPr>
            <w:tcW w:w="2262" w:type="dxa"/>
          </w:tcPr>
          <w:p w14:paraId="019613FB" w14:textId="1FEDE2A9" w:rsidR="00A562CA" w:rsidRPr="007A4AFC" w:rsidDel="00693568" w:rsidRDefault="00A562CA" w:rsidP="00A562CA">
            <w:pPr>
              <w:spacing w:line="240" w:lineRule="auto"/>
              <w:rPr>
                <w:del w:id="6540" w:author="Dr Mamadou SANOGO" w:date="2023-10-27T11:28:00Z"/>
                <w:color w:val="000000" w:themeColor="text1"/>
                <w:rPrChange w:id="6541" w:author="Dr Mamadou SANOGO" w:date="2023-10-25T18:15:00Z">
                  <w:rPr>
                    <w:del w:id="6542" w:author="Dr Mamadou SANOGO" w:date="2023-10-27T11:28:00Z"/>
                  </w:rPr>
                </w:rPrChange>
              </w:rPr>
            </w:pPr>
            <w:del w:id="6543" w:author="Dr Mamadou SANOGO" w:date="2023-10-27T11:28:00Z">
              <w:r w:rsidRPr="007A4AFC" w:rsidDel="00693568">
                <w:rPr>
                  <w:color w:val="000000" w:themeColor="text1"/>
                  <w:rPrChange w:id="6544" w:author="Dr Mamadou SANOGO" w:date="2023-10-25T18:15:00Z">
                    <w:rPr/>
                  </w:rPrChange>
                </w:rPr>
                <w:delText>% de diplômés en poursuite d’étude 6 mois, 12 mois et 18 mois après la diplomation</w:delText>
              </w:r>
            </w:del>
          </w:p>
        </w:tc>
        <w:tc>
          <w:tcPr>
            <w:tcW w:w="1701" w:type="dxa"/>
            <w:vAlign w:val="center"/>
          </w:tcPr>
          <w:p w14:paraId="758927D9" w14:textId="6E6E6691" w:rsidR="00A562CA" w:rsidRPr="007A4AFC" w:rsidDel="00693568" w:rsidRDefault="00A562CA" w:rsidP="00A562CA">
            <w:pPr>
              <w:spacing w:line="240" w:lineRule="auto"/>
              <w:jc w:val="center"/>
              <w:rPr>
                <w:del w:id="6545" w:author="Dr Mamadou SANOGO" w:date="2023-10-27T11:28:00Z"/>
                <w:color w:val="000000" w:themeColor="text1"/>
                <w:rPrChange w:id="6546" w:author="Dr Mamadou SANOGO" w:date="2023-10-25T18:15:00Z">
                  <w:rPr>
                    <w:del w:id="6547" w:author="Dr Mamadou SANOGO" w:date="2023-10-27T11:28:00Z"/>
                  </w:rPr>
                </w:rPrChange>
              </w:rPr>
            </w:pPr>
            <w:del w:id="6548" w:author="Dr Mamadou SANOGO" w:date="2023-10-27T11:28:00Z">
              <w:r w:rsidRPr="007A4AFC" w:rsidDel="00693568">
                <w:rPr>
                  <w:color w:val="000000" w:themeColor="text1"/>
                  <w:rPrChange w:id="6549" w:author="Dr Mamadou SANOGO" w:date="2023-10-25T18:15:00Z">
                    <w:rPr/>
                  </w:rPrChange>
                </w:rPr>
                <w:delText>0%</w:delText>
              </w:r>
            </w:del>
          </w:p>
        </w:tc>
        <w:tc>
          <w:tcPr>
            <w:tcW w:w="1701" w:type="dxa"/>
            <w:vAlign w:val="center"/>
          </w:tcPr>
          <w:p w14:paraId="29CA9B5B" w14:textId="6C33AAA0" w:rsidR="00A562CA" w:rsidRPr="007A4AFC" w:rsidDel="00693568" w:rsidRDefault="00A562CA" w:rsidP="00A562CA">
            <w:pPr>
              <w:spacing w:line="240" w:lineRule="auto"/>
              <w:jc w:val="center"/>
              <w:rPr>
                <w:del w:id="6550" w:author="Dr Mamadou SANOGO" w:date="2023-10-27T11:28:00Z"/>
                <w:color w:val="000000" w:themeColor="text1"/>
                <w:rPrChange w:id="6551" w:author="Dr Mamadou SANOGO" w:date="2023-10-25T18:15:00Z">
                  <w:rPr>
                    <w:del w:id="6552" w:author="Dr Mamadou SANOGO" w:date="2023-10-27T11:28:00Z"/>
                  </w:rPr>
                </w:rPrChange>
              </w:rPr>
            </w:pPr>
            <w:del w:id="6553" w:author="Dr Mamadou SANOGO" w:date="2023-10-27T11:28:00Z">
              <w:r w:rsidRPr="007A4AFC" w:rsidDel="00693568">
                <w:rPr>
                  <w:color w:val="000000" w:themeColor="text1"/>
                  <w:rPrChange w:id="6554" w:author="Dr Mamadou SANOGO" w:date="2023-10-25T18:15:00Z">
                    <w:rPr/>
                  </w:rPrChange>
                </w:rPr>
                <w:delText>0%</w:delText>
              </w:r>
            </w:del>
          </w:p>
        </w:tc>
        <w:tc>
          <w:tcPr>
            <w:tcW w:w="1701" w:type="dxa"/>
            <w:vAlign w:val="center"/>
          </w:tcPr>
          <w:p w14:paraId="5CB6CA3F" w14:textId="6357D89A" w:rsidR="00A562CA" w:rsidRPr="007A4AFC" w:rsidDel="00693568" w:rsidRDefault="00A562CA" w:rsidP="00A562CA">
            <w:pPr>
              <w:spacing w:line="240" w:lineRule="auto"/>
              <w:jc w:val="center"/>
              <w:rPr>
                <w:del w:id="6555" w:author="Dr Mamadou SANOGO" w:date="2023-10-27T11:28:00Z"/>
                <w:color w:val="000000" w:themeColor="text1"/>
                <w:rPrChange w:id="6556" w:author="Dr Mamadou SANOGO" w:date="2023-10-25T18:15:00Z">
                  <w:rPr>
                    <w:del w:id="6557" w:author="Dr Mamadou SANOGO" w:date="2023-10-27T11:28:00Z"/>
                  </w:rPr>
                </w:rPrChange>
              </w:rPr>
            </w:pPr>
            <w:del w:id="6558" w:author="Dr Mamadou SANOGO" w:date="2023-10-27T11:28:00Z">
              <w:r w:rsidRPr="007A4AFC" w:rsidDel="00693568">
                <w:rPr>
                  <w:color w:val="000000" w:themeColor="text1"/>
                  <w:rPrChange w:id="6559" w:author="Dr Mamadou SANOGO" w:date="2023-10-25T18:15:00Z">
                    <w:rPr/>
                  </w:rPrChange>
                </w:rPr>
                <w:delText>0%</w:delText>
              </w:r>
            </w:del>
          </w:p>
        </w:tc>
        <w:tc>
          <w:tcPr>
            <w:tcW w:w="1696" w:type="dxa"/>
            <w:vAlign w:val="center"/>
          </w:tcPr>
          <w:p w14:paraId="6B79CB12" w14:textId="53FE0654" w:rsidR="00A562CA" w:rsidRPr="007A4AFC" w:rsidDel="00693568" w:rsidRDefault="00A562CA" w:rsidP="00A562CA">
            <w:pPr>
              <w:spacing w:line="240" w:lineRule="auto"/>
              <w:jc w:val="center"/>
              <w:rPr>
                <w:del w:id="6560" w:author="Dr Mamadou SANOGO" w:date="2023-10-27T11:28:00Z"/>
                <w:color w:val="000000" w:themeColor="text1"/>
                <w:rPrChange w:id="6561" w:author="Dr Mamadou SANOGO" w:date="2023-10-25T18:15:00Z">
                  <w:rPr>
                    <w:del w:id="6562" w:author="Dr Mamadou SANOGO" w:date="2023-10-27T11:28:00Z"/>
                  </w:rPr>
                </w:rPrChange>
              </w:rPr>
            </w:pPr>
            <w:del w:id="6563" w:author="Dr Mamadou SANOGO" w:date="2023-10-27T11:28:00Z">
              <w:r w:rsidRPr="007A4AFC" w:rsidDel="00693568">
                <w:rPr>
                  <w:color w:val="000000" w:themeColor="text1"/>
                  <w:rPrChange w:id="6564" w:author="Dr Mamadou SANOGO" w:date="2023-10-25T18:15:00Z">
                    <w:rPr/>
                  </w:rPrChange>
                </w:rPr>
                <w:delText>0%</w:delText>
              </w:r>
            </w:del>
          </w:p>
        </w:tc>
      </w:tr>
      <w:tr w:rsidR="007A4AFC" w:rsidRPr="007A4AFC" w:rsidDel="00693568" w14:paraId="24DC8FDD" w14:textId="4E1E00DF" w:rsidTr="00C76DF7">
        <w:trPr>
          <w:del w:id="6565" w:author="Dr Mamadou SANOGO" w:date="2023-10-27T11:28:00Z"/>
        </w:trPr>
        <w:tc>
          <w:tcPr>
            <w:tcW w:w="2262" w:type="dxa"/>
          </w:tcPr>
          <w:p w14:paraId="030E02B6" w14:textId="224AC225" w:rsidR="006D5FC5" w:rsidRPr="007A4AFC" w:rsidDel="00693568" w:rsidRDefault="006D5FC5" w:rsidP="009E62E8">
            <w:pPr>
              <w:spacing w:line="240" w:lineRule="auto"/>
              <w:rPr>
                <w:del w:id="6566" w:author="Dr Mamadou SANOGO" w:date="2023-10-27T11:28:00Z"/>
                <w:color w:val="000000" w:themeColor="text1"/>
                <w:rPrChange w:id="6567" w:author="Dr Mamadou SANOGO" w:date="2023-10-25T18:15:00Z">
                  <w:rPr>
                    <w:del w:id="6568" w:author="Dr Mamadou SANOGO" w:date="2023-10-27T11:28:00Z"/>
                  </w:rPr>
                </w:rPrChange>
              </w:rPr>
            </w:pPr>
            <w:del w:id="6569" w:author="Dr Mamadou SANOGO" w:date="2023-10-27T11:28:00Z">
              <w:r w:rsidRPr="007A4AFC" w:rsidDel="00693568">
                <w:rPr>
                  <w:color w:val="000000" w:themeColor="text1"/>
                  <w:rPrChange w:id="6570" w:author="Dr Mamadou SANOGO" w:date="2023-10-25T18:15:00Z">
                    <w:rPr/>
                  </w:rPrChange>
                </w:rPr>
                <w:delText>% de diplômés en emploi 6 mois, 12 mois et 18 mois après la diplomation</w:delText>
              </w:r>
            </w:del>
          </w:p>
        </w:tc>
        <w:tc>
          <w:tcPr>
            <w:tcW w:w="1701" w:type="dxa"/>
            <w:vAlign w:val="center"/>
          </w:tcPr>
          <w:p w14:paraId="4B8AAD39" w14:textId="53B86B2C" w:rsidR="006D5FC5" w:rsidRPr="007A4AFC" w:rsidDel="00693568" w:rsidRDefault="005160FA" w:rsidP="00C76DF7">
            <w:pPr>
              <w:spacing w:line="240" w:lineRule="auto"/>
              <w:jc w:val="center"/>
              <w:rPr>
                <w:del w:id="6571" w:author="Dr Mamadou SANOGO" w:date="2023-10-27T11:28:00Z"/>
                <w:color w:val="000000" w:themeColor="text1"/>
                <w:rPrChange w:id="6572" w:author="Dr Mamadou SANOGO" w:date="2023-10-25T18:15:00Z">
                  <w:rPr>
                    <w:del w:id="6573" w:author="Dr Mamadou SANOGO" w:date="2023-10-27T11:28:00Z"/>
                  </w:rPr>
                </w:rPrChange>
              </w:rPr>
            </w:pPr>
            <w:del w:id="6574" w:author="Dr Mamadou SANOGO" w:date="2023-10-27T11:28:00Z">
              <w:r w:rsidRPr="007A4AFC" w:rsidDel="00693568">
                <w:rPr>
                  <w:color w:val="000000" w:themeColor="text1"/>
                  <w:rPrChange w:id="6575" w:author="Dr Mamadou SANOGO" w:date="2023-10-25T18:15:00Z">
                    <w:rPr/>
                  </w:rPrChange>
                </w:rPr>
                <w:delText>6</w:delText>
              </w:r>
            </w:del>
            <w:del w:id="6576" w:author="Dr Mamadou SANOGO" w:date="2023-10-26T15:37:00Z">
              <w:r w:rsidRPr="007A4AFC" w:rsidDel="00CB3C42">
                <w:rPr>
                  <w:color w:val="000000" w:themeColor="text1"/>
                  <w:rPrChange w:id="6577" w:author="Dr Mamadou SANOGO" w:date="2023-10-25T18:15:00Z">
                    <w:rPr/>
                  </w:rPrChange>
                </w:rPr>
                <w:delText>4</w:delText>
              </w:r>
            </w:del>
            <w:del w:id="6578" w:author="Dr Mamadou SANOGO" w:date="2023-10-27T11:28:00Z">
              <w:r w:rsidRPr="007A4AFC" w:rsidDel="00693568">
                <w:rPr>
                  <w:color w:val="000000" w:themeColor="text1"/>
                  <w:rPrChange w:id="6579" w:author="Dr Mamadou SANOGO" w:date="2023-10-25T18:15:00Z">
                    <w:rPr/>
                  </w:rPrChange>
                </w:rPr>
                <w:delText>.28</w:delText>
              </w:r>
              <w:r w:rsidR="00A562CA" w:rsidRPr="007A4AFC" w:rsidDel="00693568">
                <w:rPr>
                  <w:color w:val="000000" w:themeColor="text1"/>
                  <w:rPrChange w:id="6580" w:author="Dr Mamadou SANOGO" w:date="2023-10-25T18:15:00Z">
                    <w:rPr/>
                  </w:rPrChange>
                </w:rPr>
                <w:delText>%</w:delText>
              </w:r>
            </w:del>
          </w:p>
        </w:tc>
        <w:tc>
          <w:tcPr>
            <w:tcW w:w="1701" w:type="dxa"/>
            <w:vAlign w:val="center"/>
          </w:tcPr>
          <w:p w14:paraId="22244AE3" w14:textId="334CF7ED" w:rsidR="006D5FC5" w:rsidRPr="007A4AFC" w:rsidDel="00693568" w:rsidRDefault="00A562CA" w:rsidP="00C76DF7">
            <w:pPr>
              <w:spacing w:line="240" w:lineRule="auto"/>
              <w:jc w:val="center"/>
              <w:rPr>
                <w:del w:id="6581" w:author="Dr Mamadou SANOGO" w:date="2023-10-27T11:28:00Z"/>
                <w:color w:val="000000" w:themeColor="text1"/>
                <w:rPrChange w:id="6582" w:author="Dr Mamadou SANOGO" w:date="2023-10-25T18:15:00Z">
                  <w:rPr>
                    <w:del w:id="6583" w:author="Dr Mamadou SANOGO" w:date="2023-10-27T11:28:00Z"/>
                  </w:rPr>
                </w:rPrChange>
              </w:rPr>
            </w:pPr>
            <w:del w:id="6584" w:author="Dr Mamadou SANOGO" w:date="2023-10-27T11:28:00Z">
              <w:r w:rsidRPr="007A4AFC" w:rsidDel="00693568">
                <w:rPr>
                  <w:color w:val="000000" w:themeColor="text1"/>
                  <w:rPrChange w:id="6585" w:author="Dr Mamadou SANOGO" w:date="2023-10-25T18:15:00Z">
                    <w:rPr/>
                  </w:rPrChange>
                </w:rPr>
                <w:delText>7</w:delText>
              </w:r>
            </w:del>
            <w:del w:id="6586" w:author="Dr Mamadou SANOGO" w:date="2023-10-26T15:38:00Z">
              <w:r w:rsidRPr="007A4AFC" w:rsidDel="00CB3C42">
                <w:rPr>
                  <w:color w:val="000000" w:themeColor="text1"/>
                  <w:rPrChange w:id="6587" w:author="Dr Mamadou SANOGO" w:date="2023-10-25T18:15:00Z">
                    <w:rPr/>
                  </w:rPrChange>
                </w:rPr>
                <w:delText>5</w:delText>
              </w:r>
            </w:del>
            <w:del w:id="6588" w:author="Dr Mamadou SANOGO" w:date="2023-10-27T11:28:00Z">
              <w:r w:rsidRPr="007A4AFC" w:rsidDel="00693568">
                <w:rPr>
                  <w:color w:val="000000" w:themeColor="text1"/>
                  <w:rPrChange w:id="6589" w:author="Dr Mamadou SANOGO" w:date="2023-10-25T18:15:00Z">
                    <w:rPr/>
                  </w:rPrChange>
                </w:rPr>
                <w:delText>%</w:delText>
              </w:r>
            </w:del>
          </w:p>
        </w:tc>
        <w:tc>
          <w:tcPr>
            <w:tcW w:w="1701" w:type="dxa"/>
            <w:vAlign w:val="center"/>
          </w:tcPr>
          <w:p w14:paraId="6559B583" w14:textId="067B98A4" w:rsidR="006D5FC5" w:rsidRPr="007A4AFC" w:rsidDel="00693568" w:rsidRDefault="00A562CA" w:rsidP="00C76DF7">
            <w:pPr>
              <w:spacing w:line="240" w:lineRule="auto"/>
              <w:jc w:val="center"/>
              <w:rPr>
                <w:del w:id="6590" w:author="Dr Mamadou SANOGO" w:date="2023-10-27T11:28:00Z"/>
                <w:color w:val="000000" w:themeColor="text1"/>
                <w:rPrChange w:id="6591" w:author="Dr Mamadou SANOGO" w:date="2023-10-25T18:15:00Z">
                  <w:rPr>
                    <w:del w:id="6592" w:author="Dr Mamadou SANOGO" w:date="2023-10-27T11:28:00Z"/>
                  </w:rPr>
                </w:rPrChange>
              </w:rPr>
            </w:pPr>
            <w:del w:id="6593" w:author="Dr Mamadou SANOGO" w:date="2023-10-27T11:28:00Z">
              <w:r w:rsidRPr="007A4AFC" w:rsidDel="00693568">
                <w:rPr>
                  <w:color w:val="000000" w:themeColor="text1"/>
                  <w:rPrChange w:id="6594" w:author="Dr Mamadou SANOGO" w:date="2023-10-25T18:15:00Z">
                    <w:rPr/>
                  </w:rPrChange>
                </w:rPr>
                <w:delText>5</w:delText>
              </w:r>
            </w:del>
            <w:del w:id="6595" w:author="Dr Mamadou SANOGO" w:date="2023-10-26T15:38:00Z">
              <w:r w:rsidRPr="007A4AFC" w:rsidDel="00CB3C42">
                <w:rPr>
                  <w:color w:val="000000" w:themeColor="text1"/>
                  <w:rPrChange w:id="6596" w:author="Dr Mamadou SANOGO" w:date="2023-10-25T18:15:00Z">
                    <w:rPr/>
                  </w:rPrChange>
                </w:rPr>
                <w:delText>8</w:delText>
              </w:r>
            </w:del>
            <w:del w:id="6597" w:author="Dr Mamadou SANOGO" w:date="2023-10-27T11:28:00Z">
              <w:r w:rsidRPr="007A4AFC" w:rsidDel="00693568">
                <w:rPr>
                  <w:color w:val="000000" w:themeColor="text1"/>
                  <w:rPrChange w:id="6598" w:author="Dr Mamadou SANOGO" w:date="2023-10-25T18:15:00Z">
                    <w:rPr/>
                  </w:rPrChange>
                </w:rPr>
                <w:delText>.82%</w:delText>
              </w:r>
            </w:del>
          </w:p>
        </w:tc>
        <w:tc>
          <w:tcPr>
            <w:tcW w:w="1696" w:type="dxa"/>
            <w:vAlign w:val="center"/>
          </w:tcPr>
          <w:p w14:paraId="3D9554A2" w14:textId="15508C2B" w:rsidR="006D5FC5" w:rsidRPr="007A4AFC" w:rsidDel="00693568" w:rsidRDefault="00A562CA" w:rsidP="00C76DF7">
            <w:pPr>
              <w:spacing w:line="240" w:lineRule="auto"/>
              <w:jc w:val="center"/>
              <w:rPr>
                <w:del w:id="6599" w:author="Dr Mamadou SANOGO" w:date="2023-10-27T11:28:00Z"/>
                <w:color w:val="000000" w:themeColor="text1"/>
                <w:rPrChange w:id="6600" w:author="Dr Mamadou SANOGO" w:date="2023-10-25T18:15:00Z">
                  <w:rPr>
                    <w:del w:id="6601" w:author="Dr Mamadou SANOGO" w:date="2023-10-27T11:28:00Z"/>
                  </w:rPr>
                </w:rPrChange>
              </w:rPr>
            </w:pPr>
            <w:del w:id="6602" w:author="Dr Mamadou SANOGO" w:date="2023-10-27T11:28:00Z">
              <w:r w:rsidRPr="007A4AFC" w:rsidDel="00693568">
                <w:rPr>
                  <w:color w:val="000000" w:themeColor="text1"/>
                  <w:rPrChange w:id="6603" w:author="Dr Mamadou SANOGO" w:date="2023-10-25T18:15:00Z">
                    <w:rPr/>
                  </w:rPrChange>
                </w:rPr>
                <w:delText>8</w:delText>
              </w:r>
            </w:del>
            <w:del w:id="6604" w:author="Dr Mamadou SANOGO" w:date="2023-10-26T15:38:00Z">
              <w:r w:rsidRPr="007A4AFC" w:rsidDel="00CB3C42">
                <w:rPr>
                  <w:color w:val="000000" w:themeColor="text1"/>
                  <w:rPrChange w:id="6605" w:author="Dr Mamadou SANOGO" w:date="2023-10-25T18:15:00Z">
                    <w:rPr/>
                  </w:rPrChange>
                </w:rPr>
                <w:delText>5</w:delText>
              </w:r>
            </w:del>
            <w:del w:id="6606" w:author="Dr Mamadou SANOGO" w:date="2023-10-27T11:28:00Z">
              <w:r w:rsidRPr="007A4AFC" w:rsidDel="00693568">
                <w:rPr>
                  <w:color w:val="000000" w:themeColor="text1"/>
                  <w:rPrChange w:id="6607" w:author="Dr Mamadou SANOGO" w:date="2023-10-25T18:15:00Z">
                    <w:rPr/>
                  </w:rPrChange>
                </w:rPr>
                <w:delText>.71%</w:delText>
              </w:r>
            </w:del>
          </w:p>
        </w:tc>
      </w:tr>
      <w:tr w:rsidR="007A4AFC" w:rsidRPr="007A4AFC" w:rsidDel="00693568" w14:paraId="7E9B4297" w14:textId="0296D3AF" w:rsidTr="00C76DF7">
        <w:trPr>
          <w:del w:id="6608" w:author="Dr Mamadou SANOGO" w:date="2023-10-27T11:28:00Z"/>
        </w:trPr>
        <w:tc>
          <w:tcPr>
            <w:tcW w:w="2262" w:type="dxa"/>
            <w:shd w:val="clear" w:color="auto" w:fill="D9D9D9" w:themeFill="background1" w:themeFillShade="D9"/>
          </w:tcPr>
          <w:p w14:paraId="3C87CFED" w14:textId="6D077CBD" w:rsidR="006D5FC5" w:rsidRPr="007A4AFC" w:rsidDel="00693568" w:rsidRDefault="006D5FC5" w:rsidP="009E62E8">
            <w:pPr>
              <w:spacing w:line="240" w:lineRule="auto"/>
              <w:rPr>
                <w:del w:id="6609" w:author="Dr Mamadou SANOGO" w:date="2023-10-27T11:28:00Z"/>
                <w:color w:val="000000" w:themeColor="text1"/>
                <w:rPrChange w:id="6610" w:author="Dr Mamadou SANOGO" w:date="2023-10-25T18:15:00Z">
                  <w:rPr>
                    <w:del w:id="6611" w:author="Dr Mamadou SANOGO" w:date="2023-10-27T11:28:00Z"/>
                  </w:rPr>
                </w:rPrChange>
              </w:rPr>
            </w:pPr>
            <w:del w:id="6612" w:author="Dr Mamadou SANOGO" w:date="2023-10-27T11:28:00Z">
              <w:r w:rsidRPr="007A4AFC" w:rsidDel="00693568">
                <w:rPr>
                  <w:color w:val="000000" w:themeColor="text1"/>
                  <w:rPrChange w:id="6613" w:author="Dr Mamadou SANOGO" w:date="2023-10-25T18:15:00Z">
                    <w:rPr/>
                  </w:rPrChange>
                </w:rPr>
                <w:delText xml:space="preserve">% de </w:delText>
              </w:r>
              <w:r w:rsidR="00EE2F73" w:rsidRPr="007A4AFC" w:rsidDel="00693568">
                <w:rPr>
                  <w:color w:val="000000" w:themeColor="text1"/>
                  <w:rPrChange w:id="6614" w:author="Dr Mamadou SANOGO" w:date="2023-10-25T18:15:00Z">
                    <w:rPr/>
                  </w:rPrChange>
                </w:rPr>
                <w:delText>diplômés en poursuite d’étude et</w:delText>
              </w:r>
              <w:r w:rsidRPr="007A4AFC" w:rsidDel="00693568">
                <w:rPr>
                  <w:color w:val="000000" w:themeColor="text1"/>
                  <w:rPrChange w:id="6615"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40FCD3B4" w:rsidR="006D5FC5" w:rsidRPr="007A4AFC" w:rsidDel="00693568" w:rsidRDefault="00EE2F73" w:rsidP="00C76DF7">
            <w:pPr>
              <w:spacing w:line="240" w:lineRule="auto"/>
              <w:jc w:val="center"/>
              <w:rPr>
                <w:del w:id="6616" w:author="Dr Mamadou SANOGO" w:date="2023-10-27T11:28:00Z"/>
                <w:color w:val="000000" w:themeColor="text1"/>
                <w:rPrChange w:id="6617" w:author="Dr Mamadou SANOGO" w:date="2023-10-25T18:15:00Z">
                  <w:rPr>
                    <w:del w:id="6618" w:author="Dr Mamadou SANOGO" w:date="2023-10-27T11:28:00Z"/>
                  </w:rPr>
                </w:rPrChange>
              </w:rPr>
            </w:pPr>
            <w:del w:id="6619" w:author="Dr Mamadou SANOGO" w:date="2023-10-27T11:28:00Z">
              <w:r w:rsidRPr="007A4AFC" w:rsidDel="00693568">
                <w:rPr>
                  <w:color w:val="000000" w:themeColor="text1"/>
                  <w:rPrChange w:id="6620" w:author="Dr Mamadou SANOGO" w:date="2023-10-25T18:15:00Z">
                    <w:rPr/>
                  </w:rPrChange>
                </w:rPr>
                <w:delText>0%</w:delText>
              </w:r>
            </w:del>
          </w:p>
        </w:tc>
        <w:tc>
          <w:tcPr>
            <w:tcW w:w="1701" w:type="dxa"/>
            <w:shd w:val="clear" w:color="auto" w:fill="D9D9D9" w:themeFill="background1" w:themeFillShade="D9"/>
            <w:vAlign w:val="center"/>
          </w:tcPr>
          <w:p w14:paraId="642AA2B0" w14:textId="212120F8" w:rsidR="006D5FC5" w:rsidRPr="007A4AFC" w:rsidDel="00693568" w:rsidRDefault="00EE2F73" w:rsidP="00C76DF7">
            <w:pPr>
              <w:spacing w:line="240" w:lineRule="auto"/>
              <w:jc w:val="center"/>
              <w:rPr>
                <w:del w:id="6621" w:author="Dr Mamadou SANOGO" w:date="2023-10-27T11:28:00Z"/>
                <w:color w:val="000000" w:themeColor="text1"/>
                <w:rPrChange w:id="6622" w:author="Dr Mamadou SANOGO" w:date="2023-10-25T18:15:00Z">
                  <w:rPr>
                    <w:del w:id="6623" w:author="Dr Mamadou SANOGO" w:date="2023-10-27T11:28:00Z"/>
                  </w:rPr>
                </w:rPrChange>
              </w:rPr>
            </w:pPr>
            <w:del w:id="6624" w:author="Dr Mamadou SANOGO" w:date="2023-10-27T11:28:00Z">
              <w:r w:rsidRPr="007A4AFC" w:rsidDel="00693568">
                <w:rPr>
                  <w:color w:val="000000" w:themeColor="text1"/>
                  <w:rPrChange w:id="6625" w:author="Dr Mamadou SANOGO" w:date="2023-10-25T18:15:00Z">
                    <w:rPr/>
                  </w:rPrChange>
                </w:rPr>
                <w:delText>12</w:delText>
              </w:r>
            </w:del>
            <w:del w:id="6626" w:author="Dr Mamadou SANOGO" w:date="2023-10-26T15:38:00Z">
              <w:r w:rsidRPr="007A4AFC" w:rsidDel="00CB3C42">
                <w:rPr>
                  <w:color w:val="000000" w:themeColor="text1"/>
                  <w:rPrChange w:id="6627" w:author="Dr Mamadou SANOGO" w:date="2023-10-25T18:15:00Z">
                    <w:rPr/>
                  </w:rPrChange>
                </w:rPr>
                <w:delText>.5</w:delText>
              </w:r>
            </w:del>
            <w:del w:id="6628" w:author="Dr Mamadou SANOGO" w:date="2023-10-27T11:28:00Z">
              <w:r w:rsidRPr="007A4AFC" w:rsidDel="00693568">
                <w:rPr>
                  <w:color w:val="000000" w:themeColor="text1"/>
                  <w:rPrChange w:id="6629" w:author="Dr Mamadou SANOGO" w:date="2023-10-25T18:15:00Z">
                    <w:rPr/>
                  </w:rPrChange>
                </w:rPr>
                <w:delText>%</w:delText>
              </w:r>
            </w:del>
          </w:p>
        </w:tc>
        <w:tc>
          <w:tcPr>
            <w:tcW w:w="1701" w:type="dxa"/>
            <w:shd w:val="clear" w:color="auto" w:fill="D9D9D9" w:themeFill="background1" w:themeFillShade="D9"/>
            <w:vAlign w:val="center"/>
          </w:tcPr>
          <w:p w14:paraId="52B0199F" w14:textId="3FC36142" w:rsidR="006D5FC5" w:rsidRPr="007A4AFC" w:rsidDel="00693568" w:rsidRDefault="00EE2F73" w:rsidP="00C76DF7">
            <w:pPr>
              <w:spacing w:line="240" w:lineRule="auto"/>
              <w:jc w:val="center"/>
              <w:rPr>
                <w:del w:id="6630" w:author="Dr Mamadou SANOGO" w:date="2023-10-27T11:28:00Z"/>
                <w:color w:val="000000" w:themeColor="text1"/>
                <w:rPrChange w:id="6631" w:author="Dr Mamadou SANOGO" w:date="2023-10-25T18:15:00Z">
                  <w:rPr>
                    <w:del w:id="6632" w:author="Dr Mamadou SANOGO" w:date="2023-10-27T11:28:00Z"/>
                  </w:rPr>
                </w:rPrChange>
              </w:rPr>
            </w:pPr>
            <w:del w:id="6633" w:author="Dr Mamadou SANOGO" w:date="2023-10-27T11:28:00Z">
              <w:r w:rsidRPr="007A4AFC" w:rsidDel="00693568">
                <w:rPr>
                  <w:color w:val="000000" w:themeColor="text1"/>
                  <w:rPrChange w:id="6634" w:author="Dr Mamadou SANOGO" w:date="2023-10-25T18:15:00Z">
                    <w:rPr/>
                  </w:rPrChange>
                </w:rPr>
                <w:delText>5.8%</w:delText>
              </w:r>
            </w:del>
          </w:p>
        </w:tc>
        <w:tc>
          <w:tcPr>
            <w:tcW w:w="1696" w:type="dxa"/>
            <w:shd w:val="clear" w:color="auto" w:fill="D9D9D9" w:themeFill="background1" w:themeFillShade="D9"/>
            <w:vAlign w:val="center"/>
          </w:tcPr>
          <w:p w14:paraId="48D3C0E1" w14:textId="7D3F5B19" w:rsidR="006D5FC5" w:rsidRPr="007A4AFC" w:rsidDel="00693568" w:rsidRDefault="00EE2F73" w:rsidP="00C76DF7">
            <w:pPr>
              <w:spacing w:line="240" w:lineRule="auto"/>
              <w:jc w:val="center"/>
              <w:rPr>
                <w:del w:id="6635" w:author="Dr Mamadou SANOGO" w:date="2023-10-27T11:28:00Z"/>
                <w:color w:val="000000" w:themeColor="text1"/>
                <w:rPrChange w:id="6636" w:author="Dr Mamadou SANOGO" w:date="2023-10-25T18:15:00Z">
                  <w:rPr>
                    <w:del w:id="6637" w:author="Dr Mamadou SANOGO" w:date="2023-10-27T11:28:00Z"/>
                  </w:rPr>
                </w:rPrChange>
              </w:rPr>
            </w:pPr>
            <w:del w:id="6638" w:author="Dr Mamadou SANOGO" w:date="2023-10-27T11:28:00Z">
              <w:r w:rsidRPr="007A4AFC" w:rsidDel="00693568">
                <w:rPr>
                  <w:color w:val="000000" w:themeColor="text1"/>
                  <w:rPrChange w:id="6639" w:author="Dr Mamadou SANOGO" w:date="2023-10-25T18:15:00Z">
                    <w:rPr/>
                  </w:rPrChange>
                </w:rPr>
                <w:delText>0%</w:delText>
              </w:r>
            </w:del>
          </w:p>
        </w:tc>
      </w:tr>
      <w:tr w:rsidR="007A4AFC" w:rsidRPr="007A4AFC" w:rsidDel="00693568" w14:paraId="7235CF8B" w14:textId="7D8F222E" w:rsidTr="00C76DF7">
        <w:trPr>
          <w:del w:id="6640" w:author="Dr Mamadou SANOGO" w:date="2023-10-27T11:28:00Z"/>
        </w:trPr>
        <w:tc>
          <w:tcPr>
            <w:tcW w:w="2262" w:type="dxa"/>
            <w:shd w:val="clear" w:color="auto" w:fill="D9D9D9" w:themeFill="background1" w:themeFillShade="D9"/>
          </w:tcPr>
          <w:p w14:paraId="2556864E" w14:textId="02305A99" w:rsidR="006D5FC5" w:rsidRPr="007A4AFC" w:rsidDel="00693568" w:rsidRDefault="006D5FC5" w:rsidP="009E62E8">
            <w:pPr>
              <w:spacing w:line="240" w:lineRule="auto"/>
              <w:rPr>
                <w:del w:id="6641" w:author="Dr Mamadou SANOGO" w:date="2023-10-27T11:28:00Z"/>
                <w:color w:val="000000" w:themeColor="text1"/>
                <w:rPrChange w:id="6642" w:author="Dr Mamadou SANOGO" w:date="2023-10-25T18:15:00Z">
                  <w:rPr>
                    <w:del w:id="6643" w:author="Dr Mamadou SANOGO" w:date="2023-10-27T11:28:00Z"/>
                  </w:rPr>
                </w:rPrChange>
              </w:rPr>
            </w:pPr>
            <w:del w:id="6644" w:author="Dr Mamadou SANOGO" w:date="2023-10-27T11:28:00Z">
              <w:r w:rsidRPr="007A4AFC" w:rsidDel="00693568">
                <w:rPr>
                  <w:color w:val="000000" w:themeColor="text1"/>
                  <w:rPrChange w:id="6645"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03EA98F7" w:rsidR="006D5FC5" w:rsidRPr="007A4AFC" w:rsidDel="00693568" w:rsidRDefault="00EE2F73" w:rsidP="00C76DF7">
            <w:pPr>
              <w:spacing w:line="240" w:lineRule="auto"/>
              <w:jc w:val="center"/>
              <w:rPr>
                <w:del w:id="6646" w:author="Dr Mamadou SANOGO" w:date="2023-10-27T11:28:00Z"/>
                <w:color w:val="000000" w:themeColor="text1"/>
                <w:rPrChange w:id="6647" w:author="Dr Mamadou SANOGO" w:date="2023-10-25T18:15:00Z">
                  <w:rPr>
                    <w:del w:id="6648" w:author="Dr Mamadou SANOGO" w:date="2023-10-27T11:28:00Z"/>
                  </w:rPr>
                </w:rPrChange>
              </w:rPr>
            </w:pPr>
            <w:del w:id="6649" w:author="Dr Mamadou SANOGO" w:date="2023-10-27T11:28:00Z">
              <w:r w:rsidRPr="007A4AFC" w:rsidDel="00693568">
                <w:rPr>
                  <w:color w:val="000000" w:themeColor="text1"/>
                  <w:rPrChange w:id="6650" w:author="Dr Mamadou SANOGO" w:date="2023-10-25T18:15:00Z">
                    <w:rPr/>
                  </w:rPrChange>
                </w:rPr>
                <w:delText>3</w:delText>
              </w:r>
            </w:del>
            <w:del w:id="6651" w:author="Dr Mamadou SANOGO" w:date="2023-10-26T15:37:00Z">
              <w:r w:rsidRPr="007A4AFC" w:rsidDel="00CB3C42">
                <w:rPr>
                  <w:color w:val="000000" w:themeColor="text1"/>
                  <w:rPrChange w:id="6652" w:author="Dr Mamadou SANOGO" w:date="2023-10-25T18:15:00Z">
                    <w:rPr/>
                  </w:rPrChange>
                </w:rPr>
                <w:delText>5</w:delText>
              </w:r>
            </w:del>
            <w:del w:id="6653" w:author="Dr Mamadou SANOGO" w:date="2023-10-27T11:28:00Z">
              <w:r w:rsidRPr="007A4AFC" w:rsidDel="00693568">
                <w:rPr>
                  <w:color w:val="000000" w:themeColor="text1"/>
                  <w:rPrChange w:id="6654" w:author="Dr Mamadou SANOGO" w:date="2023-10-25T18:15:00Z">
                    <w:rPr/>
                  </w:rPrChange>
                </w:rPr>
                <w:delText>,72%</w:delText>
              </w:r>
            </w:del>
          </w:p>
        </w:tc>
        <w:tc>
          <w:tcPr>
            <w:tcW w:w="1701" w:type="dxa"/>
            <w:shd w:val="clear" w:color="auto" w:fill="D9D9D9" w:themeFill="background1" w:themeFillShade="D9"/>
            <w:vAlign w:val="center"/>
          </w:tcPr>
          <w:p w14:paraId="40548AAE" w14:textId="28B0594B" w:rsidR="006D5FC5" w:rsidRPr="007A4AFC" w:rsidDel="00693568" w:rsidRDefault="00EE2F73" w:rsidP="00C76DF7">
            <w:pPr>
              <w:spacing w:line="240" w:lineRule="auto"/>
              <w:jc w:val="center"/>
              <w:rPr>
                <w:del w:id="6655" w:author="Dr Mamadou SANOGO" w:date="2023-10-27T11:28:00Z"/>
                <w:color w:val="000000" w:themeColor="text1"/>
                <w:rPrChange w:id="6656" w:author="Dr Mamadou SANOGO" w:date="2023-10-25T18:15:00Z">
                  <w:rPr>
                    <w:del w:id="6657" w:author="Dr Mamadou SANOGO" w:date="2023-10-27T11:28:00Z"/>
                  </w:rPr>
                </w:rPrChange>
              </w:rPr>
            </w:pPr>
            <w:del w:id="6658" w:author="Dr Mamadou SANOGO" w:date="2023-10-27T11:28:00Z">
              <w:r w:rsidRPr="007A4AFC" w:rsidDel="00693568">
                <w:rPr>
                  <w:color w:val="000000" w:themeColor="text1"/>
                  <w:rPrChange w:id="6659" w:author="Dr Mamadou SANOGO" w:date="2023-10-25T18:15:00Z">
                    <w:rPr/>
                  </w:rPrChange>
                </w:rPr>
                <w:delText>12</w:delText>
              </w:r>
            </w:del>
            <w:del w:id="6660" w:author="Dr Mamadou SANOGO" w:date="2023-10-26T15:38:00Z">
              <w:r w:rsidRPr="007A4AFC" w:rsidDel="00CB3C42">
                <w:rPr>
                  <w:color w:val="000000" w:themeColor="text1"/>
                  <w:rPrChange w:id="6661" w:author="Dr Mamadou SANOGO" w:date="2023-10-25T18:15:00Z">
                    <w:rPr/>
                  </w:rPrChange>
                </w:rPr>
                <w:delText>.5</w:delText>
              </w:r>
            </w:del>
            <w:del w:id="6662" w:author="Dr Mamadou SANOGO" w:date="2023-10-27T11:28:00Z">
              <w:r w:rsidRPr="007A4AFC" w:rsidDel="00693568">
                <w:rPr>
                  <w:color w:val="000000" w:themeColor="text1"/>
                  <w:rPrChange w:id="6663" w:author="Dr Mamadou SANOGO" w:date="2023-10-25T18:15:00Z">
                    <w:rPr/>
                  </w:rPrChange>
                </w:rPr>
                <w:delText>%</w:delText>
              </w:r>
            </w:del>
          </w:p>
        </w:tc>
        <w:tc>
          <w:tcPr>
            <w:tcW w:w="1701" w:type="dxa"/>
            <w:shd w:val="clear" w:color="auto" w:fill="D9D9D9" w:themeFill="background1" w:themeFillShade="D9"/>
            <w:vAlign w:val="center"/>
          </w:tcPr>
          <w:p w14:paraId="06590683" w14:textId="284759DB" w:rsidR="006D5FC5" w:rsidRPr="007A4AFC" w:rsidDel="00693568" w:rsidRDefault="00EE2F73" w:rsidP="00C76DF7">
            <w:pPr>
              <w:spacing w:line="240" w:lineRule="auto"/>
              <w:jc w:val="center"/>
              <w:rPr>
                <w:del w:id="6664" w:author="Dr Mamadou SANOGO" w:date="2023-10-27T11:28:00Z"/>
                <w:color w:val="000000" w:themeColor="text1"/>
                <w:rPrChange w:id="6665" w:author="Dr Mamadou SANOGO" w:date="2023-10-25T18:15:00Z">
                  <w:rPr>
                    <w:del w:id="6666" w:author="Dr Mamadou SANOGO" w:date="2023-10-27T11:28:00Z"/>
                  </w:rPr>
                </w:rPrChange>
              </w:rPr>
            </w:pPr>
            <w:del w:id="6667" w:author="Dr Mamadou SANOGO" w:date="2023-10-27T11:28:00Z">
              <w:r w:rsidRPr="007A4AFC" w:rsidDel="00693568">
                <w:rPr>
                  <w:color w:val="000000" w:themeColor="text1"/>
                  <w:rPrChange w:id="6668" w:author="Dr Mamadou SANOGO" w:date="2023-10-25T18:15:00Z">
                    <w:rPr/>
                  </w:rPrChange>
                </w:rPr>
                <w:delText>3</w:delText>
              </w:r>
            </w:del>
            <w:del w:id="6669" w:author="Dr Mamadou SANOGO" w:date="2023-10-26T15:38:00Z">
              <w:r w:rsidRPr="007A4AFC" w:rsidDel="00CB3C42">
                <w:rPr>
                  <w:color w:val="000000" w:themeColor="text1"/>
                  <w:rPrChange w:id="6670" w:author="Dr Mamadou SANOGO" w:date="2023-10-25T18:15:00Z">
                    <w:rPr/>
                  </w:rPrChange>
                </w:rPr>
                <w:delText>5</w:delText>
              </w:r>
            </w:del>
            <w:del w:id="6671" w:author="Dr Mamadou SANOGO" w:date="2023-10-27T11:28:00Z">
              <w:r w:rsidRPr="007A4AFC" w:rsidDel="00693568">
                <w:rPr>
                  <w:color w:val="000000" w:themeColor="text1"/>
                  <w:rPrChange w:id="6672" w:author="Dr Mamadou SANOGO" w:date="2023-10-25T18:15:00Z">
                    <w:rPr/>
                  </w:rPrChange>
                </w:rPr>
                <w:delText>.29%</w:delText>
              </w:r>
            </w:del>
          </w:p>
        </w:tc>
        <w:tc>
          <w:tcPr>
            <w:tcW w:w="1696" w:type="dxa"/>
            <w:shd w:val="clear" w:color="auto" w:fill="D9D9D9" w:themeFill="background1" w:themeFillShade="D9"/>
            <w:vAlign w:val="center"/>
          </w:tcPr>
          <w:p w14:paraId="205B8624" w14:textId="0996E9AC" w:rsidR="006D5FC5" w:rsidRPr="007A4AFC" w:rsidDel="00693568" w:rsidRDefault="00EE2F73" w:rsidP="00C76DF7">
            <w:pPr>
              <w:spacing w:line="240" w:lineRule="auto"/>
              <w:jc w:val="center"/>
              <w:rPr>
                <w:del w:id="6673" w:author="Dr Mamadou SANOGO" w:date="2023-10-27T11:28:00Z"/>
                <w:color w:val="000000" w:themeColor="text1"/>
                <w:rPrChange w:id="6674" w:author="Dr Mamadou SANOGO" w:date="2023-10-25T18:15:00Z">
                  <w:rPr>
                    <w:del w:id="6675" w:author="Dr Mamadou SANOGO" w:date="2023-10-27T11:28:00Z"/>
                  </w:rPr>
                </w:rPrChange>
              </w:rPr>
            </w:pPr>
            <w:del w:id="6676" w:author="Dr Mamadou SANOGO" w:date="2023-10-27T11:28:00Z">
              <w:r w:rsidRPr="007A4AFC" w:rsidDel="00693568">
                <w:rPr>
                  <w:color w:val="000000" w:themeColor="text1"/>
                  <w:rPrChange w:id="6677" w:author="Dr Mamadou SANOGO" w:date="2023-10-25T18:15:00Z">
                    <w:rPr/>
                  </w:rPrChange>
                </w:rPr>
                <w:delText>1</w:delText>
              </w:r>
            </w:del>
            <w:del w:id="6678" w:author="Dr Mamadou SANOGO" w:date="2023-10-26T15:38:00Z">
              <w:r w:rsidRPr="007A4AFC" w:rsidDel="00CB3C42">
                <w:rPr>
                  <w:color w:val="000000" w:themeColor="text1"/>
                  <w:rPrChange w:id="6679" w:author="Dr Mamadou SANOGO" w:date="2023-10-25T18:15:00Z">
                    <w:rPr/>
                  </w:rPrChange>
                </w:rPr>
                <w:delText>4</w:delText>
              </w:r>
            </w:del>
            <w:del w:id="6680" w:author="Dr Mamadou SANOGO" w:date="2023-10-27T11:28:00Z">
              <w:r w:rsidRPr="007A4AFC" w:rsidDel="00693568">
                <w:rPr>
                  <w:color w:val="000000" w:themeColor="text1"/>
                  <w:rPrChange w:id="6681" w:author="Dr Mamadou SANOGO" w:date="2023-10-25T18:15:00Z">
                    <w:rPr/>
                  </w:rPrChange>
                </w:rPr>
                <w:delText>,28%</w:delText>
              </w:r>
            </w:del>
          </w:p>
        </w:tc>
      </w:tr>
    </w:tbl>
    <w:p w14:paraId="6577B97B" w14:textId="771F3D21" w:rsidR="0047574A" w:rsidRPr="007A4AFC" w:rsidDel="00693568" w:rsidRDefault="0047574A" w:rsidP="0047574A">
      <w:pPr>
        <w:spacing w:line="240" w:lineRule="auto"/>
        <w:rPr>
          <w:del w:id="6682" w:author="Dr Mamadou SANOGO" w:date="2023-10-27T11:28:00Z"/>
          <w:color w:val="000000" w:themeColor="text1"/>
          <w:rPrChange w:id="6683" w:author="Dr Mamadou SANOGO" w:date="2023-10-25T18:15:00Z">
            <w:rPr>
              <w:del w:id="6684" w:author="Dr Mamadou SANOGO" w:date="2023-10-27T11:28:00Z"/>
            </w:rPr>
          </w:rPrChange>
        </w:rPr>
      </w:pPr>
    </w:p>
    <w:p w14:paraId="3D1391FB" w14:textId="3662698C" w:rsidR="0047574A" w:rsidRPr="007A4AFC" w:rsidDel="00693568" w:rsidRDefault="0047574A" w:rsidP="0047574A">
      <w:pPr>
        <w:spacing w:line="240" w:lineRule="auto"/>
        <w:rPr>
          <w:del w:id="6685" w:author="Dr Mamadou SANOGO" w:date="2023-10-27T11:28:00Z"/>
          <w:color w:val="000000" w:themeColor="text1"/>
          <w:szCs w:val="24"/>
          <w:rPrChange w:id="6686" w:author="Dr Mamadou SANOGO" w:date="2023-10-25T18:15:00Z">
            <w:rPr>
              <w:del w:id="6687" w:author="Dr Mamadou SANOGO" w:date="2023-10-27T11:28:00Z"/>
              <w:szCs w:val="24"/>
            </w:rPr>
          </w:rPrChange>
        </w:rPr>
      </w:pPr>
      <w:del w:id="6688" w:author="Dr Mamadou SANOGO" w:date="2023-10-27T11:28:00Z">
        <w:r w:rsidRPr="007A4AFC" w:rsidDel="00693568">
          <w:rPr>
            <w:color w:val="000000" w:themeColor="text1"/>
            <w:szCs w:val="24"/>
            <w:rPrChange w:id="6689" w:author="Dr Mamadou SANOGO" w:date="2023-10-25T18:15:00Z">
              <w:rPr>
                <w:szCs w:val="24"/>
              </w:rPr>
            </w:rPrChange>
          </w:rPr>
          <w:br w:type="page"/>
        </w:r>
      </w:del>
    </w:p>
    <w:p w14:paraId="1E851D2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0" w:author="Dr Mamadou SANOGO" w:date="2023-10-25T18:15:00Z">
            <w:rPr>
              <w:color w:val="000000"/>
              <w:szCs w:val="24"/>
            </w:rPr>
          </w:rPrChange>
        </w:rPr>
      </w:pPr>
    </w:p>
    <w:p w14:paraId="73BB82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1" w:author="Dr Mamadou SANOGO" w:date="2023-10-25T18:15:00Z">
            <w:rPr>
              <w:color w:val="000000"/>
              <w:szCs w:val="24"/>
            </w:rPr>
          </w:rPrChange>
        </w:rPr>
      </w:pPr>
    </w:p>
    <w:p w14:paraId="7B8B8BC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2" w:author="Dr Mamadou SANOGO" w:date="2023-10-25T18:15:00Z">
            <w:rPr>
              <w:color w:val="000000"/>
              <w:szCs w:val="24"/>
            </w:rPr>
          </w:rPrChange>
        </w:rPr>
      </w:pPr>
    </w:p>
    <w:p w14:paraId="337EFC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3" w:author="Dr Mamadou SANOGO" w:date="2023-10-25T18:15:00Z">
            <w:rPr>
              <w:color w:val="000000"/>
              <w:szCs w:val="24"/>
            </w:rPr>
          </w:rPrChange>
        </w:rPr>
      </w:pPr>
    </w:p>
    <w:p w14:paraId="29AE9F8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4" w:author="Dr Mamadou SANOGO" w:date="2023-10-25T18:15:00Z">
            <w:rPr>
              <w:color w:val="000000"/>
              <w:szCs w:val="24"/>
            </w:rPr>
          </w:rPrChange>
        </w:rPr>
      </w:pPr>
    </w:p>
    <w:p w14:paraId="2B29EAB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5" w:author="Dr Mamadou SANOGO" w:date="2023-10-25T18:15:00Z">
            <w:rPr>
              <w:color w:val="000000"/>
              <w:szCs w:val="24"/>
            </w:rPr>
          </w:rPrChange>
        </w:rPr>
      </w:pPr>
    </w:p>
    <w:p w14:paraId="021F0418" w14:textId="1A0FADC8" w:rsidR="00945446" w:rsidRPr="007A4AFC" w:rsidRDefault="00945446" w:rsidP="00945446">
      <w:pPr>
        <w:widowControl w:val="0"/>
        <w:autoSpaceDE w:val="0"/>
        <w:autoSpaceDN w:val="0"/>
        <w:adjustRightInd w:val="0"/>
        <w:spacing w:line="240" w:lineRule="auto"/>
        <w:ind w:right="9"/>
        <w:rPr>
          <w:color w:val="000000" w:themeColor="text1"/>
          <w:szCs w:val="24"/>
          <w:rPrChange w:id="6696" w:author="Dr Mamadou SANOGO" w:date="2023-10-25T18:15:00Z">
            <w:rPr>
              <w:color w:val="000000"/>
              <w:szCs w:val="24"/>
            </w:rPr>
          </w:rPrChange>
        </w:rPr>
      </w:pPr>
    </w:p>
    <w:p w14:paraId="668AA14B" w14:textId="77777777" w:rsidR="005A55FB" w:rsidRPr="007A4AFC" w:rsidRDefault="005A55FB" w:rsidP="00945446">
      <w:pPr>
        <w:widowControl w:val="0"/>
        <w:autoSpaceDE w:val="0"/>
        <w:autoSpaceDN w:val="0"/>
        <w:adjustRightInd w:val="0"/>
        <w:spacing w:line="240" w:lineRule="auto"/>
        <w:ind w:right="9"/>
        <w:rPr>
          <w:color w:val="000000" w:themeColor="text1"/>
          <w:szCs w:val="24"/>
          <w:rPrChange w:id="6697" w:author="Dr Mamadou SANOGO" w:date="2023-10-25T18:15:00Z">
            <w:rPr>
              <w:color w:val="000000"/>
              <w:szCs w:val="24"/>
            </w:rPr>
          </w:rPrChange>
        </w:rPr>
      </w:pPr>
    </w:p>
    <w:p w14:paraId="7AECBF5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8" w:author="Dr Mamadou SANOGO" w:date="2023-10-25T18:15:00Z">
            <w:rPr>
              <w:color w:val="000000"/>
              <w:szCs w:val="24"/>
            </w:rPr>
          </w:rPrChange>
        </w:rPr>
      </w:pPr>
    </w:p>
    <w:p w14:paraId="6776714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99" w:author="Dr Mamadou SANOGO" w:date="2023-10-25T18:15:00Z">
            <w:rPr>
              <w:color w:val="000000"/>
              <w:szCs w:val="24"/>
            </w:rPr>
          </w:rPrChange>
        </w:rPr>
      </w:pPr>
    </w:p>
    <w:p w14:paraId="45E3E85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00" w:author="Dr Mamadou SANOGO" w:date="2023-10-25T18:15:00Z">
            <w:rPr>
              <w:color w:val="000000"/>
              <w:szCs w:val="24"/>
            </w:rPr>
          </w:rPrChange>
        </w:rPr>
      </w:pPr>
    </w:p>
    <w:p w14:paraId="535512A4"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01" w:author="Dr Mamadou SANOGO" w:date="2023-10-25T18:15:00Z">
            <w:rPr>
              <w:color w:val="000000"/>
              <w:szCs w:val="24"/>
            </w:rPr>
          </w:rPrChange>
        </w:rPr>
      </w:pPr>
    </w:p>
    <w:p w14:paraId="01B910E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02" w:author="Dr Mamadou SANOGO" w:date="2023-10-25T18:15:00Z">
            <w:rPr>
              <w:color w:val="000000"/>
              <w:szCs w:val="24"/>
            </w:rPr>
          </w:rPrChange>
        </w:rPr>
      </w:pPr>
    </w:p>
    <w:p w14:paraId="33C9E99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03" w:author="Dr Mamadou SANOGO" w:date="2023-10-25T18:15:00Z">
            <w:rPr>
              <w:color w:val="000000"/>
              <w:szCs w:val="24"/>
            </w:rPr>
          </w:rPrChange>
        </w:rPr>
      </w:pPr>
    </w:p>
    <w:p w14:paraId="641271B6" w14:textId="37FA2360" w:rsidR="00945446" w:rsidRDefault="00945446" w:rsidP="00945446">
      <w:pPr>
        <w:widowControl w:val="0"/>
        <w:autoSpaceDE w:val="0"/>
        <w:autoSpaceDN w:val="0"/>
        <w:adjustRightInd w:val="0"/>
        <w:ind w:right="9"/>
        <w:rPr>
          <w:ins w:id="6704" w:author="Dr Mamadou SANOGO" w:date="2023-10-27T11:29:00Z"/>
          <w:color w:val="000000" w:themeColor="text1"/>
          <w:szCs w:val="24"/>
        </w:rPr>
      </w:pPr>
    </w:p>
    <w:p w14:paraId="122BDD63" w14:textId="37D8EBB1" w:rsidR="00693568" w:rsidRDefault="00693568" w:rsidP="00945446">
      <w:pPr>
        <w:widowControl w:val="0"/>
        <w:autoSpaceDE w:val="0"/>
        <w:autoSpaceDN w:val="0"/>
        <w:adjustRightInd w:val="0"/>
        <w:ind w:right="9"/>
        <w:rPr>
          <w:ins w:id="6705" w:author="Dr Mamadou SANOGO" w:date="2023-10-27T11:29:00Z"/>
          <w:color w:val="000000" w:themeColor="text1"/>
          <w:szCs w:val="24"/>
        </w:rPr>
      </w:pPr>
    </w:p>
    <w:p w14:paraId="17D6BF25" w14:textId="4146C2B0" w:rsidR="00693568" w:rsidRDefault="00693568" w:rsidP="00945446">
      <w:pPr>
        <w:widowControl w:val="0"/>
        <w:autoSpaceDE w:val="0"/>
        <w:autoSpaceDN w:val="0"/>
        <w:adjustRightInd w:val="0"/>
        <w:ind w:right="9"/>
        <w:rPr>
          <w:ins w:id="6706" w:author="Dr Mamadou SANOGO" w:date="2023-10-27T11:29:00Z"/>
          <w:color w:val="000000" w:themeColor="text1"/>
          <w:szCs w:val="24"/>
        </w:rPr>
      </w:pPr>
    </w:p>
    <w:p w14:paraId="52A7C070" w14:textId="6702555D" w:rsidR="00693568" w:rsidRDefault="00693568" w:rsidP="00945446">
      <w:pPr>
        <w:widowControl w:val="0"/>
        <w:autoSpaceDE w:val="0"/>
        <w:autoSpaceDN w:val="0"/>
        <w:adjustRightInd w:val="0"/>
        <w:ind w:right="9"/>
        <w:rPr>
          <w:ins w:id="6707" w:author="Dr Mamadou SANOGO" w:date="2023-10-27T11:29:00Z"/>
          <w:color w:val="000000" w:themeColor="text1"/>
          <w:szCs w:val="24"/>
        </w:rPr>
      </w:pPr>
    </w:p>
    <w:p w14:paraId="5F91CC7D" w14:textId="36BBBA9E" w:rsidR="00693568" w:rsidRDefault="00693568" w:rsidP="00945446">
      <w:pPr>
        <w:widowControl w:val="0"/>
        <w:autoSpaceDE w:val="0"/>
        <w:autoSpaceDN w:val="0"/>
        <w:adjustRightInd w:val="0"/>
        <w:ind w:right="9"/>
        <w:rPr>
          <w:ins w:id="6708" w:author="Dr Mamadou SANOGO" w:date="2023-10-27T11:29:00Z"/>
          <w:color w:val="000000" w:themeColor="text1"/>
          <w:szCs w:val="24"/>
        </w:rPr>
      </w:pPr>
    </w:p>
    <w:p w14:paraId="5AF30FCC" w14:textId="23BC7334" w:rsidR="00693568" w:rsidRDefault="00693568" w:rsidP="00945446">
      <w:pPr>
        <w:widowControl w:val="0"/>
        <w:autoSpaceDE w:val="0"/>
        <w:autoSpaceDN w:val="0"/>
        <w:adjustRightInd w:val="0"/>
        <w:ind w:right="9"/>
        <w:rPr>
          <w:ins w:id="6709" w:author="Dr Mamadou SANOGO" w:date="2023-10-27T11:29:00Z"/>
          <w:color w:val="000000" w:themeColor="text1"/>
          <w:szCs w:val="24"/>
        </w:rPr>
      </w:pPr>
    </w:p>
    <w:p w14:paraId="0F9C50FC" w14:textId="47D36AF5" w:rsidR="00693568" w:rsidRDefault="00693568" w:rsidP="00945446">
      <w:pPr>
        <w:widowControl w:val="0"/>
        <w:autoSpaceDE w:val="0"/>
        <w:autoSpaceDN w:val="0"/>
        <w:adjustRightInd w:val="0"/>
        <w:ind w:right="9"/>
        <w:rPr>
          <w:ins w:id="6710" w:author="Dr Mamadou SANOGO" w:date="2023-10-27T11:29:00Z"/>
          <w:color w:val="000000" w:themeColor="text1"/>
          <w:szCs w:val="24"/>
        </w:rPr>
      </w:pPr>
    </w:p>
    <w:p w14:paraId="14BB147F" w14:textId="133DBCB7" w:rsidR="00693568" w:rsidRDefault="00693568" w:rsidP="00945446">
      <w:pPr>
        <w:widowControl w:val="0"/>
        <w:autoSpaceDE w:val="0"/>
        <w:autoSpaceDN w:val="0"/>
        <w:adjustRightInd w:val="0"/>
        <w:ind w:right="9"/>
        <w:rPr>
          <w:ins w:id="6711" w:author="Dr Mamadou SANOGO" w:date="2023-10-27T11:29:00Z"/>
          <w:color w:val="000000" w:themeColor="text1"/>
          <w:szCs w:val="24"/>
        </w:rPr>
      </w:pPr>
    </w:p>
    <w:p w14:paraId="427D703A" w14:textId="6147404D" w:rsidR="00693568" w:rsidRDefault="00693568" w:rsidP="00945446">
      <w:pPr>
        <w:widowControl w:val="0"/>
        <w:autoSpaceDE w:val="0"/>
        <w:autoSpaceDN w:val="0"/>
        <w:adjustRightInd w:val="0"/>
        <w:ind w:right="9"/>
        <w:rPr>
          <w:ins w:id="6712" w:author="Dr Mamadou SANOGO" w:date="2023-10-27T11:29:00Z"/>
          <w:color w:val="000000" w:themeColor="text1"/>
          <w:szCs w:val="24"/>
        </w:rPr>
      </w:pPr>
    </w:p>
    <w:p w14:paraId="057AC502" w14:textId="51E49AF1" w:rsidR="00693568" w:rsidRDefault="00693568" w:rsidP="00945446">
      <w:pPr>
        <w:widowControl w:val="0"/>
        <w:autoSpaceDE w:val="0"/>
        <w:autoSpaceDN w:val="0"/>
        <w:adjustRightInd w:val="0"/>
        <w:ind w:right="9"/>
        <w:rPr>
          <w:ins w:id="6713" w:author="Dr Mamadou SANOGO" w:date="2023-10-27T11:30:00Z"/>
          <w:color w:val="000000" w:themeColor="text1"/>
          <w:szCs w:val="24"/>
        </w:rPr>
      </w:pPr>
    </w:p>
    <w:p w14:paraId="4A18F8C0" w14:textId="3B0BB87D" w:rsidR="00693568" w:rsidRDefault="00693568" w:rsidP="00945446">
      <w:pPr>
        <w:widowControl w:val="0"/>
        <w:autoSpaceDE w:val="0"/>
        <w:autoSpaceDN w:val="0"/>
        <w:adjustRightInd w:val="0"/>
        <w:ind w:right="9"/>
        <w:rPr>
          <w:ins w:id="6714" w:author="Dr Mamadou SANOGO" w:date="2023-10-27T11:30:00Z"/>
          <w:color w:val="000000" w:themeColor="text1"/>
          <w:szCs w:val="24"/>
        </w:rPr>
      </w:pPr>
    </w:p>
    <w:p w14:paraId="4BB16BFA" w14:textId="79DEE07D" w:rsidR="00693568" w:rsidRDefault="00693568" w:rsidP="00945446">
      <w:pPr>
        <w:widowControl w:val="0"/>
        <w:autoSpaceDE w:val="0"/>
        <w:autoSpaceDN w:val="0"/>
        <w:adjustRightInd w:val="0"/>
        <w:ind w:right="9"/>
        <w:rPr>
          <w:ins w:id="6715" w:author="Dr Mamadou SANOGO" w:date="2023-10-27T11:30:00Z"/>
          <w:color w:val="000000" w:themeColor="text1"/>
          <w:szCs w:val="24"/>
        </w:rPr>
      </w:pPr>
    </w:p>
    <w:p w14:paraId="76571D1C" w14:textId="56FB94B5" w:rsidR="00693568" w:rsidRDefault="00693568" w:rsidP="00945446">
      <w:pPr>
        <w:widowControl w:val="0"/>
        <w:autoSpaceDE w:val="0"/>
        <w:autoSpaceDN w:val="0"/>
        <w:adjustRightInd w:val="0"/>
        <w:ind w:right="9"/>
        <w:rPr>
          <w:ins w:id="6716" w:author="Dr Mamadou SANOGO" w:date="2023-10-27T11:30:00Z"/>
          <w:color w:val="000000" w:themeColor="text1"/>
          <w:szCs w:val="24"/>
        </w:rPr>
      </w:pPr>
    </w:p>
    <w:p w14:paraId="0C84D5B9" w14:textId="1AF72985" w:rsidR="00693568" w:rsidRDefault="00693568" w:rsidP="00945446">
      <w:pPr>
        <w:widowControl w:val="0"/>
        <w:autoSpaceDE w:val="0"/>
        <w:autoSpaceDN w:val="0"/>
        <w:adjustRightInd w:val="0"/>
        <w:ind w:right="9"/>
        <w:rPr>
          <w:ins w:id="6717" w:author="Dr Mamadou SANOGO" w:date="2023-10-27T11:30:00Z"/>
          <w:color w:val="000000" w:themeColor="text1"/>
          <w:szCs w:val="24"/>
        </w:rPr>
      </w:pPr>
    </w:p>
    <w:p w14:paraId="170089A5" w14:textId="77777777" w:rsidR="00693568" w:rsidRPr="007A4AFC" w:rsidRDefault="00693568" w:rsidP="00945446">
      <w:pPr>
        <w:widowControl w:val="0"/>
        <w:autoSpaceDE w:val="0"/>
        <w:autoSpaceDN w:val="0"/>
        <w:adjustRightInd w:val="0"/>
        <w:spacing w:line="240" w:lineRule="auto"/>
        <w:ind w:right="9"/>
        <w:rPr>
          <w:color w:val="000000" w:themeColor="text1"/>
          <w:szCs w:val="24"/>
          <w:rPrChange w:id="6718" w:author="Dr Mamadou SANOGO" w:date="2023-10-25T18:15:00Z">
            <w:rPr>
              <w:color w:val="000000"/>
              <w:szCs w:val="24"/>
            </w:rPr>
          </w:rPrChange>
        </w:rPr>
      </w:pPr>
    </w:p>
    <w:p w14:paraId="32A144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19" w:author="Dr Mamadou SANOGO" w:date="2023-10-25T18:15:00Z">
            <w:rPr>
              <w:color w:val="000000"/>
              <w:szCs w:val="24"/>
            </w:rPr>
          </w:rPrChange>
        </w:rPr>
      </w:pPr>
    </w:p>
    <w:p w14:paraId="6FD2DBC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20" w:author="Dr Mamadou SANOGO" w:date="2023-10-25T18:15:00Z">
            <w:rPr>
              <w:color w:val="000000"/>
              <w:szCs w:val="24"/>
            </w:rPr>
          </w:rPrChange>
        </w:rPr>
      </w:pPr>
    </w:p>
    <w:p w14:paraId="07476FB1" w14:textId="6D1F2E70" w:rsidR="00945446" w:rsidRDefault="00945446" w:rsidP="00945446">
      <w:pPr>
        <w:widowControl w:val="0"/>
        <w:autoSpaceDE w:val="0"/>
        <w:autoSpaceDN w:val="0"/>
        <w:adjustRightInd w:val="0"/>
        <w:spacing w:line="240" w:lineRule="auto"/>
        <w:ind w:right="9"/>
        <w:rPr>
          <w:ins w:id="6721" w:author="Dr Mamadou SANOGO" w:date="2023-10-27T15:21:00Z"/>
          <w:color w:val="000000" w:themeColor="text1"/>
          <w:szCs w:val="24"/>
        </w:rPr>
      </w:pPr>
    </w:p>
    <w:p w14:paraId="60457D51" w14:textId="5102A442" w:rsidR="00356D2D" w:rsidRDefault="00356D2D" w:rsidP="00945446">
      <w:pPr>
        <w:widowControl w:val="0"/>
        <w:autoSpaceDE w:val="0"/>
        <w:autoSpaceDN w:val="0"/>
        <w:adjustRightInd w:val="0"/>
        <w:spacing w:line="240" w:lineRule="auto"/>
        <w:ind w:right="9"/>
        <w:rPr>
          <w:ins w:id="6722" w:author="Dr Mamadou SANOGO" w:date="2023-10-27T15:21:00Z"/>
          <w:color w:val="000000" w:themeColor="text1"/>
          <w:szCs w:val="24"/>
        </w:rPr>
      </w:pPr>
    </w:p>
    <w:p w14:paraId="6D6447EC" w14:textId="799F4D0C" w:rsidR="00356D2D" w:rsidRDefault="00356D2D" w:rsidP="00945446">
      <w:pPr>
        <w:widowControl w:val="0"/>
        <w:autoSpaceDE w:val="0"/>
        <w:autoSpaceDN w:val="0"/>
        <w:adjustRightInd w:val="0"/>
        <w:spacing w:line="240" w:lineRule="auto"/>
        <w:ind w:right="9"/>
        <w:rPr>
          <w:ins w:id="6723" w:author="Dr Mamadou SANOGO" w:date="2023-10-27T15:21:00Z"/>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ins w:id="6724" w:author="Dr Mamadou SANOGO" w:date="2023-10-27T15:21:00Z"/>
          <w:color w:val="000000" w:themeColor="text1"/>
          <w:szCs w:val="24"/>
        </w:rPr>
      </w:pPr>
    </w:p>
    <w:p w14:paraId="20DE4C9B" w14:textId="4505C15F" w:rsidR="00356D2D" w:rsidRDefault="00356D2D" w:rsidP="00945446">
      <w:pPr>
        <w:widowControl w:val="0"/>
        <w:autoSpaceDE w:val="0"/>
        <w:autoSpaceDN w:val="0"/>
        <w:adjustRightInd w:val="0"/>
        <w:spacing w:line="240" w:lineRule="auto"/>
        <w:ind w:right="9"/>
        <w:rPr>
          <w:ins w:id="6725" w:author="Dr Mamadou SANOGO" w:date="2023-10-27T15:21:00Z"/>
          <w:color w:val="000000" w:themeColor="text1"/>
          <w:szCs w:val="24"/>
        </w:rPr>
      </w:pPr>
    </w:p>
    <w:p w14:paraId="08D82BB6" w14:textId="0B6CCBF4" w:rsidR="00356D2D" w:rsidRDefault="00356D2D" w:rsidP="00945446">
      <w:pPr>
        <w:widowControl w:val="0"/>
        <w:autoSpaceDE w:val="0"/>
        <w:autoSpaceDN w:val="0"/>
        <w:adjustRightInd w:val="0"/>
        <w:spacing w:line="240" w:lineRule="auto"/>
        <w:ind w:right="9"/>
        <w:rPr>
          <w:ins w:id="6726" w:author="Dr Mamadou SANOGO" w:date="2023-10-27T15:21:00Z"/>
          <w:color w:val="000000" w:themeColor="text1"/>
          <w:szCs w:val="24"/>
        </w:rPr>
      </w:pPr>
    </w:p>
    <w:p w14:paraId="67D8FF38" w14:textId="77777777" w:rsidR="00356D2D" w:rsidRPr="007A4AFC" w:rsidRDefault="00356D2D" w:rsidP="00945446">
      <w:pPr>
        <w:widowControl w:val="0"/>
        <w:autoSpaceDE w:val="0"/>
        <w:autoSpaceDN w:val="0"/>
        <w:adjustRightInd w:val="0"/>
        <w:spacing w:line="240" w:lineRule="auto"/>
        <w:ind w:right="9"/>
        <w:rPr>
          <w:color w:val="000000" w:themeColor="text1"/>
          <w:szCs w:val="24"/>
          <w:rPrChange w:id="6727" w:author="Dr Mamadou SANOGO" w:date="2023-10-25T18:15:00Z">
            <w:rPr>
              <w:color w:val="000000"/>
              <w:szCs w:val="24"/>
            </w:rPr>
          </w:rPrChange>
        </w:rPr>
      </w:pPr>
    </w:p>
    <w:p w14:paraId="5A9484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28" w:author="Dr Mamadou SANOGO" w:date="2023-10-25T18:15:00Z">
            <w:rPr>
              <w:color w:val="000000"/>
              <w:szCs w:val="24"/>
            </w:rPr>
          </w:rPrChange>
        </w:rPr>
      </w:pPr>
    </w:p>
    <w:p w14:paraId="0EAD4E32" w14:textId="32D7B33B" w:rsidR="00945446" w:rsidRPr="006778CD" w:rsidRDefault="00945446">
      <w:pPr>
        <w:jc w:val="center"/>
        <w:rPr>
          <w:rFonts w:eastAsiaTheme="minorHAnsi"/>
          <w:bCs/>
          <w:sz w:val="52"/>
          <w:szCs w:val="52"/>
          <w:lang w:eastAsia="en-US"/>
          <w:rPrChange w:id="6729" w:author="Dr Mamadou SANOGO" w:date="2023-10-27T14:00:00Z">
            <w:rPr>
              <w:rFonts w:eastAsiaTheme="minorHAnsi"/>
              <w:lang w:eastAsia="en-US"/>
            </w:rPr>
          </w:rPrChange>
        </w:rPr>
        <w:pPrChange w:id="6730" w:author="Dr Mamadou SANOGO" w:date="2023-10-25T13:08:00Z">
          <w:pPr>
            <w:pStyle w:val="Titre1"/>
            <w:spacing w:before="0" w:line="240" w:lineRule="auto"/>
            <w:jc w:val="center"/>
          </w:pPr>
        </w:pPrChange>
      </w:pPr>
      <w:bookmarkStart w:id="6731" w:name="_Toc145944527"/>
      <w:r w:rsidRPr="006778CD">
        <w:rPr>
          <w:rFonts w:eastAsiaTheme="minorHAnsi"/>
          <w:b/>
          <w:bCs/>
          <w:color w:val="000000" w:themeColor="text1"/>
          <w:sz w:val="52"/>
          <w:szCs w:val="52"/>
          <w:lang w:eastAsia="en-US"/>
          <w:rPrChange w:id="6732" w:author="Dr Mamadou SANOGO" w:date="2023-10-27T14:00:00Z">
            <w:rPr>
              <w:rFonts w:asciiTheme="majorHAnsi" w:eastAsiaTheme="minorHAnsi" w:hAnsiTheme="majorHAnsi"/>
              <w:color w:val="2E74B5" w:themeColor="accent1" w:themeShade="BF"/>
              <w:sz w:val="32"/>
              <w:lang w:eastAsia="en-US"/>
            </w:rPr>
          </w:rPrChange>
        </w:rPr>
        <w:t xml:space="preserve">Annexe </w:t>
      </w:r>
      <w:proofErr w:type="gramStart"/>
      <w:r w:rsidR="005D6B34" w:rsidRPr="006778CD">
        <w:rPr>
          <w:rFonts w:eastAsiaTheme="minorHAnsi"/>
          <w:b/>
          <w:bCs/>
          <w:color w:val="000000" w:themeColor="text1"/>
          <w:sz w:val="52"/>
          <w:szCs w:val="52"/>
          <w:lang w:eastAsia="en-US"/>
          <w:rPrChange w:id="6733" w:author="Dr Mamadou SANOGO" w:date="2023-10-27T14:00:00Z">
            <w:rPr>
              <w:rFonts w:asciiTheme="majorHAnsi" w:eastAsiaTheme="minorHAnsi" w:hAnsiTheme="majorHAnsi"/>
              <w:color w:val="2E74B5" w:themeColor="accent1" w:themeShade="BF"/>
              <w:sz w:val="32"/>
              <w:lang w:eastAsia="en-US"/>
            </w:rPr>
          </w:rPrChange>
        </w:rPr>
        <w:t>2</w:t>
      </w:r>
      <w:r w:rsidRPr="006778CD">
        <w:rPr>
          <w:rFonts w:eastAsiaTheme="minorHAnsi"/>
          <w:b/>
          <w:bCs/>
          <w:color w:val="000000" w:themeColor="text1"/>
          <w:sz w:val="52"/>
          <w:szCs w:val="52"/>
          <w:lang w:eastAsia="en-US"/>
          <w:rPrChange w:id="6734" w:author="Dr Mamadou SANOGO" w:date="2023-10-27T14:00:00Z">
            <w:rPr>
              <w:rFonts w:asciiTheme="majorHAnsi" w:eastAsiaTheme="minorHAnsi" w:hAnsiTheme="majorHAnsi"/>
              <w:color w:val="2E74B5" w:themeColor="accent1" w:themeShade="BF"/>
              <w:sz w:val="32"/>
              <w:lang w:eastAsia="en-US"/>
            </w:rPr>
          </w:rPrChange>
        </w:rPr>
        <w:t>:</w:t>
      </w:r>
      <w:proofErr w:type="gramEnd"/>
      <w:r w:rsidRPr="006778CD">
        <w:rPr>
          <w:rFonts w:eastAsiaTheme="minorHAnsi"/>
          <w:b/>
          <w:bCs/>
          <w:color w:val="000000" w:themeColor="text1"/>
          <w:sz w:val="52"/>
          <w:szCs w:val="52"/>
          <w:lang w:eastAsia="en-US"/>
          <w:rPrChange w:id="6735" w:author="Dr Mamadou SANOGO" w:date="2023-10-27T14:00:00Z">
            <w:rPr>
              <w:rFonts w:asciiTheme="majorHAnsi" w:eastAsiaTheme="minorHAnsi" w:hAnsiTheme="majorHAnsi"/>
              <w:color w:val="2E74B5" w:themeColor="accent1" w:themeShade="BF"/>
              <w:sz w:val="32"/>
              <w:lang w:eastAsia="en-US"/>
            </w:rPr>
          </w:rPrChange>
        </w:rPr>
        <w:t xml:space="preserve"> </w:t>
      </w:r>
      <w:ins w:id="6736" w:author="Dr Mamadou SANOGO" w:date="2023-10-25T13:07:00Z">
        <w:r w:rsidR="006E33E2" w:rsidRPr="006778CD">
          <w:rPr>
            <w:rFonts w:eastAsiaTheme="minorHAnsi"/>
            <w:b/>
            <w:bCs/>
            <w:color w:val="000000" w:themeColor="text1"/>
            <w:sz w:val="52"/>
            <w:szCs w:val="52"/>
            <w:lang w:eastAsia="en-US"/>
            <w:rPrChange w:id="6737" w:author="Dr Mamadou SANOGO" w:date="2023-10-27T14:00:00Z">
              <w:rPr>
                <w:rFonts w:asciiTheme="majorHAnsi" w:eastAsiaTheme="minorHAnsi" w:hAnsiTheme="majorHAnsi"/>
                <w:color w:val="2E74B5" w:themeColor="accent1" w:themeShade="BF"/>
                <w:sz w:val="32"/>
                <w:lang w:eastAsia="en-US"/>
              </w:rPr>
            </w:rPrChange>
          </w:rPr>
          <w:t xml:space="preserve">Liste </w:t>
        </w:r>
      </w:ins>
      <w:ins w:id="6738" w:author="Dr Mamadou SANOGO" w:date="2023-10-25T13:08:00Z">
        <w:r w:rsidR="006E33E2" w:rsidRPr="006778CD">
          <w:rPr>
            <w:rFonts w:eastAsiaTheme="minorHAnsi"/>
            <w:b/>
            <w:bCs/>
            <w:color w:val="000000" w:themeColor="text1"/>
            <w:sz w:val="52"/>
            <w:szCs w:val="52"/>
            <w:lang w:eastAsia="en-US"/>
            <w:rPrChange w:id="6739" w:author="Dr Mamadou SANOGO" w:date="2023-10-27T14:00:00Z">
              <w:rPr>
                <w:rFonts w:asciiTheme="majorHAnsi" w:eastAsiaTheme="minorHAnsi" w:hAnsiTheme="majorHAnsi"/>
                <w:color w:val="2E74B5" w:themeColor="accent1" w:themeShade="BF"/>
                <w:sz w:val="32"/>
                <w:lang w:eastAsia="en-US"/>
              </w:rPr>
            </w:rPrChange>
          </w:rPr>
          <w:t>c</w:t>
        </w:r>
      </w:ins>
      <w:del w:id="6740" w:author="Dr Mamadou SANOGO" w:date="2023-10-25T13:08:00Z">
        <w:r w:rsidR="00A17646" w:rsidRPr="006778CD" w:rsidDel="006E33E2">
          <w:rPr>
            <w:rFonts w:eastAsiaTheme="minorHAnsi"/>
            <w:b/>
            <w:bCs/>
            <w:color w:val="000000" w:themeColor="text1"/>
            <w:sz w:val="52"/>
            <w:szCs w:val="52"/>
            <w:lang w:eastAsia="en-US"/>
            <w:rPrChange w:id="6741" w:author="Dr Mamadou SANOGO" w:date="2023-10-27T14:00:00Z">
              <w:rPr>
                <w:rFonts w:asciiTheme="majorHAnsi" w:eastAsiaTheme="minorHAnsi" w:hAnsiTheme="majorHAnsi"/>
                <w:color w:val="2E74B5" w:themeColor="accent1" w:themeShade="BF"/>
                <w:sz w:val="32"/>
                <w:lang w:eastAsia="en-US"/>
              </w:rPr>
            </w:rPrChange>
          </w:rPr>
          <w:delText>C</w:delText>
        </w:r>
      </w:del>
      <w:r w:rsidR="00A17646" w:rsidRPr="006778CD">
        <w:rPr>
          <w:rFonts w:eastAsiaTheme="minorHAnsi"/>
          <w:b/>
          <w:bCs/>
          <w:color w:val="000000" w:themeColor="text1"/>
          <w:sz w:val="52"/>
          <w:szCs w:val="52"/>
          <w:lang w:eastAsia="en-US"/>
          <w:rPrChange w:id="6742" w:author="Dr Mamadou SANOGO" w:date="2023-10-27T14:00:00Z">
            <w:rPr>
              <w:rFonts w:asciiTheme="majorHAnsi" w:eastAsiaTheme="minorHAnsi" w:hAnsiTheme="majorHAnsi"/>
              <w:color w:val="2E74B5" w:themeColor="accent1" w:themeShade="BF"/>
              <w:sz w:val="32"/>
              <w:lang w:eastAsia="en-US"/>
            </w:rPr>
          </w:rPrChange>
        </w:rPr>
        <w:t>omité ad h</w:t>
      </w:r>
      <w:r w:rsidR="003F416B" w:rsidRPr="006778CD">
        <w:rPr>
          <w:rFonts w:eastAsiaTheme="minorHAnsi"/>
          <w:b/>
          <w:bCs/>
          <w:color w:val="000000" w:themeColor="text1"/>
          <w:sz w:val="52"/>
          <w:szCs w:val="52"/>
          <w:lang w:eastAsia="en-US"/>
          <w:rPrChange w:id="6743" w:author="Dr Mamadou SANOGO" w:date="2023-10-27T14:00:00Z">
            <w:rPr>
              <w:rFonts w:asciiTheme="majorHAnsi" w:eastAsiaTheme="minorHAnsi" w:hAnsiTheme="majorHAnsi"/>
              <w:color w:val="2E74B5" w:themeColor="accent1" w:themeShade="BF"/>
              <w:sz w:val="32"/>
              <w:lang w:eastAsia="en-US"/>
            </w:rPr>
          </w:rPrChange>
        </w:rPr>
        <w:t xml:space="preserve">oc </w:t>
      </w:r>
      <w:del w:id="6744" w:author="Dr Mamadou SANOGO" w:date="2023-10-25T13:08:00Z">
        <w:r w:rsidR="003F416B" w:rsidRPr="006778CD" w:rsidDel="006E33E2">
          <w:rPr>
            <w:rFonts w:eastAsiaTheme="minorHAnsi"/>
            <w:b/>
            <w:bCs/>
            <w:color w:val="000000" w:themeColor="text1"/>
            <w:sz w:val="52"/>
            <w:szCs w:val="52"/>
            <w:lang w:eastAsia="en-US"/>
            <w:rPrChange w:id="6745" w:author="Dr Mamadou SANOGO" w:date="2023-10-27T14:00:00Z">
              <w:rPr>
                <w:rFonts w:asciiTheme="majorHAnsi" w:eastAsiaTheme="minorHAnsi" w:hAnsiTheme="majorHAnsi"/>
                <w:color w:val="2E74B5" w:themeColor="accent1" w:themeShade="BF"/>
                <w:sz w:val="32"/>
                <w:lang w:eastAsia="en-US"/>
              </w:rPr>
            </w:rPrChange>
          </w:rPr>
          <w:delText>de l’</w:delText>
        </w:r>
        <w:r w:rsidR="00D50088" w:rsidRPr="006778CD" w:rsidDel="006E33E2">
          <w:rPr>
            <w:rFonts w:eastAsiaTheme="minorHAnsi"/>
            <w:b/>
            <w:bCs/>
            <w:color w:val="000000" w:themeColor="text1"/>
            <w:sz w:val="52"/>
            <w:szCs w:val="52"/>
            <w:lang w:eastAsia="en-US"/>
            <w:rPrChange w:id="6746" w:author="Dr Mamadou SANOGO" w:date="2023-10-27T14:00:00Z">
              <w:rPr>
                <w:rFonts w:asciiTheme="majorHAnsi" w:eastAsiaTheme="minorHAnsi" w:hAnsiTheme="majorHAnsi"/>
                <w:color w:val="2E74B5" w:themeColor="accent1" w:themeShade="BF"/>
                <w:sz w:val="32"/>
                <w:lang w:eastAsia="en-US"/>
              </w:rPr>
            </w:rPrChange>
          </w:rPr>
          <w:delText>École</w:delText>
        </w:r>
        <w:r w:rsidR="00A74F80" w:rsidRPr="006778CD" w:rsidDel="006E33E2">
          <w:rPr>
            <w:rFonts w:eastAsiaTheme="minorHAnsi"/>
            <w:b/>
            <w:bCs/>
            <w:color w:val="000000" w:themeColor="text1"/>
            <w:sz w:val="52"/>
            <w:szCs w:val="52"/>
            <w:lang w:eastAsia="en-US"/>
            <w:rPrChange w:id="6747" w:author="Dr Mamadou SANOGO" w:date="2023-10-27T14:00:00Z">
              <w:rPr>
                <w:rFonts w:asciiTheme="majorHAnsi" w:eastAsiaTheme="minorHAnsi" w:hAnsiTheme="majorHAnsi"/>
                <w:color w:val="2E74B5" w:themeColor="accent1" w:themeShade="BF"/>
                <w:sz w:val="32"/>
                <w:lang w:eastAsia="en-US"/>
              </w:rPr>
            </w:rPrChange>
          </w:rPr>
          <w:delText xml:space="preserve"> Privée</w:delText>
        </w:r>
        <w:r w:rsidR="008C6E5B" w:rsidRPr="006778CD" w:rsidDel="006E33E2">
          <w:rPr>
            <w:rFonts w:eastAsiaTheme="minorHAnsi"/>
            <w:b/>
            <w:bCs/>
            <w:color w:val="000000" w:themeColor="text1"/>
            <w:sz w:val="52"/>
            <w:szCs w:val="52"/>
            <w:lang w:eastAsia="en-US"/>
            <w:rPrChange w:id="6748" w:author="Dr Mamadou SANOGO" w:date="2023-10-27T14:00:00Z">
              <w:rPr>
                <w:rFonts w:asciiTheme="majorHAnsi" w:eastAsiaTheme="minorHAnsi" w:hAnsiTheme="majorHAnsi"/>
                <w:color w:val="2E74B5" w:themeColor="accent1" w:themeShade="BF"/>
                <w:sz w:val="32"/>
                <w:lang w:eastAsia="en-US"/>
              </w:rPr>
            </w:rPrChange>
          </w:rPr>
          <w:delText xml:space="preserve"> de Santé Félix </w:delText>
        </w:r>
        <w:r w:rsidR="007D0487" w:rsidRPr="006778CD" w:rsidDel="006E33E2">
          <w:rPr>
            <w:rFonts w:eastAsiaTheme="minorHAnsi"/>
            <w:b/>
            <w:bCs/>
            <w:color w:val="000000" w:themeColor="text1"/>
            <w:sz w:val="52"/>
            <w:szCs w:val="52"/>
            <w:lang w:eastAsia="en-US"/>
            <w:rPrChange w:id="6749" w:author="Dr Mamadou SANOGO" w:date="2023-10-27T14:00:00Z">
              <w:rPr>
                <w:rFonts w:asciiTheme="majorHAnsi" w:eastAsiaTheme="minorHAnsi" w:hAnsiTheme="majorHAnsi"/>
                <w:color w:val="2E74B5" w:themeColor="accent1" w:themeShade="BF"/>
                <w:sz w:val="32"/>
                <w:lang w:eastAsia="en-US"/>
              </w:rPr>
            </w:rPrChange>
          </w:rPr>
          <w:delText>Houphouët</w:delText>
        </w:r>
        <w:r w:rsidR="008C6E5B" w:rsidRPr="006778CD" w:rsidDel="006E33E2">
          <w:rPr>
            <w:rFonts w:eastAsiaTheme="minorHAnsi"/>
            <w:b/>
            <w:bCs/>
            <w:color w:val="000000" w:themeColor="text1"/>
            <w:sz w:val="52"/>
            <w:szCs w:val="52"/>
            <w:lang w:eastAsia="en-US"/>
            <w:rPrChange w:id="6750" w:author="Dr Mamadou SANOGO" w:date="2023-10-27T14:00:00Z">
              <w:rPr>
                <w:rFonts w:asciiTheme="majorHAnsi" w:eastAsiaTheme="minorHAnsi" w:hAnsiTheme="majorHAnsi"/>
                <w:color w:val="2E74B5" w:themeColor="accent1" w:themeShade="BF"/>
                <w:sz w:val="32"/>
                <w:lang w:eastAsia="en-US"/>
              </w:rPr>
            </w:rPrChange>
          </w:rPr>
          <w:delText xml:space="preserve"> Boigny</w:delText>
        </w:r>
        <w:r w:rsidR="00B319BE" w:rsidRPr="006778CD" w:rsidDel="006E33E2">
          <w:rPr>
            <w:rFonts w:eastAsiaTheme="minorHAnsi"/>
            <w:b/>
            <w:bCs/>
            <w:color w:val="000000" w:themeColor="text1"/>
            <w:sz w:val="52"/>
            <w:szCs w:val="52"/>
            <w:lang w:eastAsia="en-US"/>
            <w:rPrChange w:id="6751" w:author="Dr Mamadou SANOGO" w:date="2023-10-27T14:00:00Z">
              <w:rPr>
                <w:rFonts w:asciiTheme="majorHAnsi" w:eastAsiaTheme="minorHAnsi" w:hAnsiTheme="majorHAnsi"/>
                <w:color w:val="2E74B5" w:themeColor="accent1" w:themeShade="BF"/>
                <w:sz w:val="32"/>
                <w:lang w:eastAsia="en-US"/>
              </w:rPr>
            </w:rPrChange>
          </w:rPr>
          <w:delText xml:space="preserve"> (</w:delText>
        </w:r>
        <w:r w:rsidR="003F416B" w:rsidRPr="006778CD" w:rsidDel="006E33E2">
          <w:rPr>
            <w:rFonts w:eastAsiaTheme="minorHAnsi"/>
            <w:b/>
            <w:bCs/>
            <w:color w:val="000000" w:themeColor="text1"/>
            <w:sz w:val="52"/>
            <w:szCs w:val="52"/>
            <w:lang w:eastAsia="en-US"/>
            <w:rPrChange w:id="6752" w:author="Dr Mamadou SANOGO" w:date="2023-10-27T14:00:00Z">
              <w:rPr>
                <w:rFonts w:asciiTheme="majorHAnsi" w:eastAsiaTheme="minorHAnsi" w:hAnsiTheme="majorHAnsi"/>
                <w:color w:val="2E74B5" w:themeColor="accent1" w:themeShade="BF"/>
                <w:sz w:val="32"/>
                <w:lang w:eastAsia="en-US"/>
              </w:rPr>
            </w:rPrChange>
          </w:rPr>
          <w:delText>EPSFé</w:delText>
        </w:r>
        <w:r w:rsidR="00B319BE" w:rsidRPr="006778CD" w:rsidDel="006E33E2">
          <w:rPr>
            <w:rFonts w:eastAsiaTheme="minorHAnsi"/>
            <w:b/>
            <w:bCs/>
            <w:color w:val="000000" w:themeColor="text1"/>
            <w:sz w:val="52"/>
            <w:szCs w:val="52"/>
            <w:lang w:eastAsia="en-US"/>
            <w:rPrChange w:id="6753" w:author="Dr Mamadou SANOGO" w:date="2023-10-27T14:00:00Z">
              <w:rPr>
                <w:rFonts w:asciiTheme="majorHAnsi" w:eastAsiaTheme="minorHAnsi" w:hAnsiTheme="majorHAnsi"/>
                <w:color w:val="2E74B5" w:themeColor="accent1" w:themeShade="BF"/>
                <w:sz w:val="32"/>
                <w:lang w:eastAsia="en-US"/>
              </w:rPr>
            </w:rPrChange>
          </w:rPr>
          <w:delText>)</w:delText>
        </w:r>
      </w:del>
      <w:bookmarkEnd w:id="6731"/>
    </w:p>
    <w:p w14:paraId="299D8026" w14:textId="77777777" w:rsidR="00945446" w:rsidRPr="007A4AFC" w:rsidRDefault="00945446" w:rsidP="00945446">
      <w:pPr>
        <w:spacing w:line="240" w:lineRule="auto"/>
        <w:rPr>
          <w:color w:val="000000" w:themeColor="text1"/>
          <w:sz w:val="28"/>
          <w:szCs w:val="28"/>
          <w:rPrChange w:id="6754" w:author="Dr Mamadou SANOGO" w:date="2023-10-25T18:15:00Z">
            <w:rPr>
              <w:color w:val="000000"/>
              <w:sz w:val="28"/>
              <w:szCs w:val="28"/>
            </w:rPr>
          </w:rPrChange>
        </w:rPr>
      </w:pPr>
      <w:r w:rsidRPr="007A4AFC">
        <w:rPr>
          <w:color w:val="000000" w:themeColor="text1"/>
          <w:sz w:val="28"/>
          <w:szCs w:val="28"/>
          <w:rPrChange w:id="6755" w:author="Dr Mamadou SANOGO" w:date="2023-10-25T18:15:00Z">
            <w:rPr>
              <w:color w:val="000000"/>
              <w:sz w:val="28"/>
              <w:szCs w:val="28"/>
            </w:rPr>
          </w:rPrChange>
        </w:rPr>
        <w:br w:type="page"/>
      </w:r>
    </w:p>
    <w:p w14:paraId="09A474A4" w14:textId="4F87B08A" w:rsidR="000E0336" w:rsidRPr="007A4AFC" w:rsidRDefault="00CF3874" w:rsidP="000E0336">
      <w:pPr>
        <w:spacing w:line="276" w:lineRule="auto"/>
        <w:rPr>
          <w:ins w:id="6756" w:author="Dr Mamadou SANOGO" w:date="2023-10-25T13:23:00Z"/>
          <w:rFonts w:eastAsia="Calibri" w:cs="Calibri"/>
          <w:b/>
          <w:color w:val="000000" w:themeColor="text1"/>
          <w:sz w:val="40"/>
          <w:rPrChange w:id="6757" w:author="Dr Mamadou SANOGO" w:date="2023-10-25T18:15:00Z">
            <w:rPr>
              <w:ins w:id="6758" w:author="Dr Mamadou SANOGO" w:date="2023-10-25T13:23:00Z"/>
              <w:rFonts w:eastAsia="Calibri" w:cs="Calibri"/>
              <w:b/>
              <w:sz w:val="40"/>
            </w:rPr>
          </w:rPrChange>
        </w:rPr>
      </w:pPr>
      <w:ins w:id="6759" w:author="Dr Mamadou SANOGO" w:date="2024-10-26T11:01:00Z" w16du:dateUtc="2024-10-26T11:01:00Z">
        <w:r>
          <w:rPr>
            <w:noProof/>
          </w:rPr>
          <w:lastRenderedPageBreak/>
          <w:drawing>
            <wp:anchor distT="0" distB="0" distL="114300" distR="114300" simplePos="0" relativeHeight="251670528" behindDoc="0" locked="0" layoutInCell="1" allowOverlap="1" wp14:anchorId="4362437B" wp14:editId="6D46F36E">
              <wp:simplePos x="0" y="0"/>
              <wp:positionH relativeFrom="page">
                <wp:posOffset>2845384</wp:posOffset>
              </wp:positionH>
              <wp:positionV relativeFrom="margin">
                <wp:posOffset>317475</wp:posOffset>
              </wp:positionV>
              <wp:extent cx="1981835" cy="1146175"/>
              <wp:effectExtent l="76200" t="57150" r="75565" b="92075"/>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4">
                        <a:extLst>
                          <a:ext uri="{28A0092B-C50C-407E-A947-70E740481C1C}">
                            <a14:useLocalDpi xmlns:a14="http://schemas.microsoft.com/office/drawing/2010/main" val="0"/>
                          </a:ext>
                        </a:extLst>
                      </a:blip>
                      <a:stretch>
                        <a:fillRect/>
                      </a:stretch>
                    </pic:blipFill>
                    <pic:spPr>
                      <a:xfrm>
                        <a:off x="0" y="0"/>
                        <a:ext cx="1981835" cy="11461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051B6F07" w14:textId="4BB73C0E" w:rsidR="000E0336" w:rsidRPr="007A4AFC" w:rsidRDefault="000E0336" w:rsidP="000E0336">
      <w:pPr>
        <w:spacing w:line="276" w:lineRule="auto"/>
        <w:jc w:val="center"/>
        <w:rPr>
          <w:ins w:id="6760" w:author="Dr Mamadou SANOGO" w:date="2023-10-25T13:23:00Z"/>
          <w:rFonts w:eastAsia="Calibri" w:cs="Calibri"/>
          <w:b/>
          <w:color w:val="000000" w:themeColor="text1"/>
          <w:sz w:val="40"/>
          <w:rPrChange w:id="6761" w:author="Dr Mamadou SANOGO" w:date="2023-10-25T18:15:00Z">
            <w:rPr>
              <w:ins w:id="6762" w:author="Dr Mamadou SANOGO" w:date="2023-10-25T13:23:00Z"/>
              <w:rFonts w:eastAsia="Calibri" w:cs="Calibri"/>
              <w:b/>
              <w:sz w:val="40"/>
            </w:rPr>
          </w:rPrChange>
        </w:rPr>
      </w:pPr>
    </w:p>
    <w:p w14:paraId="087F22E8" w14:textId="77777777" w:rsidR="000E0336" w:rsidRPr="007A4AFC" w:rsidRDefault="000E0336" w:rsidP="000E0336">
      <w:pPr>
        <w:spacing w:line="276" w:lineRule="auto"/>
        <w:jc w:val="center"/>
        <w:rPr>
          <w:ins w:id="6763" w:author="Dr Mamadou SANOGO" w:date="2023-10-25T13:23:00Z"/>
          <w:rFonts w:eastAsia="Calibri" w:cs="Calibri"/>
          <w:b/>
          <w:color w:val="000000" w:themeColor="text1"/>
          <w:sz w:val="40"/>
          <w:rPrChange w:id="6764" w:author="Dr Mamadou SANOGO" w:date="2023-10-25T18:15:00Z">
            <w:rPr>
              <w:ins w:id="6765" w:author="Dr Mamadou SANOGO" w:date="2023-10-25T13:23:00Z"/>
              <w:rFonts w:eastAsia="Calibri" w:cs="Calibri"/>
              <w:b/>
              <w:sz w:val="40"/>
            </w:rPr>
          </w:rPrChange>
        </w:rPr>
      </w:pPr>
      <w:ins w:id="6766" w:author="Dr Mamadou SANOGO" w:date="2023-10-25T13:23:00Z">
        <w:r w:rsidRPr="007A4AFC">
          <w:rPr>
            <w:rFonts w:eastAsia="Calibri" w:cs="Calibri"/>
            <w:b/>
            <w:noProof/>
            <w:color w:val="000000" w:themeColor="text1"/>
            <w:sz w:val="40"/>
            <w:rPrChange w:id="6767"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ins>
    </w:p>
    <w:p w14:paraId="106ADD13" w14:textId="77777777" w:rsidR="000E0336" w:rsidRPr="007A4AFC" w:rsidRDefault="000E0336" w:rsidP="000E0336">
      <w:pPr>
        <w:widowControl w:val="0"/>
        <w:autoSpaceDE w:val="0"/>
        <w:autoSpaceDN w:val="0"/>
        <w:adjustRightInd w:val="0"/>
        <w:spacing w:line="200" w:lineRule="exact"/>
        <w:ind w:right="9"/>
        <w:rPr>
          <w:ins w:id="6768" w:author="Dr Mamadou SANOGO" w:date="2023-10-25T13:23:00Z"/>
          <w:color w:val="000000" w:themeColor="text1"/>
          <w:sz w:val="20"/>
          <w:szCs w:val="20"/>
          <w:rPrChange w:id="6769" w:author="Dr Mamadou SANOGO" w:date="2023-10-25T18:15:00Z">
            <w:rPr>
              <w:ins w:id="6770" w:author="Dr Mamadou SANOGO" w:date="2023-10-25T13:23:00Z"/>
              <w:sz w:val="20"/>
              <w:szCs w:val="20"/>
            </w:rPr>
          </w:rPrChange>
        </w:rPr>
      </w:pPr>
    </w:p>
    <w:p w14:paraId="01BE5157" w14:textId="77777777" w:rsidR="00E179A8" w:rsidRPr="001E2A39" w:rsidRDefault="00E179A8" w:rsidP="00E179A8">
      <w:pPr>
        <w:pStyle w:val="4-TextePAO"/>
        <w:spacing w:before="0" w:line="240" w:lineRule="auto"/>
        <w:ind w:left="720" w:firstLine="0"/>
        <w:jc w:val="center"/>
        <w:rPr>
          <w:ins w:id="6771" w:author="Dr Mamadou SANOGO" w:date="2024-11-11T15:11:00Z" w16du:dateUtc="2024-11-11T15:11:00Z"/>
          <w:rFonts w:ascii="Arial Rounded MT Bold" w:hAnsi="Arial Rounded MT Bold"/>
          <w:b/>
          <w:color w:val="000000" w:themeColor="text1"/>
          <w:sz w:val="28"/>
          <w:szCs w:val="56"/>
          <w:lang w:val="fr-ML"/>
        </w:rPr>
      </w:pPr>
      <w:ins w:id="6772" w:author="Dr Mamadou SANOGO" w:date="2024-11-11T15:11:00Z" w16du:dateUtc="2024-11-11T15:11:00Z">
        <w:r w:rsidRPr="001E2A39">
          <w:rPr>
            <w:rFonts w:ascii="Arial Rounded MT Bold" w:hAnsi="Arial Rounded MT Bold"/>
            <w:b/>
            <w:color w:val="000000" w:themeColor="text1"/>
            <w:sz w:val="28"/>
            <w:szCs w:val="56"/>
            <w:lang w:val="fr-ML"/>
          </w:rPr>
          <w:t>Liste du comité AD HOC pour l’évaluation des programmes de licence et DUT</w:t>
        </w:r>
      </w:ins>
    </w:p>
    <w:p w14:paraId="7D433611" w14:textId="77777777" w:rsidR="00E179A8" w:rsidRPr="001E2A39" w:rsidRDefault="00E179A8" w:rsidP="00E179A8">
      <w:pPr>
        <w:pStyle w:val="4-TextePAO"/>
        <w:numPr>
          <w:ilvl w:val="1"/>
          <w:numId w:val="2"/>
        </w:numPr>
        <w:spacing w:before="0" w:line="240" w:lineRule="auto"/>
        <w:jc w:val="left"/>
        <w:rPr>
          <w:ins w:id="6773" w:author="Dr Mamadou SANOGO" w:date="2024-11-11T15:11:00Z" w16du:dateUtc="2024-11-11T15:11:00Z"/>
          <w:rFonts w:ascii="Arial Rounded MT Bold" w:hAnsi="Arial Rounded MT Bold"/>
          <w:bCs/>
          <w:color w:val="000000" w:themeColor="text1"/>
          <w:sz w:val="24"/>
          <w:szCs w:val="52"/>
          <w:lang w:val="fr-ML"/>
        </w:rPr>
      </w:pPr>
      <w:ins w:id="6774" w:author="Dr Mamadou SANOGO" w:date="2024-11-11T15:11:00Z" w16du:dateUtc="2024-11-11T15:11:00Z">
        <w:r w:rsidRPr="001E2A39">
          <w:rPr>
            <w:rFonts w:ascii="Arial Rounded MT Bold" w:hAnsi="Arial Rounded MT Bold"/>
            <w:bCs/>
            <w:color w:val="000000" w:themeColor="text1"/>
            <w:sz w:val="24"/>
            <w:szCs w:val="52"/>
          </w:rPr>
          <w:t>Gestion des Ressources Humaines</w:t>
        </w:r>
      </w:ins>
    </w:p>
    <w:p w14:paraId="167E249D" w14:textId="77777777" w:rsidR="00E179A8" w:rsidRPr="001E2A39" w:rsidRDefault="00E179A8" w:rsidP="00E179A8">
      <w:pPr>
        <w:pStyle w:val="4-TextePAO"/>
        <w:numPr>
          <w:ilvl w:val="1"/>
          <w:numId w:val="2"/>
        </w:numPr>
        <w:spacing w:before="0" w:line="240" w:lineRule="auto"/>
        <w:jc w:val="left"/>
        <w:rPr>
          <w:ins w:id="6775" w:author="Dr Mamadou SANOGO" w:date="2024-11-11T15:11:00Z" w16du:dateUtc="2024-11-11T15:11:00Z"/>
          <w:rFonts w:ascii="Arial Rounded MT Bold" w:hAnsi="Arial Rounded MT Bold"/>
          <w:bCs/>
          <w:color w:val="000000" w:themeColor="text1"/>
          <w:sz w:val="24"/>
          <w:szCs w:val="52"/>
          <w:lang w:val="fr-ML"/>
        </w:rPr>
      </w:pPr>
      <w:ins w:id="6776" w:author="Dr Mamadou SANOGO" w:date="2024-11-11T15:11:00Z" w16du:dateUtc="2024-11-11T15:11:00Z">
        <w:r w:rsidRPr="001E2A39">
          <w:rPr>
            <w:rFonts w:ascii="Arial Rounded MT Bold" w:hAnsi="Arial Rounded MT Bold"/>
            <w:bCs/>
            <w:color w:val="000000" w:themeColor="text1"/>
            <w:sz w:val="24"/>
            <w:szCs w:val="52"/>
          </w:rPr>
          <w:t>Gestion des Entreprises et Administrations</w:t>
        </w:r>
      </w:ins>
    </w:p>
    <w:p w14:paraId="004F5DF3" w14:textId="77777777" w:rsidR="00E179A8" w:rsidRPr="001E2A39" w:rsidRDefault="00E179A8" w:rsidP="00E179A8">
      <w:pPr>
        <w:pStyle w:val="4-TextePAO"/>
        <w:numPr>
          <w:ilvl w:val="1"/>
          <w:numId w:val="2"/>
        </w:numPr>
        <w:spacing w:before="0" w:line="240" w:lineRule="auto"/>
        <w:jc w:val="left"/>
        <w:rPr>
          <w:ins w:id="6777" w:author="Dr Mamadou SANOGO" w:date="2024-11-11T15:11:00Z" w16du:dateUtc="2024-11-11T15:11:00Z"/>
          <w:rFonts w:ascii="Arial Rounded MT Bold" w:hAnsi="Arial Rounded MT Bold"/>
          <w:bCs/>
          <w:color w:val="000000" w:themeColor="text1"/>
          <w:sz w:val="24"/>
          <w:szCs w:val="52"/>
          <w:lang w:val="fr-ML"/>
        </w:rPr>
      </w:pPr>
      <w:ins w:id="6778" w:author="Dr Mamadou SANOGO" w:date="2024-11-11T15:11:00Z" w16du:dateUtc="2024-11-11T15:11:00Z">
        <w:r w:rsidRPr="001E2A39">
          <w:rPr>
            <w:rFonts w:ascii="Arial Rounded MT Bold" w:hAnsi="Arial Rounded MT Bold"/>
            <w:bCs/>
            <w:color w:val="000000" w:themeColor="text1"/>
            <w:sz w:val="24"/>
            <w:szCs w:val="52"/>
          </w:rPr>
          <w:t>Marketing et Communication</w:t>
        </w:r>
      </w:ins>
    </w:p>
    <w:p w14:paraId="7FD3EE9E" w14:textId="77777777" w:rsidR="00E179A8" w:rsidRPr="001E2A39" w:rsidRDefault="00E179A8" w:rsidP="00E179A8">
      <w:pPr>
        <w:pStyle w:val="4-TextePAO"/>
        <w:numPr>
          <w:ilvl w:val="1"/>
          <w:numId w:val="2"/>
        </w:numPr>
        <w:spacing w:before="0" w:line="240" w:lineRule="auto"/>
        <w:jc w:val="left"/>
        <w:rPr>
          <w:ins w:id="6779" w:author="Dr Mamadou SANOGO" w:date="2024-11-11T15:11:00Z" w16du:dateUtc="2024-11-11T15:11:00Z"/>
          <w:rFonts w:ascii="Arial Rounded MT Bold" w:hAnsi="Arial Rounded MT Bold"/>
          <w:bCs/>
          <w:color w:val="000000" w:themeColor="text1"/>
          <w:sz w:val="24"/>
          <w:szCs w:val="52"/>
          <w:lang w:val="fr-ML"/>
        </w:rPr>
      </w:pPr>
      <w:ins w:id="6780" w:author="Dr Mamadou SANOGO" w:date="2024-11-11T15:11:00Z" w16du:dateUtc="2024-11-11T15:11:00Z">
        <w:r w:rsidRPr="001E2A39">
          <w:rPr>
            <w:rFonts w:ascii="Arial Rounded MT Bold" w:hAnsi="Arial Rounded MT Bold"/>
            <w:bCs/>
            <w:color w:val="000000" w:themeColor="text1"/>
            <w:sz w:val="24"/>
            <w:szCs w:val="52"/>
          </w:rPr>
          <w:t xml:space="preserve">Finances et Comptabilité </w:t>
        </w:r>
      </w:ins>
    </w:p>
    <w:p w14:paraId="00761E36" w14:textId="77777777" w:rsidR="00E179A8" w:rsidRPr="001E2A39" w:rsidRDefault="00E179A8" w:rsidP="00E179A8">
      <w:pPr>
        <w:pStyle w:val="4-TextePAO"/>
        <w:numPr>
          <w:ilvl w:val="1"/>
          <w:numId w:val="2"/>
        </w:numPr>
        <w:spacing w:before="0" w:line="240" w:lineRule="auto"/>
        <w:jc w:val="left"/>
        <w:rPr>
          <w:ins w:id="6781" w:author="Dr Mamadou SANOGO" w:date="2024-11-11T15:11:00Z" w16du:dateUtc="2024-11-11T15:11:00Z"/>
          <w:rFonts w:ascii="Arial Rounded MT Bold" w:hAnsi="Arial Rounded MT Bold"/>
          <w:bCs/>
          <w:color w:val="000000" w:themeColor="text1"/>
          <w:sz w:val="24"/>
          <w:szCs w:val="52"/>
          <w:lang w:val="fr-ML"/>
        </w:rPr>
      </w:pPr>
      <w:ins w:id="6782" w:author="Dr Mamadou SANOGO" w:date="2024-11-11T15:11:00Z" w16du:dateUtc="2024-11-11T15:11:00Z">
        <w:r w:rsidRPr="001E2A39">
          <w:rPr>
            <w:rFonts w:ascii="Arial Rounded MT Bold" w:hAnsi="Arial Rounded MT Bold"/>
            <w:bCs/>
            <w:color w:val="000000" w:themeColor="text1"/>
            <w:sz w:val="24"/>
            <w:szCs w:val="52"/>
          </w:rPr>
          <w:t>Informatique de Gestion</w:t>
        </w:r>
      </w:ins>
    </w:p>
    <w:p w14:paraId="4E71B464" w14:textId="77777777" w:rsidR="00E179A8" w:rsidRPr="001E2A39" w:rsidRDefault="00E179A8" w:rsidP="00E179A8">
      <w:pPr>
        <w:pStyle w:val="4-TextePAO"/>
        <w:numPr>
          <w:ilvl w:val="1"/>
          <w:numId w:val="2"/>
        </w:numPr>
        <w:spacing w:before="0" w:line="240" w:lineRule="auto"/>
        <w:jc w:val="left"/>
        <w:rPr>
          <w:ins w:id="6783" w:author="Dr Mamadou SANOGO" w:date="2024-11-11T15:11:00Z" w16du:dateUtc="2024-11-11T15:11:00Z"/>
          <w:rFonts w:ascii="Arial Rounded MT Bold" w:hAnsi="Arial Rounded MT Bold"/>
          <w:bCs/>
          <w:color w:val="000000" w:themeColor="text1"/>
          <w:sz w:val="24"/>
          <w:szCs w:val="52"/>
          <w:lang w:val="fr-ML"/>
        </w:rPr>
      </w:pPr>
      <w:ins w:id="6784" w:author="Dr Mamadou SANOGO" w:date="2024-11-11T15:11:00Z" w16du:dateUtc="2024-11-11T15:11:00Z">
        <w:r w:rsidRPr="001E2A39">
          <w:rPr>
            <w:rFonts w:ascii="Arial Rounded MT Bold" w:hAnsi="Arial Rounded MT Bold"/>
            <w:bCs/>
            <w:color w:val="000000" w:themeColor="text1"/>
            <w:sz w:val="24"/>
            <w:szCs w:val="52"/>
          </w:rPr>
          <w:t>Réseaux et Télécommunications</w:t>
        </w:r>
      </w:ins>
    </w:p>
    <w:p w14:paraId="7B2231B3" w14:textId="77777777" w:rsidR="00E179A8" w:rsidRPr="001E2A39" w:rsidRDefault="00E179A8" w:rsidP="00E179A8">
      <w:pPr>
        <w:spacing w:line="240" w:lineRule="auto"/>
        <w:rPr>
          <w:ins w:id="6785" w:author="Dr Mamadou SANOGO" w:date="2024-11-11T15:11:00Z" w16du:dateUtc="2024-11-11T15:11:00Z"/>
          <w:rFonts w:ascii="Cambria" w:hAnsi="Cambria"/>
          <w:color w:val="000000" w:themeColor="text1"/>
          <w:lang w:val="fr-CA"/>
        </w:rPr>
      </w:pPr>
    </w:p>
    <w:tbl>
      <w:tblPr>
        <w:tblW w:w="8100" w:type="dxa"/>
        <w:jc w:val="center"/>
        <w:tblCellMar>
          <w:left w:w="70" w:type="dxa"/>
          <w:right w:w="70" w:type="dxa"/>
        </w:tblCellMar>
        <w:tblLook w:val="04A0" w:firstRow="1" w:lastRow="0" w:firstColumn="1" w:lastColumn="0" w:noHBand="0" w:noVBand="1"/>
      </w:tblPr>
      <w:tblGrid>
        <w:gridCol w:w="4106"/>
        <w:gridCol w:w="3994"/>
      </w:tblGrid>
      <w:tr w:rsidR="00E179A8" w:rsidRPr="008654E5" w14:paraId="6426988A" w14:textId="77777777" w:rsidTr="001E2A39">
        <w:trPr>
          <w:trHeight w:val="315"/>
          <w:jc w:val="center"/>
          <w:ins w:id="6786" w:author="Dr Mamadou SANOGO" w:date="2024-11-11T15:11:00Z" w16du:dateUtc="2024-11-11T15:11:00Z"/>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98F5E" w14:textId="77777777" w:rsidR="00E179A8" w:rsidRPr="001E2A39" w:rsidRDefault="00E179A8" w:rsidP="001E2A39">
            <w:pPr>
              <w:spacing w:line="240" w:lineRule="auto"/>
              <w:jc w:val="center"/>
              <w:rPr>
                <w:ins w:id="6787" w:author="Dr Mamadou SANOGO" w:date="2024-11-11T15:11:00Z" w16du:dateUtc="2024-11-11T15:11:00Z"/>
                <w:rFonts w:ascii="Arial" w:hAnsi="Arial" w:cs="Arial"/>
                <w:b/>
                <w:bCs/>
                <w:color w:val="000000"/>
                <w:szCs w:val="24"/>
              </w:rPr>
            </w:pPr>
            <w:ins w:id="6788" w:author="Dr Mamadou SANOGO" w:date="2024-11-11T15:11:00Z" w16du:dateUtc="2024-11-11T15:11:00Z">
              <w:r w:rsidRPr="001E2A39">
                <w:rPr>
                  <w:rFonts w:ascii="Arial" w:hAnsi="Arial" w:cs="Arial"/>
                  <w:b/>
                  <w:bCs/>
                  <w:color w:val="000000"/>
                  <w:szCs w:val="24"/>
                </w:rPr>
                <w:t>NOM et Prénom</w:t>
              </w:r>
            </w:ins>
          </w:p>
        </w:tc>
        <w:tc>
          <w:tcPr>
            <w:tcW w:w="3994" w:type="dxa"/>
            <w:tcBorders>
              <w:top w:val="single" w:sz="4" w:space="0" w:color="auto"/>
              <w:left w:val="nil"/>
              <w:bottom w:val="single" w:sz="4" w:space="0" w:color="auto"/>
              <w:right w:val="single" w:sz="4" w:space="0" w:color="auto"/>
            </w:tcBorders>
            <w:shd w:val="clear" w:color="auto" w:fill="auto"/>
            <w:noWrap/>
            <w:vAlign w:val="center"/>
            <w:hideMark/>
          </w:tcPr>
          <w:p w14:paraId="5A5E065A" w14:textId="77777777" w:rsidR="00E179A8" w:rsidRPr="001E2A39" w:rsidRDefault="00E179A8" w:rsidP="001E2A39">
            <w:pPr>
              <w:spacing w:line="240" w:lineRule="auto"/>
              <w:jc w:val="center"/>
              <w:rPr>
                <w:ins w:id="6789" w:author="Dr Mamadou SANOGO" w:date="2024-11-11T15:11:00Z" w16du:dateUtc="2024-11-11T15:11:00Z"/>
                <w:rFonts w:ascii="Arial" w:hAnsi="Arial" w:cs="Arial"/>
                <w:b/>
                <w:bCs/>
                <w:color w:val="000000"/>
                <w:szCs w:val="24"/>
              </w:rPr>
            </w:pPr>
            <w:ins w:id="6790" w:author="Dr Mamadou SANOGO" w:date="2024-11-11T15:11:00Z" w16du:dateUtc="2024-11-11T15:11:00Z">
              <w:r w:rsidRPr="001E2A39">
                <w:rPr>
                  <w:rFonts w:ascii="Arial" w:hAnsi="Arial" w:cs="Arial"/>
                  <w:b/>
                  <w:bCs/>
                  <w:color w:val="000000"/>
                  <w:szCs w:val="24"/>
                </w:rPr>
                <w:t>Statut</w:t>
              </w:r>
            </w:ins>
          </w:p>
        </w:tc>
      </w:tr>
      <w:tr w:rsidR="00E179A8" w:rsidRPr="008654E5" w14:paraId="7BFB8069" w14:textId="77777777" w:rsidTr="001E2A39">
        <w:trPr>
          <w:trHeight w:val="315"/>
          <w:jc w:val="center"/>
          <w:ins w:id="6791"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7B6CAEA" w14:textId="77777777" w:rsidR="00E179A8" w:rsidRPr="001E2A39" w:rsidRDefault="00E179A8" w:rsidP="001E2A39">
            <w:pPr>
              <w:spacing w:line="240" w:lineRule="auto"/>
              <w:jc w:val="left"/>
              <w:rPr>
                <w:ins w:id="6792" w:author="Dr Mamadou SANOGO" w:date="2024-11-11T15:11:00Z" w16du:dateUtc="2024-11-11T15:11:00Z"/>
                <w:rFonts w:ascii="Arial" w:hAnsi="Arial" w:cs="Arial"/>
                <w:color w:val="000000"/>
                <w:szCs w:val="24"/>
              </w:rPr>
            </w:pPr>
            <w:ins w:id="6793" w:author="Dr Mamadou SANOGO" w:date="2024-11-11T15:11:00Z" w16du:dateUtc="2024-11-11T15:11:00Z">
              <w:r w:rsidRPr="001E2A39">
                <w:rPr>
                  <w:rFonts w:ascii="Arial" w:hAnsi="Arial" w:cs="Arial"/>
                  <w:color w:val="000000"/>
                  <w:szCs w:val="24"/>
                </w:rPr>
                <w:t>SANGARE Adama</w:t>
              </w:r>
            </w:ins>
          </w:p>
        </w:tc>
        <w:tc>
          <w:tcPr>
            <w:tcW w:w="3994" w:type="dxa"/>
            <w:tcBorders>
              <w:top w:val="nil"/>
              <w:left w:val="nil"/>
              <w:bottom w:val="single" w:sz="4" w:space="0" w:color="auto"/>
              <w:right w:val="single" w:sz="4" w:space="0" w:color="auto"/>
            </w:tcBorders>
            <w:shd w:val="clear" w:color="auto" w:fill="auto"/>
            <w:noWrap/>
            <w:vAlign w:val="center"/>
            <w:hideMark/>
          </w:tcPr>
          <w:p w14:paraId="7A93323E" w14:textId="77777777" w:rsidR="00E179A8" w:rsidRPr="001E2A39" w:rsidRDefault="00E179A8" w:rsidP="001E2A39">
            <w:pPr>
              <w:spacing w:line="240" w:lineRule="auto"/>
              <w:jc w:val="left"/>
              <w:rPr>
                <w:ins w:id="6794" w:author="Dr Mamadou SANOGO" w:date="2024-11-11T15:11:00Z" w16du:dateUtc="2024-11-11T15:11:00Z"/>
                <w:rFonts w:ascii="Arial" w:hAnsi="Arial" w:cs="Arial"/>
                <w:color w:val="000000"/>
                <w:szCs w:val="24"/>
              </w:rPr>
            </w:pPr>
            <w:ins w:id="6795" w:author="Dr Mamadou SANOGO" w:date="2024-11-11T15:11:00Z" w16du:dateUtc="2024-11-11T15:11:00Z">
              <w:r w:rsidRPr="001E2A39">
                <w:rPr>
                  <w:rFonts w:ascii="Arial" w:hAnsi="Arial" w:cs="Arial"/>
                  <w:color w:val="000000"/>
                  <w:szCs w:val="24"/>
                </w:rPr>
                <w:t>Directeur Général</w:t>
              </w:r>
            </w:ins>
          </w:p>
        </w:tc>
      </w:tr>
      <w:tr w:rsidR="00E179A8" w:rsidRPr="008654E5" w14:paraId="135FFCB4" w14:textId="77777777" w:rsidTr="001E2A39">
        <w:trPr>
          <w:trHeight w:val="315"/>
          <w:jc w:val="center"/>
          <w:ins w:id="6796"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7A7A4124" w14:textId="77777777" w:rsidR="00E179A8" w:rsidRPr="001E2A39" w:rsidRDefault="00E179A8" w:rsidP="001E2A39">
            <w:pPr>
              <w:spacing w:line="240" w:lineRule="auto"/>
              <w:jc w:val="left"/>
              <w:rPr>
                <w:ins w:id="6797" w:author="Dr Mamadou SANOGO" w:date="2024-11-11T15:11:00Z" w16du:dateUtc="2024-11-11T15:11:00Z"/>
                <w:rFonts w:ascii="Arial" w:hAnsi="Arial" w:cs="Arial"/>
                <w:color w:val="000000"/>
                <w:szCs w:val="24"/>
              </w:rPr>
            </w:pPr>
            <w:ins w:id="6798" w:author="Dr Mamadou SANOGO" w:date="2024-11-11T15:11:00Z" w16du:dateUtc="2024-11-11T15:11:00Z">
              <w:r w:rsidRPr="001E2A39">
                <w:rPr>
                  <w:rFonts w:ascii="Arial" w:hAnsi="Arial" w:cs="Arial"/>
                  <w:color w:val="000000"/>
                  <w:szCs w:val="24"/>
                </w:rPr>
                <w:t>TRAORE Nicodème</w:t>
              </w:r>
            </w:ins>
          </w:p>
        </w:tc>
        <w:tc>
          <w:tcPr>
            <w:tcW w:w="3994" w:type="dxa"/>
            <w:tcBorders>
              <w:top w:val="nil"/>
              <w:left w:val="nil"/>
              <w:bottom w:val="single" w:sz="4" w:space="0" w:color="auto"/>
              <w:right w:val="single" w:sz="4" w:space="0" w:color="auto"/>
            </w:tcBorders>
            <w:shd w:val="clear" w:color="auto" w:fill="auto"/>
            <w:noWrap/>
            <w:vAlign w:val="center"/>
            <w:hideMark/>
          </w:tcPr>
          <w:p w14:paraId="3F21EBCD" w14:textId="77777777" w:rsidR="00E179A8" w:rsidRPr="001E2A39" w:rsidRDefault="00E179A8" w:rsidP="001E2A39">
            <w:pPr>
              <w:spacing w:line="240" w:lineRule="auto"/>
              <w:jc w:val="left"/>
              <w:rPr>
                <w:ins w:id="6799" w:author="Dr Mamadou SANOGO" w:date="2024-11-11T15:11:00Z" w16du:dateUtc="2024-11-11T15:11:00Z"/>
                <w:rFonts w:ascii="Arial" w:hAnsi="Arial" w:cs="Arial"/>
                <w:color w:val="000000"/>
                <w:szCs w:val="24"/>
              </w:rPr>
            </w:pPr>
            <w:ins w:id="6800" w:author="Dr Mamadou SANOGO" w:date="2024-11-11T15:11:00Z" w16du:dateUtc="2024-11-11T15:11:00Z">
              <w:r w:rsidRPr="001E2A39">
                <w:rPr>
                  <w:rFonts w:ascii="Arial" w:hAnsi="Arial" w:cs="Arial"/>
                  <w:color w:val="000000"/>
                  <w:szCs w:val="24"/>
                </w:rPr>
                <w:t>Directeur des Etudes</w:t>
              </w:r>
            </w:ins>
          </w:p>
        </w:tc>
      </w:tr>
      <w:tr w:rsidR="00E179A8" w:rsidRPr="008654E5" w14:paraId="45D310FC" w14:textId="77777777" w:rsidTr="001E2A39">
        <w:trPr>
          <w:trHeight w:val="315"/>
          <w:jc w:val="center"/>
          <w:ins w:id="6801"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46E4813" w14:textId="77777777" w:rsidR="00E179A8" w:rsidRPr="001E2A39" w:rsidRDefault="00E179A8" w:rsidP="001E2A39">
            <w:pPr>
              <w:spacing w:line="240" w:lineRule="auto"/>
              <w:jc w:val="left"/>
              <w:rPr>
                <w:ins w:id="6802" w:author="Dr Mamadou SANOGO" w:date="2024-11-11T15:11:00Z" w16du:dateUtc="2024-11-11T15:11:00Z"/>
                <w:rFonts w:ascii="Arial" w:hAnsi="Arial" w:cs="Arial"/>
                <w:color w:val="000000"/>
                <w:szCs w:val="24"/>
              </w:rPr>
            </w:pPr>
            <w:ins w:id="6803" w:author="Dr Mamadou SANOGO" w:date="2024-11-11T15:11:00Z" w16du:dateUtc="2024-11-11T15:11:00Z">
              <w:r w:rsidRPr="001E2A39">
                <w:rPr>
                  <w:rFonts w:ascii="Arial" w:hAnsi="Arial" w:cs="Arial"/>
                  <w:color w:val="000000"/>
                  <w:szCs w:val="24"/>
                </w:rPr>
                <w:t>TRAORE Yaya</w:t>
              </w:r>
            </w:ins>
          </w:p>
        </w:tc>
        <w:tc>
          <w:tcPr>
            <w:tcW w:w="3994" w:type="dxa"/>
            <w:tcBorders>
              <w:top w:val="nil"/>
              <w:left w:val="nil"/>
              <w:bottom w:val="single" w:sz="4" w:space="0" w:color="auto"/>
              <w:right w:val="single" w:sz="4" w:space="0" w:color="auto"/>
            </w:tcBorders>
            <w:shd w:val="clear" w:color="auto" w:fill="auto"/>
            <w:noWrap/>
            <w:vAlign w:val="center"/>
            <w:hideMark/>
          </w:tcPr>
          <w:p w14:paraId="75CFF410" w14:textId="77777777" w:rsidR="00E179A8" w:rsidRPr="001E2A39" w:rsidRDefault="00E179A8" w:rsidP="001E2A39">
            <w:pPr>
              <w:spacing w:line="240" w:lineRule="auto"/>
              <w:jc w:val="left"/>
              <w:rPr>
                <w:ins w:id="6804" w:author="Dr Mamadou SANOGO" w:date="2024-11-11T15:11:00Z" w16du:dateUtc="2024-11-11T15:11:00Z"/>
                <w:rFonts w:ascii="Arial" w:hAnsi="Arial" w:cs="Arial"/>
                <w:color w:val="000000"/>
                <w:szCs w:val="24"/>
              </w:rPr>
            </w:pPr>
            <w:ins w:id="6805" w:author="Dr Mamadou SANOGO" w:date="2024-11-11T15:11:00Z" w16du:dateUtc="2024-11-11T15:11:00Z">
              <w:r w:rsidRPr="001E2A39">
                <w:rPr>
                  <w:rFonts w:ascii="Arial" w:hAnsi="Arial" w:cs="Arial"/>
                  <w:color w:val="000000"/>
                  <w:szCs w:val="24"/>
                </w:rPr>
                <w:t>Responsable CIAQ</w:t>
              </w:r>
            </w:ins>
          </w:p>
        </w:tc>
      </w:tr>
      <w:tr w:rsidR="00E179A8" w:rsidRPr="008654E5" w14:paraId="3724B089" w14:textId="77777777" w:rsidTr="001E2A39">
        <w:trPr>
          <w:trHeight w:val="315"/>
          <w:jc w:val="center"/>
          <w:ins w:id="6806"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D3F6119" w14:textId="77777777" w:rsidR="00E179A8" w:rsidRPr="001E2A39" w:rsidRDefault="00E179A8" w:rsidP="001E2A39">
            <w:pPr>
              <w:spacing w:line="240" w:lineRule="auto"/>
              <w:jc w:val="left"/>
              <w:rPr>
                <w:ins w:id="6807" w:author="Dr Mamadou SANOGO" w:date="2024-11-11T15:11:00Z" w16du:dateUtc="2024-11-11T15:11:00Z"/>
                <w:rFonts w:ascii="Arial" w:hAnsi="Arial" w:cs="Arial"/>
                <w:color w:val="000000"/>
                <w:szCs w:val="24"/>
              </w:rPr>
            </w:pPr>
            <w:ins w:id="6808" w:author="Dr Mamadou SANOGO" w:date="2024-11-11T15:11:00Z" w16du:dateUtc="2024-11-11T15:11:00Z">
              <w:r w:rsidRPr="001E2A39">
                <w:rPr>
                  <w:rFonts w:ascii="Arial" w:hAnsi="Arial" w:cs="Arial"/>
                  <w:color w:val="000000"/>
                  <w:szCs w:val="24"/>
                </w:rPr>
                <w:t>DIAMOUTENE Alassane</w:t>
              </w:r>
            </w:ins>
          </w:p>
        </w:tc>
        <w:tc>
          <w:tcPr>
            <w:tcW w:w="3994" w:type="dxa"/>
            <w:tcBorders>
              <w:top w:val="nil"/>
              <w:left w:val="nil"/>
              <w:bottom w:val="single" w:sz="4" w:space="0" w:color="auto"/>
              <w:right w:val="single" w:sz="4" w:space="0" w:color="auto"/>
            </w:tcBorders>
            <w:shd w:val="clear" w:color="auto" w:fill="auto"/>
            <w:noWrap/>
            <w:vAlign w:val="center"/>
            <w:hideMark/>
          </w:tcPr>
          <w:p w14:paraId="137CD5D9" w14:textId="77777777" w:rsidR="00E179A8" w:rsidRPr="001E2A39" w:rsidRDefault="00E179A8" w:rsidP="001E2A39">
            <w:pPr>
              <w:spacing w:line="240" w:lineRule="auto"/>
              <w:jc w:val="left"/>
              <w:rPr>
                <w:ins w:id="6809" w:author="Dr Mamadou SANOGO" w:date="2024-11-11T15:11:00Z" w16du:dateUtc="2024-11-11T15:11:00Z"/>
                <w:rFonts w:ascii="Arial" w:hAnsi="Arial" w:cs="Arial"/>
                <w:color w:val="000000"/>
                <w:szCs w:val="24"/>
              </w:rPr>
            </w:pPr>
            <w:ins w:id="6810" w:author="Dr Mamadou SANOGO" w:date="2024-11-11T15:11:00Z" w16du:dateUtc="2024-11-11T15:11:00Z">
              <w:r w:rsidRPr="001E2A39">
                <w:rPr>
                  <w:rFonts w:ascii="Arial" w:hAnsi="Arial" w:cs="Arial"/>
                  <w:color w:val="000000"/>
                  <w:szCs w:val="24"/>
                </w:rPr>
                <w:t>Surveillant Général</w:t>
              </w:r>
            </w:ins>
          </w:p>
        </w:tc>
      </w:tr>
      <w:tr w:rsidR="00E179A8" w:rsidRPr="008654E5" w14:paraId="10301101" w14:textId="77777777" w:rsidTr="001E2A39">
        <w:trPr>
          <w:trHeight w:val="315"/>
          <w:jc w:val="center"/>
          <w:ins w:id="6811"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5955548" w14:textId="77777777" w:rsidR="00E179A8" w:rsidRPr="001E2A39" w:rsidRDefault="00E179A8" w:rsidP="001E2A39">
            <w:pPr>
              <w:spacing w:line="240" w:lineRule="auto"/>
              <w:jc w:val="left"/>
              <w:rPr>
                <w:ins w:id="6812" w:author="Dr Mamadou SANOGO" w:date="2024-11-11T15:11:00Z" w16du:dateUtc="2024-11-11T15:11:00Z"/>
                <w:rFonts w:ascii="Arial" w:hAnsi="Arial" w:cs="Arial"/>
                <w:color w:val="000000"/>
                <w:szCs w:val="24"/>
              </w:rPr>
            </w:pPr>
            <w:ins w:id="6813" w:author="Dr Mamadou SANOGO" w:date="2024-11-11T15:11:00Z" w16du:dateUtc="2024-11-11T15:11:00Z">
              <w:r w:rsidRPr="001E2A39">
                <w:rPr>
                  <w:rFonts w:ascii="Arial" w:hAnsi="Arial" w:cs="Arial"/>
                  <w:color w:val="000000"/>
                  <w:szCs w:val="24"/>
                </w:rPr>
                <w:t>SOGOBA Rokiatou</w:t>
              </w:r>
            </w:ins>
          </w:p>
        </w:tc>
        <w:tc>
          <w:tcPr>
            <w:tcW w:w="3994" w:type="dxa"/>
            <w:tcBorders>
              <w:top w:val="nil"/>
              <w:left w:val="nil"/>
              <w:bottom w:val="single" w:sz="4" w:space="0" w:color="auto"/>
              <w:right w:val="single" w:sz="4" w:space="0" w:color="auto"/>
            </w:tcBorders>
            <w:shd w:val="clear" w:color="auto" w:fill="auto"/>
            <w:noWrap/>
            <w:vAlign w:val="center"/>
            <w:hideMark/>
          </w:tcPr>
          <w:p w14:paraId="1CF57902" w14:textId="77777777" w:rsidR="00E179A8" w:rsidRPr="001E2A39" w:rsidRDefault="00E179A8" w:rsidP="001E2A39">
            <w:pPr>
              <w:spacing w:line="240" w:lineRule="auto"/>
              <w:jc w:val="left"/>
              <w:rPr>
                <w:ins w:id="6814" w:author="Dr Mamadou SANOGO" w:date="2024-11-11T15:11:00Z" w16du:dateUtc="2024-11-11T15:11:00Z"/>
                <w:rFonts w:ascii="Arial" w:hAnsi="Arial" w:cs="Arial"/>
                <w:color w:val="000000"/>
                <w:szCs w:val="24"/>
              </w:rPr>
            </w:pPr>
            <w:ins w:id="6815" w:author="Dr Mamadou SANOGO" w:date="2024-11-11T15:11:00Z" w16du:dateUtc="2024-11-11T15:11:00Z">
              <w:r w:rsidRPr="001E2A39">
                <w:rPr>
                  <w:rFonts w:ascii="Arial" w:hAnsi="Arial" w:cs="Arial"/>
                  <w:color w:val="000000"/>
                  <w:szCs w:val="24"/>
                </w:rPr>
                <w:t>Gestion et comptabilité</w:t>
              </w:r>
            </w:ins>
          </w:p>
        </w:tc>
      </w:tr>
      <w:tr w:rsidR="00E179A8" w:rsidRPr="008654E5" w14:paraId="7021E0D7" w14:textId="77777777" w:rsidTr="001E2A39">
        <w:trPr>
          <w:trHeight w:val="315"/>
          <w:jc w:val="center"/>
          <w:ins w:id="6816"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F090D96" w14:textId="77777777" w:rsidR="00E179A8" w:rsidRPr="001E2A39" w:rsidRDefault="00E179A8" w:rsidP="001E2A39">
            <w:pPr>
              <w:spacing w:line="240" w:lineRule="auto"/>
              <w:jc w:val="left"/>
              <w:rPr>
                <w:ins w:id="6817" w:author="Dr Mamadou SANOGO" w:date="2024-11-11T15:11:00Z" w16du:dateUtc="2024-11-11T15:11:00Z"/>
                <w:rFonts w:ascii="Arial" w:hAnsi="Arial" w:cs="Arial"/>
                <w:color w:val="000000"/>
                <w:szCs w:val="24"/>
              </w:rPr>
            </w:pPr>
            <w:ins w:id="6818" w:author="Dr Mamadou SANOGO" w:date="2024-11-11T15:11:00Z" w16du:dateUtc="2024-11-11T15:11:00Z">
              <w:r w:rsidRPr="001E2A39">
                <w:rPr>
                  <w:rFonts w:ascii="Arial" w:hAnsi="Arial" w:cs="Arial"/>
                  <w:color w:val="000000"/>
                  <w:szCs w:val="24"/>
                </w:rPr>
                <w:t>TOURE Macou</w:t>
              </w:r>
            </w:ins>
          </w:p>
        </w:tc>
        <w:tc>
          <w:tcPr>
            <w:tcW w:w="3994" w:type="dxa"/>
            <w:tcBorders>
              <w:top w:val="nil"/>
              <w:left w:val="nil"/>
              <w:bottom w:val="single" w:sz="4" w:space="0" w:color="auto"/>
              <w:right w:val="single" w:sz="4" w:space="0" w:color="auto"/>
            </w:tcBorders>
            <w:shd w:val="clear" w:color="auto" w:fill="auto"/>
            <w:noWrap/>
            <w:vAlign w:val="center"/>
            <w:hideMark/>
          </w:tcPr>
          <w:p w14:paraId="395AEC24" w14:textId="77777777" w:rsidR="00E179A8" w:rsidRPr="001E2A39" w:rsidRDefault="00E179A8" w:rsidP="001E2A39">
            <w:pPr>
              <w:spacing w:line="240" w:lineRule="auto"/>
              <w:jc w:val="left"/>
              <w:rPr>
                <w:ins w:id="6819" w:author="Dr Mamadou SANOGO" w:date="2024-11-11T15:11:00Z" w16du:dateUtc="2024-11-11T15:11:00Z"/>
                <w:rFonts w:ascii="Arial" w:hAnsi="Arial" w:cs="Arial"/>
                <w:color w:val="000000"/>
                <w:szCs w:val="24"/>
              </w:rPr>
            </w:pPr>
            <w:ins w:id="6820" w:author="Dr Mamadou SANOGO" w:date="2024-11-11T15:11:00Z" w16du:dateUtc="2024-11-11T15:11:00Z">
              <w:r w:rsidRPr="001E2A39">
                <w:rPr>
                  <w:rFonts w:ascii="Arial" w:hAnsi="Arial" w:cs="Arial"/>
                  <w:color w:val="000000"/>
                  <w:szCs w:val="24"/>
                </w:rPr>
                <w:t>Assistante de Direction</w:t>
              </w:r>
            </w:ins>
          </w:p>
        </w:tc>
      </w:tr>
      <w:tr w:rsidR="00E179A8" w:rsidRPr="008654E5" w14:paraId="6AD8735E" w14:textId="77777777" w:rsidTr="001E2A39">
        <w:trPr>
          <w:trHeight w:val="315"/>
          <w:jc w:val="center"/>
          <w:ins w:id="6821"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5EBB880C" w14:textId="77777777" w:rsidR="00E179A8" w:rsidRPr="001E2A39" w:rsidRDefault="00E179A8" w:rsidP="001E2A39">
            <w:pPr>
              <w:spacing w:line="240" w:lineRule="auto"/>
              <w:jc w:val="left"/>
              <w:rPr>
                <w:ins w:id="6822" w:author="Dr Mamadou SANOGO" w:date="2024-11-11T15:11:00Z" w16du:dateUtc="2024-11-11T15:11:00Z"/>
                <w:rFonts w:ascii="Arial" w:hAnsi="Arial" w:cs="Arial"/>
                <w:color w:val="000000"/>
                <w:szCs w:val="24"/>
              </w:rPr>
            </w:pPr>
            <w:ins w:id="6823" w:author="Dr Mamadou SANOGO" w:date="2024-11-11T15:11:00Z" w16du:dateUtc="2024-11-11T15:11:00Z">
              <w:r w:rsidRPr="001E2A39">
                <w:rPr>
                  <w:rFonts w:ascii="Arial" w:hAnsi="Arial" w:cs="Arial"/>
                  <w:color w:val="000000"/>
                  <w:szCs w:val="24"/>
                </w:rPr>
                <w:t>SANGARE Boubacar</w:t>
              </w:r>
            </w:ins>
          </w:p>
        </w:tc>
        <w:tc>
          <w:tcPr>
            <w:tcW w:w="3994" w:type="dxa"/>
            <w:tcBorders>
              <w:top w:val="nil"/>
              <w:left w:val="nil"/>
              <w:bottom w:val="single" w:sz="4" w:space="0" w:color="auto"/>
              <w:right w:val="single" w:sz="4" w:space="0" w:color="auto"/>
            </w:tcBorders>
            <w:shd w:val="clear" w:color="auto" w:fill="auto"/>
            <w:noWrap/>
            <w:vAlign w:val="center"/>
            <w:hideMark/>
          </w:tcPr>
          <w:p w14:paraId="5B5F1C95" w14:textId="77777777" w:rsidR="00E179A8" w:rsidRPr="001E2A39" w:rsidRDefault="00E179A8" w:rsidP="001E2A39">
            <w:pPr>
              <w:spacing w:line="240" w:lineRule="auto"/>
              <w:jc w:val="left"/>
              <w:rPr>
                <w:ins w:id="6824" w:author="Dr Mamadou SANOGO" w:date="2024-11-11T15:11:00Z" w16du:dateUtc="2024-11-11T15:11:00Z"/>
                <w:rFonts w:ascii="Arial" w:hAnsi="Arial" w:cs="Arial"/>
                <w:color w:val="000000"/>
                <w:szCs w:val="24"/>
              </w:rPr>
            </w:pPr>
            <w:ins w:id="6825" w:author="Dr Mamadou SANOGO" w:date="2024-11-11T15:11:00Z" w16du:dateUtc="2024-11-11T15:11:00Z">
              <w:r w:rsidRPr="001E2A39">
                <w:rPr>
                  <w:rFonts w:ascii="Arial" w:hAnsi="Arial" w:cs="Arial"/>
                  <w:color w:val="000000"/>
                  <w:szCs w:val="24"/>
                </w:rPr>
                <w:t>Professeur</w:t>
              </w:r>
            </w:ins>
          </w:p>
        </w:tc>
      </w:tr>
      <w:tr w:rsidR="00E179A8" w:rsidRPr="008654E5" w14:paraId="1829D20E" w14:textId="77777777" w:rsidTr="001E2A39">
        <w:trPr>
          <w:trHeight w:val="315"/>
          <w:jc w:val="center"/>
          <w:ins w:id="6826"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CCEC4ED" w14:textId="77777777" w:rsidR="00E179A8" w:rsidRPr="001E2A39" w:rsidRDefault="00E179A8" w:rsidP="001E2A39">
            <w:pPr>
              <w:spacing w:line="240" w:lineRule="auto"/>
              <w:jc w:val="left"/>
              <w:rPr>
                <w:ins w:id="6827" w:author="Dr Mamadou SANOGO" w:date="2024-11-11T15:11:00Z" w16du:dateUtc="2024-11-11T15:11:00Z"/>
                <w:rFonts w:ascii="Arial" w:hAnsi="Arial" w:cs="Arial"/>
                <w:color w:val="000000"/>
                <w:szCs w:val="24"/>
              </w:rPr>
            </w:pPr>
            <w:ins w:id="6828" w:author="Dr Mamadou SANOGO" w:date="2024-11-11T15:11:00Z" w16du:dateUtc="2024-11-11T15:11:00Z">
              <w:r w:rsidRPr="001E2A39">
                <w:rPr>
                  <w:rFonts w:ascii="Arial" w:hAnsi="Arial" w:cs="Arial"/>
                  <w:color w:val="000000"/>
                  <w:szCs w:val="24"/>
                </w:rPr>
                <w:t>DIAWARA Mohamed</w:t>
              </w:r>
            </w:ins>
          </w:p>
        </w:tc>
        <w:tc>
          <w:tcPr>
            <w:tcW w:w="3994" w:type="dxa"/>
            <w:tcBorders>
              <w:top w:val="nil"/>
              <w:left w:val="nil"/>
              <w:bottom w:val="single" w:sz="4" w:space="0" w:color="auto"/>
              <w:right w:val="single" w:sz="4" w:space="0" w:color="auto"/>
            </w:tcBorders>
            <w:shd w:val="clear" w:color="auto" w:fill="auto"/>
            <w:noWrap/>
            <w:vAlign w:val="center"/>
            <w:hideMark/>
          </w:tcPr>
          <w:p w14:paraId="73658199" w14:textId="77777777" w:rsidR="00E179A8" w:rsidRPr="001E2A39" w:rsidRDefault="00E179A8" w:rsidP="001E2A39">
            <w:pPr>
              <w:spacing w:line="240" w:lineRule="auto"/>
              <w:jc w:val="left"/>
              <w:rPr>
                <w:ins w:id="6829" w:author="Dr Mamadou SANOGO" w:date="2024-11-11T15:11:00Z" w16du:dateUtc="2024-11-11T15:11:00Z"/>
                <w:rFonts w:ascii="Arial" w:hAnsi="Arial" w:cs="Arial"/>
                <w:color w:val="000000"/>
                <w:szCs w:val="24"/>
              </w:rPr>
            </w:pPr>
            <w:ins w:id="6830" w:author="Dr Mamadou SANOGO" w:date="2024-11-11T15:11:00Z" w16du:dateUtc="2024-11-11T15:11:00Z">
              <w:r w:rsidRPr="001E2A39">
                <w:rPr>
                  <w:rFonts w:ascii="Arial" w:hAnsi="Arial" w:cs="Arial"/>
                  <w:color w:val="000000"/>
                  <w:szCs w:val="24"/>
                </w:rPr>
                <w:t>Professeur</w:t>
              </w:r>
            </w:ins>
          </w:p>
        </w:tc>
      </w:tr>
      <w:tr w:rsidR="00E179A8" w:rsidRPr="008654E5" w14:paraId="45009D32" w14:textId="77777777" w:rsidTr="001E2A39">
        <w:trPr>
          <w:trHeight w:val="315"/>
          <w:jc w:val="center"/>
          <w:ins w:id="6831"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76C2626" w14:textId="77777777" w:rsidR="00E179A8" w:rsidRPr="001E2A39" w:rsidRDefault="00E179A8" w:rsidP="001E2A39">
            <w:pPr>
              <w:spacing w:line="240" w:lineRule="auto"/>
              <w:jc w:val="left"/>
              <w:rPr>
                <w:ins w:id="6832" w:author="Dr Mamadou SANOGO" w:date="2024-11-11T15:11:00Z" w16du:dateUtc="2024-11-11T15:11:00Z"/>
                <w:rFonts w:ascii="Arial" w:hAnsi="Arial" w:cs="Arial"/>
                <w:color w:val="000000"/>
                <w:szCs w:val="24"/>
              </w:rPr>
            </w:pPr>
            <w:ins w:id="6833" w:author="Dr Mamadou SANOGO" w:date="2024-11-11T15:11:00Z" w16du:dateUtc="2024-11-11T15:11:00Z">
              <w:r w:rsidRPr="001E2A39">
                <w:rPr>
                  <w:rFonts w:ascii="Arial" w:hAnsi="Arial" w:cs="Arial"/>
                  <w:color w:val="000000"/>
                  <w:szCs w:val="24"/>
                </w:rPr>
                <w:t>TRAORE Abdramane</w:t>
              </w:r>
            </w:ins>
          </w:p>
        </w:tc>
        <w:tc>
          <w:tcPr>
            <w:tcW w:w="3994" w:type="dxa"/>
            <w:tcBorders>
              <w:top w:val="nil"/>
              <w:left w:val="nil"/>
              <w:bottom w:val="single" w:sz="4" w:space="0" w:color="auto"/>
              <w:right w:val="single" w:sz="4" w:space="0" w:color="auto"/>
            </w:tcBorders>
            <w:shd w:val="clear" w:color="auto" w:fill="auto"/>
            <w:noWrap/>
            <w:vAlign w:val="center"/>
            <w:hideMark/>
          </w:tcPr>
          <w:p w14:paraId="2B004916" w14:textId="77777777" w:rsidR="00E179A8" w:rsidRPr="001E2A39" w:rsidRDefault="00E179A8" w:rsidP="001E2A39">
            <w:pPr>
              <w:spacing w:line="240" w:lineRule="auto"/>
              <w:jc w:val="left"/>
              <w:rPr>
                <w:ins w:id="6834" w:author="Dr Mamadou SANOGO" w:date="2024-11-11T15:11:00Z" w16du:dateUtc="2024-11-11T15:11:00Z"/>
                <w:rFonts w:ascii="Arial" w:hAnsi="Arial" w:cs="Arial"/>
                <w:color w:val="000000"/>
                <w:szCs w:val="24"/>
              </w:rPr>
            </w:pPr>
            <w:ins w:id="6835" w:author="Dr Mamadou SANOGO" w:date="2024-11-11T15:11:00Z" w16du:dateUtc="2024-11-11T15:11:00Z">
              <w:r w:rsidRPr="001E2A39">
                <w:rPr>
                  <w:rFonts w:ascii="Arial" w:hAnsi="Arial" w:cs="Arial"/>
                  <w:color w:val="000000"/>
                  <w:szCs w:val="24"/>
                </w:rPr>
                <w:t>Professeur</w:t>
              </w:r>
            </w:ins>
          </w:p>
        </w:tc>
      </w:tr>
      <w:tr w:rsidR="00E179A8" w:rsidRPr="008654E5" w14:paraId="25F4F4DC" w14:textId="77777777" w:rsidTr="001E2A39">
        <w:trPr>
          <w:trHeight w:val="315"/>
          <w:jc w:val="center"/>
          <w:ins w:id="6836"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39B5697" w14:textId="77777777" w:rsidR="00E179A8" w:rsidRPr="001E2A39" w:rsidRDefault="00E179A8" w:rsidP="001E2A39">
            <w:pPr>
              <w:spacing w:line="240" w:lineRule="auto"/>
              <w:jc w:val="left"/>
              <w:rPr>
                <w:ins w:id="6837" w:author="Dr Mamadou SANOGO" w:date="2024-11-11T15:11:00Z" w16du:dateUtc="2024-11-11T15:11:00Z"/>
                <w:rFonts w:ascii="Arial" w:hAnsi="Arial" w:cs="Arial"/>
                <w:color w:val="000000"/>
                <w:szCs w:val="24"/>
              </w:rPr>
            </w:pPr>
            <w:ins w:id="6838" w:author="Dr Mamadou SANOGO" w:date="2024-11-11T15:11:00Z" w16du:dateUtc="2024-11-11T15:11:00Z">
              <w:r w:rsidRPr="001E2A39">
                <w:rPr>
                  <w:rFonts w:ascii="Arial" w:hAnsi="Arial" w:cs="Arial"/>
                  <w:color w:val="000000"/>
                  <w:szCs w:val="24"/>
                </w:rPr>
                <w:t>SISSOKO Fodé</w:t>
              </w:r>
            </w:ins>
          </w:p>
        </w:tc>
        <w:tc>
          <w:tcPr>
            <w:tcW w:w="3994" w:type="dxa"/>
            <w:tcBorders>
              <w:top w:val="nil"/>
              <w:left w:val="nil"/>
              <w:bottom w:val="single" w:sz="4" w:space="0" w:color="auto"/>
              <w:right w:val="single" w:sz="4" w:space="0" w:color="auto"/>
            </w:tcBorders>
            <w:shd w:val="clear" w:color="auto" w:fill="auto"/>
            <w:noWrap/>
            <w:vAlign w:val="center"/>
            <w:hideMark/>
          </w:tcPr>
          <w:p w14:paraId="3955A703" w14:textId="77777777" w:rsidR="00E179A8" w:rsidRPr="001E2A39" w:rsidRDefault="00E179A8" w:rsidP="001E2A39">
            <w:pPr>
              <w:spacing w:line="240" w:lineRule="auto"/>
              <w:jc w:val="left"/>
              <w:rPr>
                <w:ins w:id="6839" w:author="Dr Mamadou SANOGO" w:date="2024-11-11T15:11:00Z" w16du:dateUtc="2024-11-11T15:11:00Z"/>
                <w:rFonts w:ascii="Arial" w:hAnsi="Arial" w:cs="Arial"/>
                <w:color w:val="000000"/>
                <w:szCs w:val="24"/>
              </w:rPr>
            </w:pPr>
            <w:ins w:id="6840" w:author="Dr Mamadou SANOGO" w:date="2024-11-11T15:11:00Z" w16du:dateUtc="2024-11-11T15:11:00Z">
              <w:r w:rsidRPr="001E2A39">
                <w:rPr>
                  <w:rFonts w:ascii="Arial" w:hAnsi="Arial" w:cs="Arial"/>
                  <w:color w:val="000000"/>
                  <w:szCs w:val="24"/>
                </w:rPr>
                <w:t>Professeur</w:t>
              </w:r>
            </w:ins>
          </w:p>
        </w:tc>
      </w:tr>
      <w:tr w:rsidR="00E179A8" w:rsidRPr="008654E5" w14:paraId="6F992AEF" w14:textId="77777777" w:rsidTr="001E2A39">
        <w:trPr>
          <w:trHeight w:val="315"/>
          <w:jc w:val="center"/>
          <w:ins w:id="6841"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1625C6F" w14:textId="77777777" w:rsidR="00E179A8" w:rsidRPr="001E2A39" w:rsidRDefault="00E179A8" w:rsidP="001E2A39">
            <w:pPr>
              <w:spacing w:line="240" w:lineRule="auto"/>
              <w:jc w:val="left"/>
              <w:rPr>
                <w:ins w:id="6842" w:author="Dr Mamadou SANOGO" w:date="2024-11-11T15:11:00Z" w16du:dateUtc="2024-11-11T15:11:00Z"/>
                <w:rFonts w:ascii="Arial" w:hAnsi="Arial" w:cs="Arial"/>
                <w:color w:val="000000"/>
                <w:szCs w:val="24"/>
              </w:rPr>
            </w:pPr>
            <w:ins w:id="6843" w:author="Dr Mamadou SANOGO" w:date="2024-11-11T15:11:00Z" w16du:dateUtc="2024-11-11T15:11:00Z">
              <w:r w:rsidRPr="001E2A39">
                <w:rPr>
                  <w:rFonts w:ascii="Arial" w:hAnsi="Arial" w:cs="Arial"/>
                  <w:color w:val="000000"/>
                  <w:szCs w:val="24"/>
                </w:rPr>
                <w:t>DIAWARA Mamadou</w:t>
              </w:r>
            </w:ins>
          </w:p>
        </w:tc>
        <w:tc>
          <w:tcPr>
            <w:tcW w:w="3994" w:type="dxa"/>
            <w:tcBorders>
              <w:top w:val="nil"/>
              <w:left w:val="nil"/>
              <w:bottom w:val="single" w:sz="4" w:space="0" w:color="auto"/>
              <w:right w:val="single" w:sz="4" w:space="0" w:color="auto"/>
            </w:tcBorders>
            <w:shd w:val="clear" w:color="auto" w:fill="auto"/>
            <w:noWrap/>
            <w:vAlign w:val="center"/>
            <w:hideMark/>
          </w:tcPr>
          <w:p w14:paraId="7580F739" w14:textId="77777777" w:rsidR="00E179A8" w:rsidRPr="001E2A39" w:rsidRDefault="00E179A8" w:rsidP="001E2A39">
            <w:pPr>
              <w:spacing w:line="240" w:lineRule="auto"/>
              <w:jc w:val="left"/>
              <w:rPr>
                <w:ins w:id="6844" w:author="Dr Mamadou SANOGO" w:date="2024-11-11T15:11:00Z" w16du:dateUtc="2024-11-11T15:11:00Z"/>
                <w:rFonts w:ascii="Arial" w:hAnsi="Arial" w:cs="Arial"/>
                <w:color w:val="000000"/>
                <w:szCs w:val="24"/>
              </w:rPr>
            </w:pPr>
            <w:ins w:id="6845" w:author="Dr Mamadou SANOGO" w:date="2024-11-11T15:11:00Z" w16du:dateUtc="2024-11-11T15:11:00Z">
              <w:r w:rsidRPr="001E2A39">
                <w:rPr>
                  <w:rFonts w:ascii="Arial" w:hAnsi="Arial" w:cs="Arial"/>
                  <w:color w:val="000000"/>
                  <w:szCs w:val="24"/>
                </w:rPr>
                <w:t>Etudiant</w:t>
              </w:r>
            </w:ins>
          </w:p>
        </w:tc>
      </w:tr>
      <w:tr w:rsidR="00E179A8" w:rsidRPr="008654E5" w14:paraId="18CD21EB" w14:textId="77777777" w:rsidTr="001E2A39">
        <w:trPr>
          <w:trHeight w:val="315"/>
          <w:jc w:val="center"/>
          <w:ins w:id="6846"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210FBF2" w14:textId="77777777" w:rsidR="00E179A8" w:rsidRPr="001E2A39" w:rsidRDefault="00E179A8" w:rsidP="001E2A39">
            <w:pPr>
              <w:spacing w:line="240" w:lineRule="auto"/>
              <w:jc w:val="left"/>
              <w:rPr>
                <w:ins w:id="6847" w:author="Dr Mamadou SANOGO" w:date="2024-11-11T15:11:00Z" w16du:dateUtc="2024-11-11T15:11:00Z"/>
                <w:rFonts w:ascii="Arial" w:hAnsi="Arial" w:cs="Arial"/>
                <w:color w:val="000000"/>
                <w:szCs w:val="24"/>
              </w:rPr>
            </w:pPr>
            <w:ins w:id="6848" w:author="Dr Mamadou SANOGO" w:date="2024-11-11T15:11:00Z" w16du:dateUtc="2024-11-11T15:11:00Z">
              <w:r w:rsidRPr="001E2A39">
                <w:rPr>
                  <w:rFonts w:ascii="Arial" w:hAnsi="Arial" w:cs="Arial"/>
                  <w:color w:val="000000"/>
                  <w:szCs w:val="24"/>
                </w:rPr>
                <w:t>DIALLO Fatou</w:t>
              </w:r>
            </w:ins>
          </w:p>
        </w:tc>
        <w:tc>
          <w:tcPr>
            <w:tcW w:w="3994" w:type="dxa"/>
            <w:tcBorders>
              <w:top w:val="nil"/>
              <w:left w:val="nil"/>
              <w:bottom w:val="single" w:sz="4" w:space="0" w:color="auto"/>
              <w:right w:val="single" w:sz="4" w:space="0" w:color="auto"/>
            </w:tcBorders>
            <w:shd w:val="clear" w:color="auto" w:fill="auto"/>
            <w:noWrap/>
            <w:vAlign w:val="center"/>
            <w:hideMark/>
          </w:tcPr>
          <w:p w14:paraId="409E6D1F" w14:textId="77777777" w:rsidR="00E179A8" w:rsidRPr="001E2A39" w:rsidRDefault="00E179A8" w:rsidP="001E2A39">
            <w:pPr>
              <w:spacing w:line="240" w:lineRule="auto"/>
              <w:jc w:val="left"/>
              <w:rPr>
                <w:ins w:id="6849" w:author="Dr Mamadou SANOGO" w:date="2024-11-11T15:11:00Z" w16du:dateUtc="2024-11-11T15:11:00Z"/>
                <w:rFonts w:ascii="Arial" w:hAnsi="Arial" w:cs="Arial"/>
                <w:color w:val="000000"/>
                <w:szCs w:val="24"/>
              </w:rPr>
            </w:pPr>
            <w:ins w:id="6850" w:author="Dr Mamadou SANOGO" w:date="2024-11-11T15:11:00Z" w16du:dateUtc="2024-11-11T15:11:00Z">
              <w:r w:rsidRPr="001E2A39">
                <w:rPr>
                  <w:rFonts w:ascii="Arial" w:hAnsi="Arial" w:cs="Arial"/>
                  <w:color w:val="000000"/>
                  <w:szCs w:val="24"/>
                </w:rPr>
                <w:t>Etudiant</w:t>
              </w:r>
            </w:ins>
          </w:p>
        </w:tc>
      </w:tr>
      <w:tr w:rsidR="00E179A8" w:rsidRPr="008654E5" w14:paraId="527E0EAB" w14:textId="77777777" w:rsidTr="001E2A39">
        <w:trPr>
          <w:trHeight w:val="315"/>
          <w:jc w:val="center"/>
          <w:ins w:id="6851"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09AFE2E" w14:textId="77777777" w:rsidR="00E179A8" w:rsidRPr="001E2A39" w:rsidRDefault="00E179A8" w:rsidP="001E2A39">
            <w:pPr>
              <w:spacing w:line="240" w:lineRule="auto"/>
              <w:jc w:val="left"/>
              <w:rPr>
                <w:ins w:id="6852" w:author="Dr Mamadou SANOGO" w:date="2024-11-11T15:11:00Z" w16du:dateUtc="2024-11-11T15:11:00Z"/>
                <w:rFonts w:ascii="Arial" w:hAnsi="Arial" w:cs="Arial"/>
                <w:color w:val="000000"/>
                <w:szCs w:val="24"/>
              </w:rPr>
            </w:pPr>
            <w:ins w:id="6853" w:author="Dr Mamadou SANOGO" w:date="2024-11-11T15:11:00Z" w16du:dateUtc="2024-11-11T15:11:00Z">
              <w:r w:rsidRPr="001E2A39">
                <w:rPr>
                  <w:rFonts w:ascii="Arial" w:hAnsi="Arial" w:cs="Arial"/>
                  <w:color w:val="000000"/>
                  <w:szCs w:val="24"/>
                </w:rPr>
                <w:t>FOFANA Souleymane</w:t>
              </w:r>
            </w:ins>
          </w:p>
        </w:tc>
        <w:tc>
          <w:tcPr>
            <w:tcW w:w="3994" w:type="dxa"/>
            <w:tcBorders>
              <w:top w:val="nil"/>
              <w:left w:val="nil"/>
              <w:bottom w:val="single" w:sz="4" w:space="0" w:color="auto"/>
              <w:right w:val="single" w:sz="4" w:space="0" w:color="auto"/>
            </w:tcBorders>
            <w:shd w:val="clear" w:color="auto" w:fill="auto"/>
            <w:noWrap/>
            <w:vAlign w:val="center"/>
            <w:hideMark/>
          </w:tcPr>
          <w:p w14:paraId="2515DAF7" w14:textId="77777777" w:rsidR="00E179A8" w:rsidRPr="001E2A39" w:rsidRDefault="00E179A8" w:rsidP="001E2A39">
            <w:pPr>
              <w:spacing w:line="240" w:lineRule="auto"/>
              <w:jc w:val="left"/>
              <w:rPr>
                <w:ins w:id="6854" w:author="Dr Mamadou SANOGO" w:date="2024-11-11T15:11:00Z" w16du:dateUtc="2024-11-11T15:11:00Z"/>
                <w:rFonts w:ascii="Arial" w:hAnsi="Arial" w:cs="Arial"/>
                <w:color w:val="000000"/>
                <w:szCs w:val="24"/>
              </w:rPr>
            </w:pPr>
            <w:ins w:id="6855" w:author="Dr Mamadou SANOGO" w:date="2024-11-11T15:11:00Z" w16du:dateUtc="2024-11-11T15:11:00Z">
              <w:r w:rsidRPr="001E2A39">
                <w:rPr>
                  <w:rFonts w:ascii="Arial" w:hAnsi="Arial" w:cs="Arial"/>
                  <w:color w:val="000000"/>
                  <w:szCs w:val="24"/>
                </w:rPr>
                <w:t>Parent d’étudiant</w:t>
              </w:r>
            </w:ins>
          </w:p>
        </w:tc>
      </w:tr>
      <w:tr w:rsidR="00E179A8" w:rsidRPr="008654E5" w14:paraId="748FD704" w14:textId="77777777" w:rsidTr="001E2A39">
        <w:trPr>
          <w:trHeight w:val="315"/>
          <w:jc w:val="center"/>
          <w:ins w:id="6856"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905A743" w14:textId="77777777" w:rsidR="00E179A8" w:rsidRPr="001E2A39" w:rsidRDefault="00E179A8" w:rsidP="001E2A39">
            <w:pPr>
              <w:spacing w:line="240" w:lineRule="auto"/>
              <w:jc w:val="left"/>
              <w:rPr>
                <w:ins w:id="6857" w:author="Dr Mamadou SANOGO" w:date="2024-11-11T15:11:00Z" w16du:dateUtc="2024-11-11T15:11:00Z"/>
                <w:rFonts w:ascii="Arial" w:hAnsi="Arial" w:cs="Arial"/>
                <w:color w:val="000000"/>
                <w:szCs w:val="24"/>
              </w:rPr>
            </w:pPr>
            <w:ins w:id="6858" w:author="Dr Mamadou SANOGO" w:date="2024-11-11T15:11:00Z" w16du:dateUtc="2024-11-11T15:11:00Z">
              <w:r w:rsidRPr="001E2A39">
                <w:rPr>
                  <w:rFonts w:ascii="Arial" w:hAnsi="Arial" w:cs="Arial"/>
                  <w:color w:val="000000"/>
                  <w:szCs w:val="24"/>
                </w:rPr>
                <w:t>DIALLO Asma</w:t>
              </w:r>
            </w:ins>
          </w:p>
        </w:tc>
        <w:tc>
          <w:tcPr>
            <w:tcW w:w="3994" w:type="dxa"/>
            <w:tcBorders>
              <w:top w:val="nil"/>
              <w:left w:val="nil"/>
              <w:bottom w:val="single" w:sz="4" w:space="0" w:color="auto"/>
              <w:right w:val="single" w:sz="4" w:space="0" w:color="auto"/>
            </w:tcBorders>
            <w:shd w:val="clear" w:color="auto" w:fill="auto"/>
            <w:noWrap/>
            <w:vAlign w:val="center"/>
            <w:hideMark/>
          </w:tcPr>
          <w:p w14:paraId="78EE99D1" w14:textId="77777777" w:rsidR="00E179A8" w:rsidRPr="001E2A39" w:rsidRDefault="00E179A8" w:rsidP="001E2A39">
            <w:pPr>
              <w:spacing w:line="240" w:lineRule="auto"/>
              <w:jc w:val="left"/>
              <w:rPr>
                <w:ins w:id="6859" w:author="Dr Mamadou SANOGO" w:date="2024-11-11T15:11:00Z" w16du:dateUtc="2024-11-11T15:11:00Z"/>
                <w:rFonts w:ascii="Arial" w:hAnsi="Arial" w:cs="Arial"/>
                <w:color w:val="000000"/>
                <w:szCs w:val="24"/>
              </w:rPr>
            </w:pPr>
            <w:ins w:id="6860" w:author="Dr Mamadou SANOGO" w:date="2024-11-11T15:11:00Z" w16du:dateUtc="2024-11-11T15:11:00Z">
              <w:r w:rsidRPr="001E2A39">
                <w:rPr>
                  <w:rFonts w:ascii="Arial" w:hAnsi="Arial" w:cs="Arial"/>
                  <w:color w:val="000000"/>
                  <w:szCs w:val="24"/>
                </w:rPr>
                <w:t>Parent d’étudiant</w:t>
              </w:r>
            </w:ins>
          </w:p>
        </w:tc>
      </w:tr>
      <w:tr w:rsidR="00E179A8" w:rsidRPr="008654E5" w14:paraId="50AD0B85" w14:textId="77777777" w:rsidTr="001E2A39">
        <w:trPr>
          <w:trHeight w:val="315"/>
          <w:jc w:val="center"/>
          <w:ins w:id="6861" w:author="Dr Mamadou SANOGO" w:date="2024-11-11T15:11:00Z" w16du:dateUtc="2024-11-11T15:11: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D38AA77" w14:textId="77777777" w:rsidR="00E179A8" w:rsidRPr="001E2A39" w:rsidRDefault="00E179A8" w:rsidP="001E2A39">
            <w:pPr>
              <w:spacing w:line="240" w:lineRule="auto"/>
              <w:jc w:val="left"/>
              <w:rPr>
                <w:ins w:id="6862" w:author="Dr Mamadou SANOGO" w:date="2024-11-11T15:11:00Z" w16du:dateUtc="2024-11-11T15:11:00Z"/>
                <w:rFonts w:ascii="Arial" w:hAnsi="Arial" w:cs="Arial"/>
                <w:color w:val="000000"/>
                <w:szCs w:val="24"/>
              </w:rPr>
            </w:pPr>
            <w:ins w:id="6863" w:author="Dr Mamadou SANOGO" w:date="2024-11-11T15:11:00Z" w16du:dateUtc="2024-11-11T15:11:00Z">
              <w:r w:rsidRPr="001E2A39">
                <w:rPr>
                  <w:rFonts w:ascii="Arial" w:hAnsi="Arial" w:cs="Arial"/>
                  <w:color w:val="000000"/>
                  <w:szCs w:val="24"/>
                </w:rPr>
                <w:t>DOUMBIA Moussa</w:t>
              </w:r>
            </w:ins>
          </w:p>
        </w:tc>
        <w:tc>
          <w:tcPr>
            <w:tcW w:w="3994" w:type="dxa"/>
            <w:tcBorders>
              <w:top w:val="nil"/>
              <w:left w:val="nil"/>
              <w:bottom w:val="single" w:sz="4" w:space="0" w:color="auto"/>
              <w:right w:val="single" w:sz="4" w:space="0" w:color="auto"/>
            </w:tcBorders>
            <w:shd w:val="clear" w:color="auto" w:fill="auto"/>
            <w:noWrap/>
            <w:vAlign w:val="center"/>
            <w:hideMark/>
          </w:tcPr>
          <w:p w14:paraId="11F0745F" w14:textId="77777777" w:rsidR="00E179A8" w:rsidRPr="001E2A39" w:rsidRDefault="00E179A8" w:rsidP="001E2A39">
            <w:pPr>
              <w:spacing w:line="240" w:lineRule="auto"/>
              <w:jc w:val="left"/>
              <w:rPr>
                <w:ins w:id="6864" w:author="Dr Mamadou SANOGO" w:date="2024-11-11T15:11:00Z" w16du:dateUtc="2024-11-11T15:11:00Z"/>
                <w:rFonts w:ascii="Arial" w:hAnsi="Arial" w:cs="Arial"/>
                <w:color w:val="000000"/>
                <w:szCs w:val="24"/>
              </w:rPr>
            </w:pPr>
            <w:ins w:id="6865" w:author="Dr Mamadou SANOGO" w:date="2024-11-11T15:11:00Z" w16du:dateUtc="2024-11-11T15:11:00Z">
              <w:r w:rsidRPr="001E2A39">
                <w:rPr>
                  <w:rFonts w:ascii="Arial" w:hAnsi="Arial" w:cs="Arial"/>
                  <w:color w:val="000000"/>
                  <w:szCs w:val="24"/>
                </w:rPr>
                <w:t>Monde professionnel</w:t>
              </w:r>
            </w:ins>
          </w:p>
        </w:tc>
      </w:tr>
    </w:tbl>
    <w:p w14:paraId="199FD133" w14:textId="77777777" w:rsidR="00E179A8" w:rsidRDefault="00E179A8" w:rsidP="00E179A8">
      <w:pPr>
        <w:pStyle w:val="4-TextePAO"/>
        <w:spacing w:before="0" w:line="240" w:lineRule="auto"/>
        <w:ind w:firstLine="0"/>
        <w:jc w:val="center"/>
        <w:rPr>
          <w:ins w:id="6866" w:author="Dr Mamadou SANOGO" w:date="2024-11-11T15:11:00Z" w16du:dateUtc="2024-11-11T15:11:00Z"/>
          <w:rFonts w:ascii="Arial Rounded MT Bold" w:hAnsi="Arial Rounded MT Bold"/>
          <w:b/>
          <w:color w:val="000000" w:themeColor="text1"/>
          <w:sz w:val="24"/>
          <w:szCs w:val="72"/>
          <w:lang w:val="fr-ML"/>
        </w:rPr>
      </w:pPr>
    </w:p>
    <w:p w14:paraId="232949E0" w14:textId="4C113D92" w:rsidR="00E179A8" w:rsidRPr="001E2A39" w:rsidRDefault="00E179A8" w:rsidP="00E179A8">
      <w:pPr>
        <w:pStyle w:val="4-TextePAO"/>
        <w:spacing w:before="0" w:line="240" w:lineRule="auto"/>
        <w:ind w:firstLine="0"/>
        <w:jc w:val="center"/>
        <w:rPr>
          <w:ins w:id="6867" w:author="Dr Mamadou SANOGO" w:date="2024-11-11T15:11:00Z" w16du:dateUtc="2024-11-11T15:11:00Z"/>
          <w:rFonts w:ascii="Arial Rounded MT Bold" w:hAnsi="Arial Rounded MT Bold"/>
          <w:bCs/>
          <w:color w:val="000000" w:themeColor="text1"/>
          <w:sz w:val="20"/>
          <w:szCs w:val="52"/>
          <w:lang w:val="fr-ML"/>
        </w:rPr>
      </w:pPr>
      <w:ins w:id="6868" w:author="Dr Mamadou SANOGO" w:date="2024-11-11T15:11:00Z" w16du:dateUtc="2024-11-11T15:11:00Z">
        <w:r w:rsidRPr="001E2A39">
          <w:rPr>
            <w:rFonts w:ascii="Arial Rounded MT Bold" w:hAnsi="Arial Rounded MT Bold"/>
            <w:bCs/>
            <w:color w:val="000000" w:themeColor="text1"/>
            <w:sz w:val="20"/>
            <w:szCs w:val="52"/>
            <w:lang w:val="fr-ML"/>
          </w:rPr>
          <w:t xml:space="preserve">Fait à Bamako, le </w:t>
        </w:r>
        <w:r>
          <w:rPr>
            <w:rFonts w:ascii="Arial Rounded MT Bold" w:hAnsi="Arial Rounded MT Bold"/>
            <w:bCs/>
            <w:color w:val="000000" w:themeColor="text1"/>
            <w:sz w:val="20"/>
            <w:szCs w:val="52"/>
            <w:lang w:val="fr-ML"/>
          </w:rPr>
          <w:t>2</w:t>
        </w:r>
      </w:ins>
      <w:ins w:id="6869" w:author="Dr Mamadou SANOGO" w:date="2024-11-11T15:34:00Z" w16du:dateUtc="2024-11-11T15:34:00Z">
        <w:r w:rsidR="004B639F">
          <w:rPr>
            <w:rFonts w:ascii="Arial Rounded MT Bold" w:hAnsi="Arial Rounded MT Bold"/>
            <w:bCs/>
            <w:color w:val="000000" w:themeColor="text1"/>
            <w:sz w:val="20"/>
            <w:szCs w:val="52"/>
            <w:lang w:val="fr-ML"/>
          </w:rPr>
          <w:t>3</w:t>
        </w:r>
      </w:ins>
      <w:ins w:id="6870" w:author="Dr Mamadou SANOGO" w:date="2024-11-11T15:11:00Z" w16du:dateUtc="2024-11-11T15:11:00Z">
        <w:r w:rsidRPr="001E2A39">
          <w:rPr>
            <w:rFonts w:ascii="Arial Rounded MT Bold" w:hAnsi="Arial Rounded MT Bold"/>
            <w:bCs/>
            <w:color w:val="000000" w:themeColor="text1"/>
            <w:sz w:val="20"/>
            <w:szCs w:val="52"/>
            <w:lang w:val="fr-ML"/>
          </w:rPr>
          <w:t xml:space="preserve"> </w:t>
        </w:r>
        <w:r>
          <w:rPr>
            <w:rFonts w:ascii="Arial Rounded MT Bold" w:hAnsi="Arial Rounded MT Bold"/>
            <w:bCs/>
            <w:color w:val="000000" w:themeColor="text1"/>
            <w:sz w:val="20"/>
            <w:szCs w:val="52"/>
            <w:lang w:val="fr-ML"/>
          </w:rPr>
          <w:t>septembre</w:t>
        </w:r>
        <w:r w:rsidRPr="001E2A39">
          <w:rPr>
            <w:rFonts w:ascii="Arial Rounded MT Bold" w:hAnsi="Arial Rounded MT Bold"/>
            <w:bCs/>
            <w:color w:val="000000" w:themeColor="text1"/>
            <w:sz w:val="20"/>
            <w:szCs w:val="52"/>
            <w:lang w:val="fr-ML"/>
          </w:rPr>
          <w:t xml:space="preserve"> 202</w:t>
        </w:r>
        <w:r>
          <w:rPr>
            <w:rFonts w:ascii="Arial Rounded MT Bold" w:hAnsi="Arial Rounded MT Bold"/>
            <w:bCs/>
            <w:color w:val="000000" w:themeColor="text1"/>
            <w:sz w:val="20"/>
            <w:szCs w:val="52"/>
            <w:lang w:val="fr-ML"/>
          </w:rPr>
          <w:t>4</w:t>
        </w:r>
      </w:ins>
    </w:p>
    <w:p w14:paraId="0203E0A2" w14:textId="77777777" w:rsidR="00E179A8" w:rsidRPr="001E2A39" w:rsidRDefault="00E179A8" w:rsidP="00E179A8">
      <w:pPr>
        <w:pStyle w:val="4-TextePAO"/>
        <w:spacing w:before="0" w:line="240" w:lineRule="auto"/>
        <w:ind w:firstLine="0"/>
        <w:jc w:val="center"/>
        <w:rPr>
          <w:ins w:id="6871" w:author="Dr Mamadou SANOGO" w:date="2024-11-11T15:11:00Z" w16du:dateUtc="2024-11-11T15:11:00Z"/>
          <w:rFonts w:ascii="Arial Rounded MT Bold" w:hAnsi="Arial Rounded MT Bold"/>
          <w:bCs/>
          <w:color w:val="000000" w:themeColor="text1"/>
          <w:sz w:val="20"/>
          <w:szCs w:val="52"/>
          <w:lang w:val="fr-ML"/>
        </w:rPr>
      </w:pPr>
    </w:p>
    <w:p w14:paraId="69CD5A8D" w14:textId="77777777" w:rsidR="00E179A8" w:rsidRPr="001E2A39" w:rsidRDefault="00E179A8" w:rsidP="00E179A8">
      <w:pPr>
        <w:pStyle w:val="4-TextePAO"/>
        <w:spacing w:before="0" w:line="240" w:lineRule="auto"/>
        <w:ind w:firstLine="0"/>
        <w:jc w:val="center"/>
        <w:rPr>
          <w:ins w:id="6872" w:author="Dr Mamadou SANOGO" w:date="2024-11-11T15:11:00Z" w16du:dateUtc="2024-11-11T15:11:00Z"/>
          <w:rFonts w:ascii="Arial Rounded MT Bold" w:hAnsi="Arial Rounded MT Bold"/>
          <w:bCs/>
          <w:color w:val="000000" w:themeColor="text1"/>
          <w:sz w:val="20"/>
          <w:szCs w:val="52"/>
          <w:lang w:val="fr-ML"/>
        </w:rPr>
      </w:pPr>
      <w:ins w:id="6873" w:author="Dr Mamadou SANOGO" w:date="2024-11-11T15:11:00Z" w16du:dateUtc="2024-11-11T15:11:00Z">
        <w:r w:rsidRPr="001E2A39">
          <w:rPr>
            <w:rFonts w:ascii="Arial Rounded MT Bold" w:hAnsi="Arial Rounded MT Bold"/>
            <w:bCs/>
            <w:color w:val="000000" w:themeColor="text1"/>
            <w:sz w:val="20"/>
            <w:szCs w:val="52"/>
            <w:lang w:val="fr-ML"/>
          </w:rPr>
          <w:t>Le Directeur Général,</w:t>
        </w:r>
      </w:ins>
    </w:p>
    <w:p w14:paraId="0617B9CE" w14:textId="77777777" w:rsidR="00E179A8" w:rsidRPr="001E2A39" w:rsidRDefault="00E179A8" w:rsidP="00E179A8">
      <w:pPr>
        <w:pStyle w:val="4-TextePAO"/>
        <w:spacing w:before="0" w:line="240" w:lineRule="auto"/>
        <w:ind w:firstLine="0"/>
        <w:jc w:val="center"/>
        <w:rPr>
          <w:ins w:id="6874" w:author="Dr Mamadou SANOGO" w:date="2024-11-11T15:11:00Z" w16du:dateUtc="2024-11-11T15:11:00Z"/>
          <w:rFonts w:ascii="Arial Rounded MT Bold" w:hAnsi="Arial Rounded MT Bold"/>
          <w:bCs/>
          <w:color w:val="000000" w:themeColor="text1"/>
          <w:sz w:val="20"/>
          <w:szCs w:val="52"/>
          <w:lang w:val="fr-ML"/>
        </w:rPr>
      </w:pPr>
    </w:p>
    <w:p w14:paraId="573FD180" w14:textId="77777777" w:rsidR="00E179A8" w:rsidRPr="001E2A39" w:rsidRDefault="00E179A8" w:rsidP="00E179A8">
      <w:pPr>
        <w:pStyle w:val="4-TextePAO"/>
        <w:spacing w:before="0" w:line="240" w:lineRule="auto"/>
        <w:ind w:firstLine="0"/>
        <w:jc w:val="center"/>
        <w:rPr>
          <w:ins w:id="6875" w:author="Dr Mamadou SANOGO" w:date="2024-11-11T15:11:00Z" w16du:dateUtc="2024-11-11T15:11:00Z"/>
          <w:rFonts w:ascii="Arial Rounded MT Bold" w:hAnsi="Arial Rounded MT Bold"/>
          <w:bCs/>
          <w:color w:val="000000" w:themeColor="text1"/>
          <w:sz w:val="20"/>
          <w:szCs w:val="52"/>
          <w:lang w:val="fr-ML"/>
        </w:rPr>
      </w:pPr>
    </w:p>
    <w:p w14:paraId="46550825" w14:textId="77777777" w:rsidR="00E179A8" w:rsidRPr="001E2A39" w:rsidRDefault="00E179A8" w:rsidP="00E179A8">
      <w:pPr>
        <w:pStyle w:val="4-TextePAO"/>
        <w:spacing w:before="0" w:line="240" w:lineRule="auto"/>
        <w:ind w:firstLine="0"/>
        <w:jc w:val="center"/>
        <w:rPr>
          <w:ins w:id="6876" w:author="Dr Mamadou SANOGO" w:date="2024-11-11T15:11:00Z" w16du:dateUtc="2024-11-11T15:11:00Z"/>
          <w:rFonts w:ascii="Arial Rounded MT Bold" w:hAnsi="Arial Rounded MT Bold"/>
          <w:bCs/>
          <w:color w:val="000000" w:themeColor="text1"/>
          <w:sz w:val="20"/>
          <w:szCs w:val="52"/>
          <w:lang w:val="fr-ML"/>
        </w:rPr>
      </w:pPr>
    </w:p>
    <w:p w14:paraId="47265BD1" w14:textId="77777777" w:rsidR="00E179A8" w:rsidRPr="001E2A39" w:rsidRDefault="00E179A8" w:rsidP="00E179A8">
      <w:pPr>
        <w:pStyle w:val="4-TextePAO"/>
        <w:spacing w:before="0" w:line="240" w:lineRule="auto"/>
        <w:ind w:firstLine="0"/>
        <w:jc w:val="center"/>
        <w:rPr>
          <w:ins w:id="6877" w:author="Dr Mamadou SANOGO" w:date="2024-11-11T15:11:00Z" w16du:dateUtc="2024-11-11T15:11:00Z"/>
          <w:rFonts w:ascii="Arial Rounded MT Bold" w:hAnsi="Arial Rounded MT Bold"/>
          <w:bCs/>
          <w:color w:val="000000" w:themeColor="text1"/>
          <w:sz w:val="20"/>
          <w:szCs w:val="52"/>
          <w:lang w:val="fr-ML"/>
        </w:rPr>
      </w:pPr>
    </w:p>
    <w:p w14:paraId="259D3BBE" w14:textId="77777777" w:rsidR="00E179A8" w:rsidRPr="001E2A39" w:rsidRDefault="00E179A8" w:rsidP="00E179A8">
      <w:pPr>
        <w:pStyle w:val="4-TextePAO"/>
        <w:spacing w:before="0" w:line="240" w:lineRule="auto"/>
        <w:ind w:firstLine="0"/>
        <w:jc w:val="center"/>
        <w:rPr>
          <w:ins w:id="6878" w:author="Dr Mamadou SANOGO" w:date="2024-11-11T15:11:00Z" w16du:dateUtc="2024-11-11T15:11:00Z"/>
          <w:rFonts w:ascii="Arial Rounded MT Bold" w:hAnsi="Arial Rounded MT Bold"/>
          <w:bCs/>
          <w:color w:val="000000" w:themeColor="text1"/>
          <w:sz w:val="20"/>
          <w:szCs w:val="52"/>
          <w:lang w:val="fr-ML"/>
        </w:rPr>
      </w:pPr>
      <w:ins w:id="6879" w:author="Dr Mamadou SANOGO" w:date="2024-11-11T15:11:00Z" w16du:dateUtc="2024-11-11T15:11:00Z">
        <w:r>
          <w:rPr>
            <w:rFonts w:ascii="Arial Rounded MT Bold" w:hAnsi="Arial Rounded MT Bold"/>
            <w:bCs/>
            <w:color w:val="000000" w:themeColor="text1"/>
            <w:sz w:val="20"/>
            <w:szCs w:val="52"/>
            <w:lang w:val="fr-ML"/>
          </w:rPr>
          <w:t>M. SANGARE Adama</w:t>
        </w:r>
      </w:ins>
    </w:p>
    <w:p w14:paraId="4378A474" w14:textId="77777777" w:rsidR="000E0336" w:rsidRPr="007A4AFC" w:rsidRDefault="000E0336" w:rsidP="000E0336">
      <w:pPr>
        <w:rPr>
          <w:ins w:id="6880" w:author="Dr Mamadou SANOGO" w:date="2023-10-25T13:23:00Z"/>
          <w:rFonts w:ascii="Cambria" w:hAnsi="Cambria"/>
          <w:b/>
          <w:color w:val="000000" w:themeColor="text1"/>
          <w:szCs w:val="24"/>
          <w:lang w:val="fr-CA"/>
          <w:rPrChange w:id="6881" w:author="Dr Mamadou SANOGO" w:date="2023-10-25T18:15:00Z">
            <w:rPr>
              <w:ins w:id="6882" w:author="Dr Mamadou SANOGO" w:date="2023-10-25T13:23:00Z"/>
              <w:rFonts w:ascii="Cambria" w:hAnsi="Cambria"/>
              <w:b/>
              <w:szCs w:val="24"/>
              <w:lang w:val="fr-CA"/>
            </w:rPr>
          </w:rPrChange>
        </w:rPr>
      </w:pPr>
    </w:p>
    <w:p w14:paraId="0649DD05" w14:textId="77777777" w:rsidR="000E0336" w:rsidRPr="007A4AFC" w:rsidRDefault="000E0336" w:rsidP="000E0336">
      <w:pPr>
        <w:rPr>
          <w:ins w:id="6883" w:author="Dr Mamadou SANOGO" w:date="2023-10-25T13:23:00Z"/>
          <w:rFonts w:ascii="Cambria" w:hAnsi="Cambria"/>
          <w:b/>
          <w:color w:val="000000" w:themeColor="text1"/>
          <w:szCs w:val="24"/>
          <w:lang w:val="fr-CA"/>
          <w:rPrChange w:id="6884" w:author="Dr Mamadou SANOGO" w:date="2023-10-25T18:15:00Z">
            <w:rPr>
              <w:ins w:id="6885" w:author="Dr Mamadou SANOGO" w:date="2023-10-25T13:23:00Z"/>
              <w:rFonts w:ascii="Cambria" w:hAnsi="Cambria"/>
              <w:b/>
              <w:szCs w:val="24"/>
              <w:lang w:val="fr-CA"/>
            </w:rPr>
          </w:rPrChange>
        </w:rPr>
      </w:pPr>
    </w:p>
    <w:p w14:paraId="32D40C0C" w14:textId="77777777" w:rsidR="003B4A3F" w:rsidRPr="007A4AFC" w:rsidRDefault="003B4A3F">
      <w:pPr>
        <w:widowControl w:val="0"/>
        <w:autoSpaceDE w:val="0"/>
        <w:autoSpaceDN w:val="0"/>
        <w:adjustRightInd w:val="0"/>
        <w:spacing w:before="5" w:line="280" w:lineRule="exact"/>
        <w:ind w:right="9"/>
        <w:rPr>
          <w:color w:val="000000" w:themeColor="text1"/>
          <w:sz w:val="28"/>
          <w:szCs w:val="28"/>
          <w:rPrChange w:id="6886" w:author="Dr Mamadou SANOGO" w:date="2023-10-25T18:15:00Z">
            <w:rPr>
              <w:color w:val="000000"/>
              <w:sz w:val="28"/>
              <w:szCs w:val="28"/>
            </w:rPr>
          </w:rPrChange>
        </w:rPr>
      </w:pPr>
    </w:p>
    <w:p w14:paraId="0BDEF53D" w14:textId="77777777" w:rsidR="00011374" w:rsidRPr="007A4AFC" w:rsidRDefault="00011374">
      <w:pPr>
        <w:widowControl w:val="0"/>
        <w:autoSpaceDE w:val="0"/>
        <w:autoSpaceDN w:val="0"/>
        <w:adjustRightInd w:val="0"/>
        <w:spacing w:line="240" w:lineRule="auto"/>
        <w:ind w:right="9"/>
        <w:rPr>
          <w:color w:val="000000" w:themeColor="text1"/>
          <w:szCs w:val="24"/>
          <w:rPrChange w:id="6887" w:author="Dr Mamadou SANOGO" w:date="2023-10-25T18:15:00Z">
            <w:rPr>
              <w:color w:val="000000"/>
              <w:szCs w:val="24"/>
            </w:rPr>
          </w:rPrChange>
        </w:rPr>
      </w:pPr>
    </w:p>
    <w:p w14:paraId="0372E694" w14:textId="77777777" w:rsidR="00011374" w:rsidRPr="007A4AFC" w:rsidRDefault="00011374">
      <w:pPr>
        <w:widowControl w:val="0"/>
        <w:autoSpaceDE w:val="0"/>
        <w:autoSpaceDN w:val="0"/>
        <w:adjustRightInd w:val="0"/>
        <w:spacing w:line="240" w:lineRule="auto"/>
        <w:ind w:right="9"/>
        <w:rPr>
          <w:color w:val="000000" w:themeColor="text1"/>
          <w:szCs w:val="24"/>
          <w:rPrChange w:id="6888" w:author="Dr Mamadou SANOGO" w:date="2023-10-25T18:15:00Z">
            <w:rPr>
              <w:color w:val="000000"/>
              <w:szCs w:val="24"/>
            </w:rPr>
          </w:rPrChange>
        </w:rPr>
      </w:pPr>
    </w:p>
    <w:p w14:paraId="6A045ED4" w14:textId="77777777" w:rsidR="00011374" w:rsidRPr="007A4AFC" w:rsidRDefault="00011374">
      <w:pPr>
        <w:widowControl w:val="0"/>
        <w:autoSpaceDE w:val="0"/>
        <w:autoSpaceDN w:val="0"/>
        <w:adjustRightInd w:val="0"/>
        <w:spacing w:line="240" w:lineRule="auto"/>
        <w:ind w:right="9"/>
        <w:rPr>
          <w:color w:val="000000" w:themeColor="text1"/>
          <w:szCs w:val="24"/>
          <w:rPrChange w:id="6889" w:author="Dr Mamadou SANOGO" w:date="2023-10-25T18:15:00Z">
            <w:rPr>
              <w:color w:val="000000"/>
              <w:szCs w:val="24"/>
            </w:rPr>
          </w:rPrChange>
        </w:rPr>
      </w:pPr>
    </w:p>
    <w:p w14:paraId="44B6EB85" w14:textId="77777777" w:rsidR="00011374" w:rsidRPr="007A4AFC" w:rsidRDefault="00011374">
      <w:pPr>
        <w:widowControl w:val="0"/>
        <w:autoSpaceDE w:val="0"/>
        <w:autoSpaceDN w:val="0"/>
        <w:adjustRightInd w:val="0"/>
        <w:spacing w:line="240" w:lineRule="auto"/>
        <w:ind w:right="9"/>
        <w:rPr>
          <w:color w:val="000000" w:themeColor="text1"/>
          <w:szCs w:val="24"/>
          <w:rPrChange w:id="6890" w:author="Dr Mamadou SANOGO" w:date="2023-10-25T18:15:00Z">
            <w:rPr>
              <w:color w:val="000000"/>
              <w:szCs w:val="24"/>
            </w:rPr>
          </w:rPrChange>
        </w:rPr>
      </w:pPr>
    </w:p>
    <w:p w14:paraId="38761480" w14:textId="77777777" w:rsidR="00011374" w:rsidRPr="007A4AFC" w:rsidRDefault="00011374">
      <w:pPr>
        <w:widowControl w:val="0"/>
        <w:autoSpaceDE w:val="0"/>
        <w:autoSpaceDN w:val="0"/>
        <w:adjustRightInd w:val="0"/>
        <w:spacing w:line="240" w:lineRule="auto"/>
        <w:ind w:right="9"/>
        <w:rPr>
          <w:color w:val="000000" w:themeColor="text1"/>
          <w:szCs w:val="24"/>
          <w:rPrChange w:id="6891" w:author="Dr Mamadou SANOGO" w:date="2023-10-25T18:15:00Z">
            <w:rPr>
              <w:color w:val="000000"/>
              <w:szCs w:val="24"/>
            </w:rPr>
          </w:rPrChange>
        </w:rPr>
      </w:pPr>
    </w:p>
    <w:p w14:paraId="24FD3B68" w14:textId="77777777" w:rsidR="00011374" w:rsidRPr="007A4AFC" w:rsidRDefault="00011374">
      <w:pPr>
        <w:widowControl w:val="0"/>
        <w:autoSpaceDE w:val="0"/>
        <w:autoSpaceDN w:val="0"/>
        <w:adjustRightInd w:val="0"/>
        <w:spacing w:line="240" w:lineRule="auto"/>
        <w:ind w:right="9"/>
        <w:rPr>
          <w:color w:val="000000" w:themeColor="text1"/>
          <w:szCs w:val="24"/>
          <w:rPrChange w:id="6892" w:author="Dr Mamadou SANOGO" w:date="2023-10-25T18:15:00Z">
            <w:rPr>
              <w:color w:val="000000"/>
              <w:szCs w:val="24"/>
            </w:rPr>
          </w:rPrChange>
        </w:rPr>
      </w:pPr>
    </w:p>
    <w:p w14:paraId="21DCD482" w14:textId="77777777" w:rsidR="00011374" w:rsidRPr="007A4AFC" w:rsidRDefault="00011374">
      <w:pPr>
        <w:widowControl w:val="0"/>
        <w:autoSpaceDE w:val="0"/>
        <w:autoSpaceDN w:val="0"/>
        <w:adjustRightInd w:val="0"/>
        <w:spacing w:line="240" w:lineRule="auto"/>
        <w:ind w:right="9"/>
        <w:rPr>
          <w:color w:val="000000" w:themeColor="text1"/>
          <w:szCs w:val="24"/>
          <w:rPrChange w:id="6893" w:author="Dr Mamadou SANOGO" w:date="2023-10-25T18:15:00Z">
            <w:rPr>
              <w:color w:val="000000"/>
              <w:szCs w:val="24"/>
            </w:rPr>
          </w:rPrChange>
        </w:rPr>
      </w:pPr>
    </w:p>
    <w:p w14:paraId="2FD13CE5" w14:textId="77777777" w:rsidR="00011374" w:rsidRPr="007A4AFC" w:rsidRDefault="00011374">
      <w:pPr>
        <w:widowControl w:val="0"/>
        <w:autoSpaceDE w:val="0"/>
        <w:autoSpaceDN w:val="0"/>
        <w:adjustRightInd w:val="0"/>
        <w:spacing w:line="240" w:lineRule="auto"/>
        <w:ind w:right="9"/>
        <w:rPr>
          <w:color w:val="000000" w:themeColor="text1"/>
          <w:szCs w:val="24"/>
          <w:rPrChange w:id="6894" w:author="Dr Mamadou SANOGO" w:date="2023-10-25T18:15:00Z">
            <w:rPr>
              <w:color w:val="000000"/>
              <w:szCs w:val="24"/>
            </w:rPr>
          </w:rPrChange>
        </w:rPr>
      </w:pPr>
    </w:p>
    <w:p w14:paraId="0919E37A" w14:textId="77777777" w:rsidR="00011374" w:rsidRPr="007A4AFC" w:rsidRDefault="00011374">
      <w:pPr>
        <w:widowControl w:val="0"/>
        <w:autoSpaceDE w:val="0"/>
        <w:autoSpaceDN w:val="0"/>
        <w:adjustRightInd w:val="0"/>
        <w:spacing w:line="240" w:lineRule="auto"/>
        <w:ind w:right="9"/>
        <w:rPr>
          <w:color w:val="000000" w:themeColor="text1"/>
          <w:szCs w:val="24"/>
          <w:rPrChange w:id="6895" w:author="Dr Mamadou SANOGO" w:date="2023-10-25T18:15:00Z">
            <w:rPr>
              <w:color w:val="000000"/>
              <w:szCs w:val="24"/>
            </w:rPr>
          </w:rPrChange>
        </w:rPr>
      </w:pPr>
    </w:p>
    <w:p w14:paraId="41388155" w14:textId="77777777" w:rsidR="00011374" w:rsidRPr="007A4AFC" w:rsidRDefault="00011374">
      <w:pPr>
        <w:widowControl w:val="0"/>
        <w:autoSpaceDE w:val="0"/>
        <w:autoSpaceDN w:val="0"/>
        <w:adjustRightInd w:val="0"/>
        <w:spacing w:line="240" w:lineRule="auto"/>
        <w:ind w:right="9"/>
        <w:rPr>
          <w:color w:val="000000" w:themeColor="text1"/>
          <w:szCs w:val="24"/>
          <w:rPrChange w:id="6896" w:author="Dr Mamadou SANOGO" w:date="2023-10-25T18:15:00Z">
            <w:rPr>
              <w:color w:val="000000"/>
              <w:szCs w:val="24"/>
            </w:rPr>
          </w:rPrChange>
        </w:rPr>
      </w:pPr>
    </w:p>
    <w:p w14:paraId="2FC674B1" w14:textId="77777777" w:rsidR="00011374" w:rsidRPr="007A4AFC" w:rsidRDefault="00011374">
      <w:pPr>
        <w:widowControl w:val="0"/>
        <w:autoSpaceDE w:val="0"/>
        <w:autoSpaceDN w:val="0"/>
        <w:adjustRightInd w:val="0"/>
        <w:spacing w:line="240" w:lineRule="auto"/>
        <w:ind w:right="9"/>
        <w:rPr>
          <w:color w:val="000000" w:themeColor="text1"/>
          <w:szCs w:val="24"/>
          <w:rPrChange w:id="6897" w:author="Dr Mamadou SANOGO" w:date="2023-10-25T18:15:00Z">
            <w:rPr>
              <w:color w:val="000000"/>
              <w:szCs w:val="24"/>
            </w:rPr>
          </w:rPrChange>
        </w:rPr>
      </w:pPr>
    </w:p>
    <w:p w14:paraId="6B7789D5" w14:textId="77777777" w:rsidR="00011374" w:rsidRPr="007A4AFC" w:rsidRDefault="00011374">
      <w:pPr>
        <w:widowControl w:val="0"/>
        <w:autoSpaceDE w:val="0"/>
        <w:autoSpaceDN w:val="0"/>
        <w:adjustRightInd w:val="0"/>
        <w:spacing w:line="240" w:lineRule="auto"/>
        <w:ind w:right="9"/>
        <w:rPr>
          <w:color w:val="000000" w:themeColor="text1"/>
          <w:szCs w:val="24"/>
          <w:rPrChange w:id="6898" w:author="Dr Mamadou SANOGO" w:date="2023-10-25T18:15:00Z">
            <w:rPr>
              <w:color w:val="000000"/>
              <w:szCs w:val="24"/>
            </w:rPr>
          </w:rPrChange>
        </w:rPr>
      </w:pPr>
    </w:p>
    <w:p w14:paraId="63EFA0EB" w14:textId="77777777" w:rsidR="00011374" w:rsidRPr="007A4AFC" w:rsidRDefault="00011374">
      <w:pPr>
        <w:widowControl w:val="0"/>
        <w:autoSpaceDE w:val="0"/>
        <w:autoSpaceDN w:val="0"/>
        <w:adjustRightInd w:val="0"/>
        <w:spacing w:line="240" w:lineRule="auto"/>
        <w:ind w:right="9"/>
        <w:rPr>
          <w:color w:val="000000" w:themeColor="text1"/>
          <w:szCs w:val="24"/>
          <w:rPrChange w:id="6899" w:author="Dr Mamadou SANOGO" w:date="2023-10-25T18:15:00Z">
            <w:rPr>
              <w:color w:val="000000"/>
              <w:szCs w:val="24"/>
            </w:rPr>
          </w:rPrChange>
        </w:rPr>
      </w:pPr>
    </w:p>
    <w:p w14:paraId="7AFD50FA" w14:textId="77777777" w:rsidR="00011374" w:rsidRPr="007A4AFC" w:rsidRDefault="00011374">
      <w:pPr>
        <w:widowControl w:val="0"/>
        <w:autoSpaceDE w:val="0"/>
        <w:autoSpaceDN w:val="0"/>
        <w:adjustRightInd w:val="0"/>
        <w:spacing w:line="240" w:lineRule="auto"/>
        <w:ind w:right="9"/>
        <w:rPr>
          <w:color w:val="000000" w:themeColor="text1"/>
          <w:szCs w:val="24"/>
          <w:rPrChange w:id="6900" w:author="Dr Mamadou SANOGO" w:date="2023-10-25T18:15:00Z">
            <w:rPr>
              <w:color w:val="000000"/>
              <w:szCs w:val="24"/>
            </w:rPr>
          </w:rPrChange>
        </w:rPr>
      </w:pPr>
    </w:p>
    <w:p w14:paraId="63187F74" w14:textId="77777777" w:rsidR="00011374" w:rsidRPr="007A4AFC" w:rsidRDefault="00011374">
      <w:pPr>
        <w:widowControl w:val="0"/>
        <w:autoSpaceDE w:val="0"/>
        <w:autoSpaceDN w:val="0"/>
        <w:adjustRightInd w:val="0"/>
        <w:spacing w:line="240" w:lineRule="auto"/>
        <w:ind w:right="9"/>
        <w:rPr>
          <w:color w:val="000000" w:themeColor="text1"/>
          <w:szCs w:val="24"/>
          <w:rPrChange w:id="6901" w:author="Dr Mamadou SANOGO" w:date="2023-10-25T18:15:00Z">
            <w:rPr>
              <w:color w:val="000000"/>
              <w:szCs w:val="24"/>
            </w:rPr>
          </w:rPrChange>
        </w:rPr>
      </w:pPr>
    </w:p>
    <w:p w14:paraId="3DDE7010" w14:textId="77777777" w:rsidR="00011374" w:rsidRPr="007A4AFC" w:rsidRDefault="00011374">
      <w:pPr>
        <w:widowControl w:val="0"/>
        <w:autoSpaceDE w:val="0"/>
        <w:autoSpaceDN w:val="0"/>
        <w:adjustRightInd w:val="0"/>
        <w:spacing w:line="240" w:lineRule="auto"/>
        <w:ind w:right="9"/>
        <w:rPr>
          <w:color w:val="000000" w:themeColor="text1"/>
          <w:szCs w:val="24"/>
          <w:rPrChange w:id="6902" w:author="Dr Mamadou SANOGO" w:date="2023-10-25T18:15:00Z">
            <w:rPr>
              <w:color w:val="000000"/>
              <w:szCs w:val="24"/>
            </w:rPr>
          </w:rPrChange>
        </w:rPr>
      </w:pPr>
    </w:p>
    <w:p w14:paraId="197DF75F" w14:textId="77777777" w:rsidR="00011374" w:rsidRPr="007A4AFC" w:rsidRDefault="00011374">
      <w:pPr>
        <w:widowControl w:val="0"/>
        <w:autoSpaceDE w:val="0"/>
        <w:autoSpaceDN w:val="0"/>
        <w:adjustRightInd w:val="0"/>
        <w:spacing w:line="240" w:lineRule="auto"/>
        <w:ind w:right="9"/>
        <w:rPr>
          <w:color w:val="000000" w:themeColor="text1"/>
          <w:szCs w:val="24"/>
          <w:rPrChange w:id="6903" w:author="Dr Mamadou SANOGO" w:date="2023-10-25T18:15:00Z">
            <w:rPr>
              <w:color w:val="000000"/>
              <w:szCs w:val="24"/>
            </w:rPr>
          </w:rPrChange>
        </w:rPr>
      </w:pPr>
    </w:p>
    <w:p w14:paraId="1087BE06" w14:textId="77777777" w:rsidR="00011374" w:rsidRPr="007A4AFC" w:rsidRDefault="00011374">
      <w:pPr>
        <w:widowControl w:val="0"/>
        <w:autoSpaceDE w:val="0"/>
        <w:autoSpaceDN w:val="0"/>
        <w:adjustRightInd w:val="0"/>
        <w:spacing w:line="240" w:lineRule="auto"/>
        <w:ind w:right="9"/>
        <w:rPr>
          <w:color w:val="000000" w:themeColor="text1"/>
          <w:szCs w:val="24"/>
          <w:rPrChange w:id="6904" w:author="Dr Mamadou SANOGO" w:date="2023-10-25T18:15:00Z">
            <w:rPr>
              <w:color w:val="000000"/>
              <w:szCs w:val="24"/>
            </w:rPr>
          </w:rPrChange>
        </w:rPr>
      </w:pPr>
    </w:p>
    <w:p w14:paraId="42919CBC" w14:textId="77777777" w:rsidR="00011374" w:rsidRPr="007A4AFC" w:rsidRDefault="00011374">
      <w:pPr>
        <w:widowControl w:val="0"/>
        <w:autoSpaceDE w:val="0"/>
        <w:autoSpaceDN w:val="0"/>
        <w:adjustRightInd w:val="0"/>
        <w:spacing w:line="240" w:lineRule="auto"/>
        <w:ind w:right="9"/>
        <w:rPr>
          <w:color w:val="000000" w:themeColor="text1"/>
          <w:szCs w:val="24"/>
          <w:rPrChange w:id="6905" w:author="Dr Mamadou SANOGO" w:date="2023-10-25T18:15:00Z">
            <w:rPr>
              <w:color w:val="000000"/>
              <w:szCs w:val="24"/>
            </w:rPr>
          </w:rPrChange>
        </w:rPr>
      </w:pPr>
    </w:p>
    <w:p w14:paraId="6736A6BF" w14:textId="77777777" w:rsidR="00011374" w:rsidRPr="007A4AFC" w:rsidRDefault="00011374">
      <w:pPr>
        <w:widowControl w:val="0"/>
        <w:autoSpaceDE w:val="0"/>
        <w:autoSpaceDN w:val="0"/>
        <w:adjustRightInd w:val="0"/>
        <w:spacing w:line="240" w:lineRule="auto"/>
        <w:ind w:right="9"/>
        <w:rPr>
          <w:color w:val="000000" w:themeColor="text1"/>
          <w:szCs w:val="24"/>
          <w:rPrChange w:id="6906" w:author="Dr Mamadou SANOGO" w:date="2023-10-25T18:15:00Z">
            <w:rPr>
              <w:color w:val="000000"/>
              <w:szCs w:val="24"/>
            </w:rPr>
          </w:rPrChange>
        </w:rPr>
      </w:pPr>
    </w:p>
    <w:p w14:paraId="36A7CE0C" w14:textId="77777777" w:rsidR="00011374" w:rsidRPr="007A4AFC" w:rsidRDefault="00011374">
      <w:pPr>
        <w:widowControl w:val="0"/>
        <w:autoSpaceDE w:val="0"/>
        <w:autoSpaceDN w:val="0"/>
        <w:adjustRightInd w:val="0"/>
        <w:spacing w:line="240" w:lineRule="auto"/>
        <w:ind w:right="9"/>
        <w:rPr>
          <w:color w:val="000000" w:themeColor="text1"/>
          <w:szCs w:val="24"/>
          <w:rPrChange w:id="6907" w:author="Dr Mamadou SANOGO" w:date="2023-10-25T18:15:00Z">
            <w:rPr>
              <w:color w:val="000000"/>
              <w:szCs w:val="24"/>
            </w:rPr>
          </w:rPrChange>
        </w:rPr>
      </w:pPr>
    </w:p>
    <w:p w14:paraId="5E9861F9" w14:textId="77777777" w:rsidR="00011374" w:rsidRPr="007A4AFC" w:rsidRDefault="00011374">
      <w:pPr>
        <w:widowControl w:val="0"/>
        <w:autoSpaceDE w:val="0"/>
        <w:autoSpaceDN w:val="0"/>
        <w:adjustRightInd w:val="0"/>
        <w:spacing w:line="240" w:lineRule="auto"/>
        <w:ind w:right="9"/>
        <w:rPr>
          <w:color w:val="000000" w:themeColor="text1"/>
          <w:szCs w:val="24"/>
          <w:rPrChange w:id="6908" w:author="Dr Mamadou SANOGO" w:date="2023-10-25T18:15:00Z">
            <w:rPr>
              <w:color w:val="000000"/>
              <w:szCs w:val="24"/>
            </w:rPr>
          </w:rPrChange>
        </w:rPr>
      </w:pPr>
    </w:p>
    <w:p w14:paraId="16F36F77" w14:textId="1D7D32CF" w:rsidR="003B4A3F" w:rsidRPr="006778CD" w:rsidRDefault="00011374">
      <w:pPr>
        <w:jc w:val="center"/>
        <w:rPr>
          <w:rFonts w:eastAsiaTheme="minorHAnsi"/>
          <w:b/>
          <w:bCs/>
          <w:color w:val="000000" w:themeColor="text1"/>
          <w:sz w:val="44"/>
          <w:lang w:eastAsia="en-US"/>
          <w:rPrChange w:id="6909" w:author="Dr Mamadou SANOGO" w:date="2023-10-27T14:00:00Z">
            <w:rPr>
              <w:rFonts w:eastAsiaTheme="minorHAnsi" w:cs="Times New Roman"/>
              <w:b w:val="0"/>
              <w:color w:val="auto"/>
              <w:sz w:val="44"/>
              <w:lang w:eastAsia="en-US"/>
            </w:rPr>
          </w:rPrChange>
        </w:rPr>
        <w:pPrChange w:id="6910" w:author="Dr Mamadou SANOGO" w:date="2023-10-25T18:09:00Z">
          <w:pPr>
            <w:pStyle w:val="Titre1"/>
            <w:spacing w:before="0" w:line="240" w:lineRule="auto"/>
            <w:jc w:val="center"/>
          </w:pPr>
        </w:pPrChange>
      </w:pPr>
      <w:bookmarkStart w:id="6911" w:name="_Toc145944528"/>
      <w:r w:rsidRPr="006778CD">
        <w:rPr>
          <w:rFonts w:eastAsiaTheme="minorHAnsi"/>
          <w:b/>
          <w:bCs/>
          <w:color w:val="000000" w:themeColor="text1"/>
          <w:sz w:val="52"/>
          <w:szCs w:val="52"/>
          <w:lang w:eastAsia="en-US"/>
          <w:rPrChange w:id="6912" w:author="Dr Mamadou SANOGO" w:date="2023-10-27T14:00:00Z">
            <w:rPr>
              <w:rFonts w:eastAsiaTheme="minorHAnsi"/>
              <w:b w:val="0"/>
              <w:color w:val="2E74B5" w:themeColor="accent1" w:themeShade="BF"/>
              <w:sz w:val="44"/>
              <w:lang w:eastAsia="en-US"/>
            </w:rPr>
          </w:rPrChange>
        </w:rPr>
        <w:t xml:space="preserve">Annexe </w:t>
      </w:r>
      <w:ins w:id="6913" w:author="Dr Mamadou SANOGO" w:date="2023-10-25T13:24:00Z">
        <w:r w:rsidR="000E0336" w:rsidRPr="006778CD">
          <w:rPr>
            <w:rFonts w:eastAsiaTheme="minorHAnsi"/>
            <w:b/>
            <w:bCs/>
            <w:color w:val="000000" w:themeColor="text1"/>
            <w:sz w:val="52"/>
            <w:szCs w:val="52"/>
            <w:lang w:eastAsia="en-US"/>
            <w:rPrChange w:id="6914" w:author="Dr Mamadou SANOGO" w:date="2023-10-27T14:00:00Z">
              <w:rPr>
                <w:rFonts w:eastAsiaTheme="minorHAnsi"/>
                <w:b w:val="0"/>
                <w:color w:val="2E74B5" w:themeColor="accent1" w:themeShade="BF"/>
                <w:sz w:val="44"/>
                <w:lang w:eastAsia="en-US"/>
              </w:rPr>
            </w:rPrChange>
          </w:rPr>
          <w:t>n°00</w:t>
        </w:r>
      </w:ins>
      <w:r w:rsidR="007B4390" w:rsidRPr="006778CD">
        <w:rPr>
          <w:rFonts w:eastAsiaTheme="minorHAnsi"/>
          <w:b/>
          <w:bCs/>
          <w:color w:val="000000" w:themeColor="text1"/>
          <w:sz w:val="52"/>
          <w:szCs w:val="52"/>
          <w:lang w:eastAsia="en-US"/>
          <w:rPrChange w:id="6915" w:author="Dr Mamadou SANOGO" w:date="2023-10-27T14:00:00Z">
            <w:rPr>
              <w:rFonts w:eastAsiaTheme="minorHAnsi"/>
              <w:b w:val="0"/>
              <w:color w:val="2E74B5" w:themeColor="accent1" w:themeShade="BF"/>
              <w:sz w:val="44"/>
              <w:lang w:eastAsia="en-US"/>
            </w:rPr>
          </w:rPrChange>
        </w:rPr>
        <w:t>3</w:t>
      </w:r>
      <w:r w:rsidRPr="006778CD">
        <w:rPr>
          <w:rFonts w:eastAsiaTheme="minorHAnsi"/>
          <w:b/>
          <w:bCs/>
          <w:color w:val="000000" w:themeColor="text1"/>
          <w:sz w:val="52"/>
          <w:szCs w:val="52"/>
          <w:lang w:eastAsia="en-US"/>
          <w:rPrChange w:id="6916" w:author="Dr Mamadou SANOGO" w:date="2023-10-27T14:00:00Z">
            <w:rPr>
              <w:rFonts w:eastAsiaTheme="minorHAnsi"/>
              <w:b w:val="0"/>
              <w:color w:val="2E74B5" w:themeColor="accent1" w:themeShade="BF"/>
              <w:sz w:val="44"/>
              <w:lang w:eastAsia="en-US"/>
            </w:rPr>
          </w:rPrChange>
        </w:rPr>
        <w:t xml:space="preserve"> : </w:t>
      </w:r>
      <w:r w:rsidR="007B4390" w:rsidRPr="006778CD">
        <w:rPr>
          <w:rFonts w:eastAsiaTheme="minorHAnsi"/>
          <w:b/>
          <w:bCs/>
          <w:color w:val="000000" w:themeColor="text1"/>
          <w:sz w:val="52"/>
          <w:szCs w:val="52"/>
          <w:lang w:eastAsia="en-US"/>
          <w:rPrChange w:id="6917" w:author="Dr Mamadou SANOGO" w:date="2023-10-27T14:00:00Z">
            <w:rPr>
              <w:rFonts w:eastAsiaTheme="minorHAnsi"/>
              <w:b w:val="0"/>
              <w:color w:val="2E74B5" w:themeColor="accent1" w:themeShade="BF"/>
              <w:sz w:val="44"/>
              <w:lang w:eastAsia="en-US"/>
            </w:rPr>
          </w:rPrChange>
        </w:rPr>
        <w:t>Procès-verbal</w:t>
      </w:r>
      <w:r w:rsidR="007B4390" w:rsidRPr="006778CD">
        <w:rPr>
          <w:rFonts w:eastAsiaTheme="minorHAnsi"/>
          <w:b/>
          <w:bCs/>
          <w:color w:val="000000" w:themeColor="text1"/>
          <w:sz w:val="44"/>
          <w:lang w:eastAsia="en-US"/>
          <w:rPrChange w:id="6918" w:author="Dr Mamadou SANOGO" w:date="2023-10-27T14:00:00Z">
            <w:rPr>
              <w:rFonts w:eastAsiaTheme="minorHAnsi"/>
              <w:b w:val="0"/>
              <w:color w:val="2E74B5" w:themeColor="accent1" w:themeShade="BF"/>
              <w:sz w:val="44"/>
              <w:lang w:eastAsia="en-US"/>
            </w:rPr>
          </w:rPrChange>
        </w:rPr>
        <w:t xml:space="preserve"> </w:t>
      </w:r>
      <w:del w:id="6919" w:author="Dr Mamadou SANOGO" w:date="2023-10-25T13:24:00Z">
        <w:r w:rsidR="007B4390" w:rsidRPr="006778CD" w:rsidDel="000E0336">
          <w:rPr>
            <w:rFonts w:eastAsiaTheme="minorHAnsi"/>
            <w:b/>
            <w:bCs/>
            <w:color w:val="000000" w:themeColor="text1"/>
            <w:sz w:val="44"/>
            <w:lang w:eastAsia="en-US"/>
            <w:rPrChange w:id="6920" w:author="Dr Mamadou SANOGO" w:date="2023-10-27T14:00:00Z">
              <w:rPr>
                <w:rFonts w:eastAsiaTheme="minorHAnsi"/>
                <w:b w:val="0"/>
                <w:color w:val="2E74B5" w:themeColor="accent1" w:themeShade="BF"/>
                <w:sz w:val="44"/>
                <w:lang w:eastAsia="en-US"/>
              </w:rPr>
            </w:rPrChange>
          </w:rPr>
          <w:delText>de la réunion</w:delText>
        </w:r>
      </w:del>
      <w:bookmarkEnd w:id="6911"/>
    </w:p>
    <w:p w14:paraId="1407F230" w14:textId="39BA5EA6" w:rsidR="00D654DD" w:rsidRPr="007A4AFC" w:rsidRDefault="00011374">
      <w:pPr>
        <w:spacing w:line="240" w:lineRule="auto"/>
        <w:rPr>
          <w:color w:val="000000" w:themeColor="text1"/>
          <w:sz w:val="28"/>
          <w:szCs w:val="28"/>
          <w:rPrChange w:id="6921" w:author="Dr Mamadou SANOGO" w:date="2023-10-25T18:15:00Z">
            <w:rPr>
              <w:color w:val="000000"/>
              <w:sz w:val="28"/>
              <w:szCs w:val="28"/>
            </w:rPr>
          </w:rPrChange>
        </w:rPr>
      </w:pPr>
      <w:r w:rsidRPr="007A4AFC">
        <w:rPr>
          <w:color w:val="000000" w:themeColor="text1"/>
          <w:sz w:val="28"/>
          <w:szCs w:val="28"/>
          <w:rPrChange w:id="6922" w:author="Dr Mamadou SANOGO" w:date="2023-10-25T18:15:00Z">
            <w:rPr>
              <w:color w:val="000000"/>
              <w:sz w:val="28"/>
              <w:szCs w:val="28"/>
            </w:rPr>
          </w:rPrChange>
        </w:rPr>
        <w:br w:type="page"/>
      </w:r>
    </w:p>
    <w:p w14:paraId="36A9688F" w14:textId="2680E61B" w:rsidR="000E0336" w:rsidRPr="007A4AFC" w:rsidRDefault="000E0336">
      <w:pPr>
        <w:jc w:val="center"/>
        <w:rPr>
          <w:ins w:id="6923" w:author="Dr Mamadou SANOGO" w:date="2023-10-25T13:24:00Z"/>
          <w:b/>
          <w:color w:val="000000" w:themeColor="text1"/>
          <w:rPrChange w:id="6924" w:author="Dr Mamadou SANOGO" w:date="2023-10-25T18:15:00Z">
            <w:rPr>
              <w:ins w:id="6925" w:author="Dr Mamadou SANOGO" w:date="2023-10-25T13:24:00Z"/>
            </w:rPr>
          </w:rPrChange>
        </w:rPr>
        <w:pPrChange w:id="6926" w:author="Dr Mamadou SANOGO" w:date="2023-10-25T13:25:00Z">
          <w:pPr/>
        </w:pPrChange>
      </w:pPr>
      <w:ins w:id="6927" w:author="Dr Mamadou SANOGO" w:date="2023-10-25T13:24:00Z">
        <w:r w:rsidRPr="007A4AFC">
          <w:rPr>
            <w:b/>
            <w:color w:val="000000" w:themeColor="text1"/>
            <w:rPrChange w:id="6928" w:author="Dr Mamadou SANOGO" w:date="2023-10-25T18:15:00Z">
              <w:rPr>
                <w:b/>
              </w:rPr>
            </w:rPrChange>
          </w:rPr>
          <w:lastRenderedPageBreak/>
          <w:t>Procès-verbal de réunion</w:t>
        </w:r>
      </w:ins>
    </w:p>
    <w:p w14:paraId="0B96AF34" w14:textId="77777777" w:rsidR="004B639F" w:rsidRPr="001E2A39" w:rsidRDefault="004B639F" w:rsidP="004B639F">
      <w:pPr>
        <w:rPr>
          <w:ins w:id="6929" w:author="Dr Mamadou SANOGO" w:date="2024-11-11T15:40:00Z" w16du:dateUtc="2024-11-11T15:40:00Z"/>
          <w:color w:val="000000" w:themeColor="text1"/>
        </w:rPr>
      </w:pPr>
      <w:ins w:id="6930" w:author="Dr Mamadou SANOGO" w:date="2024-11-11T15:40:00Z" w16du:dateUtc="2024-11-11T15:40:00Z">
        <w:r w:rsidRPr="001E2A39">
          <w:rPr>
            <w:color w:val="000000" w:themeColor="text1"/>
          </w:rPr>
          <w:t>L’an deux mille vingt-</w:t>
        </w:r>
        <w:r>
          <w:rPr>
            <w:color w:val="000000" w:themeColor="text1"/>
          </w:rPr>
          <w:t>quatre</w:t>
        </w:r>
        <w:r w:rsidRPr="001E2A39">
          <w:rPr>
            <w:color w:val="000000" w:themeColor="text1"/>
          </w:rPr>
          <w:t xml:space="preserve"> le </w:t>
        </w:r>
        <w:r>
          <w:rPr>
            <w:color w:val="000000" w:themeColor="text1"/>
          </w:rPr>
          <w:t>dix-neuf</w:t>
        </w:r>
        <w:r w:rsidRPr="001E2A39">
          <w:rPr>
            <w:color w:val="000000" w:themeColor="text1"/>
          </w:rPr>
          <w:t xml:space="preserve"> </w:t>
        </w:r>
        <w:proofErr w:type="spellStart"/>
        <w:r>
          <w:rPr>
            <w:color w:val="000000" w:themeColor="text1"/>
          </w:rPr>
          <w:t>sepembre</w:t>
        </w:r>
        <w:proofErr w:type="spellEnd"/>
        <w:r w:rsidRPr="001E2A39">
          <w:rPr>
            <w:color w:val="000000" w:themeColor="text1"/>
          </w:rPr>
          <w:t xml:space="preserve"> à 10 heures s’est tenue la réunion extraordinaire dans la salle de conférence de l</w:t>
        </w:r>
        <w:r>
          <w:rPr>
            <w:color w:val="000000" w:themeColor="text1"/>
          </w:rPr>
          <w:t>’Université Félix Houphouët Boigny-Mali</w:t>
        </w:r>
        <w:r w:rsidRPr="001E2A39">
          <w:rPr>
            <w:color w:val="000000" w:themeColor="text1"/>
          </w:rPr>
          <w:t>.</w:t>
        </w:r>
      </w:ins>
    </w:p>
    <w:p w14:paraId="2ECC0ED2" w14:textId="77777777" w:rsidR="004B639F" w:rsidRPr="001E2A39" w:rsidRDefault="004B639F" w:rsidP="004B639F">
      <w:pPr>
        <w:rPr>
          <w:ins w:id="6931" w:author="Dr Mamadou SANOGO" w:date="2024-11-11T15:40:00Z" w16du:dateUtc="2024-11-11T15:40:00Z"/>
          <w:color w:val="000000" w:themeColor="text1"/>
        </w:rPr>
      </w:pPr>
      <w:ins w:id="6932" w:author="Dr Mamadou SANOGO" w:date="2024-11-11T15:40:00Z" w16du:dateUtc="2024-11-11T15:40:00Z">
        <w:r w:rsidRPr="001E2A39">
          <w:rPr>
            <w:color w:val="000000" w:themeColor="text1"/>
          </w:rPr>
          <w:t xml:space="preserve">Etaient présents outre le Directeur Général </w:t>
        </w:r>
        <w:r>
          <w:rPr>
            <w:color w:val="000000" w:themeColor="text1"/>
          </w:rPr>
          <w:t>M. SANGARE Adama</w:t>
        </w:r>
        <w:r w:rsidRPr="001E2A39">
          <w:rPr>
            <w:color w:val="000000" w:themeColor="text1"/>
          </w:rPr>
          <w:t xml:space="preserve"> qui présidait la séance. </w:t>
        </w:r>
      </w:ins>
    </w:p>
    <w:tbl>
      <w:tblPr>
        <w:tblW w:w="8100" w:type="dxa"/>
        <w:tblCellMar>
          <w:left w:w="70" w:type="dxa"/>
          <w:right w:w="70" w:type="dxa"/>
        </w:tblCellMar>
        <w:tblLook w:val="04A0" w:firstRow="1" w:lastRow="0" w:firstColumn="1" w:lastColumn="0" w:noHBand="0" w:noVBand="1"/>
      </w:tblPr>
      <w:tblGrid>
        <w:gridCol w:w="2830"/>
        <w:gridCol w:w="5270"/>
        <w:tblGridChange w:id="6933">
          <w:tblGrid>
            <w:gridCol w:w="2830"/>
            <w:gridCol w:w="5270"/>
          </w:tblGrid>
        </w:tblGridChange>
      </w:tblGrid>
      <w:tr w:rsidR="004B639F" w:rsidRPr="009B2529" w14:paraId="76125B8A" w14:textId="77777777" w:rsidTr="001E2A39">
        <w:trPr>
          <w:trHeight w:val="315"/>
          <w:ins w:id="6934" w:author="Dr Mamadou SANOGO" w:date="2024-11-11T15:40:00Z" w16du:dateUtc="2024-11-11T15:40:00Z"/>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15937" w14:textId="77777777" w:rsidR="004B639F" w:rsidRPr="009B2529" w:rsidRDefault="004B639F" w:rsidP="001E2A39">
            <w:pPr>
              <w:spacing w:line="240" w:lineRule="auto"/>
              <w:jc w:val="left"/>
              <w:rPr>
                <w:ins w:id="6935" w:author="Dr Mamadou SANOGO" w:date="2024-11-11T15:40:00Z" w16du:dateUtc="2024-11-11T15:40:00Z"/>
                <w:b/>
                <w:bCs/>
                <w:color w:val="000000"/>
                <w:szCs w:val="24"/>
              </w:rPr>
            </w:pPr>
            <w:ins w:id="6936" w:author="Dr Mamadou SANOGO" w:date="2024-11-11T15:40:00Z" w16du:dateUtc="2024-11-11T15:40:00Z">
              <w:r w:rsidRPr="009B2529">
                <w:rPr>
                  <w:b/>
                  <w:bCs/>
                  <w:color w:val="000000"/>
                  <w:szCs w:val="24"/>
                </w:rPr>
                <w:t>NOM et Prénom</w:t>
              </w:r>
            </w:ins>
          </w:p>
        </w:tc>
        <w:tc>
          <w:tcPr>
            <w:tcW w:w="5270" w:type="dxa"/>
            <w:tcBorders>
              <w:top w:val="single" w:sz="4" w:space="0" w:color="auto"/>
              <w:left w:val="nil"/>
              <w:bottom w:val="single" w:sz="4" w:space="0" w:color="auto"/>
              <w:right w:val="single" w:sz="4" w:space="0" w:color="auto"/>
            </w:tcBorders>
            <w:shd w:val="clear" w:color="auto" w:fill="auto"/>
            <w:noWrap/>
            <w:vAlign w:val="center"/>
            <w:hideMark/>
          </w:tcPr>
          <w:p w14:paraId="62A88565" w14:textId="77777777" w:rsidR="004B639F" w:rsidRPr="009B2529" w:rsidRDefault="004B639F" w:rsidP="001E2A39">
            <w:pPr>
              <w:spacing w:line="240" w:lineRule="auto"/>
              <w:jc w:val="left"/>
              <w:rPr>
                <w:ins w:id="6937" w:author="Dr Mamadou SANOGO" w:date="2024-11-11T15:40:00Z" w16du:dateUtc="2024-11-11T15:40:00Z"/>
                <w:b/>
                <w:bCs/>
                <w:color w:val="000000"/>
                <w:szCs w:val="24"/>
              </w:rPr>
            </w:pPr>
            <w:ins w:id="6938" w:author="Dr Mamadou SANOGO" w:date="2024-11-11T15:40:00Z" w16du:dateUtc="2024-11-11T15:40:00Z">
              <w:r w:rsidRPr="009B2529">
                <w:rPr>
                  <w:b/>
                  <w:bCs/>
                  <w:color w:val="000000"/>
                  <w:szCs w:val="24"/>
                </w:rPr>
                <w:t>Statut</w:t>
              </w:r>
            </w:ins>
          </w:p>
        </w:tc>
      </w:tr>
      <w:tr w:rsidR="004B639F" w:rsidRPr="009B2529" w14:paraId="20F4750C" w14:textId="77777777" w:rsidTr="001E2A39">
        <w:trPr>
          <w:trHeight w:val="315"/>
          <w:ins w:id="693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94EB3E5" w14:textId="77777777" w:rsidR="004B639F" w:rsidRPr="009B2529" w:rsidRDefault="004B639F" w:rsidP="001E2A39">
            <w:pPr>
              <w:spacing w:line="240" w:lineRule="auto"/>
              <w:jc w:val="left"/>
              <w:rPr>
                <w:ins w:id="6940" w:author="Dr Mamadou SANOGO" w:date="2024-11-11T15:40:00Z" w16du:dateUtc="2024-11-11T15:40:00Z"/>
                <w:color w:val="000000"/>
                <w:szCs w:val="24"/>
              </w:rPr>
            </w:pPr>
            <w:ins w:id="6941" w:author="Dr Mamadou SANOGO" w:date="2024-11-11T15:40:00Z" w16du:dateUtc="2024-11-11T15:40:00Z">
              <w:r w:rsidRPr="009B2529">
                <w:rPr>
                  <w:color w:val="000000"/>
                  <w:szCs w:val="24"/>
                </w:rPr>
                <w:t>SANGARE Adama</w:t>
              </w:r>
            </w:ins>
          </w:p>
        </w:tc>
        <w:tc>
          <w:tcPr>
            <w:tcW w:w="5270" w:type="dxa"/>
            <w:tcBorders>
              <w:top w:val="nil"/>
              <w:left w:val="nil"/>
              <w:bottom w:val="single" w:sz="4" w:space="0" w:color="auto"/>
              <w:right w:val="single" w:sz="4" w:space="0" w:color="auto"/>
            </w:tcBorders>
            <w:shd w:val="clear" w:color="auto" w:fill="auto"/>
            <w:noWrap/>
            <w:vAlign w:val="center"/>
            <w:hideMark/>
          </w:tcPr>
          <w:p w14:paraId="1B582E49" w14:textId="77777777" w:rsidR="004B639F" w:rsidRPr="009B2529" w:rsidRDefault="004B639F" w:rsidP="001E2A39">
            <w:pPr>
              <w:spacing w:line="240" w:lineRule="auto"/>
              <w:jc w:val="left"/>
              <w:rPr>
                <w:ins w:id="6942" w:author="Dr Mamadou SANOGO" w:date="2024-11-11T15:40:00Z" w16du:dateUtc="2024-11-11T15:40:00Z"/>
                <w:color w:val="000000"/>
                <w:szCs w:val="24"/>
              </w:rPr>
            </w:pPr>
            <w:ins w:id="6943" w:author="Dr Mamadou SANOGO" w:date="2024-11-11T15:40:00Z" w16du:dateUtc="2024-11-11T15:40:00Z">
              <w:r w:rsidRPr="009B2529">
                <w:rPr>
                  <w:color w:val="000000"/>
                  <w:szCs w:val="24"/>
                </w:rPr>
                <w:t>Directeur Général</w:t>
              </w:r>
            </w:ins>
          </w:p>
        </w:tc>
      </w:tr>
      <w:tr w:rsidR="004B639F" w:rsidRPr="009B2529" w14:paraId="290C4EC8" w14:textId="77777777" w:rsidTr="001E2A39">
        <w:trPr>
          <w:trHeight w:val="315"/>
          <w:ins w:id="694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D3B0E9F" w14:textId="77777777" w:rsidR="004B639F" w:rsidRPr="009B2529" w:rsidRDefault="004B639F" w:rsidP="001E2A39">
            <w:pPr>
              <w:spacing w:line="240" w:lineRule="auto"/>
              <w:jc w:val="left"/>
              <w:rPr>
                <w:ins w:id="6945" w:author="Dr Mamadou SANOGO" w:date="2024-11-11T15:40:00Z" w16du:dateUtc="2024-11-11T15:40:00Z"/>
                <w:color w:val="000000"/>
                <w:szCs w:val="24"/>
              </w:rPr>
            </w:pPr>
            <w:ins w:id="6946" w:author="Dr Mamadou SANOGO" w:date="2024-11-11T15:40:00Z" w16du:dateUtc="2024-11-11T15:40:00Z">
              <w:r w:rsidRPr="009B2529">
                <w:rPr>
                  <w:color w:val="000000"/>
                  <w:szCs w:val="24"/>
                </w:rPr>
                <w:t>TRAORE Nicodème</w:t>
              </w:r>
            </w:ins>
          </w:p>
        </w:tc>
        <w:tc>
          <w:tcPr>
            <w:tcW w:w="5270" w:type="dxa"/>
            <w:tcBorders>
              <w:top w:val="nil"/>
              <w:left w:val="nil"/>
              <w:bottom w:val="single" w:sz="4" w:space="0" w:color="auto"/>
              <w:right w:val="single" w:sz="4" w:space="0" w:color="auto"/>
            </w:tcBorders>
            <w:shd w:val="clear" w:color="auto" w:fill="auto"/>
            <w:noWrap/>
            <w:vAlign w:val="center"/>
            <w:hideMark/>
          </w:tcPr>
          <w:p w14:paraId="3DACCB9E" w14:textId="77777777" w:rsidR="004B639F" w:rsidRPr="009B2529" w:rsidRDefault="004B639F" w:rsidP="001E2A39">
            <w:pPr>
              <w:spacing w:line="240" w:lineRule="auto"/>
              <w:jc w:val="left"/>
              <w:rPr>
                <w:ins w:id="6947" w:author="Dr Mamadou SANOGO" w:date="2024-11-11T15:40:00Z" w16du:dateUtc="2024-11-11T15:40:00Z"/>
                <w:color w:val="000000"/>
                <w:szCs w:val="24"/>
              </w:rPr>
            </w:pPr>
            <w:ins w:id="6948" w:author="Dr Mamadou SANOGO" w:date="2024-11-11T15:40:00Z" w16du:dateUtc="2024-11-11T15:40:00Z">
              <w:r w:rsidRPr="009B2529">
                <w:rPr>
                  <w:color w:val="000000"/>
                  <w:szCs w:val="24"/>
                </w:rPr>
                <w:t>Directeur des Etudes</w:t>
              </w:r>
            </w:ins>
          </w:p>
        </w:tc>
      </w:tr>
      <w:tr w:rsidR="004B639F" w:rsidRPr="009B2529" w14:paraId="728CF9E7" w14:textId="77777777" w:rsidTr="001E2A39">
        <w:trPr>
          <w:trHeight w:val="315"/>
          <w:ins w:id="694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8371516" w14:textId="77777777" w:rsidR="004B639F" w:rsidRPr="009B2529" w:rsidRDefault="004B639F" w:rsidP="001E2A39">
            <w:pPr>
              <w:spacing w:line="240" w:lineRule="auto"/>
              <w:jc w:val="left"/>
              <w:rPr>
                <w:ins w:id="6950" w:author="Dr Mamadou SANOGO" w:date="2024-11-11T15:40:00Z" w16du:dateUtc="2024-11-11T15:40:00Z"/>
                <w:color w:val="000000"/>
                <w:szCs w:val="24"/>
              </w:rPr>
            </w:pPr>
            <w:ins w:id="6951" w:author="Dr Mamadou SANOGO" w:date="2024-11-11T15:40:00Z" w16du:dateUtc="2024-11-11T15:40:00Z">
              <w:r w:rsidRPr="009B2529">
                <w:rPr>
                  <w:color w:val="000000"/>
                  <w:szCs w:val="24"/>
                </w:rPr>
                <w:t>TRAORE Yaya</w:t>
              </w:r>
            </w:ins>
          </w:p>
        </w:tc>
        <w:tc>
          <w:tcPr>
            <w:tcW w:w="5270" w:type="dxa"/>
            <w:tcBorders>
              <w:top w:val="nil"/>
              <w:left w:val="nil"/>
              <w:bottom w:val="single" w:sz="4" w:space="0" w:color="auto"/>
              <w:right w:val="single" w:sz="4" w:space="0" w:color="auto"/>
            </w:tcBorders>
            <w:shd w:val="clear" w:color="auto" w:fill="auto"/>
            <w:noWrap/>
            <w:vAlign w:val="center"/>
            <w:hideMark/>
          </w:tcPr>
          <w:p w14:paraId="5430E34E" w14:textId="77777777" w:rsidR="004B639F" w:rsidRPr="009B2529" w:rsidRDefault="004B639F" w:rsidP="001E2A39">
            <w:pPr>
              <w:spacing w:line="240" w:lineRule="auto"/>
              <w:jc w:val="left"/>
              <w:rPr>
                <w:ins w:id="6952" w:author="Dr Mamadou SANOGO" w:date="2024-11-11T15:40:00Z" w16du:dateUtc="2024-11-11T15:40:00Z"/>
                <w:color w:val="000000"/>
                <w:szCs w:val="24"/>
              </w:rPr>
            </w:pPr>
            <w:ins w:id="6953" w:author="Dr Mamadou SANOGO" w:date="2024-11-11T15:40:00Z" w16du:dateUtc="2024-11-11T15:40:00Z">
              <w:r w:rsidRPr="009B2529">
                <w:rPr>
                  <w:color w:val="000000"/>
                  <w:szCs w:val="24"/>
                </w:rPr>
                <w:t>Responsable CIAQ</w:t>
              </w:r>
            </w:ins>
          </w:p>
        </w:tc>
      </w:tr>
      <w:tr w:rsidR="004B639F" w:rsidRPr="009B2529" w14:paraId="1008E5AF" w14:textId="77777777" w:rsidTr="001E2A39">
        <w:trPr>
          <w:trHeight w:val="315"/>
          <w:ins w:id="695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55C1991" w14:textId="77777777" w:rsidR="004B639F" w:rsidRPr="009B2529" w:rsidRDefault="004B639F" w:rsidP="001E2A39">
            <w:pPr>
              <w:spacing w:line="240" w:lineRule="auto"/>
              <w:jc w:val="left"/>
              <w:rPr>
                <w:ins w:id="6955" w:author="Dr Mamadou SANOGO" w:date="2024-11-11T15:40:00Z" w16du:dateUtc="2024-11-11T15:40:00Z"/>
                <w:color w:val="000000"/>
                <w:szCs w:val="24"/>
              </w:rPr>
            </w:pPr>
            <w:ins w:id="6956" w:author="Dr Mamadou SANOGO" w:date="2024-11-11T15:40:00Z" w16du:dateUtc="2024-11-11T15:40:00Z">
              <w:r w:rsidRPr="009B2529">
                <w:rPr>
                  <w:color w:val="000000"/>
                  <w:szCs w:val="24"/>
                </w:rPr>
                <w:t>DIAMOUTENE Alassane</w:t>
              </w:r>
            </w:ins>
          </w:p>
        </w:tc>
        <w:tc>
          <w:tcPr>
            <w:tcW w:w="5270" w:type="dxa"/>
            <w:tcBorders>
              <w:top w:val="nil"/>
              <w:left w:val="nil"/>
              <w:bottom w:val="single" w:sz="4" w:space="0" w:color="auto"/>
              <w:right w:val="single" w:sz="4" w:space="0" w:color="auto"/>
            </w:tcBorders>
            <w:shd w:val="clear" w:color="auto" w:fill="auto"/>
            <w:noWrap/>
            <w:vAlign w:val="center"/>
            <w:hideMark/>
          </w:tcPr>
          <w:p w14:paraId="594D92E3" w14:textId="77777777" w:rsidR="004B639F" w:rsidRPr="009B2529" w:rsidRDefault="004B639F" w:rsidP="001E2A39">
            <w:pPr>
              <w:spacing w:line="240" w:lineRule="auto"/>
              <w:jc w:val="left"/>
              <w:rPr>
                <w:ins w:id="6957" w:author="Dr Mamadou SANOGO" w:date="2024-11-11T15:40:00Z" w16du:dateUtc="2024-11-11T15:40:00Z"/>
                <w:color w:val="000000"/>
                <w:szCs w:val="24"/>
              </w:rPr>
            </w:pPr>
            <w:ins w:id="6958" w:author="Dr Mamadou SANOGO" w:date="2024-11-11T15:40:00Z" w16du:dateUtc="2024-11-11T15:40:00Z">
              <w:r w:rsidRPr="009B2529">
                <w:rPr>
                  <w:color w:val="000000"/>
                  <w:szCs w:val="24"/>
                </w:rPr>
                <w:t>Surveillant Général</w:t>
              </w:r>
            </w:ins>
          </w:p>
        </w:tc>
      </w:tr>
      <w:tr w:rsidR="004B639F" w:rsidRPr="009B2529" w14:paraId="48B1BE07" w14:textId="77777777" w:rsidTr="001E2A39">
        <w:trPr>
          <w:trHeight w:val="315"/>
          <w:ins w:id="695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40602E89" w14:textId="77777777" w:rsidR="004B639F" w:rsidRPr="009B2529" w:rsidRDefault="004B639F" w:rsidP="001E2A39">
            <w:pPr>
              <w:spacing w:line="240" w:lineRule="auto"/>
              <w:jc w:val="left"/>
              <w:rPr>
                <w:ins w:id="6960" w:author="Dr Mamadou SANOGO" w:date="2024-11-11T15:40:00Z" w16du:dateUtc="2024-11-11T15:40:00Z"/>
                <w:color w:val="000000"/>
                <w:szCs w:val="24"/>
              </w:rPr>
            </w:pPr>
            <w:ins w:id="6961" w:author="Dr Mamadou SANOGO" w:date="2024-11-11T15:40:00Z" w16du:dateUtc="2024-11-11T15:40:00Z">
              <w:r>
                <w:rPr>
                  <w:color w:val="000000"/>
                  <w:szCs w:val="24"/>
                </w:rPr>
                <w:t>CAMARA Mohamed Ali</w:t>
              </w:r>
            </w:ins>
          </w:p>
        </w:tc>
        <w:tc>
          <w:tcPr>
            <w:tcW w:w="5270" w:type="dxa"/>
            <w:tcBorders>
              <w:top w:val="nil"/>
              <w:left w:val="nil"/>
              <w:bottom w:val="single" w:sz="4" w:space="0" w:color="auto"/>
              <w:right w:val="single" w:sz="4" w:space="0" w:color="auto"/>
            </w:tcBorders>
            <w:shd w:val="clear" w:color="auto" w:fill="auto"/>
            <w:noWrap/>
            <w:vAlign w:val="center"/>
          </w:tcPr>
          <w:p w14:paraId="44E60DF1" w14:textId="77777777" w:rsidR="004B639F" w:rsidRPr="009B2529" w:rsidRDefault="004B639F" w:rsidP="001E2A39">
            <w:pPr>
              <w:spacing w:line="240" w:lineRule="auto"/>
              <w:jc w:val="left"/>
              <w:rPr>
                <w:ins w:id="6962" w:author="Dr Mamadou SANOGO" w:date="2024-11-11T15:40:00Z" w16du:dateUtc="2024-11-11T15:40:00Z"/>
                <w:color w:val="000000"/>
                <w:szCs w:val="24"/>
              </w:rPr>
            </w:pPr>
            <w:ins w:id="6963" w:author="Dr Mamadou SANOGO" w:date="2024-11-11T15:40:00Z" w16du:dateUtc="2024-11-11T15:40:00Z">
              <w:r>
                <w:rPr>
                  <w:color w:val="000000"/>
                  <w:szCs w:val="24"/>
                </w:rPr>
                <w:t>Responsable marketing communication</w:t>
              </w:r>
            </w:ins>
          </w:p>
        </w:tc>
      </w:tr>
      <w:tr w:rsidR="004B639F" w:rsidRPr="009B2529" w14:paraId="7E20D274" w14:textId="77777777" w:rsidTr="001E2A39">
        <w:trPr>
          <w:trHeight w:val="315"/>
          <w:ins w:id="696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65D3E676" w14:textId="77777777" w:rsidR="004B639F" w:rsidRDefault="004B639F" w:rsidP="001E2A39">
            <w:pPr>
              <w:spacing w:line="240" w:lineRule="auto"/>
              <w:jc w:val="left"/>
              <w:rPr>
                <w:ins w:id="6965" w:author="Dr Mamadou SANOGO" w:date="2024-11-11T15:40:00Z" w16du:dateUtc="2024-11-11T15:40:00Z"/>
                <w:color w:val="000000"/>
                <w:szCs w:val="24"/>
              </w:rPr>
            </w:pPr>
            <w:ins w:id="6966" w:author="Dr Mamadou SANOGO" w:date="2024-11-11T15:40:00Z" w16du:dateUtc="2024-11-11T15:40:00Z">
              <w:r>
                <w:rPr>
                  <w:color w:val="000000"/>
                  <w:szCs w:val="24"/>
                </w:rPr>
                <w:t>TALL Mohamed</w:t>
              </w:r>
            </w:ins>
          </w:p>
        </w:tc>
        <w:tc>
          <w:tcPr>
            <w:tcW w:w="5270" w:type="dxa"/>
            <w:tcBorders>
              <w:top w:val="nil"/>
              <w:left w:val="nil"/>
              <w:bottom w:val="single" w:sz="4" w:space="0" w:color="auto"/>
              <w:right w:val="single" w:sz="4" w:space="0" w:color="auto"/>
            </w:tcBorders>
            <w:shd w:val="clear" w:color="auto" w:fill="auto"/>
            <w:noWrap/>
            <w:vAlign w:val="center"/>
          </w:tcPr>
          <w:p w14:paraId="0D3D277E" w14:textId="77777777" w:rsidR="004B639F" w:rsidRDefault="004B639F" w:rsidP="001E2A39">
            <w:pPr>
              <w:spacing w:line="240" w:lineRule="auto"/>
              <w:jc w:val="left"/>
              <w:rPr>
                <w:ins w:id="6967" w:author="Dr Mamadou SANOGO" w:date="2024-11-11T15:40:00Z" w16du:dateUtc="2024-11-11T15:40:00Z"/>
                <w:color w:val="000000"/>
                <w:szCs w:val="24"/>
              </w:rPr>
            </w:pPr>
            <w:ins w:id="6968" w:author="Dr Mamadou SANOGO" w:date="2024-11-11T15:40:00Z" w16du:dateUtc="2024-11-11T15:40:00Z">
              <w:r>
                <w:rPr>
                  <w:color w:val="000000"/>
                  <w:szCs w:val="24"/>
                </w:rPr>
                <w:t xml:space="preserve">Responsable infirmerie </w:t>
              </w:r>
            </w:ins>
          </w:p>
        </w:tc>
      </w:tr>
      <w:tr w:rsidR="004B639F" w:rsidRPr="009B2529" w14:paraId="7935FDFD" w14:textId="77777777" w:rsidTr="001E2A39">
        <w:trPr>
          <w:trHeight w:val="315"/>
          <w:ins w:id="696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4C36A97F" w14:textId="77777777" w:rsidR="004B639F" w:rsidRDefault="004B639F" w:rsidP="001E2A39">
            <w:pPr>
              <w:spacing w:line="240" w:lineRule="auto"/>
              <w:jc w:val="left"/>
              <w:rPr>
                <w:ins w:id="6970" w:author="Dr Mamadou SANOGO" w:date="2024-11-11T15:40:00Z" w16du:dateUtc="2024-11-11T15:40:00Z"/>
                <w:color w:val="000000"/>
                <w:szCs w:val="24"/>
              </w:rPr>
            </w:pPr>
            <w:ins w:id="6971" w:author="Dr Mamadou SANOGO" w:date="2024-11-11T15:40:00Z" w16du:dateUtc="2024-11-11T15:40:00Z">
              <w:r>
                <w:rPr>
                  <w:color w:val="000000"/>
                  <w:szCs w:val="24"/>
                </w:rPr>
                <w:t xml:space="preserve">DIALLO Hawa </w:t>
              </w:r>
            </w:ins>
          </w:p>
        </w:tc>
        <w:tc>
          <w:tcPr>
            <w:tcW w:w="5270" w:type="dxa"/>
            <w:tcBorders>
              <w:top w:val="nil"/>
              <w:left w:val="nil"/>
              <w:bottom w:val="single" w:sz="4" w:space="0" w:color="auto"/>
              <w:right w:val="single" w:sz="4" w:space="0" w:color="auto"/>
            </w:tcBorders>
            <w:shd w:val="clear" w:color="auto" w:fill="auto"/>
            <w:noWrap/>
            <w:vAlign w:val="center"/>
          </w:tcPr>
          <w:p w14:paraId="681142A1" w14:textId="77777777" w:rsidR="004B639F" w:rsidRDefault="004B639F" w:rsidP="001E2A39">
            <w:pPr>
              <w:spacing w:line="240" w:lineRule="auto"/>
              <w:jc w:val="left"/>
              <w:rPr>
                <w:ins w:id="6972" w:author="Dr Mamadou SANOGO" w:date="2024-11-11T15:40:00Z" w16du:dateUtc="2024-11-11T15:40:00Z"/>
                <w:color w:val="000000"/>
                <w:szCs w:val="24"/>
              </w:rPr>
            </w:pPr>
            <w:ins w:id="6973" w:author="Dr Mamadou SANOGO" w:date="2024-11-11T15:40:00Z" w16du:dateUtc="2024-11-11T15:40:00Z">
              <w:r>
                <w:rPr>
                  <w:color w:val="000000"/>
                  <w:szCs w:val="24"/>
                </w:rPr>
                <w:t>Assistante de Direction</w:t>
              </w:r>
            </w:ins>
          </w:p>
        </w:tc>
      </w:tr>
      <w:tr w:rsidR="004B639F" w:rsidRPr="009B2529" w14:paraId="55CFEB44" w14:textId="77777777" w:rsidTr="001E2A39">
        <w:trPr>
          <w:trHeight w:val="315"/>
          <w:ins w:id="697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275DDB82" w14:textId="77777777" w:rsidR="004B639F" w:rsidRDefault="004B639F" w:rsidP="001E2A39">
            <w:pPr>
              <w:spacing w:line="240" w:lineRule="auto"/>
              <w:jc w:val="left"/>
              <w:rPr>
                <w:ins w:id="6975" w:author="Dr Mamadou SANOGO" w:date="2024-11-11T15:40:00Z" w16du:dateUtc="2024-11-11T15:40:00Z"/>
                <w:color w:val="000000"/>
                <w:szCs w:val="24"/>
              </w:rPr>
            </w:pPr>
            <w:ins w:id="6976" w:author="Dr Mamadou SANOGO" w:date="2024-11-11T15:40:00Z" w16du:dateUtc="2024-11-11T15:40:00Z">
              <w:r>
                <w:rPr>
                  <w:color w:val="000000"/>
                  <w:szCs w:val="24"/>
                </w:rPr>
                <w:t>KONE Korotimi</w:t>
              </w:r>
            </w:ins>
          </w:p>
        </w:tc>
        <w:tc>
          <w:tcPr>
            <w:tcW w:w="5270" w:type="dxa"/>
            <w:tcBorders>
              <w:top w:val="nil"/>
              <w:left w:val="nil"/>
              <w:bottom w:val="single" w:sz="4" w:space="0" w:color="auto"/>
              <w:right w:val="single" w:sz="4" w:space="0" w:color="auto"/>
            </w:tcBorders>
            <w:shd w:val="clear" w:color="auto" w:fill="auto"/>
            <w:noWrap/>
            <w:vAlign w:val="center"/>
          </w:tcPr>
          <w:p w14:paraId="56BAC2CC" w14:textId="77777777" w:rsidR="004B639F" w:rsidRDefault="004B639F" w:rsidP="001E2A39">
            <w:pPr>
              <w:spacing w:line="240" w:lineRule="auto"/>
              <w:jc w:val="left"/>
              <w:rPr>
                <w:ins w:id="6977" w:author="Dr Mamadou SANOGO" w:date="2024-11-11T15:40:00Z" w16du:dateUtc="2024-11-11T15:40:00Z"/>
                <w:color w:val="000000"/>
                <w:szCs w:val="24"/>
              </w:rPr>
            </w:pPr>
            <w:ins w:id="6978" w:author="Dr Mamadou SANOGO" w:date="2024-11-11T15:40:00Z" w16du:dateUtc="2024-11-11T15:40:00Z">
              <w:r>
                <w:rPr>
                  <w:color w:val="000000"/>
                  <w:szCs w:val="24"/>
                </w:rPr>
                <w:t>Responsable Hygiène assainissement</w:t>
              </w:r>
            </w:ins>
          </w:p>
        </w:tc>
      </w:tr>
      <w:tr w:rsidR="004B639F" w:rsidRPr="009B2529" w14:paraId="4455CFBE" w14:textId="77777777" w:rsidTr="001E2A39">
        <w:trPr>
          <w:trHeight w:val="315"/>
          <w:ins w:id="697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248183C5" w14:textId="77777777" w:rsidR="004B639F" w:rsidRDefault="004B639F" w:rsidP="001E2A39">
            <w:pPr>
              <w:spacing w:line="240" w:lineRule="auto"/>
              <w:jc w:val="left"/>
              <w:rPr>
                <w:ins w:id="6980" w:author="Dr Mamadou SANOGO" w:date="2024-11-11T15:40:00Z" w16du:dateUtc="2024-11-11T15:40:00Z"/>
                <w:color w:val="000000"/>
                <w:szCs w:val="24"/>
              </w:rPr>
            </w:pPr>
            <w:ins w:id="6981" w:author="Dr Mamadou SANOGO" w:date="2024-11-11T15:40:00Z" w16du:dateUtc="2024-11-11T15:40:00Z">
              <w:r>
                <w:rPr>
                  <w:color w:val="000000"/>
                  <w:szCs w:val="24"/>
                </w:rPr>
                <w:t>DEMBELE Youssouf</w:t>
              </w:r>
            </w:ins>
          </w:p>
        </w:tc>
        <w:tc>
          <w:tcPr>
            <w:tcW w:w="5270" w:type="dxa"/>
            <w:tcBorders>
              <w:top w:val="nil"/>
              <w:left w:val="nil"/>
              <w:bottom w:val="single" w:sz="4" w:space="0" w:color="auto"/>
              <w:right w:val="single" w:sz="4" w:space="0" w:color="auto"/>
            </w:tcBorders>
            <w:shd w:val="clear" w:color="auto" w:fill="auto"/>
            <w:noWrap/>
            <w:vAlign w:val="center"/>
          </w:tcPr>
          <w:p w14:paraId="17A8DDE8" w14:textId="77777777" w:rsidR="004B639F" w:rsidRDefault="004B639F" w:rsidP="001E2A39">
            <w:pPr>
              <w:spacing w:line="240" w:lineRule="auto"/>
              <w:jc w:val="left"/>
              <w:rPr>
                <w:ins w:id="6982" w:author="Dr Mamadou SANOGO" w:date="2024-11-11T15:40:00Z" w16du:dateUtc="2024-11-11T15:40:00Z"/>
                <w:color w:val="000000"/>
                <w:szCs w:val="24"/>
              </w:rPr>
            </w:pPr>
            <w:ins w:id="6983" w:author="Dr Mamadou SANOGO" w:date="2024-11-11T15:40:00Z" w16du:dateUtc="2024-11-11T15:40:00Z">
              <w:r>
                <w:rPr>
                  <w:color w:val="000000"/>
                  <w:szCs w:val="24"/>
                </w:rPr>
                <w:t>Responsable informatique</w:t>
              </w:r>
            </w:ins>
          </w:p>
        </w:tc>
      </w:tr>
      <w:tr w:rsidR="004B639F" w:rsidRPr="009B2529" w14:paraId="35F637F2" w14:textId="77777777" w:rsidTr="001E2A39">
        <w:trPr>
          <w:trHeight w:val="315"/>
          <w:ins w:id="698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B0F8A49" w14:textId="77777777" w:rsidR="004B639F" w:rsidRPr="009B2529" w:rsidRDefault="004B639F" w:rsidP="001E2A39">
            <w:pPr>
              <w:spacing w:line="240" w:lineRule="auto"/>
              <w:jc w:val="left"/>
              <w:rPr>
                <w:ins w:id="6985" w:author="Dr Mamadou SANOGO" w:date="2024-11-11T15:40:00Z" w16du:dateUtc="2024-11-11T15:40:00Z"/>
                <w:color w:val="000000"/>
                <w:szCs w:val="24"/>
              </w:rPr>
            </w:pPr>
            <w:ins w:id="6986" w:author="Dr Mamadou SANOGO" w:date="2024-11-11T15:40:00Z" w16du:dateUtc="2024-11-11T15:40:00Z">
              <w:r>
                <w:rPr>
                  <w:color w:val="000000"/>
                  <w:szCs w:val="24"/>
                </w:rPr>
                <w:t>CISSE Fatoumata</w:t>
              </w:r>
            </w:ins>
          </w:p>
        </w:tc>
        <w:tc>
          <w:tcPr>
            <w:tcW w:w="5270" w:type="dxa"/>
            <w:tcBorders>
              <w:top w:val="nil"/>
              <w:left w:val="nil"/>
              <w:bottom w:val="single" w:sz="4" w:space="0" w:color="auto"/>
              <w:right w:val="single" w:sz="4" w:space="0" w:color="auto"/>
            </w:tcBorders>
            <w:shd w:val="clear" w:color="auto" w:fill="auto"/>
            <w:noWrap/>
            <w:vAlign w:val="center"/>
            <w:hideMark/>
          </w:tcPr>
          <w:p w14:paraId="0E38D955" w14:textId="77777777" w:rsidR="004B639F" w:rsidRPr="009B2529" w:rsidRDefault="004B639F" w:rsidP="001E2A39">
            <w:pPr>
              <w:spacing w:line="240" w:lineRule="auto"/>
              <w:jc w:val="left"/>
              <w:rPr>
                <w:ins w:id="6987" w:author="Dr Mamadou SANOGO" w:date="2024-11-11T15:40:00Z" w16du:dateUtc="2024-11-11T15:40:00Z"/>
                <w:color w:val="000000"/>
                <w:szCs w:val="24"/>
              </w:rPr>
            </w:pPr>
            <w:ins w:id="6988" w:author="Dr Mamadou SANOGO" w:date="2024-11-11T15:40:00Z" w16du:dateUtc="2024-11-11T15:40:00Z">
              <w:r w:rsidRPr="009B2529">
                <w:rPr>
                  <w:color w:val="000000"/>
                  <w:szCs w:val="24"/>
                </w:rPr>
                <w:t>Gestion et comptabilité</w:t>
              </w:r>
            </w:ins>
          </w:p>
        </w:tc>
      </w:tr>
      <w:tr w:rsidR="004B639F" w:rsidRPr="009B2529" w14:paraId="69D09A14" w14:textId="77777777" w:rsidTr="001E2A39">
        <w:trPr>
          <w:trHeight w:val="315"/>
          <w:ins w:id="698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1CCFCE1" w14:textId="77777777" w:rsidR="004B639F" w:rsidRPr="009B2529" w:rsidRDefault="004B639F" w:rsidP="001E2A39">
            <w:pPr>
              <w:spacing w:line="240" w:lineRule="auto"/>
              <w:jc w:val="left"/>
              <w:rPr>
                <w:ins w:id="6990" w:author="Dr Mamadou SANOGO" w:date="2024-11-11T15:40:00Z" w16du:dateUtc="2024-11-11T15:40:00Z"/>
                <w:color w:val="000000"/>
                <w:szCs w:val="24"/>
              </w:rPr>
            </w:pPr>
            <w:ins w:id="6991" w:author="Dr Mamadou SANOGO" w:date="2024-11-11T15:40:00Z" w16du:dateUtc="2024-11-11T15:40:00Z">
              <w:r w:rsidRPr="009B2529">
                <w:rPr>
                  <w:color w:val="000000"/>
                  <w:szCs w:val="24"/>
                </w:rPr>
                <w:t>TOURE Macou</w:t>
              </w:r>
            </w:ins>
          </w:p>
        </w:tc>
        <w:tc>
          <w:tcPr>
            <w:tcW w:w="5270" w:type="dxa"/>
            <w:tcBorders>
              <w:top w:val="nil"/>
              <w:left w:val="nil"/>
              <w:bottom w:val="single" w:sz="4" w:space="0" w:color="auto"/>
              <w:right w:val="single" w:sz="4" w:space="0" w:color="auto"/>
            </w:tcBorders>
            <w:shd w:val="clear" w:color="auto" w:fill="auto"/>
            <w:noWrap/>
            <w:vAlign w:val="center"/>
            <w:hideMark/>
          </w:tcPr>
          <w:p w14:paraId="700E25E4" w14:textId="77777777" w:rsidR="004B639F" w:rsidRPr="009B2529" w:rsidRDefault="004B639F" w:rsidP="001E2A39">
            <w:pPr>
              <w:spacing w:line="240" w:lineRule="auto"/>
              <w:jc w:val="left"/>
              <w:rPr>
                <w:ins w:id="6992" w:author="Dr Mamadou SANOGO" w:date="2024-11-11T15:40:00Z" w16du:dateUtc="2024-11-11T15:40:00Z"/>
                <w:color w:val="000000"/>
                <w:szCs w:val="24"/>
              </w:rPr>
            </w:pPr>
            <w:ins w:id="6993" w:author="Dr Mamadou SANOGO" w:date="2024-11-11T15:40:00Z" w16du:dateUtc="2024-11-11T15:40:00Z">
              <w:r w:rsidRPr="009B2529">
                <w:rPr>
                  <w:color w:val="000000"/>
                  <w:szCs w:val="24"/>
                </w:rPr>
                <w:t>Assistante de Direction</w:t>
              </w:r>
            </w:ins>
          </w:p>
        </w:tc>
      </w:tr>
      <w:tr w:rsidR="004B639F" w:rsidRPr="009B2529" w14:paraId="7444CC60" w14:textId="77777777" w:rsidTr="001E2A39">
        <w:trPr>
          <w:trHeight w:val="315"/>
          <w:ins w:id="699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2B3F405" w14:textId="77777777" w:rsidR="004B639F" w:rsidRPr="009B2529" w:rsidRDefault="004B639F" w:rsidP="001E2A39">
            <w:pPr>
              <w:spacing w:line="240" w:lineRule="auto"/>
              <w:jc w:val="left"/>
              <w:rPr>
                <w:ins w:id="6995" w:author="Dr Mamadou SANOGO" w:date="2024-11-11T15:40:00Z" w16du:dateUtc="2024-11-11T15:40:00Z"/>
                <w:color w:val="000000"/>
                <w:szCs w:val="24"/>
              </w:rPr>
            </w:pPr>
            <w:ins w:id="6996" w:author="Dr Mamadou SANOGO" w:date="2024-11-11T15:40:00Z" w16du:dateUtc="2024-11-11T15:40:00Z">
              <w:r w:rsidRPr="009B2529">
                <w:rPr>
                  <w:color w:val="000000"/>
                  <w:szCs w:val="24"/>
                </w:rPr>
                <w:t>SANGARE Boubacar</w:t>
              </w:r>
            </w:ins>
          </w:p>
        </w:tc>
        <w:tc>
          <w:tcPr>
            <w:tcW w:w="5270" w:type="dxa"/>
            <w:tcBorders>
              <w:top w:val="nil"/>
              <w:left w:val="nil"/>
              <w:bottom w:val="single" w:sz="4" w:space="0" w:color="auto"/>
              <w:right w:val="single" w:sz="4" w:space="0" w:color="auto"/>
            </w:tcBorders>
            <w:shd w:val="clear" w:color="auto" w:fill="auto"/>
            <w:noWrap/>
            <w:vAlign w:val="center"/>
            <w:hideMark/>
          </w:tcPr>
          <w:p w14:paraId="4CA515DE" w14:textId="77777777" w:rsidR="004B639F" w:rsidRPr="009B2529" w:rsidRDefault="004B639F" w:rsidP="001E2A39">
            <w:pPr>
              <w:spacing w:line="240" w:lineRule="auto"/>
              <w:jc w:val="left"/>
              <w:rPr>
                <w:ins w:id="6997" w:author="Dr Mamadou SANOGO" w:date="2024-11-11T15:40:00Z" w16du:dateUtc="2024-11-11T15:40:00Z"/>
                <w:color w:val="000000"/>
                <w:szCs w:val="24"/>
              </w:rPr>
            </w:pPr>
            <w:ins w:id="6998" w:author="Dr Mamadou SANOGO" w:date="2024-11-11T15:40:00Z" w16du:dateUtc="2024-11-11T15:40:00Z">
              <w:r w:rsidRPr="009B2529">
                <w:rPr>
                  <w:color w:val="000000"/>
                  <w:szCs w:val="24"/>
                </w:rPr>
                <w:t>Professeur</w:t>
              </w:r>
            </w:ins>
          </w:p>
        </w:tc>
      </w:tr>
      <w:tr w:rsidR="004B639F" w:rsidRPr="009B2529" w14:paraId="76DF6038" w14:textId="77777777" w:rsidTr="001E2A39">
        <w:trPr>
          <w:trHeight w:val="315"/>
          <w:ins w:id="699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E6170D8" w14:textId="77777777" w:rsidR="004B639F" w:rsidRPr="009B2529" w:rsidRDefault="004B639F" w:rsidP="001E2A39">
            <w:pPr>
              <w:spacing w:line="240" w:lineRule="auto"/>
              <w:jc w:val="left"/>
              <w:rPr>
                <w:ins w:id="7000" w:author="Dr Mamadou SANOGO" w:date="2024-11-11T15:40:00Z" w16du:dateUtc="2024-11-11T15:40:00Z"/>
                <w:color w:val="000000"/>
                <w:szCs w:val="24"/>
              </w:rPr>
            </w:pPr>
            <w:ins w:id="7001" w:author="Dr Mamadou SANOGO" w:date="2024-11-11T15:40:00Z" w16du:dateUtc="2024-11-11T15:40:00Z">
              <w:r w:rsidRPr="009B2529">
                <w:rPr>
                  <w:color w:val="000000"/>
                  <w:szCs w:val="24"/>
                </w:rPr>
                <w:t>DIAWARA Mohamed</w:t>
              </w:r>
            </w:ins>
          </w:p>
        </w:tc>
        <w:tc>
          <w:tcPr>
            <w:tcW w:w="5270" w:type="dxa"/>
            <w:tcBorders>
              <w:top w:val="nil"/>
              <w:left w:val="nil"/>
              <w:bottom w:val="single" w:sz="4" w:space="0" w:color="auto"/>
              <w:right w:val="single" w:sz="4" w:space="0" w:color="auto"/>
            </w:tcBorders>
            <w:shd w:val="clear" w:color="auto" w:fill="auto"/>
            <w:noWrap/>
            <w:vAlign w:val="center"/>
            <w:hideMark/>
          </w:tcPr>
          <w:p w14:paraId="4B32CC95" w14:textId="77777777" w:rsidR="004B639F" w:rsidRPr="009B2529" w:rsidRDefault="004B639F" w:rsidP="001E2A39">
            <w:pPr>
              <w:spacing w:line="240" w:lineRule="auto"/>
              <w:jc w:val="left"/>
              <w:rPr>
                <w:ins w:id="7002" w:author="Dr Mamadou SANOGO" w:date="2024-11-11T15:40:00Z" w16du:dateUtc="2024-11-11T15:40:00Z"/>
                <w:color w:val="000000"/>
                <w:szCs w:val="24"/>
              </w:rPr>
            </w:pPr>
            <w:ins w:id="7003" w:author="Dr Mamadou SANOGO" w:date="2024-11-11T15:40:00Z" w16du:dateUtc="2024-11-11T15:40:00Z">
              <w:r w:rsidRPr="009B2529">
                <w:rPr>
                  <w:color w:val="000000"/>
                  <w:szCs w:val="24"/>
                </w:rPr>
                <w:t>Professeur</w:t>
              </w:r>
            </w:ins>
          </w:p>
        </w:tc>
      </w:tr>
      <w:tr w:rsidR="004B639F" w:rsidRPr="009B2529" w14:paraId="0547599D" w14:textId="77777777" w:rsidTr="001E2A39">
        <w:trPr>
          <w:trHeight w:val="315"/>
          <w:ins w:id="700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27B3A5A" w14:textId="77777777" w:rsidR="004B639F" w:rsidRPr="009B2529" w:rsidRDefault="004B639F" w:rsidP="001E2A39">
            <w:pPr>
              <w:spacing w:line="240" w:lineRule="auto"/>
              <w:jc w:val="left"/>
              <w:rPr>
                <w:ins w:id="7005" w:author="Dr Mamadou SANOGO" w:date="2024-11-11T15:40:00Z" w16du:dateUtc="2024-11-11T15:40:00Z"/>
                <w:color w:val="000000"/>
                <w:szCs w:val="24"/>
              </w:rPr>
            </w:pPr>
            <w:ins w:id="7006" w:author="Dr Mamadou SANOGO" w:date="2024-11-11T15:40:00Z" w16du:dateUtc="2024-11-11T15:40:00Z">
              <w:r w:rsidRPr="009B2529">
                <w:rPr>
                  <w:color w:val="000000"/>
                  <w:szCs w:val="24"/>
                </w:rPr>
                <w:t>TRAORE Abdramane</w:t>
              </w:r>
            </w:ins>
          </w:p>
        </w:tc>
        <w:tc>
          <w:tcPr>
            <w:tcW w:w="5270" w:type="dxa"/>
            <w:tcBorders>
              <w:top w:val="nil"/>
              <w:left w:val="nil"/>
              <w:bottom w:val="single" w:sz="4" w:space="0" w:color="auto"/>
              <w:right w:val="single" w:sz="4" w:space="0" w:color="auto"/>
            </w:tcBorders>
            <w:shd w:val="clear" w:color="auto" w:fill="auto"/>
            <w:noWrap/>
            <w:vAlign w:val="center"/>
            <w:hideMark/>
          </w:tcPr>
          <w:p w14:paraId="7C7A9231" w14:textId="77777777" w:rsidR="004B639F" w:rsidRPr="009B2529" w:rsidRDefault="004B639F" w:rsidP="001E2A39">
            <w:pPr>
              <w:spacing w:line="240" w:lineRule="auto"/>
              <w:jc w:val="left"/>
              <w:rPr>
                <w:ins w:id="7007" w:author="Dr Mamadou SANOGO" w:date="2024-11-11T15:40:00Z" w16du:dateUtc="2024-11-11T15:40:00Z"/>
                <w:color w:val="000000"/>
                <w:szCs w:val="24"/>
              </w:rPr>
            </w:pPr>
            <w:ins w:id="7008" w:author="Dr Mamadou SANOGO" w:date="2024-11-11T15:40:00Z" w16du:dateUtc="2024-11-11T15:40:00Z">
              <w:r w:rsidRPr="009B2529">
                <w:rPr>
                  <w:color w:val="000000"/>
                  <w:szCs w:val="24"/>
                </w:rPr>
                <w:t>Professeur</w:t>
              </w:r>
            </w:ins>
          </w:p>
        </w:tc>
      </w:tr>
      <w:tr w:rsidR="004B639F" w:rsidRPr="009B2529" w14:paraId="04D940CE" w14:textId="77777777" w:rsidTr="001E2A39">
        <w:trPr>
          <w:trHeight w:val="315"/>
          <w:ins w:id="700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D45A099" w14:textId="77777777" w:rsidR="004B639F" w:rsidRPr="009B2529" w:rsidRDefault="004B639F" w:rsidP="001E2A39">
            <w:pPr>
              <w:spacing w:line="240" w:lineRule="auto"/>
              <w:jc w:val="left"/>
              <w:rPr>
                <w:ins w:id="7010" w:author="Dr Mamadou SANOGO" w:date="2024-11-11T15:40:00Z" w16du:dateUtc="2024-11-11T15:40:00Z"/>
                <w:color w:val="000000"/>
                <w:szCs w:val="24"/>
              </w:rPr>
            </w:pPr>
            <w:ins w:id="7011" w:author="Dr Mamadou SANOGO" w:date="2024-11-11T15:40:00Z" w16du:dateUtc="2024-11-11T15:40:00Z">
              <w:r w:rsidRPr="009B2529">
                <w:rPr>
                  <w:color w:val="000000"/>
                  <w:szCs w:val="24"/>
                </w:rPr>
                <w:t>SISSOKO Fodé</w:t>
              </w:r>
            </w:ins>
          </w:p>
        </w:tc>
        <w:tc>
          <w:tcPr>
            <w:tcW w:w="5270" w:type="dxa"/>
            <w:tcBorders>
              <w:top w:val="nil"/>
              <w:left w:val="nil"/>
              <w:bottom w:val="single" w:sz="4" w:space="0" w:color="auto"/>
              <w:right w:val="single" w:sz="4" w:space="0" w:color="auto"/>
            </w:tcBorders>
            <w:shd w:val="clear" w:color="auto" w:fill="auto"/>
            <w:noWrap/>
            <w:vAlign w:val="center"/>
            <w:hideMark/>
          </w:tcPr>
          <w:p w14:paraId="132EC8C7" w14:textId="77777777" w:rsidR="004B639F" w:rsidRPr="009B2529" w:rsidRDefault="004B639F" w:rsidP="001E2A39">
            <w:pPr>
              <w:spacing w:line="240" w:lineRule="auto"/>
              <w:jc w:val="left"/>
              <w:rPr>
                <w:ins w:id="7012" w:author="Dr Mamadou SANOGO" w:date="2024-11-11T15:40:00Z" w16du:dateUtc="2024-11-11T15:40:00Z"/>
                <w:color w:val="000000"/>
                <w:szCs w:val="24"/>
              </w:rPr>
            </w:pPr>
            <w:ins w:id="7013" w:author="Dr Mamadou SANOGO" w:date="2024-11-11T15:40:00Z" w16du:dateUtc="2024-11-11T15:40:00Z">
              <w:r w:rsidRPr="009B2529">
                <w:rPr>
                  <w:color w:val="000000"/>
                  <w:szCs w:val="24"/>
                </w:rPr>
                <w:t>Professeur</w:t>
              </w:r>
            </w:ins>
          </w:p>
        </w:tc>
      </w:tr>
      <w:tr w:rsidR="004B639F" w:rsidRPr="009B2529" w14:paraId="55439BF3" w14:textId="77777777" w:rsidTr="001E2A39">
        <w:trPr>
          <w:trHeight w:val="315"/>
          <w:ins w:id="701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D97CF64" w14:textId="77777777" w:rsidR="004B639F" w:rsidRPr="009B2529" w:rsidRDefault="004B639F" w:rsidP="001E2A39">
            <w:pPr>
              <w:spacing w:line="240" w:lineRule="auto"/>
              <w:jc w:val="left"/>
              <w:rPr>
                <w:ins w:id="7015" w:author="Dr Mamadou SANOGO" w:date="2024-11-11T15:40:00Z" w16du:dateUtc="2024-11-11T15:40:00Z"/>
                <w:color w:val="000000"/>
                <w:szCs w:val="24"/>
              </w:rPr>
            </w:pPr>
            <w:ins w:id="7016" w:author="Dr Mamadou SANOGO" w:date="2024-11-11T15:40:00Z" w16du:dateUtc="2024-11-11T15:40:00Z">
              <w:r w:rsidRPr="009B2529">
                <w:rPr>
                  <w:color w:val="000000"/>
                  <w:szCs w:val="24"/>
                </w:rPr>
                <w:t>DIAWARA Mamadou</w:t>
              </w:r>
            </w:ins>
          </w:p>
        </w:tc>
        <w:tc>
          <w:tcPr>
            <w:tcW w:w="5270" w:type="dxa"/>
            <w:tcBorders>
              <w:top w:val="nil"/>
              <w:left w:val="nil"/>
              <w:bottom w:val="single" w:sz="4" w:space="0" w:color="auto"/>
              <w:right w:val="single" w:sz="4" w:space="0" w:color="auto"/>
            </w:tcBorders>
            <w:shd w:val="clear" w:color="auto" w:fill="auto"/>
            <w:noWrap/>
            <w:vAlign w:val="center"/>
            <w:hideMark/>
          </w:tcPr>
          <w:p w14:paraId="63FBFDC7" w14:textId="77777777" w:rsidR="004B639F" w:rsidRPr="009B2529" w:rsidRDefault="004B639F" w:rsidP="001E2A39">
            <w:pPr>
              <w:spacing w:line="240" w:lineRule="auto"/>
              <w:jc w:val="left"/>
              <w:rPr>
                <w:ins w:id="7017" w:author="Dr Mamadou SANOGO" w:date="2024-11-11T15:40:00Z" w16du:dateUtc="2024-11-11T15:40:00Z"/>
                <w:color w:val="000000"/>
                <w:szCs w:val="24"/>
              </w:rPr>
            </w:pPr>
            <w:ins w:id="7018" w:author="Dr Mamadou SANOGO" w:date="2024-11-11T15:40:00Z" w16du:dateUtc="2024-11-11T15:40:00Z">
              <w:r w:rsidRPr="009B2529">
                <w:rPr>
                  <w:color w:val="000000"/>
                  <w:szCs w:val="24"/>
                </w:rPr>
                <w:t>Etudiant</w:t>
              </w:r>
            </w:ins>
          </w:p>
        </w:tc>
      </w:tr>
      <w:tr w:rsidR="004B639F" w:rsidRPr="009B2529" w14:paraId="7C2837B6" w14:textId="77777777" w:rsidTr="001E2A39">
        <w:trPr>
          <w:trHeight w:val="315"/>
          <w:ins w:id="701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DC29F42" w14:textId="77777777" w:rsidR="004B639F" w:rsidRPr="009B2529" w:rsidRDefault="004B639F" w:rsidP="001E2A39">
            <w:pPr>
              <w:spacing w:line="240" w:lineRule="auto"/>
              <w:jc w:val="left"/>
              <w:rPr>
                <w:ins w:id="7020" w:author="Dr Mamadou SANOGO" w:date="2024-11-11T15:40:00Z" w16du:dateUtc="2024-11-11T15:40:00Z"/>
                <w:color w:val="000000"/>
                <w:szCs w:val="24"/>
              </w:rPr>
            </w:pPr>
            <w:ins w:id="7021" w:author="Dr Mamadou SANOGO" w:date="2024-11-11T15:40:00Z" w16du:dateUtc="2024-11-11T15:40:00Z">
              <w:r w:rsidRPr="009B2529">
                <w:rPr>
                  <w:color w:val="000000"/>
                  <w:szCs w:val="24"/>
                </w:rPr>
                <w:t>DIALLO Fatou</w:t>
              </w:r>
            </w:ins>
          </w:p>
        </w:tc>
        <w:tc>
          <w:tcPr>
            <w:tcW w:w="5270" w:type="dxa"/>
            <w:tcBorders>
              <w:top w:val="nil"/>
              <w:left w:val="nil"/>
              <w:bottom w:val="single" w:sz="4" w:space="0" w:color="auto"/>
              <w:right w:val="single" w:sz="4" w:space="0" w:color="auto"/>
            </w:tcBorders>
            <w:shd w:val="clear" w:color="auto" w:fill="auto"/>
            <w:noWrap/>
            <w:vAlign w:val="center"/>
            <w:hideMark/>
          </w:tcPr>
          <w:p w14:paraId="4E64629E" w14:textId="77777777" w:rsidR="004B639F" w:rsidRPr="009B2529" w:rsidRDefault="004B639F" w:rsidP="001E2A39">
            <w:pPr>
              <w:spacing w:line="240" w:lineRule="auto"/>
              <w:jc w:val="left"/>
              <w:rPr>
                <w:ins w:id="7022" w:author="Dr Mamadou SANOGO" w:date="2024-11-11T15:40:00Z" w16du:dateUtc="2024-11-11T15:40:00Z"/>
                <w:color w:val="000000"/>
                <w:szCs w:val="24"/>
              </w:rPr>
            </w:pPr>
            <w:ins w:id="7023" w:author="Dr Mamadou SANOGO" w:date="2024-11-11T15:40:00Z" w16du:dateUtc="2024-11-11T15:40:00Z">
              <w:r w:rsidRPr="009B2529">
                <w:rPr>
                  <w:color w:val="000000"/>
                  <w:szCs w:val="24"/>
                </w:rPr>
                <w:t>Etudiant</w:t>
              </w:r>
            </w:ins>
          </w:p>
        </w:tc>
      </w:tr>
      <w:tr w:rsidR="004B639F" w:rsidRPr="009B2529" w14:paraId="3BA8465D" w14:textId="77777777" w:rsidTr="001E2A39">
        <w:trPr>
          <w:trHeight w:val="315"/>
          <w:ins w:id="702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DEE4C09" w14:textId="77777777" w:rsidR="004B639F" w:rsidRPr="009B2529" w:rsidRDefault="004B639F" w:rsidP="001E2A39">
            <w:pPr>
              <w:spacing w:line="240" w:lineRule="auto"/>
              <w:jc w:val="left"/>
              <w:rPr>
                <w:ins w:id="7025" w:author="Dr Mamadou SANOGO" w:date="2024-11-11T15:40:00Z" w16du:dateUtc="2024-11-11T15:40:00Z"/>
                <w:color w:val="000000"/>
                <w:szCs w:val="24"/>
              </w:rPr>
            </w:pPr>
            <w:ins w:id="7026" w:author="Dr Mamadou SANOGO" w:date="2024-11-11T15:40:00Z" w16du:dateUtc="2024-11-11T15:40:00Z">
              <w:r w:rsidRPr="009B2529">
                <w:rPr>
                  <w:color w:val="000000"/>
                  <w:szCs w:val="24"/>
                </w:rPr>
                <w:t>FOFANA Souleymane</w:t>
              </w:r>
            </w:ins>
          </w:p>
        </w:tc>
        <w:tc>
          <w:tcPr>
            <w:tcW w:w="5270" w:type="dxa"/>
            <w:tcBorders>
              <w:top w:val="nil"/>
              <w:left w:val="nil"/>
              <w:bottom w:val="single" w:sz="4" w:space="0" w:color="auto"/>
              <w:right w:val="single" w:sz="4" w:space="0" w:color="auto"/>
            </w:tcBorders>
            <w:shd w:val="clear" w:color="auto" w:fill="auto"/>
            <w:noWrap/>
            <w:vAlign w:val="center"/>
            <w:hideMark/>
          </w:tcPr>
          <w:p w14:paraId="29E7C61E" w14:textId="77777777" w:rsidR="004B639F" w:rsidRPr="009B2529" w:rsidRDefault="004B639F" w:rsidP="001E2A39">
            <w:pPr>
              <w:spacing w:line="240" w:lineRule="auto"/>
              <w:jc w:val="left"/>
              <w:rPr>
                <w:ins w:id="7027" w:author="Dr Mamadou SANOGO" w:date="2024-11-11T15:40:00Z" w16du:dateUtc="2024-11-11T15:40:00Z"/>
                <w:color w:val="000000"/>
                <w:szCs w:val="24"/>
              </w:rPr>
            </w:pPr>
            <w:ins w:id="7028" w:author="Dr Mamadou SANOGO" w:date="2024-11-11T15:40:00Z" w16du:dateUtc="2024-11-11T15:40:00Z">
              <w:r w:rsidRPr="009B2529">
                <w:rPr>
                  <w:color w:val="000000"/>
                  <w:szCs w:val="24"/>
                </w:rPr>
                <w:t>Parent d’étudiant</w:t>
              </w:r>
            </w:ins>
          </w:p>
        </w:tc>
      </w:tr>
      <w:tr w:rsidR="004B639F" w:rsidRPr="009B2529" w14:paraId="1103B448" w14:textId="77777777" w:rsidTr="001E2A39">
        <w:trPr>
          <w:trHeight w:val="315"/>
          <w:ins w:id="702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1A032FB" w14:textId="77777777" w:rsidR="004B639F" w:rsidRPr="009B2529" w:rsidRDefault="004B639F" w:rsidP="001E2A39">
            <w:pPr>
              <w:spacing w:line="240" w:lineRule="auto"/>
              <w:jc w:val="left"/>
              <w:rPr>
                <w:ins w:id="7030" w:author="Dr Mamadou SANOGO" w:date="2024-11-11T15:40:00Z" w16du:dateUtc="2024-11-11T15:40:00Z"/>
                <w:color w:val="000000"/>
                <w:szCs w:val="24"/>
              </w:rPr>
            </w:pPr>
            <w:ins w:id="7031" w:author="Dr Mamadou SANOGO" w:date="2024-11-11T15:40:00Z" w16du:dateUtc="2024-11-11T15:40:00Z">
              <w:r w:rsidRPr="009B2529">
                <w:rPr>
                  <w:color w:val="000000"/>
                  <w:szCs w:val="24"/>
                </w:rPr>
                <w:t>DIALLO Asma</w:t>
              </w:r>
            </w:ins>
          </w:p>
        </w:tc>
        <w:tc>
          <w:tcPr>
            <w:tcW w:w="5270" w:type="dxa"/>
            <w:tcBorders>
              <w:top w:val="nil"/>
              <w:left w:val="nil"/>
              <w:bottom w:val="single" w:sz="4" w:space="0" w:color="auto"/>
              <w:right w:val="single" w:sz="4" w:space="0" w:color="auto"/>
            </w:tcBorders>
            <w:shd w:val="clear" w:color="auto" w:fill="auto"/>
            <w:noWrap/>
            <w:vAlign w:val="center"/>
            <w:hideMark/>
          </w:tcPr>
          <w:p w14:paraId="39D08ED1" w14:textId="77777777" w:rsidR="004B639F" w:rsidRPr="009B2529" w:rsidRDefault="004B639F" w:rsidP="001E2A39">
            <w:pPr>
              <w:spacing w:line="240" w:lineRule="auto"/>
              <w:jc w:val="left"/>
              <w:rPr>
                <w:ins w:id="7032" w:author="Dr Mamadou SANOGO" w:date="2024-11-11T15:40:00Z" w16du:dateUtc="2024-11-11T15:40:00Z"/>
                <w:color w:val="000000"/>
                <w:szCs w:val="24"/>
              </w:rPr>
            </w:pPr>
            <w:ins w:id="7033" w:author="Dr Mamadou SANOGO" w:date="2024-11-11T15:40:00Z" w16du:dateUtc="2024-11-11T15:40:00Z">
              <w:r w:rsidRPr="009B2529">
                <w:rPr>
                  <w:color w:val="000000"/>
                  <w:szCs w:val="24"/>
                </w:rPr>
                <w:t>Parent d’étudiant</w:t>
              </w:r>
            </w:ins>
          </w:p>
        </w:tc>
      </w:tr>
    </w:tbl>
    <w:p w14:paraId="5627E527" w14:textId="77777777" w:rsidR="004B639F" w:rsidRPr="001E2A39" w:rsidRDefault="004B639F" w:rsidP="004B639F">
      <w:pPr>
        <w:rPr>
          <w:ins w:id="7034" w:author="Dr Mamadou SANOGO" w:date="2024-11-11T15:40:00Z" w16du:dateUtc="2024-11-11T15:40:00Z"/>
          <w:color w:val="000000" w:themeColor="text1"/>
        </w:rPr>
      </w:pPr>
      <w:ins w:id="7035" w:author="Dr Mamadou SANOGO" w:date="2024-11-11T15:40:00Z" w16du:dateUtc="2024-11-11T15:40:00Z">
        <w:r w:rsidRPr="001E2A39">
          <w:rPr>
            <w:color w:val="000000" w:themeColor="text1"/>
          </w:rPr>
          <w:t xml:space="preserve">Le secrétariat de séance était assuré par Mme </w:t>
        </w:r>
        <w:r>
          <w:rPr>
            <w:color w:val="000000" w:themeColor="text1"/>
          </w:rPr>
          <w:t>TOURE Macou</w:t>
        </w:r>
        <w:r w:rsidRPr="001E2A39">
          <w:rPr>
            <w:color w:val="000000" w:themeColor="text1"/>
          </w:rPr>
          <w:t>.</w:t>
        </w:r>
      </w:ins>
    </w:p>
    <w:p w14:paraId="538EEF72" w14:textId="77777777" w:rsidR="004B639F" w:rsidRPr="001E2A39" w:rsidRDefault="004B639F" w:rsidP="004B639F">
      <w:pPr>
        <w:rPr>
          <w:ins w:id="7036" w:author="Dr Mamadou SANOGO" w:date="2024-11-11T15:40:00Z" w16du:dateUtc="2024-11-11T15:40:00Z"/>
          <w:color w:val="000000" w:themeColor="text1"/>
        </w:rPr>
      </w:pPr>
      <w:ins w:id="7037" w:author="Dr Mamadou SANOGO" w:date="2024-11-11T15:40:00Z" w16du:dateUtc="2024-11-11T15:40:00Z">
        <w:r w:rsidRPr="001E2A39">
          <w:rPr>
            <w:color w:val="000000" w:themeColor="text1"/>
          </w:rPr>
          <w:t xml:space="preserve">L’ordre du jour portait sur : </w:t>
        </w:r>
      </w:ins>
    </w:p>
    <w:p w14:paraId="2D84BFEF" w14:textId="77777777" w:rsidR="004B639F" w:rsidRPr="001E2A39" w:rsidRDefault="004B639F" w:rsidP="004B639F">
      <w:pPr>
        <w:pStyle w:val="Paragraphedeliste"/>
        <w:numPr>
          <w:ilvl w:val="0"/>
          <w:numId w:val="31"/>
        </w:numPr>
        <w:spacing w:line="240" w:lineRule="auto"/>
        <w:rPr>
          <w:ins w:id="7038" w:author="Dr Mamadou SANOGO" w:date="2024-11-11T15:40:00Z" w16du:dateUtc="2024-11-11T15:40:00Z"/>
          <w:color w:val="000000" w:themeColor="text1"/>
        </w:rPr>
      </w:pPr>
      <w:ins w:id="7039" w:author="Dr Mamadou SANOGO" w:date="2024-11-11T15:40:00Z" w16du:dateUtc="2024-11-11T15:40:00Z">
        <w:r w:rsidRPr="001E2A39">
          <w:rPr>
            <w:color w:val="000000" w:themeColor="text1"/>
          </w:rPr>
          <w:t>Sensibilisation autour de l’auto-évaluation des filières de formation initiée par l’AMAQ-SUP</w:t>
        </w:r>
      </w:ins>
    </w:p>
    <w:p w14:paraId="58C3ED4B" w14:textId="77777777" w:rsidR="004B639F" w:rsidRPr="001E2A39" w:rsidRDefault="004B639F" w:rsidP="004B639F">
      <w:pPr>
        <w:pStyle w:val="Paragraphedeliste"/>
        <w:numPr>
          <w:ilvl w:val="0"/>
          <w:numId w:val="31"/>
        </w:numPr>
        <w:spacing w:line="240" w:lineRule="auto"/>
        <w:rPr>
          <w:ins w:id="7040" w:author="Dr Mamadou SANOGO" w:date="2024-11-11T15:40:00Z" w16du:dateUtc="2024-11-11T15:40:00Z"/>
          <w:color w:val="000000" w:themeColor="text1"/>
        </w:rPr>
      </w:pPr>
      <w:ins w:id="7041" w:author="Dr Mamadou SANOGO" w:date="2024-11-11T15:40:00Z" w16du:dateUtc="2024-11-11T15:40:00Z">
        <w:r w:rsidRPr="001E2A39">
          <w:rPr>
            <w:color w:val="000000" w:themeColor="text1"/>
          </w:rPr>
          <w:t>L’adoption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l’auto-évaluation de </w:t>
        </w:r>
        <w:r>
          <w:rPr>
            <w:color w:val="000000" w:themeColor="text1"/>
          </w:rPr>
          <w:t>8</w:t>
        </w:r>
        <w:r w:rsidRPr="001E2A39">
          <w:rPr>
            <w:color w:val="000000" w:themeColor="text1"/>
          </w:rPr>
          <w:t xml:space="preserve"> filières de formation</w:t>
        </w:r>
      </w:ins>
    </w:p>
    <w:p w14:paraId="6F733C4C" w14:textId="77777777" w:rsidR="004B639F" w:rsidRPr="001E2A39" w:rsidRDefault="004B639F" w:rsidP="004B639F">
      <w:pPr>
        <w:pStyle w:val="Paragraphedeliste"/>
        <w:numPr>
          <w:ilvl w:val="0"/>
          <w:numId w:val="31"/>
        </w:numPr>
        <w:spacing w:line="240" w:lineRule="auto"/>
        <w:rPr>
          <w:ins w:id="7042" w:author="Dr Mamadou SANOGO" w:date="2024-11-11T15:40:00Z" w16du:dateUtc="2024-11-11T15:40:00Z"/>
          <w:color w:val="000000" w:themeColor="text1"/>
        </w:rPr>
      </w:pPr>
      <w:ins w:id="7043" w:author="Dr Mamadou SANOGO" w:date="2024-11-11T15:40:00Z" w16du:dateUtc="2024-11-11T15:40:00Z">
        <w:r w:rsidRPr="001E2A39">
          <w:rPr>
            <w:color w:val="000000" w:themeColor="text1"/>
          </w:rPr>
          <w:t>Divers</w:t>
        </w:r>
      </w:ins>
    </w:p>
    <w:p w14:paraId="32DD1896" w14:textId="77777777" w:rsidR="004B639F" w:rsidRPr="001E2A39" w:rsidRDefault="004B639F" w:rsidP="004B639F">
      <w:pPr>
        <w:rPr>
          <w:ins w:id="7044" w:author="Dr Mamadou SANOGO" w:date="2024-11-11T15:40:00Z" w16du:dateUtc="2024-11-11T15:40:00Z"/>
          <w:color w:val="000000" w:themeColor="text1"/>
        </w:rPr>
      </w:pPr>
      <w:ins w:id="7045" w:author="Dr Mamadou SANOGO" w:date="2024-11-11T15:40:00Z" w16du:dateUtc="2024-11-11T15:40:00Z">
        <w:r w:rsidRPr="001E2A39">
          <w:rPr>
            <w:color w:val="000000" w:themeColor="text1"/>
          </w:rPr>
          <w:t>Après les salutations et les remerciements du président pour la présence des uns et autres, le président procéda à l’ouverture de séance.</w:t>
        </w:r>
      </w:ins>
    </w:p>
    <w:p w14:paraId="6704F866" w14:textId="77777777" w:rsidR="004B639F" w:rsidRPr="001E2A39" w:rsidRDefault="004B639F" w:rsidP="004B639F">
      <w:pPr>
        <w:spacing w:line="240" w:lineRule="auto"/>
        <w:rPr>
          <w:ins w:id="7046" w:author="Dr Mamadou SANOGO" w:date="2024-11-11T15:40:00Z" w16du:dateUtc="2024-11-11T15:40:00Z"/>
          <w:color w:val="000000" w:themeColor="text1"/>
        </w:rPr>
      </w:pPr>
      <w:ins w:id="7047" w:author="Dr Mamadou SANOGO" w:date="2024-11-11T15:40:00Z" w16du:dateUtc="2024-11-11T15:40:00Z">
        <w:r w:rsidRPr="001E2A39">
          <w:rPr>
            <w:color w:val="000000" w:themeColor="text1"/>
          </w:rPr>
          <w:t>Cette ouverture de séance fut précédée par un tour de table pour la présentation des participants.</w:t>
        </w:r>
      </w:ins>
    </w:p>
    <w:p w14:paraId="44BA4CF4" w14:textId="77777777" w:rsidR="004B639F" w:rsidRPr="001E2A39" w:rsidRDefault="004B639F" w:rsidP="004B639F">
      <w:pPr>
        <w:spacing w:line="240" w:lineRule="auto"/>
        <w:rPr>
          <w:ins w:id="7048" w:author="Dr Mamadou SANOGO" w:date="2024-11-11T15:40:00Z" w16du:dateUtc="2024-11-11T15:40:00Z"/>
          <w:b/>
          <w:color w:val="000000" w:themeColor="text1"/>
        </w:rPr>
      </w:pPr>
    </w:p>
    <w:p w14:paraId="3A26F5B2" w14:textId="77777777" w:rsidR="004B639F" w:rsidRPr="001E2A39" w:rsidRDefault="004B639F" w:rsidP="004B639F">
      <w:pPr>
        <w:pStyle w:val="Paragraphedeliste"/>
        <w:numPr>
          <w:ilvl w:val="0"/>
          <w:numId w:val="33"/>
        </w:numPr>
        <w:spacing w:line="240" w:lineRule="auto"/>
        <w:jc w:val="left"/>
        <w:rPr>
          <w:ins w:id="7049" w:author="Dr Mamadou SANOGO" w:date="2024-11-11T15:40:00Z" w16du:dateUtc="2024-11-11T15:40:00Z"/>
          <w:b/>
          <w:color w:val="000000" w:themeColor="text1"/>
        </w:rPr>
      </w:pPr>
      <w:ins w:id="7050" w:author="Dr Mamadou SANOGO" w:date="2024-11-11T15:40:00Z" w16du:dateUtc="2024-11-11T15:40:00Z">
        <w:r w:rsidRPr="001E2A39">
          <w:rPr>
            <w:b/>
            <w:color w:val="000000" w:themeColor="text1"/>
          </w:rPr>
          <w:t>SENSIBILISATION AUTOUR DE L’AUTOÉVALUATION DES FILIÈRES DE FORMATION INITIÉE PAR L’AMAQ-SUP</w:t>
        </w:r>
      </w:ins>
    </w:p>
    <w:p w14:paraId="03AC8B54" w14:textId="77777777" w:rsidR="004B639F" w:rsidRPr="001E2A39" w:rsidRDefault="004B639F" w:rsidP="004B639F">
      <w:pPr>
        <w:jc w:val="left"/>
        <w:rPr>
          <w:ins w:id="7051" w:author="Dr Mamadou SANOGO" w:date="2024-11-11T15:40:00Z" w16du:dateUtc="2024-11-11T15:40:00Z"/>
          <w:color w:val="000000" w:themeColor="text1"/>
        </w:rPr>
      </w:pPr>
      <w:ins w:id="7052" w:author="Dr Mamadou SANOGO" w:date="2024-11-11T15:40:00Z" w16du:dateUtc="2024-11-11T15:40:00Z">
        <w:r w:rsidRPr="001E2A39">
          <w:rPr>
            <w:b/>
            <w:color w:val="000000" w:themeColor="text1"/>
          </w:rPr>
          <w:t xml:space="preserve">Président : </w:t>
        </w:r>
        <w:proofErr w:type="gramStart"/>
        <w:r>
          <w:rPr>
            <w:b/>
            <w:color w:val="000000" w:themeColor="text1"/>
          </w:rPr>
          <w:t>M.SANOGO</w:t>
        </w:r>
        <w:proofErr w:type="gramEnd"/>
        <w:r>
          <w:rPr>
            <w:b/>
            <w:color w:val="000000" w:themeColor="text1"/>
          </w:rPr>
          <w:t xml:space="preserve"> Mamadou</w:t>
        </w:r>
      </w:ins>
    </w:p>
    <w:p w14:paraId="0D69CAF1" w14:textId="77777777" w:rsidR="004B639F" w:rsidRPr="001E2A39" w:rsidRDefault="004B639F" w:rsidP="004B639F">
      <w:pPr>
        <w:rPr>
          <w:ins w:id="7053" w:author="Dr Mamadou SANOGO" w:date="2024-11-11T15:40:00Z" w16du:dateUtc="2024-11-11T15:40:00Z"/>
          <w:color w:val="000000" w:themeColor="text1"/>
          <w:sz w:val="22"/>
        </w:rPr>
      </w:pPr>
      <w:ins w:id="7054" w:author="Dr Mamadou SANOGO" w:date="2024-11-11T15:40:00Z" w16du:dateUtc="2024-11-11T15:40:00Z">
        <w:r w:rsidRPr="001E2A39">
          <w:rPr>
            <w:color w:val="000000" w:themeColor="text1"/>
          </w:rPr>
          <w:t>Il expliqua aux participants tout d’abord le rôle de l’Agence Malienne d’Assurance Qualité de l’Enseignement Supérieur et de la Recherche Scientifique (AMAQ-SUP) qui est un établissement public à caractère scientifique et technologique.</w:t>
        </w:r>
      </w:ins>
    </w:p>
    <w:p w14:paraId="2E9B4696" w14:textId="77777777" w:rsidR="004B639F" w:rsidRPr="001E2A39" w:rsidRDefault="004B639F" w:rsidP="004B639F">
      <w:pPr>
        <w:rPr>
          <w:ins w:id="7055" w:author="Dr Mamadou SANOGO" w:date="2024-11-11T15:40:00Z" w16du:dateUtc="2024-11-11T15:40:00Z"/>
          <w:color w:val="000000" w:themeColor="text1"/>
        </w:rPr>
      </w:pPr>
      <w:ins w:id="7056" w:author="Dr Mamadou SANOGO" w:date="2024-11-11T15:40:00Z" w16du:dateUtc="2024-11-11T15:40:00Z">
        <w:r w:rsidRPr="001E2A39">
          <w:rPr>
            <w:color w:val="000000" w:themeColor="text1"/>
          </w:rPr>
          <w:t>Il parla également des missions de l’AMAQ qui sont : évaluer la qualité des institutions d’enseignement supérieur, des programmes de formation et de la recherche, et œuvrer à leur amélioration continue.</w:t>
        </w:r>
      </w:ins>
    </w:p>
    <w:p w14:paraId="15EFA377" w14:textId="77777777" w:rsidR="004B639F" w:rsidRPr="001E2A39" w:rsidRDefault="004B639F" w:rsidP="004B639F">
      <w:pPr>
        <w:rPr>
          <w:ins w:id="7057" w:author="Dr Mamadou SANOGO" w:date="2024-11-11T15:40:00Z" w16du:dateUtc="2024-11-11T15:40:00Z"/>
          <w:color w:val="000000" w:themeColor="text1"/>
        </w:rPr>
      </w:pPr>
      <w:ins w:id="7058" w:author="Dr Mamadou SANOGO" w:date="2024-11-11T15:40:00Z" w16du:dateUtc="2024-11-11T15:40:00Z">
        <w:r w:rsidRPr="001E2A39">
          <w:rPr>
            <w:color w:val="000000" w:themeColor="text1"/>
          </w:rPr>
          <w:t>Enfin, il procéda à la présentation des nouveaux outils de l’AMAQ-SUP à savoir</w:t>
        </w:r>
      </w:ins>
    </w:p>
    <w:p w14:paraId="255EBDD6" w14:textId="77777777" w:rsidR="004B639F" w:rsidRPr="001E2A39" w:rsidRDefault="004B639F" w:rsidP="004B639F">
      <w:pPr>
        <w:pStyle w:val="Paragraphedeliste"/>
        <w:numPr>
          <w:ilvl w:val="0"/>
          <w:numId w:val="32"/>
        </w:numPr>
        <w:spacing w:line="240" w:lineRule="auto"/>
        <w:rPr>
          <w:ins w:id="7059" w:author="Dr Mamadou SANOGO" w:date="2024-11-11T15:40:00Z" w16du:dateUtc="2024-11-11T15:40:00Z"/>
          <w:color w:val="000000" w:themeColor="text1"/>
        </w:rPr>
      </w:pPr>
      <w:ins w:id="7060" w:author="Dr Mamadou SANOGO" w:date="2024-11-11T15:40:00Z" w16du:dateUtc="2024-11-11T15:40:00Z">
        <w:r w:rsidRPr="001E2A39">
          <w:rPr>
            <w:color w:val="000000" w:themeColor="text1"/>
          </w:rPr>
          <w:t>Le Référentiel de l’évaluation des formations ;</w:t>
        </w:r>
      </w:ins>
    </w:p>
    <w:p w14:paraId="3EA577A9" w14:textId="77777777" w:rsidR="004B639F" w:rsidRPr="001E2A39" w:rsidRDefault="004B639F" w:rsidP="004B639F">
      <w:pPr>
        <w:pStyle w:val="Paragraphedeliste"/>
        <w:numPr>
          <w:ilvl w:val="0"/>
          <w:numId w:val="32"/>
        </w:numPr>
        <w:spacing w:line="240" w:lineRule="auto"/>
        <w:rPr>
          <w:ins w:id="7061" w:author="Dr Mamadou SANOGO" w:date="2024-11-11T15:40:00Z" w16du:dateUtc="2024-11-11T15:40:00Z"/>
          <w:color w:val="000000" w:themeColor="text1"/>
        </w:rPr>
      </w:pPr>
      <w:ins w:id="7062" w:author="Dr Mamadou SANOGO" w:date="2024-11-11T15:40:00Z" w16du:dateUtc="2024-11-11T15:40:00Z">
        <w:r w:rsidRPr="001E2A39">
          <w:rPr>
            <w:color w:val="000000" w:themeColor="text1"/>
          </w:rPr>
          <w:t>Le Guide de l’évaluation des formations ;</w:t>
        </w:r>
      </w:ins>
    </w:p>
    <w:p w14:paraId="6CEC5BB8" w14:textId="77777777" w:rsidR="004B639F" w:rsidRPr="001E2A39" w:rsidRDefault="004B639F" w:rsidP="004B639F">
      <w:pPr>
        <w:pStyle w:val="Paragraphedeliste"/>
        <w:numPr>
          <w:ilvl w:val="0"/>
          <w:numId w:val="32"/>
        </w:numPr>
        <w:spacing w:line="240" w:lineRule="auto"/>
        <w:rPr>
          <w:ins w:id="7063" w:author="Dr Mamadou SANOGO" w:date="2024-11-11T15:40:00Z" w16du:dateUtc="2024-11-11T15:40:00Z"/>
          <w:color w:val="000000" w:themeColor="text1"/>
        </w:rPr>
      </w:pPr>
      <w:ins w:id="7064" w:author="Dr Mamadou SANOGO" w:date="2024-11-11T15:40:00Z" w16du:dateUtc="2024-11-11T15:40:00Z">
        <w:r w:rsidRPr="001E2A39">
          <w:rPr>
            <w:color w:val="000000" w:themeColor="text1"/>
          </w:rPr>
          <w:t>Le Guide de rédaction du RAE-Formation ;</w:t>
        </w:r>
      </w:ins>
    </w:p>
    <w:p w14:paraId="42878D11" w14:textId="77777777" w:rsidR="004B639F" w:rsidRPr="001E2A39" w:rsidRDefault="004B639F" w:rsidP="004B639F">
      <w:pPr>
        <w:pStyle w:val="Paragraphedeliste"/>
        <w:numPr>
          <w:ilvl w:val="0"/>
          <w:numId w:val="32"/>
        </w:numPr>
        <w:spacing w:line="240" w:lineRule="auto"/>
        <w:rPr>
          <w:ins w:id="7065" w:author="Dr Mamadou SANOGO" w:date="2024-11-11T15:40:00Z" w16du:dateUtc="2024-11-11T15:40:00Z"/>
          <w:color w:val="000000" w:themeColor="text1"/>
        </w:rPr>
      </w:pPr>
      <w:ins w:id="7066" w:author="Dr Mamadou SANOGO" w:date="2024-11-11T15:40:00Z" w16du:dateUtc="2024-11-11T15:40:00Z">
        <w:r w:rsidRPr="001E2A39">
          <w:rPr>
            <w:color w:val="000000" w:themeColor="text1"/>
          </w:rPr>
          <w:t>Fiche caractérisation formation, Licence et Master</w:t>
        </w:r>
      </w:ins>
    </w:p>
    <w:p w14:paraId="653B9C51" w14:textId="77777777" w:rsidR="004B639F" w:rsidRPr="001E2A39" w:rsidRDefault="004B639F" w:rsidP="004B639F">
      <w:pPr>
        <w:rPr>
          <w:ins w:id="7067" w:author="Dr Mamadou SANOGO" w:date="2024-11-11T15:40:00Z" w16du:dateUtc="2024-11-11T15:40:00Z"/>
          <w:color w:val="000000" w:themeColor="text1"/>
        </w:rPr>
      </w:pPr>
      <w:ins w:id="7068" w:author="Dr Mamadou SANOGO" w:date="2024-11-11T15:40:00Z" w16du:dateUtc="2024-11-11T15:40:00Z">
        <w:r w:rsidRPr="001E2A39">
          <w:rPr>
            <w:color w:val="000000" w:themeColor="text1"/>
          </w:rPr>
          <w:t xml:space="preserve">Après cette présentation, ce fut des questions/réponses. </w:t>
        </w:r>
      </w:ins>
    </w:p>
    <w:p w14:paraId="3AE8B2C8" w14:textId="77777777" w:rsidR="004B639F" w:rsidRPr="001E2A39" w:rsidRDefault="004B639F" w:rsidP="004B639F">
      <w:pPr>
        <w:rPr>
          <w:ins w:id="7069" w:author="Dr Mamadou SANOGO" w:date="2024-11-11T15:40:00Z" w16du:dateUtc="2024-11-11T15:40:00Z"/>
          <w:color w:val="000000" w:themeColor="text1"/>
        </w:rPr>
      </w:pPr>
      <w:ins w:id="7070" w:author="Dr Mamadou SANOGO" w:date="2024-11-11T15:40:00Z" w16du:dateUtc="2024-11-11T15:40:00Z">
        <w:r w:rsidRPr="001E2A39">
          <w:rPr>
            <w:color w:val="000000" w:themeColor="text1"/>
          </w:rPr>
          <w:lastRenderedPageBreak/>
          <w:t>Au cours de la réunion des questionnaires ont été également présentés aux participants en vue de leur validation. Il s’agissait de deux (2) questionnaires dont un pour les anciens étudiants et l’autre pour les étudiants actuels.</w:t>
        </w:r>
      </w:ins>
    </w:p>
    <w:p w14:paraId="0C1F76F4" w14:textId="77777777" w:rsidR="004B639F" w:rsidRPr="001E2A39" w:rsidRDefault="004B639F" w:rsidP="004B639F">
      <w:pPr>
        <w:rPr>
          <w:ins w:id="7071" w:author="Dr Mamadou SANOGO" w:date="2024-11-11T15:40:00Z" w16du:dateUtc="2024-11-11T15:40:00Z"/>
          <w:color w:val="000000" w:themeColor="text1"/>
        </w:rPr>
      </w:pPr>
      <w:ins w:id="7072" w:author="Dr Mamadou SANOGO" w:date="2024-11-11T15:40:00Z" w16du:dateUtc="2024-11-11T15:40:00Z">
        <w:r w:rsidRPr="001E2A39">
          <w:rPr>
            <w:color w:val="000000" w:themeColor="text1"/>
          </w:rPr>
          <w:t>Après discussions et validation de ces questions, une équipe composée de 5 personnes a été chargée de la ventilation des questionnaires au sein et en dehors de l’établissement.</w:t>
        </w:r>
      </w:ins>
    </w:p>
    <w:p w14:paraId="2E232F61" w14:textId="77777777" w:rsidR="004B639F" w:rsidRPr="001E2A39" w:rsidRDefault="004B639F" w:rsidP="004B639F">
      <w:pPr>
        <w:pStyle w:val="Paragraphedeliste"/>
        <w:numPr>
          <w:ilvl w:val="0"/>
          <w:numId w:val="33"/>
        </w:numPr>
        <w:spacing w:line="240" w:lineRule="auto"/>
        <w:rPr>
          <w:ins w:id="7073" w:author="Dr Mamadou SANOGO" w:date="2024-11-11T15:40:00Z" w16du:dateUtc="2024-11-11T15:40:00Z"/>
          <w:b/>
          <w:color w:val="000000" w:themeColor="text1"/>
        </w:rPr>
      </w:pPr>
      <w:ins w:id="7074" w:author="Dr Mamadou SANOGO" w:date="2024-11-11T15:40:00Z" w16du:dateUtc="2024-11-11T15:40:00Z">
        <w:r w:rsidRPr="001E2A39">
          <w:rPr>
            <w:b/>
            <w:color w:val="000000" w:themeColor="text1"/>
          </w:rPr>
          <w:t>L’ADOPTION D’UN COMITÉ AD HOC POUR L’AUTO-ÉVALUATION</w:t>
        </w:r>
        <w:r w:rsidRPr="001E2A39">
          <w:rPr>
            <w:b/>
            <w:color w:val="5B9BD5" w:themeColor="accent1"/>
          </w:rPr>
          <w:t xml:space="preserve"> </w:t>
        </w:r>
        <w:r w:rsidRPr="001E2A39">
          <w:rPr>
            <w:b/>
            <w:color w:val="000000" w:themeColor="text1"/>
          </w:rPr>
          <w:t>DE</w:t>
        </w:r>
        <w:r w:rsidRPr="00AD42F4">
          <w:rPr>
            <w:b/>
            <w:color w:val="000000" w:themeColor="text1"/>
          </w:rPr>
          <w:t>S</w:t>
        </w:r>
        <w:r w:rsidRPr="001E2A39">
          <w:rPr>
            <w:b/>
            <w:color w:val="5B9BD5" w:themeColor="accent1"/>
          </w:rPr>
          <w:t xml:space="preserve"> </w:t>
        </w:r>
        <w:r w:rsidRPr="001E2A39">
          <w:rPr>
            <w:b/>
            <w:color w:val="000000" w:themeColor="text1"/>
          </w:rPr>
          <w:t>FILIÈRES DE FORMATION</w:t>
        </w:r>
      </w:ins>
    </w:p>
    <w:p w14:paraId="16DD73AF" w14:textId="77777777" w:rsidR="004B639F" w:rsidRDefault="004B639F" w:rsidP="004B639F">
      <w:pPr>
        <w:rPr>
          <w:ins w:id="7075" w:author="Dr Mamadou SANOGO" w:date="2024-11-11T15:40:00Z" w16du:dateUtc="2024-11-11T15:40:00Z"/>
          <w:color w:val="000000" w:themeColor="text1"/>
        </w:rPr>
      </w:pPr>
      <w:ins w:id="7076" w:author="Dr Mamadou SANOGO" w:date="2024-11-11T15:40:00Z" w16du:dateUtc="2024-11-11T15:40:00Z">
        <w:r w:rsidRPr="001E2A39">
          <w:rPr>
            <w:color w:val="000000" w:themeColor="text1"/>
          </w:rPr>
          <w:t xml:space="preserve">Prenant toujours la parole, le président proposa alors de former </w:t>
        </w:r>
        <w:r>
          <w:rPr>
            <w:color w:val="000000" w:themeColor="text1"/>
          </w:rPr>
          <w:t>des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l’évaluation des filières qui sont : </w:t>
        </w:r>
      </w:ins>
    </w:p>
    <w:p w14:paraId="48ABB313" w14:textId="77777777" w:rsidR="004B639F" w:rsidRPr="00DE4E6D" w:rsidRDefault="004B639F" w:rsidP="004B639F">
      <w:pPr>
        <w:numPr>
          <w:ilvl w:val="1"/>
          <w:numId w:val="2"/>
        </w:numPr>
        <w:rPr>
          <w:ins w:id="7077" w:author="Dr Mamadou SANOGO" w:date="2024-11-11T15:40:00Z" w16du:dateUtc="2024-11-11T15:40:00Z"/>
          <w:bCs/>
          <w:color w:val="000000" w:themeColor="text1"/>
          <w:lang w:val="fr-ML"/>
        </w:rPr>
      </w:pPr>
      <w:ins w:id="7078" w:author="Dr Mamadou SANOGO" w:date="2024-11-11T15:40:00Z" w16du:dateUtc="2024-11-11T15:40:00Z">
        <w:r w:rsidRPr="00DE4E6D">
          <w:rPr>
            <w:bCs/>
            <w:color w:val="000000" w:themeColor="text1"/>
          </w:rPr>
          <w:t>Gestion des Ressources Humaines</w:t>
        </w:r>
      </w:ins>
    </w:p>
    <w:p w14:paraId="7E01CA13" w14:textId="77777777" w:rsidR="004B639F" w:rsidRPr="00DE4E6D" w:rsidRDefault="004B639F" w:rsidP="004B639F">
      <w:pPr>
        <w:numPr>
          <w:ilvl w:val="1"/>
          <w:numId w:val="2"/>
        </w:numPr>
        <w:rPr>
          <w:ins w:id="7079" w:author="Dr Mamadou SANOGO" w:date="2024-11-11T15:40:00Z" w16du:dateUtc="2024-11-11T15:40:00Z"/>
          <w:bCs/>
          <w:color w:val="000000" w:themeColor="text1"/>
          <w:lang w:val="fr-ML"/>
        </w:rPr>
      </w:pPr>
      <w:ins w:id="7080" w:author="Dr Mamadou SANOGO" w:date="2024-11-11T15:40:00Z" w16du:dateUtc="2024-11-11T15:40:00Z">
        <w:r w:rsidRPr="00DE4E6D">
          <w:rPr>
            <w:bCs/>
            <w:color w:val="000000" w:themeColor="text1"/>
          </w:rPr>
          <w:t>Gestion des Entreprises et Administrations</w:t>
        </w:r>
      </w:ins>
    </w:p>
    <w:p w14:paraId="25B22381" w14:textId="77777777" w:rsidR="004B639F" w:rsidRPr="00DE4E6D" w:rsidRDefault="004B639F" w:rsidP="004B639F">
      <w:pPr>
        <w:numPr>
          <w:ilvl w:val="1"/>
          <w:numId w:val="2"/>
        </w:numPr>
        <w:rPr>
          <w:ins w:id="7081" w:author="Dr Mamadou SANOGO" w:date="2024-11-11T15:40:00Z" w16du:dateUtc="2024-11-11T15:40:00Z"/>
          <w:bCs/>
          <w:color w:val="000000" w:themeColor="text1"/>
          <w:lang w:val="fr-ML"/>
        </w:rPr>
      </w:pPr>
      <w:ins w:id="7082" w:author="Dr Mamadou SANOGO" w:date="2024-11-11T15:40:00Z" w16du:dateUtc="2024-11-11T15:40:00Z">
        <w:r w:rsidRPr="00DE4E6D">
          <w:rPr>
            <w:bCs/>
            <w:color w:val="000000" w:themeColor="text1"/>
          </w:rPr>
          <w:t>Marketing et Communication</w:t>
        </w:r>
      </w:ins>
    </w:p>
    <w:p w14:paraId="3E08D538" w14:textId="77777777" w:rsidR="004B639F" w:rsidRPr="001E2A39" w:rsidRDefault="004B639F" w:rsidP="004B639F">
      <w:pPr>
        <w:numPr>
          <w:ilvl w:val="1"/>
          <w:numId w:val="2"/>
        </w:numPr>
        <w:rPr>
          <w:ins w:id="7083" w:author="Dr Mamadou SANOGO" w:date="2024-11-11T15:40:00Z" w16du:dateUtc="2024-11-11T15:40:00Z"/>
          <w:bCs/>
          <w:color w:val="000000" w:themeColor="text1"/>
          <w:lang w:val="fr-ML"/>
        </w:rPr>
      </w:pPr>
      <w:ins w:id="7084" w:author="Dr Mamadou SANOGO" w:date="2024-11-11T15:40:00Z" w16du:dateUtc="2024-11-11T15:40:00Z">
        <w:r w:rsidRPr="00DE4E6D">
          <w:rPr>
            <w:bCs/>
            <w:color w:val="000000" w:themeColor="text1"/>
          </w:rPr>
          <w:t>Finances et Comptabilité</w:t>
        </w:r>
        <w:r>
          <w:rPr>
            <w:bCs/>
            <w:color w:val="000000" w:themeColor="text1"/>
          </w:rPr>
          <w:t xml:space="preserve"> (licence)</w:t>
        </w:r>
        <w:r w:rsidRPr="00DE4E6D">
          <w:rPr>
            <w:bCs/>
            <w:color w:val="000000" w:themeColor="text1"/>
          </w:rPr>
          <w:t xml:space="preserve"> </w:t>
        </w:r>
      </w:ins>
    </w:p>
    <w:p w14:paraId="73E89883" w14:textId="77777777" w:rsidR="004B639F" w:rsidRPr="00DE4E6D" w:rsidRDefault="004B639F" w:rsidP="004B639F">
      <w:pPr>
        <w:numPr>
          <w:ilvl w:val="1"/>
          <w:numId w:val="2"/>
        </w:numPr>
        <w:rPr>
          <w:ins w:id="7085" w:author="Dr Mamadou SANOGO" w:date="2024-11-11T15:40:00Z" w16du:dateUtc="2024-11-11T15:40:00Z"/>
          <w:bCs/>
          <w:color w:val="000000" w:themeColor="text1"/>
          <w:lang w:val="fr-ML"/>
        </w:rPr>
      </w:pPr>
      <w:ins w:id="7086" w:author="Dr Mamadou SANOGO" w:date="2024-11-11T15:40:00Z" w16du:dateUtc="2024-11-11T15:40:00Z">
        <w:r w:rsidRPr="00DE4E6D">
          <w:rPr>
            <w:bCs/>
            <w:color w:val="000000" w:themeColor="text1"/>
          </w:rPr>
          <w:t xml:space="preserve">Finances et </w:t>
        </w:r>
        <w:proofErr w:type="gramStart"/>
        <w:r w:rsidRPr="00DE4E6D">
          <w:rPr>
            <w:bCs/>
            <w:color w:val="000000" w:themeColor="text1"/>
          </w:rPr>
          <w:t>Comptabilité</w:t>
        </w:r>
        <w:r>
          <w:rPr>
            <w:bCs/>
            <w:color w:val="000000" w:themeColor="text1"/>
          </w:rPr>
          <w:t>(</w:t>
        </w:r>
        <w:proofErr w:type="gramEnd"/>
        <w:r>
          <w:rPr>
            <w:bCs/>
            <w:color w:val="000000" w:themeColor="text1"/>
          </w:rPr>
          <w:t>DUT)</w:t>
        </w:r>
      </w:ins>
    </w:p>
    <w:p w14:paraId="3D2FCB42" w14:textId="77777777" w:rsidR="004B639F" w:rsidRPr="001E2A39" w:rsidRDefault="004B639F" w:rsidP="004B639F">
      <w:pPr>
        <w:numPr>
          <w:ilvl w:val="1"/>
          <w:numId w:val="2"/>
        </w:numPr>
        <w:rPr>
          <w:ins w:id="7087" w:author="Dr Mamadou SANOGO" w:date="2024-11-11T15:40:00Z" w16du:dateUtc="2024-11-11T15:40:00Z"/>
          <w:bCs/>
          <w:color w:val="000000" w:themeColor="text1"/>
          <w:lang w:val="fr-ML"/>
        </w:rPr>
      </w:pPr>
      <w:ins w:id="7088" w:author="Dr Mamadou SANOGO" w:date="2024-11-11T15:40:00Z" w16du:dateUtc="2024-11-11T15:40:00Z">
        <w:r w:rsidRPr="00DE4E6D">
          <w:rPr>
            <w:bCs/>
            <w:color w:val="000000" w:themeColor="text1"/>
          </w:rPr>
          <w:t>Informatique de Gestion</w:t>
        </w:r>
        <w:r>
          <w:rPr>
            <w:bCs/>
            <w:color w:val="000000" w:themeColor="text1"/>
          </w:rPr>
          <w:t xml:space="preserve"> (licence)</w:t>
        </w:r>
      </w:ins>
    </w:p>
    <w:p w14:paraId="6D956B94" w14:textId="77777777" w:rsidR="004B639F" w:rsidRPr="00DE4E6D" w:rsidRDefault="004B639F" w:rsidP="004B639F">
      <w:pPr>
        <w:numPr>
          <w:ilvl w:val="1"/>
          <w:numId w:val="2"/>
        </w:numPr>
        <w:rPr>
          <w:ins w:id="7089" w:author="Dr Mamadou SANOGO" w:date="2024-11-11T15:40:00Z" w16du:dateUtc="2024-11-11T15:40:00Z"/>
          <w:bCs/>
          <w:color w:val="000000" w:themeColor="text1"/>
          <w:lang w:val="fr-ML"/>
        </w:rPr>
      </w:pPr>
      <w:ins w:id="7090" w:author="Dr Mamadou SANOGO" w:date="2024-11-11T15:40:00Z" w16du:dateUtc="2024-11-11T15:40:00Z">
        <w:r w:rsidRPr="00DE4E6D">
          <w:rPr>
            <w:bCs/>
            <w:color w:val="000000" w:themeColor="text1"/>
          </w:rPr>
          <w:t>Informatique de Gestion</w:t>
        </w:r>
        <w:r>
          <w:rPr>
            <w:bCs/>
            <w:color w:val="000000" w:themeColor="text1"/>
          </w:rPr>
          <w:t xml:space="preserve"> (DUT)</w:t>
        </w:r>
      </w:ins>
    </w:p>
    <w:p w14:paraId="184D0D58" w14:textId="77777777" w:rsidR="004B639F" w:rsidRPr="00DE4E6D" w:rsidRDefault="004B639F" w:rsidP="004B639F">
      <w:pPr>
        <w:numPr>
          <w:ilvl w:val="1"/>
          <w:numId w:val="2"/>
        </w:numPr>
        <w:rPr>
          <w:ins w:id="7091" w:author="Dr Mamadou SANOGO" w:date="2024-11-11T15:40:00Z" w16du:dateUtc="2024-11-11T15:40:00Z"/>
          <w:bCs/>
          <w:color w:val="000000" w:themeColor="text1"/>
          <w:lang w:val="fr-ML"/>
        </w:rPr>
      </w:pPr>
      <w:ins w:id="7092" w:author="Dr Mamadou SANOGO" w:date="2024-11-11T15:40:00Z" w16du:dateUtc="2024-11-11T15:40:00Z">
        <w:r w:rsidRPr="00DE4E6D">
          <w:rPr>
            <w:bCs/>
            <w:color w:val="000000" w:themeColor="text1"/>
          </w:rPr>
          <w:t>Réseaux et Télécommunications</w:t>
        </w:r>
      </w:ins>
    </w:p>
    <w:p w14:paraId="5F05B71E" w14:textId="77777777" w:rsidR="004B639F" w:rsidRPr="001E2A39" w:rsidRDefault="004B639F" w:rsidP="004B639F">
      <w:pPr>
        <w:rPr>
          <w:ins w:id="7093" w:author="Dr Mamadou SANOGO" w:date="2024-11-11T15:40:00Z" w16du:dateUtc="2024-11-11T15:40:00Z"/>
          <w:color w:val="000000" w:themeColor="text1"/>
        </w:rPr>
      </w:pPr>
    </w:p>
    <w:p w14:paraId="794EE50B" w14:textId="77777777" w:rsidR="004B639F" w:rsidRPr="001E2A39" w:rsidRDefault="004B639F" w:rsidP="004B639F">
      <w:pPr>
        <w:rPr>
          <w:ins w:id="7094" w:author="Dr Mamadou SANOGO" w:date="2024-11-11T15:40:00Z" w16du:dateUtc="2024-11-11T15:40:00Z"/>
          <w:color w:val="000000" w:themeColor="text1"/>
        </w:rPr>
      </w:pPr>
      <w:ins w:id="7095" w:author="Dr Mamadou SANOGO" w:date="2024-11-11T15:40:00Z" w16du:dateUtc="2024-11-11T15:40:00Z">
        <w:r w:rsidRPr="001E2A39">
          <w:rPr>
            <w:color w:val="000000" w:themeColor="text1"/>
          </w:rPr>
          <w:t>À l’unanimité et en toute indépendance, ont procédé la nomination des membres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d’évaluation. Voir en annexe la liste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Pr>
            <w:color w:val="000000" w:themeColor="text1"/>
          </w:rPr>
          <w:t>a</w:t>
        </w:r>
        <w:r w:rsidRPr="001E2A39">
          <w:rPr>
            <w:color w:val="000000" w:themeColor="text1"/>
          </w:rPr>
          <w:t>d hoc.</w:t>
        </w:r>
      </w:ins>
    </w:p>
    <w:p w14:paraId="62B5CD75" w14:textId="77777777" w:rsidR="004B639F" w:rsidRPr="001E2A39" w:rsidRDefault="004B639F" w:rsidP="004B639F">
      <w:pPr>
        <w:pStyle w:val="Paragraphedeliste"/>
        <w:numPr>
          <w:ilvl w:val="0"/>
          <w:numId w:val="33"/>
        </w:numPr>
        <w:spacing w:line="240" w:lineRule="auto"/>
        <w:rPr>
          <w:ins w:id="7096" w:author="Dr Mamadou SANOGO" w:date="2024-11-11T15:40:00Z" w16du:dateUtc="2024-11-11T15:40:00Z"/>
          <w:b/>
          <w:color w:val="000000" w:themeColor="text1"/>
        </w:rPr>
      </w:pPr>
      <w:ins w:id="7097" w:author="Dr Mamadou SANOGO" w:date="2024-11-11T15:40:00Z" w16du:dateUtc="2024-11-11T15:40:00Z">
        <w:r w:rsidRPr="001E2A39">
          <w:rPr>
            <w:b/>
            <w:color w:val="000000" w:themeColor="text1"/>
          </w:rPr>
          <w:t>DIVERS</w:t>
        </w:r>
      </w:ins>
    </w:p>
    <w:p w14:paraId="7397E215" w14:textId="77777777" w:rsidR="004B639F" w:rsidRPr="001E2A39" w:rsidRDefault="004B639F" w:rsidP="004B639F">
      <w:pPr>
        <w:rPr>
          <w:ins w:id="7098" w:author="Dr Mamadou SANOGO" w:date="2024-11-11T15:40:00Z" w16du:dateUtc="2024-11-11T15:40:00Z"/>
          <w:color w:val="000000" w:themeColor="text1"/>
        </w:rPr>
      </w:pPr>
      <w:ins w:id="7099" w:author="Dr Mamadou SANOGO" w:date="2024-11-11T15:40:00Z" w16du:dateUtc="2024-11-11T15:40:00Z">
        <w:r w:rsidRPr="001E2A39">
          <w:rPr>
            <w:color w:val="000000" w:themeColor="text1"/>
          </w:rPr>
          <w:t>Un calendrier de travail contenant les délais de livrables et la rédaction du rapport d’auto-évaluation a été également élaboré, pour la réussite de l’activité.</w:t>
        </w:r>
      </w:ins>
    </w:p>
    <w:p w14:paraId="24C94501" w14:textId="77777777" w:rsidR="004B639F" w:rsidRDefault="004B639F" w:rsidP="004B639F">
      <w:pPr>
        <w:rPr>
          <w:ins w:id="7100" w:author="Dr Mamadou SANOGO" w:date="2024-11-11T15:40:00Z" w16du:dateUtc="2024-11-11T15:40:00Z"/>
          <w:color w:val="000000" w:themeColor="text1"/>
        </w:rPr>
      </w:pPr>
      <w:ins w:id="7101" w:author="Dr Mamadou SANOGO" w:date="2024-11-11T15:40:00Z" w16du:dateUtc="2024-11-11T15:40:00Z">
        <w:r w:rsidRPr="001E2A39">
          <w:rPr>
            <w:color w:val="000000" w:themeColor="text1"/>
          </w:rPr>
          <w:t>L’ordre du jour étant épuisé, le président demanda à tout un chacun de s’impliquer dans la réussite de l’activité. Puis il procéda à la fermeture de la séance.</w:t>
        </w:r>
      </w:ins>
    </w:p>
    <w:p w14:paraId="5868F720" w14:textId="77777777" w:rsidR="004B639F" w:rsidRPr="001E2A39" w:rsidRDefault="004B639F" w:rsidP="004B639F">
      <w:pPr>
        <w:rPr>
          <w:ins w:id="7102" w:author="Dr Mamadou SANOGO" w:date="2024-11-11T15:40:00Z" w16du:dateUtc="2024-11-11T15:40:00Z"/>
          <w:color w:val="000000" w:themeColor="text1"/>
        </w:rPr>
      </w:pPr>
    </w:p>
    <w:p w14:paraId="4DDD7691" w14:textId="77777777" w:rsidR="004B639F" w:rsidRPr="001E2A39" w:rsidRDefault="004B639F" w:rsidP="004B639F">
      <w:pPr>
        <w:jc w:val="right"/>
        <w:rPr>
          <w:ins w:id="7103" w:author="Dr Mamadou SANOGO" w:date="2024-11-11T15:40:00Z" w16du:dateUtc="2024-11-11T15:40:00Z"/>
          <w:bCs/>
          <w:i/>
          <w:color w:val="000000" w:themeColor="text1"/>
        </w:rPr>
      </w:pPr>
      <w:ins w:id="7104" w:author="Dr Mamadou SANOGO" w:date="2024-11-11T15:40:00Z" w16du:dateUtc="2024-11-11T15:40:00Z">
        <w:r w:rsidRPr="001E2A39">
          <w:rPr>
            <w:bCs/>
            <w:i/>
            <w:color w:val="000000" w:themeColor="text1"/>
          </w:rPr>
          <w:t>Bamako, le 19 septembre 2024</w:t>
        </w:r>
      </w:ins>
    </w:p>
    <w:p w14:paraId="441A80C0" w14:textId="77777777" w:rsidR="004B639F" w:rsidRPr="001E2A39" w:rsidRDefault="004B639F" w:rsidP="004B639F">
      <w:pPr>
        <w:jc w:val="right"/>
        <w:rPr>
          <w:ins w:id="7105" w:author="Dr Mamadou SANOGO" w:date="2024-11-11T15:40:00Z" w16du:dateUtc="2024-11-11T15:40:00Z"/>
          <w:b/>
          <w:i/>
          <w:color w:val="000000" w:themeColor="text1"/>
        </w:rPr>
      </w:pPr>
    </w:p>
    <w:p w14:paraId="47CA2B0E" w14:textId="77777777" w:rsidR="004B639F" w:rsidRPr="001E2A39" w:rsidRDefault="004B639F" w:rsidP="004B639F">
      <w:pPr>
        <w:rPr>
          <w:ins w:id="7106" w:author="Dr Mamadou SANOGO" w:date="2024-11-11T15:40:00Z" w16du:dateUtc="2024-11-11T15:40:00Z"/>
          <w:b/>
          <w:i/>
          <w:color w:val="000000" w:themeColor="text1"/>
        </w:rPr>
      </w:pPr>
      <w:ins w:id="7107" w:author="Dr Mamadou SANOGO" w:date="2024-11-11T15:40:00Z" w16du:dateUtc="2024-11-11T15:40:00Z">
        <w:r w:rsidRPr="001E2A39">
          <w:rPr>
            <w:b/>
            <w:i/>
            <w:color w:val="000000" w:themeColor="text1"/>
          </w:rPr>
          <w:t>La secrétaire de séance</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t>Le Président de séance</w:t>
        </w:r>
      </w:ins>
    </w:p>
    <w:p w14:paraId="31E281BE" w14:textId="77777777" w:rsidR="004B639F" w:rsidRPr="001E2A39" w:rsidRDefault="004B639F" w:rsidP="004B639F">
      <w:pPr>
        <w:rPr>
          <w:ins w:id="7108" w:author="Dr Mamadou SANOGO" w:date="2024-11-11T15:40:00Z" w16du:dateUtc="2024-11-11T15:40:00Z"/>
          <w:b/>
          <w:i/>
          <w:color w:val="000000" w:themeColor="text1"/>
        </w:rPr>
      </w:pPr>
    </w:p>
    <w:p w14:paraId="59981EB4" w14:textId="77777777" w:rsidR="004B639F" w:rsidRPr="001E2A39" w:rsidRDefault="004B639F" w:rsidP="004B639F">
      <w:pPr>
        <w:rPr>
          <w:ins w:id="7109" w:author="Dr Mamadou SANOGO" w:date="2024-11-11T15:40:00Z" w16du:dateUtc="2024-11-11T15:40:00Z"/>
          <w:b/>
          <w:i/>
          <w:color w:val="000000" w:themeColor="text1"/>
        </w:rPr>
      </w:pPr>
    </w:p>
    <w:p w14:paraId="3BDEC093" w14:textId="77777777" w:rsidR="004B639F" w:rsidRDefault="004B639F" w:rsidP="004B639F">
      <w:pPr>
        <w:rPr>
          <w:ins w:id="7110" w:author="Dr Mamadou SANOGO" w:date="2024-11-11T15:40:00Z" w16du:dateUtc="2024-11-11T15:40:00Z"/>
          <w:b/>
          <w:i/>
          <w:color w:val="000000" w:themeColor="text1"/>
        </w:rPr>
      </w:pPr>
    </w:p>
    <w:p w14:paraId="6B8E916E" w14:textId="77777777" w:rsidR="004B639F" w:rsidRPr="001E2A39" w:rsidRDefault="004B639F" w:rsidP="004B639F">
      <w:pPr>
        <w:rPr>
          <w:ins w:id="7111" w:author="Dr Mamadou SANOGO" w:date="2024-11-11T15:40:00Z" w16du:dateUtc="2024-11-11T15:40:00Z"/>
          <w:b/>
          <w:i/>
          <w:color w:val="000000" w:themeColor="text1"/>
        </w:rPr>
      </w:pPr>
      <w:ins w:id="7112" w:author="Dr Mamadou SANOGO" w:date="2024-11-11T15:40:00Z" w16du:dateUtc="2024-11-11T15:40:00Z">
        <w:r w:rsidRPr="001E2A39">
          <w:rPr>
            <w:b/>
            <w:i/>
            <w:color w:val="000000" w:themeColor="text1"/>
          </w:rPr>
          <w:t xml:space="preserve">Mme </w:t>
        </w:r>
        <w:r>
          <w:rPr>
            <w:b/>
            <w:i/>
            <w:color w:val="000000" w:themeColor="text1"/>
          </w:rPr>
          <w:t>TOURE Macou</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r>
        <w:r>
          <w:rPr>
            <w:b/>
            <w:i/>
            <w:color w:val="000000" w:themeColor="text1"/>
          </w:rPr>
          <w:t>M. SANGARE Adama</w:t>
        </w:r>
      </w:ins>
    </w:p>
    <w:p w14:paraId="74F8BCCD" w14:textId="77777777" w:rsidR="000E0336" w:rsidRPr="007A4AFC" w:rsidRDefault="000E0336" w:rsidP="000E0336">
      <w:pPr>
        <w:rPr>
          <w:ins w:id="7113" w:author="Dr Mamadou SANOGO" w:date="2023-10-25T13:24:00Z"/>
          <w:b/>
          <w:i/>
          <w:color w:val="000000" w:themeColor="text1"/>
          <w:rPrChange w:id="7114" w:author="Dr Mamadou SANOGO" w:date="2023-10-25T18:15:00Z">
            <w:rPr>
              <w:ins w:id="7115" w:author="Dr Mamadou SANOGO" w:date="2023-10-25T13:24:00Z"/>
              <w:b/>
              <w:i/>
            </w:rPr>
          </w:rPrChange>
        </w:rPr>
      </w:pPr>
    </w:p>
    <w:p w14:paraId="5ACD1AB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6" w:author="Dr Mamadou SANOGO" w:date="2023-10-25T18:15:00Z">
            <w:rPr>
              <w:color w:val="000000"/>
              <w:szCs w:val="24"/>
            </w:rPr>
          </w:rPrChange>
        </w:rPr>
      </w:pPr>
    </w:p>
    <w:p w14:paraId="0986D09A"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7" w:author="Dr Mamadou SANOGO" w:date="2023-10-25T18:15:00Z">
            <w:rPr>
              <w:color w:val="000000"/>
              <w:szCs w:val="24"/>
            </w:rPr>
          </w:rPrChange>
        </w:rPr>
      </w:pPr>
    </w:p>
    <w:p w14:paraId="13FD4990"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8" w:author="Dr Mamadou SANOGO" w:date="2023-10-25T18:15:00Z">
            <w:rPr>
              <w:color w:val="000000"/>
              <w:szCs w:val="24"/>
            </w:rPr>
          </w:rPrChange>
        </w:rPr>
      </w:pPr>
    </w:p>
    <w:p w14:paraId="76FBD3D4"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19" w:author="Dr Mamadou SANOGO" w:date="2023-10-25T18:15:00Z">
            <w:rPr>
              <w:color w:val="000000"/>
              <w:szCs w:val="24"/>
            </w:rPr>
          </w:rPrChange>
        </w:rPr>
      </w:pPr>
    </w:p>
    <w:p w14:paraId="35FA66E6"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0" w:author="Dr Mamadou SANOGO" w:date="2023-10-25T18:15:00Z">
            <w:rPr>
              <w:color w:val="000000"/>
              <w:szCs w:val="24"/>
            </w:rPr>
          </w:rPrChange>
        </w:rPr>
      </w:pPr>
    </w:p>
    <w:p w14:paraId="624A5B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1" w:author="Dr Mamadou SANOGO" w:date="2023-10-25T18:15:00Z">
            <w:rPr>
              <w:color w:val="000000"/>
              <w:szCs w:val="24"/>
            </w:rPr>
          </w:rPrChange>
        </w:rPr>
      </w:pPr>
    </w:p>
    <w:p w14:paraId="59997E9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2" w:author="Dr Mamadou SANOGO" w:date="2023-10-25T18:15:00Z">
            <w:rPr>
              <w:color w:val="000000"/>
              <w:szCs w:val="24"/>
            </w:rPr>
          </w:rPrChange>
        </w:rPr>
      </w:pPr>
    </w:p>
    <w:p w14:paraId="709ADA4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3" w:author="Dr Mamadou SANOGO" w:date="2023-10-25T18:15:00Z">
            <w:rPr>
              <w:color w:val="000000"/>
              <w:szCs w:val="24"/>
            </w:rPr>
          </w:rPrChange>
        </w:rPr>
      </w:pPr>
    </w:p>
    <w:p w14:paraId="7FB5753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4" w:author="Dr Mamadou SANOGO" w:date="2023-10-25T18:15:00Z">
            <w:rPr>
              <w:color w:val="000000"/>
              <w:szCs w:val="24"/>
            </w:rPr>
          </w:rPrChange>
        </w:rPr>
      </w:pPr>
    </w:p>
    <w:p w14:paraId="6F5EB67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5" w:author="Dr Mamadou SANOGO" w:date="2023-10-25T18:15:00Z">
            <w:rPr>
              <w:color w:val="000000"/>
              <w:szCs w:val="24"/>
            </w:rPr>
          </w:rPrChange>
        </w:rPr>
      </w:pPr>
    </w:p>
    <w:p w14:paraId="1F8BCED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6" w:author="Dr Mamadou SANOGO" w:date="2023-10-25T18:15:00Z">
            <w:rPr>
              <w:color w:val="000000"/>
              <w:szCs w:val="24"/>
            </w:rPr>
          </w:rPrChange>
        </w:rPr>
      </w:pPr>
    </w:p>
    <w:p w14:paraId="518A406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7" w:author="Dr Mamadou SANOGO" w:date="2023-10-25T18:15:00Z">
            <w:rPr>
              <w:color w:val="000000"/>
              <w:szCs w:val="24"/>
            </w:rPr>
          </w:rPrChange>
        </w:rPr>
      </w:pPr>
    </w:p>
    <w:p w14:paraId="3FD5A1C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8" w:author="Dr Mamadou SANOGO" w:date="2023-10-25T18:15:00Z">
            <w:rPr>
              <w:color w:val="000000"/>
              <w:szCs w:val="24"/>
            </w:rPr>
          </w:rPrChange>
        </w:rPr>
      </w:pPr>
    </w:p>
    <w:p w14:paraId="01AB705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29" w:author="Dr Mamadou SANOGO" w:date="2023-10-25T18:15:00Z">
            <w:rPr>
              <w:color w:val="000000"/>
              <w:szCs w:val="24"/>
            </w:rPr>
          </w:rPrChange>
        </w:rPr>
      </w:pPr>
    </w:p>
    <w:p w14:paraId="29024DF1"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30" w:author="Dr Mamadou SANOGO" w:date="2023-10-25T18:15:00Z">
            <w:rPr>
              <w:color w:val="000000"/>
              <w:szCs w:val="24"/>
            </w:rPr>
          </w:rPrChange>
        </w:rPr>
      </w:pPr>
    </w:p>
    <w:p w14:paraId="5874EC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31" w:author="Dr Mamadou SANOGO" w:date="2023-10-25T18:15:00Z">
            <w:rPr>
              <w:color w:val="000000"/>
              <w:szCs w:val="24"/>
            </w:rPr>
          </w:rPrChange>
        </w:rPr>
      </w:pPr>
    </w:p>
    <w:p w14:paraId="18961C3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32" w:author="Dr Mamadou SANOGO" w:date="2023-10-25T18:15:00Z">
            <w:rPr>
              <w:color w:val="000000"/>
              <w:szCs w:val="24"/>
            </w:rPr>
          </w:rPrChange>
        </w:rPr>
      </w:pPr>
    </w:p>
    <w:p w14:paraId="51C66DC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33" w:author="Dr Mamadou SANOGO" w:date="2023-10-25T18:15:00Z">
            <w:rPr>
              <w:color w:val="000000"/>
              <w:szCs w:val="24"/>
            </w:rPr>
          </w:rPrChange>
        </w:rPr>
      </w:pPr>
    </w:p>
    <w:p w14:paraId="446F7EA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34" w:author="Dr Mamadou SANOGO" w:date="2023-10-25T18:15:00Z">
            <w:rPr>
              <w:color w:val="000000"/>
              <w:szCs w:val="24"/>
            </w:rPr>
          </w:rPrChange>
        </w:rPr>
      </w:pPr>
    </w:p>
    <w:p w14:paraId="0459DDEE" w14:textId="0B06C986" w:rsidR="00D654DD" w:rsidRDefault="00D654DD" w:rsidP="00D654DD">
      <w:pPr>
        <w:widowControl w:val="0"/>
        <w:autoSpaceDE w:val="0"/>
        <w:autoSpaceDN w:val="0"/>
        <w:adjustRightInd w:val="0"/>
        <w:ind w:right="9"/>
        <w:rPr>
          <w:ins w:id="7135" w:author="Dr Mamadou SANOGO" w:date="2023-10-27T11:33:00Z"/>
          <w:color w:val="000000" w:themeColor="text1"/>
          <w:szCs w:val="24"/>
        </w:rPr>
      </w:pPr>
    </w:p>
    <w:p w14:paraId="1E6DDADF" w14:textId="7D49328D" w:rsidR="00AD42F4" w:rsidRDefault="00AD42F4" w:rsidP="00D654DD">
      <w:pPr>
        <w:widowControl w:val="0"/>
        <w:autoSpaceDE w:val="0"/>
        <w:autoSpaceDN w:val="0"/>
        <w:adjustRightInd w:val="0"/>
        <w:ind w:right="9"/>
        <w:rPr>
          <w:ins w:id="7136" w:author="Dr Mamadou SANOGO" w:date="2023-10-27T11:34:00Z"/>
          <w:color w:val="000000" w:themeColor="text1"/>
          <w:szCs w:val="24"/>
        </w:rPr>
      </w:pPr>
    </w:p>
    <w:p w14:paraId="7C255876" w14:textId="3FA03356" w:rsidR="00AD42F4" w:rsidRDefault="00AD42F4" w:rsidP="00D654DD">
      <w:pPr>
        <w:widowControl w:val="0"/>
        <w:autoSpaceDE w:val="0"/>
        <w:autoSpaceDN w:val="0"/>
        <w:adjustRightInd w:val="0"/>
        <w:ind w:right="9"/>
        <w:rPr>
          <w:ins w:id="7137" w:author="Dr Mamadou SANOGO" w:date="2023-10-27T11:34:00Z"/>
          <w:color w:val="000000" w:themeColor="text1"/>
          <w:szCs w:val="24"/>
        </w:rPr>
      </w:pPr>
    </w:p>
    <w:p w14:paraId="7FDE335E" w14:textId="3385ADEE" w:rsidR="00AD42F4" w:rsidRDefault="00AD42F4" w:rsidP="00D654DD">
      <w:pPr>
        <w:widowControl w:val="0"/>
        <w:autoSpaceDE w:val="0"/>
        <w:autoSpaceDN w:val="0"/>
        <w:adjustRightInd w:val="0"/>
        <w:ind w:right="9"/>
        <w:rPr>
          <w:ins w:id="7138" w:author="Dr Mamadou SANOGO" w:date="2023-10-27T11:34:00Z"/>
          <w:color w:val="000000" w:themeColor="text1"/>
          <w:szCs w:val="24"/>
        </w:rPr>
      </w:pPr>
    </w:p>
    <w:p w14:paraId="2A6E42ED" w14:textId="7F9CEF1C" w:rsidR="00AD42F4" w:rsidRDefault="00AD42F4" w:rsidP="00D654DD">
      <w:pPr>
        <w:widowControl w:val="0"/>
        <w:autoSpaceDE w:val="0"/>
        <w:autoSpaceDN w:val="0"/>
        <w:adjustRightInd w:val="0"/>
        <w:ind w:right="9"/>
        <w:rPr>
          <w:ins w:id="7139" w:author="Dr Mamadou SANOGO" w:date="2023-10-27T11:34:00Z"/>
          <w:color w:val="000000" w:themeColor="text1"/>
          <w:szCs w:val="24"/>
        </w:rPr>
      </w:pPr>
    </w:p>
    <w:p w14:paraId="428DFA5C" w14:textId="0145B902" w:rsidR="00AD42F4" w:rsidRDefault="00AD42F4" w:rsidP="00D654DD">
      <w:pPr>
        <w:widowControl w:val="0"/>
        <w:autoSpaceDE w:val="0"/>
        <w:autoSpaceDN w:val="0"/>
        <w:adjustRightInd w:val="0"/>
        <w:ind w:right="9"/>
        <w:rPr>
          <w:ins w:id="7140" w:author="Dr Mamadou SANOGO" w:date="2023-10-27T11:34:00Z"/>
          <w:color w:val="000000" w:themeColor="text1"/>
          <w:szCs w:val="24"/>
        </w:rPr>
      </w:pPr>
    </w:p>
    <w:p w14:paraId="6AD7211F" w14:textId="15F64CC6" w:rsidR="00AD42F4" w:rsidRDefault="00AD42F4" w:rsidP="00D654DD">
      <w:pPr>
        <w:widowControl w:val="0"/>
        <w:autoSpaceDE w:val="0"/>
        <w:autoSpaceDN w:val="0"/>
        <w:adjustRightInd w:val="0"/>
        <w:ind w:right="9"/>
        <w:rPr>
          <w:ins w:id="7141" w:author="Dr Mamadou SANOGO" w:date="2023-10-27T11:34:00Z"/>
          <w:color w:val="000000" w:themeColor="text1"/>
          <w:szCs w:val="24"/>
        </w:rPr>
      </w:pPr>
    </w:p>
    <w:p w14:paraId="24EBF3FD" w14:textId="77777777" w:rsidR="00AD42F4" w:rsidRPr="007A4AFC" w:rsidRDefault="00AD42F4" w:rsidP="00D654DD">
      <w:pPr>
        <w:widowControl w:val="0"/>
        <w:autoSpaceDE w:val="0"/>
        <w:autoSpaceDN w:val="0"/>
        <w:adjustRightInd w:val="0"/>
        <w:spacing w:line="240" w:lineRule="auto"/>
        <w:ind w:right="9"/>
        <w:rPr>
          <w:color w:val="000000" w:themeColor="text1"/>
          <w:szCs w:val="24"/>
          <w:rPrChange w:id="7142" w:author="Dr Mamadou SANOGO" w:date="2023-10-25T18:15:00Z">
            <w:rPr>
              <w:color w:val="000000"/>
              <w:szCs w:val="24"/>
            </w:rPr>
          </w:rPrChange>
        </w:rPr>
      </w:pPr>
    </w:p>
    <w:p w14:paraId="06A3951C"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43" w:author="Dr Mamadou SANOGO" w:date="2023-10-25T18:15:00Z">
            <w:rPr>
              <w:color w:val="000000"/>
              <w:szCs w:val="24"/>
            </w:rPr>
          </w:rPrChange>
        </w:rPr>
      </w:pPr>
    </w:p>
    <w:p w14:paraId="4C9BF5A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44" w:author="Dr Mamadou SANOGO" w:date="2023-10-25T18:15:00Z">
            <w:rPr>
              <w:color w:val="000000"/>
              <w:szCs w:val="24"/>
            </w:rPr>
          </w:rPrChange>
        </w:rPr>
      </w:pPr>
    </w:p>
    <w:p w14:paraId="3CE5F31B" w14:textId="77777777" w:rsidR="006778CD" w:rsidRDefault="006778CD">
      <w:pPr>
        <w:shd w:val="clear" w:color="auto" w:fill="FFFFFF"/>
        <w:spacing w:line="240" w:lineRule="auto"/>
        <w:ind w:right="9"/>
        <w:jc w:val="center"/>
        <w:rPr>
          <w:ins w:id="7145" w:author="Dr Mamadou SANOGO" w:date="2023-10-27T14:01:00Z"/>
          <w:rFonts w:eastAsiaTheme="minorHAnsi"/>
          <w:b/>
          <w:color w:val="000000" w:themeColor="text1"/>
          <w:sz w:val="44"/>
          <w:lang w:eastAsia="en-US"/>
        </w:rPr>
      </w:pPr>
      <w:bookmarkStart w:id="7146" w:name="_Toc145944529"/>
    </w:p>
    <w:p w14:paraId="5CC35C36" w14:textId="77777777" w:rsidR="006778CD" w:rsidRDefault="006778CD">
      <w:pPr>
        <w:shd w:val="clear" w:color="auto" w:fill="FFFFFF"/>
        <w:spacing w:line="240" w:lineRule="auto"/>
        <w:ind w:right="9"/>
        <w:jc w:val="center"/>
        <w:rPr>
          <w:ins w:id="7147" w:author="Dr Mamadou SANOGO" w:date="2023-10-27T14:01:00Z"/>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ins w:id="7148" w:author="Dr Mamadou SANOGO" w:date="2023-10-27T14:01:00Z"/>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ins w:id="7149" w:author="Dr Mamadou SANOGO" w:date="2023-10-27T14:01:00Z"/>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ins w:id="7150" w:author="Dr Mamadou SANOGO" w:date="2023-10-27T14:01:00Z"/>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ins w:id="7151" w:author="Dr Mamadou SANOGO" w:date="2023-10-27T14:01:00Z"/>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ins w:id="7152" w:author="Dr Mamadou SANOGO" w:date="2023-10-27T14:01:00Z"/>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ins w:id="7153" w:author="Dr Mamadou SANOGO" w:date="2023-10-27T14:01:00Z"/>
          <w:rFonts w:eastAsiaTheme="minorHAnsi"/>
          <w:b/>
          <w:color w:val="000000" w:themeColor="text1"/>
          <w:sz w:val="44"/>
          <w:lang w:eastAsia="en-US"/>
        </w:rPr>
      </w:pPr>
    </w:p>
    <w:p w14:paraId="059E2742" w14:textId="77502316" w:rsidR="007B4390" w:rsidRPr="007A4AFC" w:rsidRDefault="00D654DD">
      <w:pPr>
        <w:shd w:val="clear" w:color="auto" w:fill="FFFFFF"/>
        <w:spacing w:line="240" w:lineRule="auto"/>
        <w:ind w:right="9"/>
        <w:jc w:val="center"/>
        <w:rPr>
          <w:iCs/>
          <w:color w:val="000000" w:themeColor="text1"/>
        </w:rPr>
        <w:pPrChange w:id="7154" w:author="Dr Mamadou SANOGO" w:date="2023-10-25T13:27:00Z">
          <w:pPr>
            <w:shd w:val="clear" w:color="auto" w:fill="FFFFFF"/>
            <w:spacing w:line="240" w:lineRule="auto"/>
            <w:ind w:right="9"/>
          </w:pPr>
        </w:pPrChange>
      </w:pPr>
      <w:r w:rsidRPr="007A4AFC">
        <w:rPr>
          <w:rFonts w:eastAsiaTheme="minorHAnsi"/>
          <w:b/>
          <w:color w:val="000000" w:themeColor="text1"/>
          <w:sz w:val="44"/>
          <w:lang w:eastAsia="en-US"/>
          <w:rPrChange w:id="7155" w:author="Dr Mamadou SANOGO" w:date="2023-10-25T18:15:00Z">
            <w:rPr>
              <w:rFonts w:eastAsiaTheme="minorHAnsi"/>
              <w:b/>
              <w:sz w:val="44"/>
              <w:lang w:eastAsia="en-US"/>
            </w:rPr>
          </w:rPrChange>
        </w:rPr>
        <w:t xml:space="preserve">Annexe </w:t>
      </w:r>
      <w:ins w:id="7156" w:author="Dr Mamadou SANOGO" w:date="2023-10-25T13:33:00Z">
        <w:r w:rsidR="00534F19" w:rsidRPr="007A4AFC">
          <w:rPr>
            <w:rFonts w:eastAsiaTheme="minorHAnsi"/>
            <w:b/>
            <w:color w:val="000000" w:themeColor="text1"/>
            <w:sz w:val="44"/>
            <w:lang w:eastAsia="en-US"/>
            <w:rPrChange w:id="7157" w:author="Dr Mamadou SANOGO" w:date="2023-10-25T18:15:00Z">
              <w:rPr>
                <w:rFonts w:eastAsiaTheme="minorHAnsi"/>
                <w:b/>
                <w:sz w:val="44"/>
                <w:lang w:eastAsia="en-US"/>
              </w:rPr>
            </w:rPrChange>
          </w:rPr>
          <w:t>n°</w:t>
        </w:r>
        <w:proofErr w:type="gramStart"/>
        <w:r w:rsidR="00534F19" w:rsidRPr="007A4AFC">
          <w:rPr>
            <w:rFonts w:eastAsiaTheme="minorHAnsi"/>
            <w:b/>
            <w:color w:val="000000" w:themeColor="text1"/>
            <w:sz w:val="44"/>
            <w:lang w:eastAsia="en-US"/>
            <w:rPrChange w:id="7158" w:author="Dr Mamadou SANOGO" w:date="2023-10-25T18:15:00Z">
              <w:rPr>
                <w:rFonts w:eastAsiaTheme="minorHAnsi"/>
                <w:b/>
                <w:sz w:val="44"/>
                <w:lang w:eastAsia="en-US"/>
              </w:rPr>
            </w:rPrChange>
          </w:rPr>
          <w:t>00</w:t>
        </w:r>
      </w:ins>
      <w:r w:rsidR="007B4390" w:rsidRPr="007A4AFC">
        <w:rPr>
          <w:rFonts w:eastAsiaTheme="minorHAnsi"/>
          <w:b/>
          <w:color w:val="000000" w:themeColor="text1"/>
          <w:sz w:val="44"/>
          <w:lang w:eastAsia="en-US"/>
          <w:rPrChange w:id="7159" w:author="Dr Mamadou SANOGO" w:date="2023-10-25T18:15:00Z">
            <w:rPr>
              <w:rFonts w:eastAsiaTheme="minorHAnsi"/>
              <w:b/>
              <w:sz w:val="44"/>
              <w:lang w:eastAsia="en-US"/>
            </w:rPr>
          </w:rPrChange>
        </w:rPr>
        <w:t>4</w:t>
      </w:r>
      <w:r w:rsidRPr="007A4AFC">
        <w:rPr>
          <w:rFonts w:eastAsiaTheme="minorHAnsi"/>
          <w:b/>
          <w:color w:val="000000" w:themeColor="text1"/>
          <w:sz w:val="44"/>
          <w:lang w:eastAsia="en-US"/>
          <w:rPrChange w:id="7160"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161" w:author="Dr Mamadou SANOGO" w:date="2023-10-25T18:15:00Z">
            <w:rPr>
              <w:rFonts w:eastAsiaTheme="minorHAnsi"/>
              <w:b/>
              <w:sz w:val="44"/>
              <w:lang w:eastAsia="en-US"/>
            </w:rPr>
          </w:rPrChange>
        </w:rPr>
        <w:t xml:space="preserve"> </w:t>
      </w:r>
      <w:bookmarkStart w:id="7162" w:name="_Hlk149135279"/>
      <w:ins w:id="7163" w:author="Dr Mamadou SANOGO" w:date="2023-10-25T14:04:00Z">
        <w:r w:rsidR="00F46E5D" w:rsidRPr="007A4AFC">
          <w:rPr>
            <w:rFonts w:eastAsiaTheme="minorHAnsi"/>
            <w:b/>
            <w:color w:val="000000" w:themeColor="text1"/>
            <w:sz w:val="44"/>
            <w:lang w:eastAsia="en-US"/>
            <w:rPrChange w:id="7164" w:author="Dr Mamadou SANOGO" w:date="2023-10-25T18:15:00Z">
              <w:rPr>
                <w:rFonts w:eastAsiaTheme="minorHAnsi"/>
                <w:b/>
                <w:sz w:val="44"/>
                <w:lang w:eastAsia="en-US"/>
              </w:rPr>
            </w:rPrChange>
          </w:rPr>
          <w:t>Note de service relative à la mise en place du comité ad hoc</w:t>
        </w:r>
        <w:r w:rsidR="00F46E5D" w:rsidRPr="007A4AFC" w:rsidDel="00F46E5D">
          <w:rPr>
            <w:rFonts w:eastAsiaTheme="minorHAnsi"/>
            <w:b/>
            <w:color w:val="000000" w:themeColor="text1"/>
            <w:sz w:val="44"/>
            <w:lang w:eastAsia="en-US"/>
            <w:rPrChange w:id="7165" w:author="Dr Mamadou SANOGO" w:date="2023-10-25T18:15:00Z">
              <w:rPr>
                <w:rFonts w:eastAsiaTheme="minorHAnsi"/>
                <w:b/>
                <w:sz w:val="44"/>
                <w:lang w:eastAsia="en-US"/>
              </w:rPr>
            </w:rPrChange>
          </w:rPr>
          <w:t xml:space="preserve"> </w:t>
        </w:r>
      </w:ins>
      <w:bookmarkEnd w:id="7162"/>
      <w:del w:id="7166" w:author="Dr Mamadou SANOGO" w:date="2023-10-25T14:02:00Z">
        <w:r w:rsidR="007B4390" w:rsidRPr="007A4AFC" w:rsidDel="00F46E5D">
          <w:rPr>
            <w:rFonts w:eastAsiaTheme="minorHAnsi"/>
            <w:b/>
            <w:color w:val="000000" w:themeColor="text1"/>
            <w:sz w:val="44"/>
            <w:szCs w:val="32"/>
            <w:lang w:eastAsia="en-US"/>
            <w:rPrChange w:id="7167" w:author="Dr Mamadou SANOGO" w:date="2023-10-25T18:15:00Z">
              <w:rPr>
                <w:rFonts w:eastAsiaTheme="minorHAnsi"/>
                <w:b/>
                <w:sz w:val="44"/>
                <w:szCs w:val="32"/>
                <w:lang w:eastAsia="en-US"/>
              </w:rPr>
            </w:rPrChange>
          </w:rPr>
          <w:delText>Fiche d’enquête Choix de filière pour le Master</w:delText>
        </w:r>
      </w:del>
    </w:p>
    <w:bookmarkEnd w:id="7146"/>
    <w:p w14:paraId="11B07B2E" w14:textId="77777777" w:rsidR="00011374" w:rsidRPr="007A4AFC" w:rsidRDefault="00011374">
      <w:pPr>
        <w:spacing w:line="240" w:lineRule="auto"/>
        <w:rPr>
          <w:color w:val="000000" w:themeColor="text1"/>
          <w:sz w:val="28"/>
          <w:szCs w:val="28"/>
          <w:rPrChange w:id="7168" w:author="Dr Mamadou SANOGO" w:date="2023-10-25T18:15:00Z">
            <w:rPr>
              <w:color w:val="000000"/>
              <w:sz w:val="28"/>
              <w:szCs w:val="28"/>
            </w:rPr>
          </w:rPrChange>
        </w:rPr>
      </w:pPr>
    </w:p>
    <w:p w14:paraId="0FE2D9A2"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7169" w:author="Dr Mamadou SANOGO" w:date="2023-10-25T18:15:00Z">
            <w:rPr>
              <w:color w:val="000000"/>
              <w:sz w:val="28"/>
              <w:szCs w:val="28"/>
            </w:rPr>
          </w:rPrChange>
        </w:rPr>
      </w:pPr>
    </w:p>
    <w:p w14:paraId="0CC3C63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70" w:author="Dr Mamadou SANOGO" w:date="2023-10-25T18:15:00Z">
            <w:rPr>
              <w:color w:val="000000"/>
              <w:szCs w:val="24"/>
            </w:rPr>
          </w:rPrChange>
        </w:rPr>
      </w:pPr>
    </w:p>
    <w:p w14:paraId="4D96EAF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71" w:author="Dr Mamadou SANOGO" w:date="2023-10-25T18:15:00Z">
            <w:rPr>
              <w:color w:val="000000"/>
              <w:szCs w:val="24"/>
            </w:rPr>
          </w:rPrChange>
        </w:rPr>
      </w:pPr>
    </w:p>
    <w:p w14:paraId="31C0E3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72" w:author="Dr Mamadou SANOGO" w:date="2023-10-25T18:15:00Z">
            <w:rPr>
              <w:color w:val="000000"/>
              <w:szCs w:val="24"/>
            </w:rPr>
          </w:rPrChange>
        </w:rPr>
      </w:pPr>
    </w:p>
    <w:p w14:paraId="4FD7AF8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173" w:author="Dr Mamadou SANOGO" w:date="2023-10-25T18:15:00Z">
            <w:rPr>
              <w:color w:val="000000"/>
              <w:szCs w:val="24"/>
            </w:rPr>
          </w:rPrChange>
        </w:rPr>
      </w:pPr>
    </w:p>
    <w:p w14:paraId="2074BB43" w14:textId="09626648" w:rsidR="00011374" w:rsidRPr="007A4AFC" w:rsidRDefault="00011374" w:rsidP="00011374">
      <w:pPr>
        <w:widowControl w:val="0"/>
        <w:autoSpaceDE w:val="0"/>
        <w:autoSpaceDN w:val="0"/>
        <w:adjustRightInd w:val="0"/>
        <w:spacing w:line="240" w:lineRule="auto"/>
        <w:ind w:right="9"/>
        <w:rPr>
          <w:ins w:id="7174" w:author="Dr Mamadou SANOGO" w:date="2023-10-25T14:06:00Z"/>
          <w:color w:val="000000" w:themeColor="text1"/>
          <w:szCs w:val="24"/>
          <w:rPrChange w:id="7175" w:author="Dr Mamadou SANOGO" w:date="2023-10-25T18:15:00Z">
            <w:rPr>
              <w:ins w:id="7176" w:author="Dr Mamadou SANOGO" w:date="2023-10-25T14:06:00Z"/>
              <w:color w:val="000000"/>
              <w:szCs w:val="24"/>
            </w:rPr>
          </w:rPrChange>
        </w:rPr>
      </w:pPr>
    </w:p>
    <w:p w14:paraId="1EFA90BB" w14:textId="56D36B16" w:rsidR="008A0B1D" w:rsidRPr="007A4AFC" w:rsidRDefault="008A0B1D" w:rsidP="00011374">
      <w:pPr>
        <w:widowControl w:val="0"/>
        <w:autoSpaceDE w:val="0"/>
        <w:autoSpaceDN w:val="0"/>
        <w:adjustRightInd w:val="0"/>
        <w:spacing w:line="240" w:lineRule="auto"/>
        <w:ind w:right="9"/>
        <w:rPr>
          <w:ins w:id="7177" w:author="Dr Mamadou SANOGO" w:date="2023-10-25T14:06:00Z"/>
          <w:color w:val="000000" w:themeColor="text1"/>
          <w:szCs w:val="24"/>
          <w:rPrChange w:id="7178" w:author="Dr Mamadou SANOGO" w:date="2023-10-25T18:15:00Z">
            <w:rPr>
              <w:ins w:id="7179" w:author="Dr Mamadou SANOGO" w:date="2023-10-25T14:06:00Z"/>
              <w:color w:val="000000"/>
              <w:szCs w:val="24"/>
            </w:rPr>
          </w:rPrChange>
        </w:rPr>
      </w:pPr>
    </w:p>
    <w:p w14:paraId="07C00356" w14:textId="162BB40B" w:rsidR="008A0B1D" w:rsidRPr="007A4AFC" w:rsidRDefault="008A0B1D" w:rsidP="00011374">
      <w:pPr>
        <w:widowControl w:val="0"/>
        <w:autoSpaceDE w:val="0"/>
        <w:autoSpaceDN w:val="0"/>
        <w:adjustRightInd w:val="0"/>
        <w:spacing w:line="240" w:lineRule="auto"/>
        <w:ind w:right="9"/>
        <w:rPr>
          <w:ins w:id="7180" w:author="Dr Mamadou SANOGO" w:date="2023-10-25T14:06:00Z"/>
          <w:color w:val="000000" w:themeColor="text1"/>
          <w:szCs w:val="24"/>
          <w:rPrChange w:id="7181" w:author="Dr Mamadou SANOGO" w:date="2023-10-25T18:15:00Z">
            <w:rPr>
              <w:ins w:id="7182" w:author="Dr Mamadou SANOGO" w:date="2023-10-25T14:06:00Z"/>
              <w:color w:val="000000"/>
              <w:szCs w:val="24"/>
            </w:rPr>
          </w:rPrChange>
        </w:rPr>
      </w:pPr>
    </w:p>
    <w:p w14:paraId="25A6D30E" w14:textId="7438992F" w:rsidR="008A0B1D" w:rsidRPr="007A4AFC" w:rsidRDefault="008A0B1D" w:rsidP="00011374">
      <w:pPr>
        <w:widowControl w:val="0"/>
        <w:autoSpaceDE w:val="0"/>
        <w:autoSpaceDN w:val="0"/>
        <w:adjustRightInd w:val="0"/>
        <w:spacing w:line="240" w:lineRule="auto"/>
        <w:ind w:right="9"/>
        <w:rPr>
          <w:ins w:id="7183" w:author="Dr Mamadou SANOGO" w:date="2023-10-25T14:06:00Z"/>
          <w:color w:val="000000" w:themeColor="text1"/>
          <w:szCs w:val="24"/>
          <w:rPrChange w:id="7184" w:author="Dr Mamadou SANOGO" w:date="2023-10-25T18:15:00Z">
            <w:rPr>
              <w:ins w:id="7185" w:author="Dr Mamadou SANOGO" w:date="2023-10-25T14:06:00Z"/>
              <w:color w:val="000000"/>
              <w:szCs w:val="24"/>
            </w:rPr>
          </w:rPrChange>
        </w:rPr>
      </w:pPr>
    </w:p>
    <w:p w14:paraId="3A598B4C" w14:textId="2DBAC1BA" w:rsidR="008A0B1D" w:rsidRPr="007A4AFC" w:rsidRDefault="008A0B1D" w:rsidP="00011374">
      <w:pPr>
        <w:widowControl w:val="0"/>
        <w:autoSpaceDE w:val="0"/>
        <w:autoSpaceDN w:val="0"/>
        <w:adjustRightInd w:val="0"/>
        <w:spacing w:line="240" w:lineRule="auto"/>
        <w:ind w:right="9"/>
        <w:rPr>
          <w:ins w:id="7186" w:author="Dr Mamadou SANOGO" w:date="2023-10-25T14:06:00Z"/>
          <w:color w:val="000000" w:themeColor="text1"/>
          <w:szCs w:val="24"/>
          <w:rPrChange w:id="7187" w:author="Dr Mamadou SANOGO" w:date="2023-10-25T18:15:00Z">
            <w:rPr>
              <w:ins w:id="7188" w:author="Dr Mamadou SANOGO" w:date="2023-10-25T14:06:00Z"/>
              <w:color w:val="000000"/>
              <w:szCs w:val="24"/>
            </w:rPr>
          </w:rPrChange>
        </w:rPr>
      </w:pPr>
    </w:p>
    <w:p w14:paraId="70A6BC2F" w14:textId="15442F5D" w:rsidR="008A0B1D" w:rsidRDefault="008A0B1D" w:rsidP="00011374">
      <w:pPr>
        <w:widowControl w:val="0"/>
        <w:autoSpaceDE w:val="0"/>
        <w:autoSpaceDN w:val="0"/>
        <w:adjustRightInd w:val="0"/>
        <w:ind w:right="9"/>
        <w:rPr>
          <w:ins w:id="7189" w:author="Dr Mamadou SANOGO" w:date="2023-10-27T11:34:00Z"/>
          <w:color w:val="000000" w:themeColor="text1"/>
          <w:szCs w:val="24"/>
        </w:rPr>
      </w:pPr>
    </w:p>
    <w:p w14:paraId="73D9BAC1" w14:textId="1BF36322" w:rsidR="00AD42F4" w:rsidRDefault="00AD42F4" w:rsidP="00011374">
      <w:pPr>
        <w:widowControl w:val="0"/>
        <w:autoSpaceDE w:val="0"/>
        <w:autoSpaceDN w:val="0"/>
        <w:adjustRightInd w:val="0"/>
        <w:ind w:right="9"/>
        <w:rPr>
          <w:ins w:id="7190" w:author="Dr Mamadou SANOGO" w:date="2023-10-27T11:34:00Z"/>
          <w:color w:val="000000" w:themeColor="text1"/>
          <w:szCs w:val="24"/>
        </w:rPr>
      </w:pPr>
    </w:p>
    <w:p w14:paraId="632ED8C8" w14:textId="544323F9" w:rsidR="00AD42F4" w:rsidRDefault="00AD42F4" w:rsidP="00011374">
      <w:pPr>
        <w:widowControl w:val="0"/>
        <w:autoSpaceDE w:val="0"/>
        <w:autoSpaceDN w:val="0"/>
        <w:adjustRightInd w:val="0"/>
        <w:ind w:right="9"/>
        <w:rPr>
          <w:ins w:id="7191" w:author="Dr Mamadou SANOGO" w:date="2023-10-27T11:34:00Z"/>
          <w:color w:val="000000" w:themeColor="text1"/>
          <w:szCs w:val="24"/>
        </w:rPr>
      </w:pPr>
    </w:p>
    <w:p w14:paraId="2EC7EF9C" w14:textId="1CC22DFD" w:rsidR="00AD42F4" w:rsidRDefault="00AD42F4" w:rsidP="00011374">
      <w:pPr>
        <w:widowControl w:val="0"/>
        <w:autoSpaceDE w:val="0"/>
        <w:autoSpaceDN w:val="0"/>
        <w:adjustRightInd w:val="0"/>
        <w:ind w:right="9"/>
        <w:rPr>
          <w:ins w:id="7192" w:author="Dr Mamadou SANOGO" w:date="2023-10-27T11:34:00Z"/>
          <w:color w:val="000000" w:themeColor="text1"/>
          <w:szCs w:val="24"/>
        </w:rPr>
      </w:pPr>
    </w:p>
    <w:p w14:paraId="606B13C2" w14:textId="2CBA2591" w:rsidR="00AD42F4" w:rsidRDefault="00AD42F4" w:rsidP="00011374">
      <w:pPr>
        <w:widowControl w:val="0"/>
        <w:autoSpaceDE w:val="0"/>
        <w:autoSpaceDN w:val="0"/>
        <w:adjustRightInd w:val="0"/>
        <w:ind w:right="9"/>
        <w:rPr>
          <w:ins w:id="7193" w:author="Dr Mamadou SANOGO" w:date="2023-10-27T11:34:00Z"/>
          <w:color w:val="000000" w:themeColor="text1"/>
          <w:szCs w:val="24"/>
        </w:rPr>
      </w:pPr>
    </w:p>
    <w:p w14:paraId="7C3FFA33" w14:textId="299B3752" w:rsidR="00AD42F4" w:rsidRDefault="00AD42F4" w:rsidP="00011374">
      <w:pPr>
        <w:widowControl w:val="0"/>
        <w:autoSpaceDE w:val="0"/>
        <w:autoSpaceDN w:val="0"/>
        <w:adjustRightInd w:val="0"/>
        <w:ind w:right="9"/>
        <w:rPr>
          <w:ins w:id="7194" w:author="Dr Mamadou SANOGO" w:date="2023-10-27T11:34:00Z"/>
          <w:color w:val="000000" w:themeColor="text1"/>
          <w:szCs w:val="24"/>
        </w:rPr>
      </w:pPr>
    </w:p>
    <w:p w14:paraId="42A60261" w14:textId="06459725" w:rsidR="00AD42F4" w:rsidRDefault="00AD42F4" w:rsidP="00011374">
      <w:pPr>
        <w:widowControl w:val="0"/>
        <w:autoSpaceDE w:val="0"/>
        <w:autoSpaceDN w:val="0"/>
        <w:adjustRightInd w:val="0"/>
        <w:ind w:right="9"/>
        <w:rPr>
          <w:ins w:id="7195" w:author="Dr Mamadou SANOGO" w:date="2023-10-27T11:34:00Z"/>
          <w:color w:val="000000" w:themeColor="text1"/>
          <w:szCs w:val="24"/>
        </w:rPr>
      </w:pPr>
    </w:p>
    <w:p w14:paraId="36C40876" w14:textId="0A38A51C" w:rsidR="00AD42F4" w:rsidRDefault="00AD42F4" w:rsidP="00011374">
      <w:pPr>
        <w:widowControl w:val="0"/>
        <w:autoSpaceDE w:val="0"/>
        <w:autoSpaceDN w:val="0"/>
        <w:adjustRightInd w:val="0"/>
        <w:ind w:right="9"/>
        <w:rPr>
          <w:ins w:id="7196" w:author="Dr Mamadou SANOGO" w:date="2023-10-27T11:34:00Z"/>
          <w:color w:val="000000" w:themeColor="text1"/>
          <w:szCs w:val="24"/>
        </w:rPr>
      </w:pPr>
    </w:p>
    <w:p w14:paraId="3A22DFCA" w14:textId="1E804FD4" w:rsidR="00AD42F4" w:rsidRDefault="00AD42F4" w:rsidP="00011374">
      <w:pPr>
        <w:widowControl w:val="0"/>
        <w:autoSpaceDE w:val="0"/>
        <w:autoSpaceDN w:val="0"/>
        <w:adjustRightInd w:val="0"/>
        <w:ind w:right="9"/>
        <w:rPr>
          <w:ins w:id="7197" w:author="Dr Mamadou SANOGO" w:date="2023-10-27T11:34:00Z"/>
          <w:color w:val="000000" w:themeColor="text1"/>
          <w:szCs w:val="24"/>
        </w:rPr>
      </w:pPr>
    </w:p>
    <w:p w14:paraId="3B832918" w14:textId="244B25AE" w:rsidR="00AD42F4" w:rsidRDefault="00AD42F4" w:rsidP="00011374">
      <w:pPr>
        <w:widowControl w:val="0"/>
        <w:autoSpaceDE w:val="0"/>
        <w:autoSpaceDN w:val="0"/>
        <w:adjustRightInd w:val="0"/>
        <w:ind w:right="9"/>
        <w:rPr>
          <w:ins w:id="7198" w:author="Dr Mamadou SANOGO" w:date="2023-10-27T11:34:00Z"/>
          <w:color w:val="000000" w:themeColor="text1"/>
          <w:szCs w:val="24"/>
        </w:rPr>
      </w:pPr>
    </w:p>
    <w:p w14:paraId="71F14B77" w14:textId="3DDFACFD" w:rsidR="00AD42F4" w:rsidRDefault="00AD42F4" w:rsidP="00011374">
      <w:pPr>
        <w:widowControl w:val="0"/>
        <w:autoSpaceDE w:val="0"/>
        <w:autoSpaceDN w:val="0"/>
        <w:adjustRightInd w:val="0"/>
        <w:ind w:right="9"/>
        <w:rPr>
          <w:ins w:id="7199" w:author="Dr Mamadou SANOGO" w:date="2023-10-27T11:34:00Z"/>
          <w:color w:val="000000" w:themeColor="text1"/>
          <w:szCs w:val="24"/>
        </w:rPr>
      </w:pPr>
    </w:p>
    <w:p w14:paraId="48FC2899" w14:textId="0A5D0D63" w:rsidR="00AD42F4" w:rsidRDefault="00AD42F4" w:rsidP="00011374">
      <w:pPr>
        <w:widowControl w:val="0"/>
        <w:autoSpaceDE w:val="0"/>
        <w:autoSpaceDN w:val="0"/>
        <w:adjustRightInd w:val="0"/>
        <w:ind w:right="9"/>
        <w:rPr>
          <w:ins w:id="7200" w:author="Dr Mamadou SANOGO" w:date="2023-10-27T11:34:00Z"/>
          <w:color w:val="000000" w:themeColor="text1"/>
          <w:szCs w:val="24"/>
        </w:rPr>
      </w:pPr>
    </w:p>
    <w:p w14:paraId="2ED73421" w14:textId="44411FE0" w:rsidR="00AD42F4" w:rsidRDefault="00AD42F4" w:rsidP="00011374">
      <w:pPr>
        <w:widowControl w:val="0"/>
        <w:autoSpaceDE w:val="0"/>
        <w:autoSpaceDN w:val="0"/>
        <w:adjustRightInd w:val="0"/>
        <w:ind w:right="9"/>
        <w:rPr>
          <w:ins w:id="7201" w:author="Dr Mamadou SANOGO" w:date="2023-10-27T11:34:00Z"/>
          <w:color w:val="000000" w:themeColor="text1"/>
          <w:szCs w:val="24"/>
        </w:rPr>
      </w:pPr>
    </w:p>
    <w:p w14:paraId="1170A3A7" w14:textId="735AB5E8" w:rsidR="00AD42F4" w:rsidRDefault="00AD42F4" w:rsidP="00011374">
      <w:pPr>
        <w:widowControl w:val="0"/>
        <w:autoSpaceDE w:val="0"/>
        <w:autoSpaceDN w:val="0"/>
        <w:adjustRightInd w:val="0"/>
        <w:ind w:right="9"/>
        <w:rPr>
          <w:ins w:id="7202" w:author="Dr Mamadou SANOGO" w:date="2023-10-27T11:34:00Z"/>
          <w:color w:val="000000" w:themeColor="text1"/>
          <w:szCs w:val="24"/>
        </w:rPr>
      </w:pPr>
    </w:p>
    <w:p w14:paraId="7A016D6E" w14:textId="77777777" w:rsidR="00AD42F4" w:rsidRPr="007A4AFC" w:rsidRDefault="00AD42F4" w:rsidP="00011374">
      <w:pPr>
        <w:widowControl w:val="0"/>
        <w:autoSpaceDE w:val="0"/>
        <w:autoSpaceDN w:val="0"/>
        <w:adjustRightInd w:val="0"/>
        <w:spacing w:line="240" w:lineRule="auto"/>
        <w:ind w:right="9"/>
        <w:rPr>
          <w:ins w:id="7203" w:author="Dr Mamadou SANOGO" w:date="2023-10-25T14:06:00Z"/>
          <w:color w:val="000000" w:themeColor="text1"/>
          <w:szCs w:val="24"/>
          <w:rPrChange w:id="7204" w:author="Dr Mamadou SANOGO" w:date="2023-10-25T18:15:00Z">
            <w:rPr>
              <w:ins w:id="7205" w:author="Dr Mamadou SANOGO" w:date="2023-10-25T14:06:00Z"/>
              <w:color w:val="000000"/>
              <w:szCs w:val="24"/>
            </w:rPr>
          </w:rPrChange>
        </w:rPr>
      </w:pPr>
    </w:p>
    <w:p w14:paraId="57D4A61A" w14:textId="3609A09A" w:rsidR="008A0B1D" w:rsidRPr="007A4AFC" w:rsidRDefault="008A0B1D" w:rsidP="00011374">
      <w:pPr>
        <w:widowControl w:val="0"/>
        <w:autoSpaceDE w:val="0"/>
        <w:autoSpaceDN w:val="0"/>
        <w:adjustRightInd w:val="0"/>
        <w:spacing w:line="240" w:lineRule="auto"/>
        <w:ind w:right="9"/>
        <w:rPr>
          <w:ins w:id="7206" w:author="Dr Mamadou SANOGO" w:date="2023-10-25T14:06:00Z"/>
          <w:color w:val="000000" w:themeColor="text1"/>
          <w:szCs w:val="24"/>
          <w:rPrChange w:id="7207" w:author="Dr Mamadou SANOGO" w:date="2023-10-25T18:15:00Z">
            <w:rPr>
              <w:ins w:id="7208" w:author="Dr Mamadou SANOGO" w:date="2023-10-25T14:06:00Z"/>
              <w:color w:val="000000"/>
              <w:szCs w:val="24"/>
            </w:rPr>
          </w:rPrChange>
        </w:rPr>
      </w:pPr>
    </w:p>
    <w:p w14:paraId="2A630505" w14:textId="3F676A4D" w:rsidR="008A0B1D" w:rsidRPr="007A4AFC" w:rsidRDefault="008A0B1D" w:rsidP="00011374">
      <w:pPr>
        <w:widowControl w:val="0"/>
        <w:autoSpaceDE w:val="0"/>
        <w:autoSpaceDN w:val="0"/>
        <w:adjustRightInd w:val="0"/>
        <w:spacing w:line="240" w:lineRule="auto"/>
        <w:ind w:right="9"/>
        <w:rPr>
          <w:ins w:id="7209" w:author="Dr Mamadou SANOGO" w:date="2023-10-25T14:06:00Z"/>
          <w:color w:val="000000" w:themeColor="text1"/>
          <w:szCs w:val="24"/>
          <w:rPrChange w:id="7210" w:author="Dr Mamadou SANOGO" w:date="2023-10-25T18:15:00Z">
            <w:rPr>
              <w:ins w:id="7211" w:author="Dr Mamadou SANOGO" w:date="2023-10-25T14:06:00Z"/>
              <w:color w:val="000000"/>
              <w:szCs w:val="24"/>
            </w:rPr>
          </w:rPrChange>
        </w:rPr>
      </w:pPr>
    </w:p>
    <w:p w14:paraId="7D65F445" w14:textId="55675234" w:rsidR="008A0B1D" w:rsidRPr="007A4AFC" w:rsidRDefault="008A0B1D" w:rsidP="00011374">
      <w:pPr>
        <w:widowControl w:val="0"/>
        <w:autoSpaceDE w:val="0"/>
        <w:autoSpaceDN w:val="0"/>
        <w:adjustRightInd w:val="0"/>
        <w:spacing w:line="240" w:lineRule="auto"/>
        <w:ind w:right="9"/>
        <w:rPr>
          <w:ins w:id="7212" w:author="Dr Mamadou SANOGO" w:date="2023-10-25T14:06:00Z"/>
          <w:color w:val="000000" w:themeColor="text1"/>
          <w:szCs w:val="24"/>
          <w:rPrChange w:id="7213" w:author="Dr Mamadou SANOGO" w:date="2023-10-25T18:15:00Z">
            <w:rPr>
              <w:ins w:id="7214" w:author="Dr Mamadou SANOGO" w:date="2023-10-25T14:06:00Z"/>
              <w:color w:val="000000"/>
              <w:szCs w:val="24"/>
            </w:rPr>
          </w:rPrChange>
        </w:rPr>
      </w:pPr>
    </w:p>
    <w:p w14:paraId="77C96B21" w14:textId="3031327E" w:rsidR="008A0B1D" w:rsidRDefault="008A0B1D" w:rsidP="00011374">
      <w:pPr>
        <w:widowControl w:val="0"/>
        <w:autoSpaceDE w:val="0"/>
        <w:autoSpaceDN w:val="0"/>
        <w:adjustRightInd w:val="0"/>
        <w:spacing w:line="240" w:lineRule="auto"/>
        <w:ind w:right="9"/>
        <w:rPr>
          <w:ins w:id="7215" w:author="Dr Mamadou SANOGO" w:date="2023-10-28T00:00:00Z"/>
          <w:color w:val="000000" w:themeColor="text1"/>
          <w:szCs w:val="24"/>
        </w:rPr>
      </w:pPr>
    </w:p>
    <w:p w14:paraId="6A6AEBAE" w14:textId="4902FCCE" w:rsidR="00B43097" w:rsidRDefault="00B43097" w:rsidP="00011374">
      <w:pPr>
        <w:widowControl w:val="0"/>
        <w:autoSpaceDE w:val="0"/>
        <w:autoSpaceDN w:val="0"/>
        <w:adjustRightInd w:val="0"/>
        <w:spacing w:line="240" w:lineRule="auto"/>
        <w:ind w:right="9"/>
        <w:rPr>
          <w:ins w:id="7216" w:author="Dr Mamadou SANOGO" w:date="2023-10-28T00:00:00Z"/>
          <w:color w:val="000000" w:themeColor="text1"/>
          <w:szCs w:val="24"/>
        </w:rPr>
      </w:pPr>
    </w:p>
    <w:p w14:paraId="12A94BDF" w14:textId="77777777" w:rsidR="00B43097" w:rsidRPr="007A4AFC" w:rsidRDefault="00B43097" w:rsidP="00011374">
      <w:pPr>
        <w:widowControl w:val="0"/>
        <w:autoSpaceDE w:val="0"/>
        <w:autoSpaceDN w:val="0"/>
        <w:adjustRightInd w:val="0"/>
        <w:spacing w:line="240" w:lineRule="auto"/>
        <w:ind w:right="9"/>
        <w:rPr>
          <w:ins w:id="7217" w:author="Dr Mamadou SANOGO" w:date="2023-10-25T14:06:00Z"/>
          <w:color w:val="000000" w:themeColor="text1"/>
          <w:szCs w:val="24"/>
          <w:rPrChange w:id="7218" w:author="Dr Mamadou SANOGO" w:date="2023-10-25T18:15:00Z">
            <w:rPr>
              <w:ins w:id="7219" w:author="Dr Mamadou SANOGO" w:date="2023-10-25T14:06:00Z"/>
              <w:color w:val="000000"/>
              <w:szCs w:val="24"/>
            </w:rPr>
          </w:rPrChange>
        </w:rPr>
      </w:pPr>
    </w:p>
    <w:p w14:paraId="4534EA3F" w14:textId="17331D74" w:rsidR="008A0B1D" w:rsidRPr="007A4AFC" w:rsidRDefault="008A0B1D" w:rsidP="00011374">
      <w:pPr>
        <w:widowControl w:val="0"/>
        <w:autoSpaceDE w:val="0"/>
        <w:autoSpaceDN w:val="0"/>
        <w:adjustRightInd w:val="0"/>
        <w:spacing w:line="240" w:lineRule="auto"/>
        <w:ind w:right="9"/>
        <w:rPr>
          <w:ins w:id="7220" w:author="Dr Mamadou SANOGO" w:date="2023-10-25T14:06:00Z"/>
          <w:color w:val="000000" w:themeColor="text1"/>
          <w:szCs w:val="24"/>
          <w:rPrChange w:id="7221" w:author="Dr Mamadou SANOGO" w:date="2023-10-25T18:15:00Z">
            <w:rPr>
              <w:ins w:id="7222" w:author="Dr Mamadou SANOGO" w:date="2023-10-25T14:06:00Z"/>
              <w:color w:val="000000"/>
              <w:szCs w:val="24"/>
            </w:rPr>
          </w:rPrChange>
        </w:rPr>
      </w:pPr>
    </w:p>
    <w:p w14:paraId="6B09AFBE" w14:textId="6465A264" w:rsidR="008A0B1D" w:rsidRPr="007A4AFC" w:rsidRDefault="008A0B1D" w:rsidP="00011374">
      <w:pPr>
        <w:widowControl w:val="0"/>
        <w:autoSpaceDE w:val="0"/>
        <w:autoSpaceDN w:val="0"/>
        <w:adjustRightInd w:val="0"/>
        <w:spacing w:line="240" w:lineRule="auto"/>
        <w:ind w:right="9"/>
        <w:rPr>
          <w:ins w:id="7223" w:author="Dr Mamadou SANOGO" w:date="2023-10-25T14:07:00Z"/>
          <w:color w:val="000000" w:themeColor="text1"/>
          <w:szCs w:val="24"/>
          <w:rPrChange w:id="7224" w:author="Dr Mamadou SANOGO" w:date="2023-10-25T18:15:00Z">
            <w:rPr>
              <w:ins w:id="7225" w:author="Dr Mamadou SANOGO" w:date="2023-10-25T14:07:00Z"/>
              <w:color w:val="000000"/>
              <w:szCs w:val="24"/>
            </w:rPr>
          </w:rPrChange>
        </w:rPr>
      </w:pPr>
    </w:p>
    <w:p w14:paraId="56AB985B" w14:textId="77777777" w:rsidR="008A0B1D" w:rsidRPr="007A4AFC" w:rsidRDefault="008A0B1D" w:rsidP="008A0B1D">
      <w:pPr>
        <w:rPr>
          <w:ins w:id="7226" w:author="Dr Mamadou SANOGO" w:date="2023-10-25T14:07:00Z"/>
          <w:color w:val="000000" w:themeColor="text1"/>
          <w:rPrChange w:id="7227" w:author="Dr Mamadou SANOGO" w:date="2023-10-25T18:15:00Z">
            <w:rPr>
              <w:ins w:id="7228" w:author="Dr Mamadou SANOGO" w:date="2023-10-25T14:07:00Z"/>
            </w:rPr>
          </w:rPrChange>
        </w:rPr>
      </w:pPr>
      <w:ins w:id="7229" w:author="Dr Mamadou SANOGO" w:date="2023-10-25T14:07:00Z">
        <w:r w:rsidRPr="007A4AFC">
          <w:rPr>
            <w:bCs/>
            <w:noProof/>
            <w:color w:val="000000" w:themeColor="text1"/>
            <w:sz w:val="40"/>
            <w:szCs w:val="40"/>
            <w:rPrChange w:id="7230"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0B60E89" w14:textId="356741C5" w:rsidR="008A0B1D" w:rsidRPr="007A4AFC" w:rsidRDefault="008A0B1D" w:rsidP="008A0B1D">
      <w:pPr>
        <w:rPr>
          <w:ins w:id="7231" w:author="Dr Mamadou SANOGO" w:date="2023-10-25T14:07:00Z"/>
          <w:b/>
          <w:bCs/>
          <w:color w:val="000000" w:themeColor="text1"/>
          <w:sz w:val="36"/>
          <w:szCs w:val="36"/>
          <w:rPrChange w:id="7232" w:author="Dr Mamadou SANOGO" w:date="2023-10-25T18:15:00Z">
            <w:rPr>
              <w:ins w:id="7233" w:author="Dr Mamadou SANOGO" w:date="2023-10-25T14:07:00Z"/>
              <w:b/>
              <w:bCs/>
              <w:sz w:val="36"/>
              <w:szCs w:val="36"/>
            </w:rPr>
          </w:rPrChange>
        </w:rPr>
      </w:pPr>
    </w:p>
    <w:p w14:paraId="03587344" w14:textId="77777777" w:rsidR="008A0B1D" w:rsidRPr="007A4AFC" w:rsidRDefault="008A0B1D" w:rsidP="008A0B1D">
      <w:pPr>
        <w:jc w:val="center"/>
        <w:rPr>
          <w:ins w:id="7234" w:author="Dr Mamadou SANOGO" w:date="2023-10-25T14:07:00Z"/>
          <w:rFonts w:ascii="Arial" w:hAnsi="Arial" w:cs="Arial"/>
          <w:b/>
          <w:bCs/>
          <w:color w:val="000000" w:themeColor="text1"/>
          <w:sz w:val="36"/>
          <w:szCs w:val="36"/>
          <w:rPrChange w:id="7235" w:author="Dr Mamadou SANOGO" w:date="2023-10-25T18:15:00Z">
            <w:rPr>
              <w:ins w:id="7236" w:author="Dr Mamadou SANOGO" w:date="2023-10-25T14:07:00Z"/>
              <w:rFonts w:ascii="Arial" w:hAnsi="Arial" w:cs="Arial"/>
              <w:b/>
              <w:bCs/>
              <w:sz w:val="36"/>
              <w:szCs w:val="36"/>
            </w:rPr>
          </w:rPrChange>
        </w:rPr>
      </w:pPr>
      <w:ins w:id="7237" w:author="Dr Mamadou SANOGO" w:date="2023-10-25T14:07:00Z">
        <w:r w:rsidRPr="007A4AFC">
          <w:rPr>
            <w:rFonts w:ascii="Arial" w:hAnsi="Arial" w:cs="Arial"/>
            <w:b/>
            <w:bCs/>
            <w:color w:val="000000" w:themeColor="text1"/>
            <w:sz w:val="36"/>
            <w:szCs w:val="36"/>
            <w:rPrChange w:id="7238" w:author="Dr Mamadou SANOGO" w:date="2023-10-25T18:15:00Z">
              <w:rPr>
                <w:rFonts w:ascii="Arial" w:hAnsi="Arial" w:cs="Arial"/>
                <w:b/>
                <w:bCs/>
                <w:sz w:val="36"/>
                <w:szCs w:val="36"/>
              </w:rPr>
            </w:rPrChange>
          </w:rPr>
          <w:t>Note de service N°006-DG/ESFé 220623</w:t>
        </w:r>
      </w:ins>
    </w:p>
    <w:p w14:paraId="734AB4D8" w14:textId="77777777" w:rsidR="008A0B1D" w:rsidRPr="007A4AFC" w:rsidRDefault="008A0B1D" w:rsidP="008A0B1D">
      <w:pPr>
        <w:rPr>
          <w:ins w:id="7239" w:author="Dr Mamadou SANOGO" w:date="2023-10-25T14:07:00Z"/>
          <w:rFonts w:ascii="Arial" w:hAnsi="Arial" w:cs="Arial"/>
          <w:color w:val="000000" w:themeColor="text1"/>
          <w:rPrChange w:id="7240" w:author="Dr Mamadou SANOGO" w:date="2023-10-25T18:15:00Z">
            <w:rPr>
              <w:ins w:id="7241" w:author="Dr Mamadou SANOGO" w:date="2023-10-25T14:07:00Z"/>
              <w:rFonts w:ascii="Arial" w:hAnsi="Arial" w:cs="Arial"/>
            </w:rPr>
          </w:rPrChange>
        </w:rPr>
      </w:pPr>
    </w:p>
    <w:p w14:paraId="2AA345F7" w14:textId="66098EF6" w:rsidR="008A0B1D" w:rsidRPr="006778CD" w:rsidRDefault="008A0B1D">
      <w:pPr>
        <w:rPr>
          <w:ins w:id="7242" w:author="Dr Mamadou SANOGO" w:date="2023-10-25T14:07:00Z"/>
          <w:rFonts w:ascii="Arial" w:hAnsi="Arial" w:cs="Arial"/>
          <w:color w:val="000000" w:themeColor="text1"/>
          <w:rPrChange w:id="7243" w:author="Dr Mamadou SANOGO" w:date="2023-10-27T14:01:00Z">
            <w:rPr>
              <w:ins w:id="7244" w:author="Dr Mamadou SANOGO" w:date="2023-10-25T14:07:00Z"/>
              <w:rFonts w:ascii="Arial" w:hAnsi="Arial" w:cs="Arial"/>
              <w:szCs w:val="24"/>
            </w:rPr>
          </w:rPrChange>
        </w:rPr>
        <w:pPrChange w:id="7245" w:author="Dr Mamadou SANOGO" w:date="2023-10-27T14:01:00Z">
          <w:pPr>
            <w:spacing w:line="276" w:lineRule="auto"/>
          </w:pPr>
        </w:pPrChange>
      </w:pPr>
      <w:ins w:id="7246" w:author="Dr Mamadou SANOGO" w:date="2023-10-25T14:07:00Z">
        <w:r w:rsidRPr="007A4AFC">
          <w:rPr>
            <w:rFonts w:ascii="Arial" w:hAnsi="Arial" w:cs="Arial"/>
            <w:color w:val="000000" w:themeColor="text1"/>
            <w:rPrChange w:id="7247" w:author="Dr Mamadou SANOGO" w:date="2023-10-25T18:15:00Z">
              <w:rPr>
                <w:rFonts w:ascii="Arial" w:hAnsi="Arial" w:cs="Arial"/>
              </w:rPr>
            </w:rPrChange>
          </w:rPr>
          <w:t xml:space="preserve">                                                  -------------------------------------------</w:t>
        </w:r>
      </w:ins>
    </w:p>
    <w:p w14:paraId="54BFCD86" w14:textId="77777777" w:rsidR="008A0B1D" w:rsidRPr="007A4AFC" w:rsidRDefault="008A0B1D" w:rsidP="008A0B1D">
      <w:pPr>
        <w:spacing w:line="276" w:lineRule="auto"/>
        <w:rPr>
          <w:ins w:id="7248" w:author="Dr Mamadou SANOGO" w:date="2023-10-25T14:07:00Z"/>
          <w:rFonts w:ascii="Arial" w:hAnsi="Arial" w:cs="Arial"/>
          <w:color w:val="000000" w:themeColor="text1"/>
          <w:rPrChange w:id="7249" w:author="Dr Mamadou SANOGO" w:date="2023-10-25T18:15:00Z">
            <w:rPr>
              <w:ins w:id="7250" w:author="Dr Mamadou SANOGO" w:date="2023-10-25T14:07:00Z"/>
              <w:rFonts w:ascii="Arial" w:hAnsi="Arial" w:cs="Arial"/>
            </w:rPr>
          </w:rPrChange>
        </w:rPr>
      </w:pPr>
      <w:ins w:id="7251" w:author="Dr Mamadou SANOGO" w:date="2023-10-25T14:07:00Z">
        <w:r w:rsidRPr="007A4AFC">
          <w:rPr>
            <w:rFonts w:ascii="Arial" w:hAnsi="Arial" w:cs="Arial"/>
            <w:color w:val="000000" w:themeColor="text1"/>
            <w:rPrChange w:id="7252" w:author="Dr Mamadou SANOGO" w:date="2023-10-25T18:15:00Z">
              <w:rPr>
                <w:rFonts w:ascii="Arial" w:hAnsi="Arial" w:cs="Arial"/>
              </w:rPr>
            </w:rPrChange>
          </w:rPr>
          <w:t xml:space="preserve">Je tiens à vous informer de la mise en place des comités ad hoc dans le cadre de notre démarche d’auto évaluation de certains de nos programmes à savoir : </w:t>
        </w:r>
      </w:ins>
    </w:p>
    <w:p w14:paraId="5D3C81BE" w14:textId="77777777" w:rsidR="008A0B1D" w:rsidRPr="007A4AFC" w:rsidRDefault="008A0B1D" w:rsidP="008A0B1D">
      <w:pPr>
        <w:pStyle w:val="Paragraphedeliste"/>
        <w:numPr>
          <w:ilvl w:val="0"/>
          <w:numId w:val="34"/>
        </w:numPr>
        <w:spacing w:line="276" w:lineRule="auto"/>
        <w:rPr>
          <w:ins w:id="7253" w:author="Dr Mamadou SANOGO" w:date="2023-10-25T14:07:00Z"/>
          <w:rFonts w:ascii="Arial" w:hAnsi="Arial" w:cs="Arial"/>
          <w:color w:val="000000" w:themeColor="text1"/>
          <w:rPrChange w:id="7254" w:author="Dr Mamadou SANOGO" w:date="2023-10-25T18:15:00Z">
            <w:rPr>
              <w:ins w:id="7255" w:author="Dr Mamadou SANOGO" w:date="2023-10-25T14:07:00Z"/>
              <w:rFonts w:ascii="Arial" w:hAnsi="Arial" w:cs="Arial"/>
            </w:rPr>
          </w:rPrChange>
        </w:rPr>
      </w:pPr>
      <w:ins w:id="7256" w:author="Dr Mamadou SANOGO" w:date="2023-10-25T14:07:00Z">
        <w:r w:rsidRPr="007A4AFC">
          <w:rPr>
            <w:rFonts w:ascii="Arial" w:hAnsi="Arial" w:cs="Arial"/>
            <w:color w:val="000000" w:themeColor="text1"/>
            <w:rPrChange w:id="7257" w:author="Dr Mamadou SANOGO" w:date="2023-10-25T18:15:00Z">
              <w:rPr>
                <w:rFonts w:ascii="Arial" w:hAnsi="Arial" w:cs="Arial"/>
              </w:rPr>
            </w:rPrChange>
          </w:rPr>
          <w:t xml:space="preserve">Epidémiologie </w:t>
        </w:r>
      </w:ins>
    </w:p>
    <w:p w14:paraId="754A3DB9" w14:textId="77777777" w:rsidR="008A0B1D" w:rsidRPr="007A4AFC" w:rsidRDefault="008A0B1D" w:rsidP="008A0B1D">
      <w:pPr>
        <w:pStyle w:val="Paragraphedeliste"/>
        <w:numPr>
          <w:ilvl w:val="0"/>
          <w:numId w:val="34"/>
        </w:numPr>
        <w:spacing w:line="276" w:lineRule="auto"/>
        <w:rPr>
          <w:ins w:id="7258" w:author="Dr Mamadou SANOGO" w:date="2023-10-25T14:07:00Z"/>
          <w:rFonts w:ascii="Arial" w:hAnsi="Arial" w:cs="Arial"/>
          <w:color w:val="000000" w:themeColor="text1"/>
          <w:rPrChange w:id="7259" w:author="Dr Mamadou SANOGO" w:date="2023-10-25T18:15:00Z">
            <w:rPr>
              <w:ins w:id="7260" w:author="Dr Mamadou SANOGO" w:date="2023-10-25T14:07:00Z"/>
              <w:rFonts w:ascii="Arial" w:hAnsi="Arial" w:cs="Arial"/>
            </w:rPr>
          </w:rPrChange>
        </w:rPr>
      </w:pPr>
      <w:ins w:id="7261" w:author="Dr Mamadou SANOGO" w:date="2023-10-25T14:07:00Z">
        <w:r w:rsidRPr="007A4AFC">
          <w:rPr>
            <w:rFonts w:ascii="Arial" w:hAnsi="Arial" w:cs="Arial"/>
            <w:color w:val="000000" w:themeColor="text1"/>
            <w:rPrChange w:id="7262" w:author="Dr Mamadou SANOGO" w:date="2023-10-25T18:15:00Z">
              <w:rPr>
                <w:rFonts w:ascii="Arial" w:hAnsi="Arial" w:cs="Arial"/>
              </w:rPr>
            </w:rPrChange>
          </w:rPr>
          <w:t xml:space="preserve">Santé environnementale </w:t>
        </w:r>
      </w:ins>
    </w:p>
    <w:p w14:paraId="3C2ECB08" w14:textId="77777777" w:rsidR="008A0B1D" w:rsidRPr="007A4AFC" w:rsidRDefault="008A0B1D" w:rsidP="008A0B1D">
      <w:pPr>
        <w:pStyle w:val="Paragraphedeliste"/>
        <w:numPr>
          <w:ilvl w:val="0"/>
          <w:numId w:val="34"/>
        </w:numPr>
        <w:spacing w:line="276" w:lineRule="auto"/>
        <w:rPr>
          <w:ins w:id="7263" w:author="Dr Mamadou SANOGO" w:date="2023-10-25T14:07:00Z"/>
          <w:rFonts w:ascii="Arial" w:hAnsi="Arial" w:cs="Arial"/>
          <w:color w:val="000000" w:themeColor="text1"/>
          <w:rPrChange w:id="7264" w:author="Dr Mamadou SANOGO" w:date="2023-10-25T18:15:00Z">
            <w:rPr>
              <w:ins w:id="7265" w:author="Dr Mamadou SANOGO" w:date="2023-10-25T14:07:00Z"/>
              <w:rFonts w:ascii="Arial" w:hAnsi="Arial" w:cs="Arial"/>
            </w:rPr>
          </w:rPrChange>
        </w:rPr>
      </w:pPr>
      <w:ins w:id="7266" w:author="Dr Mamadou SANOGO" w:date="2023-10-25T14:07:00Z">
        <w:r w:rsidRPr="007A4AFC">
          <w:rPr>
            <w:rFonts w:ascii="Arial" w:hAnsi="Arial" w:cs="Arial"/>
            <w:color w:val="000000" w:themeColor="text1"/>
            <w:rPrChange w:id="7267" w:author="Dr Mamadou SANOGO" w:date="2023-10-25T18:15:00Z">
              <w:rPr>
                <w:rFonts w:ascii="Arial" w:hAnsi="Arial" w:cs="Arial"/>
              </w:rPr>
            </w:rPrChange>
          </w:rPr>
          <w:t xml:space="preserve">Nutrition </w:t>
        </w:r>
      </w:ins>
    </w:p>
    <w:p w14:paraId="6A2FD03D" w14:textId="77777777" w:rsidR="008A0B1D" w:rsidRPr="007A4AFC" w:rsidRDefault="008A0B1D" w:rsidP="008A0B1D">
      <w:pPr>
        <w:pStyle w:val="Paragraphedeliste"/>
        <w:numPr>
          <w:ilvl w:val="0"/>
          <w:numId w:val="34"/>
        </w:numPr>
        <w:spacing w:line="276" w:lineRule="auto"/>
        <w:rPr>
          <w:ins w:id="7268" w:author="Dr Mamadou SANOGO" w:date="2023-10-25T14:07:00Z"/>
          <w:rFonts w:ascii="Arial" w:hAnsi="Arial" w:cs="Arial"/>
          <w:color w:val="000000" w:themeColor="text1"/>
          <w:rPrChange w:id="7269" w:author="Dr Mamadou SANOGO" w:date="2023-10-25T18:15:00Z">
            <w:rPr>
              <w:ins w:id="7270" w:author="Dr Mamadou SANOGO" w:date="2023-10-25T14:07:00Z"/>
              <w:rFonts w:ascii="Arial" w:hAnsi="Arial" w:cs="Arial"/>
            </w:rPr>
          </w:rPrChange>
        </w:rPr>
      </w:pPr>
      <w:ins w:id="7271" w:author="Dr Mamadou SANOGO" w:date="2023-10-25T14:07:00Z">
        <w:r w:rsidRPr="007A4AFC">
          <w:rPr>
            <w:rFonts w:ascii="Arial" w:hAnsi="Arial" w:cs="Arial"/>
            <w:color w:val="000000" w:themeColor="text1"/>
            <w:rPrChange w:id="7272" w:author="Dr Mamadou SANOGO" w:date="2023-10-25T18:15:00Z">
              <w:rPr>
                <w:rFonts w:ascii="Arial" w:hAnsi="Arial" w:cs="Arial"/>
              </w:rPr>
            </w:rPrChange>
          </w:rPr>
          <w:t xml:space="preserve">Gynécologie Obstétrique </w:t>
        </w:r>
      </w:ins>
    </w:p>
    <w:p w14:paraId="4754A84D" w14:textId="77777777" w:rsidR="008A0B1D" w:rsidRPr="007A4AFC" w:rsidRDefault="008A0B1D" w:rsidP="008A0B1D">
      <w:pPr>
        <w:pStyle w:val="Paragraphedeliste"/>
        <w:numPr>
          <w:ilvl w:val="0"/>
          <w:numId w:val="34"/>
        </w:numPr>
        <w:spacing w:line="276" w:lineRule="auto"/>
        <w:rPr>
          <w:ins w:id="7273" w:author="Dr Mamadou SANOGO" w:date="2023-10-25T14:07:00Z"/>
          <w:rFonts w:ascii="Arial" w:hAnsi="Arial" w:cs="Arial"/>
          <w:color w:val="000000" w:themeColor="text1"/>
          <w:rPrChange w:id="7274" w:author="Dr Mamadou SANOGO" w:date="2023-10-25T18:15:00Z">
            <w:rPr>
              <w:ins w:id="7275" w:author="Dr Mamadou SANOGO" w:date="2023-10-25T14:07:00Z"/>
              <w:rFonts w:ascii="Arial" w:hAnsi="Arial" w:cs="Arial"/>
            </w:rPr>
          </w:rPrChange>
        </w:rPr>
      </w:pPr>
      <w:ins w:id="7276" w:author="Dr Mamadou SANOGO" w:date="2023-10-25T14:07:00Z">
        <w:r w:rsidRPr="007A4AFC">
          <w:rPr>
            <w:rFonts w:ascii="Arial" w:hAnsi="Arial" w:cs="Arial"/>
            <w:color w:val="000000" w:themeColor="text1"/>
            <w:rPrChange w:id="7277" w:author="Dr Mamadou SANOGO" w:date="2023-10-25T18:15:00Z">
              <w:rPr>
                <w:rFonts w:ascii="Arial" w:hAnsi="Arial" w:cs="Arial"/>
              </w:rPr>
            </w:rPrChange>
          </w:rPr>
          <w:t xml:space="preserve">Pédagogie en Science de la Santé </w:t>
        </w:r>
      </w:ins>
    </w:p>
    <w:p w14:paraId="15C95A48" w14:textId="11E202E4" w:rsidR="008A0B1D" w:rsidRPr="007A4AFC" w:rsidRDefault="00C22665" w:rsidP="008A0B1D">
      <w:pPr>
        <w:pStyle w:val="Paragraphedeliste"/>
        <w:numPr>
          <w:ilvl w:val="0"/>
          <w:numId w:val="34"/>
        </w:numPr>
        <w:spacing w:line="276" w:lineRule="auto"/>
        <w:rPr>
          <w:ins w:id="7278" w:author="Dr Mamadou SANOGO" w:date="2023-10-25T14:07:00Z"/>
          <w:rFonts w:ascii="Arial" w:hAnsi="Arial" w:cs="Arial"/>
          <w:color w:val="000000" w:themeColor="text1"/>
          <w:rPrChange w:id="7279" w:author="Dr Mamadou SANOGO" w:date="2023-10-25T18:15:00Z">
            <w:rPr>
              <w:ins w:id="7280" w:author="Dr Mamadou SANOGO" w:date="2023-10-25T14:07:00Z"/>
              <w:rFonts w:ascii="Arial" w:hAnsi="Arial" w:cs="Arial"/>
            </w:rPr>
          </w:rPrChange>
        </w:rPr>
      </w:pPr>
      <w:ins w:id="7281" w:author="Dr Mamadou SANOGO" w:date="2023-10-27T20:19:00Z">
        <w:r>
          <w:rPr>
            <w:rFonts w:ascii="Arial" w:hAnsi="Arial" w:cs="Arial"/>
            <w:color w:val="000000" w:themeColor="text1"/>
          </w:rPr>
          <w:t>Management des services de santé</w:t>
        </w:r>
      </w:ins>
    </w:p>
    <w:p w14:paraId="68993A7F" w14:textId="77777777" w:rsidR="008A0B1D" w:rsidRPr="007A4AFC" w:rsidRDefault="008A0B1D" w:rsidP="008A0B1D">
      <w:pPr>
        <w:spacing w:line="276" w:lineRule="auto"/>
        <w:rPr>
          <w:ins w:id="7282" w:author="Dr Mamadou SANOGO" w:date="2023-10-25T14:07:00Z"/>
          <w:rFonts w:ascii="Arial" w:hAnsi="Arial" w:cs="Arial"/>
          <w:color w:val="000000" w:themeColor="text1"/>
          <w:rPrChange w:id="7283" w:author="Dr Mamadou SANOGO" w:date="2023-10-25T18:15:00Z">
            <w:rPr>
              <w:ins w:id="7284" w:author="Dr Mamadou SANOGO" w:date="2023-10-25T14:07:00Z"/>
              <w:rFonts w:ascii="Arial" w:hAnsi="Arial" w:cs="Arial"/>
            </w:rPr>
          </w:rPrChange>
        </w:rPr>
      </w:pPr>
    </w:p>
    <w:p w14:paraId="38058737" w14:textId="33206ECF" w:rsidR="008A0B1D" w:rsidRPr="007A4AFC" w:rsidRDefault="008A0B1D">
      <w:pPr>
        <w:spacing w:line="276" w:lineRule="auto"/>
        <w:jc w:val="left"/>
        <w:rPr>
          <w:ins w:id="7285" w:author="Dr Mamadou SANOGO" w:date="2023-10-25T14:07:00Z"/>
          <w:rFonts w:ascii="Arial" w:hAnsi="Arial" w:cs="Arial"/>
          <w:color w:val="000000" w:themeColor="text1"/>
          <w:rPrChange w:id="7286" w:author="Dr Mamadou SANOGO" w:date="2023-10-25T18:15:00Z">
            <w:rPr>
              <w:ins w:id="7287" w:author="Dr Mamadou SANOGO" w:date="2023-10-25T14:07:00Z"/>
              <w:rFonts w:ascii="Arial" w:hAnsi="Arial" w:cs="Arial"/>
            </w:rPr>
          </w:rPrChange>
        </w:rPr>
        <w:pPrChange w:id="7288" w:author="Dr Mamadou SANOGO" w:date="2023-10-26T15:45:00Z">
          <w:pPr>
            <w:spacing w:line="276" w:lineRule="auto"/>
          </w:pPr>
        </w:pPrChange>
      </w:pPr>
      <w:ins w:id="7289" w:author="Dr Mamadou SANOGO" w:date="2023-10-25T14:07:00Z">
        <w:r w:rsidRPr="007A4AFC">
          <w:rPr>
            <w:rFonts w:ascii="Arial" w:hAnsi="Arial" w:cs="Arial"/>
            <w:color w:val="000000" w:themeColor="text1"/>
            <w:rPrChange w:id="7290" w:author="Dr Mamadou SANOGO" w:date="2023-10-25T18:15:00Z">
              <w:rPr>
                <w:rFonts w:ascii="Arial" w:hAnsi="Arial" w:cs="Arial"/>
              </w:rPr>
            </w:rPrChange>
          </w:rPr>
          <w:t>De Juillet à Septembre 2023, la mission des différents comités consiste à conduire les différentes activités d’autoévaluation des différents programmes, soit un programme par comité.</w:t>
        </w:r>
      </w:ins>
    </w:p>
    <w:p w14:paraId="5DE85C75" w14:textId="1C26ADC8" w:rsidR="008A0B1D" w:rsidRPr="007A4AFC" w:rsidRDefault="008A0B1D" w:rsidP="008A0B1D">
      <w:pPr>
        <w:spacing w:line="276" w:lineRule="auto"/>
        <w:rPr>
          <w:ins w:id="7291" w:author="Dr Mamadou SANOGO" w:date="2023-10-25T14:07:00Z"/>
          <w:rFonts w:ascii="Arial" w:hAnsi="Arial" w:cs="Arial"/>
          <w:color w:val="000000" w:themeColor="text1"/>
          <w:rPrChange w:id="7292" w:author="Dr Mamadou SANOGO" w:date="2023-10-25T18:15:00Z">
            <w:rPr>
              <w:ins w:id="7293" w:author="Dr Mamadou SANOGO" w:date="2023-10-25T14:07:00Z"/>
              <w:rFonts w:ascii="Arial" w:hAnsi="Arial" w:cs="Arial"/>
            </w:rPr>
          </w:rPrChange>
        </w:rPr>
      </w:pPr>
      <w:ins w:id="7294" w:author="Dr Mamadou SANOGO" w:date="2023-10-25T14:07:00Z">
        <w:r w:rsidRPr="007A4AFC">
          <w:rPr>
            <w:rFonts w:ascii="Arial" w:hAnsi="Arial" w:cs="Arial"/>
            <w:color w:val="000000" w:themeColor="text1"/>
            <w:rPrChange w:id="7295" w:author="Dr Mamadou SANOGO" w:date="2023-10-25T18:15:00Z">
              <w:rPr>
                <w:rFonts w:ascii="Arial" w:hAnsi="Arial" w:cs="Arial"/>
              </w:rPr>
            </w:rPrChange>
          </w:rPr>
          <w:t>Vous trouverez en annexe à cette note la liste des membres par comité et autres informations liées.</w:t>
        </w:r>
      </w:ins>
    </w:p>
    <w:p w14:paraId="362FEB6B" w14:textId="77777777" w:rsidR="008A0B1D" w:rsidRPr="007A4AFC" w:rsidRDefault="008A0B1D" w:rsidP="008A0B1D">
      <w:pPr>
        <w:spacing w:line="276" w:lineRule="auto"/>
        <w:rPr>
          <w:ins w:id="7296" w:author="Dr Mamadou SANOGO" w:date="2023-10-25T14:07:00Z"/>
          <w:rFonts w:ascii="Arial" w:hAnsi="Arial" w:cs="Arial"/>
          <w:color w:val="000000" w:themeColor="text1"/>
          <w:rPrChange w:id="7297" w:author="Dr Mamadou SANOGO" w:date="2023-10-25T18:15:00Z">
            <w:rPr>
              <w:ins w:id="7298" w:author="Dr Mamadou SANOGO" w:date="2023-10-25T14:07:00Z"/>
              <w:rFonts w:ascii="Arial" w:hAnsi="Arial" w:cs="Arial"/>
            </w:rPr>
          </w:rPrChange>
        </w:rPr>
      </w:pPr>
      <w:ins w:id="7299" w:author="Dr Mamadou SANOGO" w:date="2023-10-25T14:07:00Z">
        <w:r w:rsidRPr="007A4AFC">
          <w:rPr>
            <w:rFonts w:ascii="Arial" w:hAnsi="Arial" w:cs="Arial"/>
            <w:color w:val="000000" w:themeColor="text1"/>
            <w:rPrChange w:id="7300" w:author="Dr Mamadou SANOGO" w:date="2023-10-25T18:15:00Z">
              <w:rPr>
                <w:rFonts w:ascii="Arial" w:hAnsi="Arial" w:cs="Arial"/>
              </w:rPr>
            </w:rPrChange>
          </w:rPr>
          <w:t xml:space="preserve">En comptant sur la bonne et compréhension, et collaboration de chacun de vous, je vous remercie d’avance pour la bonne mis en œuvre de la présente note. </w:t>
        </w:r>
      </w:ins>
    </w:p>
    <w:p w14:paraId="67672576" w14:textId="77777777" w:rsidR="008A0B1D" w:rsidRPr="007A4AFC" w:rsidRDefault="008A0B1D" w:rsidP="008A0B1D">
      <w:pPr>
        <w:rPr>
          <w:ins w:id="7301" w:author="Dr Mamadou SANOGO" w:date="2023-10-25T14:07:00Z"/>
          <w:rFonts w:ascii="Arial" w:hAnsi="Arial" w:cs="Arial"/>
          <w:color w:val="000000" w:themeColor="text1"/>
          <w:rPrChange w:id="7302" w:author="Dr Mamadou SANOGO" w:date="2023-10-25T18:15:00Z">
            <w:rPr>
              <w:ins w:id="7303" w:author="Dr Mamadou SANOGO" w:date="2023-10-25T14:07:00Z"/>
              <w:rFonts w:ascii="Arial" w:hAnsi="Arial" w:cs="Arial"/>
            </w:rPr>
          </w:rPrChange>
        </w:rPr>
      </w:pPr>
    </w:p>
    <w:p w14:paraId="7B15058B" w14:textId="77777777" w:rsidR="008A0B1D" w:rsidRPr="007A4AFC" w:rsidRDefault="008A0B1D" w:rsidP="008A0B1D">
      <w:pPr>
        <w:rPr>
          <w:ins w:id="7304" w:author="Dr Mamadou SANOGO" w:date="2023-10-25T14:07:00Z"/>
          <w:rFonts w:ascii="Arial" w:hAnsi="Arial" w:cs="Arial"/>
          <w:color w:val="000000" w:themeColor="text1"/>
          <w:rPrChange w:id="7305" w:author="Dr Mamadou SANOGO" w:date="2023-10-25T18:15:00Z">
            <w:rPr>
              <w:ins w:id="7306" w:author="Dr Mamadou SANOGO" w:date="2023-10-25T14:07:00Z"/>
              <w:rFonts w:ascii="Arial" w:hAnsi="Arial" w:cs="Arial"/>
            </w:rPr>
          </w:rPrChange>
        </w:rPr>
      </w:pPr>
    </w:p>
    <w:p w14:paraId="708291FD" w14:textId="51886C86" w:rsidR="008A0B1D" w:rsidRPr="007A4AFC" w:rsidRDefault="008A0B1D" w:rsidP="008A0B1D">
      <w:pPr>
        <w:ind w:left="5664"/>
        <w:rPr>
          <w:ins w:id="7307" w:author="Dr Mamadou SANOGO" w:date="2023-10-25T14:07:00Z"/>
          <w:rFonts w:ascii="Arial" w:hAnsi="Arial" w:cs="Arial"/>
          <w:color w:val="000000" w:themeColor="text1"/>
          <w:u w:val="single"/>
          <w:rPrChange w:id="7308" w:author="Dr Mamadou SANOGO" w:date="2023-10-25T18:15:00Z">
            <w:rPr>
              <w:ins w:id="7309" w:author="Dr Mamadou SANOGO" w:date="2023-10-25T14:07:00Z"/>
              <w:rFonts w:ascii="Arial" w:hAnsi="Arial" w:cs="Arial"/>
              <w:u w:val="single"/>
            </w:rPr>
          </w:rPrChange>
        </w:rPr>
      </w:pPr>
      <w:ins w:id="7310" w:author="Dr Mamadou SANOGO" w:date="2023-10-25T14:07:00Z">
        <w:r w:rsidRPr="007A4AFC">
          <w:rPr>
            <w:rFonts w:ascii="Arial" w:hAnsi="Arial" w:cs="Arial"/>
            <w:color w:val="000000" w:themeColor="text1"/>
            <w:u w:val="single"/>
            <w:rPrChange w:id="7311" w:author="Dr Mamadou SANOGO" w:date="2023-10-25T18:15:00Z">
              <w:rPr>
                <w:rFonts w:ascii="Arial" w:hAnsi="Arial" w:cs="Arial"/>
                <w:u w:val="single"/>
              </w:rPr>
            </w:rPrChange>
          </w:rPr>
          <w:t xml:space="preserve">Le Directeur Général </w:t>
        </w:r>
      </w:ins>
    </w:p>
    <w:p w14:paraId="5C2797B6" w14:textId="77777777" w:rsidR="008A0B1D" w:rsidRPr="007A4AFC" w:rsidRDefault="008A0B1D" w:rsidP="008A0B1D">
      <w:pPr>
        <w:ind w:left="5664"/>
        <w:rPr>
          <w:ins w:id="7312" w:author="Dr Mamadou SANOGO" w:date="2023-10-25T14:07:00Z"/>
          <w:rFonts w:ascii="Arial" w:hAnsi="Arial" w:cs="Arial"/>
          <w:color w:val="000000" w:themeColor="text1"/>
          <w:rPrChange w:id="7313" w:author="Dr Mamadou SANOGO" w:date="2023-10-25T18:15:00Z">
            <w:rPr>
              <w:ins w:id="7314" w:author="Dr Mamadou SANOGO" w:date="2023-10-25T14:07:00Z"/>
              <w:rFonts w:ascii="Arial" w:hAnsi="Arial" w:cs="Arial"/>
            </w:rPr>
          </w:rPrChange>
        </w:rPr>
      </w:pPr>
    </w:p>
    <w:p w14:paraId="75F4043F" w14:textId="77777777" w:rsidR="008A0B1D" w:rsidRPr="007A4AFC" w:rsidRDefault="008A0B1D" w:rsidP="008A0B1D">
      <w:pPr>
        <w:ind w:left="5664"/>
        <w:rPr>
          <w:ins w:id="7315" w:author="Dr Mamadou SANOGO" w:date="2023-10-25T14:07:00Z"/>
          <w:rFonts w:ascii="Arial" w:hAnsi="Arial" w:cs="Arial"/>
          <w:color w:val="000000" w:themeColor="text1"/>
          <w:rPrChange w:id="7316" w:author="Dr Mamadou SANOGO" w:date="2023-10-25T18:15:00Z">
            <w:rPr>
              <w:ins w:id="7317" w:author="Dr Mamadou SANOGO" w:date="2023-10-25T14:07:00Z"/>
              <w:rFonts w:ascii="Arial" w:hAnsi="Arial" w:cs="Arial"/>
            </w:rPr>
          </w:rPrChange>
        </w:rPr>
      </w:pPr>
    </w:p>
    <w:p w14:paraId="2D53CAA4" w14:textId="77777777" w:rsidR="008A0B1D" w:rsidRPr="007A4AFC" w:rsidRDefault="008A0B1D" w:rsidP="008A0B1D">
      <w:pPr>
        <w:ind w:left="5664"/>
        <w:rPr>
          <w:ins w:id="7318" w:author="Dr Mamadou SANOGO" w:date="2023-10-25T14:07:00Z"/>
          <w:rFonts w:ascii="Arial" w:hAnsi="Arial" w:cs="Arial"/>
          <w:color w:val="000000" w:themeColor="text1"/>
          <w:rPrChange w:id="7319" w:author="Dr Mamadou SANOGO" w:date="2023-10-25T18:15:00Z">
            <w:rPr>
              <w:ins w:id="7320" w:author="Dr Mamadou SANOGO" w:date="2023-10-25T14:07:00Z"/>
              <w:rFonts w:ascii="Arial" w:hAnsi="Arial" w:cs="Arial"/>
            </w:rPr>
          </w:rPrChange>
        </w:rPr>
      </w:pPr>
    </w:p>
    <w:p w14:paraId="0291C2D5" w14:textId="77777777" w:rsidR="008A0B1D" w:rsidRPr="007A4AFC" w:rsidRDefault="008A0B1D" w:rsidP="008A0B1D">
      <w:pPr>
        <w:ind w:left="5664"/>
        <w:rPr>
          <w:ins w:id="7321" w:author="Dr Mamadou SANOGO" w:date="2023-10-25T14:07:00Z"/>
          <w:rFonts w:ascii="Arial" w:hAnsi="Arial" w:cs="Arial"/>
          <w:color w:val="000000" w:themeColor="text1"/>
          <w:rPrChange w:id="7322" w:author="Dr Mamadou SANOGO" w:date="2023-10-25T18:15:00Z">
            <w:rPr>
              <w:ins w:id="7323" w:author="Dr Mamadou SANOGO" w:date="2023-10-25T14:07:00Z"/>
              <w:rFonts w:ascii="Arial" w:hAnsi="Arial" w:cs="Arial"/>
            </w:rPr>
          </w:rPrChange>
        </w:rPr>
      </w:pPr>
    </w:p>
    <w:p w14:paraId="2CEC2345" w14:textId="48036BB2" w:rsidR="008A0B1D" w:rsidRPr="007A4AFC" w:rsidRDefault="006778CD">
      <w:pPr>
        <w:rPr>
          <w:ins w:id="7324" w:author="Dr Mamadou SANOGO" w:date="2023-10-25T14:07:00Z"/>
          <w:rFonts w:ascii="Arial" w:hAnsi="Arial" w:cs="Arial"/>
          <w:color w:val="000000" w:themeColor="text1"/>
          <w:rPrChange w:id="7325" w:author="Dr Mamadou SANOGO" w:date="2023-10-25T18:15:00Z">
            <w:rPr>
              <w:ins w:id="7326" w:author="Dr Mamadou SANOGO" w:date="2023-10-25T14:07:00Z"/>
              <w:rFonts w:ascii="Arial" w:hAnsi="Arial" w:cs="Arial"/>
            </w:rPr>
          </w:rPrChange>
        </w:rPr>
        <w:pPrChange w:id="7327" w:author="Dr Mamadou SANOGO" w:date="2023-10-27T14:02:00Z">
          <w:pPr>
            <w:ind w:left="5664"/>
          </w:pPr>
        </w:pPrChange>
      </w:pPr>
      <w:ins w:id="7328" w:author="Dr Mamadou SANOGO" w:date="2023-10-27T14:02:00Z">
        <w:r>
          <w:rPr>
            <w:rFonts w:ascii="Arial" w:hAnsi="Arial" w:cs="Arial"/>
            <w:b/>
            <w:bCs/>
            <w:color w:val="000000" w:themeColor="text1"/>
          </w:rPr>
          <w:t xml:space="preserve">                                                                                    </w:t>
        </w:r>
      </w:ins>
      <w:ins w:id="7329" w:author="Dr Mamadou SANOGO" w:date="2023-10-25T14:07:00Z">
        <w:r w:rsidR="008A0B1D" w:rsidRPr="007A4AFC">
          <w:rPr>
            <w:rFonts w:ascii="Arial" w:hAnsi="Arial" w:cs="Arial"/>
            <w:b/>
            <w:bCs/>
            <w:color w:val="000000" w:themeColor="text1"/>
            <w:rPrChange w:id="7330" w:author="Dr Mamadou SANOGO" w:date="2023-10-25T18:15:00Z">
              <w:rPr>
                <w:rFonts w:ascii="Arial" w:hAnsi="Arial" w:cs="Arial"/>
                <w:b/>
                <w:bCs/>
              </w:rPr>
            </w:rPrChange>
          </w:rPr>
          <w:t>Dr SANOGO Mamadou</w:t>
        </w:r>
      </w:ins>
    </w:p>
    <w:p w14:paraId="7A11E941" w14:textId="77777777" w:rsidR="008A0B1D" w:rsidRPr="007A4AFC" w:rsidRDefault="008A0B1D" w:rsidP="008A0B1D">
      <w:pPr>
        <w:rPr>
          <w:ins w:id="7331" w:author="Dr Mamadou SANOGO" w:date="2023-10-25T14:07:00Z"/>
          <w:rFonts w:ascii="Arial" w:hAnsi="Arial" w:cs="Arial"/>
          <w:color w:val="000000" w:themeColor="text1"/>
          <w:rPrChange w:id="7332" w:author="Dr Mamadou SANOGO" w:date="2023-10-25T18:15:00Z">
            <w:rPr>
              <w:ins w:id="7333" w:author="Dr Mamadou SANOGO" w:date="2023-10-25T14:07:00Z"/>
              <w:rFonts w:ascii="Arial" w:hAnsi="Arial" w:cs="Arial"/>
            </w:rPr>
          </w:rPrChange>
        </w:rPr>
      </w:pPr>
      <w:ins w:id="7334" w:author="Dr Mamadou SANOGO" w:date="2023-10-25T14:07:00Z">
        <w:r w:rsidRPr="007A4AFC">
          <w:rPr>
            <w:rFonts w:ascii="Arial" w:hAnsi="Arial" w:cs="Arial"/>
            <w:color w:val="000000" w:themeColor="text1"/>
            <w:rPrChange w:id="7335" w:author="Dr Mamadou SANOGO" w:date="2023-10-25T18:15:00Z">
              <w:rPr>
                <w:rFonts w:ascii="Arial" w:hAnsi="Arial" w:cs="Arial"/>
              </w:rPr>
            </w:rPrChange>
          </w:rPr>
          <w:t xml:space="preserve">         </w:t>
        </w:r>
      </w:ins>
    </w:p>
    <w:p w14:paraId="2A13B85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336" w:author="Dr Mamadou SANOGO" w:date="2023-10-25T18:15:00Z">
            <w:rPr>
              <w:color w:val="000000"/>
              <w:szCs w:val="24"/>
            </w:rPr>
          </w:rPrChange>
        </w:rPr>
      </w:pPr>
    </w:p>
    <w:p w14:paraId="3940B32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37" w:author="Dr Mamadou SANOGO" w:date="2023-10-25T18:15:00Z">
            <w:rPr>
              <w:color w:val="000000"/>
              <w:szCs w:val="24"/>
            </w:rPr>
          </w:rPrChange>
        </w:rPr>
      </w:pPr>
    </w:p>
    <w:p w14:paraId="0226F49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38" w:author="Dr Mamadou SANOGO" w:date="2023-10-25T18:15:00Z">
            <w:rPr>
              <w:color w:val="000000"/>
              <w:szCs w:val="24"/>
            </w:rPr>
          </w:rPrChange>
        </w:rPr>
      </w:pPr>
    </w:p>
    <w:p w14:paraId="2B82B2A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39" w:author="Dr Mamadou SANOGO" w:date="2023-10-25T18:15:00Z">
            <w:rPr>
              <w:color w:val="000000"/>
              <w:szCs w:val="24"/>
            </w:rPr>
          </w:rPrChange>
        </w:rPr>
      </w:pPr>
    </w:p>
    <w:p w14:paraId="4508B255" w14:textId="77777777" w:rsidR="008A0B1D" w:rsidRPr="007A4AFC" w:rsidRDefault="008A0B1D" w:rsidP="008A0B1D">
      <w:pPr>
        <w:shd w:val="clear" w:color="auto" w:fill="FFFFFF"/>
        <w:spacing w:line="240" w:lineRule="auto"/>
        <w:ind w:right="9"/>
        <w:jc w:val="center"/>
        <w:rPr>
          <w:ins w:id="7340" w:author="Dr Mamadou SANOGO" w:date="2023-10-25T14:08:00Z"/>
          <w:rFonts w:eastAsiaTheme="minorHAnsi"/>
          <w:b/>
          <w:color w:val="000000" w:themeColor="text1"/>
          <w:sz w:val="44"/>
          <w:lang w:eastAsia="en-US"/>
          <w:rPrChange w:id="7341" w:author="Dr Mamadou SANOGO" w:date="2023-10-25T18:15:00Z">
            <w:rPr>
              <w:ins w:id="7342" w:author="Dr Mamadou SANOGO" w:date="2023-10-25T14:08:00Z"/>
              <w:rFonts w:eastAsiaTheme="minorHAnsi"/>
              <w:b/>
              <w:sz w:val="44"/>
              <w:lang w:eastAsia="en-US"/>
            </w:rPr>
          </w:rPrChange>
        </w:rPr>
      </w:pPr>
    </w:p>
    <w:p w14:paraId="2CD6370A" w14:textId="77777777" w:rsidR="008A0B1D" w:rsidRPr="007A4AFC" w:rsidRDefault="008A0B1D" w:rsidP="008A0B1D">
      <w:pPr>
        <w:shd w:val="clear" w:color="auto" w:fill="FFFFFF"/>
        <w:spacing w:line="240" w:lineRule="auto"/>
        <w:ind w:right="9"/>
        <w:jc w:val="center"/>
        <w:rPr>
          <w:ins w:id="7343" w:author="Dr Mamadou SANOGO" w:date="2023-10-25T14:08:00Z"/>
          <w:rFonts w:eastAsiaTheme="minorHAnsi"/>
          <w:b/>
          <w:color w:val="000000" w:themeColor="text1"/>
          <w:sz w:val="44"/>
          <w:lang w:eastAsia="en-US"/>
          <w:rPrChange w:id="7344" w:author="Dr Mamadou SANOGO" w:date="2023-10-25T18:15:00Z">
            <w:rPr>
              <w:ins w:id="7345" w:author="Dr Mamadou SANOGO" w:date="2023-10-25T14:08:00Z"/>
              <w:rFonts w:eastAsiaTheme="minorHAnsi"/>
              <w:b/>
              <w:sz w:val="44"/>
              <w:lang w:eastAsia="en-US"/>
            </w:rPr>
          </w:rPrChange>
        </w:rPr>
      </w:pPr>
    </w:p>
    <w:p w14:paraId="14F0050A" w14:textId="77777777" w:rsidR="008A0B1D" w:rsidRPr="007A4AFC" w:rsidRDefault="008A0B1D" w:rsidP="008A0B1D">
      <w:pPr>
        <w:shd w:val="clear" w:color="auto" w:fill="FFFFFF"/>
        <w:spacing w:line="240" w:lineRule="auto"/>
        <w:ind w:right="9"/>
        <w:jc w:val="center"/>
        <w:rPr>
          <w:ins w:id="7346" w:author="Dr Mamadou SANOGO" w:date="2023-10-25T14:08:00Z"/>
          <w:rFonts w:eastAsiaTheme="minorHAnsi"/>
          <w:b/>
          <w:color w:val="000000" w:themeColor="text1"/>
          <w:sz w:val="44"/>
          <w:lang w:eastAsia="en-US"/>
          <w:rPrChange w:id="7347" w:author="Dr Mamadou SANOGO" w:date="2023-10-25T18:15:00Z">
            <w:rPr>
              <w:ins w:id="7348" w:author="Dr Mamadou SANOGO" w:date="2023-10-25T14:08:00Z"/>
              <w:rFonts w:eastAsiaTheme="minorHAnsi"/>
              <w:b/>
              <w:sz w:val="44"/>
              <w:lang w:eastAsia="en-US"/>
            </w:rPr>
          </w:rPrChange>
        </w:rPr>
      </w:pPr>
    </w:p>
    <w:p w14:paraId="0D000F15" w14:textId="77777777" w:rsidR="008A0B1D" w:rsidRPr="007A4AFC" w:rsidRDefault="008A0B1D" w:rsidP="008A0B1D">
      <w:pPr>
        <w:shd w:val="clear" w:color="auto" w:fill="FFFFFF"/>
        <w:spacing w:line="240" w:lineRule="auto"/>
        <w:ind w:right="9"/>
        <w:jc w:val="center"/>
        <w:rPr>
          <w:ins w:id="7349" w:author="Dr Mamadou SANOGO" w:date="2023-10-25T14:08:00Z"/>
          <w:rFonts w:eastAsiaTheme="minorHAnsi"/>
          <w:b/>
          <w:color w:val="000000" w:themeColor="text1"/>
          <w:sz w:val="44"/>
          <w:lang w:eastAsia="en-US"/>
          <w:rPrChange w:id="7350" w:author="Dr Mamadou SANOGO" w:date="2023-10-25T18:15:00Z">
            <w:rPr>
              <w:ins w:id="7351" w:author="Dr Mamadou SANOGO" w:date="2023-10-25T14:08:00Z"/>
              <w:rFonts w:eastAsiaTheme="minorHAnsi"/>
              <w:b/>
              <w:sz w:val="44"/>
              <w:lang w:eastAsia="en-US"/>
            </w:rPr>
          </w:rPrChange>
        </w:rPr>
      </w:pPr>
    </w:p>
    <w:p w14:paraId="1A687629" w14:textId="77777777" w:rsidR="008A0B1D" w:rsidRPr="007A4AFC" w:rsidRDefault="008A0B1D" w:rsidP="008A0B1D">
      <w:pPr>
        <w:shd w:val="clear" w:color="auto" w:fill="FFFFFF"/>
        <w:spacing w:line="240" w:lineRule="auto"/>
        <w:ind w:right="9"/>
        <w:jc w:val="center"/>
        <w:rPr>
          <w:ins w:id="7352" w:author="Dr Mamadou SANOGO" w:date="2023-10-25T14:08:00Z"/>
          <w:rFonts w:eastAsiaTheme="minorHAnsi"/>
          <w:b/>
          <w:color w:val="000000" w:themeColor="text1"/>
          <w:sz w:val="44"/>
          <w:lang w:eastAsia="en-US"/>
          <w:rPrChange w:id="7353" w:author="Dr Mamadou SANOGO" w:date="2023-10-25T18:15:00Z">
            <w:rPr>
              <w:ins w:id="7354" w:author="Dr Mamadou SANOGO" w:date="2023-10-25T14:08:00Z"/>
              <w:rFonts w:eastAsiaTheme="minorHAnsi"/>
              <w:b/>
              <w:sz w:val="44"/>
              <w:lang w:eastAsia="en-US"/>
            </w:rPr>
          </w:rPrChange>
        </w:rPr>
      </w:pPr>
    </w:p>
    <w:p w14:paraId="759E75FC" w14:textId="687EBDA0" w:rsidR="008A0B1D" w:rsidRDefault="008A0B1D" w:rsidP="008A0B1D">
      <w:pPr>
        <w:shd w:val="clear" w:color="auto" w:fill="FFFFFF"/>
        <w:ind w:right="9"/>
        <w:jc w:val="center"/>
        <w:rPr>
          <w:ins w:id="7355" w:author="Dr Mamadou SANOGO" w:date="2023-10-27T11:34:00Z"/>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ins w:id="7356" w:author="Dr Mamadou SANOGO" w:date="2023-10-27T11:34:00Z"/>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ins w:id="7357" w:author="Dr Mamadou SANOGO" w:date="2023-10-27T11:34:00Z"/>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ins w:id="7358" w:author="Dr Mamadou SANOGO" w:date="2023-10-27T11:34:00Z"/>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ins w:id="7359" w:author="Dr Mamadou SANOGO" w:date="2023-10-27T11:34:00Z"/>
          <w:rFonts w:eastAsiaTheme="minorHAnsi"/>
          <w:b/>
          <w:color w:val="000000" w:themeColor="text1"/>
          <w:sz w:val="44"/>
          <w:lang w:eastAsia="en-US"/>
        </w:rPr>
      </w:pPr>
    </w:p>
    <w:p w14:paraId="4F55BC8C" w14:textId="77777777" w:rsidR="00AD42F4" w:rsidRPr="007A4AFC" w:rsidRDefault="00AD42F4" w:rsidP="008A0B1D">
      <w:pPr>
        <w:shd w:val="clear" w:color="auto" w:fill="FFFFFF"/>
        <w:spacing w:line="240" w:lineRule="auto"/>
        <w:ind w:right="9"/>
        <w:jc w:val="center"/>
        <w:rPr>
          <w:ins w:id="7360" w:author="Dr Mamadou SANOGO" w:date="2023-10-25T14:08:00Z"/>
          <w:rFonts w:eastAsiaTheme="minorHAnsi"/>
          <w:b/>
          <w:color w:val="000000" w:themeColor="text1"/>
          <w:sz w:val="44"/>
          <w:lang w:eastAsia="en-US"/>
          <w:rPrChange w:id="7361" w:author="Dr Mamadou SANOGO" w:date="2023-10-25T18:15:00Z">
            <w:rPr>
              <w:ins w:id="7362" w:author="Dr Mamadou SANOGO" w:date="2023-10-25T14:08:00Z"/>
              <w:rFonts w:eastAsiaTheme="minorHAnsi"/>
              <w:b/>
              <w:sz w:val="44"/>
              <w:lang w:eastAsia="en-US"/>
            </w:rPr>
          </w:rPrChange>
        </w:rPr>
      </w:pPr>
    </w:p>
    <w:p w14:paraId="5FC75117" w14:textId="77777777" w:rsidR="008A0B1D" w:rsidRPr="007A4AFC" w:rsidRDefault="008A0B1D" w:rsidP="008A0B1D">
      <w:pPr>
        <w:shd w:val="clear" w:color="auto" w:fill="FFFFFF"/>
        <w:spacing w:line="240" w:lineRule="auto"/>
        <w:ind w:right="9"/>
        <w:jc w:val="center"/>
        <w:rPr>
          <w:ins w:id="7363" w:author="Dr Mamadou SANOGO" w:date="2023-10-25T14:08:00Z"/>
          <w:rFonts w:eastAsiaTheme="minorHAnsi"/>
          <w:b/>
          <w:color w:val="000000" w:themeColor="text1"/>
          <w:sz w:val="44"/>
          <w:lang w:eastAsia="en-US"/>
          <w:rPrChange w:id="7364" w:author="Dr Mamadou SANOGO" w:date="2023-10-25T18:15:00Z">
            <w:rPr>
              <w:ins w:id="7365" w:author="Dr Mamadou SANOGO" w:date="2023-10-25T14:08:00Z"/>
              <w:rFonts w:eastAsiaTheme="minorHAnsi"/>
              <w:b/>
              <w:sz w:val="44"/>
              <w:lang w:eastAsia="en-US"/>
            </w:rPr>
          </w:rPrChange>
        </w:rPr>
      </w:pPr>
    </w:p>
    <w:p w14:paraId="33485A65" w14:textId="7528C7D7" w:rsidR="008A0B1D" w:rsidRPr="007A4AFC" w:rsidRDefault="008A0B1D" w:rsidP="008A0B1D">
      <w:pPr>
        <w:shd w:val="clear" w:color="auto" w:fill="FFFFFF"/>
        <w:spacing w:line="240" w:lineRule="auto"/>
        <w:ind w:right="9"/>
        <w:jc w:val="center"/>
        <w:rPr>
          <w:ins w:id="7366" w:author="Dr Mamadou SANOGO" w:date="2023-10-25T14:08:00Z"/>
          <w:iCs/>
          <w:color w:val="000000" w:themeColor="text1"/>
        </w:rPr>
      </w:pPr>
      <w:ins w:id="7367" w:author="Dr Mamadou SANOGO" w:date="2023-10-25T14:08:00Z">
        <w:r w:rsidRPr="007A4AFC">
          <w:rPr>
            <w:rFonts w:eastAsiaTheme="minorHAnsi"/>
            <w:b/>
            <w:color w:val="000000" w:themeColor="text1"/>
            <w:sz w:val="44"/>
            <w:lang w:eastAsia="en-US"/>
            <w:rPrChange w:id="7368"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369" w:author="Dr Mamadou SANOGO" w:date="2023-10-25T18:15:00Z">
              <w:rPr>
                <w:rFonts w:eastAsiaTheme="minorHAnsi"/>
                <w:b/>
                <w:sz w:val="44"/>
                <w:lang w:eastAsia="en-US"/>
              </w:rPr>
            </w:rPrChange>
          </w:rPr>
          <w:t>00</w:t>
        </w:r>
      </w:ins>
      <w:ins w:id="7370" w:author="Dr Mamadou SANOGO" w:date="2023-10-25T14:12:00Z">
        <w:r w:rsidRPr="007A4AFC">
          <w:rPr>
            <w:rFonts w:eastAsiaTheme="minorHAnsi"/>
            <w:b/>
            <w:color w:val="000000" w:themeColor="text1"/>
            <w:sz w:val="44"/>
            <w:lang w:eastAsia="en-US"/>
            <w:rPrChange w:id="7371" w:author="Dr Mamadou SANOGO" w:date="2023-10-25T18:15:00Z">
              <w:rPr>
                <w:rFonts w:eastAsiaTheme="minorHAnsi"/>
                <w:b/>
                <w:sz w:val="44"/>
                <w:lang w:eastAsia="en-US"/>
              </w:rPr>
            </w:rPrChange>
          </w:rPr>
          <w:t>5</w:t>
        </w:r>
      </w:ins>
      <w:ins w:id="7372" w:author="Dr Mamadou SANOGO" w:date="2023-10-25T14:08:00Z">
        <w:r w:rsidRPr="007A4AFC">
          <w:rPr>
            <w:rFonts w:eastAsiaTheme="minorHAnsi"/>
            <w:b/>
            <w:color w:val="000000" w:themeColor="text1"/>
            <w:sz w:val="44"/>
            <w:lang w:eastAsia="en-US"/>
            <w:rPrChange w:id="7373"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374" w:author="Dr Mamadou SANOGO" w:date="2023-10-25T18:15:00Z">
              <w:rPr>
                <w:rFonts w:eastAsiaTheme="minorHAnsi"/>
                <w:b/>
                <w:sz w:val="44"/>
                <w:lang w:eastAsia="en-US"/>
              </w:rPr>
            </w:rPrChange>
          </w:rPr>
          <w:t xml:space="preserve"> </w:t>
        </w:r>
      </w:ins>
      <w:ins w:id="7375" w:author="Dr Mamadou SANOGO" w:date="2023-10-25T14:12:00Z">
        <w:r w:rsidRPr="007A4AFC">
          <w:rPr>
            <w:rFonts w:eastAsiaTheme="minorHAnsi"/>
            <w:b/>
            <w:color w:val="000000" w:themeColor="text1"/>
            <w:sz w:val="44"/>
            <w:lang w:eastAsia="en-US"/>
            <w:rPrChange w:id="7376" w:author="Dr Mamadou SANOGO" w:date="2023-10-25T18:15:00Z">
              <w:rPr>
                <w:rFonts w:eastAsiaTheme="minorHAnsi"/>
                <w:b/>
                <w:sz w:val="44"/>
                <w:lang w:eastAsia="en-US"/>
              </w:rPr>
            </w:rPrChange>
          </w:rPr>
          <w:t>Registre de demande d’informations sur les formations</w:t>
        </w:r>
      </w:ins>
    </w:p>
    <w:p w14:paraId="500D84E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7" w:author="Dr Mamadou SANOGO" w:date="2023-10-25T18:15:00Z">
            <w:rPr>
              <w:color w:val="000000"/>
              <w:szCs w:val="24"/>
            </w:rPr>
          </w:rPrChange>
        </w:rPr>
      </w:pPr>
    </w:p>
    <w:p w14:paraId="31B115B2"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8" w:author="Dr Mamadou SANOGO" w:date="2023-10-25T18:15:00Z">
            <w:rPr>
              <w:color w:val="000000"/>
              <w:szCs w:val="24"/>
            </w:rPr>
          </w:rPrChange>
        </w:rPr>
      </w:pPr>
    </w:p>
    <w:p w14:paraId="719A1DD6"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9" w:author="Dr Mamadou SANOGO" w:date="2023-10-25T18:15:00Z">
            <w:rPr>
              <w:color w:val="000000"/>
              <w:szCs w:val="24"/>
            </w:rPr>
          </w:rPrChange>
        </w:rPr>
      </w:pPr>
    </w:p>
    <w:p w14:paraId="407782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80" w:author="Dr Mamadou SANOGO" w:date="2023-10-25T18:15:00Z">
            <w:rPr>
              <w:color w:val="000000"/>
              <w:szCs w:val="24"/>
            </w:rPr>
          </w:rPrChange>
        </w:rPr>
      </w:pPr>
    </w:p>
    <w:p w14:paraId="43CB725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81" w:author="Dr Mamadou SANOGO" w:date="2023-10-25T18:15:00Z">
            <w:rPr>
              <w:color w:val="000000"/>
              <w:szCs w:val="24"/>
            </w:rPr>
          </w:rPrChange>
        </w:rPr>
      </w:pPr>
    </w:p>
    <w:p w14:paraId="6EEE3ED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82" w:author="Dr Mamadou SANOGO" w:date="2023-10-25T18:15:00Z">
            <w:rPr>
              <w:color w:val="000000"/>
              <w:szCs w:val="24"/>
            </w:rPr>
          </w:rPrChange>
        </w:rPr>
      </w:pPr>
    </w:p>
    <w:p w14:paraId="44ED59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83" w:author="Dr Mamadou SANOGO" w:date="2023-10-25T18:15:00Z">
            <w:rPr>
              <w:color w:val="000000"/>
              <w:szCs w:val="24"/>
            </w:rPr>
          </w:rPrChange>
        </w:rPr>
      </w:pPr>
    </w:p>
    <w:p w14:paraId="6087DCC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84" w:author="Dr Mamadou SANOGO" w:date="2023-10-25T18:15:00Z">
            <w:rPr>
              <w:color w:val="000000"/>
              <w:szCs w:val="24"/>
            </w:rPr>
          </w:rPrChange>
        </w:rPr>
      </w:pPr>
    </w:p>
    <w:p w14:paraId="572D972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85" w:author="Dr Mamadou SANOGO" w:date="2023-10-25T18:15:00Z">
            <w:rPr>
              <w:color w:val="000000"/>
              <w:szCs w:val="24"/>
            </w:rPr>
          </w:rPrChange>
        </w:rPr>
      </w:pPr>
    </w:p>
    <w:p w14:paraId="0B0CC3B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86" w:author="Dr Mamadou SANOGO" w:date="2023-10-25T18:15:00Z">
            <w:rPr>
              <w:color w:val="000000"/>
              <w:szCs w:val="24"/>
            </w:rPr>
          </w:rPrChange>
        </w:rPr>
      </w:pPr>
    </w:p>
    <w:p w14:paraId="03BCB8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87" w:author="Dr Mamadou SANOGO" w:date="2023-10-25T18:15:00Z">
            <w:rPr>
              <w:color w:val="000000"/>
              <w:szCs w:val="24"/>
            </w:rPr>
          </w:rPrChange>
        </w:rPr>
      </w:pPr>
    </w:p>
    <w:p w14:paraId="7A11B1A0"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88" w:author="Dr Mamadou SANOGO" w:date="2023-10-25T18:15:00Z">
            <w:rPr>
              <w:color w:val="000000"/>
              <w:szCs w:val="24"/>
            </w:rPr>
          </w:rPrChange>
        </w:rPr>
      </w:pPr>
    </w:p>
    <w:p w14:paraId="13D840A9" w14:textId="21755F6A" w:rsidR="00011374" w:rsidRPr="007A4AFC" w:rsidRDefault="00011374" w:rsidP="00011374">
      <w:pPr>
        <w:widowControl w:val="0"/>
        <w:autoSpaceDE w:val="0"/>
        <w:autoSpaceDN w:val="0"/>
        <w:adjustRightInd w:val="0"/>
        <w:spacing w:line="240" w:lineRule="auto"/>
        <w:ind w:right="9"/>
        <w:rPr>
          <w:ins w:id="7389" w:author="Dr Mamadou SANOGO" w:date="2023-10-25T14:08:00Z"/>
          <w:color w:val="000000" w:themeColor="text1"/>
          <w:szCs w:val="24"/>
          <w:rPrChange w:id="7390" w:author="Dr Mamadou SANOGO" w:date="2023-10-25T18:15:00Z">
            <w:rPr>
              <w:ins w:id="7391" w:author="Dr Mamadou SANOGO" w:date="2023-10-25T14:08:00Z"/>
              <w:color w:val="000000"/>
              <w:szCs w:val="24"/>
            </w:rPr>
          </w:rPrChange>
        </w:rPr>
      </w:pPr>
    </w:p>
    <w:p w14:paraId="2EDA3289" w14:textId="556B54DB" w:rsidR="008A0B1D" w:rsidRPr="007A4AFC" w:rsidRDefault="008A0B1D" w:rsidP="00011374">
      <w:pPr>
        <w:widowControl w:val="0"/>
        <w:autoSpaceDE w:val="0"/>
        <w:autoSpaceDN w:val="0"/>
        <w:adjustRightInd w:val="0"/>
        <w:spacing w:line="240" w:lineRule="auto"/>
        <w:ind w:right="9"/>
        <w:rPr>
          <w:ins w:id="7392" w:author="Dr Mamadou SANOGO" w:date="2023-10-25T14:08:00Z"/>
          <w:color w:val="000000" w:themeColor="text1"/>
          <w:szCs w:val="24"/>
          <w:rPrChange w:id="7393" w:author="Dr Mamadou SANOGO" w:date="2023-10-25T18:15:00Z">
            <w:rPr>
              <w:ins w:id="7394" w:author="Dr Mamadou SANOGO" w:date="2023-10-25T14:08:00Z"/>
              <w:color w:val="000000"/>
              <w:szCs w:val="24"/>
            </w:rPr>
          </w:rPrChange>
        </w:rPr>
      </w:pPr>
    </w:p>
    <w:p w14:paraId="11A333F9" w14:textId="13B29EF5" w:rsidR="008A0B1D" w:rsidRPr="007A4AFC" w:rsidRDefault="008A0B1D" w:rsidP="00011374">
      <w:pPr>
        <w:widowControl w:val="0"/>
        <w:autoSpaceDE w:val="0"/>
        <w:autoSpaceDN w:val="0"/>
        <w:adjustRightInd w:val="0"/>
        <w:spacing w:line="240" w:lineRule="auto"/>
        <w:ind w:right="9"/>
        <w:rPr>
          <w:ins w:id="7395" w:author="Dr Mamadou SANOGO" w:date="2023-10-25T14:08:00Z"/>
          <w:color w:val="000000" w:themeColor="text1"/>
          <w:szCs w:val="24"/>
          <w:rPrChange w:id="7396" w:author="Dr Mamadou SANOGO" w:date="2023-10-25T18:15:00Z">
            <w:rPr>
              <w:ins w:id="7397" w:author="Dr Mamadou SANOGO" w:date="2023-10-25T14:08:00Z"/>
              <w:color w:val="000000"/>
              <w:szCs w:val="24"/>
            </w:rPr>
          </w:rPrChange>
        </w:rPr>
      </w:pPr>
    </w:p>
    <w:p w14:paraId="4688CF22" w14:textId="79C41E53" w:rsidR="008A0B1D" w:rsidRPr="007A4AFC" w:rsidRDefault="008A0B1D" w:rsidP="00011374">
      <w:pPr>
        <w:widowControl w:val="0"/>
        <w:autoSpaceDE w:val="0"/>
        <w:autoSpaceDN w:val="0"/>
        <w:adjustRightInd w:val="0"/>
        <w:spacing w:line="240" w:lineRule="auto"/>
        <w:ind w:right="9"/>
        <w:rPr>
          <w:ins w:id="7398" w:author="Dr Mamadou SANOGO" w:date="2023-10-25T14:08:00Z"/>
          <w:color w:val="000000" w:themeColor="text1"/>
          <w:szCs w:val="24"/>
          <w:rPrChange w:id="7399" w:author="Dr Mamadou SANOGO" w:date="2023-10-25T18:15:00Z">
            <w:rPr>
              <w:ins w:id="7400" w:author="Dr Mamadou SANOGO" w:date="2023-10-25T14:08:00Z"/>
              <w:color w:val="000000"/>
              <w:szCs w:val="24"/>
            </w:rPr>
          </w:rPrChange>
        </w:rPr>
      </w:pPr>
    </w:p>
    <w:p w14:paraId="73CC4019" w14:textId="58DA544B" w:rsidR="008A0B1D" w:rsidRPr="007A4AFC" w:rsidRDefault="008A0B1D" w:rsidP="00011374">
      <w:pPr>
        <w:widowControl w:val="0"/>
        <w:autoSpaceDE w:val="0"/>
        <w:autoSpaceDN w:val="0"/>
        <w:adjustRightInd w:val="0"/>
        <w:spacing w:line="240" w:lineRule="auto"/>
        <w:ind w:right="9"/>
        <w:rPr>
          <w:ins w:id="7401" w:author="Dr Mamadou SANOGO" w:date="2023-10-25T14:08:00Z"/>
          <w:color w:val="000000" w:themeColor="text1"/>
          <w:szCs w:val="24"/>
          <w:rPrChange w:id="7402" w:author="Dr Mamadou SANOGO" w:date="2023-10-25T18:15:00Z">
            <w:rPr>
              <w:ins w:id="7403" w:author="Dr Mamadou SANOGO" w:date="2023-10-25T14:08:00Z"/>
              <w:color w:val="000000"/>
              <w:szCs w:val="24"/>
            </w:rPr>
          </w:rPrChange>
        </w:rPr>
      </w:pPr>
    </w:p>
    <w:p w14:paraId="4AE09E9B" w14:textId="27196F99" w:rsidR="008A0B1D" w:rsidRPr="007A4AFC" w:rsidRDefault="008A0B1D" w:rsidP="00011374">
      <w:pPr>
        <w:widowControl w:val="0"/>
        <w:autoSpaceDE w:val="0"/>
        <w:autoSpaceDN w:val="0"/>
        <w:adjustRightInd w:val="0"/>
        <w:spacing w:line="240" w:lineRule="auto"/>
        <w:ind w:right="9"/>
        <w:rPr>
          <w:ins w:id="7404" w:author="Dr Mamadou SANOGO" w:date="2023-10-25T14:08:00Z"/>
          <w:color w:val="000000" w:themeColor="text1"/>
          <w:szCs w:val="24"/>
          <w:rPrChange w:id="7405" w:author="Dr Mamadou SANOGO" w:date="2023-10-25T18:15:00Z">
            <w:rPr>
              <w:ins w:id="7406" w:author="Dr Mamadou SANOGO" w:date="2023-10-25T14:08:00Z"/>
              <w:color w:val="000000"/>
              <w:szCs w:val="24"/>
            </w:rPr>
          </w:rPrChange>
        </w:rPr>
      </w:pPr>
    </w:p>
    <w:p w14:paraId="15DB0DC3" w14:textId="120728AA" w:rsidR="008A0B1D" w:rsidRPr="007A4AFC" w:rsidRDefault="008A0B1D" w:rsidP="00011374">
      <w:pPr>
        <w:widowControl w:val="0"/>
        <w:autoSpaceDE w:val="0"/>
        <w:autoSpaceDN w:val="0"/>
        <w:adjustRightInd w:val="0"/>
        <w:spacing w:line="240" w:lineRule="auto"/>
        <w:ind w:right="9"/>
        <w:rPr>
          <w:ins w:id="7407" w:author="Dr Mamadou SANOGO" w:date="2023-10-25T14:08:00Z"/>
          <w:color w:val="000000" w:themeColor="text1"/>
          <w:szCs w:val="24"/>
          <w:rPrChange w:id="7408" w:author="Dr Mamadou SANOGO" w:date="2023-10-25T18:15:00Z">
            <w:rPr>
              <w:ins w:id="7409" w:author="Dr Mamadou SANOGO" w:date="2023-10-25T14:08:00Z"/>
              <w:color w:val="000000"/>
              <w:szCs w:val="24"/>
            </w:rPr>
          </w:rPrChange>
        </w:rPr>
      </w:pPr>
    </w:p>
    <w:p w14:paraId="37AFB0D0" w14:textId="11AAB4DE" w:rsidR="008A0B1D" w:rsidRPr="007A4AFC" w:rsidRDefault="008A0B1D" w:rsidP="00011374">
      <w:pPr>
        <w:widowControl w:val="0"/>
        <w:autoSpaceDE w:val="0"/>
        <w:autoSpaceDN w:val="0"/>
        <w:adjustRightInd w:val="0"/>
        <w:spacing w:line="240" w:lineRule="auto"/>
        <w:ind w:right="9"/>
        <w:rPr>
          <w:ins w:id="7410" w:author="Dr Mamadou SANOGO" w:date="2023-10-25T14:08:00Z"/>
          <w:color w:val="000000" w:themeColor="text1"/>
          <w:szCs w:val="24"/>
          <w:rPrChange w:id="7411" w:author="Dr Mamadou SANOGO" w:date="2023-10-25T18:15:00Z">
            <w:rPr>
              <w:ins w:id="7412" w:author="Dr Mamadou SANOGO" w:date="2023-10-25T14:08:00Z"/>
              <w:color w:val="000000"/>
              <w:szCs w:val="24"/>
            </w:rPr>
          </w:rPrChange>
        </w:rPr>
      </w:pPr>
    </w:p>
    <w:p w14:paraId="5CE96929" w14:textId="29C8F38C" w:rsidR="008A0B1D" w:rsidRPr="007A4AFC" w:rsidRDefault="008A0B1D" w:rsidP="00011374">
      <w:pPr>
        <w:widowControl w:val="0"/>
        <w:autoSpaceDE w:val="0"/>
        <w:autoSpaceDN w:val="0"/>
        <w:adjustRightInd w:val="0"/>
        <w:spacing w:line="240" w:lineRule="auto"/>
        <w:ind w:right="9"/>
        <w:rPr>
          <w:ins w:id="7413" w:author="Dr Mamadou SANOGO" w:date="2023-10-25T14:08:00Z"/>
          <w:color w:val="000000" w:themeColor="text1"/>
          <w:szCs w:val="24"/>
          <w:rPrChange w:id="7414" w:author="Dr Mamadou SANOGO" w:date="2023-10-25T18:15:00Z">
            <w:rPr>
              <w:ins w:id="7415" w:author="Dr Mamadou SANOGO" w:date="2023-10-25T14:08:00Z"/>
              <w:color w:val="000000"/>
              <w:szCs w:val="24"/>
            </w:rPr>
          </w:rPrChange>
        </w:rPr>
      </w:pPr>
    </w:p>
    <w:p w14:paraId="1D3406B9" w14:textId="57B7CDFF" w:rsidR="008A0B1D" w:rsidRPr="007A4AFC" w:rsidRDefault="008A0B1D" w:rsidP="00011374">
      <w:pPr>
        <w:widowControl w:val="0"/>
        <w:autoSpaceDE w:val="0"/>
        <w:autoSpaceDN w:val="0"/>
        <w:adjustRightInd w:val="0"/>
        <w:spacing w:line="240" w:lineRule="auto"/>
        <w:ind w:right="9"/>
        <w:rPr>
          <w:ins w:id="7416" w:author="Dr Mamadou SANOGO" w:date="2023-10-25T14:08:00Z"/>
          <w:color w:val="000000" w:themeColor="text1"/>
          <w:szCs w:val="24"/>
          <w:rPrChange w:id="7417" w:author="Dr Mamadou SANOGO" w:date="2023-10-25T18:15:00Z">
            <w:rPr>
              <w:ins w:id="7418" w:author="Dr Mamadou SANOGO" w:date="2023-10-25T14:08:00Z"/>
              <w:color w:val="000000"/>
              <w:szCs w:val="24"/>
            </w:rPr>
          </w:rPrChange>
        </w:rPr>
      </w:pPr>
    </w:p>
    <w:p w14:paraId="41669264" w14:textId="070F7C44" w:rsidR="008A0B1D" w:rsidRPr="007A4AFC" w:rsidRDefault="008A0B1D" w:rsidP="00011374">
      <w:pPr>
        <w:widowControl w:val="0"/>
        <w:autoSpaceDE w:val="0"/>
        <w:autoSpaceDN w:val="0"/>
        <w:adjustRightInd w:val="0"/>
        <w:spacing w:line="240" w:lineRule="auto"/>
        <w:ind w:right="9"/>
        <w:rPr>
          <w:ins w:id="7419" w:author="Dr Mamadou SANOGO" w:date="2023-10-25T14:08:00Z"/>
          <w:color w:val="000000" w:themeColor="text1"/>
          <w:szCs w:val="24"/>
          <w:rPrChange w:id="7420" w:author="Dr Mamadou SANOGO" w:date="2023-10-25T18:15:00Z">
            <w:rPr>
              <w:ins w:id="7421" w:author="Dr Mamadou SANOGO" w:date="2023-10-25T14:08:00Z"/>
              <w:color w:val="000000"/>
              <w:szCs w:val="24"/>
            </w:rPr>
          </w:rPrChange>
        </w:rPr>
      </w:pPr>
    </w:p>
    <w:p w14:paraId="781EFC17" w14:textId="45B80742" w:rsidR="008A0B1D" w:rsidRPr="007A4AFC" w:rsidRDefault="008A0B1D" w:rsidP="00011374">
      <w:pPr>
        <w:widowControl w:val="0"/>
        <w:autoSpaceDE w:val="0"/>
        <w:autoSpaceDN w:val="0"/>
        <w:adjustRightInd w:val="0"/>
        <w:spacing w:line="240" w:lineRule="auto"/>
        <w:ind w:right="9"/>
        <w:rPr>
          <w:ins w:id="7422" w:author="Dr Mamadou SANOGO" w:date="2023-10-25T14:08:00Z"/>
          <w:color w:val="000000" w:themeColor="text1"/>
          <w:szCs w:val="24"/>
          <w:rPrChange w:id="7423" w:author="Dr Mamadou SANOGO" w:date="2023-10-25T18:15:00Z">
            <w:rPr>
              <w:ins w:id="7424" w:author="Dr Mamadou SANOGO" w:date="2023-10-25T14:08:00Z"/>
              <w:color w:val="000000"/>
              <w:szCs w:val="24"/>
            </w:rPr>
          </w:rPrChange>
        </w:rPr>
      </w:pPr>
    </w:p>
    <w:p w14:paraId="3FFB54E1" w14:textId="595A0911" w:rsidR="008A0B1D" w:rsidRPr="007A4AFC" w:rsidRDefault="008A0B1D" w:rsidP="00011374">
      <w:pPr>
        <w:widowControl w:val="0"/>
        <w:autoSpaceDE w:val="0"/>
        <w:autoSpaceDN w:val="0"/>
        <w:adjustRightInd w:val="0"/>
        <w:spacing w:line="240" w:lineRule="auto"/>
        <w:ind w:right="9"/>
        <w:rPr>
          <w:ins w:id="7425" w:author="Dr Mamadou SANOGO" w:date="2023-10-25T14:08:00Z"/>
          <w:color w:val="000000" w:themeColor="text1"/>
          <w:szCs w:val="24"/>
          <w:rPrChange w:id="7426" w:author="Dr Mamadou SANOGO" w:date="2023-10-25T18:15:00Z">
            <w:rPr>
              <w:ins w:id="7427" w:author="Dr Mamadou SANOGO" w:date="2023-10-25T14:08:00Z"/>
              <w:color w:val="000000"/>
              <w:szCs w:val="24"/>
            </w:rPr>
          </w:rPrChange>
        </w:rPr>
      </w:pPr>
    </w:p>
    <w:p w14:paraId="6E1AC17E" w14:textId="25D317BE" w:rsidR="008A0B1D" w:rsidRPr="007A4AFC" w:rsidRDefault="008A0B1D" w:rsidP="00011374">
      <w:pPr>
        <w:widowControl w:val="0"/>
        <w:autoSpaceDE w:val="0"/>
        <w:autoSpaceDN w:val="0"/>
        <w:adjustRightInd w:val="0"/>
        <w:spacing w:line="240" w:lineRule="auto"/>
        <w:ind w:right="9"/>
        <w:rPr>
          <w:ins w:id="7428" w:author="Dr Mamadou SANOGO" w:date="2023-10-25T14:08:00Z"/>
          <w:color w:val="000000" w:themeColor="text1"/>
          <w:szCs w:val="24"/>
          <w:rPrChange w:id="7429" w:author="Dr Mamadou SANOGO" w:date="2023-10-25T18:15:00Z">
            <w:rPr>
              <w:ins w:id="7430" w:author="Dr Mamadou SANOGO" w:date="2023-10-25T14:08:00Z"/>
              <w:color w:val="000000"/>
              <w:szCs w:val="24"/>
            </w:rPr>
          </w:rPrChange>
        </w:rPr>
      </w:pPr>
    </w:p>
    <w:p w14:paraId="2E42A46C" w14:textId="6CA1EBDE" w:rsidR="008A0B1D" w:rsidRPr="007A4AFC" w:rsidRDefault="008A0B1D" w:rsidP="00011374">
      <w:pPr>
        <w:widowControl w:val="0"/>
        <w:autoSpaceDE w:val="0"/>
        <w:autoSpaceDN w:val="0"/>
        <w:adjustRightInd w:val="0"/>
        <w:spacing w:line="240" w:lineRule="auto"/>
        <w:ind w:right="9"/>
        <w:rPr>
          <w:ins w:id="7431" w:author="Dr Mamadou SANOGO" w:date="2023-10-25T14:08:00Z"/>
          <w:color w:val="000000" w:themeColor="text1"/>
          <w:szCs w:val="24"/>
          <w:rPrChange w:id="7432" w:author="Dr Mamadou SANOGO" w:date="2023-10-25T18:15:00Z">
            <w:rPr>
              <w:ins w:id="7433" w:author="Dr Mamadou SANOGO" w:date="2023-10-25T14:08:00Z"/>
              <w:color w:val="000000"/>
              <w:szCs w:val="24"/>
            </w:rPr>
          </w:rPrChange>
        </w:rPr>
      </w:pPr>
    </w:p>
    <w:p w14:paraId="1AE28D73" w14:textId="2751636B" w:rsidR="008A0B1D" w:rsidRPr="007A4AFC" w:rsidRDefault="008A0B1D" w:rsidP="00011374">
      <w:pPr>
        <w:widowControl w:val="0"/>
        <w:autoSpaceDE w:val="0"/>
        <w:autoSpaceDN w:val="0"/>
        <w:adjustRightInd w:val="0"/>
        <w:spacing w:line="240" w:lineRule="auto"/>
        <w:ind w:right="9"/>
        <w:rPr>
          <w:ins w:id="7434" w:author="Dr Mamadou SANOGO" w:date="2023-10-25T14:08:00Z"/>
          <w:color w:val="000000" w:themeColor="text1"/>
          <w:szCs w:val="24"/>
          <w:rPrChange w:id="7435" w:author="Dr Mamadou SANOGO" w:date="2023-10-25T18:15:00Z">
            <w:rPr>
              <w:ins w:id="7436" w:author="Dr Mamadou SANOGO" w:date="2023-10-25T14:08:00Z"/>
              <w:color w:val="000000"/>
              <w:szCs w:val="24"/>
            </w:rPr>
          </w:rPrChange>
        </w:rPr>
      </w:pPr>
    </w:p>
    <w:p w14:paraId="302999C0" w14:textId="63C7EDD1" w:rsidR="008A0B1D" w:rsidRPr="007A4AFC" w:rsidDel="00AD42F4" w:rsidRDefault="008A0B1D" w:rsidP="00011374">
      <w:pPr>
        <w:widowControl w:val="0"/>
        <w:autoSpaceDE w:val="0"/>
        <w:autoSpaceDN w:val="0"/>
        <w:adjustRightInd w:val="0"/>
        <w:spacing w:line="240" w:lineRule="auto"/>
        <w:ind w:right="9"/>
        <w:rPr>
          <w:del w:id="7437" w:author="Dr Mamadou SANOGO" w:date="2023-10-27T11:34:00Z"/>
          <w:color w:val="000000" w:themeColor="text1"/>
          <w:szCs w:val="24"/>
          <w:rPrChange w:id="7438" w:author="Dr Mamadou SANOGO" w:date="2023-10-25T18:15:00Z">
            <w:rPr>
              <w:del w:id="7439" w:author="Dr Mamadou SANOGO" w:date="2023-10-27T11:34:00Z"/>
              <w:color w:val="000000"/>
              <w:szCs w:val="24"/>
            </w:rPr>
          </w:rPrChange>
        </w:rPr>
      </w:pPr>
    </w:p>
    <w:p w14:paraId="6A355ED8" w14:textId="574AE859" w:rsidR="00011374" w:rsidRPr="007A4AFC" w:rsidDel="00AD42F4" w:rsidRDefault="00011374" w:rsidP="00011374">
      <w:pPr>
        <w:widowControl w:val="0"/>
        <w:autoSpaceDE w:val="0"/>
        <w:autoSpaceDN w:val="0"/>
        <w:adjustRightInd w:val="0"/>
        <w:spacing w:line="240" w:lineRule="auto"/>
        <w:ind w:right="9"/>
        <w:rPr>
          <w:del w:id="7440" w:author="Dr Mamadou SANOGO" w:date="2023-10-27T11:34:00Z"/>
          <w:color w:val="000000" w:themeColor="text1"/>
          <w:szCs w:val="24"/>
          <w:rPrChange w:id="7441" w:author="Dr Mamadou SANOGO" w:date="2023-10-25T18:15:00Z">
            <w:rPr>
              <w:del w:id="7442" w:author="Dr Mamadou SANOGO" w:date="2023-10-27T11:34:00Z"/>
              <w:color w:val="000000"/>
              <w:szCs w:val="24"/>
            </w:rPr>
          </w:rPrChange>
        </w:rPr>
      </w:pPr>
    </w:p>
    <w:p w14:paraId="5F3962AF" w14:textId="4394286A" w:rsidR="008A0B1D" w:rsidRPr="007A4AFC" w:rsidRDefault="00A87F92" w:rsidP="00011374">
      <w:pPr>
        <w:widowControl w:val="0"/>
        <w:autoSpaceDE w:val="0"/>
        <w:autoSpaceDN w:val="0"/>
        <w:adjustRightInd w:val="0"/>
        <w:spacing w:line="240" w:lineRule="auto"/>
        <w:ind w:right="9"/>
        <w:rPr>
          <w:ins w:id="7443" w:author="Dr Mamadou SANOGO" w:date="2023-10-25T14:12:00Z"/>
          <w:color w:val="000000" w:themeColor="text1"/>
          <w:szCs w:val="24"/>
          <w:rPrChange w:id="7444" w:author="Dr Mamadou SANOGO" w:date="2023-10-25T18:15:00Z">
            <w:rPr>
              <w:ins w:id="7445" w:author="Dr Mamadou SANOGO" w:date="2023-10-25T14:12:00Z"/>
              <w:color w:val="000000"/>
              <w:szCs w:val="24"/>
            </w:rPr>
          </w:rPrChange>
        </w:rPr>
      </w:pPr>
      <w:ins w:id="7446" w:author="Dr Mamadou SANOGO" w:date="2023-10-25T14:24:00Z">
        <w:r w:rsidRPr="007A4AFC">
          <w:rPr>
            <w:noProof/>
            <w:color w:val="000000" w:themeColor="text1"/>
            <w:rPrChange w:id="7447" w:author="Dr Mamadou SANOGO" w:date="2023-10-25T18:15:00Z">
              <w:rPr>
                <w:noProof/>
              </w:rPr>
            </w:rPrChange>
          </w:rPr>
          <w:drawing>
            <wp:inline distT="0" distB="0" distL="0" distR="0" wp14:anchorId="1EBF670E" wp14:editId="12ECFF7F">
              <wp:extent cx="5850890" cy="85540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554085"/>
                      </a:xfrm>
                      <a:prstGeom prst="rect">
                        <a:avLst/>
                      </a:prstGeom>
                      <a:noFill/>
                      <a:ln>
                        <a:noFill/>
                      </a:ln>
                    </pic:spPr>
                  </pic:pic>
                </a:graphicData>
              </a:graphic>
            </wp:inline>
          </w:drawing>
        </w:r>
      </w:ins>
    </w:p>
    <w:p w14:paraId="4872B4DC" w14:textId="51624717" w:rsidR="008A0B1D" w:rsidRPr="007A4AFC" w:rsidRDefault="00A87F92" w:rsidP="008A0B1D">
      <w:pPr>
        <w:shd w:val="clear" w:color="auto" w:fill="FFFFFF"/>
        <w:spacing w:line="240" w:lineRule="auto"/>
        <w:ind w:right="9"/>
        <w:jc w:val="center"/>
        <w:rPr>
          <w:ins w:id="7448" w:author="Dr Mamadou SANOGO" w:date="2023-10-25T14:13:00Z"/>
          <w:rFonts w:eastAsiaTheme="minorHAnsi"/>
          <w:b/>
          <w:color w:val="000000" w:themeColor="text1"/>
          <w:sz w:val="44"/>
          <w:lang w:eastAsia="en-US"/>
          <w:rPrChange w:id="7449" w:author="Dr Mamadou SANOGO" w:date="2023-10-25T18:15:00Z">
            <w:rPr>
              <w:ins w:id="7450" w:author="Dr Mamadou SANOGO" w:date="2023-10-25T14:13:00Z"/>
              <w:rFonts w:eastAsiaTheme="minorHAnsi"/>
              <w:b/>
              <w:sz w:val="44"/>
              <w:lang w:eastAsia="en-US"/>
            </w:rPr>
          </w:rPrChange>
        </w:rPr>
      </w:pPr>
      <w:ins w:id="7451" w:author="Dr Mamadou SANOGO" w:date="2023-10-25T14:24:00Z">
        <w:r w:rsidRPr="007A4AFC">
          <w:rPr>
            <w:noProof/>
            <w:color w:val="000000" w:themeColor="text1"/>
            <w:rPrChange w:id="7452" w:author="Dr Mamadou SANOGO" w:date="2023-10-25T18:15:00Z">
              <w:rPr>
                <w:noProof/>
              </w:rPr>
            </w:rPrChange>
          </w:rPr>
          <w:lastRenderedPageBreak/>
          <w:drawing>
            <wp:inline distT="0" distB="0" distL="0" distR="0" wp14:anchorId="65DF511F" wp14:editId="524E71BF">
              <wp:extent cx="5850890" cy="852043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0890" cy="8520430"/>
                      </a:xfrm>
                      <a:prstGeom prst="rect">
                        <a:avLst/>
                      </a:prstGeom>
                      <a:noFill/>
                      <a:ln>
                        <a:noFill/>
                      </a:ln>
                    </pic:spPr>
                  </pic:pic>
                </a:graphicData>
              </a:graphic>
            </wp:inline>
          </w:drawing>
        </w:r>
      </w:ins>
    </w:p>
    <w:p w14:paraId="178D9953" w14:textId="77777777" w:rsidR="008A0B1D" w:rsidRPr="007A4AFC" w:rsidRDefault="008A0B1D" w:rsidP="008A0B1D">
      <w:pPr>
        <w:shd w:val="clear" w:color="auto" w:fill="FFFFFF"/>
        <w:spacing w:line="240" w:lineRule="auto"/>
        <w:ind w:right="9"/>
        <w:jc w:val="center"/>
        <w:rPr>
          <w:ins w:id="7453" w:author="Dr Mamadou SANOGO" w:date="2023-10-25T14:13:00Z"/>
          <w:rFonts w:eastAsiaTheme="minorHAnsi"/>
          <w:b/>
          <w:color w:val="000000" w:themeColor="text1"/>
          <w:sz w:val="44"/>
          <w:lang w:eastAsia="en-US"/>
          <w:rPrChange w:id="7454" w:author="Dr Mamadou SANOGO" w:date="2023-10-25T18:15:00Z">
            <w:rPr>
              <w:ins w:id="7455" w:author="Dr Mamadou SANOGO" w:date="2023-10-25T14:13:00Z"/>
              <w:rFonts w:eastAsiaTheme="minorHAnsi"/>
              <w:b/>
              <w:sz w:val="44"/>
              <w:lang w:eastAsia="en-US"/>
            </w:rPr>
          </w:rPrChange>
        </w:rPr>
      </w:pPr>
    </w:p>
    <w:p w14:paraId="51BC3CA5" w14:textId="77777777" w:rsidR="008A0B1D" w:rsidRPr="007A4AFC" w:rsidRDefault="008A0B1D">
      <w:pPr>
        <w:shd w:val="clear" w:color="auto" w:fill="FFFFFF"/>
        <w:spacing w:line="240" w:lineRule="auto"/>
        <w:ind w:right="9"/>
        <w:jc w:val="left"/>
        <w:rPr>
          <w:ins w:id="7456" w:author="Dr Mamadou SANOGO" w:date="2023-10-25T14:13:00Z"/>
          <w:rFonts w:eastAsiaTheme="minorHAnsi"/>
          <w:b/>
          <w:color w:val="000000" w:themeColor="text1"/>
          <w:sz w:val="44"/>
          <w:lang w:eastAsia="en-US"/>
          <w:rPrChange w:id="7457" w:author="Dr Mamadou SANOGO" w:date="2023-10-25T18:15:00Z">
            <w:rPr>
              <w:ins w:id="7458" w:author="Dr Mamadou SANOGO" w:date="2023-10-25T14:13:00Z"/>
              <w:rFonts w:eastAsiaTheme="minorHAnsi"/>
              <w:b/>
              <w:sz w:val="44"/>
              <w:lang w:eastAsia="en-US"/>
            </w:rPr>
          </w:rPrChange>
        </w:rPr>
        <w:pPrChange w:id="7459" w:author="Dr Mamadou SANOGO" w:date="2023-10-25T14:25:00Z">
          <w:pPr>
            <w:shd w:val="clear" w:color="auto" w:fill="FFFFFF"/>
            <w:spacing w:line="240" w:lineRule="auto"/>
            <w:ind w:right="9"/>
            <w:jc w:val="center"/>
          </w:pPr>
        </w:pPrChange>
      </w:pPr>
    </w:p>
    <w:p w14:paraId="10EEED1B" w14:textId="77777777" w:rsidR="008A0B1D" w:rsidRPr="007A4AFC" w:rsidRDefault="008A0B1D" w:rsidP="008A0B1D">
      <w:pPr>
        <w:shd w:val="clear" w:color="auto" w:fill="FFFFFF"/>
        <w:spacing w:line="240" w:lineRule="auto"/>
        <w:ind w:right="9"/>
        <w:jc w:val="center"/>
        <w:rPr>
          <w:ins w:id="7460" w:author="Dr Mamadou SANOGO" w:date="2023-10-25T14:13:00Z"/>
          <w:rFonts w:eastAsiaTheme="minorHAnsi"/>
          <w:b/>
          <w:color w:val="000000" w:themeColor="text1"/>
          <w:sz w:val="44"/>
          <w:lang w:eastAsia="en-US"/>
          <w:rPrChange w:id="7461" w:author="Dr Mamadou SANOGO" w:date="2023-10-25T18:15:00Z">
            <w:rPr>
              <w:ins w:id="7462" w:author="Dr Mamadou SANOGO" w:date="2023-10-25T14:13:00Z"/>
              <w:rFonts w:eastAsiaTheme="minorHAnsi"/>
              <w:b/>
              <w:sz w:val="44"/>
              <w:lang w:eastAsia="en-US"/>
            </w:rPr>
          </w:rPrChange>
        </w:rPr>
      </w:pPr>
    </w:p>
    <w:p w14:paraId="67C22558" w14:textId="77777777" w:rsidR="008A0B1D" w:rsidRPr="007A4AFC" w:rsidRDefault="008A0B1D" w:rsidP="008A0B1D">
      <w:pPr>
        <w:shd w:val="clear" w:color="auto" w:fill="FFFFFF"/>
        <w:spacing w:line="240" w:lineRule="auto"/>
        <w:ind w:right="9"/>
        <w:jc w:val="center"/>
        <w:rPr>
          <w:ins w:id="7463" w:author="Dr Mamadou SANOGO" w:date="2023-10-25T14:13:00Z"/>
          <w:rFonts w:eastAsiaTheme="minorHAnsi"/>
          <w:b/>
          <w:color w:val="000000" w:themeColor="text1"/>
          <w:sz w:val="44"/>
          <w:lang w:eastAsia="en-US"/>
          <w:rPrChange w:id="7464" w:author="Dr Mamadou SANOGO" w:date="2023-10-25T18:15:00Z">
            <w:rPr>
              <w:ins w:id="7465" w:author="Dr Mamadou SANOGO" w:date="2023-10-25T14:13:00Z"/>
              <w:rFonts w:eastAsiaTheme="minorHAnsi"/>
              <w:b/>
              <w:sz w:val="44"/>
              <w:lang w:eastAsia="en-US"/>
            </w:rPr>
          </w:rPrChange>
        </w:rPr>
      </w:pPr>
    </w:p>
    <w:p w14:paraId="7359BEEF" w14:textId="77777777" w:rsidR="008A0B1D" w:rsidRPr="007A4AFC" w:rsidRDefault="008A0B1D" w:rsidP="008A0B1D">
      <w:pPr>
        <w:shd w:val="clear" w:color="auto" w:fill="FFFFFF"/>
        <w:spacing w:line="240" w:lineRule="auto"/>
        <w:ind w:right="9"/>
        <w:jc w:val="center"/>
        <w:rPr>
          <w:ins w:id="7466" w:author="Dr Mamadou SANOGO" w:date="2023-10-25T14:13:00Z"/>
          <w:rFonts w:eastAsiaTheme="minorHAnsi"/>
          <w:b/>
          <w:color w:val="000000" w:themeColor="text1"/>
          <w:sz w:val="44"/>
          <w:lang w:eastAsia="en-US"/>
          <w:rPrChange w:id="7467" w:author="Dr Mamadou SANOGO" w:date="2023-10-25T18:15:00Z">
            <w:rPr>
              <w:ins w:id="7468" w:author="Dr Mamadou SANOGO" w:date="2023-10-25T14:13:00Z"/>
              <w:rFonts w:eastAsiaTheme="minorHAnsi"/>
              <w:b/>
              <w:sz w:val="44"/>
              <w:lang w:eastAsia="en-US"/>
            </w:rPr>
          </w:rPrChange>
        </w:rPr>
      </w:pPr>
    </w:p>
    <w:p w14:paraId="17C9304B" w14:textId="77777777" w:rsidR="008A0B1D" w:rsidRPr="007A4AFC" w:rsidRDefault="008A0B1D" w:rsidP="008A0B1D">
      <w:pPr>
        <w:shd w:val="clear" w:color="auto" w:fill="FFFFFF"/>
        <w:spacing w:line="240" w:lineRule="auto"/>
        <w:ind w:right="9"/>
        <w:jc w:val="center"/>
        <w:rPr>
          <w:ins w:id="7469" w:author="Dr Mamadou SANOGO" w:date="2023-10-25T14:13:00Z"/>
          <w:rFonts w:eastAsiaTheme="minorHAnsi"/>
          <w:b/>
          <w:color w:val="000000" w:themeColor="text1"/>
          <w:sz w:val="44"/>
          <w:lang w:eastAsia="en-US"/>
          <w:rPrChange w:id="7470" w:author="Dr Mamadou SANOGO" w:date="2023-10-25T18:15:00Z">
            <w:rPr>
              <w:ins w:id="7471" w:author="Dr Mamadou SANOGO" w:date="2023-10-25T14:13:00Z"/>
              <w:rFonts w:eastAsiaTheme="minorHAnsi"/>
              <w:b/>
              <w:sz w:val="44"/>
              <w:lang w:eastAsia="en-US"/>
            </w:rPr>
          </w:rPrChange>
        </w:rPr>
      </w:pPr>
    </w:p>
    <w:p w14:paraId="277A0F53" w14:textId="77777777" w:rsidR="008A0B1D" w:rsidRPr="007A4AFC" w:rsidRDefault="008A0B1D" w:rsidP="008A0B1D">
      <w:pPr>
        <w:shd w:val="clear" w:color="auto" w:fill="FFFFFF"/>
        <w:spacing w:line="240" w:lineRule="auto"/>
        <w:ind w:right="9"/>
        <w:jc w:val="center"/>
        <w:rPr>
          <w:ins w:id="7472" w:author="Dr Mamadou SANOGO" w:date="2023-10-25T14:13:00Z"/>
          <w:rFonts w:eastAsiaTheme="minorHAnsi"/>
          <w:b/>
          <w:color w:val="000000" w:themeColor="text1"/>
          <w:sz w:val="44"/>
          <w:lang w:eastAsia="en-US"/>
          <w:rPrChange w:id="7473" w:author="Dr Mamadou SANOGO" w:date="2023-10-25T18:15:00Z">
            <w:rPr>
              <w:ins w:id="7474" w:author="Dr Mamadou SANOGO" w:date="2023-10-25T14:13:00Z"/>
              <w:rFonts w:eastAsiaTheme="minorHAnsi"/>
              <w:b/>
              <w:sz w:val="44"/>
              <w:lang w:eastAsia="en-US"/>
            </w:rPr>
          </w:rPrChange>
        </w:rPr>
      </w:pPr>
    </w:p>
    <w:p w14:paraId="5160419D" w14:textId="77777777" w:rsidR="008A0B1D" w:rsidRPr="007A4AFC" w:rsidRDefault="008A0B1D" w:rsidP="008A0B1D">
      <w:pPr>
        <w:shd w:val="clear" w:color="auto" w:fill="FFFFFF"/>
        <w:spacing w:line="240" w:lineRule="auto"/>
        <w:ind w:right="9"/>
        <w:jc w:val="center"/>
        <w:rPr>
          <w:ins w:id="7475" w:author="Dr Mamadou SANOGO" w:date="2023-10-25T14:13:00Z"/>
          <w:rFonts w:eastAsiaTheme="minorHAnsi"/>
          <w:b/>
          <w:color w:val="000000" w:themeColor="text1"/>
          <w:sz w:val="44"/>
          <w:lang w:eastAsia="en-US"/>
          <w:rPrChange w:id="7476" w:author="Dr Mamadou SANOGO" w:date="2023-10-25T18:15:00Z">
            <w:rPr>
              <w:ins w:id="7477" w:author="Dr Mamadou SANOGO" w:date="2023-10-25T14:13:00Z"/>
              <w:rFonts w:eastAsiaTheme="minorHAnsi"/>
              <w:b/>
              <w:sz w:val="44"/>
              <w:lang w:eastAsia="en-US"/>
            </w:rPr>
          </w:rPrChange>
        </w:rPr>
      </w:pPr>
    </w:p>
    <w:p w14:paraId="23F78B52" w14:textId="77777777" w:rsidR="008A0B1D" w:rsidRPr="007A4AFC" w:rsidRDefault="008A0B1D" w:rsidP="008A0B1D">
      <w:pPr>
        <w:shd w:val="clear" w:color="auto" w:fill="FFFFFF"/>
        <w:spacing w:line="240" w:lineRule="auto"/>
        <w:ind w:right="9"/>
        <w:jc w:val="center"/>
        <w:rPr>
          <w:ins w:id="7478" w:author="Dr Mamadou SANOGO" w:date="2023-10-25T14:13:00Z"/>
          <w:rFonts w:eastAsiaTheme="minorHAnsi"/>
          <w:b/>
          <w:color w:val="000000" w:themeColor="text1"/>
          <w:sz w:val="44"/>
          <w:lang w:eastAsia="en-US"/>
          <w:rPrChange w:id="7479" w:author="Dr Mamadou SANOGO" w:date="2023-10-25T18:15:00Z">
            <w:rPr>
              <w:ins w:id="7480" w:author="Dr Mamadou SANOGO" w:date="2023-10-25T14:13:00Z"/>
              <w:rFonts w:eastAsiaTheme="minorHAnsi"/>
              <w:b/>
              <w:sz w:val="44"/>
              <w:lang w:eastAsia="en-US"/>
            </w:rPr>
          </w:rPrChange>
        </w:rPr>
      </w:pPr>
    </w:p>
    <w:p w14:paraId="3BB0EEBD" w14:textId="77777777" w:rsidR="008A0B1D" w:rsidRPr="007A4AFC" w:rsidRDefault="008A0B1D" w:rsidP="008A0B1D">
      <w:pPr>
        <w:shd w:val="clear" w:color="auto" w:fill="FFFFFF"/>
        <w:spacing w:line="240" w:lineRule="auto"/>
        <w:ind w:right="9"/>
        <w:jc w:val="center"/>
        <w:rPr>
          <w:ins w:id="7481" w:author="Dr Mamadou SANOGO" w:date="2023-10-25T14:13:00Z"/>
          <w:rFonts w:eastAsiaTheme="minorHAnsi"/>
          <w:b/>
          <w:color w:val="000000" w:themeColor="text1"/>
          <w:sz w:val="44"/>
          <w:lang w:eastAsia="en-US"/>
          <w:rPrChange w:id="7482" w:author="Dr Mamadou SANOGO" w:date="2023-10-25T18:15:00Z">
            <w:rPr>
              <w:ins w:id="7483" w:author="Dr Mamadou SANOGO" w:date="2023-10-25T14:13:00Z"/>
              <w:rFonts w:eastAsiaTheme="minorHAnsi"/>
              <w:b/>
              <w:sz w:val="44"/>
              <w:lang w:eastAsia="en-US"/>
            </w:rPr>
          </w:rPrChange>
        </w:rPr>
      </w:pPr>
    </w:p>
    <w:p w14:paraId="1E03C11A" w14:textId="77777777" w:rsidR="009727C1" w:rsidRPr="007A4AFC" w:rsidRDefault="009727C1">
      <w:pPr>
        <w:shd w:val="clear" w:color="auto" w:fill="FFFFFF"/>
        <w:spacing w:line="240" w:lineRule="auto"/>
        <w:ind w:right="9"/>
        <w:jc w:val="left"/>
        <w:rPr>
          <w:ins w:id="7484" w:author="Dr Mamadou SANOGO" w:date="2023-10-25T14:19:00Z"/>
          <w:rFonts w:eastAsiaTheme="minorHAnsi"/>
          <w:b/>
          <w:color w:val="000000" w:themeColor="text1"/>
          <w:sz w:val="44"/>
          <w:lang w:eastAsia="en-US"/>
          <w:rPrChange w:id="7485" w:author="Dr Mamadou SANOGO" w:date="2023-10-25T18:15:00Z">
            <w:rPr>
              <w:ins w:id="7486" w:author="Dr Mamadou SANOGO" w:date="2023-10-25T14:19:00Z"/>
              <w:rFonts w:eastAsiaTheme="minorHAnsi"/>
              <w:b/>
              <w:sz w:val="44"/>
              <w:lang w:eastAsia="en-US"/>
            </w:rPr>
          </w:rPrChange>
        </w:rPr>
        <w:pPrChange w:id="7487" w:author="Dr Mamadou SANOGO" w:date="2023-10-25T14:25:00Z">
          <w:pPr>
            <w:shd w:val="clear" w:color="auto" w:fill="FFFFFF"/>
            <w:spacing w:line="240" w:lineRule="auto"/>
            <w:ind w:right="9"/>
            <w:jc w:val="center"/>
          </w:pPr>
        </w:pPrChange>
      </w:pPr>
    </w:p>
    <w:p w14:paraId="614DA17B" w14:textId="44B8046F" w:rsidR="008A0B1D" w:rsidRPr="007A4AFC" w:rsidRDefault="008A0B1D" w:rsidP="008A0B1D">
      <w:pPr>
        <w:shd w:val="clear" w:color="auto" w:fill="FFFFFF"/>
        <w:spacing w:line="240" w:lineRule="auto"/>
        <w:ind w:right="9"/>
        <w:jc w:val="center"/>
        <w:rPr>
          <w:ins w:id="7488" w:author="Dr Mamadou SANOGO" w:date="2023-10-25T14:13:00Z"/>
          <w:rFonts w:eastAsiaTheme="minorHAnsi"/>
          <w:b/>
          <w:color w:val="000000" w:themeColor="text1"/>
          <w:sz w:val="44"/>
          <w:lang w:eastAsia="en-US"/>
          <w:rPrChange w:id="7489" w:author="Dr Mamadou SANOGO" w:date="2023-10-25T18:15:00Z">
            <w:rPr>
              <w:ins w:id="7490" w:author="Dr Mamadou SANOGO" w:date="2023-10-25T14:13:00Z"/>
              <w:rFonts w:eastAsiaTheme="minorHAnsi"/>
              <w:b/>
              <w:sz w:val="44"/>
              <w:lang w:eastAsia="en-US"/>
            </w:rPr>
          </w:rPrChange>
        </w:rPr>
      </w:pPr>
      <w:ins w:id="7491" w:author="Dr Mamadou SANOGO" w:date="2023-10-25T14:12:00Z">
        <w:r w:rsidRPr="007A4AFC">
          <w:rPr>
            <w:rFonts w:eastAsiaTheme="minorHAnsi"/>
            <w:b/>
            <w:color w:val="000000" w:themeColor="text1"/>
            <w:sz w:val="44"/>
            <w:lang w:eastAsia="en-US"/>
            <w:rPrChange w:id="7492"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493" w:author="Dr Mamadou SANOGO" w:date="2023-10-25T18:15:00Z">
              <w:rPr>
                <w:rFonts w:eastAsiaTheme="minorHAnsi"/>
                <w:b/>
                <w:sz w:val="44"/>
                <w:lang w:eastAsia="en-US"/>
              </w:rPr>
            </w:rPrChange>
          </w:rPr>
          <w:t>00</w:t>
        </w:r>
      </w:ins>
      <w:ins w:id="7494" w:author="Dr Mamadou SANOGO" w:date="2023-10-25T14:15:00Z">
        <w:r w:rsidR="009727C1" w:rsidRPr="007A4AFC">
          <w:rPr>
            <w:rFonts w:eastAsiaTheme="minorHAnsi"/>
            <w:b/>
            <w:color w:val="000000" w:themeColor="text1"/>
            <w:sz w:val="44"/>
            <w:lang w:eastAsia="en-US"/>
            <w:rPrChange w:id="7495" w:author="Dr Mamadou SANOGO" w:date="2023-10-25T18:15:00Z">
              <w:rPr>
                <w:rFonts w:eastAsiaTheme="minorHAnsi"/>
                <w:b/>
                <w:sz w:val="44"/>
                <w:lang w:eastAsia="en-US"/>
              </w:rPr>
            </w:rPrChange>
          </w:rPr>
          <w:t>6</w:t>
        </w:r>
      </w:ins>
      <w:ins w:id="7496" w:author="Dr Mamadou SANOGO" w:date="2023-10-25T14:12:00Z">
        <w:r w:rsidRPr="007A4AFC">
          <w:rPr>
            <w:rFonts w:eastAsiaTheme="minorHAnsi"/>
            <w:b/>
            <w:color w:val="000000" w:themeColor="text1"/>
            <w:sz w:val="44"/>
            <w:lang w:eastAsia="en-US"/>
            <w:rPrChange w:id="7497"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498" w:author="Dr Mamadou SANOGO" w:date="2023-10-25T18:15:00Z">
              <w:rPr>
                <w:rFonts w:eastAsiaTheme="minorHAnsi"/>
                <w:b/>
                <w:sz w:val="44"/>
                <w:lang w:eastAsia="en-US"/>
              </w:rPr>
            </w:rPrChange>
          </w:rPr>
          <w:t xml:space="preserve"> </w:t>
        </w:r>
      </w:ins>
      <w:ins w:id="7499" w:author="Dr Mamadou SANOGO" w:date="2023-10-28T00:00:00Z">
        <w:r w:rsidR="00B43097">
          <w:rPr>
            <w:rFonts w:eastAsiaTheme="minorHAnsi"/>
            <w:b/>
            <w:color w:val="000000" w:themeColor="text1"/>
            <w:sz w:val="44"/>
            <w:lang w:eastAsia="en-US"/>
          </w:rPr>
          <w:t>Catalogue/</w:t>
        </w:r>
      </w:ins>
      <w:ins w:id="7500" w:author="Dr Mamadou SANOGO" w:date="2023-10-27T23:48:00Z">
        <w:r w:rsidR="00B43097">
          <w:rPr>
            <w:rFonts w:eastAsiaTheme="minorHAnsi"/>
            <w:b/>
            <w:color w:val="000000" w:themeColor="text1"/>
            <w:sz w:val="44"/>
            <w:lang w:eastAsia="en-US"/>
          </w:rPr>
          <w:t>F</w:t>
        </w:r>
      </w:ins>
      <w:ins w:id="7501" w:author="Dr Mamadou SANOGO" w:date="2023-10-25T14:19:00Z">
        <w:r w:rsidR="009727C1" w:rsidRPr="007A4AFC">
          <w:rPr>
            <w:rFonts w:eastAsiaTheme="minorHAnsi"/>
            <w:b/>
            <w:color w:val="000000" w:themeColor="text1"/>
            <w:sz w:val="44"/>
            <w:lang w:eastAsia="en-US"/>
            <w:rPrChange w:id="7502" w:author="Dr Mamadou SANOGO" w:date="2023-10-25T18:15:00Z">
              <w:rPr>
                <w:rFonts w:eastAsiaTheme="minorHAnsi"/>
                <w:b/>
                <w:sz w:val="44"/>
                <w:lang w:eastAsia="en-US"/>
              </w:rPr>
            </w:rPrChange>
          </w:rPr>
          <w:t>iche de renseignements</w:t>
        </w:r>
      </w:ins>
    </w:p>
    <w:p w14:paraId="2A37A008" w14:textId="26D49E65" w:rsidR="008A0B1D" w:rsidRPr="007A4AFC" w:rsidRDefault="008A0B1D" w:rsidP="008A0B1D">
      <w:pPr>
        <w:shd w:val="clear" w:color="auto" w:fill="FFFFFF"/>
        <w:spacing w:line="240" w:lineRule="auto"/>
        <w:ind w:right="9"/>
        <w:jc w:val="center"/>
        <w:rPr>
          <w:ins w:id="7503" w:author="Dr Mamadou SANOGO" w:date="2023-10-25T14:13:00Z"/>
          <w:rFonts w:eastAsiaTheme="minorHAnsi"/>
          <w:b/>
          <w:color w:val="000000" w:themeColor="text1"/>
          <w:sz w:val="44"/>
          <w:lang w:eastAsia="en-US"/>
          <w:rPrChange w:id="7504" w:author="Dr Mamadou SANOGO" w:date="2023-10-25T18:15:00Z">
            <w:rPr>
              <w:ins w:id="7505" w:author="Dr Mamadou SANOGO" w:date="2023-10-25T14:13:00Z"/>
              <w:rFonts w:eastAsiaTheme="minorHAnsi"/>
              <w:b/>
              <w:sz w:val="44"/>
              <w:lang w:eastAsia="en-US"/>
            </w:rPr>
          </w:rPrChange>
        </w:rPr>
      </w:pPr>
    </w:p>
    <w:p w14:paraId="45CD40BD" w14:textId="1AF40766" w:rsidR="008A0B1D" w:rsidRPr="007A4AFC" w:rsidRDefault="008A0B1D" w:rsidP="008A0B1D">
      <w:pPr>
        <w:shd w:val="clear" w:color="auto" w:fill="FFFFFF"/>
        <w:spacing w:line="240" w:lineRule="auto"/>
        <w:ind w:right="9"/>
        <w:jc w:val="center"/>
        <w:rPr>
          <w:ins w:id="7506" w:author="Dr Mamadou SANOGO" w:date="2023-10-25T14:13:00Z"/>
          <w:rFonts w:eastAsiaTheme="minorHAnsi"/>
          <w:b/>
          <w:color w:val="000000" w:themeColor="text1"/>
          <w:sz w:val="44"/>
          <w:lang w:eastAsia="en-US"/>
          <w:rPrChange w:id="7507" w:author="Dr Mamadou SANOGO" w:date="2023-10-25T18:15:00Z">
            <w:rPr>
              <w:ins w:id="7508" w:author="Dr Mamadou SANOGO" w:date="2023-10-25T14:13:00Z"/>
              <w:rFonts w:eastAsiaTheme="minorHAnsi"/>
              <w:b/>
              <w:sz w:val="44"/>
              <w:lang w:eastAsia="en-US"/>
            </w:rPr>
          </w:rPrChange>
        </w:rPr>
      </w:pPr>
    </w:p>
    <w:p w14:paraId="1ECC9B8A" w14:textId="0F8D5289" w:rsidR="008A0B1D" w:rsidRPr="007A4AFC" w:rsidRDefault="008A0B1D" w:rsidP="008A0B1D">
      <w:pPr>
        <w:shd w:val="clear" w:color="auto" w:fill="FFFFFF"/>
        <w:spacing w:line="240" w:lineRule="auto"/>
        <w:ind w:right="9"/>
        <w:jc w:val="center"/>
        <w:rPr>
          <w:ins w:id="7509" w:author="Dr Mamadou SANOGO" w:date="2023-10-25T14:13:00Z"/>
          <w:rFonts w:eastAsiaTheme="minorHAnsi"/>
          <w:b/>
          <w:color w:val="000000" w:themeColor="text1"/>
          <w:sz w:val="44"/>
          <w:lang w:eastAsia="en-US"/>
          <w:rPrChange w:id="7510" w:author="Dr Mamadou SANOGO" w:date="2023-10-25T18:15:00Z">
            <w:rPr>
              <w:ins w:id="7511" w:author="Dr Mamadou SANOGO" w:date="2023-10-25T14:13:00Z"/>
              <w:rFonts w:eastAsiaTheme="minorHAnsi"/>
              <w:b/>
              <w:sz w:val="44"/>
              <w:lang w:eastAsia="en-US"/>
            </w:rPr>
          </w:rPrChange>
        </w:rPr>
      </w:pPr>
    </w:p>
    <w:p w14:paraId="3BA410DC" w14:textId="5EA52C68" w:rsidR="008A0B1D" w:rsidRPr="007A4AFC" w:rsidRDefault="008A0B1D" w:rsidP="008A0B1D">
      <w:pPr>
        <w:shd w:val="clear" w:color="auto" w:fill="FFFFFF"/>
        <w:spacing w:line="240" w:lineRule="auto"/>
        <w:ind w:right="9"/>
        <w:jc w:val="center"/>
        <w:rPr>
          <w:ins w:id="7512" w:author="Dr Mamadou SANOGO" w:date="2023-10-25T14:13:00Z"/>
          <w:rFonts w:eastAsiaTheme="minorHAnsi"/>
          <w:b/>
          <w:color w:val="000000" w:themeColor="text1"/>
          <w:sz w:val="44"/>
          <w:lang w:eastAsia="en-US"/>
          <w:rPrChange w:id="7513" w:author="Dr Mamadou SANOGO" w:date="2023-10-25T18:15:00Z">
            <w:rPr>
              <w:ins w:id="7514" w:author="Dr Mamadou SANOGO" w:date="2023-10-25T14:13:00Z"/>
              <w:rFonts w:eastAsiaTheme="minorHAnsi"/>
              <w:b/>
              <w:sz w:val="44"/>
              <w:lang w:eastAsia="en-US"/>
            </w:rPr>
          </w:rPrChange>
        </w:rPr>
      </w:pPr>
    </w:p>
    <w:p w14:paraId="01A56D93" w14:textId="3EAE731E" w:rsidR="008A0B1D" w:rsidRPr="007A4AFC" w:rsidRDefault="008A0B1D" w:rsidP="008A0B1D">
      <w:pPr>
        <w:shd w:val="clear" w:color="auto" w:fill="FFFFFF"/>
        <w:spacing w:line="240" w:lineRule="auto"/>
        <w:ind w:right="9"/>
        <w:jc w:val="center"/>
        <w:rPr>
          <w:ins w:id="7515" w:author="Dr Mamadou SANOGO" w:date="2023-10-25T14:13:00Z"/>
          <w:rFonts w:eastAsiaTheme="minorHAnsi"/>
          <w:b/>
          <w:color w:val="000000" w:themeColor="text1"/>
          <w:sz w:val="44"/>
          <w:lang w:eastAsia="en-US"/>
          <w:rPrChange w:id="7516" w:author="Dr Mamadou SANOGO" w:date="2023-10-25T18:15:00Z">
            <w:rPr>
              <w:ins w:id="7517" w:author="Dr Mamadou SANOGO" w:date="2023-10-25T14:13:00Z"/>
              <w:rFonts w:eastAsiaTheme="minorHAnsi"/>
              <w:b/>
              <w:sz w:val="44"/>
              <w:lang w:eastAsia="en-US"/>
            </w:rPr>
          </w:rPrChange>
        </w:rPr>
      </w:pPr>
    </w:p>
    <w:p w14:paraId="458309EF" w14:textId="33C87B3A" w:rsidR="008A0B1D" w:rsidRPr="007A4AFC" w:rsidRDefault="008A0B1D" w:rsidP="008A0B1D">
      <w:pPr>
        <w:shd w:val="clear" w:color="auto" w:fill="FFFFFF"/>
        <w:spacing w:line="240" w:lineRule="auto"/>
        <w:ind w:right="9"/>
        <w:jc w:val="center"/>
        <w:rPr>
          <w:ins w:id="7518" w:author="Dr Mamadou SANOGO" w:date="2023-10-25T14:13:00Z"/>
          <w:rFonts w:eastAsiaTheme="minorHAnsi"/>
          <w:b/>
          <w:color w:val="000000" w:themeColor="text1"/>
          <w:sz w:val="44"/>
          <w:lang w:eastAsia="en-US"/>
          <w:rPrChange w:id="7519" w:author="Dr Mamadou SANOGO" w:date="2023-10-25T18:15:00Z">
            <w:rPr>
              <w:ins w:id="7520" w:author="Dr Mamadou SANOGO" w:date="2023-10-25T14:13:00Z"/>
              <w:rFonts w:eastAsiaTheme="minorHAnsi"/>
              <w:b/>
              <w:sz w:val="44"/>
              <w:lang w:eastAsia="en-US"/>
            </w:rPr>
          </w:rPrChange>
        </w:rPr>
      </w:pPr>
    </w:p>
    <w:p w14:paraId="2D2C39C3" w14:textId="5BFBEE02" w:rsidR="008A0B1D" w:rsidRPr="007A4AFC" w:rsidRDefault="008A0B1D" w:rsidP="008A0B1D">
      <w:pPr>
        <w:shd w:val="clear" w:color="auto" w:fill="FFFFFF"/>
        <w:spacing w:line="240" w:lineRule="auto"/>
        <w:ind w:right="9"/>
        <w:jc w:val="center"/>
        <w:rPr>
          <w:ins w:id="7521" w:author="Dr Mamadou SANOGO" w:date="2023-10-25T14:13:00Z"/>
          <w:rFonts w:eastAsiaTheme="minorHAnsi"/>
          <w:b/>
          <w:color w:val="000000" w:themeColor="text1"/>
          <w:sz w:val="44"/>
          <w:lang w:eastAsia="en-US"/>
          <w:rPrChange w:id="7522" w:author="Dr Mamadou SANOGO" w:date="2023-10-25T18:15:00Z">
            <w:rPr>
              <w:ins w:id="7523" w:author="Dr Mamadou SANOGO" w:date="2023-10-25T14:13:00Z"/>
              <w:rFonts w:eastAsiaTheme="minorHAnsi"/>
              <w:b/>
              <w:sz w:val="44"/>
              <w:lang w:eastAsia="en-US"/>
            </w:rPr>
          </w:rPrChange>
        </w:rPr>
      </w:pPr>
    </w:p>
    <w:p w14:paraId="6AE6B810" w14:textId="2E8AEDFD" w:rsidR="008A0B1D" w:rsidRPr="007A4AFC" w:rsidRDefault="008A0B1D" w:rsidP="008A0B1D">
      <w:pPr>
        <w:shd w:val="clear" w:color="auto" w:fill="FFFFFF"/>
        <w:spacing w:line="240" w:lineRule="auto"/>
        <w:ind w:right="9"/>
        <w:jc w:val="center"/>
        <w:rPr>
          <w:ins w:id="7524" w:author="Dr Mamadou SANOGO" w:date="2023-10-25T14:13:00Z"/>
          <w:rFonts w:eastAsiaTheme="minorHAnsi"/>
          <w:b/>
          <w:color w:val="000000" w:themeColor="text1"/>
          <w:sz w:val="44"/>
          <w:lang w:eastAsia="en-US"/>
          <w:rPrChange w:id="7525" w:author="Dr Mamadou SANOGO" w:date="2023-10-25T18:15:00Z">
            <w:rPr>
              <w:ins w:id="7526" w:author="Dr Mamadou SANOGO" w:date="2023-10-25T14:13:00Z"/>
              <w:rFonts w:eastAsiaTheme="minorHAnsi"/>
              <w:b/>
              <w:sz w:val="44"/>
              <w:lang w:eastAsia="en-US"/>
            </w:rPr>
          </w:rPrChange>
        </w:rPr>
      </w:pPr>
    </w:p>
    <w:p w14:paraId="22D8C393" w14:textId="782F3889" w:rsidR="008A0B1D" w:rsidRPr="007A4AFC" w:rsidRDefault="008A0B1D" w:rsidP="008A0B1D">
      <w:pPr>
        <w:shd w:val="clear" w:color="auto" w:fill="FFFFFF"/>
        <w:spacing w:line="240" w:lineRule="auto"/>
        <w:ind w:right="9"/>
        <w:jc w:val="center"/>
        <w:rPr>
          <w:ins w:id="7527" w:author="Dr Mamadou SANOGO" w:date="2023-10-25T14:13:00Z"/>
          <w:rFonts w:eastAsiaTheme="minorHAnsi"/>
          <w:b/>
          <w:color w:val="000000" w:themeColor="text1"/>
          <w:sz w:val="44"/>
          <w:lang w:eastAsia="en-US"/>
          <w:rPrChange w:id="7528" w:author="Dr Mamadou SANOGO" w:date="2023-10-25T18:15:00Z">
            <w:rPr>
              <w:ins w:id="7529" w:author="Dr Mamadou SANOGO" w:date="2023-10-25T14:13:00Z"/>
              <w:rFonts w:eastAsiaTheme="minorHAnsi"/>
              <w:b/>
              <w:sz w:val="44"/>
              <w:lang w:eastAsia="en-US"/>
            </w:rPr>
          </w:rPrChange>
        </w:rPr>
      </w:pPr>
    </w:p>
    <w:p w14:paraId="4698D316" w14:textId="0757A063" w:rsidR="008A0B1D" w:rsidRPr="007A4AFC" w:rsidRDefault="008A0B1D" w:rsidP="008A0B1D">
      <w:pPr>
        <w:shd w:val="clear" w:color="auto" w:fill="FFFFFF"/>
        <w:spacing w:line="240" w:lineRule="auto"/>
        <w:ind w:right="9"/>
        <w:jc w:val="center"/>
        <w:rPr>
          <w:ins w:id="7530" w:author="Dr Mamadou SANOGO" w:date="2023-10-25T14:13:00Z"/>
          <w:rFonts w:eastAsiaTheme="minorHAnsi"/>
          <w:b/>
          <w:color w:val="000000" w:themeColor="text1"/>
          <w:sz w:val="44"/>
          <w:lang w:eastAsia="en-US"/>
          <w:rPrChange w:id="7531" w:author="Dr Mamadou SANOGO" w:date="2023-10-25T18:15:00Z">
            <w:rPr>
              <w:ins w:id="7532" w:author="Dr Mamadou SANOGO" w:date="2023-10-25T14:13:00Z"/>
              <w:rFonts w:eastAsiaTheme="minorHAnsi"/>
              <w:b/>
              <w:sz w:val="44"/>
              <w:lang w:eastAsia="en-US"/>
            </w:rPr>
          </w:rPrChange>
        </w:rPr>
      </w:pPr>
    </w:p>
    <w:p w14:paraId="47B0B3C8" w14:textId="24710713" w:rsidR="008A0B1D" w:rsidRPr="007A4AFC" w:rsidRDefault="008A0B1D" w:rsidP="008A0B1D">
      <w:pPr>
        <w:shd w:val="clear" w:color="auto" w:fill="FFFFFF"/>
        <w:spacing w:line="240" w:lineRule="auto"/>
        <w:ind w:right="9"/>
        <w:jc w:val="center"/>
        <w:rPr>
          <w:ins w:id="7533" w:author="Dr Mamadou SANOGO" w:date="2023-10-25T14:13:00Z"/>
          <w:rFonts w:eastAsiaTheme="minorHAnsi"/>
          <w:b/>
          <w:color w:val="000000" w:themeColor="text1"/>
          <w:sz w:val="44"/>
          <w:lang w:eastAsia="en-US"/>
          <w:rPrChange w:id="7534" w:author="Dr Mamadou SANOGO" w:date="2023-10-25T18:15:00Z">
            <w:rPr>
              <w:ins w:id="7535" w:author="Dr Mamadou SANOGO" w:date="2023-10-25T14:13:00Z"/>
              <w:rFonts w:eastAsiaTheme="minorHAnsi"/>
              <w:b/>
              <w:sz w:val="44"/>
              <w:lang w:eastAsia="en-US"/>
            </w:rPr>
          </w:rPrChange>
        </w:rPr>
      </w:pPr>
    </w:p>
    <w:p w14:paraId="1F292312" w14:textId="0D93675F" w:rsidR="008A0B1D" w:rsidRPr="007A4AFC" w:rsidRDefault="008A0B1D" w:rsidP="008A0B1D">
      <w:pPr>
        <w:shd w:val="clear" w:color="auto" w:fill="FFFFFF"/>
        <w:spacing w:line="240" w:lineRule="auto"/>
        <w:ind w:right="9"/>
        <w:jc w:val="center"/>
        <w:rPr>
          <w:ins w:id="7536" w:author="Dr Mamadou SANOGO" w:date="2023-10-25T14:13:00Z"/>
          <w:rFonts w:eastAsiaTheme="minorHAnsi"/>
          <w:b/>
          <w:color w:val="000000" w:themeColor="text1"/>
          <w:sz w:val="44"/>
          <w:lang w:eastAsia="en-US"/>
          <w:rPrChange w:id="7537" w:author="Dr Mamadou SANOGO" w:date="2023-10-25T18:15:00Z">
            <w:rPr>
              <w:ins w:id="7538" w:author="Dr Mamadou SANOGO" w:date="2023-10-25T14:13:00Z"/>
              <w:rFonts w:eastAsiaTheme="minorHAnsi"/>
              <w:b/>
              <w:sz w:val="44"/>
              <w:lang w:eastAsia="en-US"/>
            </w:rPr>
          </w:rPrChange>
        </w:rPr>
      </w:pPr>
    </w:p>
    <w:p w14:paraId="6AF158E3" w14:textId="776D7963" w:rsidR="008A0B1D" w:rsidRPr="007A4AFC" w:rsidRDefault="008A0B1D" w:rsidP="008A0B1D">
      <w:pPr>
        <w:shd w:val="clear" w:color="auto" w:fill="FFFFFF"/>
        <w:spacing w:line="240" w:lineRule="auto"/>
        <w:ind w:right="9"/>
        <w:jc w:val="center"/>
        <w:rPr>
          <w:ins w:id="7539" w:author="Dr Mamadou SANOGO" w:date="2023-10-25T14:13:00Z"/>
          <w:rFonts w:eastAsiaTheme="minorHAnsi"/>
          <w:b/>
          <w:color w:val="000000" w:themeColor="text1"/>
          <w:sz w:val="44"/>
          <w:lang w:eastAsia="en-US"/>
          <w:rPrChange w:id="7540" w:author="Dr Mamadou SANOGO" w:date="2023-10-25T18:15:00Z">
            <w:rPr>
              <w:ins w:id="7541" w:author="Dr Mamadou SANOGO" w:date="2023-10-25T14:13:00Z"/>
              <w:rFonts w:eastAsiaTheme="minorHAnsi"/>
              <w:b/>
              <w:sz w:val="44"/>
              <w:lang w:eastAsia="en-US"/>
            </w:rPr>
          </w:rPrChange>
        </w:rPr>
      </w:pPr>
    </w:p>
    <w:p w14:paraId="1F8E6EA2" w14:textId="6583201C" w:rsidR="008A0B1D" w:rsidRPr="007A4AFC" w:rsidRDefault="008A0B1D">
      <w:pPr>
        <w:shd w:val="clear" w:color="auto" w:fill="FFFFFF"/>
        <w:spacing w:line="240" w:lineRule="auto"/>
        <w:ind w:right="9"/>
        <w:rPr>
          <w:ins w:id="7542" w:author="Dr Mamadou SANOGO" w:date="2023-10-25T14:13:00Z"/>
          <w:rFonts w:eastAsiaTheme="minorHAnsi"/>
          <w:b/>
          <w:color w:val="000000" w:themeColor="text1"/>
          <w:sz w:val="44"/>
          <w:lang w:eastAsia="en-US"/>
          <w:rPrChange w:id="7543" w:author="Dr Mamadou SANOGO" w:date="2023-10-25T18:15:00Z">
            <w:rPr>
              <w:ins w:id="7544" w:author="Dr Mamadou SANOGO" w:date="2023-10-25T14:13:00Z"/>
              <w:rFonts w:eastAsiaTheme="minorHAnsi"/>
              <w:b/>
              <w:sz w:val="44"/>
              <w:lang w:eastAsia="en-US"/>
            </w:rPr>
          </w:rPrChange>
        </w:rPr>
        <w:pPrChange w:id="7545" w:author="Dr Mamadou SANOGO" w:date="2023-10-27T22:59:00Z">
          <w:pPr>
            <w:shd w:val="clear" w:color="auto" w:fill="FFFFFF"/>
            <w:spacing w:line="240" w:lineRule="auto"/>
            <w:ind w:right="9"/>
            <w:jc w:val="center"/>
          </w:pPr>
        </w:pPrChange>
      </w:pPr>
    </w:p>
    <w:p w14:paraId="204769D8" w14:textId="5F26992F" w:rsidR="008A0B1D" w:rsidRDefault="008A0B1D" w:rsidP="00803A8B">
      <w:pPr>
        <w:shd w:val="clear" w:color="auto" w:fill="FFFFFF"/>
        <w:spacing w:line="240" w:lineRule="auto"/>
        <w:ind w:right="9"/>
        <w:rPr>
          <w:ins w:id="7546" w:author="Dr Mamadou SANOGO" w:date="2023-10-28T00:01:00Z"/>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ins w:id="7547" w:author="Dr Mamadou SANOGO" w:date="2023-10-28T00:01:00Z"/>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ins w:id="7548" w:author="Dr Mamadou SANOGO" w:date="2023-10-28T00:01:00Z"/>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ins w:id="7549" w:author="Dr Mamadou SANOGO" w:date="2023-10-28T00:01:00Z"/>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ins w:id="7550" w:author="Dr Mamadou SANOGO" w:date="2023-10-28T00:01:00Z"/>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ins w:id="7551" w:author="Dr Mamadou SANOGO" w:date="2023-10-28T00:01:00Z"/>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ins w:id="7552" w:author="Dr Mamadou SANOGO" w:date="2023-10-28T00:01:00Z"/>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ins w:id="7553" w:author="Dr Mamadou SANOGO" w:date="2023-10-28T00:01:00Z"/>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ins w:id="7554" w:author="Dr Mamadou SANOGO" w:date="2023-10-28T00:01:00Z"/>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ins w:id="7555" w:author="Dr Mamadou SANOGO" w:date="2023-10-28T00:01:00Z"/>
          <w:rFonts w:eastAsiaTheme="minorHAnsi"/>
          <w:b/>
          <w:color w:val="000000" w:themeColor="text1"/>
          <w:sz w:val="44"/>
          <w:lang w:eastAsia="en-US"/>
        </w:rPr>
      </w:pPr>
    </w:p>
    <w:p w14:paraId="2A8FB80A" w14:textId="77777777" w:rsidR="00B43097" w:rsidRPr="007A4AFC" w:rsidRDefault="00B43097">
      <w:pPr>
        <w:shd w:val="clear" w:color="auto" w:fill="FFFFFF"/>
        <w:spacing w:line="240" w:lineRule="auto"/>
        <w:ind w:right="9"/>
        <w:rPr>
          <w:ins w:id="7556" w:author="Dr Mamadou SANOGO" w:date="2023-10-25T14:13:00Z"/>
          <w:rFonts w:eastAsiaTheme="minorHAnsi"/>
          <w:b/>
          <w:color w:val="000000" w:themeColor="text1"/>
          <w:sz w:val="44"/>
          <w:lang w:eastAsia="en-US"/>
          <w:rPrChange w:id="7557" w:author="Dr Mamadou SANOGO" w:date="2023-10-25T18:15:00Z">
            <w:rPr>
              <w:ins w:id="7558" w:author="Dr Mamadou SANOGO" w:date="2023-10-25T14:13:00Z"/>
              <w:rFonts w:eastAsiaTheme="minorHAnsi"/>
              <w:b/>
              <w:sz w:val="44"/>
              <w:lang w:eastAsia="en-US"/>
            </w:rPr>
          </w:rPrChange>
        </w:rPr>
        <w:pPrChange w:id="7559" w:author="Dr Mamadou SANOGO" w:date="2023-10-27T22:59:00Z">
          <w:pPr>
            <w:shd w:val="clear" w:color="auto" w:fill="FFFFFF"/>
            <w:spacing w:line="240" w:lineRule="auto"/>
            <w:ind w:right="9"/>
            <w:jc w:val="center"/>
          </w:pPr>
        </w:pPrChange>
      </w:pPr>
    </w:p>
    <w:p w14:paraId="498A7A18" w14:textId="1C951807" w:rsidR="008A0B1D" w:rsidRPr="007A4AFC" w:rsidRDefault="00A87F92" w:rsidP="008A0B1D">
      <w:pPr>
        <w:shd w:val="clear" w:color="auto" w:fill="FFFFFF"/>
        <w:spacing w:line="240" w:lineRule="auto"/>
        <w:ind w:right="9"/>
        <w:jc w:val="center"/>
        <w:rPr>
          <w:ins w:id="7560" w:author="Dr Mamadou SANOGO" w:date="2023-10-25T14:13:00Z"/>
          <w:rFonts w:eastAsiaTheme="minorHAnsi"/>
          <w:b/>
          <w:color w:val="000000" w:themeColor="text1"/>
          <w:sz w:val="44"/>
          <w:lang w:eastAsia="en-US"/>
          <w:rPrChange w:id="7561" w:author="Dr Mamadou SANOGO" w:date="2023-10-25T18:15:00Z">
            <w:rPr>
              <w:ins w:id="7562" w:author="Dr Mamadou SANOGO" w:date="2023-10-25T14:13:00Z"/>
              <w:rFonts w:eastAsiaTheme="minorHAnsi"/>
              <w:b/>
              <w:sz w:val="44"/>
              <w:lang w:eastAsia="en-US"/>
            </w:rPr>
          </w:rPrChange>
        </w:rPr>
      </w:pPr>
      <w:ins w:id="7563" w:author="Dr Mamadou SANOGO" w:date="2023-10-25T14:28:00Z">
        <w:r w:rsidRPr="007A4AFC">
          <w:rPr>
            <w:noProof/>
            <w:color w:val="000000" w:themeColor="text1"/>
            <w:rPrChange w:id="7564" w:author="Dr Mamadou SANOGO" w:date="2023-10-25T18:15:00Z">
              <w:rPr>
                <w:noProof/>
              </w:rPr>
            </w:rPrChange>
          </w:rPr>
          <w:lastRenderedPageBreak/>
          <w:drawing>
            <wp:inline distT="0" distB="0" distL="0" distR="0" wp14:anchorId="65E74EEE" wp14:editId="71CE79B0">
              <wp:extent cx="5850890" cy="82715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890" cy="8271510"/>
                      </a:xfrm>
                      <a:prstGeom prst="rect">
                        <a:avLst/>
                      </a:prstGeom>
                      <a:noFill/>
                      <a:ln>
                        <a:noFill/>
                      </a:ln>
                    </pic:spPr>
                  </pic:pic>
                </a:graphicData>
              </a:graphic>
            </wp:inline>
          </w:drawing>
        </w:r>
      </w:ins>
    </w:p>
    <w:p w14:paraId="4D5CE5B4" w14:textId="535FC9FB" w:rsidR="008A0B1D" w:rsidRPr="007A4AFC" w:rsidRDefault="008A0B1D" w:rsidP="008A0B1D">
      <w:pPr>
        <w:shd w:val="clear" w:color="auto" w:fill="FFFFFF"/>
        <w:spacing w:line="240" w:lineRule="auto"/>
        <w:ind w:right="9"/>
        <w:jc w:val="center"/>
        <w:rPr>
          <w:ins w:id="7565" w:author="Dr Mamadou SANOGO" w:date="2023-10-25T14:13:00Z"/>
          <w:rFonts w:eastAsiaTheme="minorHAnsi"/>
          <w:b/>
          <w:color w:val="000000" w:themeColor="text1"/>
          <w:sz w:val="44"/>
          <w:lang w:eastAsia="en-US"/>
          <w:rPrChange w:id="7566" w:author="Dr Mamadou SANOGO" w:date="2023-10-25T18:15:00Z">
            <w:rPr>
              <w:ins w:id="7567" w:author="Dr Mamadou SANOGO" w:date="2023-10-25T14:13:00Z"/>
              <w:rFonts w:eastAsiaTheme="minorHAnsi"/>
              <w:b/>
              <w:sz w:val="44"/>
              <w:lang w:eastAsia="en-US"/>
            </w:rPr>
          </w:rPrChange>
        </w:rPr>
      </w:pPr>
    </w:p>
    <w:p w14:paraId="1CD4864A" w14:textId="1F3282E6" w:rsidR="008A0B1D" w:rsidRPr="007A4AFC" w:rsidRDefault="008A0B1D" w:rsidP="008A0B1D">
      <w:pPr>
        <w:shd w:val="clear" w:color="auto" w:fill="FFFFFF"/>
        <w:spacing w:line="240" w:lineRule="auto"/>
        <w:ind w:right="9"/>
        <w:jc w:val="center"/>
        <w:rPr>
          <w:ins w:id="7568" w:author="Dr Mamadou SANOGO" w:date="2023-10-25T14:30:00Z"/>
          <w:iCs/>
          <w:color w:val="000000" w:themeColor="text1"/>
        </w:rPr>
      </w:pPr>
    </w:p>
    <w:p w14:paraId="6FD47EA7" w14:textId="79DC53B0" w:rsidR="00A87F92" w:rsidRPr="007A4AFC" w:rsidRDefault="00A87F92" w:rsidP="008A0B1D">
      <w:pPr>
        <w:shd w:val="clear" w:color="auto" w:fill="FFFFFF"/>
        <w:spacing w:line="240" w:lineRule="auto"/>
        <w:ind w:right="9"/>
        <w:jc w:val="center"/>
        <w:rPr>
          <w:ins w:id="7569" w:author="Dr Mamadou SANOGO" w:date="2023-10-25T14:30:00Z"/>
          <w:iCs/>
          <w:color w:val="000000" w:themeColor="text1"/>
        </w:rPr>
      </w:pPr>
    </w:p>
    <w:p w14:paraId="148382DF" w14:textId="323CF966" w:rsidR="00A87F92" w:rsidRPr="007A4AFC" w:rsidRDefault="00A87F92" w:rsidP="008A0B1D">
      <w:pPr>
        <w:shd w:val="clear" w:color="auto" w:fill="FFFFFF"/>
        <w:spacing w:line="240" w:lineRule="auto"/>
        <w:ind w:right="9"/>
        <w:jc w:val="center"/>
        <w:rPr>
          <w:ins w:id="7570" w:author="Dr Mamadou SANOGO" w:date="2023-10-25T14:30:00Z"/>
          <w:iCs/>
          <w:color w:val="000000" w:themeColor="text1"/>
        </w:rPr>
      </w:pPr>
    </w:p>
    <w:p w14:paraId="68389784" w14:textId="31B79847" w:rsidR="00A87F92" w:rsidRPr="007A4AFC" w:rsidRDefault="00A87F92" w:rsidP="008A0B1D">
      <w:pPr>
        <w:shd w:val="clear" w:color="auto" w:fill="FFFFFF"/>
        <w:spacing w:line="240" w:lineRule="auto"/>
        <w:ind w:right="9"/>
        <w:jc w:val="center"/>
        <w:rPr>
          <w:ins w:id="7571" w:author="Dr Mamadou SANOGO" w:date="2023-10-25T14:30:00Z"/>
          <w:iCs/>
          <w:color w:val="000000" w:themeColor="text1"/>
        </w:rPr>
      </w:pPr>
    </w:p>
    <w:p w14:paraId="6B5999FB" w14:textId="1784451F" w:rsidR="00A87F92" w:rsidRPr="007A4AFC" w:rsidRDefault="00A87F92" w:rsidP="008A0B1D">
      <w:pPr>
        <w:shd w:val="clear" w:color="auto" w:fill="FFFFFF"/>
        <w:spacing w:line="240" w:lineRule="auto"/>
        <w:ind w:right="9"/>
        <w:jc w:val="center"/>
        <w:rPr>
          <w:ins w:id="7572" w:author="Dr Mamadou SANOGO" w:date="2023-10-25T14:30:00Z"/>
          <w:iCs/>
          <w:color w:val="000000" w:themeColor="text1"/>
        </w:rPr>
      </w:pPr>
    </w:p>
    <w:p w14:paraId="485C7FC4" w14:textId="19F198CA" w:rsidR="00A87F92" w:rsidRPr="007A4AFC" w:rsidRDefault="00A87F92" w:rsidP="008A0B1D">
      <w:pPr>
        <w:shd w:val="clear" w:color="auto" w:fill="FFFFFF"/>
        <w:spacing w:line="240" w:lineRule="auto"/>
        <w:ind w:right="9"/>
        <w:jc w:val="center"/>
        <w:rPr>
          <w:ins w:id="7573" w:author="Dr Mamadou SANOGO" w:date="2023-10-25T14:30:00Z"/>
          <w:iCs/>
          <w:color w:val="000000" w:themeColor="text1"/>
        </w:rPr>
      </w:pPr>
    </w:p>
    <w:p w14:paraId="647F2CF6" w14:textId="35D25D8A" w:rsidR="00A87F92" w:rsidRPr="007A4AFC" w:rsidRDefault="00A87F92" w:rsidP="008A0B1D">
      <w:pPr>
        <w:shd w:val="clear" w:color="auto" w:fill="FFFFFF"/>
        <w:spacing w:line="240" w:lineRule="auto"/>
        <w:ind w:right="9"/>
        <w:jc w:val="center"/>
        <w:rPr>
          <w:ins w:id="7574" w:author="Dr Mamadou SANOGO" w:date="2023-10-25T14:30:00Z"/>
          <w:iCs/>
          <w:color w:val="000000" w:themeColor="text1"/>
        </w:rPr>
      </w:pPr>
    </w:p>
    <w:p w14:paraId="625B4043" w14:textId="77405017" w:rsidR="00A87F92" w:rsidRDefault="00A87F92" w:rsidP="008A0B1D">
      <w:pPr>
        <w:shd w:val="clear" w:color="auto" w:fill="FFFFFF"/>
        <w:spacing w:line="240" w:lineRule="auto"/>
        <w:ind w:right="9"/>
        <w:jc w:val="center"/>
        <w:rPr>
          <w:ins w:id="7575" w:author="Dr Mamadou SANOGO" w:date="2023-10-27T14:02:00Z"/>
          <w:iCs/>
          <w:color w:val="000000" w:themeColor="text1"/>
        </w:rPr>
      </w:pPr>
    </w:p>
    <w:p w14:paraId="794D8B06" w14:textId="71F6A23D" w:rsidR="006778CD" w:rsidRDefault="006778CD" w:rsidP="008A0B1D">
      <w:pPr>
        <w:shd w:val="clear" w:color="auto" w:fill="FFFFFF"/>
        <w:spacing w:line="240" w:lineRule="auto"/>
        <w:ind w:right="9"/>
        <w:jc w:val="center"/>
        <w:rPr>
          <w:ins w:id="7576" w:author="Dr Mamadou SANOGO" w:date="2023-10-27T14:02:00Z"/>
          <w:iCs/>
          <w:color w:val="000000" w:themeColor="text1"/>
        </w:rPr>
      </w:pPr>
    </w:p>
    <w:p w14:paraId="1DBAEB09" w14:textId="30795E70" w:rsidR="006778CD" w:rsidRDefault="006778CD" w:rsidP="008A0B1D">
      <w:pPr>
        <w:shd w:val="clear" w:color="auto" w:fill="FFFFFF"/>
        <w:spacing w:line="240" w:lineRule="auto"/>
        <w:ind w:right="9"/>
        <w:jc w:val="center"/>
        <w:rPr>
          <w:ins w:id="7577" w:author="Dr Mamadou SANOGO" w:date="2023-10-27T14:02:00Z"/>
          <w:iCs/>
          <w:color w:val="000000" w:themeColor="text1"/>
        </w:rPr>
      </w:pPr>
    </w:p>
    <w:p w14:paraId="3B28BE56" w14:textId="77777777" w:rsidR="006778CD" w:rsidRPr="007A4AFC" w:rsidRDefault="006778CD" w:rsidP="008A0B1D">
      <w:pPr>
        <w:shd w:val="clear" w:color="auto" w:fill="FFFFFF"/>
        <w:spacing w:line="240" w:lineRule="auto"/>
        <w:ind w:right="9"/>
        <w:jc w:val="center"/>
        <w:rPr>
          <w:ins w:id="7578" w:author="Dr Mamadou SANOGO" w:date="2023-10-25T14:33:00Z"/>
          <w:iCs/>
          <w:color w:val="000000" w:themeColor="text1"/>
        </w:rPr>
      </w:pPr>
    </w:p>
    <w:p w14:paraId="7D0EC0B2" w14:textId="77777777" w:rsidR="00A87F92" w:rsidRPr="007A4AFC" w:rsidRDefault="00A87F92" w:rsidP="008A0B1D">
      <w:pPr>
        <w:shd w:val="clear" w:color="auto" w:fill="FFFFFF"/>
        <w:spacing w:line="240" w:lineRule="auto"/>
        <w:ind w:right="9"/>
        <w:jc w:val="center"/>
        <w:rPr>
          <w:ins w:id="7579" w:author="Dr Mamadou SANOGO" w:date="2023-10-25T14:12:00Z"/>
          <w:iCs/>
          <w:color w:val="000000" w:themeColor="text1"/>
        </w:rPr>
      </w:pPr>
    </w:p>
    <w:p w14:paraId="49F7398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580" w:author="Dr Mamadou SANOGO" w:date="2023-10-25T18:15:00Z">
            <w:rPr>
              <w:color w:val="000000"/>
              <w:szCs w:val="24"/>
            </w:rPr>
          </w:rPrChange>
        </w:rPr>
      </w:pPr>
    </w:p>
    <w:p w14:paraId="1A4A6B9D" w14:textId="2C51ABEF" w:rsidR="00011374" w:rsidRPr="007A4AFC" w:rsidRDefault="00011374">
      <w:pPr>
        <w:shd w:val="clear" w:color="auto" w:fill="FFFFFF"/>
        <w:spacing w:line="240" w:lineRule="auto"/>
        <w:ind w:right="9"/>
        <w:jc w:val="center"/>
        <w:rPr>
          <w:rFonts w:eastAsiaTheme="minorHAnsi"/>
          <w:b/>
          <w:color w:val="000000" w:themeColor="text1"/>
          <w:sz w:val="44"/>
          <w:lang w:eastAsia="en-US"/>
          <w:rPrChange w:id="7581" w:author="Dr Mamadou SANOGO" w:date="2023-10-25T18:15:00Z">
            <w:rPr>
              <w:rFonts w:eastAsiaTheme="minorHAnsi" w:cs="Times New Roman"/>
              <w:b w:val="0"/>
              <w:color w:val="auto"/>
              <w:sz w:val="52"/>
              <w:lang w:eastAsia="en-US"/>
            </w:rPr>
          </w:rPrChange>
        </w:rPr>
        <w:pPrChange w:id="7582" w:author="Dr Mamadou SANOGO" w:date="2023-10-25T14:30:00Z">
          <w:pPr>
            <w:pStyle w:val="Titre1"/>
            <w:spacing w:before="0" w:line="240" w:lineRule="auto"/>
            <w:jc w:val="center"/>
          </w:pPr>
        </w:pPrChange>
      </w:pPr>
      <w:bookmarkStart w:id="7583" w:name="_Toc145944530"/>
      <w:r w:rsidRPr="007A4AFC">
        <w:rPr>
          <w:rFonts w:eastAsiaTheme="minorHAnsi"/>
          <w:b/>
          <w:color w:val="000000" w:themeColor="text1"/>
          <w:sz w:val="44"/>
          <w:lang w:eastAsia="en-US"/>
          <w:rPrChange w:id="7584" w:author="Dr Mamadou SANOGO" w:date="2023-10-25T18:15:00Z">
            <w:rPr>
              <w:rFonts w:eastAsiaTheme="minorHAnsi"/>
              <w:b w:val="0"/>
              <w:color w:val="2E74B5" w:themeColor="accent1" w:themeShade="BF"/>
              <w:sz w:val="52"/>
              <w:lang w:eastAsia="en-US"/>
            </w:rPr>
          </w:rPrChange>
        </w:rPr>
        <w:t xml:space="preserve">Annexe </w:t>
      </w:r>
      <w:ins w:id="7585" w:author="Dr Mamadou SANOGO" w:date="2023-10-25T14:30:00Z">
        <w:r w:rsidR="00A87F92" w:rsidRPr="007A4AFC">
          <w:rPr>
            <w:rFonts w:eastAsiaTheme="minorHAnsi"/>
            <w:b/>
            <w:color w:val="000000" w:themeColor="text1"/>
            <w:sz w:val="44"/>
            <w:lang w:eastAsia="en-US"/>
            <w:rPrChange w:id="7586" w:author="Dr Mamadou SANOGO" w:date="2023-10-25T18:15:00Z">
              <w:rPr>
                <w:rFonts w:eastAsiaTheme="minorHAnsi"/>
                <w:b w:val="0"/>
                <w:color w:val="2E74B5" w:themeColor="accent1" w:themeShade="BF"/>
                <w:sz w:val="52"/>
                <w:lang w:eastAsia="en-US"/>
              </w:rPr>
            </w:rPrChange>
          </w:rPr>
          <w:t>n°007</w:t>
        </w:r>
      </w:ins>
      <w:del w:id="7587" w:author="Dr Mamadou SANOGO" w:date="2023-10-25T14:30:00Z">
        <w:r w:rsidR="007B4390" w:rsidRPr="007A4AFC" w:rsidDel="00A87F92">
          <w:rPr>
            <w:rFonts w:eastAsiaTheme="minorHAnsi"/>
            <w:b/>
            <w:color w:val="000000" w:themeColor="text1"/>
            <w:sz w:val="44"/>
            <w:lang w:eastAsia="en-US"/>
            <w:rPrChange w:id="7588" w:author="Dr Mamadou SANOGO" w:date="2023-10-25T18:15:00Z">
              <w:rPr>
                <w:rFonts w:eastAsiaTheme="minorHAnsi"/>
                <w:b w:val="0"/>
                <w:color w:val="2E74B5" w:themeColor="accent1" w:themeShade="BF"/>
                <w:sz w:val="52"/>
                <w:lang w:eastAsia="en-US"/>
              </w:rPr>
            </w:rPrChange>
          </w:rPr>
          <w:delText>5</w:delText>
        </w:r>
      </w:del>
      <w:r w:rsidRPr="007A4AFC">
        <w:rPr>
          <w:rFonts w:eastAsiaTheme="minorHAnsi"/>
          <w:b/>
          <w:color w:val="000000" w:themeColor="text1"/>
          <w:sz w:val="44"/>
          <w:lang w:eastAsia="en-US"/>
          <w:rPrChange w:id="7589" w:author="Dr Mamadou SANOGO" w:date="2023-10-25T18:15:00Z">
            <w:rPr>
              <w:rFonts w:eastAsiaTheme="minorHAnsi"/>
              <w:b w:val="0"/>
              <w:color w:val="2E74B5" w:themeColor="accent1" w:themeShade="BF"/>
              <w:sz w:val="52"/>
              <w:lang w:eastAsia="en-US"/>
            </w:rPr>
          </w:rPrChange>
        </w:rPr>
        <w:t xml:space="preserve"> : </w:t>
      </w:r>
      <w:bookmarkEnd w:id="7583"/>
      <w:r w:rsidR="007B4390" w:rsidRPr="007A4AFC">
        <w:rPr>
          <w:rFonts w:eastAsiaTheme="minorHAnsi"/>
          <w:b/>
          <w:color w:val="000000" w:themeColor="text1"/>
          <w:sz w:val="44"/>
          <w:lang w:eastAsia="en-US"/>
          <w:rPrChange w:id="7590" w:author="Dr Mamadou SANOGO" w:date="2023-10-25T18:15:00Z">
            <w:rPr>
              <w:rFonts w:eastAsiaTheme="minorHAnsi"/>
              <w:b w:val="0"/>
              <w:color w:val="2E74B5" w:themeColor="accent1" w:themeShade="BF"/>
              <w:sz w:val="52"/>
              <w:lang w:eastAsia="en-US"/>
            </w:rPr>
          </w:rPrChange>
        </w:rPr>
        <w:t>Maquette</w:t>
      </w:r>
      <w:ins w:id="7591" w:author="Dr Mamadou SANOGO" w:date="2023-10-25T14:29:00Z">
        <w:r w:rsidR="00A87F92" w:rsidRPr="007A4AFC">
          <w:rPr>
            <w:rFonts w:eastAsiaTheme="minorHAnsi"/>
            <w:b/>
            <w:color w:val="000000" w:themeColor="text1"/>
            <w:sz w:val="44"/>
            <w:lang w:eastAsia="en-US"/>
            <w:rPrChange w:id="7592" w:author="Dr Mamadou SANOGO" w:date="2023-10-25T18:15:00Z">
              <w:rPr>
                <w:rFonts w:eastAsiaTheme="minorHAnsi"/>
                <w:b w:val="0"/>
                <w:color w:val="2E74B5" w:themeColor="accent1" w:themeShade="BF"/>
                <w:sz w:val="52"/>
                <w:lang w:eastAsia="en-US"/>
              </w:rPr>
            </w:rPrChange>
          </w:rPr>
          <w:t xml:space="preserve"> de la formation </w:t>
        </w:r>
      </w:ins>
      <w:ins w:id="7593" w:author="Dr Mamadou SANOGO" w:date="2023-10-25T14:30:00Z">
        <w:r w:rsidR="00A87F92" w:rsidRPr="007A4AFC">
          <w:rPr>
            <w:rFonts w:eastAsiaTheme="minorHAnsi"/>
            <w:b/>
            <w:color w:val="000000" w:themeColor="text1"/>
            <w:sz w:val="44"/>
            <w:lang w:eastAsia="en-US"/>
            <w:rPrChange w:id="7594" w:author="Dr Mamadou SANOGO" w:date="2023-10-25T18:15:00Z">
              <w:rPr>
                <w:rFonts w:eastAsiaTheme="minorHAnsi"/>
                <w:b w:val="0"/>
                <w:color w:val="2E74B5" w:themeColor="accent1" w:themeShade="BF"/>
                <w:sz w:val="52"/>
                <w:lang w:eastAsia="en-US"/>
              </w:rPr>
            </w:rPrChange>
          </w:rPr>
          <w:t>ou</w:t>
        </w:r>
      </w:ins>
      <w:r w:rsidR="007B4390" w:rsidRPr="007A4AFC">
        <w:rPr>
          <w:rFonts w:eastAsiaTheme="minorHAnsi"/>
          <w:b/>
          <w:color w:val="000000" w:themeColor="text1"/>
          <w:sz w:val="44"/>
          <w:lang w:eastAsia="en-US"/>
          <w:rPrChange w:id="7595" w:author="Dr Mamadou SANOGO" w:date="2023-10-25T18:15:00Z">
            <w:rPr>
              <w:rFonts w:eastAsiaTheme="minorHAnsi"/>
              <w:b w:val="0"/>
              <w:color w:val="2E74B5" w:themeColor="accent1" w:themeShade="BF"/>
              <w:sz w:val="52"/>
              <w:lang w:eastAsia="en-US"/>
            </w:rPr>
          </w:rPrChange>
        </w:rPr>
        <w:t xml:space="preserve"> pédagogique</w:t>
      </w:r>
    </w:p>
    <w:p w14:paraId="142BE67E" w14:textId="77777777" w:rsidR="00A87F92" w:rsidRPr="007A4AFC" w:rsidRDefault="00A87F92" w:rsidP="00631BF4">
      <w:pPr>
        <w:pStyle w:val="Titre"/>
        <w:spacing w:line="276" w:lineRule="auto"/>
        <w:rPr>
          <w:ins w:id="7596" w:author="Dr Mamadou SANOGO" w:date="2023-10-25T14:29:00Z"/>
          <w:rFonts w:ascii="Berlin Sans FB Demi" w:hAnsi="Berlin Sans FB Demi"/>
          <w:color w:val="000000" w:themeColor="text1"/>
        </w:rPr>
      </w:pPr>
    </w:p>
    <w:p w14:paraId="0AD76CDB" w14:textId="77777777" w:rsidR="00A87F92" w:rsidRPr="007A4AFC" w:rsidRDefault="00A87F92" w:rsidP="00631BF4">
      <w:pPr>
        <w:pStyle w:val="Titre"/>
        <w:spacing w:line="276" w:lineRule="auto"/>
        <w:rPr>
          <w:ins w:id="7597" w:author="Dr Mamadou SANOGO" w:date="2023-10-25T14:29:00Z"/>
          <w:rFonts w:ascii="Berlin Sans FB Demi" w:hAnsi="Berlin Sans FB Demi"/>
          <w:color w:val="000000" w:themeColor="text1"/>
        </w:rPr>
      </w:pPr>
    </w:p>
    <w:p w14:paraId="4B527AFF" w14:textId="77777777" w:rsidR="00A87F92" w:rsidRPr="007A4AFC" w:rsidRDefault="00A87F92" w:rsidP="00631BF4">
      <w:pPr>
        <w:pStyle w:val="Titre"/>
        <w:spacing w:line="276" w:lineRule="auto"/>
        <w:rPr>
          <w:ins w:id="7598" w:author="Dr Mamadou SANOGO" w:date="2023-10-25T14:29:00Z"/>
          <w:rFonts w:ascii="Berlin Sans FB Demi" w:hAnsi="Berlin Sans FB Demi"/>
          <w:color w:val="000000" w:themeColor="text1"/>
        </w:rPr>
      </w:pPr>
    </w:p>
    <w:p w14:paraId="423F7A48" w14:textId="77777777" w:rsidR="00A87F92" w:rsidRPr="007A4AFC" w:rsidRDefault="00A87F92" w:rsidP="00631BF4">
      <w:pPr>
        <w:pStyle w:val="Titre"/>
        <w:spacing w:line="276" w:lineRule="auto"/>
        <w:rPr>
          <w:ins w:id="7599" w:author="Dr Mamadou SANOGO" w:date="2023-10-25T14:29:00Z"/>
          <w:rFonts w:ascii="Berlin Sans FB Demi" w:hAnsi="Berlin Sans FB Demi"/>
          <w:color w:val="000000" w:themeColor="text1"/>
        </w:rPr>
      </w:pPr>
    </w:p>
    <w:p w14:paraId="5E35E779" w14:textId="77777777" w:rsidR="00A87F92" w:rsidRPr="007A4AFC" w:rsidRDefault="00A87F92" w:rsidP="00631BF4">
      <w:pPr>
        <w:pStyle w:val="Titre"/>
        <w:spacing w:line="276" w:lineRule="auto"/>
        <w:rPr>
          <w:ins w:id="7600" w:author="Dr Mamadou SANOGO" w:date="2023-10-25T14:29:00Z"/>
          <w:rFonts w:ascii="Berlin Sans FB Demi" w:hAnsi="Berlin Sans FB Demi"/>
          <w:color w:val="000000" w:themeColor="text1"/>
        </w:rPr>
      </w:pPr>
    </w:p>
    <w:p w14:paraId="4EC43F11" w14:textId="77777777" w:rsidR="00A87F92" w:rsidRPr="007A4AFC" w:rsidRDefault="00A87F92" w:rsidP="00631BF4">
      <w:pPr>
        <w:pStyle w:val="Titre"/>
        <w:spacing w:line="276" w:lineRule="auto"/>
        <w:rPr>
          <w:ins w:id="7601" w:author="Dr Mamadou SANOGO" w:date="2023-10-25T14:29:00Z"/>
          <w:rFonts w:ascii="Berlin Sans FB Demi" w:hAnsi="Berlin Sans FB Demi"/>
          <w:color w:val="000000" w:themeColor="text1"/>
        </w:rPr>
      </w:pPr>
    </w:p>
    <w:p w14:paraId="485F7CA1" w14:textId="77777777" w:rsidR="00A87F92" w:rsidRPr="007A4AFC" w:rsidRDefault="00A87F92" w:rsidP="00631BF4">
      <w:pPr>
        <w:pStyle w:val="Titre"/>
        <w:spacing w:line="276" w:lineRule="auto"/>
        <w:rPr>
          <w:ins w:id="7602" w:author="Dr Mamadou SANOGO" w:date="2023-10-25T14:29:00Z"/>
          <w:rFonts w:ascii="Berlin Sans FB Demi" w:hAnsi="Berlin Sans FB Demi"/>
          <w:color w:val="000000" w:themeColor="text1"/>
        </w:rPr>
      </w:pPr>
    </w:p>
    <w:p w14:paraId="7B67D1FB" w14:textId="77777777" w:rsidR="00A87F92" w:rsidRPr="007A4AFC" w:rsidRDefault="00A87F92" w:rsidP="00631BF4">
      <w:pPr>
        <w:pStyle w:val="Titre"/>
        <w:spacing w:line="276" w:lineRule="auto"/>
        <w:rPr>
          <w:ins w:id="7603" w:author="Dr Mamadou SANOGO" w:date="2023-10-25T14:29:00Z"/>
          <w:rFonts w:ascii="Berlin Sans FB Demi" w:hAnsi="Berlin Sans FB Demi"/>
          <w:color w:val="000000" w:themeColor="text1"/>
        </w:rPr>
      </w:pPr>
    </w:p>
    <w:p w14:paraId="138D6F1D" w14:textId="77777777" w:rsidR="00A87F92" w:rsidRPr="007A4AFC" w:rsidRDefault="00A87F92" w:rsidP="00631BF4">
      <w:pPr>
        <w:pStyle w:val="Titre"/>
        <w:spacing w:line="276" w:lineRule="auto"/>
        <w:rPr>
          <w:ins w:id="7604" w:author="Dr Mamadou SANOGO" w:date="2023-10-25T14:29:00Z"/>
          <w:rFonts w:ascii="Berlin Sans FB Demi" w:hAnsi="Berlin Sans FB Demi"/>
          <w:color w:val="000000" w:themeColor="text1"/>
        </w:rPr>
      </w:pPr>
    </w:p>
    <w:p w14:paraId="243AC3CF" w14:textId="77777777" w:rsidR="00A87F92" w:rsidRPr="007A4AFC" w:rsidRDefault="00A87F92" w:rsidP="00631BF4">
      <w:pPr>
        <w:pStyle w:val="Titre"/>
        <w:spacing w:line="276" w:lineRule="auto"/>
        <w:rPr>
          <w:ins w:id="7605" w:author="Dr Mamadou SANOGO" w:date="2023-10-25T14:29:00Z"/>
          <w:rFonts w:ascii="Berlin Sans FB Demi" w:hAnsi="Berlin Sans FB Demi"/>
          <w:color w:val="000000" w:themeColor="text1"/>
        </w:rPr>
      </w:pPr>
    </w:p>
    <w:p w14:paraId="2759D1AA" w14:textId="77777777" w:rsidR="00A87F92" w:rsidRPr="007A4AFC" w:rsidRDefault="00A87F92" w:rsidP="00631BF4">
      <w:pPr>
        <w:pStyle w:val="Titre"/>
        <w:spacing w:line="276" w:lineRule="auto"/>
        <w:rPr>
          <w:ins w:id="7606" w:author="Dr Mamadou SANOGO" w:date="2023-10-25T14:29:00Z"/>
          <w:rFonts w:ascii="Berlin Sans FB Demi" w:hAnsi="Berlin Sans FB Demi"/>
          <w:color w:val="000000" w:themeColor="text1"/>
        </w:rPr>
      </w:pPr>
    </w:p>
    <w:p w14:paraId="47794A2F" w14:textId="77777777" w:rsidR="00A87F92" w:rsidRPr="007A4AFC" w:rsidRDefault="00A87F92" w:rsidP="00631BF4">
      <w:pPr>
        <w:pStyle w:val="Titre"/>
        <w:spacing w:line="276" w:lineRule="auto"/>
        <w:rPr>
          <w:ins w:id="7607" w:author="Dr Mamadou SANOGO" w:date="2023-10-25T14:29:00Z"/>
          <w:rFonts w:ascii="Berlin Sans FB Demi" w:hAnsi="Berlin Sans FB Demi"/>
          <w:color w:val="000000" w:themeColor="text1"/>
        </w:rPr>
      </w:pPr>
    </w:p>
    <w:p w14:paraId="583DDDD3" w14:textId="77777777" w:rsidR="00A87F92" w:rsidRPr="007A4AFC" w:rsidRDefault="00A87F92" w:rsidP="00631BF4">
      <w:pPr>
        <w:pStyle w:val="Titre"/>
        <w:spacing w:line="276" w:lineRule="auto"/>
        <w:rPr>
          <w:ins w:id="7608" w:author="Dr Mamadou SANOGO" w:date="2023-10-25T14:29:00Z"/>
          <w:rFonts w:ascii="Berlin Sans FB Demi" w:hAnsi="Berlin Sans FB Demi"/>
          <w:color w:val="000000" w:themeColor="text1"/>
        </w:rPr>
      </w:pPr>
    </w:p>
    <w:p w14:paraId="778DDCE6" w14:textId="77777777" w:rsidR="00A87F92" w:rsidRPr="007A4AFC" w:rsidRDefault="00A87F92" w:rsidP="00631BF4">
      <w:pPr>
        <w:pStyle w:val="Titre"/>
        <w:spacing w:line="276" w:lineRule="auto"/>
        <w:rPr>
          <w:ins w:id="7609" w:author="Dr Mamadou SANOGO" w:date="2023-10-25T14:29:00Z"/>
          <w:rFonts w:ascii="Berlin Sans FB Demi" w:hAnsi="Berlin Sans FB Demi"/>
          <w:color w:val="000000" w:themeColor="text1"/>
        </w:rPr>
      </w:pPr>
    </w:p>
    <w:p w14:paraId="118CCCF4" w14:textId="77777777" w:rsidR="00A87F92" w:rsidRPr="007A4AFC" w:rsidRDefault="00A87F92" w:rsidP="00631BF4">
      <w:pPr>
        <w:pStyle w:val="Titre"/>
        <w:spacing w:line="276" w:lineRule="auto"/>
        <w:rPr>
          <w:ins w:id="7610" w:author="Dr Mamadou SANOGO" w:date="2023-10-25T14:29:00Z"/>
          <w:rFonts w:ascii="Berlin Sans FB Demi" w:hAnsi="Berlin Sans FB Demi"/>
          <w:color w:val="000000" w:themeColor="text1"/>
        </w:rPr>
      </w:pPr>
    </w:p>
    <w:p w14:paraId="40065414" w14:textId="77777777" w:rsidR="00A87F92" w:rsidRPr="007A4AFC" w:rsidRDefault="00A87F92" w:rsidP="00631BF4">
      <w:pPr>
        <w:pStyle w:val="Titre"/>
        <w:spacing w:line="276" w:lineRule="auto"/>
        <w:rPr>
          <w:ins w:id="7611" w:author="Dr Mamadou SANOGO" w:date="2023-10-25T14:29:00Z"/>
          <w:rFonts w:ascii="Berlin Sans FB Demi" w:hAnsi="Berlin Sans FB Demi"/>
          <w:color w:val="000000" w:themeColor="text1"/>
        </w:rPr>
      </w:pPr>
    </w:p>
    <w:p w14:paraId="1CB720A2" w14:textId="77777777" w:rsidR="00A87F92" w:rsidRPr="007A4AFC" w:rsidRDefault="00A87F92" w:rsidP="00631BF4">
      <w:pPr>
        <w:pStyle w:val="Titre"/>
        <w:spacing w:line="276" w:lineRule="auto"/>
        <w:rPr>
          <w:ins w:id="7612" w:author="Dr Mamadou SANOGO" w:date="2023-10-25T14:29:00Z"/>
          <w:rFonts w:ascii="Berlin Sans FB Demi" w:hAnsi="Berlin Sans FB Demi"/>
          <w:color w:val="000000" w:themeColor="text1"/>
        </w:rPr>
      </w:pPr>
    </w:p>
    <w:p w14:paraId="0D9DBEFD" w14:textId="77777777" w:rsidR="00A87F92" w:rsidRPr="007A4AFC" w:rsidRDefault="00A87F92" w:rsidP="00631BF4">
      <w:pPr>
        <w:pStyle w:val="Titre"/>
        <w:spacing w:line="276" w:lineRule="auto"/>
        <w:rPr>
          <w:ins w:id="7613" w:author="Dr Mamadou SANOGO" w:date="2023-10-25T14:29:00Z"/>
          <w:rFonts w:ascii="Berlin Sans FB Demi" w:hAnsi="Berlin Sans FB Demi"/>
          <w:color w:val="000000" w:themeColor="text1"/>
        </w:rPr>
      </w:pPr>
    </w:p>
    <w:p w14:paraId="32879020" w14:textId="77777777" w:rsidR="00A87F92" w:rsidRPr="007A4AFC" w:rsidRDefault="00A87F92" w:rsidP="00631BF4">
      <w:pPr>
        <w:pStyle w:val="Titre"/>
        <w:spacing w:line="276" w:lineRule="auto"/>
        <w:rPr>
          <w:ins w:id="7614" w:author="Dr Mamadou SANOGO" w:date="2023-10-25T14:29:00Z"/>
          <w:rFonts w:ascii="Berlin Sans FB Demi" w:hAnsi="Berlin Sans FB Demi"/>
          <w:color w:val="000000" w:themeColor="text1"/>
        </w:rPr>
      </w:pPr>
    </w:p>
    <w:p w14:paraId="6ADD07CE" w14:textId="77777777" w:rsidR="00A87F92" w:rsidRPr="007A4AFC" w:rsidRDefault="00A87F92">
      <w:pPr>
        <w:pStyle w:val="Titre"/>
        <w:spacing w:line="276" w:lineRule="auto"/>
        <w:jc w:val="left"/>
        <w:rPr>
          <w:ins w:id="7615" w:author="Dr Mamadou SANOGO" w:date="2023-10-25T14:29:00Z"/>
          <w:rFonts w:ascii="Berlin Sans FB Demi" w:hAnsi="Berlin Sans FB Demi"/>
          <w:color w:val="000000" w:themeColor="text1"/>
        </w:rPr>
        <w:pPrChange w:id="7616" w:author="Dr Mamadou SANOGO" w:date="2023-10-27T11:38:00Z">
          <w:pPr>
            <w:pStyle w:val="Titre"/>
            <w:spacing w:line="276" w:lineRule="auto"/>
          </w:pPr>
        </w:pPrChange>
      </w:pPr>
    </w:p>
    <w:p w14:paraId="0D253DB0" w14:textId="38122395" w:rsidR="00631BF4" w:rsidRPr="00561D9D" w:rsidDel="00FA173A" w:rsidRDefault="00631BF4" w:rsidP="00631BF4">
      <w:pPr>
        <w:pStyle w:val="Titre"/>
        <w:spacing w:line="276" w:lineRule="auto"/>
        <w:rPr>
          <w:del w:id="7617" w:author="Cauris Cosmetics" w:date="2023-10-27T17:57:00Z"/>
          <w:rFonts w:ascii="Berlin Sans FB Demi" w:hAnsi="Berlin Sans FB Demi"/>
          <w:rPrChange w:id="7618" w:author="Dr Mamadou SANOGO" w:date="2023-10-26T15:55:00Z">
            <w:rPr>
              <w:del w:id="7619" w:author="Cauris Cosmetics" w:date="2023-10-27T17:57:00Z"/>
              <w:rFonts w:ascii="Berlin Sans FB Demi" w:hAnsi="Berlin Sans FB Demi"/>
              <w:color w:val="000000" w:themeColor="text1"/>
            </w:rPr>
          </w:rPrChange>
        </w:rPr>
      </w:pPr>
      <w:del w:id="7620" w:author="Cauris Cosmetics" w:date="2023-10-27T17:57:00Z">
        <w:r w:rsidRPr="00561D9D" w:rsidDel="00FA173A">
          <w:rPr>
            <w:rFonts w:ascii="Berlin Sans FB Demi" w:hAnsi="Berlin Sans FB Demi"/>
            <w:b w:val="0"/>
            <w:i w:val="0"/>
            <w:rPrChange w:id="7621" w:author="Dr Mamadou SANOGO" w:date="2023-10-26T15:55:00Z">
              <w:rPr>
                <w:rFonts w:ascii="Berlin Sans FB Demi" w:hAnsi="Berlin Sans FB Demi"/>
                <w:b w:val="0"/>
                <w:i w:val="0"/>
                <w:color w:val="000000" w:themeColor="text1"/>
              </w:rPr>
            </w:rPrChange>
          </w:rPr>
          <w:delText>Semestre 1</w:delText>
        </w:r>
      </w:del>
    </w:p>
    <w:p w14:paraId="68BC4926" w14:textId="78E1158E" w:rsidR="00631BF4" w:rsidRPr="00561D9D" w:rsidDel="00FA173A" w:rsidRDefault="00631BF4" w:rsidP="00631BF4">
      <w:pPr>
        <w:pStyle w:val="Titre"/>
        <w:spacing w:line="276" w:lineRule="auto"/>
        <w:rPr>
          <w:del w:id="7622" w:author="Cauris Cosmetics" w:date="2023-10-27T17:57:00Z"/>
          <w:rFonts w:asciiTheme="minorHAnsi" w:hAnsiTheme="minorHAnsi"/>
          <w:b w:val="0"/>
          <w:bCs/>
          <w:sz w:val="20"/>
        </w:rPr>
      </w:pPr>
      <w:del w:id="7623"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 </w:delText>
        </w:r>
        <w:r w:rsidRPr="00561D9D" w:rsidDel="00FA173A">
          <w:rPr>
            <w:rFonts w:asciiTheme="minorHAnsi" w:hAnsiTheme="minorHAnsi"/>
            <w:sz w:val="20"/>
          </w:rPr>
          <w:delText>TD :</w:delText>
        </w:r>
        <w:r w:rsidRPr="00561D9D" w:rsidDel="00FA173A">
          <w:rPr>
            <w:rFonts w:asciiTheme="minorHAnsi" w:hAnsiTheme="minorHAnsi"/>
            <w:b w:val="0"/>
            <w:sz w:val="20"/>
          </w:rPr>
          <w:delText xml:space="preserve"> Travaux dirigés</w:delText>
        </w:r>
        <w:r w:rsidRPr="00561D9D" w:rsidDel="00FA173A">
          <w:rPr>
            <w:rFonts w:asciiTheme="minorHAnsi" w:hAnsiTheme="minorHAnsi"/>
            <w:sz w:val="20"/>
          </w:rPr>
          <w:delText xml:space="preserve"> /TP :</w:delText>
        </w:r>
        <w:r w:rsidRPr="00561D9D" w:rsidDel="00FA173A">
          <w:rPr>
            <w:rFonts w:asciiTheme="minorHAnsi" w:hAnsiTheme="minorHAnsi"/>
            <w:b w:val="0"/>
            <w:sz w:val="20"/>
          </w:rPr>
          <w:delText xml:space="preserve"> Travaux pratiques</w:delText>
        </w:r>
      </w:del>
    </w:p>
    <w:p w14:paraId="1A4F2A32" w14:textId="6E04D827" w:rsidR="00631BF4" w:rsidRPr="00561D9D" w:rsidDel="00FA173A" w:rsidRDefault="00631BF4" w:rsidP="00631BF4">
      <w:pPr>
        <w:pStyle w:val="Titre"/>
        <w:spacing w:line="276" w:lineRule="auto"/>
        <w:rPr>
          <w:del w:id="7624" w:author="Cauris Cosmetics" w:date="2023-10-27T17:57:00Z"/>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rsidDel="00FA173A" w14:paraId="5A56749E" w14:textId="57A54AA2" w:rsidTr="00F26652">
        <w:trPr>
          <w:cantSplit/>
          <w:trHeight w:val="845"/>
          <w:del w:id="7625"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3ABD544B" w:rsidR="00631BF4" w:rsidRPr="00561D9D" w:rsidDel="00FA173A" w:rsidRDefault="00631BF4" w:rsidP="00F26652">
            <w:pPr>
              <w:tabs>
                <w:tab w:val="left" w:pos="567"/>
                <w:tab w:val="left" w:pos="1276"/>
                <w:tab w:val="left" w:pos="2127"/>
              </w:tabs>
              <w:spacing w:line="240" w:lineRule="auto"/>
              <w:jc w:val="center"/>
              <w:rPr>
                <w:del w:id="7626" w:author="Cauris Cosmetics" w:date="2023-10-27T17:57:00Z"/>
                <w:rFonts w:asciiTheme="minorHAnsi" w:hAnsiTheme="minorHAnsi"/>
                <w:b/>
                <w:bCs/>
                <w:sz w:val="18"/>
                <w:szCs w:val="20"/>
                <w:rPrChange w:id="7627" w:author="Dr Mamadou SANOGO" w:date="2023-10-26T15:55:00Z">
                  <w:rPr>
                    <w:del w:id="7628" w:author="Cauris Cosmetics" w:date="2023-10-27T17:57:00Z"/>
                    <w:rFonts w:asciiTheme="minorHAnsi" w:hAnsiTheme="minorHAnsi"/>
                    <w:b/>
                    <w:bCs/>
                    <w:color w:val="000000" w:themeColor="text1"/>
                    <w:sz w:val="18"/>
                    <w:szCs w:val="20"/>
                  </w:rPr>
                </w:rPrChange>
              </w:rPr>
            </w:pPr>
            <w:del w:id="7629" w:author="Cauris Cosmetics" w:date="2023-10-27T17:57:00Z">
              <w:r w:rsidRPr="00561D9D" w:rsidDel="00FA173A">
                <w:rPr>
                  <w:rFonts w:asciiTheme="minorHAnsi" w:hAnsiTheme="minorHAnsi"/>
                  <w:b/>
                  <w:bCs/>
                  <w:sz w:val="18"/>
                  <w:szCs w:val="20"/>
                  <w:rPrChange w:id="7630" w:author="Dr Mamadou SANOGO" w:date="2023-10-26T15:55:00Z">
                    <w:rPr>
                      <w:rFonts w:asciiTheme="minorHAnsi" w:hAnsiTheme="minorHAnsi"/>
                      <w:b/>
                      <w:bCs/>
                      <w:color w:val="000000" w:themeColor="text1"/>
                      <w:sz w:val="18"/>
                      <w:szCs w:val="20"/>
                    </w:rPr>
                  </w:rPrChange>
                </w:rPr>
                <w:delText>Unités d’Enseignement</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1766F25B" w:rsidR="00631BF4" w:rsidRPr="00561D9D" w:rsidDel="00FA173A" w:rsidRDefault="00631BF4" w:rsidP="00F26652">
            <w:pPr>
              <w:tabs>
                <w:tab w:val="left" w:pos="567"/>
                <w:tab w:val="left" w:pos="1276"/>
                <w:tab w:val="left" w:pos="2127"/>
              </w:tabs>
              <w:spacing w:line="240" w:lineRule="auto"/>
              <w:jc w:val="center"/>
              <w:rPr>
                <w:del w:id="7631" w:author="Cauris Cosmetics" w:date="2023-10-27T17:57:00Z"/>
                <w:rFonts w:asciiTheme="minorHAnsi" w:hAnsiTheme="minorHAnsi"/>
                <w:b/>
                <w:bCs/>
                <w:sz w:val="18"/>
                <w:szCs w:val="20"/>
                <w:rPrChange w:id="7632" w:author="Dr Mamadou SANOGO" w:date="2023-10-26T15:55:00Z">
                  <w:rPr>
                    <w:del w:id="7633" w:author="Cauris Cosmetics" w:date="2023-10-27T17:57:00Z"/>
                    <w:rFonts w:asciiTheme="minorHAnsi" w:hAnsiTheme="minorHAnsi"/>
                    <w:b/>
                    <w:bCs/>
                    <w:color w:val="000000" w:themeColor="text1"/>
                    <w:sz w:val="18"/>
                    <w:szCs w:val="20"/>
                  </w:rPr>
                </w:rPrChange>
              </w:rPr>
            </w:pPr>
            <w:del w:id="7634" w:author="Cauris Cosmetics" w:date="2023-10-27T17:57:00Z">
              <w:r w:rsidRPr="00561D9D" w:rsidDel="00FA173A">
                <w:rPr>
                  <w:rFonts w:asciiTheme="minorHAnsi" w:hAnsiTheme="minorHAnsi"/>
                  <w:b/>
                  <w:bCs/>
                  <w:sz w:val="18"/>
                  <w:szCs w:val="20"/>
                  <w:rPrChange w:id="7635" w:author="Dr Mamadou SANOGO" w:date="2023-10-26T15:55:00Z">
                    <w:rPr>
                      <w:rFonts w:asciiTheme="minorHAnsi" w:hAnsiTheme="minorHAnsi"/>
                      <w:b/>
                      <w:bCs/>
                      <w:color w:val="000000" w:themeColor="text1"/>
                      <w:sz w:val="18"/>
                      <w:szCs w:val="20"/>
                    </w:rPr>
                  </w:rPrChange>
                </w:rPr>
                <w:delText>Crédits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4F10AA1C" w:rsidR="00631BF4" w:rsidRPr="00561D9D" w:rsidDel="00FA173A" w:rsidRDefault="00631BF4" w:rsidP="00F26652">
            <w:pPr>
              <w:tabs>
                <w:tab w:val="left" w:pos="567"/>
                <w:tab w:val="left" w:pos="1276"/>
                <w:tab w:val="left" w:pos="2127"/>
              </w:tabs>
              <w:spacing w:line="240" w:lineRule="auto"/>
              <w:jc w:val="center"/>
              <w:rPr>
                <w:del w:id="7636" w:author="Cauris Cosmetics" w:date="2023-10-27T17:57:00Z"/>
                <w:rFonts w:asciiTheme="minorHAnsi" w:hAnsiTheme="minorHAnsi"/>
                <w:b/>
                <w:bCs/>
                <w:sz w:val="18"/>
                <w:szCs w:val="20"/>
                <w:rPrChange w:id="7637" w:author="Dr Mamadou SANOGO" w:date="2023-10-26T15:55:00Z">
                  <w:rPr>
                    <w:del w:id="7638" w:author="Cauris Cosmetics" w:date="2023-10-27T17:57:00Z"/>
                    <w:rFonts w:asciiTheme="minorHAnsi" w:hAnsiTheme="minorHAnsi"/>
                    <w:b/>
                    <w:bCs/>
                    <w:color w:val="000000" w:themeColor="text1"/>
                    <w:sz w:val="18"/>
                    <w:szCs w:val="20"/>
                  </w:rPr>
                </w:rPrChange>
              </w:rPr>
            </w:pPr>
            <w:del w:id="7639" w:author="Cauris Cosmetics" w:date="2023-10-27T17:57:00Z">
              <w:r w:rsidRPr="00561D9D" w:rsidDel="00FA173A">
                <w:rPr>
                  <w:rFonts w:asciiTheme="minorHAnsi" w:hAnsiTheme="minorHAnsi"/>
                  <w:b/>
                  <w:bCs/>
                  <w:sz w:val="18"/>
                  <w:szCs w:val="20"/>
                  <w:rPrChange w:id="7640" w:author="Dr Mamadou SANOGO" w:date="2023-10-26T15:55:00Z">
                    <w:rPr>
                      <w:rFonts w:asciiTheme="minorHAnsi" w:hAnsiTheme="minorHAnsi"/>
                      <w:b/>
                      <w:bCs/>
                      <w:color w:val="000000" w:themeColor="text1"/>
                      <w:sz w:val="18"/>
                      <w:szCs w:val="20"/>
                    </w:rPr>
                  </w:rPrChange>
                </w:rPr>
                <w:delText>Compétences</w:delText>
              </w:r>
            </w:del>
          </w:p>
          <w:p w14:paraId="1DF2293C" w14:textId="2DBB307D" w:rsidR="00631BF4" w:rsidRPr="00561D9D" w:rsidDel="00FA173A" w:rsidRDefault="00631BF4" w:rsidP="00F26652">
            <w:pPr>
              <w:tabs>
                <w:tab w:val="left" w:pos="567"/>
                <w:tab w:val="left" w:pos="1276"/>
                <w:tab w:val="left" w:pos="2127"/>
              </w:tabs>
              <w:spacing w:line="240" w:lineRule="auto"/>
              <w:jc w:val="center"/>
              <w:rPr>
                <w:del w:id="7641" w:author="Cauris Cosmetics" w:date="2023-10-27T17:57:00Z"/>
                <w:rFonts w:asciiTheme="minorHAnsi" w:hAnsiTheme="minorHAnsi"/>
                <w:b/>
                <w:bCs/>
                <w:sz w:val="18"/>
                <w:szCs w:val="20"/>
                <w:rPrChange w:id="7642" w:author="Dr Mamadou SANOGO" w:date="2023-10-26T15:55:00Z">
                  <w:rPr>
                    <w:del w:id="7643" w:author="Cauris Cosmetics" w:date="2023-10-27T17:57:00Z"/>
                    <w:rFonts w:asciiTheme="minorHAnsi" w:hAnsiTheme="minorHAnsi"/>
                    <w:b/>
                    <w:bCs/>
                    <w:color w:val="000000" w:themeColor="text1"/>
                    <w:sz w:val="18"/>
                    <w:szCs w:val="20"/>
                  </w:rPr>
                </w:rPrChange>
              </w:rPr>
            </w:pPr>
            <w:del w:id="7644" w:author="Cauris Cosmetics" w:date="2023-10-27T17:57:00Z">
              <w:r w:rsidRPr="00561D9D" w:rsidDel="00FA173A">
                <w:rPr>
                  <w:rFonts w:asciiTheme="minorHAnsi" w:hAnsiTheme="minorHAnsi"/>
                  <w:b/>
                  <w:bCs/>
                  <w:sz w:val="18"/>
                  <w:szCs w:val="20"/>
                  <w:rPrChange w:id="7645" w:author="Dr Mamadou SANOGO" w:date="2023-10-26T15:55:00Z">
                    <w:rPr>
                      <w:rFonts w:asciiTheme="minorHAnsi" w:hAnsiTheme="minorHAnsi"/>
                      <w:b/>
                      <w:bCs/>
                      <w:color w:val="000000" w:themeColor="text1"/>
                      <w:sz w:val="18"/>
                      <w:szCs w:val="20"/>
                    </w:rPr>
                  </w:rPrChange>
                </w:rPr>
                <w:delText>et/ou</w:delText>
              </w:r>
            </w:del>
          </w:p>
          <w:p w14:paraId="6E24A8DA" w14:textId="1049F799" w:rsidR="00631BF4" w:rsidRPr="00561D9D" w:rsidDel="00FA173A" w:rsidRDefault="00631BF4" w:rsidP="00F26652">
            <w:pPr>
              <w:tabs>
                <w:tab w:val="left" w:pos="567"/>
                <w:tab w:val="left" w:pos="1276"/>
                <w:tab w:val="left" w:pos="2127"/>
              </w:tabs>
              <w:spacing w:line="240" w:lineRule="auto"/>
              <w:jc w:val="center"/>
              <w:rPr>
                <w:del w:id="7646" w:author="Cauris Cosmetics" w:date="2023-10-27T17:57:00Z"/>
                <w:rFonts w:asciiTheme="minorHAnsi" w:hAnsiTheme="minorHAnsi"/>
                <w:b/>
                <w:bCs/>
                <w:sz w:val="18"/>
                <w:szCs w:val="20"/>
                <w:rPrChange w:id="7647" w:author="Dr Mamadou SANOGO" w:date="2023-10-26T15:55:00Z">
                  <w:rPr>
                    <w:del w:id="7648" w:author="Cauris Cosmetics" w:date="2023-10-27T17:57:00Z"/>
                    <w:rFonts w:asciiTheme="minorHAnsi" w:hAnsiTheme="minorHAnsi"/>
                    <w:b/>
                    <w:bCs/>
                    <w:color w:val="000000" w:themeColor="text1"/>
                    <w:sz w:val="18"/>
                    <w:szCs w:val="20"/>
                  </w:rPr>
                </w:rPrChange>
              </w:rPr>
            </w:pPr>
            <w:del w:id="7649" w:author="Cauris Cosmetics" w:date="2023-10-27T17:57:00Z">
              <w:r w:rsidRPr="00561D9D" w:rsidDel="00FA173A">
                <w:rPr>
                  <w:rFonts w:asciiTheme="minorHAnsi" w:hAnsiTheme="minorHAnsi"/>
                  <w:b/>
                  <w:bCs/>
                  <w:sz w:val="18"/>
                  <w:szCs w:val="20"/>
                  <w:rPrChange w:id="7650" w:author="Dr Mamadou SANOGO" w:date="2023-10-26T15:55:00Z">
                    <w:rPr>
                      <w:rFonts w:asciiTheme="minorHAnsi" w:hAnsiTheme="minorHAnsi"/>
                      <w:b/>
                      <w:bCs/>
                      <w:color w:val="000000" w:themeColor="text1"/>
                      <w:sz w:val="18"/>
                      <w:szCs w:val="20"/>
                    </w:rPr>
                  </w:rPrChange>
                </w:rPr>
                <w:delText>connaissances attendues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6FA50500" w:rsidR="00631BF4" w:rsidRPr="00561D9D" w:rsidDel="00FA173A" w:rsidRDefault="00631BF4" w:rsidP="00F26652">
            <w:pPr>
              <w:tabs>
                <w:tab w:val="left" w:pos="567"/>
                <w:tab w:val="left" w:pos="1276"/>
                <w:tab w:val="left" w:pos="2127"/>
              </w:tabs>
              <w:spacing w:line="240" w:lineRule="auto"/>
              <w:jc w:val="center"/>
              <w:rPr>
                <w:del w:id="7651" w:author="Cauris Cosmetics" w:date="2023-10-27T17:57:00Z"/>
                <w:rFonts w:asciiTheme="minorHAnsi" w:hAnsiTheme="minorHAnsi"/>
                <w:b/>
                <w:bCs/>
                <w:sz w:val="18"/>
                <w:szCs w:val="20"/>
                <w:rPrChange w:id="7652" w:author="Dr Mamadou SANOGO" w:date="2023-10-26T15:55:00Z">
                  <w:rPr>
                    <w:del w:id="7653" w:author="Cauris Cosmetics" w:date="2023-10-27T17:57:00Z"/>
                    <w:rFonts w:asciiTheme="minorHAnsi" w:hAnsiTheme="minorHAnsi"/>
                    <w:b/>
                    <w:bCs/>
                    <w:color w:val="000000" w:themeColor="text1"/>
                    <w:sz w:val="18"/>
                    <w:szCs w:val="20"/>
                  </w:rPr>
                </w:rPrChange>
              </w:rPr>
            </w:pPr>
            <w:del w:id="7654" w:author="Cauris Cosmetics" w:date="2023-10-27T17:57:00Z">
              <w:r w:rsidRPr="00561D9D" w:rsidDel="00FA173A">
                <w:rPr>
                  <w:rFonts w:asciiTheme="minorHAnsi" w:hAnsiTheme="minorHAnsi"/>
                  <w:b/>
                  <w:bCs/>
                  <w:sz w:val="18"/>
                  <w:szCs w:val="20"/>
                  <w:rPrChange w:id="7655" w:author="Dr Mamadou SANOGO" w:date="2023-10-26T15:55:00Z">
                    <w:rPr>
                      <w:rFonts w:asciiTheme="minorHAnsi" w:hAnsiTheme="minorHAnsi"/>
                      <w:b/>
                      <w:bCs/>
                      <w:color w:val="000000" w:themeColor="text1"/>
                      <w:sz w:val="18"/>
                      <w:szCs w:val="20"/>
                    </w:rPr>
                  </w:rPrChange>
                </w:rPr>
                <w:delText>Disciplines concernées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11650F4B" w:rsidR="00631BF4" w:rsidRPr="00561D9D" w:rsidDel="00FA173A" w:rsidRDefault="00631BF4" w:rsidP="00F26652">
            <w:pPr>
              <w:tabs>
                <w:tab w:val="left" w:pos="567"/>
                <w:tab w:val="left" w:pos="1276"/>
                <w:tab w:val="left" w:pos="2127"/>
              </w:tabs>
              <w:spacing w:line="240" w:lineRule="auto"/>
              <w:jc w:val="center"/>
              <w:rPr>
                <w:del w:id="7656" w:author="Cauris Cosmetics" w:date="2023-10-27T17:57:00Z"/>
                <w:rFonts w:asciiTheme="minorHAnsi" w:hAnsiTheme="minorHAnsi"/>
                <w:b/>
                <w:bCs/>
                <w:sz w:val="18"/>
                <w:szCs w:val="20"/>
                <w:rPrChange w:id="7657" w:author="Dr Mamadou SANOGO" w:date="2023-10-26T15:55:00Z">
                  <w:rPr>
                    <w:del w:id="7658" w:author="Cauris Cosmetics" w:date="2023-10-27T17:57:00Z"/>
                    <w:rFonts w:asciiTheme="minorHAnsi" w:hAnsiTheme="minorHAnsi"/>
                    <w:b/>
                    <w:bCs/>
                    <w:color w:val="000000" w:themeColor="text1"/>
                    <w:sz w:val="18"/>
                    <w:szCs w:val="20"/>
                  </w:rPr>
                </w:rPrChange>
              </w:rPr>
            </w:pPr>
            <w:del w:id="7659" w:author="Cauris Cosmetics" w:date="2023-10-27T17:57:00Z">
              <w:r w:rsidRPr="00561D9D" w:rsidDel="00FA173A">
                <w:rPr>
                  <w:rFonts w:asciiTheme="minorHAnsi" w:hAnsiTheme="minorHAnsi"/>
                  <w:b/>
                  <w:bCs/>
                  <w:sz w:val="18"/>
                  <w:szCs w:val="20"/>
                  <w:rPrChange w:id="7660" w:author="Dr Mamadou SANOGO" w:date="2023-10-26T15:55:00Z">
                    <w:rPr>
                      <w:rFonts w:asciiTheme="minorHAnsi" w:hAnsiTheme="minorHAnsi"/>
                      <w:b/>
                      <w:bCs/>
                      <w:color w:val="000000" w:themeColor="text1"/>
                      <w:sz w:val="18"/>
                      <w:szCs w:val="20"/>
                    </w:rPr>
                  </w:rPrChange>
                </w:rPr>
                <w:delText>Crédits</w:delText>
              </w:r>
            </w:del>
          </w:p>
          <w:p w14:paraId="67F04CFE" w14:textId="759325A0" w:rsidR="00631BF4" w:rsidRPr="00561D9D" w:rsidDel="00FA173A" w:rsidRDefault="00631BF4" w:rsidP="00F26652">
            <w:pPr>
              <w:tabs>
                <w:tab w:val="left" w:pos="567"/>
                <w:tab w:val="left" w:pos="1276"/>
                <w:tab w:val="left" w:pos="2127"/>
              </w:tabs>
              <w:spacing w:line="240" w:lineRule="auto"/>
              <w:jc w:val="center"/>
              <w:rPr>
                <w:del w:id="7661" w:author="Cauris Cosmetics" w:date="2023-10-27T17:57:00Z"/>
                <w:rFonts w:asciiTheme="minorHAnsi" w:hAnsiTheme="minorHAnsi"/>
                <w:b/>
                <w:bCs/>
                <w:sz w:val="18"/>
                <w:szCs w:val="20"/>
                <w:rPrChange w:id="7662" w:author="Dr Mamadou SANOGO" w:date="2023-10-26T15:55:00Z">
                  <w:rPr>
                    <w:del w:id="7663" w:author="Cauris Cosmetics" w:date="2023-10-27T17:57:00Z"/>
                    <w:rFonts w:asciiTheme="minorHAnsi" w:hAnsiTheme="minorHAnsi"/>
                    <w:b/>
                    <w:bCs/>
                    <w:color w:val="000000" w:themeColor="text1"/>
                    <w:sz w:val="18"/>
                    <w:szCs w:val="20"/>
                  </w:rPr>
                </w:rPrChange>
              </w:rPr>
            </w:pPr>
            <w:del w:id="7664" w:author="Cauris Cosmetics" w:date="2023-10-27T17:57:00Z">
              <w:r w:rsidRPr="00561D9D" w:rsidDel="00FA173A">
                <w:rPr>
                  <w:rFonts w:asciiTheme="minorHAnsi" w:hAnsiTheme="minorHAnsi"/>
                  <w:b/>
                  <w:bCs/>
                  <w:sz w:val="18"/>
                  <w:szCs w:val="20"/>
                  <w:rPrChange w:id="7665" w:author="Dr Mamadou SANOGO" w:date="2023-10-26T15:55:00Z">
                    <w:rPr>
                      <w:rFonts w:asciiTheme="minorHAnsi" w:hAnsiTheme="minorHAnsi"/>
                      <w:b/>
                      <w:bCs/>
                      <w:color w:val="000000" w:themeColor="text1"/>
                      <w:sz w:val="18"/>
                      <w:szCs w:val="20"/>
                    </w:rPr>
                  </w:rPrChange>
                </w:rPr>
                <w:delText>par discipline</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03188048" w:rsidR="00631BF4" w:rsidRPr="00561D9D" w:rsidDel="00FA173A" w:rsidRDefault="00631BF4" w:rsidP="00F26652">
            <w:pPr>
              <w:tabs>
                <w:tab w:val="left" w:pos="567"/>
                <w:tab w:val="left" w:pos="1276"/>
                <w:tab w:val="left" w:pos="2127"/>
              </w:tabs>
              <w:spacing w:line="240" w:lineRule="auto"/>
              <w:jc w:val="center"/>
              <w:rPr>
                <w:del w:id="7666" w:author="Cauris Cosmetics" w:date="2023-10-27T17:57:00Z"/>
                <w:rFonts w:asciiTheme="minorHAnsi" w:hAnsiTheme="minorHAnsi"/>
                <w:b/>
                <w:bCs/>
                <w:sz w:val="18"/>
                <w:szCs w:val="20"/>
                <w:rPrChange w:id="7667" w:author="Dr Mamadou SANOGO" w:date="2023-10-26T15:55:00Z">
                  <w:rPr>
                    <w:del w:id="7668" w:author="Cauris Cosmetics" w:date="2023-10-27T17:57:00Z"/>
                    <w:rFonts w:asciiTheme="minorHAnsi" w:hAnsiTheme="minorHAnsi"/>
                    <w:b/>
                    <w:bCs/>
                    <w:color w:val="000000" w:themeColor="text1"/>
                    <w:sz w:val="18"/>
                    <w:szCs w:val="20"/>
                  </w:rPr>
                </w:rPrChange>
              </w:rPr>
            </w:pPr>
            <w:del w:id="7669" w:author="Cauris Cosmetics" w:date="2023-10-27T17:57:00Z">
              <w:r w:rsidRPr="00561D9D" w:rsidDel="00FA173A">
                <w:rPr>
                  <w:rFonts w:asciiTheme="minorHAnsi" w:hAnsiTheme="minorHAnsi"/>
                  <w:b/>
                  <w:bCs/>
                  <w:sz w:val="18"/>
                  <w:szCs w:val="20"/>
                  <w:rPrChange w:id="7670" w:author="Dr Mamadou SANOGO" w:date="2023-10-26T15:55:00Z">
                    <w:rPr>
                      <w:rFonts w:asciiTheme="minorHAnsi" w:hAnsiTheme="minorHAnsi"/>
                      <w:b/>
                      <w:bCs/>
                      <w:color w:val="000000" w:themeColor="text1"/>
                      <w:sz w:val="18"/>
                      <w:szCs w:val="20"/>
                    </w:rPr>
                  </w:rPrChange>
                </w:rPr>
                <w:delText>Durée totale</w:delText>
              </w:r>
            </w:del>
          </w:p>
          <w:p w14:paraId="46D3ED03" w14:textId="76174915" w:rsidR="00631BF4" w:rsidRPr="00561D9D" w:rsidDel="00FA173A" w:rsidRDefault="00631BF4" w:rsidP="00F26652">
            <w:pPr>
              <w:tabs>
                <w:tab w:val="left" w:pos="567"/>
                <w:tab w:val="left" w:pos="1276"/>
                <w:tab w:val="left" w:pos="2127"/>
              </w:tabs>
              <w:spacing w:line="240" w:lineRule="auto"/>
              <w:jc w:val="center"/>
              <w:rPr>
                <w:del w:id="7671" w:author="Cauris Cosmetics" w:date="2023-10-27T17:57:00Z"/>
                <w:rFonts w:asciiTheme="minorHAnsi" w:hAnsiTheme="minorHAnsi"/>
                <w:b/>
                <w:bCs/>
                <w:sz w:val="18"/>
                <w:szCs w:val="20"/>
                <w:rPrChange w:id="7672" w:author="Dr Mamadou SANOGO" w:date="2023-10-26T15:55:00Z">
                  <w:rPr>
                    <w:del w:id="7673" w:author="Cauris Cosmetics" w:date="2023-10-27T17:57:00Z"/>
                    <w:rFonts w:asciiTheme="minorHAnsi" w:hAnsiTheme="minorHAnsi"/>
                    <w:b/>
                    <w:bCs/>
                    <w:color w:val="000000" w:themeColor="text1"/>
                    <w:sz w:val="18"/>
                    <w:szCs w:val="20"/>
                  </w:rPr>
                </w:rPrChange>
              </w:rPr>
            </w:pPr>
            <w:del w:id="7674" w:author="Cauris Cosmetics" w:date="2023-10-27T17:57:00Z">
              <w:r w:rsidRPr="00561D9D" w:rsidDel="00FA173A">
                <w:rPr>
                  <w:rFonts w:asciiTheme="minorHAnsi" w:hAnsiTheme="minorHAnsi"/>
                  <w:b/>
                  <w:bCs/>
                  <w:sz w:val="18"/>
                  <w:szCs w:val="20"/>
                  <w:rPrChange w:id="7675" w:author="Dr Mamadou SANOGO" w:date="2023-10-26T15:55:00Z">
                    <w:rPr>
                      <w:rFonts w:asciiTheme="minorHAnsi" w:hAnsiTheme="minorHAnsi"/>
                      <w:b/>
                      <w:bCs/>
                      <w:color w:val="000000" w:themeColor="text1"/>
                      <w:sz w:val="18"/>
                      <w:szCs w:val="20"/>
                    </w:rPr>
                  </w:rPrChange>
                </w:rPr>
                <w:delText>par étudiant (en heures) CM/TD/TP</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31996E76" w:rsidR="00631BF4" w:rsidRPr="00561D9D" w:rsidDel="00FA173A" w:rsidRDefault="00631BF4" w:rsidP="00F26652">
            <w:pPr>
              <w:tabs>
                <w:tab w:val="left" w:pos="567"/>
                <w:tab w:val="left" w:pos="1276"/>
                <w:tab w:val="left" w:pos="2127"/>
              </w:tabs>
              <w:spacing w:line="240" w:lineRule="auto"/>
              <w:jc w:val="center"/>
              <w:rPr>
                <w:del w:id="7676" w:author="Cauris Cosmetics" w:date="2023-10-27T17:57:00Z"/>
                <w:rFonts w:asciiTheme="minorHAnsi" w:hAnsiTheme="minorHAnsi"/>
                <w:b/>
                <w:bCs/>
                <w:sz w:val="18"/>
                <w:szCs w:val="20"/>
                <w:rPrChange w:id="7677" w:author="Dr Mamadou SANOGO" w:date="2023-10-26T15:55:00Z">
                  <w:rPr>
                    <w:del w:id="7678" w:author="Cauris Cosmetics" w:date="2023-10-27T17:57:00Z"/>
                    <w:rFonts w:asciiTheme="minorHAnsi" w:hAnsiTheme="minorHAnsi"/>
                    <w:b/>
                    <w:bCs/>
                    <w:color w:val="000000" w:themeColor="text1"/>
                    <w:sz w:val="18"/>
                    <w:szCs w:val="20"/>
                  </w:rPr>
                </w:rPrChange>
              </w:rPr>
            </w:pPr>
            <w:del w:id="7679" w:author="Cauris Cosmetics" w:date="2023-10-27T17:57:00Z">
              <w:r w:rsidRPr="00561D9D" w:rsidDel="00FA173A">
                <w:rPr>
                  <w:rFonts w:asciiTheme="minorHAnsi" w:hAnsiTheme="minorHAnsi"/>
                  <w:b/>
                  <w:bCs/>
                  <w:sz w:val="18"/>
                  <w:szCs w:val="20"/>
                  <w:rPrChange w:id="7680" w:author="Dr Mamadou SANOGO" w:date="2023-10-26T15:55:00Z">
                    <w:rPr>
                      <w:rFonts w:asciiTheme="minorHAnsi" w:hAnsiTheme="minorHAnsi"/>
                      <w:b/>
                      <w:bCs/>
                      <w:color w:val="000000" w:themeColor="text1"/>
                      <w:sz w:val="18"/>
                      <w:szCs w:val="20"/>
                    </w:rPr>
                  </w:rPrChange>
                </w:rPr>
                <w:delText>Modalités d’enseignement</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442B994F" w:rsidR="00631BF4" w:rsidRPr="00561D9D" w:rsidDel="00FA173A" w:rsidRDefault="00631BF4" w:rsidP="00F26652">
            <w:pPr>
              <w:tabs>
                <w:tab w:val="left" w:pos="567"/>
                <w:tab w:val="left" w:pos="1276"/>
                <w:tab w:val="left" w:pos="2127"/>
              </w:tabs>
              <w:spacing w:line="240" w:lineRule="auto"/>
              <w:jc w:val="center"/>
              <w:rPr>
                <w:del w:id="7681" w:author="Cauris Cosmetics" w:date="2023-10-27T17:57:00Z"/>
                <w:rFonts w:asciiTheme="minorHAnsi" w:hAnsiTheme="minorHAnsi"/>
                <w:b/>
                <w:bCs/>
                <w:sz w:val="18"/>
                <w:szCs w:val="20"/>
                <w:rPrChange w:id="7682" w:author="Dr Mamadou SANOGO" w:date="2023-10-26T15:55:00Z">
                  <w:rPr>
                    <w:del w:id="7683" w:author="Cauris Cosmetics" w:date="2023-10-27T17:57:00Z"/>
                    <w:rFonts w:asciiTheme="minorHAnsi" w:hAnsiTheme="minorHAnsi"/>
                    <w:b/>
                    <w:bCs/>
                    <w:color w:val="000000" w:themeColor="text1"/>
                    <w:sz w:val="18"/>
                    <w:szCs w:val="20"/>
                  </w:rPr>
                </w:rPrChange>
              </w:rPr>
            </w:pPr>
            <w:del w:id="7684" w:author="Cauris Cosmetics" w:date="2023-10-27T17:57:00Z">
              <w:r w:rsidRPr="00561D9D" w:rsidDel="00FA173A">
                <w:rPr>
                  <w:rFonts w:asciiTheme="minorHAnsi" w:hAnsiTheme="minorHAnsi"/>
                  <w:b/>
                  <w:bCs/>
                  <w:sz w:val="18"/>
                  <w:szCs w:val="20"/>
                  <w:rPrChange w:id="7685" w:author="Dr Mamadou SANOGO" w:date="2023-10-26T15:55:00Z">
                    <w:rPr>
                      <w:rFonts w:asciiTheme="minorHAnsi" w:hAnsiTheme="minorHAnsi"/>
                      <w:b/>
                      <w:bCs/>
                      <w:color w:val="000000" w:themeColor="text1"/>
                      <w:sz w:val="18"/>
                      <w:szCs w:val="20"/>
                    </w:rPr>
                  </w:rPrChange>
                </w:rPr>
                <w:delText>Modalités d’évaluation</w:delText>
              </w:r>
            </w:del>
          </w:p>
        </w:tc>
      </w:tr>
      <w:tr w:rsidR="00561D9D" w:rsidRPr="00561D9D" w:rsidDel="00FA173A" w14:paraId="47C7576E" w14:textId="5FDD9CF6" w:rsidTr="00F26652">
        <w:trPr>
          <w:cantSplit/>
          <w:trHeight w:val="20"/>
          <w:del w:id="7686"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099928CB" w:rsidR="00631BF4" w:rsidRPr="00561D9D" w:rsidDel="00FA173A" w:rsidRDefault="00631BF4" w:rsidP="00F26652">
            <w:pPr>
              <w:spacing w:line="240" w:lineRule="auto"/>
              <w:rPr>
                <w:del w:id="7687" w:author="Cauris Cosmetics" w:date="2023-10-27T17:57:00Z"/>
                <w:rFonts w:asciiTheme="minorHAnsi" w:hAnsiTheme="minorHAnsi"/>
                <w:b/>
                <w:sz w:val="20"/>
                <w:szCs w:val="20"/>
                <w:rPrChange w:id="7688" w:author="Dr Mamadou SANOGO" w:date="2023-10-26T15:55:00Z">
                  <w:rPr>
                    <w:del w:id="7689" w:author="Cauris Cosmetics" w:date="2023-10-27T17:57:00Z"/>
                    <w:rFonts w:asciiTheme="minorHAnsi" w:hAnsiTheme="minorHAnsi"/>
                    <w:b/>
                    <w:color w:val="000000" w:themeColor="text1"/>
                    <w:sz w:val="20"/>
                    <w:szCs w:val="20"/>
                  </w:rPr>
                </w:rPrChange>
              </w:rPr>
            </w:pPr>
            <w:del w:id="7690" w:author="Cauris Cosmetics" w:date="2023-10-27T17:57:00Z">
              <w:r w:rsidRPr="00561D9D" w:rsidDel="00FA173A">
                <w:rPr>
                  <w:rFonts w:asciiTheme="minorHAnsi" w:hAnsiTheme="minorHAnsi"/>
                  <w:b/>
                  <w:sz w:val="20"/>
                  <w:szCs w:val="20"/>
                  <w:rPrChange w:id="7691" w:author="Dr Mamadou SANOGO" w:date="2023-10-26T15:55:00Z">
                    <w:rPr>
                      <w:rFonts w:asciiTheme="minorHAnsi" w:hAnsiTheme="minorHAnsi"/>
                      <w:b/>
                      <w:color w:val="000000" w:themeColor="text1"/>
                      <w:sz w:val="20"/>
                      <w:szCs w:val="20"/>
                    </w:rPr>
                  </w:rPrChange>
                </w:rPr>
                <w:delText xml:space="preserve">MSSI2101 Management des services de santé I </w:delText>
              </w:r>
            </w:del>
          </w:p>
          <w:p w14:paraId="325164AB" w14:textId="53BEB528" w:rsidR="00631BF4" w:rsidRPr="00561D9D" w:rsidDel="00FA173A" w:rsidRDefault="00631BF4" w:rsidP="00F26652">
            <w:pPr>
              <w:spacing w:line="240" w:lineRule="auto"/>
              <w:rPr>
                <w:del w:id="7692" w:author="Cauris Cosmetics" w:date="2023-10-27T17:57:00Z"/>
                <w:rFonts w:asciiTheme="minorHAnsi" w:hAnsiTheme="minorHAnsi"/>
                <w:b/>
                <w:sz w:val="20"/>
                <w:szCs w:val="20"/>
                <w:rPrChange w:id="7693" w:author="Dr Mamadou SANOGO" w:date="2023-10-26T15:55:00Z">
                  <w:rPr>
                    <w:del w:id="7694"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57AADD4A" w:rsidR="00631BF4" w:rsidRPr="00561D9D" w:rsidDel="00FA173A" w:rsidRDefault="00631BF4" w:rsidP="00F26652">
            <w:pPr>
              <w:spacing w:line="240" w:lineRule="auto"/>
              <w:jc w:val="center"/>
              <w:rPr>
                <w:del w:id="7695" w:author="Cauris Cosmetics" w:date="2023-10-27T17:57:00Z"/>
                <w:rFonts w:asciiTheme="minorHAnsi" w:hAnsiTheme="minorHAnsi"/>
                <w:b/>
                <w:sz w:val="20"/>
                <w:szCs w:val="20"/>
                <w:rPrChange w:id="7696" w:author="Dr Mamadou SANOGO" w:date="2023-10-26T15:55:00Z">
                  <w:rPr>
                    <w:del w:id="7697" w:author="Cauris Cosmetics" w:date="2023-10-27T17:57:00Z"/>
                    <w:rFonts w:asciiTheme="minorHAnsi" w:hAnsiTheme="minorHAnsi"/>
                    <w:b/>
                    <w:color w:val="000000" w:themeColor="text1"/>
                    <w:sz w:val="20"/>
                    <w:szCs w:val="20"/>
                  </w:rPr>
                </w:rPrChange>
              </w:rPr>
            </w:pPr>
            <w:del w:id="7698" w:author="Cauris Cosmetics" w:date="2023-10-27T17:57:00Z">
              <w:r w:rsidRPr="00561D9D" w:rsidDel="00FA173A">
                <w:rPr>
                  <w:rFonts w:asciiTheme="minorHAnsi" w:hAnsiTheme="minorHAnsi"/>
                  <w:b/>
                  <w:sz w:val="20"/>
                  <w:szCs w:val="20"/>
                  <w:rPrChange w:id="7699"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60BF3DDD" w:rsidR="00631BF4" w:rsidRPr="00561D9D" w:rsidDel="00FA173A" w:rsidRDefault="00631BF4" w:rsidP="00F26652">
            <w:pPr>
              <w:tabs>
                <w:tab w:val="left" w:pos="567"/>
                <w:tab w:val="left" w:pos="1276"/>
                <w:tab w:val="left" w:pos="2127"/>
              </w:tabs>
              <w:spacing w:line="240" w:lineRule="auto"/>
              <w:rPr>
                <w:del w:id="7700" w:author="Cauris Cosmetics" w:date="2023-10-27T17:57:00Z"/>
                <w:rFonts w:asciiTheme="minorHAnsi" w:hAnsiTheme="minorHAnsi"/>
                <w:bCs/>
                <w:sz w:val="20"/>
                <w:szCs w:val="20"/>
                <w:rPrChange w:id="7701" w:author="Dr Mamadou SANOGO" w:date="2023-10-26T15:55:00Z">
                  <w:rPr>
                    <w:del w:id="7702" w:author="Cauris Cosmetics" w:date="2023-10-27T17:57:00Z"/>
                    <w:rFonts w:asciiTheme="minorHAnsi" w:hAnsiTheme="minorHAnsi"/>
                    <w:bCs/>
                    <w:color w:val="000000" w:themeColor="text1"/>
                    <w:sz w:val="20"/>
                    <w:szCs w:val="20"/>
                  </w:rPr>
                </w:rPrChange>
              </w:rPr>
            </w:pPr>
            <w:del w:id="7703" w:author="Cauris Cosmetics" w:date="2023-10-27T17:57:00Z">
              <w:r w:rsidRPr="00561D9D" w:rsidDel="00FA173A">
                <w:rPr>
                  <w:rFonts w:asciiTheme="minorHAnsi" w:hAnsiTheme="minorHAnsi"/>
                  <w:bCs/>
                  <w:sz w:val="20"/>
                  <w:szCs w:val="20"/>
                  <w:rPrChange w:id="7704"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D72CFB2" w14:textId="23B53D60" w:rsidR="00631BF4" w:rsidRPr="00561D9D" w:rsidDel="00FA173A" w:rsidRDefault="00631BF4" w:rsidP="00F26652">
            <w:pPr>
              <w:tabs>
                <w:tab w:val="left" w:pos="567"/>
                <w:tab w:val="left" w:pos="1276"/>
                <w:tab w:val="left" w:pos="2127"/>
              </w:tabs>
              <w:spacing w:line="240" w:lineRule="auto"/>
              <w:rPr>
                <w:del w:id="7705" w:author="Cauris Cosmetics" w:date="2023-10-27T17:57:00Z"/>
                <w:rFonts w:asciiTheme="minorHAnsi" w:hAnsiTheme="minorHAnsi"/>
                <w:bCs/>
                <w:sz w:val="20"/>
                <w:szCs w:val="20"/>
                <w:rPrChange w:id="7706" w:author="Dr Mamadou SANOGO" w:date="2023-10-26T15:55:00Z">
                  <w:rPr>
                    <w:del w:id="7707"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55121FC7" w:rsidR="00631BF4" w:rsidRPr="00561D9D" w:rsidDel="00FA173A" w:rsidRDefault="00631BF4" w:rsidP="00F26652">
            <w:pPr>
              <w:tabs>
                <w:tab w:val="left" w:pos="567"/>
                <w:tab w:val="left" w:pos="1276"/>
                <w:tab w:val="left" w:pos="2127"/>
              </w:tabs>
              <w:spacing w:line="240" w:lineRule="auto"/>
              <w:rPr>
                <w:del w:id="7708" w:author="Cauris Cosmetics" w:date="2023-10-27T17:57:00Z"/>
                <w:rFonts w:asciiTheme="minorHAnsi" w:hAnsiTheme="minorHAnsi"/>
                <w:bCs/>
                <w:sz w:val="20"/>
                <w:szCs w:val="20"/>
                <w:rPrChange w:id="7709" w:author="Dr Mamadou SANOGO" w:date="2023-10-26T15:55:00Z">
                  <w:rPr>
                    <w:del w:id="7710" w:author="Cauris Cosmetics" w:date="2023-10-27T17:57:00Z"/>
                    <w:rFonts w:asciiTheme="minorHAnsi" w:hAnsiTheme="minorHAnsi"/>
                    <w:bCs/>
                    <w:color w:val="000000" w:themeColor="text1"/>
                    <w:sz w:val="20"/>
                    <w:szCs w:val="20"/>
                  </w:rPr>
                </w:rPrChange>
              </w:rPr>
            </w:pPr>
            <w:del w:id="7711" w:author="Cauris Cosmetics" w:date="2023-10-27T17:57:00Z">
              <w:r w:rsidRPr="00561D9D" w:rsidDel="00FA173A">
                <w:rPr>
                  <w:rFonts w:asciiTheme="minorHAnsi" w:hAnsiTheme="minorHAnsi"/>
                  <w:bCs/>
                  <w:sz w:val="20"/>
                  <w:szCs w:val="20"/>
                  <w:rPrChange w:id="7712" w:author="Dr Mamadou SANOGO" w:date="2023-10-26T15:55:00Z">
                    <w:rPr>
                      <w:rFonts w:asciiTheme="minorHAnsi" w:hAnsiTheme="minorHAnsi"/>
                      <w:bCs/>
                      <w:color w:val="000000" w:themeColor="text1"/>
                      <w:sz w:val="20"/>
                      <w:szCs w:val="20"/>
                    </w:rPr>
                  </w:rPrChange>
                </w:rPr>
                <w:delText>Introduction au management</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1E6B23AE" w:rsidR="00631BF4" w:rsidRPr="00561D9D" w:rsidDel="00FA173A" w:rsidRDefault="00631BF4" w:rsidP="00F26652">
            <w:pPr>
              <w:tabs>
                <w:tab w:val="left" w:pos="567"/>
                <w:tab w:val="left" w:pos="1276"/>
                <w:tab w:val="left" w:pos="2127"/>
              </w:tabs>
              <w:spacing w:line="240" w:lineRule="auto"/>
              <w:jc w:val="center"/>
              <w:rPr>
                <w:del w:id="7713" w:author="Cauris Cosmetics" w:date="2023-10-27T17:57:00Z"/>
                <w:rFonts w:asciiTheme="minorHAnsi" w:hAnsiTheme="minorHAnsi"/>
                <w:bCs/>
                <w:sz w:val="20"/>
                <w:szCs w:val="20"/>
                <w:rPrChange w:id="7714" w:author="Dr Mamadou SANOGO" w:date="2023-10-26T15:55:00Z">
                  <w:rPr>
                    <w:del w:id="7715" w:author="Cauris Cosmetics" w:date="2023-10-27T17:57:00Z"/>
                    <w:rFonts w:asciiTheme="minorHAnsi" w:hAnsiTheme="minorHAnsi"/>
                    <w:bCs/>
                    <w:color w:val="000000" w:themeColor="text1"/>
                    <w:sz w:val="20"/>
                    <w:szCs w:val="20"/>
                  </w:rPr>
                </w:rPrChange>
              </w:rPr>
            </w:pPr>
            <w:del w:id="7716" w:author="Cauris Cosmetics" w:date="2023-10-27T17:57:00Z">
              <w:r w:rsidRPr="00561D9D" w:rsidDel="00FA173A">
                <w:rPr>
                  <w:rFonts w:asciiTheme="minorHAnsi" w:hAnsiTheme="minorHAnsi"/>
                  <w:bCs/>
                  <w:sz w:val="20"/>
                  <w:szCs w:val="20"/>
                  <w:rPrChange w:id="7717"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5134DF01" w:rsidR="00631BF4" w:rsidRPr="00561D9D" w:rsidDel="00FA173A" w:rsidRDefault="00631BF4" w:rsidP="00F26652">
            <w:pPr>
              <w:tabs>
                <w:tab w:val="left" w:pos="567"/>
                <w:tab w:val="left" w:pos="1276"/>
                <w:tab w:val="left" w:pos="2127"/>
              </w:tabs>
              <w:spacing w:line="240" w:lineRule="auto"/>
              <w:jc w:val="center"/>
              <w:rPr>
                <w:del w:id="7718" w:author="Cauris Cosmetics" w:date="2023-10-27T17:57:00Z"/>
                <w:rFonts w:asciiTheme="minorHAnsi" w:hAnsiTheme="minorHAnsi"/>
                <w:bCs/>
                <w:sz w:val="20"/>
                <w:szCs w:val="20"/>
                <w:rPrChange w:id="7719" w:author="Dr Mamadou SANOGO" w:date="2023-10-26T15:55:00Z">
                  <w:rPr>
                    <w:del w:id="7720" w:author="Cauris Cosmetics" w:date="2023-10-27T17:57:00Z"/>
                    <w:rFonts w:asciiTheme="minorHAnsi" w:hAnsiTheme="minorHAnsi"/>
                    <w:bCs/>
                    <w:color w:val="000000" w:themeColor="text1"/>
                    <w:sz w:val="20"/>
                    <w:szCs w:val="20"/>
                  </w:rPr>
                </w:rPrChange>
              </w:rPr>
            </w:pPr>
            <w:del w:id="7721" w:author="Cauris Cosmetics" w:date="2023-10-27T17:57:00Z">
              <w:r w:rsidRPr="00561D9D" w:rsidDel="00FA173A">
                <w:rPr>
                  <w:rFonts w:asciiTheme="minorHAnsi" w:hAnsiTheme="minorHAnsi"/>
                  <w:bCs/>
                  <w:sz w:val="20"/>
                  <w:szCs w:val="20"/>
                  <w:rPrChange w:id="7722"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0CA28926" w:rsidR="00631BF4" w:rsidRPr="00561D9D" w:rsidDel="00FA173A" w:rsidRDefault="00631BF4" w:rsidP="00F26652">
            <w:pPr>
              <w:spacing w:line="240" w:lineRule="auto"/>
              <w:rPr>
                <w:del w:id="7723" w:author="Cauris Cosmetics" w:date="2023-10-27T17:57:00Z"/>
                <w:sz w:val="20"/>
                <w:szCs w:val="20"/>
              </w:rPr>
            </w:pPr>
            <w:del w:id="7724" w:author="Cauris Cosmetics" w:date="2023-10-27T17:57:00Z">
              <w:r w:rsidRPr="00561D9D" w:rsidDel="00FA173A">
                <w:rPr>
                  <w:rFonts w:asciiTheme="minorHAnsi" w:hAnsiTheme="minorHAnsi"/>
                  <w:bCs/>
                  <w:i/>
                  <w:sz w:val="20"/>
                  <w:szCs w:val="20"/>
                  <w:rPrChange w:id="7725"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4C226DDD" w:rsidR="00631BF4" w:rsidRPr="00561D9D" w:rsidDel="00FA173A" w:rsidRDefault="00631BF4" w:rsidP="00F26652">
            <w:pPr>
              <w:spacing w:line="240" w:lineRule="auto"/>
              <w:rPr>
                <w:del w:id="7726" w:author="Cauris Cosmetics" w:date="2023-10-27T17:57:00Z"/>
                <w:sz w:val="20"/>
                <w:szCs w:val="20"/>
              </w:rPr>
            </w:pPr>
            <w:del w:id="7727" w:author="Cauris Cosmetics" w:date="2023-10-27T17:57:00Z">
              <w:r w:rsidRPr="00561D9D" w:rsidDel="00FA173A">
                <w:rPr>
                  <w:rFonts w:asciiTheme="minorHAnsi" w:hAnsiTheme="minorHAnsi"/>
                  <w:bCs/>
                  <w:i/>
                  <w:sz w:val="20"/>
                  <w:szCs w:val="20"/>
                  <w:rPrChange w:id="7728"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8C0332" w14:textId="6A94ED76" w:rsidTr="00F26652">
        <w:trPr>
          <w:cantSplit/>
          <w:trHeight w:val="20"/>
          <w:del w:id="7729"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53DB75DD" w:rsidR="00631BF4" w:rsidRPr="00561D9D" w:rsidDel="00FA173A" w:rsidRDefault="00631BF4" w:rsidP="00F26652">
            <w:pPr>
              <w:spacing w:line="240" w:lineRule="auto"/>
              <w:rPr>
                <w:del w:id="7730" w:author="Cauris Cosmetics" w:date="2023-10-27T17:57:00Z"/>
                <w:rFonts w:asciiTheme="minorHAnsi" w:hAnsiTheme="minorHAnsi"/>
                <w:b/>
                <w:sz w:val="20"/>
                <w:szCs w:val="20"/>
                <w:rPrChange w:id="7731" w:author="Dr Mamadou SANOGO" w:date="2023-10-26T15:55:00Z">
                  <w:rPr>
                    <w:del w:id="7732"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254579BA" w:rsidR="00631BF4" w:rsidRPr="00561D9D" w:rsidDel="00FA173A" w:rsidRDefault="00631BF4" w:rsidP="00F26652">
            <w:pPr>
              <w:spacing w:line="240" w:lineRule="auto"/>
              <w:jc w:val="center"/>
              <w:rPr>
                <w:del w:id="7733" w:author="Cauris Cosmetics" w:date="2023-10-27T17:57:00Z"/>
                <w:rFonts w:asciiTheme="minorHAnsi" w:hAnsiTheme="minorHAnsi"/>
                <w:b/>
                <w:sz w:val="20"/>
                <w:szCs w:val="20"/>
                <w:rPrChange w:id="7734" w:author="Dr Mamadou SANOGO" w:date="2023-10-26T15:55:00Z">
                  <w:rPr>
                    <w:del w:id="7735"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55B9142" w:rsidR="00631BF4" w:rsidRPr="00561D9D" w:rsidDel="00FA173A" w:rsidRDefault="00631BF4" w:rsidP="00F26652">
            <w:pPr>
              <w:tabs>
                <w:tab w:val="left" w:pos="567"/>
                <w:tab w:val="left" w:pos="1276"/>
                <w:tab w:val="left" w:pos="2127"/>
              </w:tabs>
              <w:spacing w:line="240" w:lineRule="auto"/>
              <w:rPr>
                <w:del w:id="7736" w:author="Cauris Cosmetics" w:date="2023-10-27T17:57:00Z"/>
                <w:rFonts w:asciiTheme="minorHAnsi" w:hAnsiTheme="minorHAnsi"/>
                <w:bCs/>
                <w:sz w:val="20"/>
                <w:szCs w:val="20"/>
                <w:rPrChange w:id="7737" w:author="Dr Mamadou SANOGO" w:date="2023-10-26T15:55:00Z">
                  <w:rPr>
                    <w:del w:id="7738"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46EC1AEC" w:rsidR="00631BF4" w:rsidRPr="00561D9D" w:rsidDel="00FA173A" w:rsidRDefault="00631BF4" w:rsidP="00F26652">
            <w:pPr>
              <w:tabs>
                <w:tab w:val="left" w:pos="567"/>
                <w:tab w:val="left" w:pos="1276"/>
                <w:tab w:val="left" w:pos="2127"/>
              </w:tabs>
              <w:spacing w:line="240" w:lineRule="auto"/>
              <w:rPr>
                <w:del w:id="7739" w:author="Cauris Cosmetics" w:date="2023-10-27T17:57:00Z"/>
                <w:rFonts w:asciiTheme="minorHAnsi" w:hAnsiTheme="minorHAnsi"/>
                <w:bCs/>
                <w:sz w:val="20"/>
                <w:szCs w:val="20"/>
                <w:rPrChange w:id="7740" w:author="Dr Mamadou SANOGO" w:date="2023-10-26T15:55:00Z">
                  <w:rPr>
                    <w:del w:id="7741" w:author="Cauris Cosmetics" w:date="2023-10-27T17:57:00Z"/>
                    <w:rFonts w:asciiTheme="minorHAnsi" w:hAnsiTheme="minorHAnsi"/>
                    <w:bCs/>
                    <w:color w:val="000000" w:themeColor="text1"/>
                    <w:sz w:val="20"/>
                    <w:szCs w:val="20"/>
                  </w:rPr>
                </w:rPrChange>
              </w:rPr>
            </w:pPr>
            <w:del w:id="7742" w:author="Cauris Cosmetics" w:date="2023-10-27T17:57:00Z">
              <w:r w:rsidRPr="00561D9D" w:rsidDel="00FA173A">
                <w:rPr>
                  <w:rFonts w:asciiTheme="minorHAnsi" w:hAnsiTheme="minorHAnsi"/>
                  <w:bCs/>
                  <w:sz w:val="20"/>
                  <w:szCs w:val="20"/>
                  <w:rPrChange w:id="7743" w:author="Dr Mamadou SANOGO" w:date="2023-10-26T15:55:00Z">
                    <w:rPr>
                      <w:rFonts w:asciiTheme="minorHAnsi" w:hAnsiTheme="minorHAnsi"/>
                      <w:bCs/>
                      <w:color w:val="000000" w:themeColor="text1"/>
                      <w:sz w:val="20"/>
                      <w:szCs w:val="20"/>
                    </w:rPr>
                  </w:rPrChange>
                </w:rPr>
                <w:delText>Management de la qualité des soins</w:delText>
              </w:r>
            </w:del>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08D918C7" w:rsidR="00631BF4" w:rsidRPr="00561D9D" w:rsidDel="00FA173A" w:rsidRDefault="00631BF4" w:rsidP="00F26652">
            <w:pPr>
              <w:tabs>
                <w:tab w:val="left" w:pos="567"/>
                <w:tab w:val="left" w:pos="1276"/>
                <w:tab w:val="left" w:pos="2127"/>
              </w:tabs>
              <w:spacing w:line="240" w:lineRule="auto"/>
              <w:jc w:val="center"/>
              <w:rPr>
                <w:del w:id="7744" w:author="Cauris Cosmetics" w:date="2023-10-27T17:57:00Z"/>
                <w:rFonts w:asciiTheme="minorHAnsi" w:hAnsiTheme="minorHAnsi"/>
                <w:bCs/>
                <w:sz w:val="20"/>
                <w:szCs w:val="20"/>
                <w:rPrChange w:id="7745" w:author="Dr Mamadou SANOGO" w:date="2023-10-26T15:55:00Z">
                  <w:rPr>
                    <w:del w:id="7746" w:author="Cauris Cosmetics" w:date="2023-10-27T17:57:00Z"/>
                    <w:rFonts w:asciiTheme="minorHAnsi" w:hAnsiTheme="minorHAnsi"/>
                    <w:bCs/>
                    <w:color w:val="000000" w:themeColor="text1"/>
                    <w:sz w:val="20"/>
                    <w:szCs w:val="20"/>
                  </w:rPr>
                </w:rPrChange>
              </w:rPr>
            </w:pPr>
            <w:del w:id="7747" w:author="Cauris Cosmetics" w:date="2023-10-27T17:57:00Z">
              <w:r w:rsidRPr="00561D9D" w:rsidDel="00FA173A">
                <w:rPr>
                  <w:rFonts w:asciiTheme="minorHAnsi" w:hAnsiTheme="minorHAnsi"/>
                  <w:bCs/>
                  <w:sz w:val="20"/>
                  <w:szCs w:val="20"/>
                  <w:rPrChange w:id="7748"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0B982DE3" w:rsidR="00631BF4" w:rsidRPr="00561D9D" w:rsidDel="00FA173A" w:rsidRDefault="00631BF4" w:rsidP="00F26652">
            <w:pPr>
              <w:tabs>
                <w:tab w:val="left" w:pos="567"/>
                <w:tab w:val="left" w:pos="1276"/>
                <w:tab w:val="left" w:pos="2127"/>
              </w:tabs>
              <w:spacing w:line="240" w:lineRule="auto"/>
              <w:jc w:val="center"/>
              <w:rPr>
                <w:del w:id="7749" w:author="Cauris Cosmetics" w:date="2023-10-27T17:57:00Z"/>
                <w:rFonts w:asciiTheme="minorHAnsi" w:hAnsiTheme="minorHAnsi"/>
                <w:bCs/>
                <w:sz w:val="20"/>
                <w:szCs w:val="20"/>
                <w:rPrChange w:id="7750" w:author="Dr Mamadou SANOGO" w:date="2023-10-26T15:55:00Z">
                  <w:rPr>
                    <w:del w:id="7751"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68251BA7" w:rsidR="00631BF4" w:rsidRPr="00561D9D" w:rsidDel="00FA173A" w:rsidRDefault="00631BF4" w:rsidP="00F26652">
            <w:pPr>
              <w:tabs>
                <w:tab w:val="left" w:pos="567"/>
                <w:tab w:val="left" w:pos="1276"/>
                <w:tab w:val="left" w:pos="2127"/>
              </w:tabs>
              <w:spacing w:line="240" w:lineRule="auto"/>
              <w:rPr>
                <w:del w:id="7752" w:author="Cauris Cosmetics" w:date="2023-10-27T17:57:00Z"/>
                <w:rFonts w:asciiTheme="minorHAnsi" w:hAnsiTheme="minorHAnsi"/>
                <w:bCs/>
                <w:i/>
                <w:sz w:val="20"/>
                <w:szCs w:val="20"/>
                <w:rPrChange w:id="7753" w:author="Dr Mamadou SANOGO" w:date="2023-10-26T15:55:00Z">
                  <w:rPr>
                    <w:del w:id="7754"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2A2CCBA" w:rsidR="00631BF4" w:rsidRPr="00561D9D" w:rsidDel="00FA173A" w:rsidRDefault="00631BF4" w:rsidP="00F26652">
            <w:pPr>
              <w:tabs>
                <w:tab w:val="left" w:pos="567"/>
                <w:tab w:val="left" w:pos="1276"/>
                <w:tab w:val="left" w:pos="2127"/>
              </w:tabs>
              <w:spacing w:line="240" w:lineRule="auto"/>
              <w:rPr>
                <w:del w:id="7755" w:author="Cauris Cosmetics" w:date="2023-10-27T17:57:00Z"/>
                <w:rFonts w:asciiTheme="minorHAnsi" w:hAnsiTheme="minorHAnsi"/>
                <w:bCs/>
                <w:i/>
                <w:sz w:val="20"/>
                <w:szCs w:val="20"/>
                <w:rPrChange w:id="7756" w:author="Dr Mamadou SANOGO" w:date="2023-10-26T15:55:00Z">
                  <w:rPr>
                    <w:del w:id="7757" w:author="Cauris Cosmetics" w:date="2023-10-27T17:57:00Z"/>
                    <w:rFonts w:asciiTheme="minorHAnsi" w:hAnsiTheme="minorHAnsi"/>
                    <w:bCs/>
                    <w:i/>
                    <w:color w:val="000000" w:themeColor="text1"/>
                    <w:sz w:val="20"/>
                    <w:szCs w:val="20"/>
                  </w:rPr>
                </w:rPrChange>
              </w:rPr>
            </w:pPr>
          </w:p>
        </w:tc>
      </w:tr>
      <w:tr w:rsidR="00561D9D" w:rsidRPr="00561D9D" w:rsidDel="00FA173A" w14:paraId="74D96DF1" w14:textId="6392CC06" w:rsidTr="00F26652">
        <w:trPr>
          <w:cantSplit/>
          <w:trHeight w:val="20"/>
          <w:del w:id="7758"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260AFFE4" w:rsidR="00631BF4" w:rsidRPr="00561D9D" w:rsidDel="00FA173A" w:rsidRDefault="00631BF4" w:rsidP="00F26652">
            <w:pPr>
              <w:spacing w:line="240" w:lineRule="auto"/>
              <w:rPr>
                <w:del w:id="7759" w:author="Cauris Cosmetics" w:date="2023-10-27T17:57:00Z"/>
                <w:rFonts w:asciiTheme="minorHAnsi" w:hAnsiTheme="minorHAnsi"/>
                <w:b/>
                <w:sz w:val="20"/>
                <w:szCs w:val="20"/>
                <w:rPrChange w:id="7760" w:author="Dr Mamadou SANOGO" w:date="2023-10-26T15:55:00Z">
                  <w:rPr>
                    <w:del w:id="7761" w:author="Cauris Cosmetics" w:date="2023-10-27T17:57:00Z"/>
                    <w:rFonts w:asciiTheme="minorHAnsi" w:hAnsiTheme="minorHAnsi"/>
                    <w:b/>
                    <w:color w:val="000000" w:themeColor="text1"/>
                    <w:sz w:val="20"/>
                    <w:szCs w:val="20"/>
                  </w:rPr>
                </w:rPrChange>
              </w:rPr>
            </w:pPr>
            <w:del w:id="7762" w:author="Cauris Cosmetics" w:date="2023-10-27T17:57:00Z">
              <w:r w:rsidRPr="00561D9D" w:rsidDel="00FA173A">
                <w:rPr>
                  <w:rFonts w:asciiTheme="minorHAnsi" w:hAnsiTheme="minorHAnsi"/>
                  <w:b/>
                  <w:bCs/>
                  <w:sz w:val="20"/>
                  <w:szCs w:val="20"/>
                </w:rPr>
                <w:delText xml:space="preserve">MSSII2102 </w:delText>
              </w:r>
              <w:r w:rsidRPr="00561D9D" w:rsidDel="00FA173A">
                <w:rPr>
                  <w:rFonts w:asciiTheme="minorHAnsi" w:hAnsiTheme="minorHAnsi"/>
                  <w:b/>
                  <w:sz w:val="20"/>
                  <w:szCs w:val="20"/>
                  <w:rPrChange w:id="7763" w:author="Dr Mamadou SANOGO" w:date="2023-10-26T15:55:00Z">
                    <w:rPr>
                      <w:rFonts w:asciiTheme="minorHAnsi" w:hAnsiTheme="minorHAnsi"/>
                      <w:b/>
                      <w:color w:val="000000" w:themeColor="text1"/>
                      <w:sz w:val="20"/>
                      <w:szCs w:val="20"/>
                    </w:rPr>
                  </w:rPrChange>
                </w:rPr>
                <w:delText>Management des services de santé II</w:delText>
              </w:r>
            </w:del>
          </w:p>
          <w:p w14:paraId="3CB6DC4B" w14:textId="0F0795B0" w:rsidR="00631BF4" w:rsidRPr="00561D9D" w:rsidDel="00FA173A" w:rsidRDefault="00631BF4" w:rsidP="00F26652">
            <w:pPr>
              <w:spacing w:line="240" w:lineRule="auto"/>
              <w:rPr>
                <w:del w:id="7764" w:author="Cauris Cosmetics" w:date="2023-10-27T17:57:00Z"/>
                <w:rFonts w:asciiTheme="minorHAnsi" w:hAnsiTheme="minorHAnsi"/>
                <w:b/>
                <w:sz w:val="20"/>
                <w:szCs w:val="20"/>
                <w:rPrChange w:id="7765" w:author="Dr Mamadou SANOGO" w:date="2023-10-26T15:55:00Z">
                  <w:rPr>
                    <w:del w:id="7766" w:author="Cauris Cosmetics" w:date="2023-10-27T17:57:00Z"/>
                    <w:rFonts w:asciiTheme="minorHAnsi" w:hAnsiTheme="minorHAnsi"/>
                    <w:b/>
                    <w:color w:val="000000" w:themeColor="text1"/>
                    <w:sz w:val="20"/>
                    <w:szCs w:val="20"/>
                  </w:rPr>
                </w:rPrChange>
              </w:rPr>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57322B60" w:rsidR="00631BF4" w:rsidRPr="00561D9D" w:rsidDel="00FA173A" w:rsidRDefault="00631BF4" w:rsidP="00F26652">
            <w:pPr>
              <w:spacing w:line="240" w:lineRule="auto"/>
              <w:jc w:val="center"/>
              <w:rPr>
                <w:del w:id="7767" w:author="Cauris Cosmetics" w:date="2023-10-27T17:57:00Z"/>
                <w:rFonts w:asciiTheme="minorHAnsi" w:hAnsiTheme="minorHAnsi"/>
                <w:b/>
                <w:sz w:val="20"/>
                <w:szCs w:val="20"/>
                <w:rPrChange w:id="7768" w:author="Dr Mamadou SANOGO" w:date="2023-10-26T15:55:00Z">
                  <w:rPr>
                    <w:del w:id="7769" w:author="Cauris Cosmetics" w:date="2023-10-27T17:57:00Z"/>
                    <w:rFonts w:asciiTheme="minorHAnsi" w:hAnsiTheme="minorHAnsi"/>
                    <w:b/>
                    <w:color w:val="000000" w:themeColor="text1"/>
                    <w:sz w:val="20"/>
                    <w:szCs w:val="20"/>
                  </w:rPr>
                </w:rPrChange>
              </w:rPr>
            </w:pPr>
            <w:del w:id="7770" w:author="Cauris Cosmetics" w:date="2023-10-27T17:57:00Z">
              <w:r w:rsidRPr="00561D9D" w:rsidDel="00FA173A">
                <w:rPr>
                  <w:rFonts w:asciiTheme="minorHAnsi" w:hAnsiTheme="minorHAnsi"/>
                  <w:b/>
                  <w:sz w:val="20"/>
                  <w:szCs w:val="20"/>
                  <w:rPrChange w:id="7771" w:author="Dr Mamadou SANOGO" w:date="2023-10-26T15:55:00Z">
                    <w:rPr>
                      <w:rFonts w:asciiTheme="minorHAnsi" w:hAnsiTheme="minorHAnsi"/>
                      <w:b/>
                      <w:color w:val="000000" w:themeColor="text1"/>
                      <w:sz w:val="20"/>
                      <w:szCs w:val="20"/>
                    </w:rPr>
                  </w:rPrChange>
                </w:rPr>
                <w:delText>6</w:delText>
              </w:r>
            </w:del>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162015BF" w:rsidR="00631BF4" w:rsidRPr="00561D9D" w:rsidDel="00FA173A" w:rsidRDefault="00631BF4" w:rsidP="00F26652">
            <w:pPr>
              <w:tabs>
                <w:tab w:val="left" w:pos="567"/>
                <w:tab w:val="left" w:pos="1276"/>
                <w:tab w:val="left" w:pos="2127"/>
              </w:tabs>
              <w:spacing w:line="240" w:lineRule="auto"/>
              <w:rPr>
                <w:del w:id="7772" w:author="Cauris Cosmetics" w:date="2023-10-27T17:57:00Z"/>
                <w:rFonts w:asciiTheme="minorHAnsi" w:hAnsiTheme="minorHAnsi"/>
                <w:bCs/>
                <w:sz w:val="20"/>
                <w:szCs w:val="20"/>
                <w:rPrChange w:id="7773" w:author="Dr Mamadou SANOGO" w:date="2023-10-26T15:55:00Z">
                  <w:rPr>
                    <w:del w:id="7774" w:author="Cauris Cosmetics" w:date="2023-10-27T17:57:00Z"/>
                    <w:rFonts w:asciiTheme="minorHAnsi" w:hAnsiTheme="minorHAnsi"/>
                    <w:bCs/>
                    <w:color w:val="000000" w:themeColor="text1"/>
                    <w:sz w:val="20"/>
                    <w:szCs w:val="20"/>
                  </w:rPr>
                </w:rPrChange>
              </w:rPr>
            </w:pPr>
            <w:del w:id="7775" w:author="Cauris Cosmetics" w:date="2023-10-27T17:57:00Z">
              <w:r w:rsidRPr="00561D9D" w:rsidDel="00FA173A">
                <w:rPr>
                  <w:rFonts w:asciiTheme="minorHAnsi" w:hAnsiTheme="minorHAnsi"/>
                  <w:bCs/>
                  <w:sz w:val="20"/>
                  <w:szCs w:val="20"/>
                  <w:rPrChange w:id="7776"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188314B" w14:textId="67EF08C4" w:rsidR="00631BF4" w:rsidRPr="00561D9D" w:rsidDel="00FA173A" w:rsidRDefault="00631BF4" w:rsidP="00F26652">
            <w:pPr>
              <w:tabs>
                <w:tab w:val="left" w:pos="567"/>
                <w:tab w:val="left" w:pos="1276"/>
                <w:tab w:val="left" w:pos="2127"/>
              </w:tabs>
              <w:spacing w:line="240" w:lineRule="auto"/>
              <w:rPr>
                <w:del w:id="7777" w:author="Cauris Cosmetics" w:date="2023-10-27T17:57:00Z"/>
                <w:rFonts w:asciiTheme="minorHAnsi" w:hAnsiTheme="minorHAnsi"/>
                <w:bCs/>
                <w:sz w:val="20"/>
                <w:szCs w:val="20"/>
                <w:rPrChange w:id="7778" w:author="Dr Mamadou SANOGO" w:date="2023-10-26T15:55:00Z">
                  <w:rPr>
                    <w:del w:id="7779"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4C1C95E3" w:rsidR="00631BF4" w:rsidRPr="00561D9D" w:rsidDel="00FA173A" w:rsidRDefault="00631BF4" w:rsidP="00F26652">
            <w:pPr>
              <w:tabs>
                <w:tab w:val="left" w:pos="567"/>
                <w:tab w:val="left" w:pos="1276"/>
                <w:tab w:val="left" w:pos="2127"/>
              </w:tabs>
              <w:spacing w:line="240" w:lineRule="auto"/>
              <w:rPr>
                <w:del w:id="7780" w:author="Cauris Cosmetics" w:date="2023-10-27T17:57:00Z"/>
                <w:rFonts w:asciiTheme="minorHAnsi" w:hAnsiTheme="minorHAnsi"/>
                <w:bCs/>
                <w:sz w:val="20"/>
                <w:szCs w:val="20"/>
                <w:rPrChange w:id="7781" w:author="Dr Mamadou SANOGO" w:date="2023-10-26T15:55:00Z">
                  <w:rPr>
                    <w:del w:id="7782" w:author="Cauris Cosmetics" w:date="2023-10-27T17:57:00Z"/>
                    <w:rFonts w:asciiTheme="minorHAnsi" w:hAnsiTheme="minorHAnsi"/>
                    <w:bCs/>
                    <w:color w:val="000000" w:themeColor="text1"/>
                    <w:sz w:val="20"/>
                    <w:szCs w:val="20"/>
                  </w:rPr>
                </w:rPrChange>
              </w:rPr>
            </w:pPr>
            <w:del w:id="7783" w:author="Cauris Cosmetics" w:date="2023-10-27T17:57:00Z">
              <w:r w:rsidRPr="00561D9D" w:rsidDel="00FA173A">
                <w:rPr>
                  <w:rFonts w:asciiTheme="minorHAnsi" w:hAnsiTheme="minorHAnsi"/>
                  <w:bCs/>
                  <w:sz w:val="20"/>
                  <w:szCs w:val="20"/>
                  <w:rPrChange w:id="7784" w:author="Dr Mamadou SANOGO" w:date="2023-10-26T15:55:00Z">
                    <w:rPr>
                      <w:rFonts w:asciiTheme="minorHAnsi" w:hAnsiTheme="minorHAnsi"/>
                      <w:bCs/>
                      <w:color w:val="000000" w:themeColor="text1"/>
                      <w:sz w:val="20"/>
                      <w:szCs w:val="20"/>
                    </w:rPr>
                  </w:rPrChange>
                </w:rPr>
                <w:delText>Système National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9F20912" w:rsidR="00631BF4" w:rsidRPr="00561D9D" w:rsidDel="00FA173A" w:rsidRDefault="00631BF4" w:rsidP="00F26652">
            <w:pPr>
              <w:tabs>
                <w:tab w:val="left" w:pos="567"/>
                <w:tab w:val="left" w:pos="1276"/>
                <w:tab w:val="left" w:pos="2127"/>
              </w:tabs>
              <w:spacing w:line="240" w:lineRule="auto"/>
              <w:jc w:val="center"/>
              <w:rPr>
                <w:del w:id="7785" w:author="Cauris Cosmetics" w:date="2023-10-27T17:57:00Z"/>
                <w:rFonts w:asciiTheme="minorHAnsi" w:hAnsiTheme="minorHAnsi"/>
                <w:bCs/>
                <w:sz w:val="20"/>
                <w:szCs w:val="20"/>
                <w:rPrChange w:id="7786" w:author="Dr Mamadou SANOGO" w:date="2023-10-26T15:55:00Z">
                  <w:rPr>
                    <w:del w:id="7787" w:author="Cauris Cosmetics" w:date="2023-10-27T17:57:00Z"/>
                    <w:rFonts w:asciiTheme="minorHAnsi" w:hAnsiTheme="minorHAnsi"/>
                    <w:bCs/>
                    <w:color w:val="000000" w:themeColor="text1"/>
                    <w:sz w:val="20"/>
                    <w:szCs w:val="20"/>
                  </w:rPr>
                </w:rPrChange>
              </w:rPr>
            </w:pPr>
            <w:del w:id="7788" w:author="Cauris Cosmetics" w:date="2023-10-27T17:57:00Z">
              <w:r w:rsidRPr="00561D9D" w:rsidDel="00FA173A">
                <w:rPr>
                  <w:rFonts w:asciiTheme="minorHAnsi" w:hAnsiTheme="minorHAnsi"/>
                  <w:bCs/>
                  <w:sz w:val="20"/>
                  <w:szCs w:val="20"/>
                  <w:rPrChange w:id="7789" w:author="Dr Mamadou SANOGO" w:date="2023-10-26T15:55:00Z">
                    <w:rPr>
                      <w:rFonts w:asciiTheme="minorHAnsi" w:hAnsiTheme="minorHAnsi"/>
                      <w:bCs/>
                      <w:color w:val="000000" w:themeColor="text1"/>
                      <w:sz w:val="20"/>
                      <w:szCs w:val="20"/>
                    </w:rPr>
                  </w:rPrChange>
                </w:rPr>
                <w:delText>6</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69C093BC" w:rsidR="00631BF4" w:rsidRPr="00561D9D" w:rsidDel="00FA173A" w:rsidRDefault="00631BF4" w:rsidP="00F26652">
            <w:pPr>
              <w:tabs>
                <w:tab w:val="left" w:pos="567"/>
                <w:tab w:val="left" w:pos="1276"/>
                <w:tab w:val="left" w:pos="2127"/>
              </w:tabs>
              <w:spacing w:line="240" w:lineRule="auto"/>
              <w:jc w:val="center"/>
              <w:rPr>
                <w:del w:id="7790" w:author="Cauris Cosmetics" w:date="2023-10-27T17:57:00Z"/>
                <w:rFonts w:asciiTheme="minorHAnsi" w:hAnsiTheme="minorHAnsi"/>
                <w:bCs/>
                <w:sz w:val="20"/>
                <w:szCs w:val="20"/>
                <w:rPrChange w:id="7791" w:author="Dr Mamadou SANOGO" w:date="2023-10-26T15:55:00Z">
                  <w:rPr>
                    <w:del w:id="7792" w:author="Cauris Cosmetics" w:date="2023-10-27T17:57:00Z"/>
                    <w:rFonts w:asciiTheme="minorHAnsi" w:hAnsiTheme="minorHAnsi"/>
                    <w:bCs/>
                    <w:color w:val="000000" w:themeColor="text1"/>
                    <w:sz w:val="20"/>
                    <w:szCs w:val="20"/>
                  </w:rPr>
                </w:rPrChange>
              </w:rPr>
            </w:pPr>
            <w:del w:id="7793" w:author="Cauris Cosmetics" w:date="2023-10-27T17:57:00Z">
              <w:r w:rsidRPr="00561D9D" w:rsidDel="00FA173A">
                <w:rPr>
                  <w:rFonts w:asciiTheme="minorHAnsi" w:hAnsiTheme="minorHAnsi"/>
                  <w:bCs/>
                  <w:sz w:val="20"/>
                  <w:szCs w:val="20"/>
                  <w:rPrChange w:id="7794" w:author="Dr Mamadou SANOGO" w:date="2023-10-26T15:55:00Z">
                    <w:rPr>
                      <w:rFonts w:asciiTheme="minorHAnsi" w:hAnsiTheme="minorHAnsi"/>
                      <w:bCs/>
                      <w:color w:val="000000" w:themeColor="text1"/>
                      <w:sz w:val="20"/>
                      <w:szCs w:val="20"/>
                    </w:rPr>
                  </w:rPrChange>
                </w:rPr>
                <w:delText>60/60/00</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607164D" w:rsidR="00631BF4" w:rsidRPr="00561D9D" w:rsidDel="00FA173A" w:rsidRDefault="00631BF4" w:rsidP="00F26652">
            <w:pPr>
              <w:spacing w:line="240" w:lineRule="auto"/>
              <w:rPr>
                <w:del w:id="7795" w:author="Cauris Cosmetics" w:date="2023-10-27T17:57:00Z"/>
                <w:sz w:val="20"/>
                <w:szCs w:val="20"/>
              </w:rPr>
            </w:pPr>
            <w:del w:id="7796" w:author="Cauris Cosmetics" w:date="2023-10-27T17:57:00Z">
              <w:r w:rsidRPr="00561D9D" w:rsidDel="00FA173A">
                <w:rPr>
                  <w:rFonts w:asciiTheme="minorHAnsi" w:hAnsiTheme="minorHAnsi"/>
                  <w:bCs/>
                  <w:i/>
                  <w:sz w:val="20"/>
                  <w:szCs w:val="20"/>
                  <w:rPrChange w:id="7797"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65BB7560" w:rsidR="00631BF4" w:rsidRPr="00561D9D" w:rsidDel="00FA173A" w:rsidRDefault="00631BF4" w:rsidP="00F26652">
            <w:pPr>
              <w:spacing w:line="240" w:lineRule="auto"/>
              <w:rPr>
                <w:del w:id="7798" w:author="Cauris Cosmetics" w:date="2023-10-27T17:57:00Z"/>
                <w:sz w:val="20"/>
                <w:szCs w:val="20"/>
              </w:rPr>
            </w:pPr>
            <w:del w:id="7799" w:author="Cauris Cosmetics" w:date="2023-10-27T17:57:00Z">
              <w:r w:rsidRPr="00561D9D" w:rsidDel="00FA173A">
                <w:rPr>
                  <w:rFonts w:asciiTheme="minorHAnsi" w:hAnsiTheme="minorHAnsi"/>
                  <w:bCs/>
                  <w:i/>
                  <w:sz w:val="20"/>
                  <w:szCs w:val="20"/>
                  <w:rPrChange w:id="7800"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FBC2B7" w14:textId="0B03ED90" w:rsidTr="00F26652">
        <w:trPr>
          <w:cantSplit/>
          <w:trHeight w:val="20"/>
          <w:del w:id="7801" w:author="Cauris Cosmetics" w:date="2023-10-27T17:57:00Z"/>
        </w:trPr>
        <w:tc>
          <w:tcPr>
            <w:tcW w:w="766" w:type="pct"/>
            <w:vMerge w:val="restart"/>
            <w:tcBorders>
              <w:top w:val="single" w:sz="4" w:space="0" w:color="auto"/>
              <w:left w:val="single" w:sz="4" w:space="0" w:color="auto"/>
              <w:right w:val="single" w:sz="4" w:space="0" w:color="auto"/>
            </w:tcBorders>
            <w:vAlign w:val="center"/>
            <w:hideMark/>
          </w:tcPr>
          <w:p w14:paraId="545BB75A" w14:textId="5406BEE7" w:rsidR="00631BF4" w:rsidRPr="00561D9D" w:rsidDel="00FA173A" w:rsidRDefault="00631BF4" w:rsidP="00F26652">
            <w:pPr>
              <w:spacing w:line="240" w:lineRule="auto"/>
              <w:rPr>
                <w:del w:id="7802" w:author="Cauris Cosmetics" w:date="2023-10-27T17:57:00Z"/>
                <w:rFonts w:asciiTheme="minorHAnsi" w:hAnsiTheme="minorHAnsi"/>
                <w:b/>
                <w:sz w:val="20"/>
                <w:szCs w:val="20"/>
                <w:rPrChange w:id="7803" w:author="Dr Mamadou SANOGO" w:date="2023-10-26T15:55:00Z">
                  <w:rPr>
                    <w:del w:id="7804" w:author="Cauris Cosmetics" w:date="2023-10-27T17:57:00Z"/>
                    <w:rFonts w:asciiTheme="minorHAnsi" w:hAnsiTheme="minorHAnsi"/>
                    <w:b/>
                    <w:color w:val="000000" w:themeColor="text1"/>
                    <w:sz w:val="20"/>
                    <w:szCs w:val="20"/>
                  </w:rPr>
                </w:rPrChange>
              </w:rPr>
            </w:pPr>
            <w:del w:id="7805" w:author="Cauris Cosmetics" w:date="2023-10-27T17:57:00Z">
              <w:r w:rsidRPr="00561D9D" w:rsidDel="00FA173A">
                <w:rPr>
                  <w:rFonts w:asciiTheme="minorHAnsi" w:hAnsiTheme="minorHAnsi"/>
                  <w:b/>
                  <w:bCs/>
                  <w:sz w:val="20"/>
                  <w:szCs w:val="20"/>
                </w:rPr>
                <w:delText xml:space="preserve">PPS2103 </w:delText>
              </w:r>
              <w:r w:rsidRPr="00561D9D" w:rsidDel="00FA173A">
                <w:rPr>
                  <w:rFonts w:asciiTheme="minorHAnsi" w:hAnsiTheme="minorHAnsi"/>
                  <w:b/>
                  <w:sz w:val="20"/>
                  <w:szCs w:val="20"/>
                  <w:rPrChange w:id="7806" w:author="Dr Mamadou SANOGO" w:date="2023-10-26T15:55:00Z">
                    <w:rPr>
                      <w:rFonts w:asciiTheme="minorHAnsi" w:hAnsiTheme="minorHAnsi"/>
                      <w:b/>
                      <w:color w:val="000000" w:themeColor="text1"/>
                      <w:sz w:val="20"/>
                      <w:szCs w:val="20"/>
                    </w:rPr>
                  </w:rPrChange>
                </w:rPr>
                <w:delText xml:space="preserve">Programmes et Projets de Santé </w:delText>
              </w:r>
            </w:del>
          </w:p>
          <w:p w14:paraId="5D95DAD3" w14:textId="21D68195" w:rsidR="00631BF4" w:rsidRPr="00561D9D" w:rsidDel="00FA173A" w:rsidRDefault="00631BF4" w:rsidP="00F26652">
            <w:pPr>
              <w:spacing w:line="240" w:lineRule="auto"/>
              <w:rPr>
                <w:del w:id="7807" w:author="Cauris Cosmetics" w:date="2023-10-27T17:57:00Z"/>
                <w:rFonts w:asciiTheme="minorHAnsi" w:hAnsiTheme="minorHAnsi"/>
                <w:b/>
                <w:sz w:val="20"/>
                <w:szCs w:val="20"/>
                <w:rPrChange w:id="7808" w:author="Dr Mamadou SANOGO" w:date="2023-10-26T15:55:00Z">
                  <w:rPr>
                    <w:del w:id="7809"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right w:val="single" w:sz="4" w:space="0" w:color="auto"/>
            </w:tcBorders>
            <w:vAlign w:val="center"/>
            <w:hideMark/>
          </w:tcPr>
          <w:p w14:paraId="58F8B667" w14:textId="57DA9C9E" w:rsidR="00631BF4" w:rsidRPr="00561D9D" w:rsidDel="00FA173A" w:rsidRDefault="00631BF4" w:rsidP="00F26652">
            <w:pPr>
              <w:spacing w:line="240" w:lineRule="auto"/>
              <w:jc w:val="center"/>
              <w:rPr>
                <w:del w:id="7810" w:author="Cauris Cosmetics" w:date="2023-10-27T17:57:00Z"/>
                <w:rFonts w:asciiTheme="minorHAnsi" w:hAnsiTheme="minorHAnsi"/>
                <w:b/>
                <w:sz w:val="20"/>
                <w:szCs w:val="20"/>
                <w:rPrChange w:id="7811" w:author="Dr Mamadou SANOGO" w:date="2023-10-26T15:55:00Z">
                  <w:rPr>
                    <w:del w:id="7812" w:author="Cauris Cosmetics" w:date="2023-10-27T17:57:00Z"/>
                    <w:rFonts w:asciiTheme="minorHAnsi" w:hAnsiTheme="minorHAnsi"/>
                    <w:b/>
                    <w:color w:val="000000" w:themeColor="text1"/>
                    <w:sz w:val="20"/>
                    <w:szCs w:val="20"/>
                  </w:rPr>
                </w:rPrChange>
              </w:rPr>
            </w:pPr>
            <w:del w:id="7813" w:author="Cauris Cosmetics" w:date="2023-10-27T17:57:00Z">
              <w:r w:rsidRPr="00561D9D" w:rsidDel="00FA173A">
                <w:rPr>
                  <w:rFonts w:asciiTheme="minorHAnsi" w:hAnsiTheme="minorHAnsi"/>
                  <w:b/>
                  <w:sz w:val="20"/>
                  <w:szCs w:val="20"/>
                  <w:rPrChange w:id="7814"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right w:val="single" w:sz="4" w:space="0" w:color="auto"/>
            </w:tcBorders>
            <w:vAlign w:val="center"/>
            <w:hideMark/>
          </w:tcPr>
          <w:p w14:paraId="587A80E2" w14:textId="2854EFE7" w:rsidR="00631BF4" w:rsidRPr="00561D9D" w:rsidDel="00FA173A" w:rsidRDefault="00631BF4" w:rsidP="00F26652">
            <w:pPr>
              <w:tabs>
                <w:tab w:val="left" w:pos="567"/>
                <w:tab w:val="left" w:pos="1276"/>
                <w:tab w:val="left" w:pos="2127"/>
              </w:tabs>
              <w:spacing w:line="240" w:lineRule="auto"/>
              <w:rPr>
                <w:del w:id="7815" w:author="Cauris Cosmetics" w:date="2023-10-27T17:57:00Z"/>
                <w:rFonts w:asciiTheme="minorHAnsi" w:hAnsiTheme="minorHAnsi"/>
                <w:bCs/>
                <w:sz w:val="20"/>
                <w:szCs w:val="20"/>
                <w:rPrChange w:id="7816" w:author="Dr Mamadou SANOGO" w:date="2023-10-26T15:55:00Z">
                  <w:rPr>
                    <w:del w:id="7817" w:author="Cauris Cosmetics" w:date="2023-10-27T17:57:00Z"/>
                    <w:rFonts w:asciiTheme="minorHAnsi" w:hAnsiTheme="minorHAnsi"/>
                    <w:bCs/>
                    <w:color w:val="000000" w:themeColor="text1"/>
                    <w:sz w:val="20"/>
                    <w:szCs w:val="20"/>
                  </w:rPr>
                </w:rPrChange>
              </w:rPr>
            </w:pPr>
            <w:del w:id="7818" w:author="Cauris Cosmetics" w:date="2023-10-27T17:57:00Z">
              <w:r w:rsidRPr="00561D9D" w:rsidDel="00FA173A">
                <w:rPr>
                  <w:rFonts w:asciiTheme="minorHAnsi" w:hAnsiTheme="minorHAnsi"/>
                  <w:bCs/>
                  <w:sz w:val="20"/>
                  <w:szCs w:val="20"/>
                  <w:rPrChange w:id="7819" w:author="Dr Mamadou SANOGO" w:date="2023-10-26T15:55:00Z">
                    <w:rPr>
                      <w:rFonts w:asciiTheme="minorHAnsi" w:hAnsiTheme="minorHAnsi"/>
                      <w:bCs/>
                      <w:color w:val="000000" w:themeColor="text1"/>
                      <w:sz w:val="20"/>
                      <w:szCs w:val="20"/>
                    </w:rPr>
                  </w:rPrChange>
                </w:rPr>
                <w:delText>Maitriser et assurer la gestion, le suivi et l’évaluation des programmes et projets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32E4F7D0" w:rsidR="00631BF4" w:rsidRPr="00561D9D" w:rsidDel="00FA173A" w:rsidRDefault="00631BF4" w:rsidP="00F26652">
            <w:pPr>
              <w:tabs>
                <w:tab w:val="left" w:pos="567"/>
                <w:tab w:val="left" w:pos="1276"/>
                <w:tab w:val="left" w:pos="2127"/>
              </w:tabs>
              <w:spacing w:line="240" w:lineRule="auto"/>
              <w:rPr>
                <w:del w:id="7820" w:author="Cauris Cosmetics" w:date="2023-10-27T17:57:00Z"/>
                <w:rFonts w:asciiTheme="minorHAnsi" w:hAnsiTheme="minorHAnsi"/>
                <w:bCs/>
                <w:sz w:val="20"/>
                <w:szCs w:val="20"/>
                <w:rPrChange w:id="7821" w:author="Dr Mamadou SANOGO" w:date="2023-10-26T15:55:00Z">
                  <w:rPr>
                    <w:del w:id="7822" w:author="Cauris Cosmetics" w:date="2023-10-27T17:57:00Z"/>
                    <w:rFonts w:asciiTheme="minorHAnsi" w:hAnsiTheme="minorHAnsi"/>
                    <w:bCs/>
                    <w:color w:val="000000" w:themeColor="text1"/>
                    <w:sz w:val="20"/>
                    <w:szCs w:val="20"/>
                  </w:rPr>
                </w:rPrChange>
              </w:rPr>
            </w:pPr>
            <w:del w:id="7823" w:author="Cauris Cosmetics" w:date="2023-10-27T17:57:00Z">
              <w:r w:rsidRPr="00561D9D" w:rsidDel="00FA173A">
                <w:rPr>
                  <w:rFonts w:asciiTheme="minorHAnsi" w:hAnsiTheme="minorHAnsi"/>
                  <w:bCs/>
                  <w:sz w:val="20"/>
                  <w:szCs w:val="20"/>
                  <w:rPrChange w:id="7824" w:author="Dr Mamadou SANOGO" w:date="2023-10-26T15:55:00Z">
                    <w:rPr>
                      <w:rFonts w:asciiTheme="minorHAnsi" w:hAnsiTheme="minorHAnsi"/>
                      <w:bCs/>
                      <w:color w:val="000000" w:themeColor="text1"/>
                      <w:sz w:val="20"/>
                      <w:szCs w:val="20"/>
                    </w:rPr>
                  </w:rPrChange>
                </w:rPr>
                <w:delText>Gestion des Programmes et projets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4797F387" w:rsidR="00631BF4" w:rsidRPr="00561D9D" w:rsidDel="00FA173A" w:rsidRDefault="00631BF4" w:rsidP="00F26652">
            <w:pPr>
              <w:tabs>
                <w:tab w:val="left" w:pos="567"/>
                <w:tab w:val="left" w:pos="1276"/>
                <w:tab w:val="left" w:pos="2127"/>
              </w:tabs>
              <w:spacing w:line="240" w:lineRule="auto"/>
              <w:jc w:val="center"/>
              <w:rPr>
                <w:del w:id="7825" w:author="Cauris Cosmetics" w:date="2023-10-27T17:57:00Z"/>
                <w:rFonts w:asciiTheme="minorHAnsi" w:hAnsiTheme="minorHAnsi"/>
                <w:bCs/>
                <w:sz w:val="20"/>
                <w:szCs w:val="20"/>
                <w:rPrChange w:id="7826" w:author="Dr Mamadou SANOGO" w:date="2023-10-26T15:55:00Z">
                  <w:rPr>
                    <w:del w:id="7827" w:author="Cauris Cosmetics" w:date="2023-10-27T17:57:00Z"/>
                    <w:rFonts w:asciiTheme="minorHAnsi" w:hAnsiTheme="minorHAnsi"/>
                    <w:bCs/>
                    <w:color w:val="000000" w:themeColor="text1"/>
                    <w:sz w:val="20"/>
                    <w:szCs w:val="20"/>
                  </w:rPr>
                </w:rPrChange>
              </w:rPr>
            </w:pPr>
            <w:del w:id="7828" w:author="Cauris Cosmetics" w:date="2023-10-27T17:57:00Z">
              <w:r w:rsidRPr="00561D9D" w:rsidDel="00FA173A">
                <w:rPr>
                  <w:rFonts w:asciiTheme="minorHAnsi" w:hAnsiTheme="minorHAnsi"/>
                  <w:bCs/>
                  <w:sz w:val="20"/>
                  <w:szCs w:val="20"/>
                  <w:rPrChange w:id="7829"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right w:val="single" w:sz="4" w:space="0" w:color="auto"/>
            </w:tcBorders>
            <w:vAlign w:val="center"/>
            <w:hideMark/>
          </w:tcPr>
          <w:p w14:paraId="4C95F54F" w14:textId="10334689" w:rsidR="00631BF4" w:rsidRPr="00561D9D" w:rsidDel="00FA173A" w:rsidRDefault="00631BF4" w:rsidP="00F26652">
            <w:pPr>
              <w:tabs>
                <w:tab w:val="left" w:pos="567"/>
                <w:tab w:val="left" w:pos="1276"/>
                <w:tab w:val="left" w:pos="2127"/>
              </w:tabs>
              <w:spacing w:line="240" w:lineRule="auto"/>
              <w:jc w:val="center"/>
              <w:rPr>
                <w:del w:id="7830" w:author="Cauris Cosmetics" w:date="2023-10-27T17:57:00Z"/>
                <w:rFonts w:asciiTheme="minorHAnsi" w:hAnsiTheme="minorHAnsi"/>
                <w:bCs/>
                <w:sz w:val="20"/>
                <w:szCs w:val="20"/>
                <w:rPrChange w:id="7831" w:author="Dr Mamadou SANOGO" w:date="2023-10-26T15:55:00Z">
                  <w:rPr>
                    <w:del w:id="7832" w:author="Cauris Cosmetics" w:date="2023-10-27T17:57:00Z"/>
                    <w:rFonts w:asciiTheme="minorHAnsi" w:hAnsiTheme="minorHAnsi"/>
                    <w:bCs/>
                    <w:color w:val="000000" w:themeColor="text1"/>
                    <w:sz w:val="20"/>
                    <w:szCs w:val="20"/>
                  </w:rPr>
                </w:rPrChange>
              </w:rPr>
            </w:pPr>
            <w:del w:id="7833" w:author="Cauris Cosmetics" w:date="2023-10-27T17:57:00Z">
              <w:r w:rsidRPr="00561D9D" w:rsidDel="00FA173A">
                <w:rPr>
                  <w:rFonts w:asciiTheme="minorHAnsi" w:hAnsiTheme="minorHAnsi"/>
                  <w:bCs/>
                  <w:sz w:val="20"/>
                  <w:szCs w:val="20"/>
                  <w:rPrChange w:id="7834" w:author="Dr Mamadou SANOGO" w:date="2023-10-26T15:55:00Z">
                    <w:rPr>
                      <w:rFonts w:asciiTheme="minorHAnsi" w:hAnsiTheme="minorHAnsi"/>
                      <w:bCs/>
                      <w:color w:val="000000" w:themeColor="text1"/>
                      <w:sz w:val="20"/>
                      <w:szCs w:val="20"/>
                    </w:rPr>
                  </w:rPrChange>
                </w:rPr>
                <w:delText>70/40/10</w:delText>
              </w:r>
            </w:del>
          </w:p>
        </w:tc>
        <w:tc>
          <w:tcPr>
            <w:tcW w:w="856" w:type="pct"/>
            <w:vMerge w:val="restart"/>
            <w:tcBorders>
              <w:top w:val="single" w:sz="4" w:space="0" w:color="auto"/>
              <w:left w:val="single" w:sz="4" w:space="0" w:color="auto"/>
              <w:right w:val="single" w:sz="4" w:space="0" w:color="auto"/>
            </w:tcBorders>
            <w:vAlign w:val="center"/>
            <w:hideMark/>
          </w:tcPr>
          <w:p w14:paraId="2FF0C1A6" w14:textId="4D6AC611" w:rsidR="00631BF4" w:rsidRPr="00561D9D" w:rsidDel="00FA173A" w:rsidRDefault="00631BF4" w:rsidP="00F26652">
            <w:pPr>
              <w:spacing w:line="240" w:lineRule="auto"/>
              <w:rPr>
                <w:del w:id="7835" w:author="Cauris Cosmetics" w:date="2023-10-27T17:57:00Z"/>
                <w:sz w:val="20"/>
                <w:szCs w:val="20"/>
              </w:rPr>
            </w:pPr>
            <w:del w:id="7836" w:author="Cauris Cosmetics" w:date="2023-10-27T17:57:00Z">
              <w:r w:rsidRPr="00561D9D" w:rsidDel="00FA173A">
                <w:rPr>
                  <w:rFonts w:asciiTheme="minorHAnsi" w:hAnsiTheme="minorHAnsi"/>
                  <w:bCs/>
                  <w:i/>
                  <w:sz w:val="20"/>
                  <w:szCs w:val="20"/>
                  <w:rPrChange w:id="7837"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right w:val="single" w:sz="4" w:space="0" w:color="auto"/>
            </w:tcBorders>
            <w:vAlign w:val="center"/>
            <w:hideMark/>
          </w:tcPr>
          <w:p w14:paraId="4241D100" w14:textId="0F06980D" w:rsidR="00631BF4" w:rsidRPr="00561D9D" w:rsidDel="00FA173A" w:rsidRDefault="00631BF4" w:rsidP="00F26652">
            <w:pPr>
              <w:spacing w:line="240" w:lineRule="auto"/>
              <w:rPr>
                <w:del w:id="7838" w:author="Cauris Cosmetics" w:date="2023-10-27T17:57:00Z"/>
                <w:sz w:val="20"/>
                <w:szCs w:val="20"/>
              </w:rPr>
            </w:pPr>
            <w:del w:id="7839" w:author="Cauris Cosmetics" w:date="2023-10-27T17:57:00Z">
              <w:r w:rsidRPr="00561D9D" w:rsidDel="00FA173A">
                <w:rPr>
                  <w:rFonts w:asciiTheme="minorHAnsi" w:hAnsiTheme="minorHAnsi"/>
                  <w:bCs/>
                  <w:i/>
                  <w:sz w:val="20"/>
                  <w:szCs w:val="20"/>
                  <w:rPrChange w:id="7840"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64B83C52" w14:textId="23303518" w:rsidTr="00F26652">
        <w:trPr>
          <w:cantSplit/>
          <w:trHeight w:val="20"/>
          <w:del w:id="7841" w:author="Cauris Cosmetics" w:date="2023-10-27T17:57:00Z"/>
        </w:trPr>
        <w:tc>
          <w:tcPr>
            <w:tcW w:w="766" w:type="pct"/>
            <w:vMerge/>
            <w:tcBorders>
              <w:left w:val="single" w:sz="4" w:space="0" w:color="auto"/>
              <w:right w:val="single" w:sz="4" w:space="0" w:color="auto"/>
            </w:tcBorders>
            <w:vAlign w:val="center"/>
          </w:tcPr>
          <w:p w14:paraId="6269DEE3" w14:textId="30BD61B0" w:rsidR="00631BF4" w:rsidRPr="00561D9D" w:rsidDel="00FA173A" w:rsidRDefault="00631BF4" w:rsidP="00F26652">
            <w:pPr>
              <w:spacing w:line="240" w:lineRule="auto"/>
              <w:rPr>
                <w:del w:id="7842" w:author="Cauris Cosmetics" w:date="2023-10-27T17:57:00Z"/>
                <w:rFonts w:asciiTheme="minorHAnsi" w:hAnsiTheme="minorHAnsi"/>
                <w:b/>
                <w:sz w:val="20"/>
                <w:szCs w:val="20"/>
                <w:rPrChange w:id="7843" w:author="Dr Mamadou SANOGO" w:date="2023-10-26T15:55:00Z">
                  <w:rPr>
                    <w:del w:id="7844"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right w:val="single" w:sz="4" w:space="0" w:color="auto"/>
            </w:tcBorders>
            <w:vAlign w:val="center"/>
          </w:tcPr>
          <w:p w14:paraId="1298A6C6" w14:textId="6C597580" w:rsidR="00631BF4" w:rsidRPr="00561D9D" w:rsidDel="00FA173A" w:rsidRDefault="00631BF4" w:rsidP="00F26652">
            <w:pPr>
              <w:spacing w:line="240" w:lineRule="auto"/>
              <w:jc w:val="center"/>
              <w:rPr>
                <w:del w:id="7845" w:author="Cauris Cosmetics" w:date="2023-10-27T17:57:00Z"/>
                <w:rFonts w:asciiTheme="minorHAnsi" w:hAnsiTheme="minorHAnsi"/>
                <w:b/>
                <w:sz w:val="20"/>
                <w:szCs w:val="20"/>
                <w:rPrChange w:id="7846" w:author="Dr Mamadou SANOGO" w:date="2023-10-26T15:55:00Z">
                  <w:rPr>
                    <w:del w:id="7847"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0542BA86" w14:textId="3EFDA42A" w:rsidR="00631BF4" w:rsidRPr="00561D9D" w:rsidDel="00FA173A" w:rsidRDefault="00631BF4" w:rsidP="00F26652">
            <w:pPr>
              <w:tabs>
                <w:tab w:val="left" w:pos="567"/>
                <w:tab w:val="left" w:pos="1276"/>
                <w:tab w:val="left" w:pos="2127"/>
              </w:tabs>
              <w:spacing w:line="240" w:lineRule="auto"/>
              <w:rPr>
                <w:del w:id="7848" w:author="Cauris Cosmetics" w:date="2023-10-27T17:57:00Z"/>
                <w:rFonts w:asciiTheme="minorHAnsi" w:hAnsiTheme="minorHAnsi"/>
                <w:bCs/>
                <w:sz w:val="20"/>
                <w:szCs w:val="20"/>
                <w:rPrChange w:id="7849" w:author="Dr Mamadou SANOGO" w:date="2023-10-26T15:55:00Z">
                  <w:rPr>
                    <w:del w:id="7850"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5AAE91E9" w:rsidR="00631BF4" w:rsidRPr="00561D9D" w:rsidDel="00FA173A" w:rsidRDefault="00631BF4" w:rsidP="00F26652">
            <w:pPr>
              <w:tabs>
                <w:tab w:val="left" w:pos="567"/>
                <w:tab w:val="left" w:pos="1276"/>
                <w:tab w:val="left" w:pos="2127"/>
              </w:tabs>
              <w:spacing w:line="240" w:lineRule="auto"/>
              <w:rPr>
                <w:del w:id="7851" w:author="Cauris Cosmetics" w:date="2023-10-27T17:57:00Z"/>
                <w:rFonts w:asciiTheme="minorHAnsi" w:hAnsiTheme="minorHAnsi"/>
                <w:bCs/>
                <w:sz w:val="20"/>
                <w:szCs w:val="20"/>
                <w:rPrChange w:id="7852" w:author="Dr Mamadou SANOGO" w:date="2023-10-26T15:55:00Z">
                  <w:rPr>
                    <w:del w:id="7853" w:author="Cauris Cosmetics" w:date="2023-10-27T17:57:00Z"/>
                    <w:rFonts w:asciiTheme="minorHAnsi" w:hAnsiTheme="minorHAnsi"/>
                    <w:bCs/>
                    <w:color w:val="000000" w:themeColor="text1"/>
                    <w:sz w:val="20"/>
                    <w:szCs w:val="20"/>
                  </w:rPr>
                </w:rPrChange>
              </w:rPr>
            </w:pPr>
            <w:del w:id="7854" w:author="Cauris Cosmetics" w:date="2023-10-27T17:57:00Z">
              <w:r w:rsidRPr="00561D9D" w:rsidDel="00FA173A">
                <w:rPr>
                  <w:rFonts w:asciiTheme="minorHAnsi" w:hAnsiTheme="minorHAnsi"/>
                  <w:bCs/>
                  <w:sz w:val="20"/>
                  <w:szCs w:val="20"/>
                  <w:rPrChange w:id="7855" w:author="Dr Mamadou SANOGO" w:date="2023-10-26T15:55:00Z">
                    <w:rPr>
                      <w:rFonts w:asciiTheme="minorHAnsi" w:hAnsiTheme="minorHAnsi"/>
                      <w:bCs/>
                      <w:color w:val="000000" w:themeColor="text1"/>
                      <w:sz w:val="20"/>
                      <w:szCs w:val="20"/>
                    </w:rPr>
                  </w:rPrChange>
                </w:rPr>
                <w:delText>Concepts de base en Suivi et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562CEE07" w:rsidR="00631BF4" w:rsidRPr="00561D9D" w:rsidDel="00FA173A" w:rsidRDefault="00631BF4" w:rsidP="00F26652">
            <w:pPr>
              <w:tabs>
                <w:tab w:val="left" w:pos="567"/>
                <w:tab w:val="left" w:pos="1276"/>
                <w:tab w:val="left" w:pos="2127"/>
              </w:tabs>
              <w:spacing w:line="240" w:lineRule="auto"/>
              <w:jc w:val="center"/>
              <w:rPr>
                <w:del w:id="7856" w:author="Cauris Cosmetics" w:date="2023-10-27T17:57:00Z"/>
                <w:rFonts w:asciiTheme="minorHAnsi" w:hAnsiTheme="minorHAnsi"/>
                <w:bCs/>
                <w:sz w:val="20"/>
                <w:szCs w:val="20"/>
                <w:rPrChange w:id="7857" w:author="Dr Mamadou SANOGO" w:date="2023-10-26T15:55:00Z">
                  <w:rPr>
                    <w:del w:id="7858" w:author="Cauris Cosmetics" w:date="2023-10-27T17:57:00Z"/>
                    <w:rFonts w:asciiTheme="minorHAnsi" w:hAnsiTheme="minorHAnsi"/>
                    <w:bCs/>
                    <w:color w:val="000000" w:themeColor="text1"/>
                    <w:sz w:val="20"/>
                    <w:szCs w:val="20"/>
                  </w:rPr>
                </w:rPrChange>
              </w:rPr>
            </w:pPr>
            <w:del w:id="7859" w:author="Cauris Cosmetics" w:date="2023-10-27T17:57:00Z">
              <w:r w:rsidRPr="00561D9D" w:rsidDel="00FA173A">
                <w:rPr>
                  <w:rFonts w:asciiTheme="minorHAnsi" w:hAnsiTheme="minorHAnsi"/>
                  <w:bCs/>
                  <w:sz w:val="20"/>
                  <w:szCs w:val="20"/>
                  <w:rPrChange w:id="7860"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right w:val="single" w:sz="4" w:space="0" w:color="auto"/>
            </w:tcBorders>
            <w:vAlign w:val="center"/>
          </w:tcPr>
          <w:p w14:paraId="15D6B21E" w14:textId="14B46693" w:rsidR="00631BF4" w:rsidRPr="00561D9D" w:rsidDel="00FA173A" w:rsidRDefault="00631BF4" w:rsidP="00F26652">
            <w:pPr>
              <w:tabs>
                <w:tab w:val="left" w:pos="567"/>
                <w:tab w:val="left" w:pos="1276"/>
                <w:tab w:val="left" w:pos="2127"/>
              </w:tabs>
              <w:spacing w:line="240" w:lineRule="auto"/>
              <w:jc w:val="center"/>
              <w:rPr>
                <w:del w:id="7861" w:author="Cauris Cosmetics" w:date="2023-10-27T17:57:00Z"/>
                <w:rFonts w:asciiTheme="minorHAnsi" w:hAnsiTheme="minorHAnsi"/>
                <w:bCs/>
                <w:sz w:val="20"/>
                <w:szCs w:val="20"/>
                <w:rPrChange w:id="7862" w:author="Dr Mamadou SANOGO" w:date="2023-10-26T15:55:00Z">
                  <w:rPr>
                    <w:del w:id="7863"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687BF240" w14:textId="67CFDBAF" w:rsidR="00631BF4" w:rsidRPr="00561D9D" w:rsidDel="00FA173A" w:rsidRDefault="00631BF4" w:rsidP="00F26652">
            <w:pPr>
              <w:tabs>
                <w:tab w:val="left" w:pos="567"/>
                <w:tab w:val="left" w:pos="1276"/>
                <w:tab w:val="left" w:pos="2127"/>
              </w:tabs>
              <w:spacing w:line="240" w:lineRule="auto"/>
              <w:rPr>
                <w:del w:id="7864" w:author="Cauris Cosmetics" w:date="2023-10-27T17:57:00Z"/>
                <w:rFonts w:asciiTheme="minorHAnsi" w:hAnsiTheme="minorHAnsi"/>
                <w:bCs/>
                <w:i/>
                <w:sz w:val="20"/>
                <w:szCs w:val="20"/>
                <w:rPrChange w:id="7865" w:author="Dr Mamadou SANOGO" w:date="2023-10-26T15:55:00Z">
                  <w:rPr>
                    <w:del w:id="7866"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right w:val="single" w:sz="4" w:space="0" w:color="auto"/>
            </w:tcBorders>
            <w:vAlign w:val="center"/>
            <w:hideMark/>
          </w:tcPr>
          <w:p w14:paraId="76097AC8" w14:textId="2C2BB0F3" w:rsidR="00631BF4" w:rsidRPr="00561D9D" w:rsidDel="00FA173A" w:rsidRDefault="00631BF4" w:rsidP="00F26652">
            <w:pPr>
              <w:tabs>
                <w:tab w:val="left" w:pos="567"/>
                <w:tab w:val="left" w:pos="1276"/>
                <w:tab w:val="left" w:pos="2127"/>
              </w:tabs>
              <w:spacing w:line="240" w:lineRule="auto"/>
              <w:rPr>
                <w:del w:id="7867" w:author="Cauris Cosmetics" w:date="2023-10-27T17:57:00Z"/>
                <w:rFonts w:asciiTheme="minorHAnsi" w:hAnsiTheme="minorHAnsi"/>
                <w:bCs/>
                <w:i/>
                <w:sz w:val="20"/>
                <w:szCs w:val="20"/>
                <w:rPrChange w:id="7868" w:author="Dr Mamadou SANOGO" w:date="2023-10-26T15:55:00Z">
                  <w:rPr>
                    <w:del w:id="7869" w:author="Cauris Cosmetics" w:date="2023-10-27T17:57:00Z"/>
                    <w:rFonts w:asciiTheme="minorHAnsi" w:hAnsiTheme="minorHAnsi"/>
                    <w:bCs/>
                    <w:i/>
                    <w:color w:val="000000" w:themeColor="text1"/>
                    <w:sz w:val="20"/>
                    <w:szCs w:val="20"/>
                  </w:rPr>
                </w:rPrChange>
              </w:rPr>
            </w:pPr>
          </w:p>
        </w:tc>
      </w:tr>
      <w:tr w:rsidR="00561D9D" w:rsidRPr="00561D9D" w:rsidDel="00FA173A" w14:paraId="0CD0538A" w14:textId="19C7A4F2" w:rsidTr="00F26652">
        <w:trPr>
          <w:cantSplit/>
          <w:trHeight w:val="20"/>
          <w:del w:id="7870" w:author="Cauris Cosmetics" w:date="2023-10-27T17:57:00Z"/>
        </w:trPr>
        <w:tc>
          <w:tcPr>
            <w:tcW w:w="766" w:type="pct"/>
            <w:vMerge/>
            <w:tcBorders>
              <w:left w:val="single" w:sz="4" w:space="0" w:color="auto"/>
              <w:bottom w:val="single" w:sz="4" w:space="0" w:color="auto"/>
              <w:right w:val="single" w:sz="4" w:space="0" w:color="auto"/>
            </w:tcBorders>
            <w:vAlign w:val="center"/>
            <w:hideMark/>
          </w:tcPr>
          <w:p w14:paraId="0AEF04C3" w14:textId="0B7192E4" w:rsidR="00631BF4" w:rsidRPr="00561D9D" w:rsidDel="00FA173A" w:rsidRDefault="00631BF4" w:rsidP="00F26652">
            <w:pPr>
              <w:spacing w:line="240" w:lineRule="auto"/>
              <w:rPr>
                <w:del w:id="7871" w:author="Cauris Cosmetics" w:date="2023-10-27T17:57:00Z"/>
                <w:rFonts w:asciiTheme="minorHAnsi" w:hAnsiTheme="minorHAnsi"/>
                <w:b/>
                <w:sz w:val="20"/>
                <w:szCs w:val="20"/>
                <w:rPrChange w:id="7872" w:author="Dr Mamadou SANOGO" w:date="2023-10-26T15:55:00Z">
                  <w:rPr>
                    <w:del w:id="7873"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bottom w:val="single" w:sz="4" w:space="0" w:color="auto"/>
              <w:right w:val="single" w:sz="4" w:space="0" w:color="auto"/>
            </w:tcBorders>
            <w:vAlign w:val="center"/>
            <w:hideMark/>
          </w:tcPr>
          <w:p w14:paraId="0E9660B2" w14:textId="1F1CFF02" w:rsidR="00631BF4" w:rsidRPr="00561D9D" w:rsidDel="00FA173A" w:rsidRDefault="00631BF4" w:rsidP="00F26652">
            <w:pPr>
              <w:spacing w:line="240" w:lineRule="auto"/>
              <w:jc w:val="center"/>
              <w:rPr>
                <w:del w:id="7874" w:author="Cauris Cosmetics" w:date="2023-10-27T17:57:00Z"/>
                <w:rFonts w:asciiTheme="minorHAnsi" w:hAnsiTheme="minorHAnsi"/>
                <w:b/>
                <w:sz w:val="20"/>
                <w:szCs w:val="20"/>
                <w:rPrChange w:id="7875" w:author="Dr Mamadou SANOGO" w:date="2023-10-26T15:55:00Z">
                  <w:rPr>
                    <w:del w:id="7876"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A083474" w14:textId="366FC2D3" w:rsidR="00631BF4" w:rsidRPr="00561D9D" w:rsidDel="00FA173A" w:rsidRDefault="00631BF4" w:rsidP="00F26652">
            <w:pPr>
              <w:tabs>
                <w:tab w:val="left" w:pos="567"/>
                <w:tab w:val="left" w:pos="1276"/>
                <w:tab w:val="left" w:pos="2127"/>
              </w:tabs>
              <w:spacing w:line="240" w:lineRule="auto"/>
              <w:rPr>
                <w:del w:id="7877" w:author="Cauris Cosmetics" w:date="2023-10-27T17:57:00Z"/>
                <w:rFonts w:asciiTheme="minorHAnsi" w:hAnsiTheme="minorHAnsi"/>
                <w:bCs/>
                <w:sz w:val="20"/>
                <w:szCs w:val="20"/>
                <w:rPrChange w:id="7878" w:author="Dr Mamadou SANOGO" w:date="2023-10-26T15:55:00Z">
                  <w:rPr>
                    <w:del w:id="7879"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01844143" w:rsidR="00631BF4" w:rsidRPr="00561D9D" w:rsidDel="00FA173A" w:rsidRDefault="00631BF4" w:rsidP="00F26652">
            <w:pPr>
              <w:tabs>
                <w:tab w:val="left" w:pos="567"/>
                <w:tab w:val="left" w:pos="1276"/>
                <w:tab w:val="left" w:pos="2127"/>
              </w:tabs>
              <w:spacing w:line="240" w:lineRule="auto"/>
              <w:rPr>
                <w:del w:id="7880" w:author="Cauris Cosmetics" w:date="2023-10-27T17:57:00Z"/>
                <w:rFonts w:asciiTheme="minorHAnsi" w:hAnsiTheme="minorHAnsi"/>
                <w:bCs/>
                <w:sz w:val="20"/>
                <w:szCs w:val="20"/>
                <w:rPrChange w:id="7881" w:author="Dr Mamadou SANOGO" w:date="2023-10-26T15:55:00Z">
                  <w:rPr>
                    <w:del w:id="7882" w:author="Cauris Cosmetics" w:date="2023-10-27T17:57:00Z"/>
                    <w:rFonts w:asciiTheme="minorHAnsi" w:hAnsiTheme="minorHAnsi"/>
                    <w:bCs/>
                    <w:color w:val="000000" w:themeColor="text1"/>
                    <w:sz w:val="20"/>
                    <w:szCs w:val="20"/>
                  </w:rPr>
                </w:rPrChange>
              </w:rPr>
            </w:pPr>
            <w:del w:id="7883" w:author="Cauris Cosmetics" w:date="2023-10-27T17:57:00Z">
              <w:r w:rsidRPr="00561D9D" w:rsidDel="00FA173A">
                <w:rPr>
                  <w:rFonts w:asciiTheme="minorHAnsi" w:hAnsiTheme="minorHAnsi"/>
                  <w:bCs/>
                  <w:sz w:val="20"/>
                  <w:szCs w:val="20"/>
                  <w:rPrChange w:id="7884" w:author="Dr Mamadou SANOGO" w:date="2023-10-26T15:55:00Z">
                    <w:rPr>
                      <w:rFonts w:asciiTheme="minorHAnsi" w:hAnsiTheme="minorHAnsi"/>
                      <w:bCs/>
                      <w:color w:val="000000" w:themeColor="text1"/>
                      <w:sz w:val="20"/>
                      <w:szCs w:val="20"/>
                    </w:rPr>
                  </w:rPrChange>
                </w:rPr>
                <w:delText>Cadres et outils de Suivi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26C0F08F" w:rsidR="00631BF4" w:rsidRPr="00561D9D" w:rsidDel="00FA173A" w:rsidRDefault="00631BF4" w:rsidP="00F26652">
            <w:pPr>
              <w:tabs>
                <w:tab w:val="left" w:pos="567"/>
                <w:tab w:val="left" w:pos="1276"/>
                <w:tab w:val="left" w:pos="2127"/>
              </w:tabs>
              <w:spacing w:line="240" w:lineRule="auto"/>
              <w:jc w:val="center"/>
              <w:rPr>
                <w:del w:id="7885" w:author="Cauris Cosmetics" w:date="2023-10-27T17:57:00Z"/>
                <w:rFonts w:asciiTheme="minorHAnsi" w:hAnsiTheme="minorHAnsi"/>
                <w:bCs/>
                <w:sz w:val="20"/>
                <w:szCs w:val="20"/>
                <w:rPrChange w:id="7886" w:author="Dr Mamadou SANOGO" w:date="2023-10-26T15:55:00Z">
                  <w:rPr>
                    <w:del w:id="7887" w:author="Cauris Cosmetics" w:date="2023-10-27T17:57:00Z"/>
                    <w:rFonts w:asciiTheme="minorHAnsi" w:hAnsiTheme="minorHAnsi"/>
                    <w:bCs/>
                    <w:color w:val="000000" w:themeColor="text1"/>
                    <w:sz w:val="20"/>
                    <w:szCs w:val="20"/>
                  </w:rPr>
                </w:rPrChange>
              </w:rPr>
            </w:pPr>
            <w:del w:id="7888" w:author="Cauris Cosmetics" w:date="2023-10-27T17:57:00Z">
              <w:r w:rsidRPr="00561D9D" w:rsidDel="00FA173A">
                <w:rPr>
                  <w:rFonts w:asciiTheme="minorHAnsi" w:hAnsiTheme="minorHAnsi"/>
                  <w:bCs/>
                  <w:sz w:val="20"/>
                  <w:szCs w:val="20"/>
                  <w:rPrChange w:id="7889"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bottom w:val="single" w:sz="4" w:space="0" w:color="auto"/>
              <w:right w:val="single" w:sz="4" w:space="0" w:color="auto"/>
            </w:tcBorders>
            <w:vAlign w:val="center"/>
            <w:hideMark/>
          </w:tcPr>
          <w:p w14:paraId="759DBCAB" w14:textId="52D9552C" w:rsidR="00631BF4" w:rsidRPr="00561D9D" w:rsidDel="00FA173A" w:rsidRDefault="00631BF4" w:rsidP="00F26652">
            <w:pPr>
              <w:tabs>
                <w:tab w:val="left" w:pos="567"/>
                <w:tab w:val="left" w:pos="1276"/>
                <w:tab w:val="left" w:pos="2127"/>
              </w:tabs>
              <w:spacing w:line="240" w:lineRule="auto"/>
              <w:jc w:val="center"/>
              <w:rPr>
                <w:del w:id="7890" w:author="Cauris Cosmetics" w:date="2023-10-27T17:57:00Z"/>
                <w:rFonts w:asciiTheme="minorHAnsi" w:hAnsiTheme="minorHAnsi"/>
                <w:bCs/>
                <w:sz w:val="20"/>
                <w:szCs w:val="20"/>
                <w:rPrChange w:id="7891" w:author="Dr Mamadou SANOGO" w:date="2023-10-26T15:55:00Z">
                  <w:rPr>
                    <w:del w:id="7892"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F5BEA87" w14:textId="76A54DCD" w:rsidR="00631BF4" w:rsidRPr="00561D9D" w:rsidDel="00FA173A" w:rsidRDefault="00631BF4" w:rsidP="00F26652">
            <w:pPr>
              <w:tabs>
                <w:tab w:val="left" w:pos="567"/>
                <w:tab w:val="left" w:pos="1276"/>
                <w:tab w:val="left" w:pos="2127"/>
              </w:tabs>
              <w:spacing w:line="240" w:lineRule="auto"/>
              <w:rPr>
                <w:del w:id="7893" w:author="Cauris Cosmetics" w:date="2023-10-27T17:57:00Z"/>
                <w:rFonts w:asciiTheme="minorHAnsi" w:hAnsiTheme="minorHAnsi"/>
                <w:bCs/>
                <w:i/>
                <w:sz w:val="20"/>
                <w:szCs w:val="20"/>
                <w:rPrChange w:id="7894" w:author="Dr Mamadou SANOGO" w:date="2023-10-26T15:55:00Z">
                  <w:rPr>
                    <w:del w:id="7895"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bottom w:val="single" w:sz="4" w:space="0" w:color="auto"/>
              <w:right w:val="single" w:sz="4" w:space="0" w:color="auto"/>
            </w:tcBorders>
            <w:vAlign w:val="center"/>
            <w:hideMark/>
          </w:tcPr>
          <w:p w14:paraId="44410101" w14:textId="3EA6A2FD" w:rsidR="00631BF4" w:rsidRPr="00561D9D" w:rsidDel="00FA173A" w:rsidRDefault="00631BF4" w:rsidP="00F26652">
            <w:pPr>
              <w:tabs>
                <w:tab w:val="left" w:pos="567"/>
                <w:tab w:val="left" w:pos="1276"/>
                <w:tab w:val="left" w:pos="2127"/>
              </w:tabs>
              <w:spacing w:line="240" w:lineRule="auto"/>
              <w:rPr>
                <w:del w:id="7896" w:author="Cauris Cosmetics" w:date="2023-10-27T17:57:00Z"/>
                <w:rFonts w:asciiTheme="minorHAnsi" w:hAnsiTheme="minorHAnsi"/>
                <w:bCs/>
                <w:i/>
                <w:sz w:val="20"/>
                <w:szCs w:val="20"/>
                <w:rPrChange w:id="7897" w:author="Dr Mamadou SANOGO" w:date="2023-10-26T15:55:00Z">
                  <w:rPr>
                    <w:del w:id="7898" w:author="Cauris Cosmetics" w:date="2023-10-27T17:57:00Z"/>
                    <w:rFonts w:asciiTheme="minorHAnsi" w:hAnsiTheme="minorHAnsi"/>
                    <w:bCs/>
                    <w:i/>
                    <w:color w:val="000000" w:themeColor="text1"/>
                    <w:sz w:val="20"/>
                    <w:szCs w:val="20"/>
                  </w:rPr>
                </w:rPrChange>
              </w:rPr>
            </w:pPr>
          </w:p>
        </w:tc>
      </w:tr>
      <w:tr w:rsidR="00561D9D" w:rsidRPr="00561D9D" w:rsidDel="00FA173A" w14:paraId="395E8D30" w14:textId="2DEAA652" w:rsidTr="00F26652">
        <w:trPr>
          <w:cantSplit/>
          <w:trHeight w:val="20"/>
          <w:del w:id="7899"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0C2F63D2" w:rsidR="00631BF4" w:rsidRPr="00561D9D" w:rsidDel="00FA173A" w:rsidRDefault="00631BF4" w:rsidP="00F26652">
            <w:pPr>
              <w:spacing w:line="240" w:lineRule="auto"/>
              <w:rPr>
                <w:del w:id="7900" w:author="Cauris Cosmetics" w:date="2023-10-27T17:57:00Z"/>
                <w:rFonts w:asciiTheme="minorHAnsi" w:hAnsiTheme="minorHAnsi"/>
                <w:b/>
                <w:sz w:val="20"/>
                <w:szCs w:val="20"/>
                <w:rPrChange w:id="7901" w:author="Dr Mamadou SANOGO" w:date="2023-10-26T15:55:00Z">
                  <w:rPr>
                    <w:del w:id="7902" w:author="Cauris Cosmetics" w:date="2023-10-27T17:57:00Z"/>
                    <w:rFonts w:asciiTheme="minorHAnsi" w:hAnsiTheme="minorHAnsi"/>
                    <w:b/>
                    <w:color w:val="000000" w:themeColor="text1"/>
                    <w:sz w:val="20"/>
                    <w:szCs w:val="20"/>
                  </w:rPr>
                </w:rPrChange>
              </w:rPr>
            </w:pPr>
            <w:del w:id="7903" w:author="Cauris Cosmetics" w:date="2023-10-27T17:57:00Z">
              <w:r w:rsidRPr="00561D9D" w:rsidDel="00FA173A">
                <w:rPr>
                  <w:rFonts w:asciiTheme="minorHAnsi" w:hAnsiTheme="minorHAnsi"/>
                  <w:b/>
                  <w:bCs/>
                  <w:sz w:val="20"/>
                  <w:szCs w:val="20"/>
                </w:rPr>
                <w:delText xml:space="preserve">GDMS2104 </w:delText>
              </w:r>
              <w:r w:rsidRPr="00561D9D" w:rsidDel="00FA173A">
                <w:rPr>
                  <w:rFonts w:asciiTheme="minorHAnsi" w:hAnsiTheme="minorHAnsi"/>
                  <w:b/>
                  <w:sz w:val="20"/>
                  <w:szCs w:val="20"/>
                  <w:rPrChange w:id="7904" w:author="Dr Mamadou SANOGO" w:date="2023-10-26T15:55:00Z">
                    <w:rPr>
                      <w:rFonts w:asciiTheme="minorHAnsi" w:hAnsiTheme="minorHAnsi"/>
                      <w:b/>
                      <w:color w:val="000000" w:themeColor="text1"/>
                      <w:sz w:val="20"/>
                      <w:szCs w:val="20"/>
                    </w:rPr>
                  </w:rPrChange>
                </w:rPr>
                <w:delText xml:space="preserve">Genre et droit en matière de santé </w:delText>
              </w:r>
            </w:del>
          </w:p>
          <w:p w14:paraId="368DC2CF" w14:textId="11151BE0" w:rsidR="00631BF4" w:rsidRPr="00561D9D" w:rsidDel="00FA173A" w:rsidRDefault="00631BF4" w:rsidP="00F26652">
            <w:pPr>
              <w:spacing w:line="240" w:lineRule="auto"/>
              <w:rPr>
                <w:del w:id="7905" w:author="Cauris Cosmetics" w:date="2023-10-27T17:57:00Z"/>
                <w:rFonts w:asciiTheme="minorHAnsi" w:hAnsiTheme="minorHAnsi"/>
                <w:b/>
                <w:sz w:val="20"/>
                <w:szCs w:val="20"/>
                <w:rPrChange w:id="7906" w:author="Dr Mamadou SANOGO" w:date="2023-10-26T15:55:00Z">
                  <w:rPr>
                    <w:del w:id="7907"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D057ED2" w:rsidR="00631BF4" w:rsidRPr="00561D9D" w:rsidDel="00FA173A" w:rsidRDefault="00631BF4" w:rsidP="00F26652">
            <w:pPr>
              <w:spacing w:line="240" w:lineRule="auto"/>
              <w:jc w:val="center"/>
              <w:rPr>
                <w:del w:id="7908" w:author="Cauris Cosmetics" w:date="2023-10-27T17:57:00Z"/>
                <w:rFonts w:asciiTheme="minorHAnsi" w:hAnsiTheme="minorHAnsi"/>
                <w:b/>
                <w:sz w:val="20"/>
                <w:szCs w:val="20"/>
                <w:rPrChange w:id="7909" w:author="Dr Mamadou SANOGO" w:date="2023-10-26T15:55:00Z">
                  <w:rPr>
                    <w:del w:id="7910" w:author="Cauris Cosmetics" w:date="2023-10-27T17:57:00Z"/>
                    <w:rFonts w:asciiTheme="minorHAnsi" w:hAnsiTheme="minorHAnsi"/>
                    <w:b/>
                    <w:color w:val="000000" w:themeColor="text1"/>
                    <w:sz w:val="20"/>
                    <w:szCs w:val="20"/>
                  </w:rPr>
                </w:rPrChange>
              </w:rPr>
            </w:pPr>
            <w:del w:id="7911" w:author="Cauris Cosmetics" w:date="2023-10-27T17:57:00Z">
              <w:r w:rsidRPr="00561D9D" w:rsidDel="00FA173A">
                <w:rPr>
                  <w:rFonts w:asciiTheme="minorHAnsi" w:hAnsiTheme="minorHAnsi"/>
                  <w:b/>
                  <w:sz w:val="20"/>
                  <w:szCs w:val="20"/>
                  <w:rPrChange w:id="7912"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4C4806B6" w:rsidR="00631BF4" w:rsidRPr="00561D9D" w:rsidDel="00FA173A" w:rsidRDefault="00631BF4" w:rsidP="00F26652">
            <w:pPr>
              <w:tabs>
                <w:tab w:val="left" w:pos="567"/>
                <w:tab w:val="left" w:pos="1276"/>
                <w:tab w:val="left" w:pos="2127"/>
              </w:tabs>
              <w:spacing w:line="240" w:lineRule="auto"/>
              <w:rPr>
                <w:del w:id="7913" w:author="Cauris Cosmetics" w:date="2023-10-27T17:57:00Z"/>
                <w:rFonts w:asciiTheme="minorHAnsi" w:hAnsiTheme="minorHAnsi"/>
                <w:bCs/>
                <w:sz w:val="20"/>
                <w:szCs w:val="20"/>
                <w:rPrChange w:id="7914" w:author="Dr Mamadou SANOGO" w:date="2023-10-26T15:55:00Z">
                  <w:rPr>
                    <w:del w:id="7915" w:author="Cauris Cosmetics" w:date="2023-10-27T17:57:00Z"/>
                    <w:rFonts w:asciiTheme="minorHAnsi" w:hAnsiTheme="minorHAnsi"/>
                    <w:bCs/>
                    <w:color w:val="000000" w:themeColor="text1"/>
                    <w:sz w:val="20"/>
                    <w:szCs w:val="20"/>
                  </w:rPr>
                </w:rPrChange>
              </w:rPr>
            </w:pPr>
            <w:del w:id="7916" w:author="Cauris Cosmetics" w:date="2023-10-27T17:57:00Z">
              <w:r w:rsidRPr="00561D9D" w:rsidDel="00FA173A">
                <w:rPr>
                  <w:rFonts w:asciiTheme="minorHAnsi" w:hAnsiTheme="minorHAnsi"/>
                  <w:bCs/>
                  <w:sz w:val="20"/>
                  <w:szCs w:val="20"/>
                  <w:rPrChange w:id="7917" w:author="Dr Mamadou SANOGO" w:date="2023-10-26T15:55:00Z">
                    <w:rPr>
                      <w:rFonts w:asciiTheme="minorHAnsi" w:hAnsiTheme="minorHAnsi"/>
                      <w:bCs/>
                      <w:color w:val="000000" w:themeColor="text1"/>
                      <w:sz w:val="20"/>
                      <w:szCs w:val="20"/>
                    </w:rPr>
                  </w:rPrChange>
                </w:rPr>
                <w:delText>Analyser les aspects liés au genre et droit en matière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9145944" w:rsidR="00631BF4" w:rsidRPr="00561D9D" w:rsidDel="00FA173A" w:rsidRDefault="00631BF4" w:rsidP="00F26652">
            <w:pPr>
              <w:tabs>
                <w:tab w:val="left" w:pos="567"/>
                <w:tab w:val="left" w:pos="1276"/>
                <w:tab w:val="left" w:pos="2127"/>
              </w:tabs>
              <w:spacing w:line="240" w:lineRule="auto"/>
              <w:rPr>
                <w:del w:id="7918" w:author="Cauris Cosmetics" w:date="2023-10-27T17:57:00Z"/>
                <w:rFonts w:asciiTheme="minorHAnsi" w:hAnsiTheme="minorHAnsi"/>
                <w:bCs/>
                <w:sz w:val="20"/>
                <w:szCs w:val="20"/>
                <w:rPrChange w:id="7919" w:author="Dr Mamadou SANOGO" w:date="2023-10-26T15:55:00Z">
                  <w:rPr>
                    <w:del w:id="7920" w:author="Cauris Cosmetics" w:date="2023-10-27T17:57:00Z"/>
                    <w:rFonts w:asciiTheme="minorHAnsi" w:hAnsiTheme="minorHAnsi"/>
                    <w:bCs/>
                    <w:color w:val="000000" w:themeColor="text1"/>
                    <w:sz w:val="20"/>
                    <w:szCs w:val="20"/>
                  </w:rPr>
                </w:rPrChange>
              </w:rPr>
            </w:pPr>
            <w:del w:id="7921" w:author="Cauris Cosmetics" w:date="2023-10-27T17:57:00Z">
              <w:r w:rsidRPr="00561D9D" w:rsidDel="00FA173A">
                <w:rPr>
                  <w:rFonts w:asciiTheme="minorHAnsi" w:hAnsiTheme="minorHAnsi"/>
                  <w:bCs/>
                  <w:sz w:val="20"/>
                  <w:szCs w:val="20"/>
                  <w:rPrChange w:id="7922" w:author="Dr Mamadou SANOGO" w:date="2023-10-26T15:55:00Z">
                    <w:rPr>
                      <w:rFonts w:asciiTheme="minorHAnsi" w:hAnsiTheme="minorHAnsi"/>
                      <w:bCs/>
                      <w:color w:val="000000" w:themeColor="text1"/>
                      <w:sz w:val="20"/>
                      <w:szCs w:val="20"/>
                    </w:rPr>
                  </w:rPrChange>
                </w:rPr>
                <w:delText>Concepts et politiques en matière de Genre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61739DA4" w:rsidR="00631BF4" w:rsidRPr="00561D9D" w:rsidDel="00FA173A" w:rsidRDefault="00631BF4" w:rsidP="00F26652">
            <w:pPr>
              <w:tabs>
                <w:tab w:val="left" w:pos="567"/>
                <w:tab w:val="left" w:pos="1276"/>
                <w:tab w:val="left" w:pos="2127"/>
              </w:tabs>
              <w:spacing w:line="240" w:lineRule="auto"/>
              <w:jc w:val="center"/>
              <w:rPr>
                <w:del w:id="7923" w:author="Cauris Cosmetics" w:date="2023-10-27T17:57:00Z"/>
                <w:rFonts w:asciiTheme="minorHAnsi" w:hAnsiTheme="minorHAnsi"/>
                <w:bCs/>
                <w:sz w:val="20"/>
                <w:szCs w:val="20"/>
                <w:rPrChange w:id="7924" w:author="Dr Mamadou SANOGO" w:date="2023-10-26T15:55:00Z">
                  <w:rPr>
                    <w:del w:id="7925" w:author="Cauris Cosmetics" w:date="2023-10-27T17:57:00Z"/>
                    <w:rFonts w:asciiTheme="minorHAnsi" w:hAnsiTheme="minorHAnsi"/>
                    <w:bCs/>
                    <w:color w:val="000000" w:themeColor="text1"/>
                    <w:sz w:val="20"/>
                    <w:szCs w:val="20"/>
                  </w:rPr>
                </w:rPrChange>
              </w:rPr>
            </w:pPr>
            <w:del w:id="7926" w:author="Cauris Cosmetics" w:date="2023-10-27T17:57:00Z">
              <w:r w:rsidRPr="00561D9D" w:rsidDel="00FA173A">
                <w:rPr>
                  <w:rFonts w:asciiTheme="minorHAnsi" w:hAnsiTheme="minorHAnsi"/>
                  <w:bCs/>
                  <w:sz w:val="20"/>
                  <w:szCs w:val="20"/>
                  <w:rPrChange w:id="7927"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0B167011" w:rsidR="00631BF4" w:rsidRPr="00561D9D" w:rsidDel="00FA173A" w:rsidRDefault="00631BF4" w:rsidP="00F26652">
            <w:pPr>
              <w:tabs>
                <w:tab w:val="left" w:pos="567"/>
                <w:tab w:val="left" w:pos="1276"/>
                <w:tab w:val="left" w:pos="2127"/>
              </w:tabs>
              <w:spacing w:line="240" w:lineRule="auto"/>
              <w:jc w:val="center"/>
              <w:rPr>
                <w:del w:id="7928" w:author="Cauris Cosmetics" w:date="2023-10-27T17:57:00Z"/>
                <w:rFonts w:asciiTheme="minorHAnsi" w:hAnsiTheme="minorHAnsi"/>
                <w:bCs/>
                <w:sz w:val="20"/>
                <w:szCs w:val="20"/>
                <w:rPrChange w:id="7929" w:author="Dr Mamadou SANOGO" w:date="2023-10-26T15:55:00Z">
                  <w:rPr>
                    <w:del w:id="7930" w:author="Cauris Cosmetics" w:date="2023-10-27T17:57:00Z"/>
                    <w:rFonts w:asciiTheme="minorHAnsi" w:hAnsiTheme="minorHAnsi"/>
                    <w:bCs/>
                    <w:color w:val="000000" w:themeColor="text1"/>
                    <w:sz w:val="20"/>
                    <w:szCs w:val="20"/>
                  </w:rPr>
                </w:rPrChange>
              </w:rPr>
            </w:pPr>
            <w:del w:id="7931" w:author="Cauris Cosmetics" w:date="2023-10-27T17:57:00Z">
              <w:r w:rsidRPr="00561D9D" w:rsidDel="00FA173A">
                <w:rPr>
                  <w:rFonts w:asciiTheme="minorHAnsi" w:hAnsiTheme="minorHAnsi"/>
                  <w:bCs/>
                  <w:sz w:val="20"/>
                  <w:szCs w:val="20"/>
                  <w:rPrChange w:id="7932"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33C45BA0" w:rsidR="00631BF4" w:rsidRPr="00561D9D" w:rsidDel="00FA173A" w:rsidRDefault="00631BF4" w:rsidP="00F26652">
            <w:pPr>
              <w:spacing w:line="240" w:lineRule="auto"/>
              <w:rPr>
                <w:del w:id="7933" w:author="Cauris Cosmetics" w:date="2023-10-27T17:57:00Z"/>
                <w:sz w:val="20"/>
                <w:szCs w:val="20"/>
              </w:rPr>
            </w:pPr>
            <w:del w:id="7934" w:author="Cauris Cosmetics" w:date="2023-10-27T17:57:00Z">
              <w:r w:rsidRPr="00561D9D" w:rsidDel="00FA173A">
                <w:rPr>
                  <w:rFonts w:asciiTheme="minorHAnsi" w:hAnsiTheme="minorHAnsi"/>
                  <w:bCs/>
                  <w:i/>
                  <w:sz w:val="20"/>
                  <w:szCs w:val="20"/>
                  <w:rPrChange w:id="7935"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6E8CE2EE" w:rsidR="00631BF4" w:rsidRPr="00561D9D" w:rsidDel="00FA173A" w:rsidRDefault="00631BF4" w:rsidP="00F26652">
            <w:pPr>
              <w:spacing w:line="240" w:lineRule="auto"/>
              <w:rPr>
                <w:del w:id="7936" w:author="Cauris Cosmetics" w:date="2023-10-27T17:57:00Z"/>
                <w:sz w:val="20"/>
                <w:szCs w:val="20"/>
              </w:rPr>
            </w:pPr>
            <w:del w:id="7937" w:author="Cauris Cosmetics" w:date="2023-10-27T17:57:00Z">
              <w:r w:rsidRPr="00561D9D" w:rsidDel="00FA173A">
                <w:rPr>
                  <w:rFonts w:asciiTheme="minorHAnsi" w:hAnsiTheme="minorHAnsi"/>
                  <w:bCs/>
                  <w:i/>
                  <w:sz w:val="20"/>
                  <w:szCs w:val="20"/>
                  <w:rPrChange w:id="7938"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2771F76C" w14:textId="09314D5A" w:rsidTr="00F26652">
        <w:trPr>
          <w:cantSplit/>
          <w:trHeight w:val="20"/>
          <w:del w:id="7939"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1DFB53F5" w:rsidR="00631BF4" w:rsidRPr="00561D9D" w:rsidDel="00FA173A" w:rsidRDefault="00631BF4" w:rsidP="00F26652">
            <w:pPr>
              <w:spacing w:line="240" w:lineRule="auto"/>
              <w:rPr>
                <w:del w:id="7940" w:author="Cauris Cosmetics" w:date="2023-10-27T17:57:00Z"/>
                <w:rFonts w:asciiTheme="minorHAnsi" w:hAnsiTheme="minorHAnsi"/>
                <w:b/>
                <w:sz w:val="20"/>
                <w:szCs w:val="20"/>
                <w:rPrChange w:id="7941" w:author="Dr Mamadou SANOGO" w:date="2023-10-26T15:55:00Z">
                  <w:rPr>
                    <w:del w:id="7942"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4DD0B25F" w:rsidR="00631BF4" w:rsidRPr="00561D9D" w:rsidDel="00FA173A" w:rsidRDefault="00631BF4" w:rsidP="00F26652">
            <w:pPr>
              <w:spacing w:line="240" w:lineRule="auto"/>
              <w:jc w:val="center"/>
              <w:rPr>
                <w:del w:id="7943" w:author="Cauris Cosmetics" w:date="2023-10-27T17:57:00Z"/>
                <w:rFonts w:asciiTheme="minorHAnsi" w:hAnsiTheme="minorHAnsi"/>
                <w:b/>
                <w:sz w:val="20"/>
                <w:szCs w:val="20"/>
                <w:rPrChange w:id="7944" w:author="Dr Mamadou SANOGO" w:date="2023-10-26T15:55:00Z">
                  <w:rPr>
                    <w:del w:id="7945"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5A57D495" w:rsidR="00631BF4" w:rsidRPr="00561D9D" w:rsidDel="00FA173A" w:rsidRDefault="00631BF4" w:rsidP="00F26652">
            <w:pPr>
              <w:tabs>
                <w:tab w:val="left" w:pos="567"/>
                <w:tab w:val="left" w:pos="1276"/>
                <w:tab w:val="left" w:pos="2127"/>
              </w:tabs>
              <w:spacing w:line="240" w:lineRule="auto"/>
              <w:rPr>
                <w:del w:id="7946" w:author="Cauris Cosmetics" w:date="2023-10-27T17:57:00Z"/>
                <w:rFonts w:asciiTheme="minorHAnsi" w:hAnsiTheme="minorHAnsi"/>
                <w:bCs/>
                <w:sz w:val="20"/>
                <w:szCs w:val="20"/>
                <w:rPrChange w:id="7947" w:author="Dr Mamadou SANOGO" w:date="2023-10-26T15:55:00Z">
                  <w:rPr>
                    <w:del w:id="7948"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2126B405" w:rsidR="00631BF4" w:rsidRPr="00561D9D" w:rsidDel="00FA173A" w:rsidRDefault="00631BF4" w:rsidP="00F26652">
            <w:pPr>
              <w:tabs>
                <w:tab w:val="left" w:pos="567"/>
                <w:tab w:val="left" w:pos="1276"/>
                <w:tab w:val="left" w:pos="2127"/>
              </w:tabs>
              <w:spacing w:line="240" w:lineRule="auto"/>
              <w:rPr>
                <w:del w:id="7949" w:author="Cauris Cosmetics" w:date="2023-10-27T17:57:00Z"/>
                <w:rFonts w:asciiTheme="minorHAnsi" w:hAnsiTheme="minorHAnsi"/>
                <w:bCs/>
                <w:sz w:val="20"/>
                <w:szCs w:val="20"/>
                <w:rPrChange w:id="7950" w:author="Dr Mamadou SANOGO" w:date="2023-10-26T15:55:00Z">
                  <w:rPr>
                    <w:del w:id="7951" w:author="Cauris Cosmetics" w:date="2023-10-27T17:57:00Z"/>
                    <w:rFonts w:asciiTheme="minorHAnsi" w:hAnsiTheme="minorHAnsi"/>
                    <w:bCs/>
                    <w:color w:val="000000" w:themeColor="text1"/>
                    <w:sz w:val="20"/>
                    <w:szCs w:val="20"/>
                  </w:rPr>
                </w:rPrChange>
              </w:rPr>
            </w:pPr>
            <w:del w:id="7952" w:author="Cauris Cosmetics" w:date="2023-10-27T17:57:00Z">
              <w:r w:rsidRPr="00561D9D" w:rsidDel="00FA173A">
                <w:rPr>
                  <w:rFonts w:asciiTheme="minorHAnsi" w:hAnsiTheme="minorHAnsi"/>
                  <w:bCs/>
                  <w:sz w:val="20"/>
                  <w:szCs w:val="20"/>
                  <w:rPrChange w:id="7953" w:author="Dr Mamadou SANOGO" w:date="2023-10-26T15:55:00Z">
                    <w:rPr>
                      <w:rFonts w:asciiTheme="minorHAnsi" w:hAnsiTheme="minorHAnsi"/>
                      <w:bCs/>
                      <w:color w:val="000000" w:themeColor="text1"/>
                      <w:sz w:val="20"/>
                      <w:szCs w:val="20"/>
                    </w:rPr>
                  </w:rPrChange>
                </w:rPr>
                <w:delText xml:space="preserve">Droit Administratif </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564293AC" w:rsidR="00631BF4" w:rsidRPr="00561D9D" w:rsidDel="00FA173A" w:rsidRDefault="00631BF4" w:rsidP="00F26652">
            <w:pPr>
              <w:tabs>
                <w:tab w:val="left" w:pos="567"/>
                <w:tab w:val="left" w:pos="1276"/>
                <w:tab w:val="left" w:pos="2127"/>
              </w:tabs>
              <w:spacing w:line="240" w:lineRule="auto"/>
              <w:jc w:val="center"/>
              <w:rPr>
                <w:del w:id="7954" w:author="Cauris Cosmetics" w:date="2023-10-27T17:57:00Z"/>
                <w:rFonts w:asciiTheme="minorHAnsi" w:hAnsiTheme="minorHAnsi"/>
                <w:bCs/>
                <w:sz w:val="20"/>
                <w:szCs w:val="20"/>
                <w:rPrChange w:id="7955" w:author="Dr Mamadou SANOGO" w:date="2023-10-26T15:55:00Z">
                  <w:rPr>
                    <w:del w:id="7956" w:author="Cauris Cosmetics" w:date="2023-10-27T17:57:00Z"/>
                    <w:rFonts w:asciiTheme="minorHAnsi" w:hAnsiTheme="minorHAnsi"/>
                    <w:bCs/>
                    <w:color w:val="000000" w:themeColor="text1"/>
                    <w:sz w:val="20"/>
                    <w:szCs w:val="20"/>
                  </w:rPr>
                </w:rPrChange>
              </w:rPr>
            </w:pPr>
            <w:del w:id="7957" w:author="Cauris Cosmetics" w:date="2023-10-27T17:57:00Z">
              <w:r w:rsidRPr="00561D9D" w:rsidDel="00FA173A">
                <w:rPr>
                  <w:rFonts w:asciiTheme="minorHAnsi" w:hAnsiTheme="minorHAnsi"/>
                  <w:bCs/>
                  <w:sz w:val="20"/>
                  <w:szCs w:val="20"/>
                  <w:rPrChange w:id="7958"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53281AF4" w:rsidR="00631BF4" w:rsidRPr="00561D9D" w:rsidDel="00FA173A" w:rsidRDefault="00631BF4" w:rsidP="00F26652">
            <w:pPr>
              <w:tabs>
                <w:tab w:val="left" w:pos="567"/>
                <w:tab w:val="left" w:pos="1276"/>
                <w:tab w:val="left" w:pos="2127"/>
              </w:tabs>
              <w:spacing w:line="240" w:lineRule="auto"/>
              <w:jc w:val="center"/>
              <w:rPr>
                <w:del w:id="7959" w:author="Cauris Cosmetics" w:date="2023-10-27T17:57:00Z"/>
                <w:rFonts w:asciiTheme="minorHAnsi" w:hAnsiTheme="minorHAnsi"/>
                <w:bCs/>
                <w:sz w:val="20"/>
                <w:szCs w:val="20"/>
                <w:rPrChange w:id="7960" w:author="Dr Mamadou SANOGO" w:date="2023-10-26T15:55:00Z">
                  <w:rPr>
                    <w:del w:id="7961"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449EEAF1" w:rsidR="00631BF4" w:rsidRPr="00561D9D" w:rsidDel="00FA173A" w:rsidRDefault="00631BF4" w:rsidP="00F26652">
            <w:pPr>
              <w:tabs>
                <w:tab w:val="left" w:pos="567"/>
                <w:tab w:val="left" w:pos="1276"/>
                <w:tab w:val="left" w:pos="2127"/>
              </w:tabs>
              <w:spacing w:line="240" w:lineRule="auto"/>
              <w:rPr>
                <w:del w:id="7962" w:author="Cauris Cosmetics" w:date="2023-10-27T17:57:00Z"/>
                <w:rFonts w:asciiTheme="minorHAnsi" w:hAnsiTheme="minorHAnsi"/>
                <w:bCs/>
                <w:i/>
                <w:sz w:val="20"/>
                <w:szCs w:val="20"/>
                <w:rPrChange w:id="7963" w:author="Dr Mamadou SANOGO" w:date="2023-10-26T15:55:00Z">
                  <w:rPr>
                    <w:del w:id="7964"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1FA7F366" w:rsidR="00631BF4" w:rsidRPr="00561D9D" w:rsidDel="00FA173A" w:rsidRDefault="00631BF4" w:rsidP="00F26652">
            <w:pPr>
              <w:tabs>
                <w:tab w:val="left" w:pos="567"/>
                <w:tab w:val="left" w:pos="1276"/>
                <w:tab w:val="left" w:pos="2127"/>
              </w:tabs>
              <w:spacing w:line="240" w:lineRule="auto"/>
              <w:rPr>
                <w:del w:id="7965" w:author="Cauris Cosmetics" w:date="2023-10-27T17:57:00Z"/>
                <w:rFonts w:asciiTheme="minorHAnsi" w:hAnsiTheme="minorHAnsi"/>
                <w:bCs/>
                <w:i/>
                <w:sz w:val="20"/>
                <w:szCs w:val="20"/>
                <w:rPrChange w:id="7966" w:author="Dr Mamadou SANOGO" w:date="2023-10-26T15:55:00Z">
                  <w:rPr>
                    <w:del w:id="7967" w:author="Cauris Cosmetics" w:date="2023-10-27T17:57:00Z"/>
                    <w:rFonts w:asciiTheme="minorHAnsi" w:hAnsiTheme="minorHAnsi"/>
                    <w:bCs/>
                    <w:i/>
                    <w:color w:val="000000" w:themeColor="text1"/>
                    <w:sz w:val="20"/>
                    <w:szCs w:val="20"/>
                  </w:rPr>
                </w:rPrChange>
              </w:rPr>
            </w:pPr>
          </w:p>
        </w:tc>
      </w:tr>
      <w:tr w:rsidR="00561D9D" w:rsidRPr="00561D9D" w:rsidDel="00FA173A" w14:paraId="658BD7B1" w14:textId="11558A93" w:rsidTr="00F26652">
        <w:trPr>
          <w:cantSplit/>
          <w:trHeight w:val="20"/>
          <w:del w:id="7968"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43711923" w:rsidR="00631BF4" w:rsidRPr="00561D9D" w:rsidDel="00FA173A" w:rsidRDefault="00631BF4" w:rsidP="00F26652">
            <w:pPr>
              <w:spacing w:line="240" w:lineRule="auto"/>
              <w:rPr>
                <w:del w:id="7969" w:author="Cauris Cosmetics" w:date="2023-10-27T17:57:00Z"/>
                <w:rFonts w:asciiTheme="minorHAnsi" w:hAnsiTheme="minorHAnsi"/>
                <w:b/>
                <w:sz w:val="20"/>
                <w:szCs w:val="20"/>
                <w:rPrChange w:id="7970" w:author="Dr Mamadou SANOGO" w:date="2023-10-26T15:55:00Z">
                  <w:rPr>
                    <w:del w:id="7971"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64DE2A54" w:rsidR="00631BF4" w:rsidRPr="00561D9D" w:rsidDel="00FA173A" w:rsidRDefault="00631BF4" w:rsidP="00F26652">
            <w:pPr>
              <w:spacing w:line="240" w:lineRule="auto"/>
              <w:jc w:val="center"/>
              <w:rPr>
                <w:del w:id="7972" w:author="Cauris Cosmetics" w:date="2023-10-27T17:57:00Z"/>
                <w:rFonts w:asciiTheme="minorHAnsi" w:hAnsiTheme="minorHAnsi"/>
                <w:b/>
                <w:sz w:val="20"/>
                <w:szCs w:val="20"/>
                <w:rPrChange w:id="7973" w:author="Dr Mamadou SANOGO" w:date="2023-10-26T15:55:00Z">
                  <w:rPr>
                    <w:del w:id="7974"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3A0AD7D2" w:rsidR="00631BF4" w:rsidRPr="00561D9D" w:rsidDel="00FA173A" w:rsidRDefault="00631BF4" w:rsidP="00F26652">
            <w:pPr>
              <w:tabs>
                <w:tab w:val="left" w:pos="567"/>
                <w:tab w:val="left" w:pos="1276"/>
                <w:tab w:val="left" w:pos="2127"/>
              </w:tabs>
              <w:spacing w:line="240" w:lineRule="auto"/>
              <w:rPr>
                <w:del w:id="7975" w:author="Cauris Cosmetics" w:date="2023-10-27T17:57:00Z"/>
                <w:rFonts w:asciiTheme="minorHAnsi" w:hAnsiTheme="minorHAnsi"/>
                <w:bCs/>
                <w:sz w:val="20"/>
                <w:szCs w:val="20"/>
                <w:rPrChange w:id="7976" w:author="Dr Mamadou SANOGO" w:date="2023-10-26T15:55:00Z">
                  <w:rPr>
                    <w:del w:id="7977"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085396A9" w:rsidR="00631BF4" w:rsidRPr="00561D9D" w:rsidDel="00FA173A" w:rsidRDefault="00631BF4" w:rsidP="00F26652">
            <w:pPr>
              <w:tabs>
                <w:tab w:val="left" w:pos="567"/>
                <w:tab w:val="left" w:pos="1276"/>
                <w:tab w:val="left" w:pos="2127"/>
              </w:tabs>
              <w:spacing w:line="240" w:lineRule="auto"/>
              <w:rPr>
                <w:del w:id="7978" w:author="Cauris Cosmetics" w:date="2023-10-27T17:57:00Z"/>
                <w:rFonts w:asciiTheme="minorHAnsi" w:hAnsiTheme="minorHAnsi"/>
                <w:bCs/>
                <w:sz w:val="20"/>
                <w:szCs w:val="20"/>
                <w:rPrChange w:id="7979" w:author="Dr Mamadou SANOGO" w:date="2023-10-26T15:55:00Z">
                  <w:rPr>
                    <w:del w:id="7980" w:author="Cauris Cosmetics" w:date="2023-10-27T17:57:00Z"/>
                    <w:rFonts w:asciiTheme="minorHAnsi" w:hAnsiTheme="minorHAnsi"/>
                    <w:bCs/>
                    <w:color w:val="000000" w:themeColor="text1"/>
                    <w:sz w:val="20"/>
                    <w:szCs w:val="20"/>
                  </w:rPr>
                </w:rPrChange>
              </w:rPr>
            </w:pPr>
            <w:del w:id="7981" w:author="Cauris Cosmetics" w:date="2023-10-27T17:57:00Z">
              <w:r w:rsidRPr="00561D9D" w:rsidDel="00FA173A">
                <w:rPr>
                  <w:rFonts w:asciiTheme="minorHAnsi" w:hAnsiTheme="minorHAnsi"/>
                  <w:bCs/>
                  <w:sz w:val="20"/>
                  <w:szCs w:val="20"/>
                  <w:rPrChange w:id="7982" w:author="Dr Mamadou SANOGO" w:date="2023-10-26T15:55:00Z">
                    <w:rPr>
                      <w:rFonts w:asciiTheme="minorHAnsi" w:hAnsiTheme="minorHAnsi"/>
                      <w:bCs/>
                      <w:color w:val="000000" w:themeColor="text1"/>
                      <w:sz w:val="20"/>
                      <w:szCs w:val="20"/>
                    </w:rPr>
                  </w:rPrChange>
                </w:rPr>
                <w:delText>Ethique et responsabilité en matière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43D72C7D" w:rsidR="00631BF4" w:rsidRPr="00561D9D" w:rsidDel="00FA173A" w:rsidRDefault="00631BF4" w:rsidP="00F26652">
            <w:pPr>
              <w:tabs>
                <w:tab w:val="left" w:pos="567"/>
                <w:tab w:val="left" w:pos="1276"/>
                <w:tab w:val="left" w:pos="2127"/>
              </w:tabs>
              <w:spacing w:line="240" w:lineRule="auto"/>
              <w:jc w:val="center"/>
              <w:rPr>
                <w:del w:id="7983" w:author="Cauris Cosmetics" w:date="2023-10-27T17:57:00Z"/>
                <w:rFonts w:asciiTheme="minorHAnsi" w:hAnsiTheme="minorHAnsi"/>
                <w:bCs/>
                <w:sz w:val="20"/>
                <w:szCs w:val="20"/>
                <w:rPrChange w:id="7984" w:author="Dr Mamadou SANOGO" w:date="2023-10-26T15:55:00Z">
                  <w:rPr>
                    <w:del w:id="7985" w:author="Cauris Cosmetics" w:date="2023-10-27T17:57:00Z"/>
                    <w:rFonts w:asciiTheme="minorHAnsi" w:hAnsiTheme="minorHAnsi"/>
                    <w:bCs/>
                    <w:color w:val="000000" w:themeColor="text1"/>
                    <w:sz w:val="20"/>
                    <w:szCs w:val="20"/>
                  </w:rPr>
                </w:rPrChange>
              </w:rPr>
            </w:pPr>
            <w:del w:id="7986" w:author="Cauris Cosmetics" w:date="2023-10-27T17:57:00Z">
              <w:r w:rsidRPr="00561D9D" w:rsidDel="00FA173A">
                <w:rPr>
                  <w:rFonts w:asciiTheme="minorHAnsi" w:hAnsiTheme="minorHAnsi"/>
                  <w:bCs/>
                  <w:sz w:val="20"/>
                  <w:szCs w:val="20"/>
                  <w:rPrChange w:id="7987"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30D29479" w:rsidR="00631BF4" w:rsidRPr="00561D9D" w:rsidDel="00FA173A" w:rsidRDefault="00631BF4" w:rsidP="00F26652">
            <w:pPr>
              <w:tabs>
                <w:tab w:val="left" w:pos="567"/>
                <w:tab w:val="left" w:pos="1276"/>
                <w:tab w:val="left" w:pos="2127"/>
              </w:tabs>
              <w:spacing w:line="240" w:lineRule="auto"/>
              <w:jc w:val="center"/>
              <w:rPr>
                <w:del w:id="7988" w:author="Cauris Cosmetics" w:date="2023-10-27T17:57:00Z"/>
                <w:rFonts w:asciiTheme="minorHAnsi" w:hAnsiTheme="minorHAnsi"/>
                <w:bCs/>
                <w:sz w:val="20"/>
                <w:szCs w:val="20"/>
                <w:rPrChange w:id="7989" w:author="Dr Mamadou SANOGO" w:date="2023-10-26T15:55:00Z">
                  <w:rPr>
                    <w:del w:id="7990"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1996B05D" w:rsidR="00631BF4" w:rsidRPr="00561D9D" w:rsidDel="00FA173A" w:rsidRDefault="00631BF4" w:rsidP="00F26652">
            <w:pPr>
              <w:tabs>
                <w:tab w:val="left" w:pos="567"/>
                <w:tab w:val="left" w:pos="1276"/>
                <w:tab w:val="left" w:pos="2127"/>
              </w:tabs>
              <w:spacing w:line="240" w:lineRule="auto"/>
              <w:rPr>
                <w:del w:id="7991" w:author="Cauris Cosmetics" w:date="2023-10-27T17:57:00Z"/>
                <w:rFonts w:asciiTheme="minorHAnsi" w:hAnsiTheme="minorHAnsi"/>
                <w:bCs/>
                <w:i/>
                <w:sz w:val="20"/>
                <w:szCs w:val="20"/>
                <w:rPrChange w:id="7992" w:author="Dr Mamadou SANOGO" w:date="2023-10-26T15:55:00Z">
                  <w:rPr>
                    <w:del w:id="7993"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44F8A16C" w:rsidR="00631BF4" w:rsidRPr="00561D9D" w:rsidDel="00FA173A" w:rsidRDefault="00631BF4" w:rsidP="00F26652">
            <w:pPr>
              <w:tabs>
                <w:tab w:val="left" w:pos="567"/>
                <w:tab w:val="left" w:pos="1276"/>
                <w:tab w:val="left" w:pos="2127"/>
              </w:tabs>
              <w:spacing w:line="240" w:lineRule="auto"/>
              <w:rPr>
                <w:del w:id="7994" w:author="Cauris Cosmetics" w:date="2023-10-27T17:57:00Z"/>
                <w:rFonts w:asciiTheme="minorHAnsi" w:hAnsiTheme="minorHAnsi"/>
                <w:bCs/>
                <w:i/>
                <w:sz w:val="20"/>
                <w:szCs w:val="20"/>
                <w:rPrChange w:id="7995" w:author="Dr Mamadou SANOGO" w:date="2023-10-26T15:55:00Z">
                  <w:rPr>
                    <w:del w:id="7996" w:author="Cauris Cosmetics" w:date="2023-10-27T17:57:00Z"/>
                    <w:rFonts w:asciiTheme="minorHAnsi" w:hAnsiTheme="minorHAnsi"/>
                    <w:bCs/>
                    <w:i/>
                    <w:color w:val="000000" w:themeColor="text1"/>
                    <w:sz w:val="20"/>
                    <w:szCs w:val="20"/>
                  </w:rPr>
                </w:rPrChange>
              </w:rPr>
            </w:pPr>
          </w:p>
        </w:tc>
      </w:tr>
      <w:tr w:rsidR="00561D9D" w:rsidRPr="00561D9D" w:rsidDel="00FA173A" w14:paraId="708B91B4" w14:textId="227C61B0" w:rsidTr="00F26652">
        <w:trPr>
          <w:cantSplit/>
          <w:trHeight w:val="20"/>
          <w:del w:id="7997"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29237E24" w:rsidR="00631BF4" w:rsidRPr="00561D9D" w:rsidDel="00FA173A" w:rsidRDefault="00631BF4" w:rsidP="00F26652">
            <w:pPr>
              <w:spacing w:line="240" w:lineRule="auto"/>
              <w:rPr>
                <w:del w:id="7998" w:author="Cauris Cosmetics" w:date="2023-10-27T17:57:00Z"/>
                <w:rFonts w:asciiTheme="minorHAnsi" w:hAnsiTheme="minorHAnsi"/>
                <w:b/>
                <w:sz w:val="20"/>
                <w:szCs w:val="20"/>
                <w:rPrChange w:id="7999" w:author="Dr Mamadou SANOGO" w:date="2023-10-26T15:55:00Z">
                  <w:rPr>
                    <w:del w:id="8000" w:author="Cauris Cosmetics" w:date="2023-10-27T17:57:00Z"/>
                    <w:rFonts w:asciiTheme="minorHAnsi" w:hAnsiTheme="minorHAnsi"/>
                    <w:b/>
                    <w:color w:val="000000" w:themeColor="text1"/>
                    <w:sz w:val="20"/>
                    <w:szCs w:val="20"/>
                  </w:rPr>
                </w:rPrChange>
              </w:rPr>
            </w:pPr>
            <w:del w:id="8001" w:author="Cauris Cosmetics" w:date="2023-10-27T17:57:00Z">
              <w:r w:rsidRPr="00561D9D" w:rsidDel="00FA173A">
                <w:rPr>
                  <w:rFonts w:asciiTheme="minorHAnsi" w:hAnsiTheme="minorHAnsi"/>
                  <w:b/>
                  <w:bCs/>
                  <w:sz w:val="20"/>
                  <w:szCs w:val="20"/>
                </w:rPr>
                <w:delText xml:space="preserve">BEB2105 </w:delText>
              </w:r>
              <w:r w:rsidRPr="00561D9D" w:rsidDel="00FA173A">
                <w:rPr>
                  <w:rFonts w:asciiTheme="minorHAnsi" w:hAnsiTheme="minorHAnsi"/>
                  <w:b/>
                  <w:sz w:val="20"/>
                  <w:szCs w:val="20"/>
                  <w:rPrChange w:id="8002" w:author="Dr Mamadou SANOGO" w:date="2023-10-26T15:55:00Z">
                    <w:rPr>
                      <w:rFonts w:asciiTheme="minorHAnsi" w:hAnsiTheme="minorHAnsi"/>
                      <w:b/>
                      <w:color w:val="000000" w:themeColor="text1"/>
                      <w:sz w:val="20"/>
                      <w:szCs w:val="20"/>
                    </w:rPr>
                  </w:rPrChange>
                </w:rPr>
                <w:delText>Bio-statistique et épidémiologie de base</w:delText>
              </w:r>
            </w:del>
          </w:p>
          <w:p w14:paraId="37934749" w14:textId="51AAE359" w:rsidR="00631BF4" w:rsidRPr="00561D9D" w:rsidDel="00FA173A" w:rsidRDefault="00631BF4" w:rsidP="00F26652">
            <w:pPr>
              <w:spacing w:line="240" w:lineRule="auto"/>
              <w:rPr>
                <w:del w:id="8003" w:author="Cauris Cosmetics" w:date="2023-10-27T17:57:00Z"/>
                <w:rFonts w:asciiTheme="minorHAnsi" w:hAnsiTheme="minorHAnsi"/>
                <w:b/>
                <w:sz w:val="20"/>
                <w:szCs w:val="20"/>
                <w:rPrChange w:id="8004" w:author="Dr Mamadou SANOGO" w:date="2023-10-26T15:55:00Z">
                  <w:rPr>
                    <w:del w:id="8005"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23E0B6FC" w:rsidR="00631BF4" w:rsidRPr="00561D9D" w:rsidDel="00FA173A" w:rsidRDefault="00631BF4" w:rsidP="00F26652">
            <w:pPr>
              <w:spacing w:line="240" w:lineRule="auto"/>
              <w:jc w:val="center"/>
              <w:rPr>
                <w:del w:id="8006" w:author="Cauris Cosmetics" w:date="2023-10-27T17:57:00Z"/>
                <w:rFonts w:asciiTheme="minorHAnsi" w:hAnsiTheme="minorHAnsi"/>
                <w:b/>
                <w:sz w:val="20"/>
                <w:szCs w:val="20"/>
                <w:rPrChange w:id="8007" w:author="Dr Mamadou SANOGO" w:date="2023-10-26T15:55:00Z">
                  <w:rPr>
                    <w:del w:id="8008" w:author="Cauris Cosmetics" w:date="2023-10-27T17:57:00Z"/>
                    <w:rFonts w:asciiTheme="minorHAnsi" w:hAnsiTheme="minorHAnsi"/>
                    <w:b/>
                    <w:color w:val="000000" w:themeColor="text1"/>
                    <w:sz w:val="20"/>
                    <w:szCs w:val="20"/>
                  </w:rPr>
                </w:rPrChange>
              </w:rPr>
            </w:pPr>
          </w:p>
          <w:p w14:paraId="5261153D" w14:textId="56809159" w:rsidR="00631BF4" w:rsidRPr="00561D9D" w:rsidDel="00FA173A" w:rsidRDefault="00631BF4" w:rsidP="00F26652">
            <w:pPr>
              <w:spacing w:line="240" w:lineRule="auto"/>
              <w:jc w:val="center"/>
              <w:rPr>
                <w:del w:id="8009" w:author="Cauris Cosmetics" w:date="2023-10-27T17:57:00Z"/>
                <w:rFonts w:asciiTheme="minorHAnsi" w:hAnsiTheme="minorHAnsi"/>
                <w:b/>
                <w:sz w:val="20"/>
                <w:szCs w:val="20"/>
                <w:rPrChange w:id="8010" w:author="Dr Mamadou SANOGO" w:date="2023-10-26T15:55:00Z">
                  <w:rPr>
                    <w:del w:id="8011" w:author="Cauris Cosmetics" w:date="2023-10-27T17:57:00Z"/>
                    <w:rFonts w:asciiTheme="minorHAnsi" w:hAnsiTheme="minorHAnsi"/>
                    <w:b/>
                    <w:color w:val="000000" w:themeColor="text1"/>
                    <w:sz w:val="20"/>
                    <w:szCs w:val="20"/>
                  </w:rPr>
                </w:rPrChange>
              </w:rPr>
            </w:pPr>
            <w:del w:id="8012" w:author="Cauris Cosmetics" w:date="2023-10-27T17:57:00Z">
              <w:r w:rsidRPr="00561D9D" w:rsidDel="00FA173A">
                <w:rPr>
                  <w:rFonts w:asciiTheme="minorHAnsi" w:hAnsiTheme="minorHAnsi"/>
                  <w:b/>
                  <w:sz w:val="20"/>
                  <w:szCs w:val="20"/>
                  <w:rPrChange w:id="8013" w:author="Dr Mamadou SANOGO" w:date="2023-10-26T15:55:00Z">
                    <w:rPr>
                      <w:rFonts w:asciiTheme="minorHAnsi" w:hAnsiTheme="minorHAnsi"/>
                      <w:b/>
                      <w:color w:val="000000" w:themeColor="text1"/>
                      <w:sz w:val="20"/>
                      <w:szCs w:val="20"/>
                    </w:rPr>
                  </w:rPrChange>
                </w:rPr>
                <w:delText>6</w:delText>
              </w:r>
            </w:del>
          </w:p>
          <w:p w14:paraId="7178AA50" w14:textId="1D54FA3F" w:rsidR="00631BF4" w:rsidRPr="00561D9D" w:rsidDel="00FA173A" w:rsidRDefault="00631BF4" w:rsidP="00F26652">
            <w:pPr>
              <w:spacing w:line="240" w:lineRule="auto"/>
              <w:jc w:val="center"/>
              <w:rPr>
                <w:del w:id="8014" w:author="Cauris Cosmetics" w:date="2023-10-27T17:57:00Z"/>
                <w:rFonts w:asciiTheme="minorHAnsi" w:hAnsiTheme="minorHAnsi"/>
                <w:b/>
                <w:sz w:val="20"/>
                <w:szCs w:val="20"/>
                <w:rPrChange w:id="8015" w:author="Dr Mamadou SANOGO" w:date="2023-10-26T15:55:00Z">
                  <w:rPr>
                    <w:del w:id="8016" w:author="Cauris Cosmetics" w:date="2023-10-27T17:57:00Z"/>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074C2E00" w:rsidR="00631BF4" w:rsidRPr="00561D9D" w:rsidDel="00FA173A" w:rsidRDefault="00631BF4" w:rsidP="00F26652">
            <w:pPr>
              <w:tabs>
                <w:tab w:val="left" w:pos="567"/>
                <w:tab w:val="left" w:pos="1276"/>
                <w:tab w:val="left" w:pos="2127"/>
              </w:tabs>
              <w:spacing w:line="240" w:lineRule="auto"/>
              <w:rPr>
                <w:del w:id="8017" w:author="Cauris Cosmetics" w:date="2023-10-27T17:57:00Z"/>
                <w:rFonts w:asciiTheme="minorHAnsi" w:hAnsiTheme="minorHAnsi"/>
                <w:bCs/>
                <w:sz w:val="20"/>
                <w:szCs w:val="20"/>
                <w:rPrChange w:id="8018" w:author="Dr Mamadou SANOGO" w:date="2023-10-26T15:55:00Z">
                  <w:rPr>
                    <w:del w:id="8019" w:author="Cauris Cosmetics" w:date="2023-10-27T17:57:00Z"/>
                    <w:rFonts w:asciiTheme="minorHAnsi" w:hAnsiTheme="minorHAnsi"/>
                    <w:bCs/>
                    <w:color w:val="000000" w:themeColor="text1"/>
                    <w:sz w:val="20"/>
                    <w:szCs w:val="20"/>
                  </w:rPr>
                </w:rPrChange>
              </w:rPr>
            </w:pPr>
            <w:del w:id="8020" w:author="Cauris Cosmetics" w:date="2023-10-27T17:57:00Z">
              <w:r w:rsidRPr="00561D9D" w:rsidDel="00FA173A">
                <w:rPr>
                  <w:rFonts w:asciiTheme="minorHAnsi" w:hAnsiTheme="minorHAnsi"/>
                  <w:bCs/>
                  <w:sz w:val="20"/>
                  <w:szCs w:val="20"/>
                  <w:rPrChange w:id="8021" w:author="Dr Mamadou SANOGO" w:date="2023-10-26T15:55:00Z">
                    <w:rPr>
                      <w:rFonts w:asciiTheme="minorHAnsi" w:hAnsiTheme="minorHAnsi"/>
                      <w:bCs/>
                      <w:color w:val="000000" w:themeColor="text1"/>
                      <w:sz w:val="20"/>
                      <w:szCs w:val="20"/>
                    </w:rPr>
                  </w:rPrChange>
                </w:rPr>
                <w:delText>Appliquer les principes, méthodes et outils de la bio-statistique</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1EDFFECB" w:rsidR="00631BF4" w:rsidRPr="00561D9D" w:rsidDel="00FA173A" w:rsidRDefault="00631BF4" w:rsidP="00F26652">
            <w:pPr>
              <w:tabs>
                <w:tab w:val="left" w:pos="567"/>
                <w:tab w:val="left" w:pos="1276"/>
                <w:tab w:val="left" w:pos="2127"/>
              </w:tabs>
              <w:spacing w:line="240" w:lineRule="auto"/>
              <w:rPr>
                <w:del w:id="8022" w:author="Cauris Cosmetics" w:date="2023-10-27T17:57:00Z"/>
                <w:rFonts w:asciiTheme="minorHAnsi" w:hAnsiTheme="minorHAnsi"/>
                <w:bCs/>
                <w:sz w:val="20"/>
                <w:szCs w:val="20"/>
                <w:rPrChange w:id="8023" w:author="Dr Mamadou SANOGO" w:date="2023-10-26T15:55:00Z">
                  <w:rPr>
                    <w:del w:id="8024" w:author="Cauris Cosmetics" w:date="2023-10-27T17:57:00Z"/>
                    <w:rFonts w:asciiTheme="minorHAnsi" w:hAnsiTheme="minorHAnsi"/>
                    <w:bCs/>
                    <w:color w:val="000000" w:themeColor="text1"/>
                    <w:sz w:val="20"/>
                    <w:szCs w:val="20"/>
                  </w:rPr>
                </w:rPrChange>
              </w:rPr>
            </w:pPr>
            <w:del w:id="8025" w:author="Cauris Cosmetics" w:date="2023-10-27T17:57:00Z">
              <w:r w:rsidRPr="00561D9D" w:rsidDel="00FA173A">
                <w:rPr>
                  <w:rFonts w:asciiTheme="minorHAnsi" w:hAnsiTheme="minorHAnsi"/>
                  <w:bCs/>
                  <w:sz w:val="20"/>
                  <w:szCs w:val="20"/>
                  <w:rPrChange w:id="8026" w:author="Dr Mamadou SANOGO" w:date="2023-10-26T15:55:00Z">
                    <w:rPr>
                      <w:rFonts w:asciiTheme="minorHAnsi" w:hAnsiTheme="minorHAnsi"/>
                      <w:bCs/>
                      <w:color w:val="000000" w:themeColor="text1"/>
                      <w:sz w:val="20"/>
                      <w:szCs w:val="20"/>
                    </w:rPr>
                  </w:rPrChange>
                </w:rPr>
                <w:delText>Concepts et méthodes de base en bio-statistique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001F9D7A" w:rsidR="00631BF4" w:rsidRPr="00561D9D" w:rsidDel="00FA173A" w:rsidRDefault="00631BF4" w:rsidP="00F26652">
            <w:pPr>
              <w:tabs>
                <w:tab w:val="left" w:pos="567"/>
                <w:tab w:val="left" w:pos="1276"/>
                <w:tab w:val="left" w:pos="2127"/>
              </w:tabs>
              <w:spacing w:line="240" w:lineRule="auto"/>
              <w:jc w:val="center"/>
              <w:rPr>
                <w:del w:id="8027" w:author="Cauris Cosmetics" w:date="2023-10-27T17:57:00Z"/>
                <w:rFonts w:asciiTheme="minorHAnsi" w:hAnsiTheme="minorHAnsi"/>
                <w:bCs/>
                <w:sz w:val="20"/>
                <w:szCs w:val="20"/>
                <w:rPrChange w:id="8028" w:author="Dr Mamadou SANOGO" w:date="2023-10-26T15:55:00Z">
                  <w:rPr>
                    <w:del w:id="8029" w:author="Cauris Cosmetics" w:date="2023-10-27T17:57:00Z"/>
                    <w:rFonts w:asciiTheme="minorHAnsi" w:hAnsiTheme="minorHAnsi"/>
                    <w:bCs/>
                    <w:color w:val="000000" w:themeColor="text1"/>
                    <w:sz w:val="20"/>
                    <w:szCs w:val="20"/>
                  </w:rPr>
                </w:rPrChange>
              </w:rPr>
            </w:pPr>
            <w:del w:id="8030" w:author="Cauris Cosmetics" w:date="2023-10-27T17:57:00Z">
              <w:r w:rsidRPr="00561D9D" w:rsidDel="00FA173A">
                <w:rPr>
                  <w:rFonts w:asciiTheme="minorHAnsi" w:hAnsiTheme="minorHAnsi"/>
                  <w:bCs/>
                  <w:sz w:val="20"/>
                  <w:szCs w:val="20"/>
                  <w:rPrChange w:id="8031"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201F46A8" w:rsidR="00631BF4" w:rsidRPr="00561D9D" w:rsidDel="00FA173A" w:rsidRDefault="00631BF4" w:rsidP="00F26652">
            <w:pPr>
              <w:tabs>
                <w:tab w:val="left" w:pos="567"/>
                <w:tab w:val="left" w:pos="1276"/>
                <w:tab w:val="left" w:pos="2127"/>
              </w:tabs>
              <w:spacing w:line="240" w:lineRule="auto"/>
              <w:jc w:val="center"/>
              <w:rPr>
                <w:del w:id="8032" w:author="Cauris Cosmetics" w:date="2023-10-27T17:57:00Z"/>
                <w:rFonts w:asciiTheme="minorHAnsi" w:hAnsiTheme="minorHAnsi"/>
                <w:bCs/>
                <w:sz w:val="20"/>
                <w:szCs w:val="20"/>
                <w:rPrChange w:id="8033" w:author="Dr Mamadou SANOGO" w:date="2023-10-26T15:55:00Z">
                  <w:rPr>
                    <w:del w:id="8034" w:author="Cauris Cosmetics" w:date="2023-10-27T17:57:00Z"/>
                    <w:rFonts w:asciiTheme="minorHAnsi" w:hAnsiTheme="minorHAnsi"/>
                    <w:bCs/>
                    <w:color w:val="000000" w:themeColor="text1"/>
                    <w:sz w:val="20"/>
                    <w:szCs w:val="20"/>
                  </w:rPr>
                </w:rPrChange>
              </w:rPr>
            </w:pPr>
            <w:del w:id="8035" w:author="Cauris Cosmetics" w:date="2023-10-27T17:57:00Z">
              <w:r w:rsidRPr="00561D9D" w:rsidDel="00FA173A">
                <w:rPr>
                  <w:rFonts w:asciiTheme="minorHAnsi" w:hAnsiTheme="minorHAnsi"/>
                  <w:bCs/>
                  <w:sz w:val="20"/>
                  <w:szCs w:val="20"/>
                  <w:rPrChange w:id="8036" w:author="Dr Mamadou SANOGO" w:date="2023-10-26T15:55:00Z">
                    <w:rPr>
                      <w:rFonts w:asciiTheme="minorHAnsi" w:hAnsiTheme="minorHAnsi"/>
                      <w:bCs/>
                      <w:color w:val="000000" w:themeColor="text1"/>
                      <w:sz w:val="20"/>
                      <w:szCs w:val="20"/>
                    </w:rPr>
                  </w:rPrChange>
                </w:rPr>
                <w:delText>60/50/10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008DF8E6" w:rsidR="00631BF4" w:rsidRPr="00561D9D" w:rsidDel="00FA173A" w:rsidRDefault="00631BF4" w:rsidP="00F26652">
            <w:pPr>
              <w:spacing w:line="240" w:lineRule="auto"/>
              <w:rPr>
                <w:del w:id="8037" w:author="Cauris Cosmetics" w:date="2023-10-27T17:57:00Z"/>
                <w:sz w:val="20"/>
                <w:szCs w:val="20"/>
              </w:rPr>
            </w:pPr>
            <w:del w:id="8038" w:author="Cauris Cosmetics" w:date="2023-10-27T17:57:00Z">
              <w:r w:rsidRPr="00561D9D" w:rsidDel="00FA173A">
                <w:rPr>
                  <w:rFonts w:asciiTheme="minorHAnsi" w:hAnsiTheme="minorHAnsi"/>
                  <w:bCs/>
                  <w:i/>
                  <w:sz w:val="20"/>
                  <w:szCs w:val="20"/>
                  <w:rPrChange w:id="8039"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400BDF25" w:rsidR="00631BF4" w:rsidRPr="00561D9D" w:rsidDel="00FA173A" w:rsidRDefault="00631BF4" w:rsidP="00F26652">
            <w:pPr>
              <w:spacing w:line="240" w:lineRule="auto"/>
              <w:rPr>
                <w:del w:id="8040" w:author="Cauris Cosmetics" w:date="2023-10-27T17:57:00Z"/>
                <w:sz w:val="20"/>
                <w:szCs w:val="20"/>
              </w:rPr>
            </w:pPr>
            <w:del w:id="8041" w:author="Cauris Cosmetics" w:date="2023-10-27T17:57:00Z">
              <w:r w:rsidRPr="00561D9D" w:rsidDel="00FA173A">
                <w:rPr>
                  <w:rFonts w:asciiTheme="minorHAnsi" w:hAnsiTheme="minorHAnsi"/>
                  <w:bCs/>
                  <w:i/>
                  <w:sz w:val="20"/>
                  <w:szCs w:val="20"/>
                  <w:rPrChange w:id="8042"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CC390DB" w14:textId="2A8EFACD" w:rsidTr="00F26652">
        <w:trPr>
          <w:cantSplit/>
          <w:trHeight w:val="20"/>
          <w:del w:id="8043"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18BC6F36" w:rsidR="00631BF4" w:rsidRPr="00561D9D" w:rsidDel="00FA173A" w:rsidRDefault="00631BF4" w:rsidP="00F26652">
            <w:pPr>
              <w:spacing w:line="240" w:lineRule="auto"/>
              <w:rPr>
                <w:del w:id="8044" w:author="Cauris Cosmetics" w:date="2023-10-27T17:57:00Z"/>
                <w:rFonts w:asciiTheme="minorHAnsi" w:hAnsiTheme="minorHAnsi"/>
                <w:b/>
                <w:sz w:val="20"/>
                <w:szCs w:val="20"/>
                <w:rPrChange w:id="8045" w:author="Dr Mamadou SANOGO" w:date="2023-10-26T15:55:00Z">
                  <w:rPr>
                    <w:del w:id="8046"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10032F08" w:rsidR="00631BF4" w:rsidRPr="00561D9D" w:rsidDel="00FA173A" w:rsidRDefault="00631BF4" w:rsidP="00F26652">
            <w:pPr>
              <w:spacing w:line="240" w:lineRule="auto"/>
              <w:rPr>
                <w:del w:id="8047" w:author="Cauris Cosmetics" w:date="2023-10-27T17:57:00Z"/>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652FF329" w:rsidR="00631BF4" w:rsidRPr="00561D9D" w:rsidDel="00FA173A" w:rsidRDefault="00631BF4" w:rsidP="00F26652">
            <w:pPr>
              <w:spacing w:line="240" w:lineRule="auto"/>
              <w:rPr>
                <w:del w:id="8048" w:author="Cauris Cosmetics" w:date="2023-10-27T17:57:00Z"/>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6CE65FE4" w:rsidR="00631BF4" w:rsidRPr="00561D9D" w:rsidDel="00FA173A" w:rsidRDefault="00631BF4" w:rsidP="00F26652">
            <w:pPr>
              <w:tabs>
                <w:tab w:val="left" w:pos="567"/>
                <w:tab w:val="left" w:pos="1276"/>
                <w:tab w:val="left" w:pos="2127"/>
              </w:tabs>
              <w:spacing w:line="240" w:lineRule="auto"/>
              <w:rPr>
                <w:del w:id="8049" w:author="Cauris Cosmetics" w:date="2023-10-27T17:57:00Z"/>
                <w:rFonts w:asciiTheme="minorHAnsi" w:hAnsiTheme="minorHAnsi"/>
                <w:bCs/>
                <w:sz w:val="20"/>
                <w:szCs w:val="20"/>
                <w:rPrChange w:id="8050" w:author="Dr Mamadou SANOGO" w:date="2023-10-26T15:55:00Z">
                  <w:rPr>
                    <w:del w:id="8051" w:author="Cauris Cosmetics" w:date="2023-10-27T17:57:00Z"/>
                    <w:rFonts w:asciiTheme="minorHAnsi" w:hAnsiTheme="minorHAnsi"/>
                    <w:bCs/>
                    <w:color w:val="000000" w:themeColor="text1"/>
                    <w:sz w:val="20"/>
                    <w:szCs w:val="20"/>
                  </w:rPr>
                </w:rPrChange>
              </w:rPr>
            </w:pPr>
            <w:del w:id="8052" w:author="Cauris Cosmetics" w:date="2023-10-27T17:57:00Z">
              <w:r w:rsidRPr="00561D9D" w:rsidDel="00FA173A">
                <w:rPr>
                  <w:rFonts w:asciiTheme="minorHAnsi" w:hAnsiTheme="minorHAnsi"/>
                  <w:bCs/>
                  <w:sz w:val="20"/>
                  <w:szCs w:val="20"/>
                  <w:rPrChange w:id="8053" w:author="Dr Mamadou SANOGO" w:date="2023-10-26T15:55:00Z">
                    <w:rPr>
                      <w:rFonts w:asciiTheme="minorHAnsi" w:hAnsiTheme="minorHAnsi"/>
                      <w:bCs/>
                      <w:color w:val="000000" w:themeColor="text1"/>
                      <w:sz w:val="20"/>
                      <w:szCs w:val="20"/>
                    </w:rPr>
                  </w:rPrChange>
                </w:rPr>
                <w:delText>Tests statistiques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0F541E5" w:rsidR="00631BF4" w:rsidRPr="00561D9D" w:rsidDel="00FA173A" w:rsidRDefault="00631BF4" w:rsidP="00F26652">
            <w:pPr>
              <w:tabs>
                <w:tab w:val="left" w:pos="567"/>
                <w:tab w:val="left" w:pos="1276"/>
                <w:tab w:val="left" w:pos="2127"/>
              </w:tabs>
              <w:spacing w:line="240" w:lineRule="auto"/>
              <w:jc w:val="center"/>
              <w:rPr>
                <w:del w:id="8054" w:author="Cauris Cosmetics" w:date="2023-10-27T17:57:00Z"/>
                <w:rFonts w:asciiTheme="minorHAnsi" w:hAnsiTheme="minorHAnsi"/>
                <w:bCs/>
                <w:sz w:val="20"/>
                <w:szCs w:val="20"/>
                <w:rPrChange w:id="8055" w:author="Dr Mamadou SANOGO" w:date="2023-10-26T15:55:00Z">
                  <w:rPr>
                    <w:del w:id="8056" w:author="Cauris Cosmetics" w:date="2023-10-27T17:57:00Z"/>
                    <w:rFonts w:asciiTheme="minorHAnsi" w:hAnsiTheme="minorHAnsi"/>
                    <w:bCs/>
                    <w:color w:val="000000" w:themeColor="text1"/>
                    <w:sz w:val="20"/>
                    <w:szCs w:val="20"/>
                  </w:rPr>
                </w:rPrChange>
              </w:rPr>
            </w:pPr>
            <w:del w:id="8057" w:author="Cauris Cosmetics" w:date="2023-10-27T17:57:00Z">
              <w:r w:rsidRPr="00561D9D" w:rsidDel="00FA173A">
                <w:rPr>
                  <w:rFonts w:asciiTheme="minorHAnsi" w:hAnsiTheme="minorHAnsi"/>
                  <w:bCs/>
                  <w:sz w:val="20"/>
                  <w:szCs w:val="20"/>
                  <w:rPrChange w:id="8058"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0BEDCF27" w:rsidR="00631BF4" w:rsidRPr="00561D9D" w:rsidDel="00FA173A" w:rsidRDefault="00631BF4" w:rsidP="00F26652">
            <w:pPr>
              <w:spacing w:line="240" w:lineRule="auto"/>
              <w:rPr>
                <w:del w:id="8059" w:author="Cauris Cosmetics" w:date="2023-10-27T17:57:00Z"/>
                <w:sz w:val="20"/>
                <w:szCs w:val="20"/>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3D30C071" w:rsidR="00631BF4" w:rsidRPr="00561D9D" w:rsidDel="00FA173A" w:rsidRDefault="00631BF4" w:rsidP="00F26652">
            <w:pPr>
              <w:spacing w:line="240" w:lineRule="auto"/>
              <w:rPr>
                <w:del w:id="8060" w:author="Cauris Cosmetics" w:date="2023-10-27T17:57:00Z"/>
                <w:bCs/>
                <w:sz w:val="20"/>
                <w:szCs w:val="20"/>
                <w:u w:val="single"/>
                <w:lang w:eastAsia="en-US"/>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12538E83" w:rsidR="00631BF4" w:rsidRPr="00561D9D" w:rsidDel="00FA173A" w:rsidRDefault="00631BF4" w:rsidP="00F26652">
            <w:pPr>
              <w:spacing w:line="240" w:lineRule="auto"/>
              <w:rPr>
                <w:del w:id="8061" w:author="Cauris Cosmetics" w:date="2023-10-27T17:57:00Z"/>
                <w:bCs/>
                <w:sz w:val="20"/>
                <w:szCs w:val="20"/>
                <w:u w:val="single"/>
                <w:lang w:eastAsia="en-US"/>
              </w:rPr>
            </w:pPr>
          </w:p>
        </w:tc>
      </w:tr>
      <w:tr w:rsidR="00561D9D" w:rsidRPr="00561D9D" w:rsidDel="00FA173A" w14:paraId="14563465" w14:textId="4E968E5B" w:rsidTr="00F26652">
        <w:trPr>
          <w:cantSplit/>
          <w:trHeight w:val="20"/>
          <w:del w:id="8062"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0088742" w:rsidR="00631BF4" w:rsidRPr="00561D9D" w:rsidDel="00FA173A" w:rsidRDefault="00631BF4" w:rsidP="00F26652">
            <w:pPr>
              <w:tabs>
                <w:tab w:val="left" w:pos="567"/>
                <w:tab w:val="left" w:pos="1276"/>
                <w:tab w:val="left" w:pos="2127"/>
              </w:tabs>
              <w:spacing w:line="240" w:lineRule="auto"/>
              <w:rPr>
                <w:del w:id="8063" w:author="Cauris Cosmetics" w:date="2023-10-27T17:57:00Z"/>
                <w:rFonts w:asciiTheme="minorHAnsi" w:hAnsiTheme="minorHAnsi"/>
                <w:b/>
                <w:bCs/>
                <w:sz w:val="20"/>
                <w:szCs w:val="20"/>
                <w:rPrChange w:id="8064" w:author="Dr Mamadou SANOGO" w:date="2023-10-26T15:55:00Z">
                  <w:rPr>
                    <w:del w:id="8065" w:author="Cauris Cosmetics" w:date="2023-10-27T17:57:00Z"/>
                    <w:rFonts w:asciiTheme="minorHAnsi" w:hAnsiTheme="minorHAnsi"/>
                    <w:b/>
                    <w:bCs/>
                    <w:color w:val="000000" w:themeColor="text1"/>
                    <w:sz w:val="20"/>
                    <w:szCs w:val="20"/>
                  </w:rPr>
                </w:rPrChange>
              </w:rPr>
            </w:pPr>
            <w:del w:id="8066" w:author="Cauris Cosmetics" w:date="2023-10-27T17:57:00Z">
              <w:r w:rsidRPr="00561D9D" w:rsidDel="00FA173A">
                <w:rPr>
                  <w:rFonts w:asciiTheme="minorHAnsi" w:hAnsiTheme="minorHAnsi"/>
                  <w:b/>
                  <w:bCs/>
                  <w:sz w:val="20"/>
                  <w:szCs w:val="20"/>
                  <w:rPrChange w:id="8067" w:author="Dr Mamadou SANOGO" w:date="2023-10-26T15:55:00Z">
                    <w:rPr>
                      <w:rFonts w:asciiTheme="minorHAnsi" w:hAnsiTheme="minorHAnsi"/>
                      <w:b/>
                      <w:bCs/>
                      <w:color w:val="000000" w:themeColor="text1"/>
                      <w:sz w:val="20"/>
                      <w:szCs w:val="20"/>
                    </w:rPr>
                  </w:rPrChange>
                </w:rPr>
                <w:delText>Total Semestre 1</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5226BA37" w:rsidR="00631BF4" w:rsidRPr="00561D9D" w:rsidDel="00FA173A" w:rsidRDefault="00631BF4" w:rsidP="00F26652">
            <w:pPr>
              <w:tabs>
                <w:tab w:val="left" w:pos="567"/>
                <w:tab w:val="left" w:pos="1276"/>
                <w:tab w:val="left" w:pos="2127"/>
              </w:tabs>
              <w:spacing w:line="240" w:lineRule="auto"/>
              <w:rPr>
                <w:del w:id="8068" w:author="Cauris Cosmetics" w:date="2023-10-27T17:57:00Z"/>
                <w:rFonts w:asciiTheme="minorHAnsi" w:hAnsiTheme="minorHAnsi"/>
                <w:b/>
                <w:bCs/>
                <w:sz w:val="20"/>
                <w:szCs w:val="20"/>
                <w:rPrChange w:id="8069" w:author="Dr Mamadou SANOGO" w:date="2023-10-26T15:55:00Z">
                  <w:rPr>
                    <w:del w:id="8070" w:author="Cauris Cosmetics" w:date="2023-10-27T17:57:00Z"/>
                    <w:rFonts w:asciiTheme="minorHAnsi" w:hAnsiTheme="minorHAnsi"/>
                    <w:b/>
                    <w:bCs/>
                    <w:color w:val="000000" w:themeColor="text1"/>
                    <w:sz w:val="20"/>
                    <w:szCs w:val="20"/>
                  </w:rPr>
                </w:rPrChange>
              </w:rPr>
            </w:pPr>
            <w:del w:id="8071" w:author="Cauris Cosmetics" w:date="2023-10-27T17:57:00Z">
              <w:r w:rsidRPr="00561D9D" w:rsidDel="00FA173A">
                <w:rPr>
                  <w:rFonts w:asciiTheme="minorHAnsi" w:hAnsiTheme="minorHAnsi"/>
                  <w:b/>
                  <w:bCs/>
                  <w:sz w:val="20"/>
                  <w:szCs w:val="20"/>
                  <w:rPrChange w:id="8072" w:author="Dr Mamadou SANOGO" w:date="2023-10-26T15:55:00Z">
                    <w:rPr>
                      <w:rFonts w:asciiTheme="minorHAnsi" w:hAnsiTheme="minorHAnsi"/>
                      <w:b/>
                      <w:bCs/>
                      <w:color w:val="000000" w:themeColor="text1"/>
                      <w:sz w:val="20"/>
                      <w:szCs w:val="20"/>
                    </w:rPr>
                  </w:rPrChange>
                </w:rPr>
                <w:delText>30</w:delText>
              </w:r>
            </w:del>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32C2B1D7" w:rsidR="00631BF4" w:rsidRPr="00561D9D" w:rsidDel="00FA173A" w:rsidRDefault="00631BF4" w:rsidP="00F26652">
            <w:pPr>
              <w:tabs>
                <w:tab w:val="left" w:pos="567"/>
                <w:tab w:val="left" w:pos="1276"/>
                <w:tab w:val="left" w:pos="2127"/>
              </w:tabs>
              <w:spacing w:line="240" w:lineRule="auto"/>
              <w:rPr>
                <w:del w:id="8073" w:author="Cauris Cosmetics" w:date="2023-10-27T17:57:00Z"/>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4D282F0F" w:rsidR="00631BF4" w:rsidRPr="00561D9D" w:rsidDel="00FA173A" w:rsidRDefault="00631BF4" w:rsidP="00F26652">
            <w:pPr>
              <w:tabs>
                <w:tab w:val="left" w:pos="567"/>
                <w:tab w:val="left" w:pos="1276"/>
                <w:tab w:val="left" w:pos="2127"/>
              </w:tabs>
              <w:spacing w:line="240" w:lineRule="auto"/>
              <w:jc w:val="center"/>
              <w:rPr>
                <w:del w:id="8074" w:author="Cauris Cosmetics" w:date="2023-10-27T17:57:00Z"/>
                <w:rFonts w:asciiTheme="minorHAnsi" w:hAnsiTheme="minorHAnsi"/>
                <w:b/>
                <w:bCs/>
                <w:sz w:val="20"/>
                <w:szCs w:val="20"/>
                <w:rPrChange w:id="8075" w:author="Dr Mamadou SANOGO" w:date="2023-10-26T15:55:00Z">
                  <w:rPr>
                    <w:del w:id="8076" w:author="Cauris Cosmetics" w:date="2023-10-27T17:57:00Z"/>
                    <w:rFonts w:asciiTheme="minorHAnsi" w:hAnsiTheme="minorHAnsi"/>
                    <w:b/>
                    <w:bCs/>
                    <w:color w:val="000000" w:themeColor="text1"/>
                    <w:sz w:val="20"/>
                    <w:szCs w:val="20"/>
                  </w:rPr>
                </w:rPrChange>
              </w:rPr>
            </w:pPr>
            <w:del w:id="8077" w:author="Cauris Cosmetics" w:date="2023-10-27T17:57:00Z">
              <w:r w:rsidRPr="00561D9D" w:rsidDel="00FA173A">
                <w:rPr>
                  <w:rFonts w:asciiTheme="minorHAnsi" w:hAnsiTheme="minorHAnsi"/>
                  <w:b/>
                  <w:bCs/>
                  <w:sz w:val="20"/>
                  <w:szCs w:val="20"/>
                  <w:rPrChange w:id="8078" w:author="Dr Mamadou SANOGO" w:date="2023-10-26T15:55:00Z">
                    <w:rPr>
                      <w:rFonts w:asciiTheme="minorHAnsi" w:hAnsiTheme="minorHAnsi"/>
                      <w:b/>
                      <w:bCs/>
                      <w:color w:val="000000" w:themeColor="text1"/>
                      <w:sz w:val="20"/>
                      <w:szCs w:val="20"/>
                    </w:rPr>
                  </w:rPrChange>
                </w:rPr>
                <w:delText>30</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C0E759F" w:rsidR="00631BF4" w:rsidRPr="00561D9D" w:rsidDel="00FA173A" w:rsidRDefault="00631BF4" w:rsidP="00F26652">
            <w:pPr>
              <w:tabs>
                <w:tab w:val="left" w:pos="567"/>
                <w:tab w:val="left" w:pos="1276"/>
                <w:tab w:val="left" w:pos="2127"/>
              </w:tabs>
              <w:spacing w:line="240" w:lineRule="auto"/>
              <w:jc w:val="center"/>
              <w:rPr>
                <w:del w:id="8079" w:author="Cauris Cosmetics" w:date="2023-10-27T17:57:00Z"/>
                <w:rFonts w:asciiTheme="minorHAnsi" w:hAnsiTheme="minorHAnsi"/>
                <w:b/>
                <w:bCs/>
                <w:sz w:val="20"/>
                <w:szCs w:val="20"/>
                <w:rPrChange w:id="8080" w:author="Dr Mamadou SANOGO" w:date="2023-10-26T15:55:00Z">
                  <w:rPr>
                    <w:del w:id="8081" w:author="Cauris Cosmetics" w:date="2023-10-27T17:57:00Z"/>
                    <w:rFonts w:asciiTheme="minorHAnsi" w:hAnsiTheme="minorHAnsi"/>
                    <w:b/>
                    <w:bCs/>
                    <w:color w:val="000000" w:themeColor="text1"/>
                    <w:sz w:val="20"/>
                    <w:szCs w:val="20"/>
                  </w:rPr>
                </w:rPrChange>
              </w:rPr>
            </w:pPr>
            <w:del w:id="8082" w:author="Cauris Cosmetics" w:date="2023-10-27T17:57:00Z">
              <w:r w:rsidRPr="00561D9D" w:rsidDel="00FA173A">
                <w:rPr>
                  <w:rFonts w:asciiTheme="minorHAnsi" w:hAnsiTheme="minorHAnsi"/>
                  <w:b/>
                  <w:bCs/>
                  <w:sz w:val="20"/>
                  <w:szCs w:val="20"/>
                  <w:rPrChange w:id="8083" w:author="Dr Mamadou SANOGO" w:date="2023-10-26T15:55:00Z">
                    <w:rPr>
                      <w:rFonts w:asciiTheme="minorHAnsi" w:hAnsiTheme="minorHAnsi"/>
                      <w:b/>
                      <w:bCs/>
                      <w:color w:val="000000" w:themeColor="text1"/>
                      <w:sz w:val="20"/>
                      <w:szCs w:val="20"/>
                    </w:rPr>
                  </w:rPrChange>
                </w:rPr>
                <w:delText>600</w:delText>
              </w:r>
            </w:del>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51C35B68" w:rsidR="00631BF4" w:rsidRPr="00561D9D" w:rsidDel="00FA173A" w:rsidRDefault="00631BF4" w:rsidP="00F26652">
            <w:pPr>
              <w:tabs>
                <w:tab w:val="left" w:pos="567"/>
                <w:tab w:val="left" w:pos="1276"/>
                <w:tab w:val="left" w:pos="2127"/>
              </w:tabs>
              <w:spacing w:line="240" w:lineRule="auto"/>
              <w:rPr>
                <w:del w:id="8084" w:author="Cauris Cosmetics" w:date="2023-10-27T17:57:00Z"/>
                <w:b/>
                <w:bCs/>
                <w:sz w:val="20"/>
                <w:szCs w:val="20"/>
                <w:lang w:eastAsia="en-US"/>
              </w:rPr>
            </w:pPr>
          </w:p>
        </w:tc>
      </w:tr>
    </w:tbl>
    <w:p w14:paraId="4A24CD46" w14:textId="00E01048" w:rsidR="00631BF4" w:rsidRPr="00561D9D" w:rsidDel="00FA173A" w:rsidRDefault="00631BF4" w:rsidP="00631BF4">
      <w:pPr>
        <w:spacing w:line="276" w:lineRule="auto"/>
        <w:rPr>
          <w:del w:id="8085" w:author="Cauris Cosmetics" w:date="2023-10-27T17:57:00Z"/>
          <w:rFonts w:cs="Calibri"/>
          <w:rPrChange w:id="8086" w:author="Dr Mamadou SANOGO" w:date="2023-10-26T15:55:00Z">
            <w:rPr>
              <w:del w:id="8087" w:author="Cauris Cosmetics" w:date="2023-10-27T17:57:00Z"/>
              <w:rFonts w:cs="Calibri"/>
              <w:color w:val="000000"/>
            </w:rPr>
          </w:rPrChange>
        </w:rPr>
      </w:pPr>
    </w:p>
    <w:p w14:paraId="71A8F74F" w14:textId="4304410B" w:rsidR="00631BF4" w:rsidDel="0018395A" w:rsidRDefault="00631BF4" w:rsidP="00631BF4">
      <w:pPr>
        <w:spacing w:line="276" w:lineRule="auto"/>
        <w:rPr>
          <w:del w:id="8088" w:author="Dr Mamadou SANOGO" w:date="2023-10-27T11:39:00Z"/>
          <w:rFonts w:cs="Calibri"/>
        </w:rPr>
      </w:pPr>
    </w:p>
    <w:p w14:paraId="1540181E" w14:textId="108643F0" w:rsidR="0018395A" w:rsidRDefault="0018395A" w:rsidP="00631BF4">
      <w:pPr>
        <w:spacing w:line="276" w:lineRule="auto"/>
        <w:rPr>
          <w:ins w:id="8089" w:author="Dr Mamadou SANOGO" w:date="2023-10-27T15:30:00Z"/>
          <w:rFonts w:cs="Calibri"/>
        </w:rPr>
      </w:pPr>
    </w:p>
    <w:p w14:paraId="09E8F59A" w14:textId="7A1C10E0" w:rsidR="0018395A" w:rsidRDefault="0018395A" w:rsidP="00631BF4">
      <w:pPr>
        <w:spacing w:line="276" w:lineRule="auto"/>
        <w:rPr>
          <w:ins w:id="8090" w:author="Dr Mamadou SANOGO" w:date="2023-10-27T15:30:00Z"/>
          <w:rFonts w:cs="Calibri"/>
        </w:rPr>
      </w:pPr>
    </w:p>
    <w:p w14:paraId="21C04DF3" w14:textId="3A8F707E" w:rsidR="0018395A" w:rsidRDefault="0018395A" w:rsidP="00631BF4">
      <w:pPr>
        <w:spacing w:line="276" w:lineRule="auto"/>
        <w:rPr>
          <w:ins w:id="8091" w:author="Dr Mamadou SANOGO" w:date="2023-10-27T15:30:00Z"/>
          <w:rFonts w:cs="Calibri"/>
        </w:rPr>
      </w:pPr>
    </w:p>
    <w:p w14:paraId="2BDB5A88" w14:textId="1E6374AB" w:rsidR="0018395A" w:rsidRDefault="0018395A" w:rsidP="00631BF4">
      <w:pPr>
        <w:spacing w:line="276" w:lineRule="auto"/>
        <w:rPr>
          <w:ins w:id="8092" w:author="Dr Mamadou SANOGO" w:date="2023-10-27T15:30:00Z"/>
          <w:rFonts w:cs="Calibri"/>
        </w:rPr>
      </w:pPr>
    </w:p>
    <w:p w14:paraId="687F8CF3" w14:textId="7BF98FA0" w:rsidR="0018395A" w:rsidRDefault="0018395A" w:rsidP="00631BF4">
      <w:pPr>
        <w:spacing w:line="276" w:lineRule="auto"/>
        <w:rPr>
          <w:ins w:id="8093" w:author="Dr Mamadou SANOGO" w:date="2023-10-27T15:30:00Z"/>
          <w:rFonts w:cs="Calibri"/>
        </w:rPr>
      </w:pPr>
    </w:p>
    <w:p w14:paraId="3007D640" w14:textId="77777777" w:rsidR="0018395A" w:rsidRPr="00561D9D" w:rsidRDefault="0018395A" w:rsidP="00631BF4">
      <w:pPr>
        <w:spacing w:line="276" w:lineRule="auto"/>
        <w:rPr>
          <w:ins w:id="8094" w:author="Dr Mamadou SANOGO" w:date="2023-10-27T15:30:00Z"/>
          <w:rFonts w:cs="Calibri"/>
          <w:rPrChange w:id="8095" w:author="Dr Mamadou SANOGO" w:date="2023-10-26T15:55:00Z">
            <w:rPr>
              <w:ins w:id="8096" w:author="Dr Mamadou SANOGO" w:date="2023-10-27T15:30:00Z"/>
              <w:rFonts w:cs="Calibri"/>
              <w:color w:val="000000"/>
            </w:rPr>
          </w:rPrChange>
        </w:rPr>
      </w:pPr>
    </w:p>
    <w:p w14:paraId="28D45F65" w14:textId="77777777" w:rsidR="00A87F92" w:rsidRPr="00561D9D" w:rsidDel="00AD42F4" w:rsidRDefault="00A87F92" w:rsidP="00631BF4">
      <w:pPr>
        <w:spacing w:line="276" w:lineRule="auto"/>
        <w:rPr>
          <w:del w:id="8097" w:author="Dr Mamadou SANOGO" w:date="2023-10-27T11:39:00Z"/>
          <w:rFonts w:cs="Calibri"/>
          <w:rPrChange w:id="8098" w:author="Dr Mamadou SANOGO" w:date="2023-10-26T15:55:00Z">
            <w:rPr>
              <w:del w:id="8099" w:author="Dr Mamadou SANOGO" w:date="2023-10-27T11:39:00Z"/>
              <w:rFonts w:cs="Calibri"/>
              <w:color w:val="000000"/>
            </w:rPr>
          </w:rPrChange>
        </w:rPr>
      </w:pPr>
    </w:p>
    <w:p w14:paraId="35C33665" w14:textId="77777777" w:rsidR="00631BF4" w:rsidRPr="00561D9D" w:rsidRDefault="00631BF4" w:rsidP="00631BF4">
      <w:pPr>
        <w:spacing w:line="276" w:lineRule="auto"/>
        <w:rPr>
          <w:rFonts w:cs="Calibri"/>
          <w:rPrChange w:id="8100" w:author="Dr Mamadou SANOGO" w:date="2023-10-26T15:55:00Z">
            <w:rPr>
              <w:rFonts w:cs="Calibri"/>
              <w:color w:val="000000"/>
            </w:rPr>
          </w:rPrChange>
        </w:rPr>
      </w:pPr>
    </w:p>
    <w:p w14:paraId="00E3D452" w14:textId="6B5FE395" w:rsidR="00631BF4" w:rsidRPr="00561D9D" w:rsidDel="00FA173A" w:rsidRDefault="00631BF4" w:rsidP="00631BF4">
      <w:pPr>
        <w:pStyle w:val="Titre"/>
        <w:spacing w:line="276" w:lineRule="auto"/>
        <w:rPr>
          <w:del w:id="8101" w:author="Cauris Cosmetics" w:date="2023-10-27T17:57:00Z"/>
          <w:rFonts w:ascii="Berlin Sans FB Demi" w:hAnsi="Berlin Sans FB Demi"/>
          <w:rPrChange w:id="8102" w:author="Dr Mamadou SANOGO" w:date="2023-10-26T15:55:00Z">
            <w:rPr>
              <w:del w:id="8103" w:author="Cauris Cosmetics" w:date="2023-10-27T17:57:00Z"/>
              <w:rFonts w:ascii="Berlin Sans FB Demi" w:hAnsi="Berlin Sans FB Demi"/>
              <w:color w:val="000000" w:themeColor="text1"/>
            </w:rPr>
          </w:rPrChange>
        </w:rPr>
      </w:pPr>
      <w:del w:id="8104" w:author="Cauris Cosmetics" w:date="2023-10-27T17:57:00Z">
        <w:r w:rsidRPr="00561D9D" w:rsidDel="00FA173A">
          <w:rPr>
            <w:rFonts w:ascii="Berlin Sans FB Demi" w:hAnsi="Berlin Sans FB Demi"/>
            <w:b w:val="0"/>
            <w:i w:val="0"/>
            <w:rPrChange w:id="8105" w:author="Dr Mamadou SANOGO" w:date="2023-10-26T15:55:00Z">
              <w:rPr>
                <w:rFonts w:ascii="Berlin Sans FB Demi" w:hAnsi="Berlin Sans FB Demi"/>
                <w:b w:val="0"/>
                <w:i w:val="0"/>
                <w:color w:val="000000" w:themeColor="text1"/>
              </w:rPr>
            </w:rPrChange>
          </w:rPr>
          <w:delText>Semestre 2</w:delText>
        </w:r>
      </w:del>
    </w:p>
    <w:p w14:paraId="3F54F1C1" w14:textId="5A5A01FA" w:rsidR="00631BF4" w:rsidRPr="00561D9D" w:rsidDel="00FA173A" w:rsidRDefault="00631BF4" w:rsidP="00631BF4">
      <w:pPr>
        <w:pStyle w:val="Titre"/>
        <w:spacing w:line="276" w:lineRule="auto"/>
        <w:rPr>
          <w:del w:id="8106" w:author="Cauris Cosmetics" w:date="2023-10-27T17:57:00Z"/>
          <w:rFonts w:asciiTheme="minorHAnsi" w:hAnsiTheme="minorHAnsi"/>
          <w:b w:val="0"/>
          <w:bCs/>
          <w:sz w:val="20"/>
        </w:rPr>
      </w:pPr>
      <w:del w:id="8107"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w:delText>
        </w:r>
        <w:r w:rsidRPr="00561D9D" w:rsidDel="00FA173A">
          <w:rPr>
            <w:rFonts w:asciiTheme="minorHAnsi" w:hAnsiTheme="minorHAnsi"/>
            <w:sz w:val="20"/>
          </w:rPr>
          <w:delText xml:space="preserve"> TD :</w:delText>
        </w:r>
        <w:r w:rsidRPr="00561D9D" w:rsidDel="00FA173A">
          <w:rPr>
            <w:rFonts w:asciiTheme="minorHAnsi" w:hAnsiTheme="minorHAnsi"/>
            <w:b w:val="0"/>
            <w:sz w:val="20"/>
          </w:rPr>
          <w:delText xml:space="preserve"> Travaux dirigés/ </w:delText>
        </w:r>
        <w:r w:rsidRPr="00561D9D" w:rsidDel="00FA173A">
          <w:rPr>
            <w:rFonts w:asciiTheme="minorHAnsi" w:hAnsiTheme="minorHAnsi"/>
            <w:sz w:val="20"/>
          </w:rPr>
          <w:delText>TP :</w:delText>
        </w:r>
        <w:r w:rsidRPr="00561D9D" w:rsidDel="00FA173A">
          <w:rPr>
            <w:rFonts w:asciiTheme="minorHAnsi" w:hAnsiTheme="minorHAnsi"/>
            <w:b w:val="0"/>
            <w:sz w:val="20"/>
          </w:rPr>
          <w:delText xml:space="preserve"> Travaux pratiques/</w:delText>
        </w:r>
        <w:r w:rsidRPr="00561D9D" w:rsidDel="00FA173A">
          <w:rPr>
            <w:rFonts w:asciiTheme="minorHAnsi" w:hAnsiTheme="minorHAnsi"/>
            <w:sz w:val="20"/>
          </w:rPr>
          <w:delText>S:</w:delText>
        </w:r>
        <w:r w:rsidRPr="00561D9D" w:rsidDel="00FA173A">
          <w:rPr>
            <w:rFonts w:asciiTheme="minorHAnsi" w:hAnsiTheme="minorHAnsi"/>
            <w:b w:val="0"/>
            <w:sz w:val="20"/>
          </w:rPr>
          <w:delText xml:space="preserve"> Stage</w:delText>
        </w:r>
      </w:del>
    </w:p>
    <w:p w14:paraId="38CB5A26" w14:textId="3E95AF14" w:rsidR="00631BF4" w:rsidRPr="00561D9D" w:rsidDel="00FA173A" w:rsidRDefault="00631BF4" w:rsidP="00631BF4">
      <w:pPr>
        <w:pStyle w:val="Titre"/>
        <w:spacing w:line="276" w:lineRule="auto"/>
        <w:rPr>
          <w:del w:id="8108" w:author="Cauris Cosmetics" w:date="2023-10-27T17:57:00Z"/>
          <w:rFonts w:asciiTheme="minorHAnsi" w:hAnsiTheme="minorHAnsi"/>
          <w:b w:val="0"/>
          <w:bCs/>
          <w:sz w:val="20"/>
        </w:rPr>
      </w:pPr>
      <w:del w:id="8109" w:author="Cauris Cosmetics" w:date="2023-10-27T17:57:00Z">
        <w:r w:rsidRPr="00561D9D" w:rsidDel="00FA173A">
          <w:rPr>
            <w:rFonts w:asciiTheme="minorHAnsi" w:hAnsiTheme="minorHAnsi"/>
            <w:sz w:val="20"/>
          </w:rPr>
          <w:delText>90 heures de stage</w:delText>
        </w:r>
        <w:r w:rsidRPr="00561D9D" w:rsidDel="00FA173A">
          <w:rPr>
            <w:rFonts w:asciiTheme="minorHAnsi" w:hAnsiTheme="minorHAnsi"/>
            <w:b w:val="0"/>
            <w:sz w:val="20"/>
          </w:rPr>
          <w:delText>=2 crédits</w:delText>
        </w:r>
      </w:del>
    </w:p>
    <w:p w14:paraId="6C4E2B5C" w14:textId="0F6A6643" w:rsidR="00631BF4" w:rsidRPr="00561D9D" w:rsidDel="00FA173A" w:rsidRDefault="00631BF4" w:rsidP="00631BF4">
      <w:pPr>
        <w:pStyle w:val="Titre"/>
        <w:spacing w:line="276" w:lineRule="auto"/>
        <w:rPr>
          <w:del w:id="8110" w:author="Cauris Cosmetics" w:date="2023-10-27T17:57:00Z"/>
          <w:rFonts w:asciiTheme="minorHAnsi" w:hAnsiTheme="minorHAnsi"/>
          <w:b w:val="0"/>
          <w:bCs/>
          <w:sz w:val="20"/>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ins w:id="8111" w:author="Dr Mamadou SANOGO" w:date="2023-10-27T14:03:00Z"/>
          <w:rFonts w:ascii="Berlin Sans FB Demi" w:hAnsi="Berlin Sans FB Demi"/>
          <w:color w:val="000000" w:themeColor="text1"/>
        </w:rPr>
      </w:pPr>
    </w:p>
    <w:p w14:paraId="31F3FE38" w14:textId="77777777" w:rsidR="006778CD" w:rsidRDefault="006778CD" w:rsidP="00561D9D">
      <w:pPr>
        <w:pStyle w:val="Titre"/>
        <w:rPr>
          <w:ins w:id="8112" w:author="Dr Mamadou SANOGO" w:date="2023-10-27T14:03:00Z"/>
          <w:rFonts w:ascii="Berlin Sans FB Demi" w:hAnsi="Berlin Sans FB Demi"/>
          <w:color w:val="000000" w:themeColor="text1"/>
        </w:rPr>
      </w:pPr>
    </w:p>
    <w:p w14:paraId="324EC852" w14:textId="77777777" w:rsidR="006778CD" w:rsidRDefault="006778CD" w:rsidP="00561D9D">
      <w:pPr>
        <w:pStyle w:val="Titre"/>
        <w:rPr>
          <w:ins w:id="8113" w:author="Dr Mamadou SANOGO" w:date="2023-10-27T14:03:00Z"/>
          <w:rFonts w:ascii="Berlin Sans FB Demi" w:hAnsi="Berlin Sans FB Demi"/>
          <w:color w:val="000000" w:themeColor="text1"/>
        </w:rPr>
      </w:pPr>
    </w:p>
    <w:p w14:paraId="74E1D14D" w14:textId="77777777" w:rsidR="006778CD" w:rsidRDefault="006778CD" w:rsidP="00561D9D">
      <w:pPr>
        <w:pStyle w:val="Titre"/>
        <w:rPr>
          <w:ins w:id="8114" w:author="Dr Mamadou SANOGO" w:date="2023-10-27T14:03:00Z"/>
          <w:rFonts w:ascii="Berlin Sans FB Demi" w:hAnsi="Berlin Sans FB Demi"/>
          <w:color w:val="000000" w:themeColor="text1"/>
        </w:rPr>
      </w:pPr>
    </w:p>
    <w:p w14:paraId="5B91435E" w14:textId="77777777" w:rsidR="006778CD" w:rsidRDefault="006778CD" w:rsidP="00561D9D">
      <w:pPr>
        <w:pStyle w:val="Titre"/>
        <w:rPr>
          <w:ins w:id="8115" w:author="Dr Mamadou SANOGO" w:date="2023-10-27T14:03:00Z"/>
          <w:rFonts w:ascii="Berlin Sans FB Demi" w:hAnsi="Berlin Sans FB Demi"/>
          <w:color w:val="000000" w:themeColor="text1"/>
        </w:rPr>
      </w:pPr>
    </w:p>
    <w:p w14:paraId="79929433" w14:textId="77777777" w:rsidR="006778CD" w:rsidRDefault="006778CD" w:rsidP="00561D9D">
      <w:pPr>
        <w:pStyle w:val="Titre"/>
        <w:rPr>
          <w:ins w:id="8116" w:author="Dr Mamadou SANOGO" w:date="2023-10-27T14:03:00Z"/>
          <w:rFonts w:ascii="Berlin Sans FB Demi" w:hAnsi="Berlin Sans FB Demi"/>
          <w:color w:val="000000" w:themeColor="text1"/>
        </w:rPr>
      </w:pPr>
    </w:p>
    <w:p w14:paraId="75B553AB" w14:textId="4943D9A7" w:rsidR="00561D9D" w:rsidDel="00FA173A" w:rsidRDefault="00561D9D" w:rsidP="00561D9D">
      <w:pPr>
        <w:pStyle w:val="Titre"/>
        <w:rPr>
          <w:ins w:id="8117" w:author="Dr Mamadou SANOGO" w:date="2023-10-26T15:54:00Z"/>
          <w:del w:id="8118" w:author="Cauris Cosmetics" w:date="2023-10-27T17:58:00Z"/>
          <w:rFonts w:ascii="Berlin Sans FB Demi" w:hAnsi="Berlin Sans FB Demi"/>
          <w:color w:val="000000" w:themeColor="text1"/>
        </w:rPr>
      </w:pPr>
      <w:ins w:id="8119" w:author="Dr Mamadou SANOGO" w:date="2023-10-26T15:54:00Z">
        <w:del w:id="8120" w:author="Cauris Cosmetics" w:date="2023-10-27T17:58:00Z">
          <w:r w:rsidRPr="003C750F" w:rsidDel="00FA173A">
            <w:rPr>
              <w:rFonts w:ascii="Berlin Sans FB Demi" w:hAnsi="Berlin Sans FB Demi"/>
              <w:color w:val="000000" w:themeColor="text1"/>
            </w:rPr>
            <w:delText>Semestre 3</w:delText>
          </w:r>
        </w:del>
      </w:ins>
    </w:p>
    <w:p w14:paraId="4857B93D" w14:textId="24BB230B" w:rsidR="00561D9D" w:rsidDel="00FA173A" w:rsidRDefault="00561D9D" w:rsidP="00561D9D">
      <w:pPr>
        <w:pStyle w:val="Titre"/>
        <w:rPr>
          <w:ins w:id="8121" w:author="Dr Mamadou SANOGO" w:date="2023-10-26T15:54:00Z"/>
          <w:del w:id="8122" w:author="Cauris Cosmetics" w:date="2023-10-27T17:58:00Z"/>
          <w:rFonts w:asciiTheme="minorHAnsi" w:hAnsiTheme="minorHAnsi"/>
          <w:b w:val="0"/>
          <w:bCs/>
          <w:sz w:val="20"/>
        </w:rPr>
      </w:pPr>
      <w:ins w:id="8123" w:author="Dr Mamadou SANOGO" w:date="2023-10-26T15:54:00Z">
        <w:del w:id="8124" w:author="Cauris Cosmetics" w:date="2023-10-27T17:58: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3476FF" w:rsidDel="00FA173A">
            <w:rPr>
              <w:rFonts w:asciiTheme="minorHAnsi" w:hAnsiTheme="minorHAnsi"/>
              <w:sz w:val="20"/>
            </w:rPr>
            <w:delText xml:space="preserve"> </w:delText>
          </w:r>
          <w:r w:rsidDel="00FA173A">
            <w:rPr>
              <w:rFonts w:asciiTheme="minorHAnsi" w:hAnsiTheme="minorHAnsi"/>
              <w:sz w:val="20"/>
            </w:rPr>
            <w:delText>/</w:delText>
          </w:r>
          <w:r w:rsidRPr="008D1C88" w:rsidDel="00FA173A">
            <w:rPr>
              <w:rFonts w:asciiTheme="minorHAnsi" w:hAnsiTheme="minorHAnsi"/>
              <w:sz w:val="20"/>
            </w:rPr>
            <w:delText>TD </w:delText>
          </w:r>
          <w:r w:rsidRPr="00735A3D" w:rsidDel="00FA173A">
            <w:rPr>
              <w:rFonts w:asciiTheme="minorHAnsi" w:hAnsiTheme="minorHAnsi"/>
              <w:sz w:val="20"/>
            </w:rPr>
            <w:delText>:</w:delText>
          </w:r>
          <w:r w:rsidDel="00FA173A">
            <w:rPr>
              <w:rFonts w:asciiTheme="minorHAnsi" w:hAnsiTheme="minorHAnsi"/>
              <w:b w:val="0"/>
              <w:sz w:val="20"/>
            </w:rPr>
            <w:delText xml:space="preserve"> </w:delText>
          </w:r>
          <w:r w:rsidRPr="002F0621" w:rsidDel="00FA173A">
            <w:rPr>
              <w:rFonts w:asciiTheme="minorHAnsi" w:hAnsiTheme="minorHAnsi"/>
              <w:b w:val="0"/>
              <w:sz w:val="20"/>
            </w:rPr>
            <w:delText>Travaux dirigés</w:delText>
          </w:r>
          <w:r w:rsidRPr="00735A3D" w:rsidDel="00FA173A">
            <w:rPr>
              <w:rFonts w:asciiTheme="minorHAnsi" w:hAnsiTheme="minorHAnsi"/>
              <w:b w:val="0"/>
              <w:sz w:val="20"/>
            </w:rPr>
            <w:delText xml:space="preserve"> /</w:delText>
          </w:r>
          <w:r w:rsidDel="00FA173A">
            <w:rPr>
              <w:rFonts w:asciiTheme="minorHAnsi" w:hAnsiTheme="minorHAnsi"/>
              <w:b w:val="0"/>
              <w:sz w:val="20"/>
            </w:rPr>
            <w:delText xml:space="preserve"> </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 </w:delText>
          </w:r>
          <w:r w:rsidDel="00FA173A">
            <w:rPr>
              <w:rFonts w:asciiTheme="minorHAnsi" w:hAnsiTheme="minorHAnsi"/>
              <w:sz w:val="20"/>
            </w:rPr>
            <w:delText>S</w:delText>
          </w:r>
          <w:r w:rsidRPr="008D1C88" w:rsidDel="00FA173A">
            <w:rPr>
              <w:rFonts w:asciiTheme="minorHAnsi" w:hAnsiTheme="minorHAnsi"/>
              <w:sz w:val="20"/>
            </w:rPr>
            <w:delText> </w:delText>
          </w:r>
          <w:r w:rsidRPr="00735A3D" w:rsidDel="00FA173A">
            <w:rPr>
              <w:rFonts w:asciiTheme="minorHAnsi" w:hAnsiTheme="minorHAnsi"/>
              <w:sz w:val="20"/>
            </w:rPr>
            <w:delText>:</w:delText>
          </w:r>
          <w:r w:rsidDel="00FA173A">
            <w:rPr>
              <w:rFonts w:asciiTheme="minorHAnsi" w:hAnsiTheme="minorHAnsi"/>
              <w:b w:val="0"/>
              <w:sz w:val="20"/>
            </w:rPr>
            <w:delText xml:space="preserve"> Stage</w:delText>
          </w:r>
        </w:del>
      </w:ins>
    </w:p>
    <w:p w14:paraId="686A2536" w14:textId="4D023314" w:rsidR="00561D9D" w:rsidDel="00FA173A" w:rsidRDefault="00561D9D" w:rsidP="00561D9D">
      <w:pPr>
        <w:pStyle w:val="Titre"/>
        <w:rPr>
          <w:ins w:id="8125" w:author="Dr Mamadou SANOGO" w:date="2023-10-26T15:54:00Z"/>
          <w:del w:id="8126" w:author="Cauris Cosmetics" w:date="2023-10-27T17:58:00Z"/>
          <w:rFonts w:asciiTheme="minorHAnsi" w:hAnsiTheme="minorHAnsi"/>
          <w:b w:val="0"/>
          <w:bCs/>
          <w:sz w:val="20"/>
        </w:rPr>
      </w:pPr>
      <w:ins w:id="8127" w:author="Dr Mamadou SANOGO" w:date="2023-10-26T15:54:00Z">
        <w:del w:id="8128" w:author="Cauris Cosmetics" w:date="2023-10-27T17:58:00Z">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RPr="00A33C45" w:rsidDel="00FA173A">
            <w:rPr>
              <w:rFonts w:asciiTheme="minorHAnsi" w:hAnsiTheme="minorHAnsi"/>
              <w:sz w:val="20"/>
            </w:rPr>
            <w:delText xml:space="preserve">90 </w:delText>
          </w:r>
          <w:r w:rsidRPr="00E34367" w:rsidDel="00FA173A">
            <w:rPr>
              <w:rFonts w:asciiTheme="minorHAnsi" w:hAnsiTheme="minorHAnsi"/>
              <w:sz w:val="20"/>
            </w:rPr>
            <w:delText>heures de stage</w:delText>
          </w:r>
          <w:r w:rsidDel="00FA173A">
            <w:rPr>
              <w:rFonts w:asciiTheme="minorHAnsi" w:hAnsiTheme="minorHAnsi"/>
              <w:b w:val="0"/>
              <w:sz w:val="20"/>
            </w:rPr>
            <w:delText>= 2 crédits</w:delText>
          </w:r>
        </w:del>
      </w:ins>
    </w:p>
    <w:p w14:paraId="4B227078" w14:textId="686E76F5" w:rsidR="00561D9D" w:rsidDel="00FA173A" w:rsidRDefault="00561D9D" w:rsidP="00561D9D">
      <w:pPr>
        <w:pStyle w:val="Titre"/>
        <w:rPr>
          <w:ins w:id="8129" w:author="Dr Mamadou SANOGO" w:date="2023-10-26T15:54:00Z"/>
          <w:del w:id="8130" w:author="Cauris Cosmetics" w:date="2023-10-27T17:58:00Z"/>
          <w:rFonts w:asciiTheme="minorHAnsi" w:hAnsiTheme="minorHAnsi"/>
          <w:b w:val="0"/>
          <w:bCs/>
          <w:sz w:val="20"/>
        </w:rPr>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rsidDel="00FA173A" w14:paraId="2AB81277" w14:textId="3BA08223" w:rsidTr="00D27EF1">
        <w:trPr>
          <w:cantSplit/>
          <w:trHeight w:val="845"/>
          <w:jc w:val="center"/>
          <w:ins w:id="8131" w:author="Dr Mamadou SANOGO" w:date="2023-10-26T15:54:00Z"/>
          <w:del w:id="8132" w:author="Cauris Cosmetics" w:date="2023-10-27T17:58:00Z"/>
        </w:trPr>
        <w:tc>
          <w:tcPr>
            <w:tcW w:w="948" w:type="pct"/>
            <w:tcBorders>
              <w:top w:val="single" w:sz="4" w:space="0" w:color="auto"/>
              <w:left w:val="single" w:sz="4" w:space="0" w:color="auto"/>
              <w:bottom w:val="single" w:sz="4" w:space="0" w:color="auto"/>
              <w:right w:val="single" w:sz="4" w:space="0" w:color="auto"/>
            </w:tcBorders>
            <w:hideMark/>
          </w:tcPr>
          <w:p w14:paraId="03417BFF" w14:textId="0396C220" w:rsidR="00561D9D" w:rsidRPr="006270A9" w:rsidDel="00FA173A" w:rsidRDefault="00561D9D" w:rsidP="00D27EF1">
            <w:pPr>
              <w:tabs>
                <w:tab w:val="left" w:pos="567"/>
                <w:tab w:val="left" w:pos="1276"/>
                <w:tab w:val="left" w:pos="2127"/>
              </w:tabs>
              <w:spacing w:before="100"/>
              <w:jc w:val="center"/>
              <w:rPr>
                <w:ins w:id="8133" w:author="Dr Mamadou SANOGO" w:date="2023-10-26T15:54:00Z"/>
                <w:del w:id="8134" w:author="Cauris Cosmetics" w:date="2023-10-27T17:58:00Z"/>
                <w:rFonts w:asciiTheme="minorHAnsi" w:hAnsiTheme="minorHAnsi"/>
                <w:b/>
                <w:bCs/>
                <w:color w:val="000000" w:themeColor="text1"/>
                <w:sz w:val="18"/>
                <w:szCs w:val="18"/>
              </w:rPr>
            </w:pPr>
            <w:ins w:id="8135" w:author="Dr Mamadou SANOGO" w:date="2023-10-26T15:54:00Z">
              <w:del w:id="8136" w:author="Cauris Cosmetics" w:date="2023-10-27T17:58:00Z">
                <w:r w:rsidRPr="006270A9" w:rsidDel="00FA173A">
                  <w:rPr>
                    <w:rFonts w:asciiTheme="minorHAnsi" w:hAnsiTheme="minorHAnsi"/>
                    <w:b/>
                    <w:bCs/>
                    <w:color w:val="000000" w:themeColor="text1"/>
                    <w:sz w:val="18"/>
                    <w:szCs w:val="16"/>
                  </w:rPr>
                  <w:delText>Unités d’Enseignement</w:delText>
                </w:r>
              </w:del>
            </w:ins>
          </w:p>
        </w:tc>
        <w:tc>
          <w:tcPr>
            <w:tcW w:w="316" w:type="pct"/>
            <w:tcBorders>
              <w:top w:val="single" w:sz="4" w:space="0" w:color="auto"/>
              <w:left w:val="single" w:sz="4" w:space="0" w:color="auto"/>
              <w:bottom w:val="single" w:sz="4" w:space="0" w:color="auto"/>
              <w:right w:val="single" w:sz="4" w:space="0" w:color="auto"/>
            </w:tcBorders>
            <w:hideMark/>
          </w:tcPr>
          <w:p w14:paraId="023E954C" w14:textId="65DE2C1D" w:rsidR="00561D9D" w:rsidRPr="006270A9" w:rsidDel="00FA173A" w:rsidRDefault="00561D9D" w:rsidP="00D27EF1">
            <w:pPr>
              <w:tabs>
                <w:tab w:val="left" w:pos="567"/>
                <w:tab w:val="left" w:pos="1276"/>
                <w:tab w:val="left" w:pos="2127"/>
              </w:tabs>
              <w:spacing w:before="100"/>
              <w:jc w:val="center"/>
              <w:rPr>
                <w:ins w:id="8137" w:author="Dr Mamadou SANOGO" w:date="2023-10-26T15:54:00Z"/>
                <w:del w:id="8138" w:author="Cauris Cosmetics" w:date="2023-10-27T17:58:00Z"/>
                <w:rFonts w:asciiTheme="minorHAnsi" w:hAnsiTheme="minorHAnsi"/>
                <w:b/>
                <w:bCs/>
                <w:color w:val="000000" w:themeColor="text1"/>
                <w:sz w:val="18"/>
                <w:szCs w:val="18"/>
              </w:rPr>
            </w:pPr>
            <w:ins w:id="8139" w:author="Dr Mamadou SANOGO" w:date="2023-10-26T15:54:00Z">
              <w:del w:id="8140" w:author="Cauris Cosmetics" w:date="2023-10-27T17:58:00Z">
                <w:r w:rsidRPr="006270A9" w:rsidDel="00FA173A">
                  <w:rPr>
                    <w:rFonts w:asciiTheme="minorHAnsi" w:hAnsiTheme="minorHAnsi"/>
                    <w:b/>
                    <w:bCs/>
                    <w:color w:val="000000" w:themeColor="text1"/>
                    <w:sz w:val="18"/>
                    <w:szCs w:val="18"/>
                  </w:rPr>
                  <w:delText>Crédits</w:delText>
                </w:r>
              </w:del>
            </w:ins>
          </w:p>
        </w:tc>
        <w:tc>
          <w:tcPr>
            <w:tcW w:w="887" w:type="pct"/>
            <w:tcBorders>
              <w:top w:val="single" w:sz="4" w:space="0" w:color="auto"/>
              <w:left w:val="single" w:sz="4" w:space="0" w:color="auto"/>
              <w:bottom w:val="single" w:sz="4" w:space="0" w:color="auto"/>
              <w:right w:val="single" w:sz="4" w:space="0" w:color="auto"/>
            </w:tcBorders>
            <w:hideMark/>
          </w:tcPr>
          <w:p w14:paraId="35F225CE" w14:textId="5961691B" w:rsidR="00561D9D" w:rsidRPr="006270A9" w:rsidDel="00FA173A" w:rsidRDefault="00561D9D" w:rsidP="00D27EF1">
            <w:pPr>
              <w:tabs>
                <w:tab w:val="left" w:pos="567"/>
                <w:tab w:val="left" w:pos="1276"/>
                <w:tab w:val="left" w:pos="2127"/>
              </w:tabs>
              <w:jc w:val="center"/>
              <w:rPr>
                <w:ins w:id="8141" w:author="Dr Mamadou SANOGO" w:date="2023-10-26T15:54:00Z"/>
                <w:del w:id="8142" w:author="Cauris Cosmetics" w:date="2023-10-27T17:58:00Z"/>
                <w:rFonts w:asciiTheme="minorHAnsi" w:hAnsiTheme="minorHAnsi"/>
                <w:b/>
                <w:bCs/>
                <w:color w:val="000000" w:themeColor="text1"/>
                <w:sz w:val="18"/>
                <w:szCs w:val="18"/>
              </w:rPr>
            </w:pPr>
            <w:ins w:id="8143" w:author="Dr Mamadou SANOGO" w:date="2023-10-26T15:54:00Z">
              <w:del w:id="8144" w:author="Cauris Cosmetics" w:date="2023-10-27T17:58:00Z">
                <w:r w:rsidRPr="006270A9" w:rsidDel="00FA173A">
                  <w:rPr>
                    <w:rFonts w:asciiTheme="minorHAnsi" w:hAnsiTheme="minorHAnsi"/>
                    <w:b/>
                    <w:bCs/>
                    <w:color w:val="000000" w:themeColor="text1"/>
                    <w:sz w:val="18"/>
                    <w:szCs w:val="18"/>
                  </w:rPr>
                  <w:delText xml:space="preserve">Compétences </w:delText>
                </w:r>
              </w:del>
            </w:ins>
          </w:p>
          <w:p w14:paraId="25A12C38" w14:textId="64EAAA13" w:rsidR="00561D9D" w:rsidRPr="006270A9" w:rsidDel="00FA173A" w:rsidRDefault="00561D9D" w:rsidP="00D27EF1">
            <w:pPr>
              <w:tabs>
                <w:tab w:val="left" w:pos="567"/>
                <w:tab w:val="left" w:pos="1276"/>
                <w:tab w:val="left" w:pos="2127"/>
              </w:tabs>
              <w:jc w:val="center"/>
              <w:rPr>
                <w:ins w:id="8145" w:author="Dr Mamadou SANOGO" w:date="2023-10-26T15:54:00Z"/>
                <w:del w:id="8146" w:author="Cauris Cosmetics" w:date="2023-10-27T17:58:00Z"/>
                <w:rFonts w:asciiTheme="minorHAnsi" w:hAnsiTheme="minorHAnsi"/>
                <w:b/>
                <w:bCs/>
                <w:color w:val="000000" w:themeColor="text1"/>
                <w:sz w:val="18"/>
                <w:szCs w:val="18"/>
              </w:rPr>
            </w:pPr>
            <w:ins w:id="8147" w:author="Dr Mamadou SANOGO" w:date="2023-10-26T15:54:00Z">
              <w:del w:id="8148" w:author="Cauris Cosmetics" w:date="2023-10-27T17:58:00Z">
                <w:r w:rsidRPr="006270A9" w:rsidDel="00FA173A">
                  <w:rPr>
                    <w:rFonts w:asciiTheme="minorHAnsi" w:hAnsiTheme="minorHAnsi"/>
                    <w:b/>
                    <w:bCs/>
                    <w:color w:val="000000" w:themeColor="text1"/>
                    <w:sz w:val="18"/>
                    <w:szCs w:val="18"/>
                  </w:rPr>
                  <w:delText>et/ou</w:delText>
                </w:r>
              </w:del>
            </w:ins>
          </w:p>
          <w:p w14:paraId="332A311E" w14:textId="1718A28B" w:rsidR="00561D9D" w:rsidRPr="006270A9" w:rsidDel="00FA173A" w:rsidRDefault="00561D9D" w:rsidP="00D27EF1">
            <w:pPr>
              <w:tabs>
                <w:tab w:val="left" w:pos="567"/>
                <w:tab w:val="left" w:pos="1276"/>
                <w:tab w:val="left" w:pos="2127"/>
              </w:tabs>
              <w:jc w:val="center"/>
              <w:rPr>
                <w:ins w:id="8149" w:author="Dr Mamadou SANOGO" w:date="2023-10-26T15:54:00Z"/>
                <w:del w:id="8150" w:author="Cauris Cosmetics" w:date="2023-10-27T17:58:00Z"/>
                <w:rFonts w:asciiTheme="minorHAnsi" w:hAnsiTheme="minorHAnsi"/>
                <w:b/>
                <w:bCs/>
                <w:color w:val="000000" w:themeColor="text1"/>
                <w:sz w:val="18"/>
                <w:szCs w:val="18"/>
              </w:rPr>
            </w:pPr>
            <w:ins w:id="8151" w:author="Dr Mamadou SANOGO" w:date="2023-10-26T15:54:00Z">
              <w:del w:id="8152" w:author="Cauris Cosmetics" w:date="2023-10-27T17:58:00Z">
                <w:r w:rsidRPr="006270A9" w:rsidDel="00FA173A">
                  <w:rPr>
                    <w:rFonts w:asciiTheme="minorHAnsi" w:hAnsiTheme="minorHAnsi"/>
                    <w:b/>
                    <w:bCs/>
                    <w:color w:val="000000" w:themeColor="text1"/>
                    <w:sz w:val="18"/>
                    <w:szCs w:val="18"/>
                  </w:rPr>
                  <w:delText xml:space="preserve"> connaissances attendues</w:delText>
                </w:r>
              </w:del>
            </w:ins>
          </w:p>
        </w:tc>
        <w:tc>
          <w:tcPr>
            <w:tcW w:w="823" w:type="pct"/>
            <w:tcBorders>
              <w:top w:val="single" w:sz="4" w:space="0" w:color="auto"/>
              <w:left w:val="single" w:sz="4" w:space="0" w:color="auto"/>
              <w:bottom w:val="single" w:sz="4" w:space="0" w:color="auto"/>
              <w:right w:val="single" w:sz="4" w:space="0" w:color="auto"/>
            </w:tcBorders>
            <w:hideMark/>
          </w:tcPr>
          <w:p w14:paraId="74AB1E64" w14:textId="1FBA6660" w:rsidR="00561D9D" w:rsidRPr="006270A9" w:rsidDel="00FA173A" w:rsidRDefault="00561D9D" w:rsidP="00D27EF1">
            <w:pPr>
              <w:tabs>
                <w:tab w:val="left" w:pos="567"/>
                <w:tab w:val="left" w:pos="1276"/>
                <w:tab w:val="left" w:pos="2127"/>
              </w:tabs>
              <w:spacing w:before="100"/>
              <w:jc w:val="center"/>
              <w:rPr>
                <w:ins w:id="8153" w:author="Dr Mamadou SANOGO" w:date="2023-10-26T15:54:00Z"/>
                <w:del w:id="8154" w:author="Cauris Cosmetics" w:date="2023-10-27T17:58:00Z"/>
                <w:rFonts w:asciiTheme="minorHAnsi" w:hAnsiTheme="minorHAnsi"/>
                <w:b/>
                <w:bCs/>
                <w:color w:val="000000" w:themeColor="text1"/>
                <w:sz w:val="18"/>
                <w:szCs w:val="18"/>
              </w:rPr>
            </w:pPr>
            <w:ins w:id="8155" w:author="Dr Mamadou SANOGO" w:date="2023-10-26T15:54:00Z">
              <w:del w:id="8156" w:author="Cauris Cosmetics" w:date="2023-10-27T17:58:00Z">
                <w:r w:rsidRPr="006270A9" w:rsidDel="00FA173A">
                  <w:rPr>
                    <w:rFonts w:asciiTheme="minorHAnsi" w:hAnsiTheme="minorHAnsi"/>
                    <w:b/>
                    <w:bCs/>
                    <w:color w:val="000000" w:themeColor="text1"/>
                    <w:sz w:val="18"/>
                    <w:szCs w:val="18"/>
                  </w:rPr>
                  <w:delText>Disciplines concernées</w:delText>
                </w:r>
              </w:del>
            </w:ins>
          </w:p>
        </w:tc>
        <w:tc>
          <w:tcPr>
            <w:tcW w:w="316" w:type="pct"/>
            <w:tcBorders>
              <w:top w:val="single" w:sz="4" w:space="0" w:color="auto"/>
              <w:left w:val="single" w:sz="4" w:space="0" w:color="auto"/>
              <w:bottom w:val="single" w:sz="4" w:space="0" w:color="auto"/>
              <w:right w:val="single" w:sz="4" w:space="0" w:color="auto"/>
            </w:tcBorders>
            <w:hideMark/>
          </w:tcPr>
          <w:p w14:paraId="63B9E201" w14:textId="19E3221C" w:rsidR="00561D9D" w:rsidRPr="006270A9" w:rsidDel="00FA173A" w:rsidRDefault="00561D9D" w:rsidP="00D27EF1">
            <w:pPr>
              <w:tabs>
                <w:tab w:val="left" w:pos="567"/>
                <w:tab w:val="left" w:pos="1276"/>
                <w:tab w:val="left" w:pos="2127"/>
              </w:tabs>
              <w:jc w:val="center"/>
              <w:rPr>
                <w:ins w:id="8157" w:author="Dr Mamadou SANOGO" w:date="2023-10-26T15:54:00Z"/>
                <w:del w:id="8158" w:author="Cauris Cosmetics" w:date="2023-10-27T17:58:00Z"/>
                <w:rFonts w:asciiTheme="minorHAnsi" w:hAnsiTheme="minorHAnsi"/>
                <w:b/>
                <w:bCs/>
                <w:color w:val="000000" w:themeColor="text1"/>
                <w:sz w:val="18"/>
                <w:szCs w:val="18"/>
              </w:rPr>
            </w:pPr>
            <w:ins w:id="8159" w:author="Dr Mamadou SANOGO" w:date="2023-10-26T15:54:00Z">
              <w:del w:id="8160" w:author="Cauris Cosmetics" w:date="2023-10-27T17:58:00Z">
                <w:r w:rsidRPr="006270A9" w:rsidDel="00FA173A">
                  <w:rPr>
                    <w:rFonts w:asciiTheme="minorHAnsi" w:hAnsiTheme="minorHAnsi"/>
                    <w:b/>
                    <w:bCs/>
                    <w:color w:val="000000" w:themeColor="text1"/>
                    <w:sz w:val="18"/>
                    <w:szCs w:val="18"/>
                  </w:rPr>
                  <w:delText>Crédits</w:delText>
                </w:r>
              </w:del>
            </w:ins>
          </w:p>
          <w:p w14:paraId="6D202DFB" w14:textId="5828E1C3" w:rsidR="00561D9D" w:rsidRPr="006270A9" w:rsidDel="00FA173A" w:rsidRDefault="00561D9D" w:rsidP="00D27EF1">
            <w:pPr>
              <w:tabs>
                <w:tab w:val="left" w:pos="567"/>
                <w:tab w:val="left" w:pos="1276"/>
                <w:tab w:val="left" w:pos="2127"/>
              </w:tabs>
              <w:jc w:val="center"/>
              <w:rPr>
                <w:ins w:id="8161" w:author="Dr Mamadou SANOGO" w:date="2023-10-26T15:54:00Z"/>
                <w:del w:id="8162" w:author="Cauris Cosmetics" w:date="2023-10-27T17:58:00Z"/>
                <w:rFonts w:asciiTheme="minorHAnsi" w:hAnsiTheme="minorHAnsi"/>
                <w:b/>
                <w:bCs/>
                <w:color w:val="000000" w:themeColor="text1"/>
                <w:sz w:val="18"/>
                <w:szCs w:val="18"/>
              </w:rPr>
            </w:pPr>
            <w:ins w:id="8163" w:author="Dr Mamadou SANOGO" w:date="2023-10-26T15:54:00Z">
              <w:del w:id="8164" w:author="Cauris Cosmetics" w:date="2023-10-27T17:58:00Z">
                <w:r w:rsidRPr="006270A9" w:rsidDel="00FA173A">
                  <w:rPr>
                    <w:rFonts w:asciiTheme="minorHAnsi" w:hAnsiTheme="minorHAnsi"/>
                    <w:b/>
                    <w:bCs/>
                    <w:color w:val="000000" w:themeColor="text1"/>
                    <w:sz w:val="18"/>
                    <w:szCs w:val="18"/>
                  </w:rPr>
                  <w:delText>par discipline</w:delText>
                </w:r>
              </w:del>
            </w:ins>
          </w:p>
        </w:tc>
        <w:tc>
          <w:tcPr>
            <w:tcW w:w="633" w:type="pct"/>
            <w:tcBorders>
              <w:top w:val="single" w:sz="4" w:space="0" w:color="auto"/>
              <w:left w:val="single" w:sz="4" w:space="0" w:color="auto"/>
              <w:bottom w:val="single" w:sz="4" w:space="0" w:color="auto"/>
              <w:right w:val="single" w:sz="4" w:space="0" w:color="auto"/>
            </w:tcBorders>
            <w:hideMark/>
          </w:tcPr>
          <w:p w14:paraId="0690EC6D" w14:textId="7FE63A22" w:rsidR="00561D9D" w:rsidRPr="006270A9" w:rsidDel="00FA173A" w:rsidRDefault="00561D9D" w:rsidP="00D27EF1">
            <w:pPr>
              <w:tabs>
                <w:tab w:val="left" w:pos="567"/>
                <w:tab w:val="left" w:pos="1276"/>
                <w:tab w:val="left" w:pos="2127"/>
              </w:tabs>
              <w:jc w:val="center"/>
              <w:rPr>
                <w:ins w:id="8165" w:author="Dr Mamadou SANOGO" w:date="2023-10-26T15:54:00Z"/>
                <w:del w:id="8166" w:author="Cauris Cosmetics" w:date="2023-10-27T17:58:00Z"/>
                <w:rFonts w:asciiTheme="minorHAnsi" w:hAnsiTheme="minorHAnsi"/>
                <w:b/>
                <w:bCs/>
                <w:color w:val="000000" w:themeColor="text1"/>
                <w:sz w:val="18"/>
                <w:szCs w:val="18"/>
              </w:rPr>
            </w:pPr>
            <w:ins w:id="8167" w:author="Dr Mamadou SANOGO" w:date="2023-10-26T15:54:00Z">
              <w:del w:id="8168" w:author="Cauris Cosmetics" w:date="2023-10-27T17:58:00Z">
                <w:r w:rsidRPr="006270A9" w:rsidDel="00FA173A">
                  <w:rPr>
                    <w:rFonts w:asciiTheme="minorHAnsi" w:hAnsiTheme="minorHAnsi"/>
                    <w:b/>
                    <w:bCs/>
                    <w:color w:val="000000" w:themeColor="text1"/>
                    <w:sz w:val="18"/>
                    <w:szCs w:val="18"/>
                  </w:rPr>
                  <w:delText xml:space="preserve">Durée totale </w:delText>
                </w:r>
              </w:del>
            </w:ins>
          </w:p>
          <w:p w14:paraId="00CAB6FE" w14:textId="3D8A3C7E" w:rsidR="00561D9D" w:rsidRPr="006270A9" w:rsidDel="00FA173A" w:rsidRDefault="00561D9D" w:rsidP="00D27EF1">
            <w:pPr>
              <w:tabs>
                <w:tab w:val="left" w:pos="567"/>
                <w:tab w:val="left" w:pos="1276"/>
                <w:tab w:val="left" w:pos="2127"/>
              </w:tabs>
              <w:jc w:val="center"/>
              <w:rPr>
                <w:ins w:id="8169" w:author="Dr Mamadou SANOGO" w:date="2023-10-26T15:54:00Z"/>
                <w:del w:id="8170" w:author="Cauris Cosmetics" w:date="2023-10-27T17:58:00Z"/>
                <w:rFonts w:asciiTheme="minorHAnsi" w:hAnsiTheme="minorHAnsi"/>
                <w:b/>
                <w:bCs/>
                <w:color w:val="000000" w:themeColor="text1"/>
                <w:sz w:val="18"/>
                <w:szCs w:val="18"/>
              </w:rPr>
            </w:pPr>
            <w:ins w:id="8171" w:author="Dr Mamadou SANOGO" w:date="2023-10-26T15:54:00Z">
              <w:del w:id="8172" w:author="Cauris Cosmetics" w:date="2023-10-27T17:58: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w:delText>
                </w:r>
              </w:del>
            </w:ins>
          </w:p>
        </w:tc>
        <w:tc>
          <w:tcPr>
            <w:tcW w:w="444" w:type="pct"/>
            <w:tcBorders>
              <w:top w:val="single" w:sz="4" w:space="0" w:color="auto"/>
              <w:left w:val="single" w:sz="4" w:space="0" w:color="auto"/>
              <w:bottom w:val="single" w:sz="4" w:space="0" w:color="auto"/>
              <w:right w:val="single" w:sz="4" w:space="0" w:color="auto"/>
            </w:tcBorders>
            <w:hideMark/>
          </w:tcPr>
          <w:p w14:paraId="7BDAD3E2" w14:textId="4F3CA3F7" w:rsidR="00561D9D" w:rsidRPr="006270A9" w:rsidDel="00FA173A" w:rsidRDefault="00561D9D" w:rsidP="00D27EF1">
            <w:pPr>
              <w:tabs>
                <w:tab w:val="left" w:pos="567"/>
                <w:tab w:val="left" w:pos="1276"/>
                <w:tab w:val="left" w:pos="2127"/>
              </w:tabs>
              <w:spacing w:before="100"/>
              <w:jc w:val="center"/>
              <w:rPr>
                <w:ins w:id="8173" w:author="Dr Mamadou SANOGO" w:date="2023-10-26T15:54:00Z"/>
                <w:del w:id="8174" w:author="Cauris Cosmetics" w:date="2023-10-27T17:58:00Z"/>
                <w:rFonts w:asciiTheme="minorHAnsi" w:hAnsiTheme="minorHAnsi"/>
                <w:b/>
                <w:bCs/>
                <w:color w:val="000000" w:themeColor="text1"/>
                <w:sz w:val="18"/>
                <w:szCs w:val="18"/>
              </w:rPr>
            </w:pPr>
            <w:ins w:id="8175" w:author="Dr Mamadou SANOGO" w:date="2023-10-26T15:54:00Z">
              <w:del w:id="8176" w:author="Cauris Cosmetics" w:date="2023-10-27T17:58:00Z">
                <w:r w:rsidRPr="006270A9" w:rsidDel="00FA173A">
                  <w:rPr>
                    <w:rFonts w:asciiTheme="minorHAnsi" w:hAnsiTheme="minorHAnsi"/>
                    <w:b/>
                    <w:bCs/>
                    <w:color w:val="000000" w:themeColor="text1"/>
                    <w:sz w:val="18"/>
                    <w:szCs w:val="18"/>
                  </w:rPr>
                  <w:delText>Modalités d’enseignement</w:delText>
                </w:r>
              </w:del>
            </w:ins>
          </w:p>
        </w:tc>
        <w:tc>
          <w:tcPr>
            <w:tcW w:w="633" w:type="pct"/>
            <w:tcBorders>
              <w:top w:val="single" w:sz="4" w:space="0" w:color="auto"/>
              <w:left w:val="single" w:sz="4" w:space="0" w:color="auto"/>
              <w:bottom w:val="single" w:sz="4" w:space="0" w:color="auto"/>
              <w:right w:val="single" w:sz="4" w:space="0" w:color="auto"/>
            </w:tcBorders>
            <w:hideMark/>
          </w:tcPr>
          <w:p w14:paraId="14FF8C5A" w14:textId="7C2BE942" w:rsidR="00561D9D" w:rsidRPr="006270A9" w:rsidDel="00FA173A" w:rsidRDefault="00561D9D" w:rsidP="00D27EF1">
            <w:pPr>
              <w:tabs>
                <w:tab w:val="left" w:pos="567"/>
                <w:tab w:val="left" w:pos="1276"/>
                <w:tab w:val="left" w:pos="2127"/>
              </w:tabs>
              <w:spacing w:before="100"/>
              <w:jc w:val="center"/>
              <w:rPr>
                <w:ins w:id="8177" w:author="Dr Mamadou SANOGO" w:date="2023-10-26T15:54:00Z"/>
                <w:del w:id="8178" w:author="Cauris Cosmetics" w:date="2023-10-27T17:58:00Z"/>
                <w:rFonts w:asciiTheme="minorHAnsi" w:hAnsiTheme="minorHAnsi"/>
                <w:b/>
                <w:bCs/>
                <w:color w:val="000000" w:themeColor="text1"/>
                <w:sz w:val="18"/>
                <w:szCs w:val="18"/>
              </w:rPr>
            </w:pPr>
            <w:ins w:id="8179" w:author="Dr Mamadou SANOGO" w:date="2023-10-26T15:54:00Z">
              <w:del w:id="8180" w:author="Cauris Cosmetics" w:date="2023-10-27T17:58:00Z">
                <w:r w:rsidRPr="006270A9" w:rsidDel="00FA173A">
                  <w:rPr>
                    <w:rFonts w:asciiTheme="minorHAnsi" w:hAnsiTheme="minorHAnsi"/>
                    <w:b/>
                    <w:bCs/>
                    <w:color w:val="000000" w:themeColor="text1"/>
                    <w:sz w:val="18"/>
                    <w:szCs w:val="18"/>
                  </w:rPr>
                  <w:delText>Modalités d’évaluation</w:delText>
                </w:r>
              </w:del>
            </w:ins>
          </w:p>
        </w:tc>
      </w:tr>
      <w:tr w:rsidR="00561D9D" w:rsidDel="00FA173A" w14:paraId="62443428" w14:textId="046E380C" w:rsidTr="00D27EF1">
        <w:trPr>
          <w:cantSplit/>
          <w:trHeight w:val="20"/>
          <w:jc w:val="center"/>
          <w:ins w:id="8181" w:author="Dr Mamadou SANOGO" w:date="2023-10-26T15:54:00Z"/>
          <w:del w:id="8182"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2A93ACA" w14:textId="5CA6D054" w:rsidR="00561D9D" w:rsidDel="00FA173A" w:rsidRDefault="00561D9D" w:rsidP="00D27EF1">
            <w:pPr>
              <w:rPr>
                <w:ins w:id="8183" w:author="Dr Mamadou SANOGO" w:date="2023-10-26T15:54:00Z"/>
                <w:del w:id="8184" w:author="Cauris Cosmetics" w:date="2023-10-27T17:58:00Z"/>
                <w:rFonts w:asciiTheme="minorHAnsi" w:hAnsiTheme="minorHAnsi"/>
                <w:b/>
                <w:color w:val="000000" w:themeColor="text1"/>
              </w:rPr>
            </w:pPr>
            <w:ins w:id="8185" w:author="Dr Mamadou SANOGO" w:date="2023-10-26T15:54:00Z">
              <w:del w:id="8186" w:author="Cauris Cosmetics" w:date="2023-10-27T17:58:00Z">
                <w:r w:rsidDel="00FA173A">
                  <w:rPr>
                    <w:rFonts w:asciiTheme="minorHAnsi" w:hAnsiTheme="minorHAnsi"/>
                    <w:b/>
                    <w:color w:val="000000" w:themeColor="text1"/>
                  </w:rPr>
                  <w:delText>MGO</w:delText>
                </w:r>
                <w:r w:rsidRPr="002820AE" w:rsidDel="00FA173A">
                  <w:rPr>
                    <w:rFonts w:asciiTheme="minorHAnsi" w:hAnsiTheme="minorHAnsi"/>
                    <w:b/>
                    <w:color w:val="000000" w:themeColor="text1"/>
                  </w:rPr>
                  <w:delText xml:space="preserve">231 </w:delText>
                </w:r>
              </w:del>
            </w:ins>
          </w:p>
          <w:p w14:paraId="6141563C" w14:textId="5213E2A0" w:rsidR="00561D9D" w:rsidRPr="00A425BB" w:rsidDel="00FA173A" w:rsidRDefault="00561D9D" w:rsidP="00D27EF1">
            <w:pPr>
              <w:rPr>
                <w:ins w:id="8187" w:author="Dr Mamadou SANOGO" w:date="2023-10-26T15:54:00Z"/>
                <w:del w:id="8188" w:author="Cauris Cosmetics" w:date="2023-10-27T17:58:00Z"/>
                <w:rFonts w:asciiTheme="minorHAnsi" w:hAnsiTheme="minorHAnsi"/>
                <w:b/>
                <w:color w:val="000000" w:themeColor="text1"/>
              </w:rPr>
            </w:pPr>
            <w:ins w:id="8189" w:author="Dr Mamadou SANOGO" w:date="2023-10-26T15:54:00Z">
              <w:del w:id="8190" w:author="Cauris Cosmetics" w:date="2023-10-27T17:58:00Z">
                <w:r w:rsidDel="00FA173A">
                  <w:rPr>
                    <w:rFonts w:asciiTheme="minorHAnsi" w:hAnsiTheme="minorHAnsi"/>
                    <w:b/>
                    <w:color w:val="000000" w:themeColor="text1"/>
                  </w:rPr>
                  <w:delText>Législation et règlementation de la profession du spécialiste en gynécologie-obstétrique et de la SR/PF</w:delText>
                </w:r>
              </w:del>
            </w:ins>
          </w:p>
        </w:tc>
        <w:tc>
          <w:tcPr>
            <w:tcW w:w="316" w:type="pct"/>
            <w:vMerge w:val="restart"/>
            <w:tcBorders>
              <w:top w:val="single" w:sz="4" w:space="0" w:color="auto"/>
              <w:left w:val="single" w:sz="4" w:space="0" w:color="auto"/>
              <w:right w:val="single" w:sz="4" w:space="0" w:color="auto"/>
            </w:tcBorders>
            <w:vAlign w:val="center"/>
          </w:tcPr>
          <w:p w14:paraId="22962992" w14:textId="2C1031C4" w:rsidR="00561D9D" w:rsidRPr="00325280" w:rsidDel="00FA173A" w:rsidRDefault="00561D9D" w:rsidP="00D27EF1">
            <w:pPr>
              <w:jc w:val="center"/>
              <w:rPr>
                <w:ins w:id="8191" w:author="Dr Mamadou SANOGO" w:date="2023-10-26T15:54:00Z"/>
                <w:del w:id="8192" w:author="Cauris Cosmetics" w:date="2023-10-27T17:58:00Z"/>
                <w:rFonts w:asciiTheme="minorHAnsi" w:hAnsiTheme="minorHAnsi"/>
                <w:b/>
                <w:color w:val="000000" w:themeColor="text1"/>
              </w:rPr>
            </w:pPr>
            <w:ins w:id="8193" w:author="Dr Mamadou SANOGO" w:date="2023-10-26T15:54:00Z">
              <w:del w:id="8194" w:author="Cauris Cosmetics" w:date="2023-10-27T17:58:00Z">
                <w:r w:rsidDel="00FA173A">
                  <w:rPr>
                    <w:rFonts w:asciiTheme="minorHAnsi" w:hAnsiTheme="minorHAnsi"/>
                    <w:b/>
                    <w:color w:val="000000" w:themeColor="text1"/>
                  </w:rPr>
                  <w:delText>2</w:delText>
                </w:r>
              </w:del>
            </w:ins>
          </w:p>
        </w:tc>
        <w:tc>
          <w:tcPr>
            <w:tcW w:w="887" w:type="pct"/>
            <w:vMerge w:val="restart"/>
            <w:tcBorders>
              <w:top w:val="single" w:sz="4" w:space="0" w:color="auto"/>
              <w:left w:val="single" w:sz="4" w:space="0" w:color="auto"/>
              <w:right w:val="single" w:sz="4" w:space="0" w:color="auto"/>
            </w:tcBorders>
            <w:vAlign w:val="center"/>
          </w:tcPr>
          <w:p w14:paraId="75C57D7C" w14:textId="587CB427" w:rsidR="00561D9D" w:rsidDel="00FA173A" w:rsidRDefault="00561D9D" w:rsidP="00D27EF1">
            <w:pPr>
              <w:tabs>
                <w:tab w:val="left" w:pos="567"/>
                <w:tab w:val="left" w:pos="1276"/>
                <w:tab w:val="left" w:pos="2127"/>
              </w:tabs>
              <w:spacing w:before="100"/>
              <w:rPr>
                <w:ins w:id="8195" w:author="Dr Mamadou SANOGO" w:date="2023-10-26T15:54:00Z"/>
                <w:del w:id="8196" w:author="Cauris Cosmetics" w:date="2023-10-27T17:58:00Z"/>
                <w:rFonts w:asciiTheme="minorHAnsi" w:hAnsiTheme="minorHAnsi"/>
                <w:bCs/>
                <w:color w:val="000000" w:themeColor="text1"/>
                <w:sz w:val="18"/>
                <w:szCs w:val="18"/>
              </w:rPr>
            </w:pPr>
            <w:ins w:id="8197" w:author="Dr Mamadou SANOGO" w:date="2023-10-26T15:54:00Z">
              <w:del w:id="8198" w:author="Cauris Cosmetics" w:date="2023-10-27T17:58:00Z">
                <w:r w:rsidDel="00FA173A">
                  <w:rPr>
                    <w:rFonts w:asciiTheme="minorHAnsi" w:hAnsiTheme="minorHAnsi"/>
                    <w:bCs/>
                    <w:color w:val="000000" w:themeColor="text1"/>
                    <w:sz w:val="18"/>
                    <w:szCs w:val="18"/>
                  </w:rPr>
                  <w:delText>Décrire la profession du spécialiste en gynécologie-obstétrique</w:delText>
                </w:r>
              </w:del>
            </w:ins>
          </w:p>
          <w:p w14:paraId="346BE7C6" w14:textId="103B715B" w:rsidR="00561D9D" w:rsidRPr="00922AE3" w:rsidDel="00FA173A" w:rsidRDefault="00561D9D" w:rsidP="00D27EF1">
            <w:pPr>
              <w:tabs>
                <w:tab w:val="left" w:pos="567"/>
                <w:tab w:val="left" w:pos="1276"/>
                <w:tab w:val="left" w:pos="2127"/>
              </w:tabs>
              <w:spacing w:before="100"/>
              <w:rPr>
                <w:ins w:id="8199" w:author="Dr Mamadou SANOGO" w:date="2023-10-26T15:54:00Z"/>
                <w:del w:id="8200" w:author="Cauris Cosmetics" w:date="2023-10-27T17:58:00Z"/>
                <w:rFonts w:asciiTheme="minorHAnsi" w:hAnsiTheme="minorHAnsi"/>
                <w:bCs/>
                <w:color w:val="000000" w:themeColor="text1"/>
                <w:sz w:val="18"/>
                <w:szCs w:val="18"/>
              </w:rPr>
            </w:pPr>
            <w:ins w:id="8201" w:author="Dr Mamadou SANOGO" w:date="2023-10-26T15:54:00Z">
              <w:del w:id="8202"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AA755CC" w14:textId="4B617E05" w:rsidR="00561D9D" w:rsidRPr="00325280" w:rsidDel="00FA173A" w:rsidRDefault="00561D9D" w:rsidP="00D27EF1">
            <w:pPr>
              <w:tabs>
                <w:tab w:val="left" w:pos="567"/>
                <w:tab w:val="left" w:pos="1276"/>
                <w:tab w:val="left" w:pos="2127"/>
              </w:tabs>
              <w:spacing w:before="100"/>
              <w:rPr>
                <w:ins w:id="8203" w:author="Dr Mamadou SANOGO" w:date="2023-10-26T15:54:00Z"/>
                <w:del w:id="8204" w:author="Cauris Cosmetics" w:date="2023-10-27T17:58:00Z"/>
                <w:rFonts w:asciiTheme="minorHAnsi" w:hAnsiTheme="minorHAnsi"/>
                <w:bCs/>
                <w:color w:val="000000" w:themeColor="text1"/>
                <w:sz w:val="18"/>
                <w:szCs w:val="18"/>
              </w:rPr>
            </w:pPr>
            <w:ins w:id="8205" w:author="Dr Mamadou SANOGO" w:date="2023-10-26T15:54:00Z">
              <w:del w:id="8206"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tc>
        <w:tc>
          <w:tcPr>
            <w:tcW w:w="823" w:type="pct"/>
            <w:tcBorders>
              <w:top w:val="single" w:sz="4" w:space="0" w:color="auto"/>
              <w:left w:val="single" w:sz="4" w:space="0" w:color="auto"/>
              <w:bottom w:val="single" w:sz="4" w:space="0" w:color="auto"/>
              <w:right w:val="single" w:sz="4" w:space="0" w:color="auto"/>
            </w:tcBorders>
            <w:hideMark/>
          </w:tcPr>
          <w:p w14:paraId="709335CB" w14:textId="4B182588" w:rsidR="00561D9D" w:rsidRPr="003A0B5F" w:rsidDel="00FA173A" w:rsidRDefault="00561D9D" w:rsidP="00D27EF1">
            <w:pPr>
              <w:tabs>
                <w:tab w:val="left" w:pos="567"/>
                <w:tab w:val="left" w:pos="1276"/>
                <w:tab w:val="left" w:pos="2127"/>
              </w:tabs>
              <w:spacing w:before="100"/>
              <w:rPr>
                <w:ins w:id="8207" w:author="Dr Mamadou SANOGO" w:date="2023-10-26T15:54:00Z"/>
                <w:del w:id="8208" w:author="Cauris Cosmetics" w:date="2023-10-27T17:58:00Z"/>
                <w:rFonts w:asciiTheme="minorHAnsi" w:hAnsiTheme="minorHAnsi"/>
                <w:bCs/>
                <w:color w:val="000000" w:themeColor="text1"/>
                <w:szCs w:val="18"/>
              </w:rPr>
            </w:pPr>
            <w:ins w:id="8209" w:author="Dr Mamadou SANOGO" w:date="2023-10-26T15:54:00Z">
              <w:del w:id="8210" w:author="Cauris Cosmetics" w:date="2023-10-27T17:58:00Z">
                <w:r w:rsidRPr="00831E26" w:rsidDel="00FA173A">
                  <w:rPr>
                    <w:rFonts w:asciiTheme="minorHAnsi" w:hAnsiTheme="minorHAnsi"/>
                    <w:bCs/>
                    <w:color w:val="000000" w:themeColor="text1"/>
                    <w:szCs w:val="18"/>
                  </w:rPr>
                  <w:delText>Profession du spécialiste en gynécologie-</w:delText>
                </w:r>
                <w:r w:rsidDel="00FA173A">
                  <w:rPr>
                    <w:rFonts w:asciiTheme="minorHAnsi" w:hAnsiTheme="minorHAnsi"/>
                    <w:b/>
                    <w:color w:val="000000" w:themeColor="text1"/>
                  </w:rPr>
                  <w:delText xml:space="preserve"> </w:delText>
                </w:r>
                <w:r w:rsidRPr="00831E26" w:rsidDel="00FA173A">
                  <w:rPr>
                    <w:rFonts w:asciiTheme="minorHAnsi" w:hAnsiTheme="minorHAnsi"/>
                    <w:color w:val="000000" w:themeColor="text1"/>
                  </w:rPr>
                  <w:delText>obstétrique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48E601EC" w:rsidR="00561D9D" w:rsidRPr="00325280" w:rsidDel="00FA173A" w:rsidRDefault="00561D9D" w:rsidP="00D27EF1">
            <w:pPr>
              <w:tabs>
                <w:tab w:val="left" w:pos="567"/>
                <w:tab w:val="left" w:pos="1276"/>
                <w:tab w:val="left" w:pos="2127"/>
              </w:tabs>
              <w:spacing w:before="100"/>
              <w:jc w:val="center"/>
              <w:rPr>
                <w:ins w:id="8211" w:author="Dr Mamadou SANOGO" w:date="2023-10-26T15:54:00Z"/>
                <w:del w:id="8212" w:author="Cauris Cosmetics" w:date="2023-10-27T17:58:00Z"/>
                <w:rFonts w:asciiTheme="minorHAnsi" w:hAnsiTheme="minorHAnsi"/>
                <w:bCs/>
                <w:color w:val="000000" w:themeColor="text1"/>
                <w:szCs w:val="18"/>
              </w:rPr>
            </w:pPr>
            <w:ins w:id="8213" w:author="Dr Mamadou SANOGO" w:date="2023-10-26T15:54:00Z">
              <w:del w:id="8214"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069A8E88" w14:textId="787CE3D5" w:rsidR="00561D9D" w:rsidRPr="00325280" w:rsidDel="00FA173A" w:rsidRDefault="00561D9D" w:rsidP="00D27EF1">
            <w:pPr>
              <w:tabs>
                <w:tab w:val="left" w:pos="567"/>
                <w:tab w:val="left" w:pos="1276"/>
                <w:tab w:val="left" w:pos="2127"/>
              </w:tabs>
              <w:spacing w:before="100"/>
              <w:jc w:val="center"/>
              <w:rPr>
                <w:ins w:id="8215" w:author="Dr Mamadou SANOGO" w:date="2023-10-26T15:54:00Z"/>
                <w:del w:id="8216" w:author="Cauris Cosmetics" w:date="2023-10-27T17:58:00Z"/>
                <w:rFonts w:asciiTheme="minorHAnsi" w:hAnsiTheme="minorHAnsi"/>
                <w:bCs/>
                <w:color w:val="000000" w:themeColor="text1"/>
                <w:szCs w:val="18"/>
              </w:rPr>
            </w:pPr>
            <w:ins w:id="8217" w:author="Dr Mamadou SANOGO" w:date="2023-10-26T15:54:00Z">
              <w:del w:id="8218" w:author="Cauris Cosmetics" w:date="2023-10-27T17:58:00Z">
                <w:r w:rsidDel="00FA173A">
                  <w:rPr>
                    <w:rFonts w:asciiTheme="minorHAnsi" w:hAnsiTheme="minorHAnsi"/>
                    <w:bCs/>
                    <w:color w:val="000000" w:themeColor="text1"/>
                    <w:szCs w:val="18"/>
                  </w:rPr>
                  <w:delText>40/00/0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top w:val="single" w:sz="4" w:space="0" w:color="auto"/>
              <w:left w:val="single" w:sz="4" w:space="0" w:color="auto"/>
              <w:right w:val="single" w:sz="4" w:space="0" w:color="auto"/>
            </w:tcBorders>
            <w:vAlign w:val="center"/>
            <w:hideMark/>
          </w:tcPr>
          <w:p w14:paraId="725AA58F" w14:textId="23743982" w:rsidR="00561D9D" w:rsidDel="00FA173A" w:rsidRDefault="00561D9D" w:rsidP="00D27EF1">
            <w:pPr>
              <w:rPr>
                <w:ins w:id="8219" w:author="Dr Mamadou SANOGO" w:date="2023-10-26T15:54:00Z"/>
                <w:del w:id="8220" w:author="Cauris Cosmetics" w:date="2023-10-27T17:58:00Z"/>
              </w:rPr>
            </w:pPr>
            <w:ins w:id="8221" w:author="Dr Mamadou SANOGO" w:date="2023-10-26T15:54:00Z">
              <w:del w:id="8222" w:author="Cauris Cosmetics" w:date="2023-10-27T17:58:00Z">
                <w:r w:rsidDel="00FA173A">
                  <w:rPr>
                    <w:rFonts w:asciiTheme="minorHAnsi" w:hAnsiTheme="minorHAnsi"/>
                    <w:bCs/>
                    <w:i/>
                    <w:color w:val="000000" w:themeColor="text1"/>
                    <w:sz w:val="16"/>
                    <w:szCs w:val="16"/>
                  </w:rPr>
                  <w:delText xml:space="preserve">Cours magistral, </w:delText>
                </w:r>
                <w:r w:rsidRPr="003F087C" w:rsidDel="00FA173A">
                  <w:rPr>
                    <w:rFonts w:asciiTheme="minorHAnsi" w:hAnsiTheme="minorHAnsi"/>
                    <w:bCs/>
                    <w:i/>
                    <w:color w:val="000000" w:themeColor="text1"/>
                    <w:sz w:val="16"/>
                    <w:szCs w:val="16"/>
                  </w:rPr>
                  <w:delText>études de cas, exposés participatifs, mise en situation réelle de travail</w:delText>
                </w:r>
              </w:del>
            </w:ins>
          </w:p>
        </w:tc>
        <w:tc>
          <w:tcPr>
            <w:tcW w:w="633" w:type="pct"/>
            <w:vMerge w:val="restart"/>
            <w:tcBorders>
              <w:top w:val="single" w:sz="4" w:space="0" w:color="auto"/>
              <w:left w:val="single" w:sz="4" w:space="0" w:color="auto"/>
              <w:right w:val="single" w:sz="4" w:space="0" w:color="auto"/>
            </w:tcBorders>
            <w:vAlign w:val="center"/>
            <w:hideMark/>
          </w:tcPr>
          <w:p w14:paraId="1A8E5AF5" w14:textId="07E55804" w:rsidR="00561D9D" w:rsidDel="00FA173A" w:rsidRDefault="00561D9D" w:rsidP="00D27EF1">
            <w:pPr>
              <w:rPr>
                <w:ins w:id="8223" w:author="Dr Mamadou SANOGO" w:date="2023-10-26T15:54:00Z"/>
                <w:del w:id="8224" w:author="Cauris Cosmetics" w:date="2023-10-27T17:58:00Z"/>
              </w:rPr>
            </w:pPr>
            <w:ins w:id="8225" w:author="Dr Mamadou SANOGO" w:date="2023-10-26T15:54:00Z">
              <w:del w:id="8226"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51376B1E" w14:textId="4AD7F12E" w:rsidTr="00D27EF1">
        <w:trPr>
          <w:cantSplit/>
          <w:trHeight w:val="1122"/>
          <w:jc w:val="center"/>
          <w:ins w:id="8227" w:author="Dr Mamadou SANOGO" w:date="2023-10-26T15:54:00Z"/>
          <w:del w:id="8228" w:author="Cauris Cosmetics" w:date="2023-10-27T17:58:00Z"/>
        </w:trPr>
        <w:tc>
          <w:tcPr>
            <w:tcW w:w="948" w:type="pct"/>
            <w:vMerge/>
            <w:tcBorders>
              <w:left w:val="single" w:sz="4" w:space="0" w:color="auto"/>
              <w:right w:val="single" w:sz="4" w:space="0" w:color="auto"/>
            </w:tcBorders>
            <w:vAlign w:val="center"/>
            <w:hideMark/>
          </w:tcPr>
          <w:p w14:paraId="6D91C37C" w14:textId="1368C661" w:rsidR="00561D9D" w:rsidRPr="00A425BB" w:rsidDel="00FA173A" w:rsidRDefault="00561D9D" w:rsidP="00D27EF1">
            <w:pPr>
              <w:rPr>
                <w:ins w:id="8229" w:author="Dr Mamadou SANOGO" w:date="2023-10-26T15:54:00Z"/>
                <w:del w:id="8230"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0C056DE7" w14:textId="358F3C8C" w:rsidR="00561D9D" w:rsidRPr="00325280" w:rsidDel="00FA173A" w:rsidRDefault="00561D9D" w:rsidP="00D27EF1">
            <w:pPr>
              <w:jc w:val="center"/>
              <w:rPr>
                <w:ins w:id="8231" w:author="Dr Mamadou SANOGO" w:date="2023-10-26T15:54:00Z"/>
                <w:del w:id="8232"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4755E227" w14:textId="5312A15F" w:rsidR="00561D9D" w:rsidRPr="00325280" w:rsidDel="00FA173A" w:rsidRDefault="00561D9D" w:rsidP="00D27EF1">
            <w:pPr>
              <w:tabs>
                <w:tab w:val="left" w:pos="567"/>
                <w:tab w:val="left" w:pos="1276"/>
                <w:tab w:val="left" w:pos="2127"/>
              </w:tabs>
              <w:spacing w:before="100"/>
              <w:rPr>
                <w:ins w:id="8233" w:author="Dr Mamadou SANOGO" w:date="2023-10-26T15:54:00Z"/>
                <w:del w:id="8234"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44D1C497" w14:textId="151F9970" w:rsidR="00561D9D" w:rsidRPr="003A0B5F" w:rsidDel="00FA173A" w:rsidRDefault="00561D9D" w:rsidP="00D27EF1">
            <w:pPr>
              <w:tabs>
                <w:tab w:val="left" w:pos="567"/>
                <w:tab w:val="left" w:pos="1276"/>
                <w:tab w:val="left" w:pos="2127"/>
              </w:tabs>
              <w:spacing w:before="100"/>
              <w:rPr>
                <w:ins w:id="8235" w:author="Dr Mamadou SANOGO" w:date="2023-10-26T15:54:00Z"/>
                <w:del w:id="8236" w:author="Cauris Cosmetics" w:date="2023-10-27T17:58:00Z"/>
                <w:rFonts w:asciiTheme="minorHAnsi" w:hAnsiTheme="minorHAnsi"/>
                <w:bCs/>
                <w:color w:val="000000" w:themeColor="text1"/>
                <w:szCs w:val="18"/>
              </w:rPr>
            </w:pPr>
            <w:ins w:id="8237" w:author="Dr Mamadou SANOGO" w:date="2023-10-26T15:54:00Z">
              <w:del w:id="8238" w:author="Cauris Cosmetics" w:date="2023-10-27T17:58:00Z">
                <w:r w:rsidRPr="003A0B5F" w:rsidDel="00FA173A">
                  <w:rPr>
                    <w:rFonts w:asciiTheme="minorHAnsi" w:hAnsiTheme="minorHAnsi"/>
                    <w:bCs/>
                    <w:color w:val="000000" w:themeColor="text1"/>
                    <w:szCs w:val="18"/>
                  </w:rPr>
                  <w:delText>Textes législatifs et réglementaires en SR/PF</w:delText>
                </w:r>
              </w:del>
            </w:ins>
          </w:p>
        </w:tc>
        <w:tc>
          <w:tcPr>
            <w:tcW w:w="316" w:type="pct"/>
            <w:tcBorders>
              <w:top w:val="single" w:sz="4" w:space="0" w:color="auto"/>
              <w:left w:val="single" w:sz="4" w:space="0" w:color="auto"/>
              <w:right w:val="single" w:sz="4" w:space="0" w:color="auto"/>
            </w:tcBorders>
            <w:vAlign w:val="center"/>
          </w:tcPr>
          <w:p w14:paraId="3E6FA734" w14:textId="64B91827" w:rsidR="00561D9D" w:rsidRPr="00325280" w:rsidDel="00FA173A" w:rsidRDefault="00561D9D" w:rsidP="00D27EF1">
            <w:pPr>
              <w:tabs>
                <w:tab w:val="left" w:pos="567"/>
                <w:tab w:val="left" w:pos="1276"/>
                <w:tab w:val="left" w:pos="2127"/>
              </w:tabs>
              <w:spacing w:before="100"/>
              <w:jc w:val="center"/>
              <w:rPr>
                <w:ins w:id="8239" w:author="Dr Mamadou SANOGO" w:date="2023-10-26T15:54:00Z"/>
                <w:del w:id="8240" w:author="Cauris Cosmetics" w:date="2023-10-27T17:58:00Z"/>
                <w:rFonts w:asciiTheme="minorHAnsi" w:hAnsiTheme="minorHAnsi"/>
                <w:bCs/>
                <w:color w:val="000000" w:themeColor="text1"/>
                <w:szCs w:val="18"/>
              </w:rPr>
            </w:pPr>
            <w:ins w:id="8241" w:author="Dr Mamadou SANOGO" w:date="2023-10-26T15:54:00Z">
              <w:del w:id="8242"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C6E4144" w14:textId="2BE088E1" w:rsidR="00561D9D" w:rsidRPr="00325280" w:rsidDel="00FA173A" w:rsidRDefault="00561D9D" w:rsidP="00D27EF1">
            <w:pPr>
              <w:tabs>
                <w:tab w:val="left" w:pos="567"/>
                <w:tab w:val="left" w:pos="1276"/>
                <w:tab w:val="left" w:pos="2127"/>
              </w:tabs>
              <w:spacing w:before="100"/>
              <w:jc w:val="center"/>
              <w:rPr>
                <w:ins w:id="8243" w:author="Dr Mamadou SANOGO" w:date="2023-10-26T15:54:00Z"/>
                <w:del w:id="8244"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0CCAC392" w14:textId="5FEFEB1D" w:rsidR="00561D9D" w:rsidRPr="00325280" w:rsidDel="00FA173A" w:rsidRDefault="00561D9D" w:rsidP="00D27EF1">
            <w:pPr>
              <w:tabs>
                <w:tab w:val="left" w:pos="567"/>
                <w:tab w:val="left" w:pos="1276"/>
                <w:tab w:val="left" w:pos="2127"/>
              </w:tabs>
              <w:spacing w:before="100"/>
              <w:rPr>
                <w:ins w:id="8245" w:author="Dr Mamadou SANOGO" w:date="2023-10-26T15:54:00Z"/>
                <w:del w:id="8246"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59BD60CC" w14:textId="121BAD67" w:rsidR="00561D9D" w:rsidRPr="00325280" w:rsidDel="00FA173A" w:rsidRDefault="00561D9D" w:rsidP="00D27EF1">
            <w:pPr>
              <w:tabs>
                <w:tab w:val="left" w:pos="567"/>
                <w:tab w:val="left" w:pos="1276"/>
                <w:tab w:val="left" w:pos="2127"/>
              </w:tabs>
              <w:spacing w:before="100"/>
              <w:rPr>
                <w:ins w:id="8247" w:author="Dr Mamadou SANOGO" w:date="2023-10-26T15:54:00Z"/>
                <w:del w:id="8248" w:author="Cauris Cosmetics" w:date="2023-10-27T17:58:00Z"/>
                <w:rFonts w:asciiTheme="minorHAnsi" w:hAnsiTheme="minorHAnsi"/>
                <w:bCs/>
                <w:i/>
                <w:color w:val="000000" w:themeColor="text1"/>
                <w:sz w:val="16"/>
                <w:szCs w:val="16"/>
              </w:rPr>
            </w:pPr>
          </w:p>
        </w:tc>
      </w:tr>
      <w:tr w:rsidR="00561D9D" w:rsidDel="00FA173A" w14:paraId="44180F8B" w14:textId="016FD1D3" w:rsidTr="00D27EF1">
        <w:trPr>
          <w:cantSplit/>
          <w:trHeight w:val="1833"/>
          <w:jc w:val="center"/>
          <w:ins w:id="8249" w:author="Dr Mamadou SANOGO" w:date="2023-10-26T15:54:00Z"/>
          <w:del w:id="8250" w:author="Cauris Cosmetics" w:date="2023-10-27T17:58:00Z"/>
        </w:trPr>
        <w:tc>
          <w:tcPr>
            <w:tcW w:w="948" w:type="pct"/>
            <w:vMerge w:val="restart"/>
            <w:tcBorders>
              <w:left w:val="single" w:sz="4" w:space="0" w:color="auto"/>
              <w:right w:val="single" w:sz="4" w:space="0" w:color="auto"/>
            </w:tcBorders>
            <w:vAlign w:val="center"/>
          </w:tcPr>
          <w:p w14:paraId="56154526" w14:textId="5DE73E4F" w:rsidR="00561D9D" w:rsidDel="00FA173A" w:rsidRDefault="00561D9D" w:rsidP="00D27EF1">
            <w:pPr>
              <w:rPr>
                <w:ins w:id="8251" w:author="Dr Mamadou SANOGO" w:date="2023-10-26T15:54:00Z"/>
                <w:del w:id="8252" w:author="Cauris Cosmetics" w:date="2023-10-27T17:58:00Z"/>
                <w:rFonts w:asciiTheme="minorHAnsi" w:hAnsiTheme="minorHAnsi"/>
                <w:b/>
                <w:color w:val="000000" w:themeColor="text1"/>
              </w:rPr>
            </w:pPr>
            <w:ins w:id="8253" w:author="Dr Mamadou SANOGO" w:date="2023-10-26T15:54:00Z">
              <w:del w:id="8254" w:author="Cauris Cosmetics" w:date="2023-10-27T17:58:00Z">
                <w:r w:rsidDel="00FA173A">
                  <w:rPr>
                    <w:rFonts w:asciiTheme="minorHAnsi" w:hAnsiTheme="minorHAnsi"/>
                    <w:b/>
                    <w:color w:val="000000" w:themeColor="text1"/>
                  </w:rPr>
                  <w:delText>MGO232</w:delText>
                </w:r>
              </w:del>
            </w:ins>
          </w:p>
          <w:p w14:paraId="090AA830" w14:textId="5449C9E3" w:rsidR="00561D9D" w:rsidRPr="00A425BB" w:rsidDel="00FA173A" w:rsidRDefault="00561D9D" w:rsidP="00D27EF1">
            <w:pPr>
              <w:rPr>
                <w:ins w:id="8255" w:author="Dr Mamadou SANOGO" w:date="2023-10-26T15:54:00Z"/>
                <w:del w:id="8256" w:author="Cauris Cosmetics" w:date="2023-10-27T17:58:00Z"/>
                <w:rFonts w:asciiTheme="minorHAnsi" w:hAnsiTheme="minorHAnsi"/>
                <w:b/>
                <w:color w:val="000000" w:themeColor="text1"/>
              </w:rPr>
            </w:pPr>
            <w:ins w:id="8257" w:author="Dr Mamadou SANOGO" w:date="2023-10-26T15:54:00Z">
              <w:del w:id="8258" w:author="Cauris Cosmetics" w:date="2023-10-27T17:58:00Z">
                <w:r w:rsidRPr="000F030A" w:rsidDel="00FA173A">
                  <w:rPr>
                    <w:rFonts w:asciiTheme="minorHAnsi" w:hAnsiTheme="minorHAnsi"/>
                    <w:b/>
                    <w:color w:val="000000" w:themeColor="text1"/>
                  </w:rPr>
                  <w:delText>Politique et stratégies en SR/PF</w:delText>
                </w:r>
              </w:del>
            </w:ins>
          </w:p>
        </w:tc>
        <w:tc>
          <w:tcPr>
            <w:tcW w:w="316" w:type="pct"/>
            <w:vMerge w:val="restart"/>
            <w:tcBorders>
              <w:left w:val="single" w:sz="4" w:space="0" w:color="auto"/>
              <w:right w:val="single" w:sz="4" w:space="0" w:color="auto"/>
            </w:tcBorders>
            <w:vAlign w:val="center"/>
          </w:tcPr>
          <w:p w14:paraId="78E2E3B2" w14:textId="10F65B86" w:rsidR="00561D9D" w:rsidRPr="00325280" w:rsidDel="00FA173A" w:rsidRDefault="00561D9D" w:rsidP="00D27EF1">
            <w:pPr>
              <w:jc w:val="center"/>
              <w:rPr>
                <w:ins w:id="8259" w:author="Dr Mamadou SANOGO" w:date="2023-10-26T15:54:00Z"/>
                <w:del w:id="8260" w:author="Cauris Cosmetics" w:date="2023-10-27T17:58:00Z"/>
                <w:rFonts w:asciiTheme="minorHAnsi" w:hAnsiTheme="minorHAnsi"/>
                <w:b/>
                <w:color w:val="000000" w:themeColor="text1"/>
              </w:rPr>
            </w:pPr>
            <w:ins w:id="8261" w:author="Dr Mamadou SANOGO" w:date="2023-10-26T15:54:00Z">
              <w:del w:id="8262" w:author="Cauris Cosmetics" w:date="2023-10-27T17:58:00Z">
                <w:r w:rsidDel="00FA173A">
                  <w:rPr>
                    <w:rFonts w:asciiTheme="minorHAnsi" w:hAnsiTheme="minorHAnsi"/>
                    <w:b/>
                    <w:color w:val="000000" w:themeColor="text1"/>
                  </w:rPr>
                  <w:delText>4</w:delText>
                </w:r>
              </w:del>
            </w:ins>
          </w:p>
        </w:tc>
        <w:tc>
          <w:tcPr>
            <w:tcW w:w="887" w:type="pct"/>
            <w:vMerge w:val="restart"/>
            <w:tcBorders>
              <w:left w:val="single" w:sz="4" w:space="0" w:color="auto"/>
              <w:right w:val="single" w:sz="4" w:space="0" w:color="auto"/>
            </w:tcBorders>
            <w:vAlign w:val="center"/>
          </w:tcPr>
          <w:p w14:paraId="33460E96" w14:textId="2AF41383" w:rsidR="00561D9D" w:rsidRPr="00922AE3" w:rsidDel="00FA173A" w:rsidRDefault="00561D9D" w:rsidP="00D27EF1">
            <w:pPr>
              <w:tabs>
                <w:tab w:val="left" w:pos="567"/>
                <w:tab w:val="left" w:pos="1276"/>
                <w:tab w:val="left" w:pos="2127"/>
              </w:tabs>
              <w:spacing w:before="100"/>
              <w:rPr>
                <w:ins w:id="8263" w:author="Dr Mamadou SANOGO" w:date="2023-10-26T15:54:00Z"/>
                <w:del w:id="8264" w:author="Cauris Cosmetics" w:date="2023-10-27T17:58:00Z"/>
                <w:rFonts w:asciiTheme="minorHAnsi" w:hAnsiTheme="minorHAnsi"/>
                <w:bCs/>
                <w:color w:val="000000" w:themeColor="text1"/>
                <w:sz w:val="18"/>
                <w:szCs w:val="18"/>
              </w:rPr>
            </w:pPr>
            <w:ins w:id="8265" w:author="Dr Mamadou SANOGO" w:date="2023-10-26T15:54:00Z">
              <w:del w:id="8266"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1AA7220" w14:textId="1D9E5151" w:rsidR="00561D9D" w:rsidDel="00FA173A" w:rsidRDefault="00561D9D" w:rsidP="00D27EF1">
            <w:pPr>
              <w:tabs>
                <w:tab w:val="left" w:pos="567"/>
                <w:tab w:val="left" w:pos="1276"/>
                <w:tab w:val="left" w:pos="2127"/>
              </w:tabs>
              <w:spacing w:before="100"/>
              <w:rPr>
                <w:ins w:id="8267" w:author="Dr Mamadou SANOGO" w:date="2023-10-26T15:54:00Z"/>
                <w:del w:id="8268" w:author="Cauris Cosmetics" w:date="2023-10-27T17:58:00Z"/>
                <w:rFonts w:asciiTheme="minorHAnsi" w:hAnsiTheme="minorHAnsi"/>
                <w:bCs/>
                <w:color w:val="000000" w:themeColor="text1"/>
                <w:sz w:val="18"/>
                <w:szCs w:val="18"/>
              </w:rPr>
            </w:pPr>
            <w:ins w:id="8269" w:author="Dr Mamadou SANOGO" w:date="2023-10-26T15:54:00Z">
              <w:del w:id="8270"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p w14:paraId="22E9031A" w14:textId="34D7694F" w:rsidR="00561D9D" w:rsidRPr="00CE241E" w:rsidDel="00FA173A" w:rsidRDefault="00561D9D" w:rsidP="00D27EF1">
            <w:pPr>
              <w:tabs>
                <w:tab w:val="left" w:pos="567"/>
                <w:tab w:val="left" w:pos="1276"/>
                <w:tab w:val="left" w:pos="2127"/>
              </w:tabs>
              <w:spacing w:before="100"/>
              <w:rPr>
                <w:ins w:id="8271" w:author="Dr Mamadou SANOGO" w:date="2023-10-26T15:54:00Z"/>
                <w:del w:id="8272" w:author="Cauris Cosmetics" w:date="2023-10-27T17:58:00Z"/>
                <w:rFonts w:asciiTheme="minorHAnsi" w:hAnsiTheme="minorHAnsi"/>
                <w:bCs/>
                <w:color w:val="000000" w:themeColor="text1"/>
                <w:sz w:val="18"/>
                <w:szCs w:val="18"/>
              </w:rPr>
            </w:pPr>
            <w:ins w:id="8273" w:author="Dr Mamadou SANOGO" w:date="2023-10-26T15:54:00Z">
              <w:del w:id="8274" w:author="Cauris Cosmetics" w:date="2023-10-27T17:58:00Z">
                <w:r w:rsidRPr="00CE241E" w:rsidDel="00FA173A">
                  <w:rPr>
                    <w:rFonts w:asciiTheme="minorHAnsi" w:hAnsiTheme="minorHAnsi"/>
                    <w:bCs/>
                    <w:color w:val="000000" w:themeColor="text1"/>
                    <w:sz w:val="18"/>
                    <w:szCs w:val="18"/>
                  </w:rPr>
                  <w:delText>Gérer une unité de soins en santé reproductive</w:delText>
                </w:r>
              </w:del>
            </w:ins>
          </w:p>
          <w:p w14:paraId="6028CF3D" w14:textId="758772DA" w:rsidR="00561D9D" w:rsidRPr="00CE241E" w:rsidDel="00FA173A" w:rsidRDefault="00561D9D" w:rsidP="00D27EF1">
            <w:pPr>
              <w:tabs>
                <w:tab w:val="left" w:pos="567"/>
                <w:tab w:val="left" w:pos="1276"/>
                <w:tab w:val="left" w:pos="2127"/>
              </w:tabs>
              <w:spacing w:before="100"/>
              <w:rPr>
                <w:ins w:id="8275" w:author="Dr Mamadou SANOGO" w:date="2023-10-26T15:54:00Z"/>
                <w:del w:id="8276" w:author="Cauris Cosmetics" w:date="2023-10-27T17:58:00Z"/>
                <w:rFonts w:asciiTheme="minorHAnsi" w:hAnsiTheme="minorHAnsi"/>
                <w:bCs/>
                <w:color w:val="000000" w:themeColor="text1"/>
                <w:sz w:val="18"/>
                <w:szCs w:val="18"/>
              </w:rPr>
            </w:pPr>
            <w:ins w:id="8277" w:author="Dr Mamadou SANOGO" w:date="2023-10-26T15:54:00Z">
              <w:del w:id="8278" w:author="Cauris Cosmetics" w:date="2023-10-27T17:58:00Z">
                <w:r w:rsidRPr="00CE241E" w:rsidDel="00FA173A">
                  <w:rPr>
                    <w:rFonts w:asciiTheme="minorHAnsi" w:hAnsiTheme="minorHAnsi"/>
                    <w:bCs/>
                    <w:color w:val="000000" w:themeColor="text1"/>
                    <w:sz w:val="18"/>
                    <w:szCs w:val="18"/>
                  </w:rPr>
                  <w:delText>Planifier les activités d’un service de santé reproductive</w:delText>
                </w:r>
              </w:del>
            </w:ins>
          </w:p>
          <w:p w14:paraId="18A34C5A" w14:textId="6A2C564D" w:rsidR="00561D9D" w:rsidRPr="00CE241E" w:rsidDel="00FA173A" w:rsidRDefault="00561D9D" w:rsidP="00D27EF1">
            <w:pPr>
              <w:tabs>
                <w:tab w:val="left" w:pos="567"/>
                <w:tab w:val="left" w:pos="1276"/>
                <w:tab w:val="left" w:pos="2127"/>
              </w:tabs>
              <w:spacing w:before="100"/>
              <w:rPr>
                <w:ins w:id="8279" w:author="Dr Mamadou SANOGO" w:date="2023-10-26T15:54:00Z"/>
                <w:del w:id="8280" w:author="Cauris Cosmetics" w:date="2023-10-27T17:58:00Z"/>
                <w:rFonts w:asciiTheme="minorHAnsi" w:hAnsiTheme="minorHAnsi"/>
                <w:bCs/>
                <w:color w:val="000000" w:themeColor="text1"/>
                <w:sz w:val="18"/>
                <w:szCs w:val="18"/>
              </w:rPr>
            </w:pPr>
            <w:ins w:id="8281" w:author="Dr Mamadou SANOGO" w:date="2023-10-26T15:54:00Z">
              <w:del w:id="8282" w:author="Cauris Cosmetics" w:date="2023-10-27T17:58:00Z">
                <w:r w:rsidDel="00FA173A">
                  <w:rPr>
                    <w:rFonts w:asciiTheme="minorHAnsi" w:hAnsiTheme="minorHAnsi"/>
                    <w:bCs/>
                    <w:color w:val="000000" w:themeColor="text1"/>
                    <w:sz w:val="18"/>
                    <w:szCs w:val="18"/>
                  </w:rPr>
                  <w:delText xml:space="preserve">Conduire un </w:delText>
                </w:r>
                <w:r w:rsidRPr="00CE241E" w:rsidDel="00FA173A">
                  <w:rPr>
                    <w:rFonts w:asciiTheme="minorHAnsi" w:hAnsiTheme="minorHAnsi"/>
                    <w:bCs/>
                    <w:color w:val="000000" w:themeColor="text1"/>
                    <w:sz w:val="18"/>
                    <w:szCs w:val="18"/>
                  </w:rPr>
                  <w:delText>programme/projet en santé reproductive</w:delText>
                </w:r>
              </w:del>
            </w:ins>
          </w:p>
          <w:p w14:paraId="4BB4CF78" w14:textId="1663A245" w:rsidR="00561D9D" w:rsidRPr="00EC3588" w:rsidDel="00FA173A" w:rsidRDefault="00561D9D" w:rsidP="00D27EF1">
            <w:pPr>
              <w:tabs>
                <w:tab w:val="left" w:pos="567"/>
                <w:tab w:val="left" w:pos="1276"/>
                <w:tab w:val="left" w:pos="2127"/>
              </w:tabs>
              <w:spacing w:before="100"/>
              <w:rPr>
                <w:ins w:id="8283" w:author="Dr Mamadou SANOGO" w:date="2023-10-26T15:54:00Z"/>
                <w:del w:id="8284" w:author="Cauris Cosmetics" w:date="2023-10-27T17:58:00Z"/>
              </w:rPr>
            </w:pPr>
            <w:ins w:id="8285" w:author="Dr Mamadou SANOGO" w:date="2023-10-26T15:54:00Z">
              <w:del w:id="8286" w:author="Cauris Cosmetics" w:date="2023-10-27T17:58:00Z">
                <w:r w:rsidDel="00FA173A">
                  <w:rPr>
                    <w:rFonts w:asciiTheme="minorHAnsi" w:hAnsiTheme="minorHAnsi"/>
                    <w:bCs/>
                    <w:color w:val="000000" w:themeColor="text1"/>
                    <w:sz w:val="18"/>
                    <w:szCs w:val="18"/>
                  </w:rPr>
                  <w:delText xml:space="preserve">Assurer le suivi </w:delText>
                </w:r>
                <w:r w:rsidRPr="00CE241E" w:rsidDel="00FA173A">
                  <w:rPr>
                    <w:rFonts w:asciiTheme="minorHAnsi" w:hAnsiTheme="minorHAnsi"/>
                    <w:bCs/>
                    <w:color w:val="000000" w:themeColor="text1"/>
                    <w:sz w:val="18"/>
                    <w:szCs w:val="18"/>
                  </w:rPr>
                  <w:delText>et l’évaluation des projets/programmes</w:delText>
                </w:r>
                <w:r w:rsidDel="00FA173A">
                  <w:rPr>
                    <w:szCs w:val="24"/>
                  </w:rPr>
                  <w:delText xml:space="preserve"> </w:delText>
                </w:r>
              </w:del>
            </w:ins>
          </w:p>
        </w:tc>
        <w:tc>
          <w:tcPr>
            <w:tcW w:w="823" w:type="pct"/>
            <w:tcBorders>
              <w:top w:val="single" w:sz="4" w:space="0" w:color="auto"/>
              <w:left w:val="single" w:sz="4" w:space="0" w:color="auto"/>
              <w:right w:val="single" w:sz="4" w:space="0" w:color="auto"/>
            </w:tcBorders>
            <w:vAlign w:val="center"/>
          </w:tcPr>
          <w:p w14:paraId="7287FFF7" w14:textId="6023AAE8" w:rsidR="00561D9D" w:rsidRPr="003A0B5F" w:rsidDel="00FA173A" w:rsidRDefault="00561D9D" w:rsidP="00D27EF1">
            <w:pPr>
              <w:tabs>
                <w:tab w:val="left" w:pos="567"/>
                <w:tab w:val="left" w:pos="1276"/>
                <w:tab w:val="left" w:pos="2127"/>
              </w:tabs>
              <w:spacing w:before="100"/>
              <w:rPr>
                <w:ins w:id="8287" w:author="Dr Mamadou SANOGO" w:date="2023-10-26T15:54:00Z"/>
                <w:del w:id="8288" w:author="Cauris Cosmetics" w:date="2023-10-27T17:58:00Z"/>
                <w:rFonts w:asciiTheme="minorHAnsi" w:hAnsiTheme="minorHAnsi"/>
                <w:bCs/>
                <w:color w:val="000000" w:themeColor="text1"/>
                <w:szCs w:val="18"/>
              </w:rPr>
            </w:pPr>
            <w:ins w:id="8289" w:author="Dr Mamadou SANOGO" w:date="2023-10-26T15:54:00Z">
              <w:del w:id="8290" w:author="Cauris Cosmetics" w:date="2023-10-27T17:58:00Z">
                <w:r w:rsidRPr="003A0B5F" w:rsidDel="00FA173A">
                  <w:rPr>
                    <w:rFonts w:asciiTheme="minorHAnsi" w:hAnsiTheme="minorHAnsi"/>
                    <w:bCs/>
                    <w:color w:val="000000" w:themeColor="text1"/>
                    <w:szCs w:val="18"/>
                  </w:rPr>
                  <w:delText>Stratégies en SR/PF</w:delText>
                </w:r>
              </w:del>
            </w:ins>
          </w:p>
        </w:tc>
        <w:tc>
          <w:tcPr>
            <w:tcW w:w="316" w:type="pct"/>
            <w:tcBorders>
              <w:top w:val="single" w:sz="4" w:space="0" w:color="auto"/>
              <w:left w:val="single" w:sz="4" w:space="0" w:color="auto"/>
              <w:right w:val="single" w:sz="4" w:space="0" w:color="auto"/>
            </w:tcBorders>
            <w:vAlign w:val="center"/>
          </w:tcPr>
          <w:p w14:paraId="66738A9C" w14:textId="3520423E" w:rsidR="00561D9D" w:rsidDel="00FA173A" w:rsidRDefault="00561D9D" w:rsidP="00D27EF1">
            <w:pPr>
              <w:tabs>
                <w:tab w:val="left" w:pos="567"/>
                <w:tab w:val="left" w:pos="1276"/>
                <w:tab w:val="left" w:pos="2127"/>
              </w:tabs>
              <w:spacing w:before="100"/>
              <w:jc w:val="center"/>
              <w:rPr>
                <w:ins w:id="8291" w:author="Dr Mamadou SANOGO" w:date="2023-10-26T15:54:00Z"/>
                <w:del w:id="8292" w:author="Cauris Cosmetics" w:date="2023-10-27T17:58:00Z"/>
                <w:rFonts w:asciiTheme="minorHAnsi" w:hAnsiTheme="minorHAnsi"/>
                <w:bCs/>
                <w:color w:val="000000" w:themeColor="text1"/>
                <w:szCs w:val="18"/>
              </w:rPr>
            </w:pPr>
            <w:ins w:id="8293" w:author="Dr Mamadou SANOGO" w:date="2023-10-26T15:54:00Z">
              <w:del w:id="8294"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left w:val="single" w:sz="4" w:space="0" w:color="auto"/>
              <w:right w:val="single" w:sz="4" w:space="0" w:color="auto"/>
            </w:tcBorders>
            <w:vAlign w:val="center"/>
          </w:tcPr>
          <w:p w14:paraId="79996174" w14:textId="482786CF" w:rsidR="00561D9D" w:rsidRPr="00325280" w:rsidDel="00FA173A" w:rsidRDefault="00561D9D" w:rsidP="00D27EF1">
            <w:pPr>
              <w:tabs>
                <w:tab w:val="left" w:pos="567"/>
                <w:tab w:val="left" w:pos="1276"/>
                <w:tab w:val="left" w:pos="2127"/>
              </w:tabs>
              <w:spacing w:before="100"/>
              <w:jc w:val="center"/>
              <w:rPr>
                <w:ins w:id="8295" w:author="Dr Mamadou SANOGO" w:date="2023-10-26T15:54:00Z"/>
                <w:del w:id="8296" w:author="Cauris Cosmetics" w:date="2023-10-27T17:58:00Z"/>
                <w:rFonts w:asciiTheme="minorHAnsi" w:hAnsiTheme="minorHAnsi"/>
                <w:bCs/>
                <w:color w:val="000000" w:themeColor="text1"/>
                <w:szCs w:val="18"/>
              </w:rPr>
            </w:pPr>
            <w:ins w:id="8297" w:author="Dr Mamadou SANOGO" w:date="2023-10-26T15:54:00Z">
              <w:del w:id="8298" w:author="Cauris Cosmetics" w:date="2023-10-27T17:58:00Z">
                <w:r w:rsidDel="00FA173A">
                  <w:rPr>
                    <w:rFonts w:asciiTheme="minorHAnsi" w:hAnsiTheme="minorHAnsi"/>
                    <w:bCs/>
                    <w:color w:val="000000" w:themeColor="text1"/>
                    <w:szCs w:val="18"/>
                  </w:rPr>
                  <w:delText>40/20/2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left w:val="single" w:sz="4" w:space="0" w:color="auto"/>
              <w:right w:val="single" w:sz="4" w:space="0" w:color="auto"/>
            </w:tcBorders>
            <w:vAlign w:val="center"/>
          </w:tcPr>
          <w:p w14:paraId="0C3C96BB" w14:textId="0E4E0872" w:rsidR="00561D9D" w:rsidRPr="00325280" w:rsidDel="00FA173A" w:rsidRDefault="00561D9D" w:rsidP="00D27EF1">
            <w:pPr>
              <w:rPr>
                <w:ins w:id="8299" w:author="Dr Mamadou SANOGO" w:date="2023-10-26T15:54:00Z"/>
                <w:del w:id="8300" w:author="Cauris Cosmetics" w:date="2023-10-27T17:58:00Z"/>
                <w:rFonts w:asciiTheme="minorHAnsi" w:hAnsiTheme="minorHAnsi"/>
                <w:bCs/>
                <w:i/>
                <w:color w:val="000000" w:themeColor="text1"/>
                <w:sz w:val="16"/>
                <w:szCs w:val="16"/>
              </w:rPr>
            </w:pPr>
            <w:ins w:id="8301" w:author="Dr Mamadou SANOGO" w:date="2023-10-26T15:54:00Z">
              <w:del w:id="8302" w:author="Cauris Cosmetics" w:date="2023-10-27T17:58:00Z">
                <w:r w:rsidDel="00FA173A">
                  <w:rPr>
                    <w:rFonts w:asciiTheme="minorHAnsi" w:hAnsiTheme="minorHAnsi"/>
                    <w:bCs/>
                    <w:i/>
                    <w:color w:val="000000" w:themeColor="text1"/>
                    <w:sz w:val="16"/>
                    <w:szCs w:val="16"/>
                  </w:rPr>
                  <w:delText>Cours magistral, travaux dirigés</w:delText>
                </w:r>
                <w:r w:rsidRPr="003F087C" w:rsidDel="00FA173A">
                  <w:rPr>
                    <w:rFonts w:asciiTheme="minorHAnsi" w:hAnsiTheme="minorHAnsi"/>
                    <w:bCs/>
                    <w:i/>
                    <w:color w:val="000000" w:themeColor="text1"/>
                    <w:sz w:val="16"/>
                    <w:szCs w:val="16"/>
                  </w:rPr>
                  <w:delText>,</w:delText>
                </w:r>
                <w:r w:rsidDel="00FA173A">
                  <w:rPr>
                    <w:rFonts w:asciiTheme="minorHAnsi" w:hAnsiTheme="minorHAnsi"/>
                    <w:bCs/>
                    <w:i/>
                    <w:color w:val="000000" w:themeColor="text1"/>
                    <w:sz w:val="16"/>
                    <w:szCs w:val="16"/>
                  </w:rPr>
                  <w:delText xml:space="preserve"> travaux pratiques,</w:delText>
                </w:r>
                <w:r w:rsidRPr="003F087C" w:rsidDel="00FA173A">
                  <w:rPr>
                    <w:rFonts w:asciiTheme="minorHAnsi" w:hAnsiTheme="minorHAnsi"/>
                    <w:bCs/>
                    <w:i/>
                    <w:color w:val="000000" w:themeColor="text1"/>
                    <w:sz w:val="16"/>
                    <w:szCs w:val="16"/>
                  </w:rPr>
                  <w:delText xml:space="preserve"> études de cas, exposés participatifs, mise en situation réelle de travail</w:delText>
                </w:r>
              </w:del>
            </w:ins>
          </w:p>
        </w:tc>
        <w:tc>
          <w:tcPr>
            <w:tcW w:w="633" w:type="pct"/>
            <w:vMerge w:val="restart"/>
            <w:tcBorders>
              <w:left w:val="single" w:sz="4" w:space="0" w:color="auto"/>
              <w:right w:val="single" w:sz="4" w:space="0" w:color="auto"/>
            </w:tcBorders>
            <w:vAlign w:val="center"/>
          </w:tcPr>
          <w:p w14:paraId="0B6F3384" w14:textId="672E9750" w:rsidR="00561D9D" w:rsidRPr="00325280" w:rsidDel="00FA173A" w:rsidRDefault="00561D9D" w:rsidP="00D27EF1">
            <w:pPr>
              <w:rPr>
                <w:ins w:id="8303" w:author="Dr Mamadou SANOGO" w:date="2023-10-26T15:54:00Z"/>
                <w:del w:id="8304" w:author="Cauris Cosmetics" w:date="2023-10-27T17:58:00Z"/>
                <w:rFonts w:asciiTheme="minorHAnsi" w:hAnsiTheme="minorHAnsi"/>
                <w:bCs/>
                <w:i/>
                <w:color w:val="000000" w:themeColor="text1"/>
                <w:sz w:val="16"/>
                <w:szCs w:val="16"/>
              </w:rPr>
            </w:pPr>
            <w:ins w:id="8305" w:author="Dr Mamadou SANOGO" w:date="2023-10-26T15:54:00Z">
              <w:del w:id="8306"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1DC39BBC" w14:textId="588C66F6" w:rsidTr="00D27EF1">
        <w:trPr>
          <w:cantSplit/>
          <w:trHeight w:val="2527"/>
          <w:jc w:val="center"/>
          <w:ins w:id="8307" w:author="Dr Mamadou SANOGO" w:date="2023-10-26T15:54:00Z"/>
          <w:del w:id="8308" w:author="Cauris Cosmetics" w:date="2023-10-27T17:58:00Z"/>
        </w:trPr>
        <w:tc>
          <w:tcPr>
            <w:tcW w:w="948" w:type="pct"/>
            <w:vMerge/>
            <w:tcBorders>
              <w:left w:val="single" w:sz="4" w:space="0" w:color="auto"/>
              <w:right w:val="single" w:sz="4" w:space="0" w:color="auto"/>
            </w:tcBorders>
            <w:vAlign w:val="center"/>
          </w:tcPr>
          <w:p w14:paraId="6A191100" w14:textId="39D1457F" w:rsidR="00561D9D" w:rsidDel="00FA173A" w:rsidRDefault="00561D9D" w:rsidP="00D27EF1">
            <w:pPr>
              <w:rPr>
                <w:ins w:id="8309" w:author="Dr Mamadou SANOGO" w:date="2023-10-26T15:54:00Z"/>
                <w:del w:id="8310"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EAE0E1B" w14:textId="2C63FBAC" w:rsidR="00561D9D" w:rsidRPr="00325280" w:rsidDel="00FA173A" w:rsidRDefault="00561D9D" w:rsidP="00D27EF1">
            <w:pPr>
              <w:jc w:val="center"/>
              <w:rPr>
                <w:ins w:id="8311" w:author="Dr Mamadou SANOGO" w:date="2023-10-26T15:54:00Z"/>
                <w:del w:id="8312"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56600B3B" w14:textId="12BAAEF5" w:rsidR="00561D9D" w:rsidRPr="00922AE3" w:rsidDel="00FA173A" w:rsidRDefault="00561D9D" w:rsidP="00D27EF1">
            <w:pPr>
              <w:tabs>
                <w:tab w:val="left" w:pos="567"/>
                <w:tab w:val="left" w:pos="1276"/>
                <w:tab w:val="left" w:pos="2127"/>
              </w:tabs>
              <w:spacing w:before="100"/>
              <w:rPr>
                <w:ins w:id="8313" w:author="Dr Mamadou SANOGO" w:date="2023-10-26T15:54:00Z"/>
                <w:del w:id="8314"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vAlign w:val="center"/>
          </w:tcPr>
          <w:p w14:paraId="3D9BC614" w14:textId="2CABEB47" w:rsidR="00561D9D" w:rsidRPr="003A0B5F" w:rsidDel="00FA173A" w:rsidRDefault="00561D9D" w:rsidP="00D27EF1">
            <w:pPr>
              <w:tabs>
                <w:tab w:val="left" w:pos="567"/>
                <w:tab w:val="left" w:pos="1276"/>
                <w:tab w:val="left" w:pos="2127"/>
              </w:tabs>
              <w:spacing w:before="100"/>
              <w:rPr>
                <w:ins w:id="8315" w:author="Dr Mamadou SANOGO" w:date="2023-10-26T15:54:00Z"/>
                <w:del w:id="8316" w:author="Cauris Cosmetics" w:date="2023-10-27T17:58:00Z"/>
                <w:rFonts w:asciiTheme="minorHAnsi" w:hAnsiTheme="minorHAnsi"/>
                <w:bCs/>
                <w:color w:val="000000" w:themeColor="text1"/>
                <w:szCs w:val="18"/>
              </w:rPr>
            </w:pPr>
            <w:ins w:id="8317" w:author="Dr Mamadou SANOGO" w:date="2023-10-26T15:54:00Z">
              <w:del w:id="8318" w:author="Cauris Cosmetics" w:date="2023-10-27T17:58:00Z">
                <w:r w:rsidRPr="003A0B5F" w:rsidDel="00FA173A">
                  <w:rPr>
                    <w:rFonts w:asciiTheme="minorHAnsi" w:hAnsiTheme="minorHAnsi"/>
                    <w:bCs/>
                    <w:color w:val="000000" w:themeColor="text1"/>
                    <w:szCs w:val="18"/>
                  </w:rPr>
                  <w:delText xml:space="preserve">Ingénierie et pilotage d'un service de SR/PF </w:delText>
                </w:r>
              </w:del>
            </w:ins>
          </w:p>
        </w:tc>
        <w:tc>
          <w:tcPr>
            <w:tcW w:w="316" w:type="pct"/>
            <w:tcBorders>
              <w:top w:val="single" w:sz="4" w:space="0" w:color="auto"/>
              <w:left w:val="single" w:sz="4" w:space="0" w:color="auto"/>
              <w:right w:val="single" w:sz="4" w:space="0" w:color="auto"/>
            </w:tcBorders>
            <w:vAlign w:val="center"/>
          </w:tcPr>
          <w:p w14:paraId="1C0AB978" w14:textId="40B6870E" w:rsidR="00561D9D" w:rsidDel="00FA173A" w:rsidRDefault="00561D9D" w:rsidP="00D27EF1">
            <w:pPr>
              <w:tabs>
                <w:tab w:val="left" w:pos="567"/>
                <w:tab w:val="left" w:pos="1276"/>
                <w:tab w:val="left" w:pos="2127"/>
              </w:tabs>
              <w:spacing w:before="100"/>
              <w:jc w:val="center"/>
              <w:rPr>
                <w:ins w:id="8319" w:author="Dr Mamadou SANOGO" w:date="2023-10-26T15:54:00Z"/>
                <w:del w:id="8320" w:author="Cauris Cosmetics" w:date="2023-10-27T17:58:00Z"/>
                <w:rFonts w:asciiTheme="minorHAnsi" w:hAnsiTheme="minorHAnsi"/>
                <w:bCs/>
                <w:color w:val="000000" w:themeColor="text1"/>
                <w:szCs w:val="18"/>
              </w:rPr>
            </w:pPr>
            <w:ins w:id="8321" w:author="Dr Mamadou SANOGO" w:date="2023-10-26T15:54:00Z">
              <w:del w:id="8322"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27A0004" w14:textId="3567F143" w:rsidR="00561D9D" w:rsidRPr="00325280" w:rsidDel="00FA173A" w:rsidRDefault="00561D9D" w:rsidP="00D27EF1">
            <w:pPr>
              <w:tabs>
                <w:tab w:val="left" w:pos="567"/>
                <w:tab w:val="left" w:pos="1276"/>
                <w:tab w:val="left" w:pos="2127"/>
              </w:tabs>
              <w:spacing w:before="100"/>
              <w:jc w:val="center"/>
              <w:rPr>
                <w:ins w:id="8323" w:author="Dr Mamadou SANOGO" w:date="2023-10-26T15:54:00Z"/>
                <w:del w:id="8324"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D5F87F8" w14:textId="6F9F749F" w:rsidR="00561D9D" w:rsidRPr="00325280" w:rsidDel="00FA173A" w:rsidRDefault="00561D9D" w:rsidP="00D27EF1">
            <w:pPr>
              <w:rPr>
                <w:ins w:id="8325" w:author="Dr Mamadou SANOGO" w:date="2023-10-26T15:54:00Z"/>
                <w:del w:id="8326"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54F03239" w14:textId="5349FD6F" w:rsidR="00561D9D" w:rsidRPr="00325280" w:rsidDel="00FA173A" w:rsidRDefault="00561D9D" w:rsidP="00D27EF1">
            <w:pPr>
              <w:rPr>
                <w:ins w:id="8327" w:author="Dr Mamadou SANOGO" w:date="2023-10-26T15:54:00Z"/>
                <w:del w:id="8328" w:author="Cauris Cosmetics" w:date="2023-10-27T17:58:00Z"/>
                <w:rFonts w:asciiTheme="minorHAnsi" w:hAnsiTheme="minorHAnsi"/>
                <w:bCs/>
                <w:i/>
                <w:color w:val="000000" w:themeColor="text1"/>
                <w:sz w:val="16"/>
                <w:szCs w:val="16"/>
              </w:rPr>
            </w:pPr>
          </w:p>
        </w:tc>
      </w:tr>
      <w:tr w:rsidR="00561D9D" w:rsidDel="00FA173A" w14:paraId="6743C48E" w14:textId="57FB7CF5" w:rsidTr="00D27EF1">
        <w:trPr>
          <w:cantSplit/>
          <w:trHeight w:val="20"/>
          <w:jc w:val="center"/>
          <w:ins w:id="8329" w:author="Dr Mamadou SANOGO" w:date="2023-10-26T15:54:00Z"/>
          <w:del w:id="8330"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43A4BC4" w14:textId="25AFEA3A" w:rsidR="00561D9D" w:rsidDel="00FA173A" w:rsidRDefault="00561D9D" w:rsidP="00D27EF1">
            <w:pPr>
              <w:rPr>
                <w:ins w:id="8331" w:author="Dr Mamadou SANOGO" w:date="2023-10-26T15:54:00Z"/>
                <w:del w:id="8332" w:author="Cauris Cosmetics" w:date="2023-10-27T17:58:00Z"/>
                <w:rFonts w:asciiTheme="minorHAnsi" w:hAnsiTheme="minorHAnsi"/>
                <w:b/>
                <w:color w:val="000000" w:themeColor="text1"/>
              </w:rPr>
            </w:pPr>
            <w:ins w:id="8333" w:author="Dr Mamadou SANOGO" w:date="2023-10-26T15:54:00Z">
              <w:del w:id="8334" w:author="Cauris Cosmetics" w:date="2023-10-27T17:58:00Z">
                <w:r w:rsidDel="00FA173A">
                  <w:rPr>
                    <w:rFonts w:asciiTheme="minorHAnsi" w:hAnsiTheme="minorHAnsi"/>
                    <w:b/>
                    <w:color w:val="000000" w:themeColor="text1"/>
                  </w:rPr>
                  <w:delText>MGO233</w:delText>
                </w:r>
              </w:del>
            </w:ins>
          </w:p>
          <w:p w14:paraId="7B79A18D" w14:textId="30FAFCD8" w:rsidR="00561D9D" w:rsidRPr="00A425BB" w:rsidDel="00FA173A" w:rsidRDefault="00561D9D" w:rsidP="00D27EF1">
            <w:pPr>
              <w:rPr>
                <w:ins w:id="8335" w:author="Dr Mamadou SANOGO" w:date="2023-10-26T15:54:00Z"/>
                <w:del w:id="8336" w:author="Cauris Cosmetics" w:date="2023-10-27T17:58:00Z"/>
                <w:rFonts w:asciiTheme="minorHAnsi" w:hAnsiTheme="minorHAnsi"/>
                <w:b/>
                <w:color w:val="000000" w:themeColor="text1"/>
              </w:rPr>
            </w:pPr>
            <w:ins w:id="8337" w:author="Dr Mamadou SANOGO" w:date="2023-10-26T15:54:00Z">
              <w:del w:id="8338" w:author="Cauris Cosmetics" w:date="2023-10-27T17:58:00Z">
                <w:r w:rsidRPr="001060A1" w:rsidDel="00FA173A">
                  <w:rPr>
                    <w:rFonts w:asciiTheme="minorHAnsi" w:hAnsiTheme="minorHAnsi"/>
                    <w:b/>
                    <w:color w:val="000000" w:themeColor="text1"/>
                  </w:rPr>
                  <w:delText xml:space="preserve">Santé reproductive de  la mère </w:delText>
                </w:r>
              </w:del>
            </w:ins>
          </w:p>
        </w:tc>
        <w:tc>
          <w:tcPr>
            <w:tcW w:w="316" w:type="pct"/>
            <w:vMerge w:val="restart"/>
            <w:tcBorders>
              <w:top w:val="single" w:sz="4" w:space="0" w:color="auto"/>
              <w:left w:val="single" w:sz="4" w:space="0" w:color="auto"/>
              <w:right w:val="single" w:sz="4" w:space="0" w:color="auto"/>
            </w:tcBorders>
            <w:vAlign w:val="center"/>
            <w:hideMark/>
          </w:tcPr>
          <w:p w14:paraId="0437881A" w14:textId="747F0D0D" w:rsidR="00561D9D" w:rsidRPr="00325280" w:rsidDel="00FA173A" w:rsidRDefault="00561D9D" w:rsidP="00D27EF1">
            <w:pPr>
              <w:jc w:val="center"/>
              <w:rPr>
                <w:ins w:id="8339" w:author="Dr Mamadou SANOGO" w:date="2023-10-26T15:54:00Z"/>
                <w:del w:id="8340" w:author="Cauris Cosmetics" w:date="2023-10-27T17:58:00Z"/>
                <w:rFonts w:asciiTheme="minorHAnsi" w:hAnsiTheme="minorHAnsi"/>
                <w:b/>
                <w:color w:val="000000" w:themeColor="text1"/>
              </w:rPr>
            </w:pPr>
            <w:ins w:id="8341" w:author="Dr Mamadou SANOGO" w:date="2023-10-26T15:54:00Z">
              <w:del w:id="8342" w:author="Cauris Cosmetics" w:date="2023-10-27T17:58:00Z">
                <w:r w:rsidDel="00FA173A">
                  <w:rPr>
                    <w:rFonts w:asciiTheme="minorHAnsi" w:hAnsiTheme="minorHAnsi"/>
                    <w:b/>
                    <w:color w:val="000000" w:themeColor="text1"/>
                  </w:rPr>
                  <w:delText>6</w:delText>
                </w:r>
              </w:del>
            </w:ins>
          </w:p>
        </w:tc>
        <w:tc>
          <w:tcPr>
            <w:tcW w:w="887" w:type="pct"/>
            <w:vMerge w:val="restart"/>
            <w:tcBorders>
              <w:top w:val="single" w:sz="4" w:space="0" w:color="auto"/>
              <w:left w:val="single" w:sz="4" w:space="0" w:color="auto"/>
              <w:right w:val="single" w:sz="4" w:space="0" w:color="auto"/>
            </w:tcBorders>
            <w:vAlign w:val="center"/>
          </w:tcPr>
          <w:p w14:paraId="616CF3E2" w14:textId="1E015EFD" w:rsidR="00561D9D" w:rsidRPr="00CE241E" w:rsidDel="00FA173A" w:rsidRDefault="00561D9D" w:rsidP="00D27EF1">
            <w:pPr>
              <w:tabs>
                <w:tab w:val="left" w:pos="567"/>
                <w:tab w:val="left" w:pos="1276"/>
                <w:tab w:val="left" w:pos="2127"/>
              </w:tabs>
              <w:spacing w:before="100"/>
              <w:rPr>
                <w:ins w:id="8343" w:author="Dr Mamadou SANOGO" w:date="2023-10-26T15:54:00Z"/>
                <w:del w:id="8344" w:author="Cauris Cosmetics" w:date="2023-10-27T17:58:00Z"/>
                <w:rFonts w:asciiTheme="minorHAnsi" w:hAnsiTheme="minorHAnsi"/>
                <w:bCs/>
                <w:color w:val="000000" w:themeColor="text1"/>
                <w:sz w:val="18"/>
                <w:szCs w:val="18"/>
              </w:rPr>
            </w:pPr>
            <w:ins w:id="8345" w:author="Dr Mamadou SANOGO" w:date="2023-10-26T15:54:00Z">
              <w:del w:id="8346" w:author="Cauris Cosmetics" w:date="2023-10-27T17:58:00Z">
                <w:r w:rsidRPr="00CE241E"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2BD505E9" w14:textId="4ED21630" w:rsidR="00561D9D" w:rsidRPr="00CE241E" w:rsidDel="00FA173A" w:rsidRDefault="00561D9D" w:rsidP="00D27EF1">
            <w:pPr>
              <w:tabs>
                <w:tab w:val="left" w:pos="567"/>
                <w:tab w:val="left" w:pos="1276"/>
                <w:tab w:val="left" w:pos="2127"/>
              </w:tabs>
              <w:spacing w:before="100"/>
              <w:rPr>
                <w:ins w:id="8347" w:author="Dr Mamadou SANOGO" w:date="2023-10-26T15:54:00Z"/>
                <w:del w:id="8348" w:author="Cauris Cosmetics" w:date="2023-10-27T17:58:00Z"/>
                <w:rFonts w:asciiTheme="minorHAnsi" w:hAnsiTheme="minorHAnsi"/>
                <w:bCs/>
                <w:color w:val="000000" w:themeColor="text1"/>
                <w:sz w:val="18"/>
                <w:szCs w:val="18"/>
              </w:rPr>
            </w:pPr>
            <w:ins w:id="8349" w:author="Dr Mamadou SANOGO" w:date="2023-10-26T15:54:00Z">
              <w:del w:id="8350" w:author="Cauris Cosmetics" w:date="2023-10-27T17:58:00Z">
                <w:r w:rsidRPr="00CE241E"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CE241E" w:rsidDel="00FA173A">
                  <w:rPr>
                    <w:rFonts w:asciiTheme="minorHAnsi" w:hAnsiTheme="minorHAnsi"/>
                    <w:bCs/>
                    <w:color w:val="000000" w:themeColor="text1"/>
                    <w:sz w:val="18"/>
                    <w:szCs w:val="18"/>
                  </w:rPr>
                  <w:delText>courantes</w:delText>
                </w:r>
              </w:del>
            </w:ins>
          </w:p>
          <w:p w14:paraId="26508932" w14:textId="52E4F272" w:rsidR="00561D9D" w:rsidRPr="00CE241E" w:rsidDel="00FA173A" w:rsidRDefault="00561D9D" w:rsidP="00D27EF1">
            <w:pPr>
              <w:tabs>
                <w:tab w:val="left" w:pos="567"/>
                <w:tab w:val="left" w:pos="1276"/>
                <w:tab w:val="left" w:pos="2127"/>
              </w:tabs>
              <w:spacing w:before="100"/>
              <w:rPr>
                <w:ins w:id="8351" w:author="Dr Mamadou SANOGO" w:date="2023-10-26T15:54:00Z"/>
                <w:del w:id="8352" w:author="Cauris Cosmetics" w:date="2023-10-27T17:58:00Z"/>
                <w:rFonts w:asciiTheme="minorHAnsi" w:hAnsiTheme="minorHAnsi"/>
                <w:bCs/>
                <w:color w:val="000000" w:themeColor="text1"/>
                <w:sz w:val="18"/>
                <w:szCs w:val="18"/>
              </w:rPr>
            </w:pPr>
            <w:ins w:id="8353" w:author="Dr Mamadou SANOGO" w:date="2023-10-26T15:54:00Z">
              <w:del w:id="8354" w:author="Cauris Cosmetics" w:date="2023-10-27T17:58:00Z">
                <w:r w:rsidRPr="00CE241E" w:rsidDel="00FA173A">
                  <w:rPr>
                    <w:rFonts w:asciiTheme="minorHAnsi" w:hAnsiTheme="minorHAnsi"/>
                    <w:bCs/>
                    <w:color w:val="000000" w:themeColor="text1"/>
                    <w:sz w:val="18"/>
                    <w:szCs w:val="18"/>
                  </w:rPr>
                  <w:delText>Prodiguer des soins obstétricaux et néonataux d’urgence</w:delText>
                </w:r>
              </w:del>
            </w:ins>
          </w:p>
          <w:p w14:paraId="7AAC1CED" w14:textId="339CE3EF" w:rsidR="00561D9D" w:rsidRPr="00325280" w:rsidDel="00FA173A" w:rsidRDefault="00561D9D" w:rsidP="00D27EF1">
            <w:pPr>
              <w:tabs>
                <w:tab w:val="left" w:pos="567"/>
                <w:tab w:val="left" w:pos="1276"/>
                <w:tab w:val="left" w:pos="2127"/>
              </w:tabs>
              <w:spacing w:before="100"/>
              <w:rPr>
                <w:ins w:id="8355" w:author="Dr Mamadou SANOGO" w:date="2023-10-26T15:54:00Z"/>
                <w:del w:id="8356" w:author="Cauris Cosmetics" w:date="2023-10-27T17:58:00Z"/>
                <w:rFonts w:asciiTheme="minorHAnsi" w:hAnsiTheme="minorHAnsi"/>
                <w:bCs/>
                <w:color w:val="000000" w:themeColor="text1"/>
                <w:sz w:val="18"/>
                <w:szCs w:val="18"/>
              </w:rPr>
            </w:pPr>
            <w:ins w:id="8357" w:author="Dr Mamadou SANOGO" w:date="2023-10-26T15:54:00Z">
              <w:del w:id="8358" w:author="Cauris Cosmetics" w:date="2023-10-27T17:58:00Z">
                <w:r w:rsidDel="00FA173A">
                  <w:rPr>
                    <w:rFonts w:asciiTheme="minorHAnsi" w:hAnsiTheme="minorHAnsi"/>
                    <w:bCs/>
                    <w:color w:val="000000" w:themeColor="text1"/>
                    <w:sz w:val="18"/>
                    <w:szCs w:val="18"/>
                  </w:rPr>
                  <w:delText xml:space="preserve">Prévenir les </w:delText>
                </w:r>
                <w:r w:rsidRPr="00CE241E" w:rsidDel="00FA173A">
                  <w:rPr>
                    <w:rFonts w:asciiTheme="minorHAnsi" w:hAnsiTheme="minorHAnsi"/>
                    <w:bCs/>
                    <w:color w:val="000000" w:themeColor="text1"/>
                    <w:sz w:val="18"/>
                    <w:szCs w:val="18"/>
                  </w:rPr>
                  <w:delText>affections gynécologiques</w:delText>
                </w:r>
                <w:r w:rsidDel="00FA173A">
                  <w:rPr>
                    <w:rFonts w:asciiTheme="minorHAnsi" w:hAnsiTheme="minorHAnsi"/>
                    <w:bCs/>
                    <w:color w:val="000000" w:themeColor="text1"/>
                    <w:sz w:val="18"/>
                    <w:szCs w:val="18"/>
                  </w:rPr>
                  <w:delText xml:space="preserve"> et obstétricales courantes</w:delText>
                </w:r>
              </w:del>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5B7A7B0B" w:rsidR="00561D9D" w:rsidRPr="004261F0" w:rsidDel="00FA173A" w:rsidRDefault="00561D9D" w:rsidP="00D27EF1">
            <w:pPr>
              <w:tabs>
                <w:tab w:val="left" w:pos="567"/>
                <w:tab w:val="left" w:pos="1276"/>
                <w:tab w:val="left" w:pos="2127"/>
              </w:tabs>
              <w:spacing w:before="100"/>
              <w:rPr>
                <w:ins w:id="8359" w:author="Dr Mamadou SANOGO" w:date="2023-10-26T15:54:00Z"/>
                <w:del w:id="8360" w:author="Cauris Cosmetics" w:date="2023-10-27T17:58:00Z"/>
                <w:rFonts w:asciiTheme="minorHAnsi" w:hAnsiTheme="minorHAnsi"/>
                <w:bCs/>
                <w:color w:val="000000" w:themeColor="text1"/>
                <w:szCs w:val="18"/>
              </w:rPr>
            </w:pPr>
            <w:ins w:id="8361" w:author="Dr Mamadou SANOGO" w:date="2023-10-26T15:54:00Z">
              <w:del w:id="8362" w:author="Cauris Cosmetics" w:date="2023-10-27T17:58:00Z">
                <w:r w:rsidRPr="004261F0" w:rsidDel="00FA173A">
                  <w:rPr>
                    <w:rFonts w:asciiTheme="minorHAnsi" w:hAnsiTheme="minorHAnsi"/>
                    <w:bCs/>
                    <w:color w:val="000000" w:themeColor="text1"/>
                    <w:szCs w:val="18"/>
                  </w:rPr>
                  <w:delText>Prise en charge des pathologies gynécologique</w:delText>
                </w:r>
                <w:r w:rsidDel="00FA173A">
                  <w:rPr>
                    <w:rFonts w:asciiTheme="minorHAnsi" w:hAnsiTheme="minorHAnsi"/>
                    <w:bCs/>
                    <w:color w:val="000000" w:themeColor="text1"/>
                    <w:szCs w:val="18"/>
                  </w:rPr>
                  <w:delText>s et</w:delText>
                </w:r>
                <w:r w:rsidRPr="004261F0" w:rsidDel="00FA173A">
                  <w:rPr>
                    <w:rFonts w:asciiTheme="minorHAnsi" w:hAnsiTheme="minorHAnsi"/>
                    <w:bCs/>
                    <w:color w:val="000000" w:themeColor="text1"/>
                    <w:szCs w:val="18"/>
                  </w:rPr>
                  <w:delText xml:space="preserve"> obstétricale</w:delText>
                </w:r>
                <w:r w:rsidDel="00FA173A">
                  <w:rPr>
                    <w:rFonts w:asciiTheme="minorHAnsi" w:hAnsiTheme="minorHAnsi"/>
                    <w:bCs/>
                    <w:color w:val="000000" w:themeColor="text1"/>
                    <w:szCs w:val="18"/>
                  </w:rPr>
                  <w:delText>s</w:delText>
                </w:r>
                <w:r w:rsidRPr="004261F0" w:rsidDel="00FA173A">
                  <w:rPr>
                    <w:rFonts w:asciiTheme="minorHAnsi" w:hAnsiTheme="minorHAnsi"/>
                    <w:bCs/>
                    <w:color w:val="000000" w:themeColor="text1"/>
                    <w:szCs w:val="18"/>
                  </w:rPr>
                  <w:delText xml:space="preserv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1D55819F" w:rsidR="00561D9D" w:rsidRPr="00325280" w:rsidDel="00FA173A" w:rsidRDefault="00561D9D" w:rsidP="00D27EF1">
            <w:pPr>
              <w:tabs>
                <w:tab w:val="left" w:pos="567"/>
                <w:tab w:val="left" w:pos="1276"/>
                <w:tab w:val="left" w:pos="2127"/>
              </w:tabs>
              <w:spacing w:before="100"/>
              <w:jc w:val="center"/>
              <w:rPr>
                <w:ins w:id="8363" w:author="Dr Mamadou SANOGO" w:date="2023-10-26T15:54:00Z"/>
                <w:del w:id="8364" w:author="Cauris Cosmetics" w:date="2023-10-27T17:58:00Z"/>
                <w:rFonts w:asciiTheme="minorHAnsi" w:hAnsiTheme="minorHAnsi"/>
                <w:bCs/>
                <w:color w:val="000000" w:themeColor="text1"/>
                <w:szCs w:val="18"/>
              </w:rPr>
            </w:pPr>
            <w:ins w:id="8365" w:author="Dr Mamadou SANOGO" w:date="2023-10-26T15:54:00Z">
              <w:del w:id="8366"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2BC244A" w14:textId="4C0BFB17" w:rsidR="00561D9D" w:rsidRPr="00325280" w:rsidDel="00FA173A" w:rsidRDefault="00561D9D" w:rsidP="00D27EF1">
            <w:pPr>
              <w:tabs>
                <w:tab w:val="left" w:pos="567"/>
                <w:tab w:val="left" w:pos="1276"/>
                <w:tab w:val="left" w:pos="2127"/>
              </w:tabs>
              <w:spacing w:before="100"/>
              <w:jc w:val="center"/>
              <w:rPr>
                <w:ins w:id="8367" w:author="Dr Mamadou SANOGO" w:date="2023-10-26T15:54:00Z"/>
                <w:del w:id="8368" w:author="Cauris Cosmetics" w:date="2023-10-27T17:58:00Z"/>
                <w:rFonts w:asciiTheme="minorHAnsi" w:hAnsiTheme="minorHAnsi"/>
                <w:bCs/>
                <w:color w:val="000000" w:themeColor="text1"/>
                <w:szCs w:val="18"/>
              </w:rPr>
            </w:pPr>
            <w:ins w:id="8369" w:author="Dr Mamadou SANOGO" w:date="2023-10-26T15:54:00Z">
              <w:del w:id="8370" w:author="Cauris Cosmetics" w:date="2023-10-27T17:58:00Z">
                <w:r w:rsidDel="00FA173A">
                  <w:rPr>
                    <w:rFonts w:asciiTheme="minorHAnsi" w:hAnsiTheme="minorHAnsi"/>
                    <w:bCs/>
                    <w:color w:val="000000" w:themeColor="text1"/>
                    <w:szCs w:val="18"/>
                  </w:rPr>
                  <w:delText>10/50/20/90</w:delText>
                </w:r>
              </w:del>
            </w:ins>
          </w:p>
        </w:tc>
        <w:tc>
          <w:tcPr>
            <w:tcW w:w="444" w:type="pct"/>
            <w:vMerge w:val="restart"/>
            <w:tcBorders>
              <w:top w:val="single" w:sz="4" w:space="0" w:color="auto"/>
              <w:left w:val="single" w:sz="4" w:space="0" w:color="auto"/>
              <w:right w:val="single" w:sz="4" w:space="0" w:color="auto"/>
            </w:tcBorders>
            <w:vAlign w:val="center"/>
            <w:hideMark/>
          </w:tcPr>
          <w:p w14:paraId="26C8F60A" w14:textId="698ECA10" w:rsidR="00561D9D" w:rsidDel="00FA173A" w:rsidRDefault="00561D9D" w:rsidP="00D27EF1">
            <w:pPr>
              <w:rPr>
                <w:ins w:id="8371" w:author="Dr Mamadou SANOGO" w:date="2023-10-26T15:54:00Z"/>
                <w:del w:id="8372" w:author="Cauris Cosmetics" w:date="2023-10-27T17:58:00Z"/>
              </w:rPr>
            </w:pPr>
            <w:ins w:id="8373" w:author="Dr Mamadou SANOGO" w:date="2023-10-26T15:54:00Z">
              <w:del w:id="8374"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0693983B" w14:textId="37DA97BA" w:rsidR="00561D9D" w:rsidDel="00FA173A" w:rsidRDefault="00561D9D" w:rsidP="00D27EF1">
            <w:pPr>
              <w:rPr>
                <w:ins w:id="8375" w:author="Dr Mamadou SANOGO" w:date="2023-10-26T15:54:00Z"/>
                <w:del w:id="8376" w:author="Cauris Cosmetics" w:date="2023-10-27T17:58:00Z"/>
              </w:rPr>
            </w:pPr>
            <w:ins w:id="8377" w:author="Dr Mamadou SANOGO" w:date="2023-10-26T15:54:00Z">
              <w:del w:id="8378"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A956AFA" w14:textId="6A6D04C7" w:rsidTr="00D27EF1">
        <w:trPr>
          <w:cantSplit/>
          <w:trHeight w:val="363"/>
          <w:jc w:val="center"/>
          <w:ins w:id="8379" w:author="Dr Mamadou SANOGO" w:date="2023-10-26T15:54:00Z"/>
          <w:del w:id="8380" w:author="Cauris Cosmetics" w:date="2023-10-27T17:58:00Z"/>
        </w:trPr>
        <w:tc>
          <w:tcPr>
            <w:tcW w:w="948" w:type="pct"/>
            <w:vMerge/>
            <w:tcBorders>
              <w:left w:val="single" w:sz="4" w:space="0" w:color="auto"/>
              <w:right w:val="single" w:sz="4" w:space="0" w:color="auto"/>
            </w:tcBorders>
            <w:vAlign w:val="center"/>
          </w:tcPr>
          <w:p w14:paraId="2DD87379" w14:textId="65F59A4B" w:rsidR="00561D9D" w:rsidRPr="00807E53" w:rsidDel="00FA173A" w:rsidRDefault="00561D9D" w:rsidP="00D27EF1">
            <w:pPr>
              <w:rPr>
                <w:ins w:id="8381" w:author="Dr Mamadou SANOGO" w:date="2023-10-26T15:54:00Z"/>
                <w:del w:id="8382"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63D2B468" w14:textId="1A2D208A" w:rsidR="00561D9D" w:rsidDel="00FA173A" w:rsidRDefault="00561D9D" w:rsidP="00D27EF1">
            <w:pPr>
              <w:jc w:val="center"/>
              <w:rPr>
                <w:ins w:id="8383" w:author="Dr Mamadou SANOGO" w:date="2023-10-26T15:54:00Z"/>
                <w:del w:id="8384"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255FF69D" w14:textId="50461A2F" w:rsidR="00561D9D" w:rsidRPr="00325280" w:rsidDel="00FA173A" w:rsidRDefault="00561D9D" w:rsidP="00D27EF1">
            <w:pPr>
              <w:tabs>
                <w:tab w:val="left" w:pos="567"/>
                <w:tab w:val="left" w:pos="1276"/>
                <w:tab w:val="left" w:pos="2127"/>
              </w:tabs>
              <w:spacing w:before="100"/>
              <w:rPr>
                <w:ins w:id="8385" w:author="Dr Mamadou SANOGO" w:date="2023-10-26T15:54:00Z"/>
                <w:del w:id="8386"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3C9D0317" w:rsidR="00561D9D" w:rsidRPr="004261F0" w:rsidDel="00FA173A" w:rsidRDefault="00561D9D" w:rsidP="00D27EF1">
            <w:pPr>
              <w:tabs>
                <w:tab w:val="left" w:pos="567"/>
                <w:tab w:val="left" w:pos="1276"/>
                <w:tab w:val="left" w:pos="2127"/>
              </w:tabs>
              <w:spacing w:before="100"/>
              <w:rPr>
                <w:ins w:id="8387" w:author="Dr Mamadou SANOGO" w:date="2023-10-26T15:54:00Z"/>
                <w:del w:id="8388" w:author="Cauris Cosmetics" w:date="2023-10-27T17:58:00Z"/>
                <w:rFonts w:asciiTheme="minorHAnsi" w:hAnsiTheme="minorHAnsi"/>
                <w:bCs/>
                <w:color w:val="000000" w:themeColor="text1"/>
                <w:szCs w:val="18"/>
              </w:rPr>
            </w:pPr>
            <w:ins w:id="8389" w:author="Dr Mamadou SANOGO" w:date="2023-10-26T15:54:00Z">
              <w:del w:id="8390" w:author="Cauris Cosmetics" w:date="2023-10-27T17:58:00Z">
                <w:r w:rsidRPr="004261F0" w:rsidDel="00FA173A">
                  <w:rPr>
                    <w:rFonts w:asciiTheme="minorHAnsi" w:hAnsiTheme="minorHAnsi"/>
                    <w:bCs/>
                    <w:color w:val="000000" w:themeColor="text1"/>
                    <w:szCs w:val="18"/>
                  </w:rPr>
                  <w:delText>Stage de prise en charg</w:delText>
                </w:r>
                <w:r w:rsidDel="00FA173A">
                  <w:rPr>
                    <w:rFonts w:asciiTheme="minorHAnsi" w:hAnsiTheme="minorHAnsi"/>
                    <w:bCs/>
                    <w:color w:val="000000" w:themeColor="text1"/>
                    <w:szCs w:val="18"/>
                  </w:rPr>
                  <w:delText xml:space="preserve">e des pathologies gynécologiques et </w:delText>
                </w:r>
                <w:r w:rsidRPr="004261F0" w:rsidDel="00FA173A">
                  <w:rPr>
                    <w:rFonts w:asciiTheme="minorHAnsi" w:hAnsiTheme="minorHAnsi"/>
                    <w:bCs/>
                    <w:color w:val="000000" w:themeColor="text1"/>
                    <w:szCs w:val="18"/>
                  </w:rPr>
                  <w:delText>obstétricale</w:delText>
                </w:r>
                <w:r w:rsidDel="00FA173A">
                  <w:rPr>
                    <w:rFonts w:asciiTheme="minorHAnsi" w:hAnsiTheme="minorHAnsi"/>
                    <w:bCs/>
                    <w:color w:val="000000" w:themeColor="text1"/>
                    <w:szCs w:val="18"/>
                  </w:rPr>
                  <w:delText>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17428F51" w:rsidR="00561D9D" w:rsidDel="00FA173A" w:rsidRDefault="00561D9D" w:rsidP="00D27EF1">
            <w:pPr>
              <w:tabs>
                <w:tab w:val="left" w:pos="567"/>
                <w:tab w:val="left" w:pos="1276"/>
                <w:tab w:val="left" w:pos="2127"/>
              </w:tabs>
              <w:spacing w:before="100"/>
              <w:jc w:val="center"/>
              <w:rPr>
                <w:ins w:id="8391" w:author="Dr Mamadou SANOGO" w:date="2023-10-26T15:54:00Z"/>
                <w:del w:id="8392" w:author="Cauris Cosmetics" w:date="2023-10-27T17:58:00Z"/>
                <w:rFonts w:asciiTheme="minorHAnsi" w:hAnsiTheme="minorHAnsi"/>
                <w:bCs/>
                <w:color w:val="000000" w:themeColor="text1"/>
                <w:szCs w:val="18"/>
              </w:rPr>
            </w:pPr>
            <w:ins w:id="8393" w:author="Dr Mamadou SANOGO" w:date="2023-10-26T15:54:00Z">
              <w:del w:id="8394"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right w:val="single" w:sz="4" w:space="0" w:color="auto"/>
            </w:tcBorders>
            <w:vAlign w:val="center"/>
          </w:tcPr>
          <w:p w14:paraId="52A3E466" w14:textId="6F80E16D" w:rsidR="00561D9D" w:rsidDel="00FA173A" w:rsidRDefault="00561D9D" w:rsidP="00D27EF1">
            <w:pPr>
              <w:tabs>
                <w:tab w:val="left" w:pos="567"/>
                <w:tab w:val="left" w:pos="1276"/>
                <w:tab w:val="left" w:pos="2127"/>
              </w:tabs>
              <w:spacing w:before="100"/>
              <w:jc w:val="center"/>
              <w:rPr>
                <w:ins w:id="8395" w:author="Dr Mamadou SANOGO" w:date="2023-10-26T15:54:00Z"/>
                <w:del w:id="8396"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47DEDD3" w14:textId="3E550BFB" w:rsidR="00561D9D" w:rsidRPr="003F087C" w:rsidDel="00FA173A" w:rsidRDefault="00561D9D" w:rsidP="00D27EF1">
            <w:pPr>
              <w:rPr>
                <w:ins w:id="8397" w:author="Dr Mamadou SANOGO" w:date="2023-10-26T15:54:00Z"/>
                <w:del w:id="8398"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1E19B084" w14:textId="5FB97FE9" w:rsidR="00561D9D" w:rsidRPr="002A624B" w:rsidDel="00FA173A" w:rsidRDefault="00561D9D" w:rsidP="00D27EF1">
            <w:pPr>
              <w:rPr>
                <w:ins w:id="8399" w:author="Dr Mamadou SANOGO" w:date="2023-10-26T15:54:00Z"/>
                <w:del w:id="8400" w:author="Cauris Cosmetics" w:date="2023-10-27T17:58:00Z"/>
                <w:rFonts w:asciiTheme="minorHAnsi" w:hAnsiTheme="minorHAnsi"/>
                <w:bCs/>
                <w:i/>
                <w:color w:val="000000" w:themeColor="text1"/>
                <w:sz w:val="16"/>
                <w:szCs w:val="16"/>
              </w:rPr>
            </w:pPr>
          </w:p>
        </w:tc>
      </w:tr>
      <w:tr w:rsidR="00561D9D" w:rsidDel="00FA173A" w14:paraId="12A9FBFF" w14:textId="371F62FA" w:rsidTr="00D27EF1">
        <w:trPr>
          <w:cantSplit/>
          <w:trHeight w:val="776"/>
          <w:jc w:val="center"/>
          <w:ins w:id="8401" w:author="Dr Mamadou SANOGO" w:date="2023-10-26T15:54:00Z"/>
          <w:del w:id="8402" w:author="Cauris Cosmetics" w:date="2023-10-27T17:58:00Z"/>
        </w:trPr>
        <w:tc>
          <w:tcPr>
            <w:tcW w:w="948" w:type="pct"/>
            <w:vMerge/>
            <w:tcBorders>
              <w:left w:val="single" w:sz="4" w:space="0" w:color="auto"/>
              <w:bottom w:val="single" w:sz="4" w:space="0" w:color="auto"/>
              <w:right w:val="single" w:sz="4" w:space="0" w:color="auto"/>
            </w:tcBorders>
            <w:vAlign w:val="center"/>
          </w:tcPr>
          <w:p w14:paraId="3135ED69" w14:textId="735D3F26" w:rsidR="00561D9D" w:rsidRPr="00807E53" w:rsidDel="00FA173A" w:rsidRDefault="00561D9D" w:rsidP="00D27EF1">
            <w:pPr>
              <w:rPr>
                <w:ins w:id="8403" w:author="Dr Mamadou SANOGO" w:date="2023-10-26T15:54:00Z"/>
                <w:del w:id="8404"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7CE1A0E5" w14:textId="5B4C947B" w:rsidR="00561D9D" w:rsidDel="00FA173A" w:rsidRDefault="00561D9D" w:rsidP="00D27EF1">
            <w:pPr>
              <w:jc w:val="center"/>
              <w:rPr>
                <w:ins w:id="8405" w:author="Dr Mamadou SANOGO" w:date="2023-10-26T15:54:00Z"/>
                <w:del w:id="8406"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76E66387" w14:textId="23E9204E" w:rsidR="00561D9D" w:rsidRPr="00325280" w:rsidDel="00FA173A" w:rsidRDefault="00561D9D" w:rsidP="00D27EF1">
            <w:pPr>
              <w:tabs>
                <w:tab w:val="left" w:pos="567"/>
                <w:tab w:val="left" w:pos="1276"/>
                <w:tab w:val="left" w:pos="2127"/>
              </w:tabs>
              <w:spacing w:before="100"/>
              <w:rPr>
                <w:ins w:id="8407" w:author="Dr Mamadou SANOGO" w:date="2023-10-26T15:54:00Z"/>
                <w:del w:id="8408"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44A58338" w:rsidR="00561D9D" w:rsidRPr="004261F0" w:rsidDel="00FA173A" w:rsidRDefault="00561D9D" w:rsidP="00D27EF1">
            <w:pPr>
              <w:tabs>
                <w:tab w:val="left" w:pos="567"/>
                <w:tab w:val="left" w:pos="1276"/>
                <w:tab w:val="left" w:pos="2127"/>
              </w:tabs>
              <w:spacing w:before="100"/>
              <w:rPr>
                <w:ins w:id="8409" w:author="Dr Mamadou SANOGO" w:date="2023-10-26T15:54:00Z"/>
                <w:del w:id="8410" w:author="Cauris Cosmetics" w:date="2023-10-27T17:58:00Z"/>
                <w:rFonts w:asciiTheme="minorHAnsi" w:hAnsiTheme="minorHAnsi"/>
                <w:bCs/>
                <w:color w:val="000000" w:themeColor="text1"/>
                <w:szCs w:val="18"/>
              </w:rPr>
            </w:pPr>
            <w:ins w:id="8411" w:author="Dr Mamadou SANOGO" w:date="2023-10-26T15:54:00Z">
              <w:del w:id="8412" w:author="Cauris Cosmetics" w:date="2023-10-27T17:58:00Z">
                <w:r w:rsidRPr="004261F0" w:rsidDel="00FA173A">
                  <w:rPr>
                    <w:rFonts w:asciiTheme="minorHAnsi" w:hAnsiTheme="minorHAnsi"/>
                    <w:bCs/>
                    <w:color w:val="000000" w:themeColor="text1"/>
                    <w:szCs w:val="18"/>
                  </w:rPr>
                  <w:delText xml:space="preserve">Urgences obstétricales et néonatales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6F3F8B82" w:rsidR="00561D9D" w:rsidDel="00FA173A" w:rsidRDefault="00561D9D" w:rsidP="00D27EF1">
            <w:pPr>
              <w:tabs>
                <w:tab w:val="left" w:pos="567"/>
                <w:tab w:val="left" w:pos="1276"/>
                <w:tab w:val="left" w:pos="2127"/>
              </w:tabs>
              <w:spacing w:before="100"/>
              <w:jc w:val="center"/>
              <w:rPr>
                <w:ins w:id="8413" w:author="Dr Mamadou SANOGO" w:date="2023-10-26T15:54:00Z"/>
                <w:del w:id="8414" w:author="Cauris Cosmetics" w:date="2023-10-27T17:58:00Z"/>
                <w:rFonts w:asciiTheme="minorHAnsi" w:hAnsiTheme="minorHAnsi"/>
                <w:bCs/>
                <w:color w:val="000000" w:themeColor="text1"/>
                <w:szCs w:val="18"/>
              </w:rPr>
            </w:pPr>
            <w:ins w:id="8415" w:author="Dr Mamadou SANOGO" w:date="2023-10-26T15:54:00Z">
              <w:del w:id="8416"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bottom w:val="single" w:sz="4" w:space="0" w:color="auto"/>
              <w:right w:val="single" w:sz="4" w:space="0" w:color="auto"/>
            </w:tcBorders>
            <w:vAlign w:val="center"/>
          </w:tcPr>
          <w:p w14:paraId="5DED18C9" w14:textId="73D7F45B" w:rsidR="00561D9D" w:rsidDel="00FA173A" w:rsidRDefault="00561D9D" w:rsidP="00D27EF1">
            <w:pPr>
              <w:tabs>
                <w:tab w:val="left" w:pos="567"/>
                <w:tab w:val="left" w:pos="1276"/>
                <w:tab w:val="left" w:pos="2127"/>
              </w:tabs>
              <w:spacing w:before="100"/>
              <w:jc w:val="center"/>
              <w:rPr>
                <w:ins w:id="8417" w:author="Dr Mamadou SANOGO" w:date="2023-10-26T15:54:00Z"/>
                <w:del w:id="8418"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6BDCCC0E" w14:textId="3EC64A42" w:rsidR="00561D9D" w:rsidRPr="003F087C" w:rsidDel="00FA173A" w:rsidRDefault="00561D9D" w:rsidP="00D27EF1">
            <w:pPr>
              <w:rPr>
                <w:ins w:id="8419" w:author="Dr Mamadou SANOGO" w:date="2023-10-26T15:54:00Z"/>
                <w:del w:id="8420"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108D2AA7" w14:textId="581BA1EA" w:rsidR="00561D9D" w:rsidRPr="002A624B" w:rsidDel="00FA173A" w:rsidRDefault="00561D9D" w:rsidP="00D27EF1">
            <w:pPr>
              <w:rPr>
                <w:ins w:id="8421" w:author="Dr Mamadou SANOGO" w:date="2023-10-26T15:54:00Z"/>
                <w:del w:id="8422" w:author="Cauris Cosmetics" w:date="2023-10-27T17:58:00Z"/>
                <w:rFonts w:asciiTheme="minorHAnsi" w:hAnsiTheme="minorHAnsi"/>
                <w:bCs/>
                <w:i/>
                <w:color w:val="000000" w:themeColor="text1"/>
                <w:sz w:val="16"/>
                <w:szCs w:val="16"/>
              </w:rPr>
            </w:pPr>
          </w:p>
        </w:tc>
      </w:tr>
      <w:tr w:rsidR="00561D9D" w:rsidDel="00FA173A" w14:paraId="0F5FD74F" w14:textId="66060BC3" w:rsidTr="00D27EF1">
        <w:trPr>
          <w:cantSplit/>
          <w:trHeight w:val="1544"/>
          <w:jc w:val="center"/>
          <w:ins w:id="8423" w:author="Dr Mamadou SANOGO" w:date="2023-10-26T15:54:00Z"/>
          <w:del w:id="8424"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1E352960" w14:textId="4A24E9E9" w:rsidR="00561D9D" w:rsidRPr="00A425BB" w:rsidDel="00FA173A" w:rsidRDefault="00561D9D" w:rsidP="00D27EF1">
            <w:pPr>
              <w:rPr>
                <w:ins w:id="8425" w:author="Dr Mamadou SANOGO" w:date="2023-10-26T15:54:00Z"/>
                <w:del w:id="8426" w:author="Cauris Cosmetics" w:date="2023-10-27T17:58:00Z"/>
                <w:rFonts w:asciiTheme="minorHAnsi" w:hAnsiTheme="minorHAnsi"/>
                <w:b/>
                <w:color w:val="000000" w:themeColor="text1"/>
              </w:rPr>
            </w:pPr>
          </w:p>
          <w:p w14:paraId="78810324" w14:textId="5489B6DF" w:rsidR="00561D9D" w:rsidDel="00FA173A" w:rsidRDefault="00561D9D" w:rsidP="00D27EF1">
            <w:pPr>
              <w:rPr>
                <w:ins w:id="8427" w:author="Dr Mamadou SANOGO" w:date="2023-10-26T15:54:00Z"/>
                <w:del w:id="8428" w:author="Cauris Cosmetics" w:date="2023-10-27T17:58:00Z"/>
                <w:rFonts w:asciiTheme="minorHAnsi" w:hAnsiTheme="minorHAnsi"/>
                <w:b/>
                <w:color w:val="000000" w:themeColor="text1"/>
              </w:rPr>
            </w:pPr>
            <w:ins w:id="8429" w:author="Dr Mamadou SANOGO" w:date="2023-10-26T15:54:00Z">
              <w:del w:id="8430" w:author="Cauris Cosmetics" w:date="2023-10-27T17:58:00Z">
                <w:r w:rsidDel="00FA173A">
                  <w:rPr>
                    <w:rFonts w:asciiTheme="minorHAnsi" w:hAnsiTheme="minorHAnsi"/>
                    <w:b/>
                    <w:color w:val="000000" w:themeColor="text1"/>
                  </w:rPr>
                  <w:delText>MGO234</w:delText>
                </w:r>
                <w:r w:rsidRPr="002820AE" w:rsidDel="00FA173A">
                  <w:rPr>
                    <w:rFonts w:asciiTheme="minorHAnsi" w:hAnsiTheme="minorHAnsi"/>
                    <w:b/>
                    <w:color w:val="000000" w:themeColor="text1"/>
                  </w:rPr>
                  <w:delText xml:space="preserve"> </w:delText>
                </w:r>
              </w:del>
            </w:ins>
          </w:p>
          <w:p w14:paraId="08626FEC" w14:textId="31BCB266" w:rsidR="00561D9D" w:rsidRPr="00A425BB" w:rsidDel="00FA173A" w:rsidRDefault="00561D9D" w:rsidP="00D27EF1">
            <w:pPr>
              <w:rPr>
                <w:ins w:id="8431" w:author="Dr Mamadou SANOGO" w:date="2023-10-26T15:54:00Z"/>
                <w:del w:id="8432" w:author="Cauris Cosmetics" w:date="2023-10-27T17:58:00Z"/>
                <w:rFonts w:asciiTheme="minorHAnsi" w:hAnsiTheme="minorHAnsi"/>
                <w:b/>
                <w:color w:val="000000" w:themeColor="text1"/>
              </w:rPr>
            </w:pPr>
            <w:ins w:id="8433" w:author="Dr Mamadou SANOGO" w:date="2023-10-26T15:54:00Z">
              <w:del w:id="8434" w:author="Cauris Cosmetics" w:date="2023-10-27T17:58:00Z">
                <w:r w:rsidRPr="00F238D2" w:rsidDel="00FA173A">
                  <w:rPr>
                    <w:rFonts w:asciiTheme="minorHAnsi" w:hAnsiTheme="minorHAnsi"/>
                    <w:b/>
                    <w:color w:val="000000" w:themeColor="text1"/>
                  </w:rPr>
                  <w:delText xml:space="preserve">Santé reproductive du nouveau-né </w:delText>
                </w:r>
              </w:del>
            </w:ins>
          </w:p>
        </w:tc>
        <w:tc>
          <w:tcPr>
            <w:tcW w:w="316" w:type="pct"/>
            <w:vMerge w:val="restart"/>
            <w:tcBorders>
              <w:top w:val="single" w:sz="4" w:space="0" w:color="auto"/>
              <w:left w:val="single" w:sz="4" w:space="0" w:color="auto"/>
              <w:right w:val="single" w:sz="4" w:space="0" w:color="auto"/>
            </w:tcBorders>
            <w:vAlign w:val="center"/>
            <w:hideMark/>
          </w:tcPr>
          <w:p w14:paraId="436C5D51" w14:textId="4A44D30A" w:rsidR="00561D9D" w:rsidRPr="00325280" w:rsidDel="00FA173A" w:rsidRDefault="00561D9D" w:rsidP="00D27EF1">
            <w:pPr>
              <w:jc w:val="center"/>
              <w:rPr>
                <w:ins w:id="8435" w:author="Dr Mamadou SANOGO" w:date="2023-10-26T15:54:00Z"/>
                <w:del w:id="8436" w:author="Cauris Cosmetics" w:date="2023-10-27T17:58:00Z"/>
                <w:rFonts w:asciiTheme="minorHAnsi" w:hAnsiTheme="minorHAnsi"/>
                <w:b/>
                <w:color w:val="000000" w:themeColor="text1"/>
              </w:rPr>
            </w:pPr>
            <w:ins w:id="8437" w:author="Dr Mamadou SANOGO" w:date="2023-10-26T15:54:00Z">
              <w:del w:id="8438"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hideMark/>
          </w:tcPr>
          <w:p w14:paraId="2F44C930" w14:textId="6BDC7B17" w:rsidR="00561D9D" w:rsidRPr="00D03EC1" w:rsidDel="00FA173A" w:rsidRDefault="00561D9D" w:rsidP="00D27EF1">
            <w:pPr>
              <w:tabs>
                <w:tab w:val="left" w:pos="567"/>
                <w:tab w:val="left" w:pos="1276"/>
                <w:tab w:val="left" w:pos="2127"/>
              </w:tabs>
              <w:spacing w:before="100"/>
              <w:rPr>
                <w:ins w:id="8439" w:author="Dr Mamadou SANOGO" w:date="2023-10-26T15:54:00Z"/>
                <w:del w:id="8440" w:author="Cauris Cosmetics" w:date="2023-10-27T17:58:00Z"/>
                <w:rFonts w:asciiTheme="minorHAnsi" w:hAnsiTheme="minorHAnsi"/>
                <w:bCs/>
                <w:color w:val="000000" w:themeColor="text1"/>
                <w:sz w:val="18"/>
                <w:szCs w:val="18"/>
              </w:rPr>
            </w:pPr>
            <w:ins w:id="8441" w:author="Dr Mamadou SANOGO" w:date="2023-10-26T15:54:00Z">
              <w:del w:id="8442" w:author="Cauris Cosmetics" w:date="2023-10-27T17:58:00Z">
                <w:r w:rsidRPr="00D03EC1"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7CE70B54" w14:textId="19A902AB" w:rsidR="00561D9D" w:rsidDel="00FA173A" w:rsidRDefault="00561D9D" w:rsidP="00D27EF1">
            <w:pPr>
              <w:tabs>
                <w:tab w:val="left" w:pos="567"/>
                <w:tab w:val="left" w:pos="1276"/>
                <w:tab w:val="left" w:pos="2127"/>
              </w:tabs>
              <w:spacing w:before="100"/>
              <w:rPr>
                <w:ins w:id="8443" w:author="Dr Mamadou SANOGO" w:date="2023-10-26T15:54:00Z"/>
                <w:del w:id="8444" w:author="Cauris Cosmetics" w:date="2023-10-27T17:58:00Z"/>
                <w:rFonts w:asciiTheme="minorHAnsi" w:hAnsiTheme="minorHAnsi"/>
                <w:bCs/>
                <w:color w:val="000000" w:themeColor="text1"/>
                <w:sz w:val="18"/>
                <w:szCs w:val="18"/>
              </w:rPr>
            </w:pPr>
            <w:ins w:id="8445" w:author="Dr Mamadou SANOGO" w:date="2023-10-26T15:54:00Z">
              <w:del w:id="8446" w:author="Cauris Cosmetics" w:date="2023-10-27T17:58:00Z">
                <w:r w:rsidDel="00FA173A">
                  <w:rPr>
                    <w:rFonts w:asciiTheme="minorHAnsi" w:hAnsiTheme="minorHAnsi"/>
                    <w:bCs/>
                    <w:color w:val="000000" w:themeColor="text1"/>
                    <w:sz w:val="18"/>
                    <w:szCs w:val="18"/>
                  </w:rPr>
                  <w:delText>Prodiguer des soins obstétricaux et néonataux d’urgence</w:delText>
                </w:r>
              </w:del>
            </w:ins>
          </w:p>
          <w:p w14:paraId="46AA8E00" w14:textId="6F98258A" w:rsidR="00561D9D" w:rsidRPr="00325280" w:rsidDel="00FA173A" w:rsidRDefault="00561D9D" w:rsidP="00D27EF1">
            <w:pPr>
              <w:tabs>
                <w:tab w:val="left" w:pos="567"/>
                <w:tab w:val="left" w:pos="1276"/>
                <w:tab w:val="left" w:pos="2127"/>
              </w:tabs>
              <w:spacing w:before="100"/>
              <w:rPr>
                <w:ins w:id="8447" w:author="Dr Mamadou SANOGO" w:date="2023-10-26T15:54:00Z"/>
                <w:del w:id="8448" w:author="Cauris Cosmetics" w:date="2023-10-27T17:58:00Z"/>
                <w:rFonts w:asciiTheme="minorHAnsi" w:hAnsiTheme="minorHAnsi"/>
                <w:bCs/>
                <w:color w:val="000000" w:themeColor="text1"/>
                <w:sz w:val="18"/>
                <w:szCs w:val="18"/>
              </w:rPr>
            </w:pPr>
            <w:ins w:id="8449" w:author="Dr Mamadou SANOGO" w:date="2023-10-26T15:54:00Z">
              <w:del w:id="8450" w:author="Cauris Cosmetics" w:date="2023-10-27T17:58:00Z">
                <w:r w:rsidDel="00FA173A">
                  <w:rPr>
                    <w:rFonts w:asciiTheme="minorHAnsi" w:hAnsiTheme="minorHAnsi"/>
                    <w:bCs/>
                    <w:color w:val="000000" w:themeColor="text1"/>
                    <w:sz w:val="18"/>
                    <w:szCs w:val="18"/>
                  </w:rPr>
                  <w:delText xml:space="preserve">Prévenir les affections </w:delText>
                </w:r>
                <w:r w:rsidRPr="00AD1C05" w:rsidDel="00FA173A">
                  <w:rPr>
                    <w:rFonts w:asciiTheme="minorHAnsi" w:hAnsiTheme="minorHAnsi"/>
                    <w:bCs/>
                    <w:color w:val="000000" w:themeColor="text1"/>
                    <w:sz w:val="18"/>
                    <w:szCs w:val="18"/>
                  </w:rPr>
                  <w:delText>gynécologiques et</w:delText>
                </w:r>
                <w:r w:rsidDel="00FA173A">
                  <w:rPr>
                    <w:rFonts w:asciiTheme="minorHAnsi" w:hAnsiTheme="minorHAnsi"/>
                    <w:bCs/>
                    <w:color w:val="000000" w:themeColor="text1"/>
                    <w:sz w:val="18"/>
                    <w:szCs w:val="18"/>
                  </w:rPr>
                  <w:delText xml:space="preserve"> obstétricales courantes</w:delText>
                </w:r>
              </w:del>
            </w:ins>
          </w:p>
        </w:tc>
        <w:tc>
          <w:tcPr>
            <w:tcW w:w="823" w:type="pct"/>
            <w:tcBorders>
              <w:top w:val="single" w:sz="4" w:space="0" w:color="auto"/>
              <w:left w:val="single" w:sz="4" w:space="0" w:color="auto"/>
              <w:bottom w:val="single" w:sz="4" w:space="0" w:color="auto"/>
              <w:right w:val="single" w:sz="4" w:space="0" w:color="auto"/>
            </w:tcBorders>
            <w:hideMark/>
          </w:tcPr>
          <w:p w14:paraId="181672D7" w14:textId="01CDA521" w:rsidR="00561D9D" w:rsidRPr="00F238D2" w:rsidDel="00FA173A" w:rsidRDefault="00561D9D" w:rsidP="00D27EF1">
            <w:pPr>
              <w:tabs>
                <w:tab w:val="left" w:pos="567"/>
                <w:tab w:val="left" w:pos="1276"/>
                <w:tab w:val="left" w:pos="2127"/>
              </w:tabs>
              <w:spacing w:before="100"/>
              <w:rPr>
                <w:ins w:id="8451" w:author="Dr Mamadou SANOGO" w:date="2023-10-26T15:54:00Z"/>
                <w:del w:id="8452" w:author="Cauris Cosmetics" w:date="2023-10-27T17:58:00Z"/>
                <w:rFonts w:asciiTheme="minorHAnsi" w:hAnsiTheme="minorHAnsi"/>
                <w:bCs/>
                <w:color w:val="000000" w:themeColor="text1"/>
                <w:szCs w:val="18"/>
              </w:rPr>
            </w:pPr>
            <w:ins w:id="8453" w:author="Dr Mamadou SANOGO" w:date="2023-10-26T15:54:00Z">
              <w:del w:id="8454" w:author="Cauris Cosmetics" w:date="2023-10-27T17:58:00Z">
                <w:r w:rsidRPr="00F238D2" w:rsidDel="00FA173A">
                  <w:rPr>
                    <w:rFonts w:asciiTheme="minorHAnsi" w:hAnsiTheme="minorHAnsi"/>
                    <w:bCs/>
                    <w:color w:val="000000" w:themeColor="text1"/>
                    <w:szCs w:val="18"/>
                  </w:rPr>
                  <w:delText>Prise en charge des pathologies du nouveau-né</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68753795" w:rsidR="00561D9D" w:rsidRPr="00325280" w:rsidDel="00FA173A" w:rsidRDefault="00561D9D" w:rsidP="00D27EF1">
            <w:pPr>
              <w:tabs>
                <w:tab w:val="left" w:pos="567"/>
                <w:tab w:val="left" w:pos="1276"/>
                <w:tab w:val="left" w:pos="2127"/>
              </w:tabs>
              <w:spacing w:before="100"/>
              <w:jc w:val="center"/>
              <w:rPr>
                <w:ins w:id="8455" w:author="Dr Mamadou SANOGO" w:date="2023-10-26T15:54:00Z"/>
                <w:del w:id="8456" w:author="Cauris Cosmetics" w:date="2023-10-27T17:58:00Z"/>
                <w:rFonts w:asciiTheme="minorHAnsi" w:hAnsiTheme="minorHAnsi"/>
                <w:bCs/>
                <w:color w:val="000000" w:themeColor="text1"/>
                <w:szCs w:val="18"/>
              </w:rPr>
            </w:pPr>
            <w:ins w:id="8457" w:author="Dr Mamadou SANOGO" w:date="2023-10-26T15:54:00Z">
              <w:del w:id="8458"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F6DA34F" w14:textId="21EB7E87" w:rsidR="00561D9D" w:rsidRPr="00325280" w:rsidDel="00FA173A" w:rsidRDefault="00561D9D" w:rsidP="00D27EF1">
            <w:pPr>
              <w:tabs>
                <w:tab w:val="left" w:pos="567"/>
                <w:tab w:val="left" w:pos="1276"/>
                <w:tab w:val="left" w:pos="2127"/>
              </w:tabs>
              <w:spacing w:before="100"/>
              <w:jc w:val="center"/>
              <w:rPr>
                <w:ins w:id="8459" w:author="Dr Mamadou SANOGO" w:date="2023-10-26T15:54:00Z"/>
                <w:del w:id="8460" w:author="Cauris Cosmetics" w:date="2023-10-27T17:58:00Z"/>
                <w:rFonts w:asciiTheme="minorHAnsi" w:hAnsiTheme="minorHAnsi"/>
                <w:bCs/>
                <w:color w:val="000000" w:themeColor="text1"/>
                <w:szCs w:val="18"/>
              </w:rPr>
            </w:pPr>
            <w:ins w:id="8461" w:author="Dr Mamadou SANOGO" w:date="2023-10-26T15:54:00Z">
              <w:del w:id="8462" w:author="Cauris Cosmetics" w:date="2023-10-27T17:58:00Z">
                <w:r w:rsidDel="00FA173A">
                  <w:rPr>
                    <w:rFonts w:asciiTheme="minorHAnsi" w:hAnsiTheme="minorHAnsi"/>
                    <w:bCs/>
                    <w:color w:val="000000" w:themeColor="text1"/>
                    <w:szCs w:val="18"/>
                  </w:rPr>
                  <w:delText>00/40/2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1C1EEAEA" w14:textId="60C0FF19" w:rsidR="00561D9D" w:rsidDel="00FA173A" w:rsidRDefault="00561D9D" w:rsidP="00D27EF1">
            <w:pPr>
              <w:rPr>
                <w:ins w:id="8463" w:author="Dr Mamadou SANOGO" w:date="2023-10-26T15:54:00Z"/>
                <w:del w:id="8464" w:author="Cauris Cosmetics" w:date="2023-10-27T17:58:00Z"/>
              </w:rPr>
            </w:pPr>
            <w:ins w:id="8465" w:author="Dr Mamadou SANOGO" w:date="2023-10-26T15:54:00Z">
              <w:del w:id="8466"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6926C4FC" w14:textId="2007CB11" w:rsidR="00561D9D" w:rsidDel="00FA173A" w:rsidRDefault="00561D9D" w:rsidP="00D27EF1">
            <w:pPr>
              <w:rPr>
                <w:ins w:id="8467" w:author="Dr Mamadou SANOGO" w:date="2023-10-26T15:54:00Z"/>
                <w:del w:id="8468" w:author="Cauris Cosmetics" w:date="2023-10-27T17:58:00Z"/>
              </w:rPr>
            </w:pPr>
            <w:ins w:id="8469" w:author="Dr Mamadou SANOGO" w:date="2023-10-26T15:54:00Z">
              <w:del w:id="8470"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5F2744C" w14:textId="5B4754EF" w:rsidTr="00D27EF1">
        <w:trPr>
          <w:cantSplit/>
          <w:trHeight w:val="1267"/>
          <w:jc w:val="center"/>
          <w:ins w:id="8471" w:author="Dr Mamadou SANOGO" w:date="2023-10-26T15:54:00Z"/>
          <w:del w:id="8472" w:author="Cauris Cosmetics" w:date="2023-10-27T17:58:00Z"/>
        </w:trPr>
        <w:tc>
          <w:tcPr>
            <w:tcW w:w="948" w:type="pct"/>
            <w:vMerge/>
            <w:tcBorders>
              <w:left w:val="single" w:sz="4" w:space="0" w:color="auto"/>
              <w:right w:val="single" w:sz="4" w:space="0" w:color="auto"/>
            </w:tcBorders>
            <w:vAlign w:val="center"/>
          </w:tcPr>
          <w:p w14:paraId="6AD3AA6B" w14:textId="10FE27B6" w:rsidR="00561D9D" w:rsidRPr="00A425BB" w:rsidDel="00FA173A" w:rsidRDefault="00561D9D" w:rsidP="00D27EF1">
            <w:pPr>
              <w:rPr>
                <w:ins w:id="8473" w:author="Dr Mamadou SANOGO" w:date="2023-10-26T15:54:00Z"/>
                <w:del w:id="8474"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53DB7F7" w14:textId="01462BDD" w:rsidR="00561D9D" w:rsidRPr="00325280" w:rsidDel="00FA173A" w:rsidRDefault="00561D9D" w:rsidP="00D27EF1">
            <w:pPr>
              <w:jc w:val="center"/>
              <w:rPr>
                <w:ins w:id="8475" w:author="Dr Mamadou SANOGO" w:date="2023-10-26T15:54:00Z"/>
                <w:del w:id="8476"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BC76A8E" w14:textId="7C0D8058" w:rsidR="00561D9D" w:rsidRPr="00325280" w:rsidDel="00FA173A" w:rsidRDefault="00561D9D" w:rsidP="00D27EF1">
            <w:pPr>
              <w:tabs>
                <w:tab w:val="left" w:pos="567"/>
                <w:tab w:val="left" w:pos="1276"/>
                <w:tab w:val="left" w:pos="2127"/>
              </w:tabs>
              <w:spacing w:before="100"/>
              <w:rPr>
                <w:ins w:id="8477" w:author="Dr Mamadou SANOGO" w:date="2023-10-26T15:54:00Z"/>
                <w:del w:id="8478"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6C4F8BAC" w14:textId="325521C7" w:rsidR="00561D9D" w:rsidRPr="00F238D2" w:rsidDel="00FA173A" w:rsidRDefault="00561D9D" w:rsidP="00D27EF1">
            <w:pPr>
              <w:tabs>
                <w:tab w:val="left" w:pos="567"/>
                <w:tab w:val="left" w:pos="1276"/>
                <w:tab w:val="left" w:pos="2127"/>
              </w:tabs>
              <w:spacing w:before="100"/>
              <w:rPr>
                <w:ins w:id="8479" w:author="Dr Mamadou SANOGO" w:date="2023-10-26T15:54:00Z"/>
                <w:del w:id="8480" w:author="Cauris Cosmetics" w:date="2023-10-27T17:58:00Z"/>
                <w:rFonts w:asciiTheme="minorHAnsi" w:hAnsiTheme="minorHAnsi"/>
                <w:bCs/>
                <w:color w:val="000000" w:themeColor="text1"/>
                <w:szCs w:val="18"/>
              </w:rPr>
            </w:pPr>
            <w:ins w:id="8481" w:author="Dr Mamadou SANOGO" w:date="2023-10-26T15:54:00Z">
              <w:del w:id="8482" w:author="Cauris Cosmetics" w:date="2023-10-27T17:58:00Z">
                <w:r w:rsidRPr="00F238D2" w:rsidDel="00FA173A">
                  <w:rPr>
                    <w:rFonts w:asciiTheme="minorHAnsi" w:hAnsiTheme="minorHAnsi"/>
                    <w:bCs/>
                    <w:color w:val="000000" w:themeColor="text1"/>
                    <w:szCs w:val="18"/>
                  </w:rPr>
                  <w:delText>Stage  de prise en charge des pathologies du nouveau-né</w:delText>
                </w:r>
              </w:del>
            </w:ins>
          </w:p>
        </w:tc>
        <w:tc>
          <w:tcPr>
            <w:tcW w:w="316" w:type="pct"/>
            <w:tcBorders>
              <w:top w:val="single" w:sz="4" w:space="0" w:color="auto"/>
              <w:left w:val="single" w:sz="4" w:space="0" w:color="auto"/>
              <w:right w:val="single" w:sz="4" w:space="0" w:color="auto"/>
            </w:tcBorders>
            <w:vAlign w:val="center"/>
            <w:hideMark/>
          </w:tcPr>
          <w:p w14:paraId="42AE2744" w14:textId="4A9682CF" w:rsidR="00561D9D" w:rsidRPr="00325280" w:rsidDel="00FA173A" w:rsidRDefault="00561D9D" w:rsidP="00D27EF1">
            <w:pPr>
              <w:tabs>
                <w:tab w:val="left" w:pos="567"/>
                <w:tab w:val="left" w:pos="1276"/>
                <w:tab w:val="left" w:pos="2127"/>
              </w:tabs>
              <w:spacing w:before="100"/>
              <w:jc w:val="center"/>
              <w:rPr>
                <w:ins w:id="8483" w:author="Dr Mamadou SANOGO" w:date="2023-10-26T15:54:00Z"/>
                <w:del w:id="8484" w:author="Cauris Cosmetics" w:date="2023-10-27T17:58:00Z"/>
                <w:rFonts w:asciiTheme="minorHAnsi" w:hAnsiTheme="minorHAnsi"/>
                <w:bCs/>
                <w:color w:val="000000" w:themeColor="text1"/>
                <w:szCs w:val="18"/>
              </w:rPr>
            </w:pPr>
            <w:ins w:id="8485" w:author="Dr Mamadou SANOGO" w:date="2023-10-26T15:54:00Z">
              <w:del w:id="8486" w:author="Cauris Cosmetics" w:date="2023-10-27T17:58:00Z">
                <w:r w:rsidDel="00FA173A">
                  <w:rPr>
                    <w:rFonts w:asciiTheme="minorHAnsi" w:hAnsiTheme="minorHAnsi"/>
                    <w:bCs/>
                    <w:color w:val="000000" w:themeColor="text1"/>
                    <w:szCs w:val="18"/>
                  </w:rPr>
                  <w:delText>1</w:delText>
                </w:r>
              </w:del>
            </w:ins>
          </w:p>
          <w:p w14:paraId="2E253731" w14:textId="0B25294D" w:rsidR="00561D9D" w:rsidRPr="00325280" w:rsidDel="00FA173A" w:rsidRDefault="00561D9D" w:rsidP="00D27EF1">
            <w:pPr>
              <w:tabs>
                <w:tab w:val="left" w:pos="567"/>
                <w:tab w:val="left" w:pos="1276"/>
                <w:tab w:val="left" w:pos="2127"/>
              </w:tabs>
              <w:spacing w:before="100"/>
              <w:jc w:val="center"/>
              <w:rPr>
                <w:ins w:id="8487" w:author="Dr Mamadou SANOGO" w:date="2023-10-26T15:54:00Z"/>
                <w:del w:id="8488" w:author="Cauris Cosmetics" w:date="2023-10-27T17:58:00Z"/>
                <w:rFonts w:asciiTheme="minorHAnsi" w:hAnsiTheme="minorHAnsi"/>
                <w:bCs/>
                <w:color w:val="000000" w:themeColor="text1"/>
                <w:szCs w:val="18"/>
              </w:rPr>
            </w:pPr>
          </w:p>
        </w:tc>
        <w:tc>
          <w:tcPr>
            <w:tcW w:w="633" w:type="pct"/>
            <w:vMerge/>
            <w:tcBorders>
              <w:left w:val="single" w:sz="4" w:space="0" w:color="auto"/>
              <w:right w:val="single" w:sz="4" w:space="0" w:color="auto"/>
            </w:tcBorders>
            <w:vAlign w:val="center"/>
          </w:tcPr>
          <w:p w14:paraId="64C32452" w14:textId="2BAE2A3E" w:rsidR="00561D9D" w:rsidRPr="00325280" w:rsidDel="00FA173A" w:rsidRDefault="00561D9D" w:rsidP="00D27EF1">
            <w:pPr>
              <w:tabs>
                <w:tab w:val="left" w:pos="567"/>
                <w:tab w:val="left" w:pos="1276"/>
                <w:tab w:val="left" w:pos="2127"/>
              </w:tabs>
              <w:spacing w:before="100"/>
              <w:jc w:val="center"/>
              <w:rPr>
                <w:ins w:id="8489" w:author="Dr Mamadou SANOGO" w:date="2023-10-26T15:54:00Z"/>
                <w:del w:id="8490"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2D554F9B" w14:textId="53975A00" w:rsidR="00561D9D" w:rsidRPr="00325280" w:rsidDel="00FA173A" w:rsidRDefault="00561D9D" w:rsidP="00D27EF1">
            <w:pPr>
              <w:tabs>
                <w:tab w:val="left" w:pos="567"/>
                <w:tab w:val="left" w:pos="1276"/>
                <w:tab w:val="left" w:pos="2127"/>
              </w:tabs>
              <w:spacing w:before="100"/>
              <w:rPr>
                <w:ins w:id="8491" w:author="Dr Mamadou SANOGO" w:date="2023-10-26T15:54:00Z"/>
                <w:del w:id="8492"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3CDBC3C7" w14:textId="706484CB" w:rsidR="00561D9D" w:rsidRPr="00325280" w:rsidDel="00FA173A" w:rsidRDefault="00561D9D" w:rsidP="00D27EF1">
            <w:pPr>
              <w:tabs>
                <w:tab w:val="left" w:pos="567"/>
                <w:tab w:val="left" w:pos="1276"/>
                <w:tab w:val="left" w:pos="2127"/>
              </w:tabs>
              <w:spacing w:before="100"/>
              <w:rPr>
                <w:ins w:id="8493" w:author="Dr Mamadou SANOGO" w:date="2023-10-26T15:54:00Z"/>
                <w:del w:id="8494" w:author="Cauris Cosmetics" w:date="2023-10-27T17:58:00Z"/>
                <w:rFonts w:asciiTheme="minorHAnsi" w:hAnsiTheme="minorHAnsi"/>
                <w:bCs/>
                <w:i/>
                <w:color w:val="000000" w:themeColor="text1"/>
                <w:sz w:val="16"/>
                <w:szCs w:val="16"/>
              </w:rPr>
            </w:pPr>
          </w:p>
        </w:tc>
      </w:tr>
      <w:tr w:rsidR="00561D9D" w:rsidDel="00FA173A" w14:paraId="755A6625" w14:textId="3CA718D5" w:rsidTr="00D27EF1">
        <w:trPr>
          <w:cantSplit/>
          <w:trHeight w:val="204"/>
          <w:jc w:val="center"/>
          <w:ins w:id="8495" w:author="Dr Mamadou SANOGO" w:date="2023-10-26T15:54:00Z"/>
          <w:del w:id="8496" w:author="Cauris Cosmetics" w:date="2023-10-27T17:58:00Z"/>
        </w:trPr>
        <w:tc>
          <w:tcPr>
            <w:tcW w:w="948" w:type="pct"/>
            <w:vMerge/>
            <w:tcBorders>
              <w:left w:val="single" w:sz="4" w:space="0" w:color="auto"/>
              <w:right w:val="single" w:sz="4" w:space="0" w:color="auto"/>
            </w:tcBorders>
            <w:vAlign w:val="center"/>
          </w:tcPr>
          <w:p w14:paraId="51645AA1" w14:textId="5A9231F5" w:rsidR="00561D9D" w:rsidRPr="00A425BB" w:rsidDel="00FA173A" w:rsidRDefault="00561D9D" w:rsidP="00D27EF1">
            <w:pPr>
              <w:rPr>
                <w:ins w:id="8497" w:author="Dr Mamadou SANOGO" w:date="2023-10-26T15:54:00Z"/>
                <w:del w:id="8498"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1F5B639" w14:textId="35937BBE" w:rsidR="00561D9D" w:rsidRPr="00325280" w:rsidDel="00FA173A" w:rsidRDefault="00561D9D" w:rsidP="00D27EF1">
            <w:pPr>
              <w:jc w:val="center"/>
              <w:rPr>
                <w:ins w:id="8499" w:author="Dr Mamadou SANOGO" w:date="2023-10-26T15:54:00Z"/>
                <w:del w:id="8500"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1A5C531E" w14:textId="75FEE589" w:rsidR="00561D9D" w:rsidRPr="00325280" w:rsidDel="00FA173A" w:rsidRDefault="00561D9D" w:rsidP="00D27EF1">
            <w:pPr>
              <w:tabs>
                <w:tab w:val="left" w:pos="567"/>
                <w:tab w:val="left" w:pos="1276"/>
                <w:tab w:val="left" w:pos="2127"/>
              </w:tabs>
              <w:spacing w:before="100"/>
              <w:rPr>
                <w:ins w:id="8501" w:author="Dr Mamadou SANOGO" w:date="2023-10-26T15:54:00Z"/>
                <w:del w:id="8502"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tcPr>
          <w:p w14:paraId="62ED7865" w14:textId="2057D1BA" w:rsidR="00561D9D" w:rsidRPr="00F238D2" w:rsidDel="00FA173A" w:rsidRDefault="00561D9D" w:rsidP="00D27EF1">
            <w:pPr>
              <w:tabs>
                <w:tab w:val="left" w:pos="567"/>
                <w:tab w:val="left" w:pos="1276"/>
                <w:tab w:val="left" w:pos="2127"/>
              </w:tabs>
              <w:spacing w:before="100"/>
              <w:rPr>
                <w:ins w:id="8503" w:author="Dr Mamadou SANOGO" w:date="2023-10-26T15:54:00Z"/>
                <w:del w:id="8504" w:author="Cauris Cosmetics" w:date="2023-10-27T17:58:00Z"/>
                <w:rFonts w:asciiTheme="minorHAnsi" w:hAnsiTheme="minorHAnsi"/>
                <w:bCs/>
                <w:color w:val="000000" w:themeColor="text1"/>
                <w:szCs w:val="18"/>
              </w:rPr>
            </w:pPr>
            <w:ins w:id="8505" w:author="Dr Mamadou SANOGO" w:date="2023-10-26T15:54:00Z">
              <w:del w:id="8506" w:author="Cauris Cosmetics" w:date="2023-10-27T17:58:00Z">
                <w:r w:rsidRPr="00F238D2" w:rsidDel="00FA173A">
                  <w:rPr>
                    <w:rFonts w:asciiTheme="minorHAnsi" w:hAnsiTheme="minorHAnsi"/>
                    <w:bCs/>
                    <w:color w:val="000000" w:themeColor="text1"/>
                    <w:szCs w:val="18"/>
                  </w:rPr>
                  <w:delText xml:space="preserve">Prise en charge  des IST/VIH/SIDA </w:delText>
                </w:r>
              </w:del>
            </w:ins>
          </w:p>
        </w:tc>
        <w:tc>
          <w:tcPr>
            <w:tcW w:w="316" w:type="pct"/>
            <w:tcBorders>
              <w:top w:val="single" w:sz="4" w:space="0" w:color="auto"/>
              <w:left w:val="single" w:sz="4" w:space="0" w:color="auto"/>
              <w:right w:val="single" w:sz="4" w:space="0" w:color="auto"/>
            </w:tcBorders>
            <w:vAlign w:val="center"/>
          </w:tcPr>
          <w:p w14:paraId="4B309401" w14:textId="27E6BDA5" w:rsidR="00561D9D" w:rsidDel="00FA173A" w:rsidRDefault="00561D9D" w:rsidP="00D27EF1">
            <w:pPr>
              <w:tabs>
                <w:tab w:val="left" w:pos="567"/>
                <w:tab w:val="left" w:pos="1276"/>
                <w:tab w:val="left" w:pos="2127"/>
              </w:tabs>
              <w:spacing w:before="100"/>
              <w:jc w:val="center"/>
              <w:rPr>
                <w:ins w:id="8507" w:author="Dr Mamadou SANOGO" w:date="2023-10-26T15:54:00Z"/>
                <w:del w:id="8508" w:author="Cauris Cosmetics" w:date="2023-10-27T17:58:00Z"/>
                <w:rFonts w:asciiTheme="minorHAnsi" w:hAnsiTheme="minorHAnsi"/>
                <w:bCs/>
                <w:color w:val="000000" w:themeColor="text1"/>
                <w:szCs w:val="18"/>
              </w:rPr>
            </w:pPr>
            <w:ins w:id="8509" w:author="Dr Mamadou SANOGO" w:date="2023-10-26T15:54:00Z">
              <w:del w:id="8510"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21AAD7FC" w14:textId="5A062FF7" w:rsidR="00561D9D" w:rsidRPr="00325280" w:rsidDel="00FA173A" w:rsidRDefault="00561D9D" w:rsidP="00D27EF1">
            <w:pPr>
              <w:tabs>
                <w:tab w:val="left" w:pos="567"/>
                <w:tab w:val="left" w:pos="1276"/>
                <w:tab w:val="left" w:pos="2127"/>
              </w:tabs>
              <w:spacing w:before="100"/>
              <w:jc w:val="center"/>
              <w:rPr>
                <w:ins w:id="8511" w:author="Dr Mamadou SANOGO" w:date="2023-10-26T15:54:00Z"/>
                <w:del w:id="8512"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322CAE6C" w14:textId="3A6B0C72" w:rsidR="00561D9D" w:rsidRPr="00325280" w:rsidDel="00FA173A" w:rsidRDefault="00561D9D" w:rsidP="00D27EF1">
            <w:pPr>
              <w:tabs>
                <w:tab w:val="left" w:pos="567"/>
                <w:tab w:val="left" w:pos="1276"/>
                <w:tab w:val="left" w:pos="2127"/>
              </w:tabs>
              <w:spacing w:before="100"/>
              <w:rPr>
                <w:ins w:id="8513" w:author="Dr Mamadou SANOGO" w:date="2023-10-26T15:54:00Z"/>
                <w:del w:id="8514"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772C30D5" w14:textId="37C9329A" w:rsidR="00561D9D" w:rsidRPr="00325280" w:rsidDel="00FA173A" w:rsidRDefault="00561D9D" w:rsidP="00D27EF1">
            <w:pPr>
              <w:tabs>
                <w:tab w:val="left" w:pos="567"/>
                <w:tab w:val="left" w:pos="1276"/>
                <w:tab w:val="left" w:pos="2127"/>
              </w:tabs>
              <w:spacing w:before="100"/>
              <w:rPr>
                <w:ins w:id="8515" w:author="Dr Mamadou SANOGO" w:date="2023-10-26T15:54:00Z"/>
                <w:del w:id="8516" w:author="Cauris Cosmetics" w:date="2023-10-27T17:58:00Z"/>
                <w:rFonts w:asciiTheme="minorHAnsi" w:hAnsiTheme="minorHAnsi"/>
                <w:bCs/>
                <w:i/>
                <w:color w:val="000000" w:themeColor="text1"/>
                <w:sz w:val="16"/>
                <w:szCs w:val="16"/>
              </w:rPr>
            </w:pPr>
          </w:p>
        </w:tc>
      </w:tr>
      <w:tr w:rsidR="00561D9D" w:rsidDel="00FA173A" w14:paraId="64825150" w14:textId="2D233D93" w:rsidTr="00D27EF1">
        <w:trPr>
          <w:cantSplit/>
          <w:trHeight w:val="1665"/>
          <w:jc w:val="center"/>
          <w:ins w:id="8517" w:author="Dr Mamadou SANOGO" w:date="2023-10-26T15:54:00Z"/>
          <w:del w:id="8518"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280D8291" w14:textId="0566692A" w:rsidR="00561D9D" w:rsidDel="00FA173A" w:rsidRDefault="00561D9D" w:rsidP="00D27EF1">
            <w:pPr>
              <w:rPr>
                <w:ins w:id="8519" w:author="Dr Mamadou SANOGO" w:date="2023-10-26T15:54:00Z"/>
                <w:del w:id="8520" w:author="Cauris Cosmetics" w:date="2023-10-27T17:58:00Z"/>
                <w:rFonts w:asciiTheme="minorHAnsi" w:hAnsiTheme="minorHAnsi"/>
                <w:b/>
                <w:color w:val="000000" w:themeColor="text1"/>
              </w:rPr>
            </w:pPr>
            <w:ins w:id="8521" w:author="Dr Mamadou SANOGO" w:date="2023-10-26T15:54:00Z">
              <w:del w:id="8522" w:author="Cauris Cosmetics" w:date="2023-10-27T17:58:00Z">
                <w:r w:rsidDel="00FA173A">
                  <w:rPr>
                    <w:rFonts w:asciiTheme="minorHAnsi" w:hAnsiTheme="minorHAnsi"/>
                    <w:b/>
                    <w:color w:val="000000" w:themeColor="text1"/>
                  </w:rPr>
                  <w:delText>MGO235</w:delText>
                </w:r>
              </w:del>
            </w:ins>
          </w:p>
          <w:p w14:paraId="2956C886" w14:textId="71BF3FD4" w:rsidR="00561D9D" w:rsidRPr="00A425BB" w:rsidDel="00FA173A" w:rsidRDefault="00561D9D" w:rsidP="00D27EF1">
            <w:pPr>
              <w:rPr>
                <w:ins w:id="8523" w:author="Dr Mamadou SANOGO" w:date="2023-10-26T15:54:00Z"/>
                <w:del w:id="8524" w:author="Cauris Cosmetics" w:date="2023-10-27T17:58:00Z"/>
                <w:rFonts w:asciiTheme="minorHAnsi" w:hAnsiTheme="minorHAnsi"/>
                <w:b/>
                <w:color w:val="000000" w:themeColor="text1"/>
              </w:rPr>
            </w:pPr>
            <w:ins w:id="8525" w:author="Dr Mamadou SANOGO" w:date="2023-10-26T15:54:00Z">
              <w:del w:id="8526" w:author="Cauris Cosmetics" w:date="2023-10-27T17:58:00Z">
                <w:r w:rsidRPr="00270DE4" w:rsidDel="00FA173A">
                  <w:rPr>
                    <w:rFonts w:asciiTheme="minorHAnsi" w:hAnsiTheme="minorHAnsi"/>
                    <w:b/>
                    <w:color w:val="000000" w:themeColor="text1"/>
                  </w:rPr>
                  <w:delText xml:space="preserve">Santé reproductive des adolescents et des jeunes </w:delText>
                </w:r>
              </w:del>
            </w:ins>
          </w:p>
        </w:tc>
        <w:tc>
          <w:tcPr>
            <w:tcW w:w="316" w:type="pct"/>
            <w:vMerge w:val="restart"/>
            <w:tcBorders>
              <w:top w:val="single" w:sz="4" w:space="0" w:color="auto"/>
              <w:left w:val="single" w:sz="4" w:space="0" w:color="auto"/>
              <w:right w:val="single" w:sz="4" w:space="0" w:color="auto"/>
            </w:tcBorders>
            <w:vAlign w:val="center"/>
          </w:tcPr>
          <w:p w14:paraId="015779FA" w14:textId="21537D51" w:rsidR="00561D9D" w:rsidRPr="00325280" w:rsidDel="00FA173A" w:rsidRDefault="00561D9D" w:rsidP="00D27EF1">
            <w:pPr>
              <w:jc w:val="center"/>
              <w:rPr>
                <w:ins w:id="8527" w:author="Dr Mamadou SANOGO" w:date="2023-10-26T15:54:00Z"/>
                <w:del w:id="8528" w:author="Cauris Cosmetics" w:date="2023-10-27T17:58:00Z"/>
                <w:rFonts w:asciiTheme="minorHAnsi" w:hAnsiTheme="minorHAnsi"/>
                <w:b/>
                <w:color w:val="000000" w:themeColor="text1"/>
              </w:rPr>
            </w:pPr>
            <w:ins w:id="8529" w:author="Dr Mamadou SANOGO" w:date="2023-10-26T15:54:00Z">
              <w:del w:id="8530"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tcPr>
          <w:p w14:paraId="13EF0F44" w14:textId="36D48FCD" w:rsidR="00561D9D" w:rsidRPr="00DD64CE" w:rsidDel="00FA173A" w:rsidRDefault="00561D9D" w:rsidP="00D27EF1">
            <w:pPr>
              <w:tabs>
                <w:tab w:val="left" w:pos="567"/>
                <w:tab w:val="left" w:pos="1276"/>
                <w:tab w:val="left" w:pos="2127"/>
              </w:tabs>
              <w:spacing w:before="100"/>
              <w:rPr>
                <w:ins w:id="8531" w:author="Dr Mamadou SANOGO" w:date="2023-10-26T15:54:00Z"/>
                <w:del w:id="8532" w:author="Cauris Cosmetics" w:date="2023-10-27T17:58:00Z"/>
                <w:rFonts w:asciiTheme="minorHAnsi" w:hAnsiTheme="minorHAnsi"/>
                <w:bCs/>
                <w:color w:val="000000" w:themeColor="text1"/>
                <w:sz w:val="18"/>
                <w:szCs w:val="18"/>
              </w:rPr>
            </w:pPr>
            <w:ins w:id="8533" w:author="Dr Mamadou SANOGO" w:date="2023-10-26T15:54:00Z">
              <w:del w:id="8534" w:author="Cauris Cosmetics" w:date="2023-10-27T17:58:00Z">
                <w:r w:rsidRPr="00DD64CE" w:rsidDel="00FA173A">
                  <w:rPr>
                    <w:rFonts w:asciiTheme="minorHAnsi" w:hAnsiTheme="minorHAnsi"/>
                    <w:bCs/>
                    <w:color w:val="000000" w:themeColor="text1"/>
                    <w:sz w:val="18"/>
                    <w:szCs w:val="18"/>
                  </w:rPr>
                  <w:delText>Identifier les besoins de l’individu, du couple, de la famille et de la communauté en matière de santé reproductive</w:delText>
                </w:r>
              </w:del>
            </w:ins>
          </w:p>
          <w:p w14:paraId="552953F5" w14:textId="045A0FB2" w:rsidR="00561D9D" w:rsidRPr="00DD64CE" w:rsidDel="00FA173A" w:rsidRDefault="00561D9D" w:rsidP="00D27EF1">
            <w:pPr>
              <w:tabs>
                <w:tab w:val="left" w:pos="567"/>
                <w:tab w:val="left" w:pos="1276"/>
                <w:tab w:val="left" w:pos="2127"/>
              </w:tabs>
              <w:spacing w:before="100"/>
              <w:rPr>
                <w:ins w:id="8535" w:author="Dr Mamadou SANOGO" w:date="2023-10-26T15:54:00Z"/>
                <w:del w:id="8536" w:author="Cauris Cosmetics" w:date="2023-10-27T17:58:00Z"/>
                <w:rFonts w:asciiTheme="minorHAnsi" w:hAnsiTheme="minorHAnsi"/>
                <w:bCs/>
                <w:color w:val="000000" w:themeColor="text1"/>
                <w:sz w:val="18"/>
                <w:szCs w:val="18"/>
              </w:rPr>
            </w:pPr>
            <w:ins w:id="8537" w:author="Dr Mamadou SANOGO" w:date="2023-10-26T15:54:00Z">
              <w:del w:id="8538" w:author="Cauris Cosmetics" w:date="2023-10-27T17:58:00Z">
                <w:r w:rsidRPr="00DD64CE" w:rsidDel="00FA173A">
                  <w:rPr>
                    <w:rFonts w:asciiTheme="minorHAnsi" w:hAnsiTheme="minorHAnsi"/>
                    <w:bCs/>
                    <w:color w:val="000000" w:themeColor="text1"/>
                    <w:sz w:val="18"/>
                    <w:szCs w:val="18"/>
                  </w:rPr>
                  <w:delText>Analyser les besoins en matière de</w:delText>
                </w:r>
                <w:r w:rsidDel="00FA173A">
                  <w:rPr>
                    <w:rFonts w:asciiTheme="minorHAnsi" w:hAnsiTheme="minorHAnsi"/>
                    <w:bCs/>
                    <w:color w:val="000000" w:themeColor="text1"/>
                    <w:sz w:val="18"/>
                    <w:szCs w:val="18"/>
                  </w:rPr>
                  <w:delText xml:space="preserve"> santé reproductive </w:delText>
                </w:r>
                <w:r w:rsidRPr="00DD64CE" w:rsidDel="00FA173A">
                  <w:rPr>
                    <w:rFonts w:asciiTheme="minorHAnsi" w:hAnsiTheme="minorHAnsi"/>
                    <w:bCs/>
                    <w:color w:val="000000" w:themeColor="text1"/>
                    <w:sz w:val="18"/>
                    <w:szCs w:val="18"/>
                  </w:rPr>
                  <w:delText xml:space="preserve">de l’individu, du couple, de la famille et de la communauté  </w:delText>
                </w:r>
              </w:del>
            </w:ins>
          </w:p>
          <w:p w14:paraId="2D86C272" w14:textId="6B3D68AB" w:rsidR="00561D9D" w:rsidRPr="00DD64CE" w:rsidDel="00FA173A" w:rsidRDefault="00561D9D" w:rsidP="00D27EF1">
            <w:pPr>
              <w:tabs>
                <w:tab w:val="left" w:pos="567"/>
                <w:tab w:val="left" w:pos="1276"/>
                <w:tab w:val="left" w:pos="2127"/>
              </w:tabs>
              <w:spacing w:before="100"/>
              <w:rPr>
                <w:ins w:id="8539" w:author="Dr Mamadou SANOGO" w:date="2023-10-26T15:54:00Z"/>
                <w:del w:id="8540" w:author="Cauris Cosmetics" w:date="2023-10-27T17:58:00Z"/>
                <w:rFonts w:asciiTheme="minorHAnsi" w:hAnsiTheme="minorHAnsi"/>
                <w:bCs/>
                <w:color w:val="000000" w:themeColor="text1"/>
                <w:sz w:val="18"/>
                <w:szCs w:val="18"/>
              </w:rPr>
            </w:pPr>
            <w:ins w:id="8541" w:author="Dr Mamadou SANOGO" w:date="2023-10-26T15:54:00Z">
              <w:del w:id="8542" w:author="Cauris Cosmetics" w:date="2023-10-27T17:58:00Z">
                <w:r w:rsidRPr="00DD64CE" w:rsidDel="00FA173A">
                  <w:rPr>
                    <w:rFonts w:asciiTheme="minorHAnsi" w:hAnsiTheme="minorHAnsi"/>
                    <w:bCs/>
                    <w:color w:val="000000" w:themeColor="text1"/>
                    <w:sz w:val="18"/>
                    <w:szCs w:val="18"/>
                  </w:rPr>
                  <w:delText>Planifier les interventions en matière de santé reproductive</w:delText>
                </w:r>
              </w:del>
            </w:ins>
          </w:p>
          <w:p w14:paraId="25DE68E1" w14:textId="51E08C5A" w:rsidR="00561D9D" w:rsidRPr="00DD64CE" w:rsidDel="00FA173A" w:rsidRDefault="00561D9D" w:rsidP="00D27EF1">
            <w:pPr>
              <w:tabs>
                <w:tab w:val="left" w:pos="567"/>
                <w:tab w:val="left" w:pos="1276"/>
                <w:tab w:val="left" w:pos="2127"/>
              </w:tabs>
              <w:spacing w:before="100"/>
              <w:rPr>
                <w:ins w:id="8543" w:author="Dr Mamadou SANOGO" w:date="2023-10-26T15:54:00Z"/>
                <w:del w:id="8544" w:author="Cauris Cosmetics" w:date="2023-10-27T17:58:00Z"/>
                <w:rFonts w:asciiTheme="minorHAnsi" w:hAnsiTheme="minorHAnsi"/>
                <w:bCs/>
                <w:color w:val="000000" w:themeColor="text1"/>
                <w:sz w:val="18"/>
                <w:szCs w:val="18"/>
              </w:rPr>
            </w:pPr>
            <w:ins w:id="8545" w:author="Dr Mamadou SANOGO" w:date="2023-10-26T15:54:00Z">
              <w:del w:id="8546" w:author="Cauris Cosmetics" w:date="2023-10-27T17:58:00Z">
                <w:r w:rsidRPr="00DD64CE" w:rsidDel="00FA173A">
                  <w:rPr>
                    <w:rFonts w:asciiTheme="minorHAnsi" w:hAnsiTheme="minorHAnsi"/>
                    <w:bCs/>
                    <w:color w:val="000000" w:themeColor="text1"/>
                    <w:sz w:val="18"/>
                    <w:szCs w:val="18"/>
                  </w:rPr>
                  <w:delText>Mettre en œuvre les interventions en matière de santé reproductive</w:delText>
                </w:r>
              </w:del>
            </w:ins>
          </w:p>
          <w:p w14:paraId="606A54EE" w14:textId="77B73FEF" w:rsidR="00561D9D" w:rsidRPr="00325280" w:rsidDel="00FA173A" w:rsidRDefault="00561D9D" w:rsidP="00D27EF1">
            <w:pPr>
              <w:tabs>
                <w:tab w:val="left" w:pos="567"/>
                <w:tab w:val="left" w:pos="1276"/>
                <w:tab w:val="left" w:pos="2127"/>
              </w:tabs>
              <w:spacing w:before="100"/>
              <w:rPr>
                <w:ins w:id="8547" w:author="Dr Mamadou SANOGO" w:date="2023-10-26T15:54:00Z"/>
                <w:del w:id="8548" w:author="Cauris Cosmetics" w:date="2023-10-27T17:58:00Z"/>
                <w:rFonts w:asciiTheme="minorHAnsi" w:hAnsiTheme="minorHAnsi"/>
                <w:bCs/>
                <w:color w:val="000000" w:themeColor="text1"/>
                <w:sz w:val="18"/>
                <w:szCs w:val="18"/>
              </w:rPr>
            </w:pPr>
            <w:ins w:id="8549" w:author="Dr Mamadou SANOGO" w:date="2023-10-26T15:54:00Z">
              <w:del w:id="8550" w:author="Cauris Cosmetics" w:date="2023-10-27T17:58:00Z">
                <w:r w:rsidRPr="00DD64CE" w:rsidDel="00FA173A">
                  <w:rPr>
                    <w:rFonts w:asciiTheme="minorHAnsi" w:hAnsiTheme="minorHAnsi"/>
                    <w:bCs/>
                    <w:color w:val="000000" w:themeColor="text1"/>
                    <w:sz w:val="18"/>
                    <w:szCs w:val="18"/>
                  </w:rPr>
                  <w:delText>Assurer le suivi et l’évaluation des interventions e</w:delText>
                </w:r>
                <w:r w:rsidDel="00FA173A">
                  <w:rPr>
                    <w:rFonts w:asciiTheme="minorHAnsi" w:hAnsiTheme="minorHAnsi"/>
                    <w:bCs/>
                    <w:color w:val="000000" w:themeColor="text1"/>
                    <w:sz w:val="18"/>
                    <w:szCs w:val="18"/>
                  </w:rPr>
                  <w:delText>n matière de santé reproductive</w:delText>
                </w:r>
              </w:del>
            </w:ins>
          </w:p>
        </w:tc>
        <w:tc>
          <w:tcPr>
            <w:tcW w:w="823" w:type="pct"/>
            <w:tcBorders>
              <w:top w:val="single" w:sz="4" w:space="0" w:color="auto"/>
              <w:left w:val="single" w:sz="4" w:space="0" w:color="auto"/>
              <w:right w:val="single" w:sz="4" w:space="0" w:color="auto"/>
            </w:tcBorders>
            <w:vAlign w:val="center"/>
            <w:hideMark/>
          </w:tcPr>
          <w:p w14:paraId="6A491C74" w14:textId="141CDE9F" w:rsidR="00561D9D" w:rsidRPr="00645D0C" w:rsidDel="00FA173A" w:rsidRDefault="00561D9D" w:rsidP="00D27EF1">
            <w:pPr>
              <w:tabs>
                <w:tab w:val="left" w:pos="567"/>
                <w:tab w:val="left" w:pos="1276"/>
                <w:tab w:val="left" w:pos="2127"/>
              </w:tabs>
              <w:spacing w:before="100"/>
              <w:rPr>
                <w:ins w:id="8551" w:author="Dr Mamadou SANOGO" w:date="2023-10-26T15:54:00Z"/>
                <w:del w:id="8552" w:author="Cauris Cosmetics" w:date="2023-10-27T17:58:00Z"/>
                <w:rFonts w:asciiTheme="minorHAnsi" w:hAnsiTheme="minorHAnsi"/>
                <w:bCs/>
                <w:color w:val="000000" w:themeColor="text1"/>
                <w:szCs w:val="18"/>
              </w:rPr>
            </w:pPr>
            <w:ins w:id="8553" w:author="Dr Mamadou SANOGO" w:date="2023-10-26T15:54:00Z">
              <w:del w:id="8554" w:author="Cauris Cosmetics" w:date="2023-10-27T17:58:00Z">
                <w:r w:rsidRPr="00645D0C" w:rsidDel="00FA173A">
                  <w:rPr>
                    <w:rFonts w:asciiTheme="minorHAnsi" w:hAnsiTheme="minorHAnsi"/>
                    <w:bCs/>
                    <w:color w:val="000000" w:themeColor="text1"/>
                    <w:szCs w:val="18"/>
                  </w:rPr>
                  <w:delText xml:space="preserve">Besoins spécifiques des adolescents </w:delText>
                </w:r>
                <w:r w:rsidDel="00FA173A">
                  <w:rPr>
                    <w:rFonts w:asciiTheme="minorHAnsi" w:hAnsiTheme="minorHAnsi"/>
                    <w:bCs/>
                    <w:color w:val="000000" w:themeColor="text1"/>
                    <w:szCs w:val="18"/>
                  </w:rPr>
                  <w:delText xml:space="preserve">et des jeunes en matière de SR </w:delText>
                </w:r>
              </w:del>
            </w:ins>
          </w:p>
        </w:tc>
        <w:tc>
          <w:tcPr>
            <w:tcW w:w="316" w:type="pct"/>
            <w:tcBorders>
              <w:top w:val="single" w:sz="4" w:space="0" w:color="auto"/>
              <w:left w:val="single" w:sz="4" w:space="0" w:color="auto"/>
              <w:right w:val="single" w:sz="4" w:space="0" w:color="auto"/>
            </w:tcBorders>
            <w:vAlign w:val="center"/>
            <w:hideMark/>
          </w:tcPr>
          <w:p w14:paraId="11D580DC" w14:textId="1EF29A79" w:rsidR="00561D9D" w:rsidRPr="00325280" w:rsidDel="00FA173A" w:rsidRDefault="00561D9D" w:rsidP="00D27EF1">
            <w:pPr>
              <w:tabs>
                <w:tab w:val="left" w:pos="567"/>
                <w:tab w:val="left" w:pos="1276"/>
                <w:tab w:val="left" w:pos="2127"/>
              </w:tabs>
              <w:spacing w:before="100"/>
              <w:jc w:val="center"/>
              <w:rPr>
                <w:ins w:id="8555" w:author="Dr Mamadou SANOGO" w:date="2023-10-26T15:54:00Z"/>
                <w:del w:id="8556" w:author="Cauris Cosmetics" w:date="2023-10-27T17:58:00Z"/>
                <w:rFonts w:asciiTheme="minorHAnsi" w:hAnsiTheme="minorHAnsi"/>
                <w:bCs/>
                <w:color w:val="000000" w:themeColor="text1"/>
                <w:szCs w:val="18"/>
              </w:rPr>
            </w:pPr>
            <w:ins w:id="8557" w:author="Dr Mamadou SANOGO" w:date="2023-10-26T15:54:00Z">
              <w:del w:id="8558" w:author="Cauris Cosmetics" w:date="2023-10-27T17:58:00Z">
                <w:r w:rsidRPr="00325280" w:rsidDel="00FA173A">
                  <w:rPr>
                    <w:rFonts w:asciiTheme="minorHAnsi" w:hAnsiTheme="minorHAnsi"/>
                    <w:bCs/>
                    <w:color w:val="000000" w:themeColor="text1"/>
                    <w:szCs w:val="18"/>
                  </w:rPr>
                  <w:delText>2</w:delText>
                </w:r>
              </w:del>
            </w:ins>
          </w:p>
          <w:p w14:paraId="46BD2EEB" w14:textId="5C1CE09B" w:rsidR="00561D9D" w:rsidRPr="00325280" w:rsidDel="00FA173A" w:rsidRDefault="00561D9D" w:rsidP="00D27EF1">
            <w:pPr>
              <w:tabs>
                <w:tab w:val="left" w:pos="567"/>
                <w:tab w:val="left" w:pos="1276"/>
                <w:tab w:val="left" w:pos="2127"/>
              </w:tabs>
              <w:spacing w:before="100"/>
              <w:jc w:val="center"/>
              <w:rPr>
                <w:ins w:id="8559" w:author="Dr Mamadou SANOGO" w:date="2023-10-26T15:54:00Z"/>
                <w:del w:id="8560" w:author="Cauris Cosmetics" w:date="2023-10-27T17:58:00Z"/>
                <w:rFonts w:asciiTheme="minorHAnsi" w:hAnsiTheme="minorHAnsi"/>
                <w:bCs/>
                <w:color w:val="000000" w:themeColor="text1"/>
                <w:szCs w:val="18"/>
              </w:rPr>
            </w:pPr>
          </w:p>
        </w:tc>
        <w:tc>
          <w:tcPr>
            <w:tcW w:w="633" w:type="pct"/>
            <w:vMerge w:val="restart"/>
            <w:tcBorders>
              <w:top w:val="single" w:sz="4" w:space="0" w:color="auto"/>
              <w:left w:val="single" w:sz="4" w:space="0" w:color="auto"/>
              <w:right w:val="single" w:sz="4" w:space="0" w:color="auto"/>
            </w:tcBorders>
            <w:vAlign w:val="center"/>
          </w:tcPr>
          <w:p w14:paraId="62BDD3A5" w14:textId="2893E5FC" w:rsidR="00561D9D" w:rsidRPr="00325280" w:rsidDel="00FA173A" w:rsidRDefault="00561D9D" w:rsidP="00D27EF1">
            <w:pPr>
              <w:tabs>
                <w:tab w:val="left" w:pos="567"/>
                <w:tab w:val="left" w:pos="1276"/>
                <w:tab w:val="left" w:pos="2127"/>
              </w:tabs>
              <w:spacing w:before="100"/>
              <w:jc w:val="center"/>
              <w:rPr>
                <w:ins w:id="8561" w:author="Dr Mamadou SANOGO" w:date="2023-10-26T15:54:00Z"/>
                <w:del w:id="8562" w:author="Cauris Cosmetics" w:date="2023-10-27T17:58:00Z"/>
                <w:rFonts w:asciiTheme="minorHAnsi" w:hAnsiTheme="minorHAnsi"/>
                <w:bCs/>
                <w:color w:val="000000" w:themeColor="text1"/>
                <w:szCs w:val="18"/>
              </w:rPr>
            </w:pPr>
            <w:ins w:id="8563" w:author="Dr Mamadou SANOGO" w:date="2023-10-26T15:54:00Z">
              <w:del w:id="8564" w:author="Cauris Cosmetics" w:date="2023-10-27T17:58:00Z">
                <w:r w:rsidDel="00FA173A">
                  <w:rPr>
                    <w:rFonts w:asciiTheme="minorHAnsi" w:hAnsiTheme="minorHAnsi"/>
                    <w:bCs/>
                    <w:color w:val="000000" w:themeColor="text1"/>
                    <w:szCs w:val="18"/>
                  </w:rPr>
                  <w:delText>10/5</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276D5ED3" w14:textId="6DF6ADFE" w:rsidR="00561D9D" w:rsidDel="00FA173A" w:rsidRDefault="00561D9D" w:rsidP="00D27EF1">
            <w:pPr>
              <w:rPr>
                <w:ins w:id="8565" w:author="Dr Mamadou SANOGO" w:date="2023-10-26T15:54:00Z"/>
                <w:del w:id="8566" w:author="Cauris Cosmetics" w:date="2023-10-27T17:58:00Z"/>
              </w:rPr>
            </w:pPr>
            <w:ins w:id="8567" w:author="Dr Mamadou SANOGO" w:date="2023-10-26T15:54:00Z">
              <w:del w:id="8568"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29DB7E20" w14:textId="0331EB79" w:rsidR="00561D9D" w:rsidDel="00FA173A" w:rsidRDefault="00561D9D" w:rsidP="00D27EF1">
            <w:pPr>
              <w:rPr>
                <w:ins w:id="8569" w:author="Dr Mamadou SANOGO" w:date="2023-10-26T15:54:00Z"/>
                <w:del w:id="8570" w:author="Cauris Cosmetics" w:date="2023-10-27T17:58:00Z"/>
              </w:rPr>
            </w:pPr>
            <w:ins w:id="8571" w:author="Dr Mamadou SANOGO" w:date="2023-10-26T15:54:00Z">
              <w:del w:id="8572"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089F0412" w14:textId="658E4777" w:rsidTr="00D27EF1">
        <w:trPr>
          <w:cantSplit/>
          <w:trHeight w:val="1687"/>
          <w:jc w:val="center"/>
          <w:ins w:id="8573" w:author="Dr Mamadou SANOGO" w:date="2023-10-26T15:54:00Z"/>
          <w:del w:id="8574" w:author="Cauris Cosmetics" w:date="2023-10-27T17:58:00Z"/>
        </w:trPr>
        <w:tc>
          <w:tcPr>
            <w:tcW w:w="948" w:type="pct"/>
            <w:vMerge/>
            <w:tcBorders>
              <w:left w:val="single" w:sz="4" w:space="0" w:color="auto"/>
              <w:right w:val="single" w:sz="4" w:space="0" w:color="auto"/>
            </w:tcBorders>
            <w:vAlign w:val="center"/>
            <w:hideMark/>
          </w:tcPr>
          <w:p w14:paraId="76765309" w14:textId="3BFE0839" w:rsidR="00561D9D" w:rsidRPr="00A425BB" w:rsidDel="00FA173A" w:rsidRDefault="00561D9D" w:rsidP="00D27EF1">
            <w:pPr>
              <w:rPr>
                <w:ins w:id="8575" w:author="Dr Mamadou SANOGO" w:date="2023-10-26T15:54:00Z"/>
                <w:del w:id="8576"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345C6C78" w14:textId="1B8E38B1" w:rsidR="00561D9D" w:rsidRPr="00325280" w:rsidDel="00FA173A" w:rsidRDefault="00561D9D" w:rsidP="00D27EF1">
            <w:pPr>
              <w:jc w:val="center"/>
              <w:rPr>
                <w:ins w:id="8577" w:author="Dr Mamadou SANOGO" w:date="2023-10-26T15:54:00Z"/>
                <w:del w:id="8578"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58B9F628" w14:textId="3A21AACE" w:rsidR="00561D9D" w:rsidRPr="00325280" w:rsidDel="00FA173A" w:rsidRDefault="00561D9D" w:rsidP="00D27EF1">
            <w:pPr>
              <w:tabs>
                <w:tab w:val="left" w:pos="567"/>
                <w:tab w:val="left" w:pos="1276"/>
                <w:tab w:val="left" w:pos="2127"/>
              </w:tabs>
              <w:spacing w:before="100"/>
              <w:rPr>
                <w:ins w:id="8579" w:author="Dr Mamadou SANOGO" w:date="2023-10-26T15:54:00Z"/>
                <w:del w:id="8580"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4927149A" w:rsidR="00561D9D" w:rsidRPr="00645D0C" w:rsidDel="00FA173A" w:rsidRDefault="00561D9D" w:rsidP="00D27EF1">
            <w:pPr>
              <w:tabs>
                <w:tab w:val="left" w:pos="567"/>
                <w:tab w:val="left" w:pos="1276"/>
                <w:tab w:val="left" w:pos="2127"/>
              </w:tabs>
              <w:spacing w:before="100"/>
              <w:rPr>
                <w:ins w:id="8581" w:author="Dr Mamadou SANOGO" w:date="2023-10-26T15:54:00Z"/>
                <w:del w:id="8582" w:author="Cauris Cosmetics" w:date="2023-10-27T17:58:00Z"/>
                <w:rFonts w:asciiTheme="minorHAnsi" w:hAnsiTheme="minorHAnsi"/>
                <w:bCs/>
                <w:color w:val="000000" w:themeColor="text1"/>
                <w:szCs w:val="18"/>
              </w:rPr>
            </w:pPr>
            <w:ins w:id="8583" w:author="Dr Mamadou SANOGO" w:date="2023-10-26T15:54:00Z">
              <w:del w:id="8584" w:author="Cauris Cosmetics" w:date="2023-10-27T17:58:00Z">
                <w:r w:rsidRPr="00645D0C" w:rsidDel="00FA173A">
                  <w:rPr>
                    <w:rFonts w:asciiTheme="minorHAnsi" w:hAnsiTheme="minorHAnsi"/>
                    <w:bCs/>
                    <w:color w:val="000000" w:themeColor="text1"/>
                    <w:szCs w:val="18"/>
                  </w:rPr>
                  <w:delText>Prise en charge des IST/VIH/SIDA chez les adolescents et les jeunes</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019C6069" w:rsidR="00561D9D" w:rsidRPr="00325280" w:rsidDel="00FA173A" w:rsidRDefault="00561D9D" w:rsidP="00D27EF1">
            <w:pPr>
              <w:tabs>
                <w:tab w:val="left" w:pos="567"/>
                <w:tab w:val="left" w:pos="1276"/>
                <w:tab w:val="left" w:pos="2127"/>
              </w:tabs>
              <w:jc w:val="center"/>
              <w:rPr>
                <w:ins w:id="8585" w:author="Dr Mamadou SANOGO" w:date="2023-10-26T15:54:00Z"/>
                <w:del w:id="8586" w:author="Cauris Cosmetics" w:date="2023-10-27T17:58:00Z"/>
                <w:rFonts w:asciiTheme="minorHAnsi" w:hAnsiTheme="minorHAnsi"/>
                <w:bCs/>
                <w:color w:val="000000" w:themeColor="text1"/>
                <w:szCs w:val="18"/>
              </w:rPr>
            </w:pPr>
            <w:ins w:id="8587" w:author="Dr Mamadou SANOGO" w:date="2023-10-26T15:54:00Z">
              <w:del w:id="8588"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1694109" w14:textId="672B590F" w:rsidR="00561D9D" w:rsidRPr="00325280" w:rsidDel="00FA173A" w:rsidRDefault="00561D9D" w:rsidP="00D27EF1">
            <w:pPr>
              <w:tabs>
                <w:tab w:val="left" w:pos="567"/>
                <w:tab w:val="left" w:pos="1276"/>
                <w:tab w:val="left" w:pos="2127"/>
              </w:tabs>
              <w:spacing w:before="100"/>
              <w:jc w:val="center"/>
              <w:rPr>
                <w:ins w:id="8589" w:author="Dr Mamadou SANOGO" w:date="2023-10-26T15:54:00Z"/>
                <w:del w:id="8590"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4DF0D8E0" w14:textId="05048825" w:rsidR="00561D9D" w:rsidRPr="00325280" w:rsidDel="00FA173A" w:rsidRDefault="00561D9D" w:rsidP="00D27EF1">
            <w:pPr>
              <w:tabs>
                <w:tab w:val="left" w:pos="567"/>
                <w:tab w:val="left" w:pos="1276"/>
                <w:tab w:val="left" w:pos="2127"/>
              </w:tabs>
              <w:spacing w:before="100"/>
              <w:rPr>
                <w:ins w:id="8591" w:author="Dr Mamadou SANOGO" w:date="2023-10-26T15:54:00Z"/>
                <w:del w:id="8592"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2BBCE4B7" w14:textId="19E79D67" w:rsidR="00561D9D" w:rsidRPr="00325280" w:rsidDel="00FA173A" w:rsidRDefault="00561D9D" w:rsidP="00D27EF1">
            <w:pPr>
              <w:tabs>
                <w:tab w:val="left" w:pos="567"/>
                <w:tab w:val="left" w:pos="1276"/>
                <w:tab w:val="left" w:pos="2127"/>
              </w:tabs>
              <w:spacing w:before="100"/>
              <w:rPr>
                <w:ins w:id="8593" w:author="Dr Mamadou SANOGO" w:date="2023-10-26T15:54:00Z"/>
                <w:del w:id="8594" w:author="Cauris Cosmetics" w:date="2023-10-27T17:58:00Z"/>
                <w:rFonts w:asciiTheme="minorHAnsi" w:hAnsiTheme="minorHAnsi"/>
                <w:bCs/>
                <w:i/>
                <w:color w:val="000000" w:themeColor="text1"/>
                <w:sz w:val="16"/>
                <w:szCs w:val="16"/>
              </w:rPr>
            </w:pPr>
          </w:p>
        </w:tc>
      </w:tr>
      <w:tr w:rsidR="00561D9D" w:rsidDel="00FA173A" w14:paraId="6274BC85" w14:textId="0D003972" w:rsidTr="00D27EF1">
        <w:trPr>
          <w:cantSplit/>
          <w:trHeight w:val="1555"/>
          <w:jc w:val="center"/>
          <w:ins w:id="8595" w:author="Dr Mamadou SANOGO" w:date="2023-10-26T15:54:00Z"/>
          <w:del w:id="8596" w:author="Cauris Cosmetics" w:date="2023-10-27T17:58:00Z"/>
        </w:trPr>
        <w:tc>
          <w:tcPr>
            <w:tcW w:w="948" w:type="pct"/>
            <w:vMerge/>
            <w:tcBorders>
              <w:left w:val="single" w:sz="4" w:space="0" w:color="auto"/>
              <w:bottom w:val="single" w:sz="4" w:space="0" w:color="auto"/>
              <w:right w:val="single" w:sz="4" w:space="0" w:color="auto"/>
            </w:tcBorders>
            <w:vAlign w:val="center"/>
          </w:tcPr>
          <w:p w14:paraId="576BD3DF" w14:textId="1E589246" w:rsidR="00561D9D" w:rsidRPr="00A425BB" w:rsidDel="00FA173A" w:rsidRDefault="00561D9D" w:rsidP="00D27EF1">
            <w:pPr>
              <w:rPr>
                <w:ins w:id="8597" w:author="Dr Mamadou SANOGO" w:date="2023-10-26T15:54:00Z"/>
                <w:del w:id="8598"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5EABE7BA" w14:textId="46F04C70" w:rsidR="00561D9D" w:rsidRPr="00325280" w:rsidDel="00FA173A" w:rsidRDefault="00561D9D" w:rsidP="00D27EF1">
            <w:pPr>
              <w:jc w:val="center"/>
              <w:rPr>
                <w:ins w:id="8599" w:author="Dr Mamadou SANOGO" w:date="2023-10-26T15:54:00Z"/>
                <w:del w:id="8600"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03E5C2FC" w14:textId="0BB149B2" w:rsidR="00561D9D" w:rsidRPr="00325280" w:rsidDel="00FA173A" w:rsidRDefault="00561D9D" w:rsidP="00D27EF1">
            <w:pPr>
              <w:tabs>
                <w:tab w:val="left" w:pos="567"/>
                <w:tab w:val="left" w:pos="1276"/>
                <w:tab w:val="left" w:pos="2127"/>
              </w:tabs>
              <w:spacing w:before="100"/>
              <w:rPr>
                <w:ins w:id="8601" w:author="Dr Mamadou SANOGO" w:date="2023-10-26T15:54:00Z"/>
                <w:del w:id="8602"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0626AA72" w:rsidR="00561D9D" w:rsidRPr="00645D0C" w:rsidDel="00FA173A" w:rsidRDefault="00561D9D" w:rsidP="00D27EF1">
            <w:pPr>
              <w:tabs>
                <w:tab w:val="left" w:pos="567"/>
                <w:tab w:val="left" w:pos="1276"/>
                <w:tab w:val="left" w:pos="2127"/>
              </w:tabs>
              <w:spacing w:before="100"/>
              <w:rPr>
                <w:ins w:id="8603" w:author="Dr Mamadou SANOGO" w:date="2023-10-26T15:54:00Z"/>
                <w:del w:id="8604" w:author="Cauris Cosmetics" w:date="2023-10-27T17:58:00Z"/>
                <w:rFonts w:asciiTheme="minorHAnsi" w:hAnsiTheme="minorHAnsi"/>
                <w:bCs/>
                <w:color w:val="000000" w:themeColor="text1"/>
                <w:szCs w:val="18"/>
              </w:rPr>
            </w:pPr>
            <w:ins w:id="8605" w:author="Dr Mamadou SANOGO" w:date="2023-10-26T15:54:00Z">
              <w:del w:id="8606" w:author="Cauris Cosmetics" w:date="2023-10-27T17:58:00Z">
                <w:r w:rsidRPr="00645D0C" w:rsidDel="00FA173A">
                  <w:rPr>
                    <w:rFonts w:asciiTheme="minorHAnsi" w:hAnsiTheme="minorHAnsi"/>
                    <w:bCs/>
                    <w:color w:val="000000" w:themeColor="text1"/>
                    <w:szCs w:val="18"/>
                  </w:rPr>
                  <w:delText xml:space="preserve">Stage de prise en charge </w:delText>
                </w:r>
                <w:r w:rsidDel="00FA173A">
                  <w:rPr>
                    <w:rFonts w:asciiTheme="minorHAnsi" w:hAnsiTheme="minorHAnsi"/>
                    <w:bCs/>
                    <w:color w:val="000000" w:themeColor="text1"/>
                    <w:szCs w:val="18"/>
                  </w:rPr>
                  <w:delText xml:space="preserve">de </w:delText>
                </w:r>
                <w:r w:rsidRPr="00645D0C" w:rsidDel="00FA173A">
                  <w:rPr>
                    <w:rFonts w:asciiTheme="minorHAnsi" w:hAnsiTheme="minorHAnsi"/>
                    <w:bCs/>
                    <w:color w:val="000000" w:themeColor="text1"/>
                    <w:szCs w:val="18"/>
                  </w:rPr>
                  <w:delText>la santé</w:delText>
                </w:r>
                <w:r w:rsidDel="00FA173A">
                  <w:rPr>
                    <w:rFonts w:asciiTheme="minorHAnsi" w:hAnsiTheme="minorHAnsi"/>
                    <w:bCs/>
                    <w:color w:val="000000" w:themeColor="text1"/>
                    <w:szCs w:val="18"/>
                  </w:rPr>
                  <w:delText xml:space="preserve"> reproductive</w:delText>
                </w:r>
                <w:r w:rsidRPr="00645D0C" w:rsidDel="00FA173A">
                  <w:rPr>
                    <w:rFonts w:asciiTheme="minorHAnsi" w:hAnsiTheme="minorHAnsi"/>
                    <w:bCs/>
                    <w:color w:val="000000" w:themeColor="text1"/>
                    <w:szCs w:val="18"/>
                  </w:rPr>
                  <w:delText xml:space="preserve"> des adolescents et des jeunes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1945BF35" w:rsidR="00561D9D" w:rsidDel="00FA173A" w:rsidRDefault="00561D9D" w:rsidP="00D27EF1">
            <w:pPr>
              <w:tabs>
                <w:tab w:val="left" w:pos="567"/>
                <w:tab w:val="left" w:pos="1276"/>
                <w:tab w:val="left" w:pos="2127"/>
              </w:tabs>
              <w:jc w:val="center"/>
              <w:rPr>
                <w:ins w:id="8607" w:author="Dr Mamadou SANOGO" w:date="2023-10-26T15:54:00Z"/>
                <w:del w:id="8608" w:author="Cauris Cosmetics" w:date="2023-10-27T17:58:00Z"/>
                <w:rFonts w:asciiTheme="minorHAnsi" w:hAnsiTheme="minorHAnsi"/>
                <w:bCs/>
                <w:color w:val="000000" w:themeColor="text1"/>
                <w:szCs w:val="18"/>
              </w:rPr>
            </w:pPr>
            <w:ins w:id="8609" w:author="Dr Mamadou SANOGO" w:date="2023-10-26T15:54:00Z">
              <w:del w:id="8610"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bottom w:val="single" w:sz="4" w:space="0" w:color="auto"/>
              <w:right w:val="single" w:sz="4" w:space="0" w:color="auto"/>
            </w:tcBorders>
            <w:vAlign w:val="center"/>
          </w:tcPr>
          <w:p w14:paraId="02464C62" w14:textId="23C5076F" w:rsidR="00561D9D" w:rsidRPr="00325280" w:rsidDel="00FA173A" w:rsidRDefault="00561D9D" w:rsidP="00D27EF1">
            <w:pPr>
              <w:tabs>
                <w:tab w:val="left" w:pos="567"/>
                <w:tab w:val="left" w:pos="1276"/>
                <w:tab w:val="left" w:pos="2127"/>
              </w:tabs>
              <w:spacing w:before="100"/>
              <w:jc w:val="center"/>
              <w:rPr>
                <w:ins w:id="8611" w:author="Dr Mamadou SANOGO" w:date="2023-10-26T15:54:00Z"/>
                <w:del w:id="8612"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5DED05F8" w14:textId="58BAE31F" w:rsidR="00561D9D" w:rsidRPr="00325280" w:rsidDel="00FA173A" w:rsidRDefault="00561D9D" w:rsidP="00D27EF1">
            <w:pPr>
              <w:tabs>
                <w:tab w:val="left" w:pos="567"/>
                <w:tab w:val="left" w:pos="1276"/>
                <w:tab w:val="left" w:pos="2127"/>
              </w:tabs>
              <w:spacing w:before="100"/>
              <w:rPr>
                <w:ins w:id="8613" w:author="Dr Mamadou SANOGO" w:date="2023-10-26T15:54:00Z"/>
                <w:del w:id="8614"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690AE80A" w14:textId="14A80623" w:rsidR="00561D9D" w:rsidRPr="00325280" w:rsidDel="00FA173A" w:rsidRDefault="00561D9D" w:rsidP="00D27EF1">
            <w:pPr>
              <w:tabs>
                <w:tab w:val="left" w:pos="567"/>
                <w:tab w:val="left" w:pos="1276"/>
                <w:tab w:val="left" w:pos="2127"/>
              </w:tabs>
              <w:spacing w:before="100"/>
              <w:rPr>
                <w:ins w:id="8615" w:author="Dr Mamadou SANOGO" w:date="2023-10-26T15:54:00Z"/>
                <w:del w:id="8616" w:author="Cauris Cosmetics" w:date="2023-10-27T17:58:00Z"/>
                <w:rFonts w:asciiTheme="minorHAnsi" w:hAnsiTheme="minorHAnsi"/>
                <w:bCs/>
                <w:i/>
                <w:color w:val="000000" w:themeColor="text1"/>
                <w:sz w:val="16"/>
                <w:szCs w:val="16"/>
              </w:rPr>
            </w:pPr>
          </w:p>
        </w:tc>
      </w:tr>
      <w:tr w:rsidR="00561D9D" w:rsidDel="00FA173A" w14:paraId="2FC2E6B7" w14:textId="6E2C5039" w:rsidTr="00D27EF1">
        <w:trPr>
          <w:cantSplit/>
          <w:trHeight w:val="20"/>
          <w:jc w:val="center"/>
          <w:ins w:id="8617" w:author="Dr Mamadou SANOGO" w:date="2023-10-26T15:54:00Z"/>
          <w:del w:id="8618"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337121F1" w14:textId="46F26580" w:rsidR="00561D9D" w:rsidDel="00FA173A" w:rsidRDefault="00561D9D" w:rsidP="00D27EF1">
            <w:pPr>
              <w:rPr>
                <w:ins w:id="8619" w:author="Dr Mamadou SANOGO" w:date="2023-10-26T15:54:00Z"/>
                <w:del w:id="8620" w:author="Cauris Cosmetics" w:date="2023-10-27T17:58:00Z"/>
                <w:rFonts w:asciiTheme="minorHAnsi" w:hAnsiTheme="minorHAnsi"/>
                <w:b/>
                <w:color w:val="000000" w:themeColor="text1"/>
              </w:rPr>
            </w:pPr>
            <w:ins w:id="8621" w:author="Dr Mamadou SANOGO" w:date="2023-10-26T15:54:00Z">
              <w:del w:id="8622" w:author="Cauris Cosmetics" w:date="2023-10-27T17:58:00Z">
                <w:r w:rsidDel="00FA173A">
                  <w:rPr>
                    <w:rFonts w:asciiTheme="minorHAnsi" w:hAnsiTheme="minorHAnsi"/>
                    <w:b/>
                    <w:color w:val="000000" w:themeColor="text1"/>
                  </w:rPr>
                  <w:delText>MGO236</w:delText>
                </w:r>
              </w:del>
            </w:ins>
          </w:p>
          <w:p w14:paraId="162FFC69" w14:textId="36049383" w:rsidR="00561D9D" w:rsidDel="00FA173A" w:rsidRDefault="00561D9D" w:rsidP="00D27EF1">
            <w:pPr>
              <w:rPr>
                <w:ins w:id="8623" w:author="Dr Mamadou SANOGO" w:date="2023-10-26T15:54:00Z"/>
                <w:del w:id="8624" w:author="Cauris Cosmetics" w:date="2023-10-27T17:58:00Z"/>
                <w:rFonts w:asciiTheme="minorHAnsi" w:hAnsiTheme="minorHAnsi"/>
                <w:b/>
                <w:color w:val="000000" w:themeColor="text1"/>
              </w:rPr>
            </w:pPr>
            <w:ins w:id="8625" w:author="Dr Mamadou SANOGO" w:date="2023-10-26T15:54:00Z">
              <w:del w:id="8626"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la femme</w:delText>
                </w:r>
              </w:del>
            </w:ins>
          </w:p>
          <w:p w14:paraId="49F30429" w14:textId="689BDD1B" w:rsidR="00561D9D" w:rsidRPr="00A425BB" w:rsidDel="00FA173A" w:rsidRDefault="00561D9D" w:rsidP="00D27EF1">
            <w:pPr>
              <w:rPr>
                <w:ins w:id="8627" w:author="Dr Mamadou SANOGO" w:date="2023-10-26T15:54:00Z"/>
                <w:del w:id="8628"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0AF385B2" w14:textId="3E7E50D1" w:rsidR="00561D9D" w:rsidRPr="00325280" w:rsidDel="00FA173A" w:rsidRDefault="00561D9D" w:rsidP="00D27EF1">
            <w:pPr>
              <w:jc w:val="center"/>
              <w:rPr>
                <w:ins w:id="8629" w:author="Dr Mamadou SANOGO" w:date="2023-10-26T15:54:00Z"/>
                <w:del w:id="8630" w:author="Cauris Cosmetics" w:date="2023-10-27T17:58:00Z"/>
                <w:rFonts w:asciiTheme="minorHAnsi" w:hAnsiTheme="minorHAnsi"/>
                <w:b/>
                <w:color w:val="000000" w:themeColor="text1"/>
              </w:rPr>
            </w:pPr>
          </w:p>
          <w:p w14:paraId="3B5CA740" w14:textId="089E595B" w:rsidR="00561D9D" w:rsidRPr="00325280" w:rsidDel="00FA173A" w:rsidRDefault="00561D9D" w:rsidP="00D27EF1">
            <w:pPr>
              <w:jc w:val="center"/>
              <w:rPr>
                <w:ins w:id="8631" w:author="Dr Mamadou SANOGO" w:date="2023-10-26T15:54:00Z"/>
                <w:del w:id="8632" w:author="Cauris Cosmetics" w:date="2023-10-27T17:58:00Z"/>
                <w:rFonts w:asciiTheme="minorHAnsi" w:hAnsiTheme="minorHAnsi"/>
                <w:b/>
                <w:color w:val="000000" w:themeColor="text1"/>
              </w:rPr>
            </w:pPr>
            <w:ins w:id="8633" w:author="Dr Mamadou SANOGO" w:date="2023-10-26T15:54:00Z">
              <w:del w:id="8634" w:author="Cauris Cosmetics" w:date="2023-10-27T17:58:00Z">
                <w:r w:rsidDel="00FA173A">
                  <w:rPr>
                    <w:rFonts w:asciiTheme="minorHAnsi" w:hAnsiTheme="minorHAnsi"/>
                    <w:b/>
                    <w:color w:val="000000" w:themeColor="text1"/>
                  </w:rPr>
                  <w:delText>5</w:delText>
                </w:r>
              </w:del>
            </w:ins>
          </w:p>
          <w:p w14:paraId="6C8914D2" w14:textId="3DD6B14E" w:rsidR="00561D9D" w:rsidRPr="00325280" w:rsidDel="00FA173A" w:rsidRDefault="00561D9D" w:rsidP="00D27EF1">
            <w:pPr>
              <w:jc w:val="center"/>
              <w:rPr>
                <w:ins w:id="8635" w:author="Dr Mamadou SANOGO" w:date="2023-10-26T15:54:00Z"/>
                <w:del w:id="8636" w:author="Cauris Cosmetics" w:date="2023-10-27T17:58:00Z"/>
                <w:rFonts w:asciiTheme="minorHAnsi" w:hAnsiTheme="minorHAnsi"/>
                <w:b/>
                <w:color w:val="000000" w:themeColor="text1"/>
              </w:rPr>
            </w:pPr>
          </w:p>
        </w:tc>
        <w:tc>
          <w:tcPr>
            <w:tcW w:w="887" w:type="pct"/>
            <w:vMerge w:val="restart"/>
            <w:tcBorders>
              <w:top w:val="single" w:sz="4" w:space="0" w:color="auto"/>
              <w:left w:val="single" w:sz="4" w:space="0" w:color="auto"/>
              <w:right w:val="single" w:sz="4" w:space="0" w:color="auto"/>
            </w:tcBorders>
            <w:vAlign w:val="center"/>
            <w:hideMark/>
          </w:tcPr>
          <w:p w14:paraId="61F09C92" w14:textId="336A3A06" w:rsidR="00561D9D" w:rsidRPr="004E2851" w:rsidDel="00FA173A" w:rsidRDefault="00561D9D" w:rsidP="00D27EF1">
            <w:pPr>
              <w:tabs>
                <w:tab w:val="left" w:pos="567"/>
                <w:tab w:val="left" w:pos="1276"/>
                <w:tab w:val="left" w:pos="2127"/>
              </w:tabs>
              <w:spacing w:before="100"/>
              <w:rPr>
                <w:ins w:id="8637" w:author="Dr Mamadou SANOGO" w:date="2023-10-26T15:54:00Z"/>
                <w:del w:id="8638" w:author="Cauris Cosmetics" w:date="2023-10-27T17:58:00Z"/>
                <w:rFonts w:asciiTheme="minorHAnsi" w:hAnsiTheme="minorHAnsi"/>
                <w:bCs/>
                <w:color w:val="000000" w:themeColor="text1"/>
                <w:sz w:val="18"/>
                <w:szCs w:val="18"/>
              </w:rPr>
            </w:pPr>
            <w:ins w:id="8639" w:author="Dr Mamadou SANOGO" w:date="2023-10-26T15:54:00Z">
              <w:del w:id="8640" w:author="Cauris Cosmetics" w:date="2023-10-27T17:58:00Z">
                <w:r w:rsidRPr="004E2851" w:rsidDel="00FA173A">
                  <w:rPr>
                    <w:rFonts w:asciiTheme="minorHAnsi" w:hAnsiTheme="minorHAnsi"/>
                    <w:bCs/>
                    <w:color w:val="000000" w:themeColor="text1"/>
                    <w:sz w:val="18"/>
                    <w:szCs w:val="18"/>
                  </w:rPr>
                  <w:delText>Diagnostiquer les pathologies gynécologiques et obstétricales courantes, les urgences gynécologiques, obstétricales</w:delText>
                </w:r>
              </w:del>
            </w:ins>
          </w:p>
          <w:p w14:paraId="66B3769C" w14:textId="01F43877" w:rsidR="00561D9D" w:rsidRPr="004E2851" w:rsidDel="00FA173A" w:rsidRDefault="00561D9D" w:rsidP="00D27EF1">
            <w:pPr>
              <w:tabs>
                <w:tab w:val="left" w:pos="567"/>
                <w:tab w:val="left" w:pos="1276"/>
                <w:tab w:val="left" w:pos="2127"/>
              </w:tabs>
              <w:spacing w:before="100"/>
              <w:rPr>
                <w:ins w:id="8641" w:author="Dr Mamadou SANOGO" w:date="2023-10-26T15:54:00Z"/>
                <w:del w:id="8642" w:author="Cauris Cosmetics" w:date="2023-10-27T17:58:00Z"/>
                <w:rFonts w:asciiTheme="minorHAnsi" w:hAnsiTheme="minorHAnsi"/>
                <w:bCs/>
                <w:color w:val="000000" w:themeColor="text1"/>
                <w:sz w:val="18"/>
                <w:szCs w:val="18"/>
              </w:rPr>
            </w:pPr>
            <w:ins w:id="8643" w:author="Dr Mamadou SANOGO" w:date="2023-10-26T15:54:00Z">
              <w:del w:id="8644" w:author="Cauris Cosmetics" w:date="2023-10-27T17:58:00Z">
                <w:r w:rsidRPr="004E2851"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4E2851" w:rsidDel="00FA173A">
                  <w:rPr>
                    <w:rFonts w:asciiTheme="minorHAnsi" w:hAnsiTheme="minorHAnsi"/>
                    <w:bCs/>
                    <w:color w:val="000000" w:themeColor="text1"/>
                    <w:sz w:val="18"/>
                    <w:szCs w:val="18"/>
                  </w:rPr>
                  <w:delText>courantes</w:delText>
                </w:r>
              </w:del>
            </w:ins>
          </w:p>
          <w:p w14:paraId="0DDA3C41" w14:textId="1BB54F5D" w:rsidR="00561D9D" w:rsidRPr="00325280" w:rsidDel="00FA173A" w:rsidRDefault="00561D9D" w:rsidP="00D27EF1">
            <w:pPr>
              <w:tabs>
                <w:tab w:val="left" w:pos="567"/>
                <w:tab w:val="left" w:pos="1276"/>
                <w:tab w:val="left" w:pos="2127"/>
              </w:tabs>
              <w:spacing w:before="100"/>
              <w:rPr>
                <w:ins w:id="8645" w:author="Dr Mamadou SANOGO" w:date="2023-10-26T15:54:00Z"/>
                <w:del w:id="8646" w:author="Cauris Cosmetics" w:date="2023-10-27T17:58:00Z"/>
                <w:rFonts w:asciiTheme="minorHAnsi" w:hAnsiTheme="minorHAnsi"/>
                <w:bCs/>
                <w:color w:val="000000" w:themeColor="text1"/>
                <w:sz w:val="18"/>
                <w:szCs w:val="18"/>
              </w:rPr>
            </w:pPr>
            <w:ins w:id="8647" w:author="Dr Mamadou SANOGO" w:date="2023-10-26T15:54:00Z">
              <w:del w:id="8648" w:author="Cauris Cosmetics" w:date="2023-10-27T17:58:00Z">
                <w:r w:rsidRPr="004E2851" w:rsidDel="00FA173A">
                  <w:rPr>
                    <w:rFonts w:asciiTheme="minorHAnsi" w:hAnsiTheme="minorHAnsi"/>
                    <w:bCs/>
                    <w:color w:val="000000" w:themeColor="text1"/>
                    <w:sz w:val="18"/>
                    <w:szCs w:val="18"/>
                  </w:rPr>
                  <w:delText>Prévenir les affections gynécologiques et obstétricales courantes</w:delText>
                </w:r>
              </w:del>
            </w:ins>
          </w:p>
        </w:tc>
        <w:tc>
          <w:tcPr>
            <w:tcW w:w="823" w:type="pct"/>
            <w:tcBorders>
              <w:top w:val="single" w:sz="4" w:space="0" w:color="auto"/>
              <w:left w:val="single" w:sz="4" w:space="0" w:color="auto"/>
              <w:bottom w:val="single" w:sz="4" w:space="0" w:color="auto"/>
              <w:right w:val="single" w:sz="4" w:space="0" w:color="auto"/>
            </w:tcBorders>
          </w:tcPr>
          <w:p w14:paraId="08464D94" w14:textId="4B642EB9" w:rsidR="00561D9D" w:rsidRPr="00E512BB" w:rsidDel="00FA173A" w:rsidRDefault="00561D9D" w:rsidP="00D27EF1">
            <w:pPr>
              <w:tabs>
                <w:tab w:val="left" w:pos="567"/>
                <w:tab w:val="left" w:pos="1276"/>
                <w:tab w:val="left" w:pos="2127"/>
              </w:tabs>
              <w:spacing w:before="100"/>
              <w:rPr>
                <w:ins w:id="8649" w:author="Dr Mamadou SANOGO" w:date="2023-10-26T15:54:00Z"/>
                <w:del w:id="8650" w:author="Cauris Cosmetics" w:date="2023-10-27T17:58:00Z"/>
                <w:rFonts w:asciiTheme="minorHAnsi" w:hAnsiTheme="minorHAnsi"/>
                <w:bCs/>
                <w:color w:val="000000" w:themeColor="text1"/>
                <w:szCs w:val="18"/>
              </w:rPr>
            </w:pPr>
            <w:ins w:id="8651" w:author="Dr Mamadou SANOGO" w:date="2023-10-26T15:54:00Z">
              <w:del w:id="8652" w:author="Cauris Cosmetics" w:date="2023-10-27T17:58:00Z">
                <w:r w:rsidRPr="00E512BB" w:rsidDel="00FA173A">
                  <w:rPr>
                    <w:rFonts w:asciiTheme="minorHAnsi" w:hAnsiTheme="minorHAnsi"/>
                    <w:bCs/>
                    <w:color w:val="000000" w:themeColor="text1"/>
                    <w:szCs w:val="18"/>
                  </w:rPr>
                  <w:delText>Identifica</w:delText>
                </w:r>
                <w:r w:rsidDel="00FA173A">
                  <w:rPr>
                    <w:rFonts w:asciiTheme="minorHAnsi" w:hAnsiTheme="minorHAnsi"/>
                    <w:bCs/>
                    <w:color w:val="000000" w:themeColor="text1"/>
                    <w:szCs w:val="18"/>
                  </w:rPr>
                  <w:delText>tion  des dysfonctionnements de</w:delText>
                </w:r>
                <w:r w:rsidRPr="00E512BB" w:rsidDel="00FA173A">
                  <w:rPr>
                    <w:rFonts w:asciiTheme="minorHAnsi" w:hAnsiTheme="minorHAnsi"/>
                    <w:bCs/>
                    <w:color w:val="000000" w:themeColor="text1"/>
                    <w:szCs w:val="18"/>
                  </w:rPr>
                  <w:delText xml:space="preserve"> </w:delText>
                </w:r>
                <w:r w:rsidDel="00FA173A">
                  <w:rPr>
                    <w:rFonts w:asciiTheme="minorHAnsi" w:hAnsiTheme="minorHAnsi"/>
                    <w:bCs/>
                    <w:color w:val="000000" w:themeColor="text1"/>
                    <w:szCs w:val="18"/>
                  </w:rPr>
                  <w:delText>l’appareil</w:delText>
                </w:r>
                <w:r w:rsidRPr="00E512BB" w:rsidDel="00FA173A">
                  <w:rPr>
                    <w:rFonts w:asciiTheme="minorHAnsi" w:hAnsiTheme="minorHAnsi"/>
                    <w:bCs/>
                    <w:color w:val="000000" w:themeColor="text1"/>
                    <w:szCs w:val="18"/>
                  </w:rPr>
                  <w:delText xml:space="preserve"> de</w:delText>
                </w:r>
                <w:r w:rsidDel="00FA173A">
                  <w:rPr>
                    <w:rFonts w:asciiTheme="minorHAnsi" w:hAnsiTheme="minorHAnsi"/>
                    <w:bCs/>
                    <w:color w:val="000000" w:themeColor="text1"/>
                    <w:szCs w:val="18"/>
                  </w:rPr>
                  <w:delText xml:space="preserve"> </w:delText>
                </w:r>
                <w:r w:rsidRPr="00E512BB" w:rsidDel="00FA173A">
                  <w:rPr>
                    <w:rFonts w:asciiTheme="minorHAnsi" w:hAnsiTheme="minorHAnsi"/>
                    <w:bCs/>
                    <w:color w:val="000000" w:themeColor="text1"/>
                    <w:szCs w:val="18"/>
                  </w:rPr>
                  <w:delText xml:space="preserve"> reproduction chez la femme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8FCBA5D" w:rsidR="00561D9D" w:rsidRPr="00325280" w:rsidDel="00FA173A" w:rsidRDefault="00561D9D" w:rsidP="00D27EF1">
            <w:pPr>
              <w:tabs>
                <w:tab w:val="left" w:pos="567"/>
                <w:tab w:val="left" w:pos="1276"/>
                <w:tab w:val="left" w:pos="2127"/>
              </w:tabs>
              <w:spacing w:before="100"/>
              <w:jc w:val="center"/>
              <w:rPr>
                <w:ins w:id="8653" w:author="Dr Mamadou SANOGO" w:date="2023-10-26T15:54:00Z"/>
                <w:del w:id="8654" w:author="Cauris Cosmetics" w:date="2023-10-27T17:58:00Z"/>
                <w:rFonts w:asciiTheme="minorHAnsi" w:hAnsiTheme="minorHAnsi"/>
                <w:bCs/>
                <w:color w:val="000000" w:themeColor="text1"/>
                <w:szCs w:val="18"/>
              </w:rPr>
            </w:pPr>
            <w:ins w:id="8655" w:author="Dr Mamadou SANOGO" w:date="2023-10-26T15:54:00Z">
              <w:del w:id="8656"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7BC07EE0" w14:textId="66FCE7D8" w:rsidR="00561D9D" w:rsidRPr="00325280" w:rsidDel="00FA173A" w:rsidRDefault="00561D9D" w:rsidP="00D27EF1">
            <w:pPr>
              <w:tabs>
                <w:tab w:val="left" w:pos="567"/>
                <w:tab w:val="left" w:pos="1276"/>
                <w:tab w:val="left" w:pos="2127"/>
              </w:tabs>
              <w:spacing w:before="100"/>
              <w:jc w:val="center"/>
              <w:rPr>
                <w:ins w:id="8657" w:author="Dr Mamadou SANOGO" w:date="2023-10-26T15:54:00Z"/>
                <w:del w:id="8658" w:author="Cauris Cosmetics" w:date="2023-10-27T17:58:00Z"/>
                <w:rFonts w:asciiTheme="minorHAnsi" w:hAnsiTheme="minorHAnsi"/>
                <w:bCs/>
                <w:color w:val="000000" w:themeColor="text1"/>
                <w:szCs w:val="18"/>
              </w:rPr>
            </w:pPr>
            <w:ins w:id="8659" w:author="Dr Mamadou SANOGO" w:date="2023-10-26T15:54:00Z">
              <w:del w:id="8660" w:author="Cauris Cosmetics" w:date="2023-10-27T17:58:00Z">
                <w:r w:rsidDel="00FA173A">
                  <w:rPr>
                    <w:rFonts w:asciiTheme="minorHAnsi" w:hAnsiTheme="minorHAnsi"/>
                    <w:bCs/>
                    <w:color w:val="000000" w:themeColor="text1"/>
                    <w:szCs w:val="18"/>
                  </w:rPr>
                  <w:delText>00/6</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hideMark/>
          </w:tcPr>
          <w:p w14:paraId="22D051A9" w14:textId="3839F8D7" w:rsidR="00561D9D" w:rsidDel="00FA173A" w:rsidRDefault="00561D9D" w:rsidP="00D27EF1">
            <w:pPr>
              <w:rPr>
                <w:ins w:id="8661" w:author="Dr Mamadou SANOGO" w:date="2023-10-26T15:54:00Z"/>
                <w:del w:id="8662" w:author="Cauris Cosmetics" w:date="2023-10-27T17:58:00Z"/>
              </w:rPr>
            </w:pPr>
            <w:ins w:id="8663" w:author="Dr Mamadou SANOGO" w:date="2023-10-26T15:54:00Z">
              <w:del w:id="8664"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r w:rsidRPr="003F087C" w:rsidDel="00FA173A">
                  <w:rPr>
                    <w:rFonts w:asciiTheme="minorHAnsi" w:hAnsiTheme="minorHAnsi"/>
                    <w:bCs/>
                    <w:i/>
                    <w:color w:val="000000" w:themeColor="text1"/>
                    <w:sz w:val="16"/>
                    <w:szCs w:val="16"/>
                  </w:rPr>
                  <w:delText xml:space="preserve"> </w:delText>
                </w:r>
              </w:del>
            </w:ins>
          </w:p>
        </w:tc>
        <w:tc>
          <w:tcPr>
            <w:tcW w:w="633" w:type="pct"/>
            <w:vMerge w:val="restart"/>
            <w:tcBorders>
              <w:top w:val="single" w:sz="4" w:space="0" w:color="auto"/>
              <w:left w:val="single" w:sz="4" w:space="0" w:color="auto"/>
              <w:right w:val="single" w:sz="4" w:space="0" w:color="auto"/>
            </w:tcBorders>
            <w:vAlign w:val="center"/>
            <w:hideMark/>
          </w:tcPr>
          <w:p w14:paraId="2CD984A8" w14:textId="2447B660" w:rsidR="00561D9D" w:rsidDel="00FA173A" w:rsidRDefault="00561D9D" w:rsidP="00D27EF1">
            <w:pPr>
              <w:rPr>
                <w:ins w:id="8665" w:author="Dr Mamadou SANOGO" w:date="2023-10-26T15:54:00Z"/>
                <w:del w:id="8666" w:author="Cauris Cosmetics" w:date="2023-10-27T17:58:00Z"/>
              </w:rPr>
            </w:pPr>
            <w:ins w:id="8667" w:author="Dr Mamadou SANOGO" w:date="2023-10-26T15:54:00Z">
              <w:del w:id="8668"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758CA295" w14:textId="18F988D4" w:rsidTr="00D27EF1">
        <w:trPr>
          <w:cantSplit/>
          <w:trHeight w:val="20"/>
          <w:jc w:val="center"/>
          <w:ins w:id="8669" w:author="Dr Mamadou SANOGO" w:date="2023-10-26T15:54:00Z"/>
          <w:del w:id="8670" w:author="Cauris Cosmetics" w:date="2023-10-27T17:58:00Z"/>
        </w:trPr>
        <w:tc>
          <w:tcPr>
            <w:tcW w:w="948" w:type="pct"/>
            <w:vMerge/>
            <w:tcBorders>
              <w:left w:val="single" w:sz="4" w:space="0" w:color="auto"/>
              <w:right w:val="single" w:sz="4" w:space="0" w:color="auto"/>
            </w:tcBorders>
            <w:vAlign w:val="center"/>
            <w:hideMark/>
          </w:tcPr>
          <w:p w14:paraId="6319D178" w14:textId="350E8242" w:rsidR="00561D9D" w:rsidRPr="00A425BB" w:rsidDel="00FA173A" w:rsidRDefault="00561D9D" w:rsidP="00D27EF1">
            <w:pPr>
              <w:rPr>
                <w:ins w:id="8671" w:author="Dr Mamadou SANOGO" w:date="2023-10-26T15:54:00Z"/>
                <w:del w:id="8672"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7085E45F" w14:textId="08A7F905" w:rsidR="00561D9D" w:rsidDel="00FA173A" w:rsidRDefault="00561D9D" w:rsidP="00D27EF1">
            <w:pPr>
              <w:spacing w:line="276" w:lineRule="auto"/>
              <w:rPr>
                <w:ins w:id="8673" w:author="Dr Mamadou SANOGO" w:date="2023-10-26T15:54:00Z"/>
                <w:del w:id="8674" w:author="Cauris Cosmetics" w:date="2023-10-27T17:58:00Z"/>
                <w:bCs/>
                <w:szCs w:val="24"/>
                <w:u w:val="single"/>
                <w:lang w:eastAsia="en-US"/>
              </w:rPr>
            </w:pPr>
          </w:p>
        </w:tc>
        <w:tc>
          <w:tcPr>
            <w:tcW w:w="887" w:type="pct"/>
            <w:vMerge/>
            <w:tcBorders>
              <w:left w:val="single" w:sz="4" w:space="0" w:color="auto"/>
              <w:right w:val="single" w:sz="4" w:space="0" w:color="auto"/>
            </w:tcBorders>
            <w:vAlign w:val="center"/>
            <w:hideMark/>
          </w:tcPr>
          <w:p w14:paraId="5B971369" w14:textId="2F08DC88" w:rsidR="00561D9D" w:rsidDel="00FA173A" w:rsidRDefault="00561D9D" w:rsidP="00D27EF1">
            <w:pPr>
              <w:spacing w:line="276" w:lineRule="auto"/>
              <w:rPr>
                <w:ins w:id="8675" w:author="Dr Mamadou SANOGO" w:date="2023-10-26T15:54:00Z"/>
                <w:del w:id="8676"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4DD08992" w14:textId="2AD82D3C" w:rsidR="00561D9D" w:rsidRPr="00E512BB" w:rsidDel="00FA173A" w:rsidRDefault="00561D9D" w:rsidP="00D27EF1">
            <w:pPr>
              <w:tabs>
                <w:tab w:val="left" w:pos="567"/>
                <w:tab w:val="left" w:pos="1276"/>
                <w:tab w:val="left" w:pos="2127"/>
              </w:tabs>
              <w:spacing w:before="100"/>
              <w:rPr>
                <w:ins w:id="8677" w:author="Dr Mamadou SANOGO" w:date="2023-10-26T15:54:00Z"/>
                <w:del w:id="8678" w:author="Cauris Cosmetics" w:date="2023-10-27T17:58:00Z"/>
                <w:rFonts w:asciiTheme="minorHAnsi" w:hAnsiTheme="minorHAnsi"/>
                <w:bCs/>
                <w:color w:val="000000" w:themeColor="text1"/>
                <w:szCs w:val="18"/>
              </w:rPr>
            </w:pPr>
            <w:ins w:id="8679" w:author="Dr Mamadou SANOGO" w:date="2023-10-26T15:54:00Z">
              <w:del w:id="8680" w:author="Cauris Cosmetics" w:date="2023-10-27T17:58:00Z">
                <w:r w:rsidRPr="00E512BB" w:rsidDel="00FA173A">
                  <w:rPr>
                    <w:rFonts w:asciiTheme="minorHAnsi" w:hAnsiTheme="minorHAnsi"/>
                    <w:bCs/>
                    <w:color w:val="000000" w:themeColor="text1"/>
                    <w:szCs w:val="18"/>
                  </w:rPr>
                  <w:delText>Prise en charge des pathologies du système de reproduction de la femme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DE7866C" w:rsidR="00561D9D" w:rsidRPr="00325280" w:rsidDel="00FA173A" w:rsidRDefault="00561D9D" w:rsidP="00D27EF1">
            <w:pPr>
              <w:tabs>
                <w:tab w:val="left" w:pos="567"/>
                <w:tab w:val="left" w:pos="1276"/>
                <w:tab w:val="left" w:pos="2127"/>
              </w:tabs>
              <w:spacing w:before="100"/>
              <w:jc w:val="center"/>
              <w:rPr>
                <w:ins w:id="8681" w:author="Dr Mamadou SANOGO" w:date="2023-10-26T15:54:00Z"/>
                <w:del w:id="8682" w:author="Cauris Cosmetics" w:date="2023-10-27T17:58:00Z"/>
                <w:rFonts w:asciiTheme="minorHAnsi" w:hAnsiTheme="minorHAnsi"/>
                <w:bCs/>
                <w:color w:val="000000" w:themeColor="text1"/>
                <w:szCs w:val="18"/>
              </w:rPr>
            </w:pPr>
            <w:ins w:id="8683" w:author="Dr Mamadou SANOGO" w:date="2023-10-26T15:54:00Z">
              <w:del w:id="8684"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hideMark/>
          </w:tcPr>
          <w:p w14:paraId="6506385D" w14:textId="361CCBC1" w:rsidR="00561D9D" w:rsidDel="00FA173A" w:rsidRDefault="00561D9D" w:rsidP="00D27EF1">
            <w:pPr>
              <w:spacing w:line="276" w:lineRule="auto"/>
              <w:rPr>
                <w:ins w:id="8685" w:author="Dr Mamadou SANOGO" w:date="2023-10-26T15:54:00Z"/>
                <w:del w:id="8686" w:author="Cauris Cosmetics" w:date="2023-10-27T17:58:00Z"/>
                <w:szCs w:val="24"/>
                <w:lang w:eastAsia="en-US"/>
              </w:rPr>
            </w:pPr>
          </w:p>
        </w:tc>
        <w:tc>
          <w:tcPr>
            <w:tcW w:w="444" w:type="pct"/>
            <w:vMerge/>
            <w:tcBorders>
              <w:left w:val="single" w:sz="4" w:space="0" w:color="auto"/>
              <w:right w:val="single" w:sz="4" w:space="0" w:color="auto"/>
            </w:tcBorders>
            <w:vAlign w:val="center"/>
            <w:hideMark/>
          </w:tcPr>
          <w:p w14:paraId="3AAD2E96" w14:textId="09C181F5" w:rsidR="00561D9D" w:rsidDel="00FA173A" w:rsidRDefault="00561D9D" w:rsidP="00D27EF1">
            <w:pPr>
              <w:spacing w:line="276" w:lineRule="auto"/>
              <w:rPr>
                <w:ins w:id="8687" w:author="Dr Mamadou SANOGO" w:date="2023-10-26T15:54:00Z"/>
                <w:del w:id="8688" w:author="Cauris Cosmetics" w:date="2023-10-27T17:58:00Z"/>
                <w:bCs/>
                <w:szCs w:val="24"/>
                <w:u w:val="single"/>
                <w:lang w:eastAsia="en-US"/>
              </w:rPr>
            </w:pPr>
          </w:p>
        </w:tc>
        <w:tc>
          <w:tcPr>
            <w:tcW w:w="633" w:type="pct"/>
            <w:vMerge/>
            <w:tcBorders>
              <w:left w:val="single" w:sz="4" w:space="0" w:color="auto"/>
              <w:right w:val="single" w:sz="4" w:space="0" w:color="auto"/>
            </w:tcBorders>
            <w:vAlign w:val="center"/>
            <w:hideMark/>
          </w:tcPr>
          <w:p w14:paraId="20E1126D" w14:textId="5FA35B7C" w:rsidR="00561D9D" w:rsidDel="00FA173A" w:rsidRDefault="00561D9D" w:rsidP="00D27EF1">
            <w:pPr>
              <w:spacing w:line="276" w:lineRule="auto"/>
              <w:rPr>
                <w:ins w:id="8689" w:author="Dr Mamadou SANOGO" w:date="2023-10-26T15:54:00Z"/>
                <w:del w:id="8690" w:author="Cauris Cosmetics" w:date="2023-10-27T17:58:00Z"/>
                <w:bCs/>
                <w:szCs w:val="24"/>
                <w:u w:val="single"/>
                <w:lang w:eastAsia="en-US"/>
              </w:rPr>
            </w:pPr>
          </w:p>
        </w:tc>
      </w:tr>
      <w:tr w:rsidR="00561D9D" w:rsidDel="00FA173A" w14:paraId="2FF0705D" w14:textId="667CF85E" w:rsidTr="00D27EF1">
        <w:trPr>
          <w:cantSplit/>
          <w:trHeight w:val="552"/>
          <w:jc w:val="center"/>
          <w:ins w:id="8691" w:author="Dr Mamadou SANOGO" w:date="2023-10-26T15:54:00Z"/>
          <w:del w:id="8692" w:author="Cauris Cosmetics" w:date="2023-10-27T17:58:00Z"/>
        </w:trPr>
        <w:tc>
          <w:tcPr>
            <w:tcW w:w="948" w:type="pct"/>
            <w:vMerge/>
            <w:tcBorders>
              <w:left w:val="single" w:sz="4" w:space="0" w:color="auto"/>
              <w:right w:val="single" w:sz="4" w:space="0" w:color="auto"/>
            </w:tcBorders>
            <w:vAlign w:val="center"/>
          </w:tcPr>
          <w:p w14:paraId="2F4616CE" w14:textId="3802EC42" w:rsidR="00561D9D" w:rsidRPr="00A425BB" w:rsidDel="00FA173A" w:rsidRDefault="00561D9D" w:rsidP="00D27EF1">
            <w:pPr>
              <w:rPr>
                <w:ins w:id="8693" w:author="Dr Mamadou SANOGO" w:date="2023-10-26T15:54:00Z"/>
                <w:del w:id="8694"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2EE5AD3C" w14:textId="632E5F24" w:rsidR="00561D9D" w:rsidDel="00FA173A" w:rsidRDefault="00561D9D" w:rsidP="00D27EF1">
            <w:pPr>
              <w:spacing w:line="276" w:lineRule="auto"/>
              <w:rPr>
                <w:ins w:id="8695" w:author="Dr Mamadou SANOGO" w:date="2023-10-26T15:54:00Z"/>
                <w:del w:id="8696" w:author="Cauris Cosmetics" w:date="2023-10-27T17:58:00Z"/>
                <w:bCs/>
                <w:szCs w:val="24"/>
                <w:u w:val="single"/>
                <w:lang w:eastAsia="en-US"/>
              </w:rPr>
            </w:pPr>
          </w:p>
        </w:tc>
        <w:tc>
          <w:tcPr>
            <w:tcW w:w="887" w:type="pct"/>
            <w:vMerge/>
            <w:tcBorders>
              <w:left w:val="single" w:sz="4" w:space="0" w:color="auto"/>
              <w:right w:val="single" w:sz="4" w:space="0" w:color="auto"/>
            </w:tcBorders>
            <w:vAlign w:val="center"/>
          </w:tcPr>
          <w:p w14:paraId="3C33ACD1" w14:textId="0504C6A4" w:rsidR="00561D9D" w:rsidDel="00FA173A" w:rsidRDefault="00561D9D" w:rsidP="00D27EF1">
            <w:pPr>
              <w:spacing w:line="276" w:lineRule="auto"/>
              <w:rPr>
                <w:ins w:id="8697" w:author="Dr Mamadou SANOGO" w:date="2023-10-26T15:54:00Z"/>
                <w:del w:id="8698"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2579957C" w14:textId="32645C80" w:rsidR="00561D9D" w:rsidRPr="00BF4F49" w:rsidDel="00FA173A" w:rsidRDefault="00561D9D" w:rsidP="00D27EF1">
            <w:pPr>
              <w:tabs>
                <w:tab w:val="left" w:pos="567"/>
                <w:tab w:val="left" w:pos="1276"/>
                <w:tab w:val="left" w:pos="2127"/>
              </w:tabs>
              <w:spacing w:before="100"/>
              <w:rPr>
                <w:ins w:id="8699" w:author="Dr Mamadou SANOGO" w:date="2023-10-26T15:54:00Z"/>
                <w:del w:id="8700" w:author="Cauris Cosmetics" w:date="2023-10-27T17:58:00Z"/>
                <w:rFonts w:asciiTheme="minorHAnsi" w:hAnsiTheme="minorHAnsi"/>
                <w:bCs/>
                <w:color w:val="000000" w:themeColor="text1"/>
                <w:szCs w:val="18"/>
              </w:rPr>
            </w:pPr>
            <w:ins w:id="8701" w:author="Dr Mamadou SANOGO" w:date="2023-10-26T15:54:00Z">
              <w:del w:id="8702"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44687B6E" w14:textId="7FB12CCC" w:rsidR="00561D9D" w:rsidDel="00FA173A" w:rsidRDefault="00561D9D" w:rsidP="00D27EF1">
            <w:pPr>
              <w:tabs>
                <w:tab w:val="left" w:pos="567"/>
                <w:tab w:val="left" w:pos="1276"/>
                <w:tab w:val="left" w:pos="2127"/>
              </w:tabs>
              <w:spacing w:before="100"/>
              <w:jc w:val="center"/>
              <w:rPr>
                <w:ins w:id="8703" w:author="Dr Mamadou SANOGO" w:date="2023-10-26T15:54:00Z"/>
                <w:del w:id="8704" w:author="Cauris Cosmetics" w:date="2023-10-27T17:58:00Z"/>
                <w:rFonts w:asciiTheme="minorHAnsi" w:hAnsiTheme="minorHAnsi"/>
                <w:bCs/>
                <w:color w:val="000000" w:themeColor="text1"/>
                <w:szCs w:val="18"/>
              </w:rPr>
            </w:pPr>
            <w:ins w:id="8705" w:author="Dr Mamadou SANOGO" w:date="2023-10-26T15:54:00Z">
              <w:del w:id="8706"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77540C71" w14:textId="4B1086AB" w:rsidR="00561D9D" w:rsidDel="00FA173A" w:rsidRDefault="00561D9D" w:rsidP="00D27EF1">
            <w:pPr>
              <w:spacing w:line="276" w:lineRule="auto"/>
              <w:rPr>
                <w:ins w:id="8707" w:author="Dr Mamadou SANOGO" w:date="2023-10-26T15:54:00Z"/>
                <w:del w:id="8708" w:author="Cauris Cosmetics" w:date="2023-10-27T17:58:00Z"/>
                <w:szCs w:val="24"/>
                <w:lang w:eastAsia="en-US"/>
              </w:rPr>
            </w:pPr>
          </w:p>
        </w:tc>
        <w:tc>
          <w:tcPr>
            <w:tcW w:w="444" w:type="pct"/>
            <w:vMerge/>
            <w:tcBorders>
              <w:left w:val="single" w:sz="4" w:space="0" w:color="auto"/>
              <w:right w:val="single" w:sz="4" w:space="0" w:color="auto"/>
            </w:tcBorders>
            <w:vAlign w:val="center"/>
          </w:tcPr>
          <w:p w14:paraId="6E6E30F3" w14:textId="540B3200" w:rsidR="00561D9D" w:rsidDel="00FA173A" w:rsidRDefault="00561D9D" w:rsidP="00D27EF1">
            <w:pPr>
              <w:spacing w:line="276" w:lineRule="auto"/>
              <w:rPr>
                <w:ins w:id="8709" w:author="Dr Mamadou SANOGO" w:date="2023-10-26T15:54:00Z"/>
                <w:del w:id="8710"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458DBAE" w14:textId="4C8A08B5" w:rsidR="00561D9D" w:rsidDel="00FA173A" w:rsidRDefault="00561D9D" w:rsidP="00D27EF1">
            <w:pPr>
              <w:spacing w:line="276" w:lineRule="auto"/>
              <w:rPr>
                <w:ins w:id="8711" w:author="Dr Mamadou SANOGO" w:date="2023-10-26T15:54:00Z"/>
                <w:del w:id="8712" w:author="Cauris Cosmetics" w:date="2023-10-27T17:58:00Z"/>
                <w:bCs/>
                <w:szCs w:val="24"/>
                <w:u w:val="single"/>
                <w:lang w:eastAsia="en-US"/>
              </w:rPr>
            </w:pPr>
          </w:p>
        </w:tc>
      </w:tr>
      <w:tr w:rsidR="00561D9D" w:rsidDel="00FA173A" w14:paraId="325EA8FA" w14:textId="03194E61" w:rsidTr="00D27EF1">
        <w:trPr>
          <w:cantSplit/>
          <w:trHeight w:val="1203"/>
          <w:jc w:val="center"/>
          <w:ins w:id="8713" w:author="Dr Mamadou SANOGO" w:date="2023-10-26T15:54:00Z"/>
          <w:del w:id="8714" w:author="Cauris Cosmetics" w:date="2023-10-27T17:58:00Z"/>
        </w:trPr>
        <w:tc>
          <w:tcPr>
            <w:tcW w:w="948" w:type="pct"/>
            <w:vMerge w:val="restart"/>
            <w:tcBorders>
              <w:top w:val="single" w:sz="4" w:space="0" w:color="auto"/>
              <w:left w:val="single" w:sz="4" w:space="0" w:color="auto"/>
              <w:right w:val="single" w:sz="4" w:space="0" w:color="auto"/>
            </w:tcBorders>
            <w:vAlign w:val="center"/>
          </w:tcPr>
          <w:p w14:paraId="36136492" w14:textId="3C74A3FB" w:rsidR="00561D9D" w:rsidDel="00FA173A" w:rsidRDefault="00561D9D" w:rsidP="00D27EF1">
            <w:pPr>
              <w:rPr>
                <w:ins w:id="8715" w:author="Dr Mamadou SANOGO" w:date="2023-10-26T15:54:00Z"/>
                <w:del w:id="8716" w:author="Cauris Cosmetics" w:date="2023-10-27T17:58:00Z"/>
                <w:rFonts w:asciiTheme="minorHAnsi" w:hAnsiTheme="minorHAnsi"/>
                <w:b/>
                <w:color w:val="000000" w:themeColor="text1"/>
              </w:rPr>
            </w:pPr>
            <w:ins w:id="8717" w:author="Dr Mamadou SANOGO" w:date="2023-10-26T15:54:00Z">
              <w:del w:id="8718" w:author="Cauris Cosmetics" w:date="2023-10-27T17:58:00Z">
                <w:r w:rsidDel="00FA173A">
                  <w:rPr>
                    <w:rFonts w:asciiTheme="minorHAnsi" w:hAnsiTheme="minorHAnsi"/>
                    <w:b/>
                    <w:color w:val="000000" w:themeColor="text1"/>
                  </w:rPr>
                  <w:delText>MGO237</w:delText>
                </w:r>
              </w:del>
            </w:ins>
          </w:p>
          <w:p w14:paraId="21060524" w14:textId="1269EF80" w:rsidR="00561D9D" w:rsidDel="00FA173A" w:rsidRDefault="00561D9D" w:rsidP="00D27EF1">
            <w:pPr>
              <w:rPr>
                <w:ins w:id="8719" w:author="Dr Mamadou SANOGO" w:date="2023-10-26T15:54:00Z"/>
                <w:del w:id="8720" w:author="Cauris Cosmetics" w:date="2023-10-27T17:58:00Z"/>
                <w:rFonts w:asciiTheme="minorHAnsi" w:hAnsiTheme="minorHAnsi"/>
                <w:b/>
                <w:color w:val="000000" w:themeColor="text1"/>
              </w:rPr>
            </w:pPr>
            <w:ins w:id="8721" w:author="Dr Mamadou SANOGO" w:date="2023-10-26T15:54:00Z">
              <w:del w:id="8722"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l’homme</w:delText>
                </w:r>
              </w:del>
            </w:ins>
          </w:p>
          <w:p w14:paraId="7EFFF038" w14:textId="0515C790" w:rsidR="00561D9D" w:rsidDel="00FA173A" w:rsidRDefault="00561D9D" w:rsidP="00D27EF1">
            <w:pPr>
              <w:rPr>
                <w:ins w:id="8723" w:author="Dr Mamadou SANOGO" w:date="2023-10-26T15:54:00Z"/>
                <w:del w:id="8724" w:author="Cauris Cosmetics" w:date="2023-10-27T17:58:00Z"/>
                <w:rFonts w:asciiTheme="minorHAnsi" w:hAnsiTheme="minorHAnsi"/>
                <w:b/>
                <w:color w:val="000000" w:themeColor="text1"/>
              </w:rPr>
            </w:pPr>
          </w:p>
          <w:p w14:paraId="3BAF92C0" w14:textId="2F958C6C" w:rsidR="00561D9D" w:rsidRPr="00A425BB" w:rsidDel="00FA173A" w:rsidRDefault="00561D9D" w:rsidP="00D27EF1">
            <w:pPr>
              <w:rPr>
                <w:ins w:id="8725" w:author="Dr Mamadou SANOGO" w:date="2023-10-26T15:54:00Z"/>
                <w:del w:id="8726"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599D93B5" w14:textId="78F8C6C4" w:rsidR="00561D9D" w:rsidDel="00FA173A" w:rsidRDefault="00561D9D" w:rsidP="00D27EF1">
            <w:pPr>
              <w:jc w:val="center"/>
              <w:rPr>
                <w:ins w:id="8727" w:author="Dr Mamadou SANOGO" w:date="2023-10-26T15:54:00Z"/>
                <w:del w:id="8728" w:author="Cauris Cosmetics" w:date="2023-10-27T17:58:00Z"/>
                <w:bCs/>
                <w:szCs w:val="24"/>
                <w:u w:val="single"/>
                <w:lang w:eastAsia="en-US"/>
              </w:rPr>
            </w:pPr>
            <w:ins w:id="8729" w:author="Dr Mamadou SANOGO" w:date="2023-10-26T15:54:00Z">
              <w:del w:id="8730" w:author="Cauris Cosmetics" w:date="2023-10-27T17:58:00Z">
                <w:r w:rsidDel="00FA173A">
                  <w:rPr>
                    <w:rFonts w:asciiTheme="minorHAnsi" w:hAnsiTheme="minorHAnsi"/>
                    <w:b/>
                    <w:color w:val="000000" w:themeColor="text1"/>
                  </w:rPr>
                  <w:delText>5</w:delText>
                </w:r>
              </w:del>
            </w:ins>
          </w:p>
        </w:tc>
        <w:tc>
          <w:tcPr>
            <w:tcW w:w="887" w:type="pct"/>
            <w:vMerge w:val="restart"/>
            <w:tcBorders>
              <w:top w:val="single" w:sz="4" w:space="0" w:color="auto"/>
              <w:left w:val="single" w:sz="4" w:space="0" w:color="auto"/>
              <w:right w:val="single" w:sz="4" w:space="0" w:color="auto"/>
            </w:tcBorders>
            <w:vAlign w:val="center"/>
          </w:tcPr>
          <w:p w14:paraId="0D387D4B" w14:textId="47FBDAE9" w:rsidR="00561D9D" w:rsidRPr="004E2851" w:rsidDel="00FA173A" w:rsidRDefault="00561D9D" w:rsidP="00D27EF1">
            <w:pPr>
              <w:tabs>
                <w:tab w:val="left" w:pos="567"/>
                <w:tab w:val="left" w:pos="1276"/>
                <w:tab w:val="left" w:pos="2127"/>
              </w:tabs>
              <w:spacing w:before="100"/>
              <w:rPr>
                <w:ins w:id="8731" w:author="Dr Mamadou SANOGO" w:date="2023-10-26T15:54:00Z"/>
                <w:del w:id="8732" w:author="Cauris Cosmetics" w:date="2023-10-27T17:58:00Z"/>
                <w:rFonts w:asciiTheme="minorHAnsi" w:hAnsiTheme="minorHAnsi"/>
                <w:bCs/>
                <w:color w:val="000000" w:themeColor="text1"/>
                <w:sz w:val="18"/>
                <w:szCs w:val="18"/>
              </w:rPr>
            </w:pPr>
            <w:ins w:id="8733" w:author="Dr Mamadou SANOGO" w:date="2023-10-26T15:54:00Z">
              <w:del w:id="8734" w:author="Cauris Cosmetics" w:date="2023-10-27T17:58:00Z">
                <w:r w:rsidRPr="004E2851" w:rsidDel="00FA173A">
                  <w:rPr>
                    <w:rFonts w:asciiTheme="minorHAnsi" w:hAnsiTheme="minorHAnsi"/>
                    <w:bCs/>
                    <w:color w:val="000000" w:themeColor="text1"/>
                    <w:sz w:val="18"/>
                    <w:szCs w:val="18"/>
                  </w:rPr>
                  <w:delText>Diagnostiquer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4B2B675C" w14:textId="00456039" w:rsidR="00561D9D" w:rsidRPr="004E2851" w:rsidDel="00FA173A" w:rsidRDefault="00561D9D" w:rsidP="00D27EF1">
            <w:pPr>
              <w:tabs>
                <w:tab w:val="left" w:pos="567"/>
                <w:tab w:val="left" w:pos="1276"/>
                <w:tab w:val="left" w:pos="2127"/>
              </w:tabs>
              <w:spacing w:before="100"/>
              <w:rPr>
                <w:ins w:id="8735" w:author="Dr Mamadou SANOGO" w:date="2023-10-26T15:54:00Z"/>
                <w:del w:id="8736" w:author="Cauris Cosmetics" w:date="2023-10-27T17:58:00Z"/>
                <w:rFonts w:asciiTheme="minorHAnsi" w:hAnsiTheme="minorHAnsi"/>
                <w:bCs/>
                <w:color w:val="000000" w:themeColor="text1"/>
                <w:sz w:val="18"/>
                <w:szCs w:val="18"/>
              </w:rPr>
            </w:pPr>
            <w:ins w:id="8737" w:author="Dr Mamadou SANOGO" w:date="2023-10-26T15:54:00Z">
              <w:del w:id="8738" w:author="Cauris Cosmetics" w:date="2023-10-27T17:58:00Z">
                <w:r w:rsidRPr="004E2851" w:rsidDel="00FA173A">
                  <w:rPr>
                    <w:rFonts w:asciiTheme="minorHAnsi" w:hAnsiTheme="minorHAnsi"/>
                    <w:bCs/>
                    <w:color w:val="000000" w:themeColor="text1"/>
                    <w:sz w:val="18"/>
                    <w:szCs w:val="18"/>
                  </w:rPr>
                  <w:delText>Traiter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5B290857" w14:textId="0089272E" w:rsidR="00561D9D" w:rsidRPr="004E2851" w:rsidDel="00FA173A" w:rsidRDefault="00561D9D" w:rsidP="00D27EF1">
            <w:pPr>
              <w:tabs>
                <w:tab w:val="left" w:pos="567"/>
                <w:tab w:val="left" w:pos="1276"/>
                <w:tab w:val="left" w:pos="2127"/>
              </w:tabs>
              <w:spacing w:before="100"/>
              <w:rPr>
                <w:ins w:id="8739" w:author="Dr Mamadou SANOGO" w:date="2023-10-26T15:54:00Z"/>
                <w:del w:id="8740" w:author="Cauris Cosmetics" w:date="2023-10-27T17:58:00Z"/>
                <w:rFonts w:asciiTheme="minorHAnsi" w:hAnsiTheme="minorHAnsi"/>
                <w:bCs/>
                <w:color w:val="000000" w:themeColor="text1"/>
                <w:sz w:val="18"/>
                <w:szCs w:val="18"/>
              </w:rPr>
            </w:pPr>
          </w:p>
          <w:p w14:paraId="5031DC3A" w14:textId="1B198B8B" w:rsidR="00561D9D" w:rsidRPr="00EC3588" w:rsidDel="00FA173A" w:rsidRDefault="00561D9D" w:rsidP="00D27EF1">
            <w:pPr>
              <w:tabs>
                <w:tab w:val="left" w:pos="567"/>
                <w:tab w:val="left" w:pos="1276"/>
                <w:tab w:val="left" w:pos="2127"/>
              </w:tabs>
              <w:spacing w:before="100"/>
              <w:rPr>
                <w:ins w:id="8741" w:author="Dr Mamadou SANOGO" w:date="2023-10-26T15:54:00Z"/>
                <w:del w:id="8742" w:author="Cauris Cosmetics" w:date="2023-10-27T17:58:00Z"/>
                <w:rFonts w:asciiTheme="minorHAnsi" w:hAnsiTheme="minorHAnsi"/>
                <w:bCs/>
                <w:color w:val="000000" w:themeColor="text1"/>
                <w:sz w:val="18"/>
                <w:szCs w:val="18"/>
              </w:rPr>
            </w:pPr>
            <w:ins w:id="8743" w:author="Dr Mamadou SANOGO" w:date="2023-10-26T15:54:00Z">
              <w:del w:id="8744" w:author="Cauris Cosmetics" w:date="2023-10-27T17:58:00Z">
                <w:r w:rsidRPr="004E2851" w:rsidDel="00FA173A">
                  <w:rPr>
                    <w:rFonts w:asciiTheme="minorHAnsi" w:hAnsiTheme="minorHAnsi"/>
                    <w:bCs/>
                    <w:color w:val="000000" w:themeColor="text1"/>
                    <w:sz w:val="18"/>
                    <w:szCs w:val="18"/>
                  </w:rPr>
                  <w:delText>Prévenir les affections courantes</w:delText>
                </w:r>
                <w:r w:rsidDel="00FA173A">
                  <w:rPr>
                    <w:rFonts w:asciiTheme="minorHAnsi" w:hAnsiTheme="minorHAnsi"/>
                    <w:bCs/>
                    <w:color w:val="000000" w:themeColor="text1"/>
                    <w:sz w:val="18"/>
                    <w:szCs w:val="18"/>
                  </w:rPr>
                  <w:delText xml:space="preserve"> de l’appareil reproducteur masculin</w:delText>
                </w:r>
              </w:del>
            </w:ins>
          </w:p>
        </w:tc>
        <w:tc>
          <w:tcPr>
            <w:tcW w:w="823" w:type="pct"/>
            <w:tcBorders>
              <w:top w:val="single" w:sz="4" w:space="0" w:color="auto"/>
              <w:left w:val="single" w:sz="4" w:space="0" w:color="auto"/>
              <w:bottom w:val="single" w:sz="4" w:space="0" w:color="auto"/>
              <w:right w:val="single" w:sz="4" w:space="0" w:color="auto"/>
            </w:tcBorders>
          </w:tcPr>
          <w:p w14:paraId="23DA891E" w14:textId="1B7F4E35" w:rsidR="00561D9D" w:rsidRPr="00E512BB" w:rsidDel="00FA173A" w:rsidRDefault="00561D9D" w:rsidP="00D27EF1">
            <w:pPr>
              <w:tabs>
                <w:tab w:val="left" w:pos="567"/>
                <w:tab w:val="left" w:pos="1276"/>
                <w:tab w:val="left" w:pos="2127"/>
              </w:tabs>
              <w:spacing w:before="100"/>
              <w:rPr>
                <w:ins w:id="8745" w:author="Dr Mamadou SANOGO" w:date="2023-10-26T15:54:00Z"/>
                <w:del w:id="8746" w:author="Cauris Cosmetics" w:date="2023-10-27T17:58:00Z"/>
                <w:rFonts w:asciiTheme="minorHAnsi" w:hAnsiTheme="minorHAnsi"/>
                <w:bCs/>
                <w:color w:val="000000" w:themeColor="text1"/>
                <w:szCs w:val="18"/>
              </w:rPr>
            </w:pPr>
            <w:ins w:id="8747" w:author="Dr Mamadou SANOGO" w:date="2023-10-26T15:54:00Z">
              <w:del w:id="8748" w:author="Cauris Cosmetics" w:date="2023-10-27T17:58:00Z">
                <w:r w:rsidRPr="00E512BB" w:rsidDel="00FA173A">
                  <w:rPr>
                    <w:rFonts w:asciiTheme="minorHAnsi" w:hAnsiTheme="minorHAnsi"/>
                    <w:bCs/>
                    <w:color w:val="000000" w:themeColor="text1"/>
                    <w:szCs w:val="18"/>
                  </w:rPr>
                  <w:delText xml:space="preserve">Identification  des </w:delText>
                </w:r>
                <w:r w:rsidDel="00FA173A">
                  <w:rPr>
                    <w:rFonts w:asciiTheme="minorHAnsi" w:hAnsiTheme="minorHAnsi"/>
                    <w:bCs/>
                    <w:color w:val="000000" w:themeColor="text1"/>
                    <w:szCs w:val="18"/>
                  </w:rPr>
                  <w:delText>dysfonctionnements de l’appareil</w:delText>
                </w:r>
                <w:r w:rsidRPr="00E512BB" w:rsidDel="00FA173A">
                  <w:rPr>
                    <w:rFonts w:asciiTheme="minorHAnsi" w:hAnsiTheme="minorHAnsi"/>
                    <w:bCs/>
                    <w:color w:val="000000" w:themeColor="text1"/>
                    <w:szCs w:val="18"/>
                  </w:rPr>
                  <w:delText xml:space="preserve"> de reproduction chez l'homme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4B397F30" w:rsidR="00561D9D" w:rsidDel="00FA173A" w:rsidRDefault="00561D9D" w:rsidP="00D27EF1">
            <w:pPr>
              <w:tabs>
                <w:tab w:val="left" w:pos="567"/>
                <w:tab w:val="left" w:pos="1276"/>
                <w:tab w:val="left" w:pos="2127"/>
              </w:tabs>
              <w:spacing w:before="100"/>
              <w:jc w:val="center"/>
              <w:rPr>
                <w:ins w:id="8749" w:author="Dr Mamadou SANOGO" w:date="2023-10-26T15:54:00Z"/>
                <w:del w:id="8750" w:author="Cauris Cosmetics" w:date="2023-10-27T17:58:00Z"/>
                <w:rFonts w:asciiTheme="minorHAnsi" w:hAnsiTheme="minorHAnsi"/>
                <w:bCs/>
                <w:color w:val="000000" w:themeColor="text1"/>
                <w:szCs w:val="18"/>
              </w:rPr>
            </w:pPr>
            <w:ins w:id="8751" w:author="Dr Mamadou SANOGO" w:date="2023-10-26T15:54:00Z">
              <w:del w:id="8752"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37D3723F" w14:textId="78FE8195" w:rsidR="00561D9D" w:rsidDel="00FA173A" w:rsidRDefault="00561D9D" w:rsidP="00D27EF1">
            <w:pPr>
              <w:tabs>
                <w:tab w:val="left" w:pos="567"/>
                <w:tab w:val="left" w:pos="1276"/>
                <w:tab w:val="left" w:pos="2127"/>
              </w:tabs>
              <w:spacing w:before="100"/>
              <w:jc w:val="center"/>
              <w:rPr>
                <w:ins w:id="8753" w:author="Dr Mamadou SANOGO" w:date="2023-10-26T15:54:00Z"/>
                <w:del w:id="8754" w:author="Cauris Cosmetics" w:date="2023-10-27T17:58:00Z"/>
                <w:szCs w:val="24"/>
                <w:lang w:eastAsia="en-US"/>
              </w:rPr>
            </w:pPr>
            <w:ins w:id="8755" w:author="Dr Mamadou SANOGO" w:date="2023-10-26T15:54:00Z">
              <w:del w:id="8756" w:author="Cauris Cosmetics" w:date="2023-10-27T17:58:00Z">
                <w:r w:rsidDel="00FA173A">
                  <w:rPr>
                    <w:rFonts w:asciiTheme="minorHAnsi" w:hAnsiTheme="minorHAnsi"/>
                    <w:bCs/>
                    <w:color w:val="000000" w:themeColor="text1"/>
                    <w:szCs w:val="18"/>
                  </w:rPr>
                  <w:delText>00/60</w:delText>
                </w:r>
                <w:r w:rsidRPr="00325280" w:rsidDel="00FA173A">
                  <w:rPr>
                    <w:rFonts w:asciiTheme="minorHAnsi" w:hAnsiTheme="minorHAnsi"/>
                    <w:bCs/>
                    <w:color w:val="000000" w:themeColor="text1"/>
                    <w:szCs w:val="18"/>
                  </w:rPr>
                  <w:delText>/</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tcPr>
          <w:p w14:paraId="45D2B76C" w14:textId="23CA48A9" w:rsidR="00561D9D" w:rsidDel="00FA173A" w:rsidRDefault="00561D9D" w:rsidP="00D27EF1">
            <w:pPr>
              <w:rPr>
                <w:ins w:id="8757" w:author="Dr Mamadou SANOGO" w:date="2023-10-26T15:54:00Z"/>
                <w:del w:id="8758" w:author="Cauris Cosmetics" w:date="2023-10-27T17:58:00Z"/>
              </w:rPr>
            </w:pPr>
            <w:ins w:id="8759" w:author="Dr Mamadou SANOGO" w:date="2023-10-26T15:54:00Z">
              <w:del w:id="8760" w:author="Cauris Cosmetics" w:date="2023-10-27T17:58: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tcPr>
          <w:p w14:paraId="3FD39096" w14:textId="47C59CB3" w:rsidR="00561D9D" w:rsidDel="00FA173A" w:rsidRDefault="00561D9D" w:rsidP="00D27EF1">
            <w:pPr>
              <w:rPr>
                <w:ins w:id="8761" w:author="Dr Mamadou SANOGO" w:date="2023-10-26T15:54:00Z"/>
                <w:del w:id="8762" w:author="Cauris Cosmetics" w:date="2023-10-27T17:58:00Z"/>
              </w:rPr>
            </w:pPr>
            <w:ins w:id="8763" w:author="Dr Mamadou SANOGO" w:date="2023-10-26T15:54:00Z">
              <w:del w:id="8764"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6BE2DE6A" w14:textId="79394E03" w:rsidTr="00D27EF1">
        <w:trPr>
          <w:cantSplit/>
          <w:trHeight w:val="1124"/>
          <w:jc w:val="center"/>
          <w:ins w:id="8765" w:author="Dr Mamadou SANOGO" w:date="2023-10-26T15:54:00Z"/>
          <w:del w:id="8766" w:author="Cauris Cosmetics" w:date="2023-10-27T17:58:00Z"/>
        </w:trPr>
        <w:tc>
          <w:tcPr>
            <w:tcW w:w="948" w:type="pct"/>
            <w:vMerge/>
            <w:tcBorders>
              <w:left w:val="single" w:sz="4" w:space="0" w:color="auto"/>
              <w:right w:val="single" w:sz="4" w:space="0" w:color="auto"/>
            </w:tcBorders>
            <w:vAlign w:val="center"/>
          </w:tcPr>
          <w:p w14:paraId="74855A88" w14:textId="7CE0A06C" w:rsidR="00561D9D" w:rsidRPr="002820AE" w:rsidDel="00FA173A" w:rsidRDefault="00561D9D" w:rsidP="00D27EF1">
            <w:pPr>
              <w:rPr>
                <w:ins w:id="8767" w:author="Dr Mamadou SANOGO" w:date="2023-10-26T15:54:00Z"/>
                <w:del w:id="8768"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3AEEF9D5" w14:textId="5077507D" w:rsidR="00561D9D" w:rsidRPr="002820AE" w:rsidDel="00FA173A" w:rsidRDefault="00561D9D" w:rsidP="00D27EF1">
            <w:pPr>
              <w:jc w:val="center"/>
              <w:rPr>
                <w:ins w:id="8769" w:author="Dr Mamadou SANOGO" w:date="2023-10-26T15:54:00Z"/>
                <w:del w:id="8770"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7CF345E7" w14:textId="0C57A28E" w:rsidR="00561D9D" w:rsidDel="00FA173A" w:rsidRDefault="00561D9D" w:rsidP="00D27EF1">
            <w:pPr>
              <w:tabs>
                <w:tab w:val="left" w:pos="567"/>
                <w:tab w:val="left" w:pos="1276"/>
                <w:tab w:val="left" w:pos="2127"/>
              </w:tabs>
              <w:spacing w:before="100"/>
              <w:rPr>
                <w:ins w:id="8771" w:author="Dr Mamadou SANOGO" w:date="2023-10-26T15:54:00Z"/>
                <w:del w:id="8772"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1BCDB3D8" w14:textId="50C0AEAA" w:rsidR="00561D9D" w:rsidRPr="00E512BB" w:rsidDel="00FA173A" w:rsidRDefault="00561D9D" w:rsidP="00D27EF1">
            <w:pPr>
              <w:tabs>
                <w:tab w:val="left" w:pos="567"/>
                <w:tab w:val="left" w:pos="1276"/>
                <w:tab w:val="left" w:pos="2127"/>
              </w:tabs>
              <w:spacing w:before="100"/>
              <w:rPr>
                <w:ins w:id="8773" w:author="Dr Mamadou SANOGO" w:date="2023-10-26T15:54:00Z"/>
                <w:del w:id="8774" w:author="Cauris Cosmetics" w:date="2023-10-27T17:58:00Z"/>
                <w:rFonts w:asciiTheme="minorHAnsi" w:hAnsiTheme="minorHAnsi"/>
                <w:bCs/>
                <w:color w:val="000000" w:themeColor="text1"/>
                <w:szCs w:val="18"/>
              </w:rPr>
            </w:pPr>
            <w:ins w:id="8775" w:author="Dr Mamadou SANOGO" w:date="2023-10-26T15:54:00Z">
              <w:del w:id="8776" w:author="Cauris Cosmetics" w:date="2023-10-27T17:58:00Z">
                <w:r w:rsidRPr="00E512BB" w:rsidDel="00FA173A">
                  <w:rPr>
                    <w:rFonts w:asciiTheme="minorHAnsi" w:hAnsiTheme="minorHAnsi"/>
                    <w:bCs/>
                    <w:color w:val="000000" w:themeColor="text1"/>
                    <w:szCs w:val="18"/>
                  </w:rPr>
                  <w:delText xml:space="preserve">Prise en charge des pathologies </w:delText>
                </w:r>
                <w:r w:rsidDel="00FA173A">
                  <w:rPr>
                    <w:rFonts w:asciiTheme="minorHAnsi" w:hAnsiTheme="minorHAnsi"/>
                    <w:bCs/>
                    <w:color w:val="000000" w:themeColor="text1"/>
                    <w:szCs w:val="18"/>
                  </w:rPr>
                  <w:delText>du système de reproduction de l’homm</w:delText>
                </w:r>
                <w:r w:rsidRPr="00E512BB" w:rsidDel="00FA173A">
                  <w:rPr>
                    <w:rFonts w:asciiTheme="minorHAnsi" w:hAnsiTheme="minorHAnsi"/>
                    <w:bCs/>
                    <w:color w:val="000000" w:themeColor="text1"/>
                    <w:szCs w:val="18"/>
                  </w:rPr>
                  <w:delText>e</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21FB25F0" w:rsidR="00561D9D" w:rsidDel="00FA173A" w:rsidRDefault="00561D9D" w:rsidP="00D27EF1">
            <w:pPr>
              <w:tabs>
                <w:tab w:val="left" w:pos="567"/>
                <w:tab w:val="left" w:pos="1276"/>
                <w:tab w:val="left" w:pos="2127"/>
              </w:tabs>
              <w:spacing w:before="100"/>
              <w:jc w:val="center"/>
              <w:rPr>
                <w:ins w:id="8777" w:author="Dr Mamadou SANOGO" w:date="2023-10-26T15:54:00Z"/>
                <w:del w:id="8778" w:author="Cauris Cosmetics" w:date="2023-10-27T17:58:00Z"/>
                <w:rFonts w:asciiTheme="minorHAnsi" w:hAnsiTheme="minorHAnsi"/>
                <w:bCs/>
                <w:color w:val="000000" w:themeColor="text1"/>
                <w:szCs w:val="18"/>
              </w:rPr>
            </w:pPr>
            <w:ins w:id="8779" w:author="Dr Mamadou SANOGO" w:date="2023-10-26T15:54:00Z">
              <w:del w:id="8780"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B17BE11" w14:textId="3AEB2A6D" w:rsidR="00561D9D" w:rsidDel="00FA173A" w:rsidRDefault="00561D9D" w:rsidP="00D27EF1">
            <w:pPr>
              <w:tabs>
                <w:tab w:val="left" w:pos="567"/>
                <w:tab w:val="left" w:pos="1276"/>
                <w:tab w:val="left" w:pos="2127"/>
              </w:tabs>
              <w:spacing w:before="100"/>
              <w:jc w:val="center"/>
              <w:rPr>
                <w:ins w:id="8781" w:author="Dr Mamadou SANOGO" w:date="2023-10-26T15:54:00Z"/>
                <w:del w:id="8782" w:author="Cauris Cosmetics" w:date="2023-10-27T17:58:00Z"/>
                <w:szCs w:val="24"/>
                <w:lang w:eastAsia="en-US"/>
              </w:rPr>
            </w:pPr>
          </w:p>
        </w:tc>
        <w:tc>
          <w:tcPr>
            <w:tcW w:w="444" w:type="pct"/>
            <w:vMerge/>
            <w:tcBorders>
              <w:left w:val="single" w:sz="4" w:space="0" w:color="auto"/>
              <w:right w:val="single" w:sz="4" w:space="0" w:color="auto"/>
            </w:tcBorders>
            <w:vAlign w:val="center"/>
          </w:tcPr>
          <w:p w14:paraId="08E36FC4" w14:textId="6AC760F3" w:rsidR="00561D9D" w:rsidDel="00FA173A" w:rsidRDefault="00561D9D" w:rsidP="00D27EF1">
            <w:pPr>
              <w:rPr>
                <w:ins w:id="8783" w:author="Dr Mamadou SANOGO" w:date="2023-10-26T15:54:00Z"/>
                <w:del w:id="8784"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84360BD" w14:textId="7DDF43CF" w:rsidR="00561D9D" w:rsidDel="00FA173A" w:rsidRDefault="00561D9D" w:rsidP="00D27EF1">
            <w:pPr>
              <w:rPr>
                <w:ins w:id="8785" w:author="Dr Mamadou SANOGO" w:date="2023-10-26T15:54:00Z"/>
                <w:del w:id="8786" w:author="Cauris Cosmetics" w:date="2023-10-27T17:58:00Z"/>
                <w:bCs/>
                <w:szCs w:val="24"/>
                <w:u w:val="single"/>
                <w:lang w:eastAsia="en-US"/>
              </w:rPr>
            </w:pPr>
          </w:p>
        </w:tc>
      </w:tr>
      <w:tr w:rsidR="00561D9D" w:rsidDel="00FA173A" w14:paraId="3603A3E1" w14:textId="1A6F4BF6" w:rsidTr="00D27EF1">
        <w:trPr>
          <w:cantSplit/>
          <w:trHeight w:val="498"/>
          <w:jc w:val="center"/>
          <w:ins w:id="8787" w:author="Dr Mamadou SANOGO" w:date="2023-10-26T15:54:00Z"/>
          <w:del w:id="8788" w:author="Cauris Cosmetics" w:date="2023-10-27T17:58:00Z"/>
        </w:trPr>
        <w:tc>
          <w:tcPr>
            <w:tcW w:w="948" w:type="pct"/>
            <w:vMerge/>
            <w:tcBorders>
              <w:left w:val="single" w:sz="4" w:space="0" w:color="auto"/>
              <w:right w:val="single" w:sz="4" w:space="0" w:color="auto"/>
            </w:tcBorders>
            <w:vAlign w:val="center"/>
          </w:tcPr>
          <w:p w14:paraId="797B8BB4" w14:textId="2672C5FF" w:rsidR="00561D9D" w:rsidRPr="002820AE" w:rsidDel="00FA173A" w:rsidRDefault="00561D9D" w:rsidP="00D27EF1">
            <w:pPr>
              <w:rPr>
                <w:ins w:id="8789" w:author="Dr Mamadou SANOGO" w:date="2023-10-26T15:54:00Z"/>
                <w:del w:id="8790"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3AB7AB2" w14:textId="1C2299B0" w:rsidR="00561D9D" w:rsidRPr="002820AE" w:rsidDel="00FA173A" w:rsidRDefault="00561D9D" w:rsidP="00D27EF1">
            <w:pPr>
              <w:jc w:val="center"/>
              <w:rPr>
                <w:ins w:id="8791" w:author="Dr Mamadou SANOGO" w:date="2023-10-26T15:54:00Z"/>
                <w:del w:id="8792"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48EAD58" w14:textId="766EA470" w:rsidR="00561D9D" w:rsidDel="00FA173A" w:rsidRDefault="00561D9D" w:rsidP="00D27EF1">
            <w:pPr>
              <w:tabs>
                <w:tab w:val="left" w:pos="567"/>
                <w:tab w:val="left" w:pos="1276"/>
                <w:tab w:val="left" w:pos="2127"/>
              </w:tabs>
              <w:spacing w:before="100"/>
              <w:rPr>
                <w:ins w:id="8793" w:author="Dr Mamadou SANOGO" w:date="2023-10-26T15:54:00Z"/>
                <w:del w:id="8794"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609CE906" w14:textId="698F1DF8" w:rsidR="00561D9D" w:rsidRPr="00BF4F49" w:rsidDel="00FA173A" w:rsidRDefault="00561D9D" w:rsidP="00D27EF1">
            <w:pPr>
              <w:tabs>
                <w:tab w:val="left" w:pos="567"/>
                <w:tab w:val="left" w:pos="1276"/>
                <w:tab w:val="left" w:pos="2127"/>
              </w:tabs>
              <w:spacing w:before="100"/>
              <w:rPr>
                <w:ins w:id="8795" w:author="Dr Mamadou SANOGO" w:date="2023-10-26T15:54:00Z"/>
                <w:del w:id="8796" w:author="Cauris Cosmetics" w:date="2023-10-27T17:58:00Z"/>
                <w:rFonts w:asciiTheme="minorHAnsi" w:hAnsiTheme="minorHAnsi"/>
                <w:bCs/>
                <w:color w:val="000000" w:themeColor="text1"/>
                <w:szCs w:val="18"/>
              </w:rPr>
            </w:pPr>
            <w:ins w:id="8797" w:author="Dr Mamadou SANOGO" w:date="2023-10-26T15:54:00Z">
              <w:del w:id="8798"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7EA48622" w14:textId="17A84693" w:rsidR="00561D9D" w:rsidDel="00FA173A" w:rsidRDefault="00561D9D" w:rsidP="00D27EF1">
            <w:pPr>
              <w:tabs>
                <w:tab w:val="left" w:pos="567"/>
                <w:tab w:val="left" w:pos="1276"/>
                <w:tab w:val="left" w:pos="2127"/>
              </w:tabs>
              <w:spacing w:before="100"/>
              <w:jc w:val="center"/>
              <w:rPr>
                <w:ins w:id="8799" w:author="Dr Mamadou SANOGO" w:date="2023-10-26T15:54:00Z"/>
                <w:del w:id="8800" w:author="Cauris Cosmetics" w:date="2023-10-27T17:58:00Z"/>
                <w:rFonts w:asciiTheme="minorHAnsi" w:hAnsiTheme="minorHAnsi"/>
                <w:bCs/>
                <w:color w:val="000000" w:themeColor="text1"/>
                <w:szCs w:val="18"/>
              </w:rPr>
            </w:pPr>
            <w:ins w:id="8801" w:author="Dr Mamadou SANOGO" w:date="2023-10-26T15:54:00Z">
              <w:del w:id="8802"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08BAC954" w14:textId="2DA82D4D" w:rsidR="00561D9D" w:rsidDel="00FA173A" w:rsidRDefault="00561D9D" w:rsidP="00D27EF1">
            <w:pPr>
              <w:tabs>
                <w:tab w:val="left" w:pos="567"/>
                <w:tab w:val="left" w:pos="1276"/>
                <w:tab w:val="left" w:pos="2127"/>
              </w:tabs>
              <w:spacing w:before="100"/>
              <w:jc w:val="center"/>
              <w:rPr>
                <w:ins w:id="8803" w:author="Dr Mamadou SANOGO" w:date="2023-10-26T15:54:00Z"/>
                <w:del w:id="8804" w:author="Cauris Cosmetics" w:date="2023-10-27T17:58:00Z"/>
                <w:szCs w:val="24"/>
                <w:lang w:eastAsia="en-US"/>
              </w:rPr>
            </w:pPr>
          </w:p>
        </w:tc>
        <w:tc>
          <w:tcPr>
            <w:tcW w:w="444" w:type="pct"/>
            <w:vMerge/>
            <w:tcBorders>
              <w:left w:val="single" w:sz="4" w:space="0" w:color="auto"/>
              <w:bottom w:val="single" w:sz="4" w:space="0" w:color="auto"/>
              <w:right w:val="single" w:sz="4" w:space="0" w:color="auto"/>
            </w:tcBorders>
            <w:vAlign w:val="center"/>
          </w:tcPr>
          <w:p w14:paraId="00CA627A" w14:textId="27DEA9C8" w:rsidR="00561D9D" w:rsidDel="00FA173A" w:rsidRDefault="00561D9D" w:rsidP="00D27EF1">
            <w:pPr>
              <w:rPr>
                <w:ins w:id="8805" w:author="Dr Mamadou SANOGO" w:date="2023-10-26T15:54:00Z"/>
                <w:del w:id="8806"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6F309651" w14:textId="24242A16" w:rsidR="00561D9D" w:rsidDel="00FA173A" w:rsidRDefault="00561D9D" w:rsidP="00D27EF1">
            <w:pPr>
              <w:rPr>
                <w:ins w:id="8807" w:author="Dr Mamadou SANOGO" w:date="2023-10-26T15:54:00Z"/>
                <w:del w:id="8808" w:author="Cauris Cosmetics" w:date="2023-10-27T17:58:00Z"/>
                <w:bCs/>
                <w:szCs w:val="24"/>
                <w:u w:val="single"/>
                <w:lang w:eastAsia="en-US"/>
              </w:rPr>
            </w:pPr>
          </w:p>
        </w:tc>
      </w:tr>
      <w:tr w:rsidR="00561D9D" w:rsidDel="00FA173A" w14:paraId="5203BA3F" w14:textId="3DEF2A1D" w:rsidTr="00D27EF1">
        <w:trPr>
          <w:cantSplit/>
          <w:trHeight w:val="20"/>
          <w:jc w:val="center"/>
          <w:ins w:id="8809" w:author="Dr Mamadou SANOGO" w:date="2023-10-26T15:54:00Z"/>
          <w:del w:id="8810" w:author="Cauris Cosmetics" w:date="2023-10-27T17:58: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398E74C9" w:rsidR="00561D9D" w:rsidRPr="002F6190" w:rsidDel="00FA173A" w:rsidRDefault="00561D9D" w:rsidP="00D27EF1">
            <w:pPr>
              <w:tabs>
                <w:tab w:val="left" w:pos="567"/>
                <w:tab w:val="left" w:pos="1276"/>
                <w:tab w:val="left" w:pos="2127"/>
              </w:tabs>
              <w:spacing w:before="100"/>
              <w:rPr>
                <w:ins w:id="8811" w:author="Dr Mamadou SANOGO" w:date="2023-10-26T15:54:00Z"/>
                <w:del w:id="8812" w:author="Cauris Cosmetics" w:date="2023-10-27T17:58:00Z"/>
                <w:rFonts w:asciiTheme="minorHAnsi" w:hAnsiTheme="minorHAnsi"/>
                <w:b/>
                <w:bCs/>
                <w:color w:val="000000" w:themeColor="text1"/>
                <w:szCs w:val="16"/>
              </w:rPr>
            </w:pPr>
            <w:ins w:id="8813" w:author="Dr Mamadou SANOGO" w:date="2023-10-26T15:54:00Z">
              <w:del w:id="8814" w:author="Cauris Cosmetics" w:date="2023-10-27T17:58:00Z">
                <w:r w:rsidDel="00FA173A">
                  <w:rPr>
                    <w:rFonts w:asciiTheme="minorHAnsi" w:hAnsiTheme="minorHAnsi"/>
                    <w:b/>
                    <w:bCs/>
                    <w:color w:val="000000" w:themeColor="text1"/>
                    <w:szCs w:val="16"/>
                  </w:rPr>
                  <w:delText>Total Semestre 3</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4375D153" w:rsidR="00561D9D" w:rsidRPr="002F6190" w:rsidDel="00FA173A" w:rsidRDefault="00561D9D" w:rsidP="00D27EF1">
            <w:pPr>
              <w:tabs>
                <w:tab w:val="left" w:pos="567"/>
                <w:tab w:val="left" w:pos="1276"/>
                <w:tab w:val="left" w:pos="2127"/>
              </w:tabs>
              <w:spacing w:before="100"/>
              <w:rPr>
                <w:ins w:id="8815" w:author="Dr Mamadou SANOGO" w:date="2023-10-26T15:54:00Z"/>
                <w:del w:id="8816" w:author="Cauris Cosmetics" w:date="2023-10-27T17:58:00Z"/>
                <w:rFonts w:asciiTheme="minorHAnsi" w:hAnsiTheme="minorHAnsi"/>
                <w:b/>
                <w:bCs/>
                <w:color w:val="000000" w:themeColor="text1"/>
                <w:szCs w:val="16"/>
              </w:rPr>
            </w:pPr>
            <w:ins w:id="8817" w:author="Dr Mamadou SANOGO" w:date="2023-10-26T15:54:00Z">
              <w:del w:id="8818" w:author="Cauris Cosmetics" w:date="2023-10-27T17:58:00Z">
                <w:r w:rsidRPr="002F6190" w:rsidDel="00FA173A">
                  <w:rPr>
                    <w:rFonts w:asciiTheme="minorHAnsi" w:hAnsiTheme="minorHAnsi"/>
                    <w:b/>
                    <w:bCs/>
                    <w:color w:val="000000" w:themeColor="text1"/>
                    <w:szCs w:val="16"/>
                  </w:rPr>
                  <w:delText>30</w:delText>
                </w:r>
              </w:del>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19EC4801" w:rsidR="00561D9D" w:rsidDel="00FA173A" w:rsidRDefault="00561D9D" w:rsidP="00D27EF1">
            <w:pPr>
              <w:tabs>
                <w:tab w:val="left" w:pos="567"/>
                <w:tab w:val="left" w:pos="1276"/>
                <w:tab w:val="left" w:pos="2127"/>
              </w:tabs>
              <w:spacing w:line="276" w:lineRule="auto"/>
              <w:rPr>
                <w:ins w:id="8819" w:author="Dr Mamadou SANOGO" w:date="2023-10-26T15:54:00Z"/>
                <w:del w:id="8820" w:author="Cauris Cosmetics" w:date="2023-10-27T17:58:00Z"/>
                <w:b/>
                <w:bCs/>
                <w:szCs w:val="24"/>
                <w:lang w:eastAsia="en-US"/>
              </w:rPr>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5AD7257C" w:rsidR="00561D9D" w:rsidRPr="00565626" w:rsidDel="00FA173A" w:rsidRDefault="00561D9D" w:rsidP="00D27EF1">
            <w:pPr>
              <w:tabs>
                <w:tab w:val="left" w:pos="567"/>
                <w:tab w:val="left" w:pos="1276"/>
                <w:tab w:val="left" w:pos="2127"/>
              </w:tabs>
              <w:spacing w:before="100"/>
              <w:jc w:val="center"/>
              <w:rPr>
                <w:ins w:id="8821" w:author="Dr Mamadou SANOGO" w:date="2023-10-26T15:54:00Z"/>
                <w:del w:id="8822" w:author="Cauris Cosmetics" w:date="2023-10-27T17:58:00Z"/>
                <w:rFonts w:asciiTheme="minorHAnsi" w:hAnsiTheme="minorHAnsi"/>
                <w:b/>
                <w:bCs/>
                <w:color w:val="000000" w:themeColor="text1"/>
                <w:szCs w:val="16"/>
              </w:rPr>
            </w:pPr>
            <w:ins w:id="8823" w:author="Dr Mamadou SANOGO" w:date="2023-10-26T15:54:00Z">
              <w:del w:id="8824" w:author="Cauris Cosmetics" w:date="2023-10-27T17:58:00Z">
                <w:r w:rsidDel="00FA173A">
                  <w:rPr>
                    <w:rFonts w:asciiTheme="minorHAnsi" w:hAnsiTheme="minorHAnsi"/>
                    <w:b/>
                    <w:bCs/>
                    <w:color w:val="000000" w:themeColor="text1"/>
                    <w:szCs w:val="16"/>
                  </w:rPr>
                  <w:delText>30</w:delText>
                </w:r>
              </w:del>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63AC5ED3" w:rsidR="00561D9D" w:rsidRPr="00A939F9" w:rsidDel="00FA173A" w:rsidRDefault="00561D9D" w:rsidP="00D27EF1">
            <w:pPr>
              <w:tabs>
                <w:tab w:val="left" w:pos="567"/>
                <w:tab w:val="left" w:pos="1276"/>
                <w:tab w:val="left" w:pos="2127"/>
              </w:tabs>
              <w:spacing w:before="100"/>
              <w:jc w:val="center"/>
              <w:rPr>
                <w:ins w:id="8825" w:author="Dr Mamadou SANOGO" w:date="2023-10-26T15:54:00Z"/>
                <w:del w:id="8826" w:author="Cauris Cosmetics" w:date="2023-10-27T17:58:00Z"/>
                <w:rFonts w:asciiTheme="minorHAnsi" w:hAnsiTheme="minorHAnsi"/>
                <w:b/>
                <w:bCs/>
                <w:color w:val="000000" w:themeColor="text1"/>
                <w:szCs w:val="16"/>
              </w:rPr>
            </w:pPr>
            <w:ins w:id="8827" w:author="Dr Mamadou SANOGO" w:date="2023-10-26T15:54:00Z">
              <w:del w:id="8828" w:author="Cauris Cosmetics" w:date="2023-10-27T17:58:00Z">
                <w:r w:rsidDel="00FA173A">
                  <w:rPr>
                    <w:rFonts w:asciiTheme="minorHAnsi" w:hAnsiTheme="minorHAnsi"/>
                    <w:b/>
                    <w:bCs/>
                    <w:color w:val="000000" w:themeColor="text1"/>
                    <w:szCs w:val="16"/>
                  </w:rPr>
                  <w:delText>750</w:delText>
                </w:r>
              </w:del>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66BEB9EA" w:rsidR="00561D9D" w:rsidDel="00FA173A" w:rsidRDefault="00561D9D" w:rsidP="00D27EF1">
            <w:pPr>
              <w:tabs>
                <w:tab w:val="left" w:pos="567"/>
                <w:tab w:val="left" w:pos="1276"/>
                <w:tab w:val="left" w:pos="2127"/>
              </w:tabs>
              <w:spacing w:line="276" w:lineRule="auto"/>
              <w:rPr>
                <w:ins w:id="8829" w:author="Dr Mamadou SANOGO" w:date="2023-10-26T15:54:00Z"/>
                <w:del w:id="8830" w:author="Cauris Cosmetics" w:date="2023-10-27T17:58:00Z"/>
                <w:b/>
                <w:bCs/>
                <w:szCs w:val="24"/>
                <w:lang w:eastAsia="en-US"/>
              </w:rPr>
            </w:pPr>
          </w:p>
        </w:tc>
      </w:tr>
    </w:tbl>
    <w:p w14:paraId="740CE3C4" w14:textId="1D3BB3C2" w:rsidR="00561D9D" w:rsidRDefault="00561D9D">
      <w:pPr>
        <w:pStyle w:val="Titre"/>
        <w:jc w:val="both"/>
        <w:rPr>
          <w:ins w:id="8831" w:author="Dr Mamadou SANOGO" w:date="2023-10-27T11:39:00Z"/>
          <w:rFonts w:asciiTheme="minorHAnsi" w:hAnsiTheme="minorHAnsi"/>
          <w:b w:val="0"/>
          <w:bCs/>
          <w:sz w:val="20"/>
        </w:rPr>
        <w:pPrChange w:id="8832" w:author="Cauris Cosmetics" w:date="2023-10-27T17:58:00Z">
          <w:pPr>
            <w:pStyle w:val="Titre"/>
          </w:pPr>
        </w:pPrChange>
      </w:pPr>
    </w:p>
    <w:p w14:paraId="166BCAEF" w14:textId="12127108" w:rsidR="00AD42F4" w:rsidRDefault="00AD42F4" w:rsidP="00561D9D">
      <w:pPr>
        <w:pStyle w:val="Titre"/>
        <w:rPr>
          <w:ins w:id="8833" w:author="Dr Mamadou SANOGO" w:date="2023-10-27T11:39:00Z"/>
          <w:rFonts w:asciiTheme="minorHAnsi" w:hAnsiTheme="minorHAnsi"/>
          <w:b w:val="0"/>
          <w:bCs/>
          <w:sz w:val="20"/>
        </w:rPr>
      </w:pPr>
    </w:p>
    <w:p w14:paraId="6886EAC3" w14:textId="5503AD83" w:rsidR="00AD42F4" w:rsidRDefault="00AD42F4" w:rsidP="00561D9D">
      <w:pPr>
        <w:pStyle w:val="Titre"/>
        <w:rPr>
          <w:ins w:id="8834" w:author="Dr Mamadou SANOGO" w:date="2023-10-27T11:39:00Z"/>
          <w:rFonts w:asciiTheme="minorHAnsi" w:hAnsiTheme="minorHAnsi"/>
          <w:b w:val="0"/>
          <w:bCs/>
          <w:sz w:val="20"/>
        </w:rPr>
      </w:pPr>
    </w:p>
    <w:p w14:paraId="092458EE" w14:textId="1568EA3A" w:rsidR="00AD42F4" w:rsidRDefault="00AD42F4" w:rsidP="00561D9D">
      <w:pPr>
        <w:pStyle w:val="Titre"/>
        <w:rPr>
          <w:ins w:id="8835" w:author="Dr Mamadou SANOGO" w:date="2023-10-27T11:39:00Z"/>
          <w:rFonts w:asciiTheme="minorHAnsi" w:hAnsiTheme="minorHAnsi"/>
          <w:b w:val="0"/>
          <w:bCs/>
          <w:sz w:val="20"/>
        </w:rPr>
      </w:pPr>
    </w:p>
    <w:p w14:paraId="74EE8078" w14:textId="720DAB15" w:rsidR="00AD42F4" w:rsidRDefault="00AD42F4" w:rsidP="00561D9D">
      <w:pPr>
        <w:pStyle w:val="Titre"/>
        <w:rPr>
          <w:ins w:id="8836" w:author="Dr Mamadou SANOGO" w:date="2023-10-27T11:39:00Z"/>
          <w:rFonts w:asciiTheme="minorHAnsi" w:hAnsiTheme="minorHAnsi"/>
          <w:b w:val="0"/>
          <w:bCs/>
          <w:sz w:val="20"/>
        </w:rPr>
      </w:pPr>
    </w:p>
    <w:p w14:paraId="11692FDB" w14:textId="7C180D8C" w:rsidR="00AD42F4" w:rsidRDefault="00AD42F4" w:rsidP="00561D9D">
      <w:pPr>
        <w:pStyle w:val="Titre"/>
        <w:rPr>
          <w:ins w:id="8837" w:author="Dr Mamadou SANOGO" w:date="2023-10-27T11:39:00Z"/>
          <w:rFonts w:asciiTheme="minorHAnsi" w:hAnsiTheme="minorHAnsi"/>
          <w:b w:val="0"/>
          <w:bCs/>
          <w:sz w:val="20"/>
        </w:rPr>
      </w:pPr>
    </w:p>
    <w:p w14:paraId="41CCAB12" w14:textId="6494CC59" w:rsidR="00AD42F4" w:rsidRDefault="00AD42F4" w:rsidP="00561D9D">
      <w:pPr>
        <w:pStyle w:val="Titre"/>
        <w:rPr>
          <w:ins w:id="8838" w:author="Dr Mamadou SANOGO" w:date="2023-10-27T11:39:00Z"/>
          <w:rFonts w:asciiTheme="minorHAnsi" w:hAnsiTheme="minorHAnsi"/>
          <w:b w:val="0"/>
          <w:bCs/>
          <w:sz w:val="20"/>
        </w:rPr>
      </w:pPr>
    </w:p>
    <w:p w14:paraId="3B706CEA" w14:textId="579746B3" w:rsidR="00AD42F4" w:rsidRDefault="00AD42F4" w:rsidP="00561D9D">
      <w:pPr>
        <w:pStyle w:val="Titre"/>
        <w:rPr>
          <w:ins w:id="8839" w:author="Dr Mamadou SANOGO" w:date="2023-10-27T11:39:00Z"/>
          <w:rFonts w:asciiTheme="minorHAnsi" w:hAnsiTheme="minorHAnsi"/>
          <w:b w:val="0"/>
          <w:bCs/>
          <w:sz w:val="20"/>
        </w:rPr>
      </w:pPr>
    </w:p>
    <w:p w14:paraId="61802368" w14:textId="68BF070D" w:rsidR="00AD42F4" w:rsidRDefault="00AD42F4" w:rsidP="00561D9D">
      <w:pPr>
        <w:pStyle w:val="Titre"/>
        <w:rPr>
          <w:ins w:id="8840" w:author="Dr Mamadou SANOGO" w:date="2023-10-27T11:39:00Z"/>
          <w:rFonts w:asciiTheme="minorHAnsi" w:hAnsiTheme="minorHAnsi"/>
          <w:b w:val="0"/>
          <w:bCs/>
          <w:sz w:val="20"/>
        </w:rPr>
      </w:pPr>
    </w:p>
    <w:p w14:paraId="037E5E89" w14:textId="5C9459CE" w:rsidR="00AD42F4" w:rsidRDefault="00AD42F4" w:rsidP="00561D9D">
      <w:pPr>
        <w:pStyle w:val="Titre"/>
        <w:rPr>
          <w:ins w:id="8841" w:author="Dr Mamadou SANOGO" w:date="2023-10-27T11:39:00Z"/>
          <w:rFonts w:asciiTheme="minorHAnsi" w:hAnsiTheme="minorHAnsi"/>
          <w:b w:val="0"/>
          <w:bCs/>
          <w:sz w:val="20"/>
        </w:rPr>
      </w:pPr>
    </w:p>
    <w:p w14:paraId="424614CB" w14:textId="755160E2" w:rsidR="00AD42F4" w:rsidRDefault="00AD42F4" w:rsidP="00561D9D">
      <w:pPr>
        <w:pStyle w:val="Titre"/>
        <w:rPr>
          <w:ins w:id="8842" w:author="Dr Mamadou SANOGO" w:date="2023-10-27T11:39:00Z"/>
          <w:rFonts w:asciiTheme="minorHAnsi" w:hAnsiTheme="minorHAnsi"/>
          <w:b w:val="0"/>
          <w:bCs/>
          <w:sz w:val="20"/>
        </w:rPr>
      </w:pPr>
    </w:p>
    <w:p w14:paraId="4DFEB743" w14:textId="78D78F9B" w:rsidR="00AD42F4" w:rsidRDefault="00AD42F4" w:rsidP="00561D9D">
      <w:pPr>
        <w:pStyle w:val="Titre"/>
        <w:rPr>
          <w:ins w:id="8843" w:author="Dr Mamadou SANOGO" w:date="2023-10-27T11:39:00Z"/>
          <w:rFonts w:asciiTheme="minorHAnsi" w:hAnsiTheme="minorHAnsi"/>
          <w:b w:val="0"/>
          <w:bCs/>
          <w:sz w:val="20"/>
        </w:rPr>
      </w:pPr>
    </w:p>
    <w:p w14:paraId="00AD1E14" w14:textId="27DC9285" w:rsidR="00AD42F4" w:rsidRDefault="00AD42F4" w:rsidP="00561D9D">
      <w:pPr>
        <w:pStyle w:val="Titre"/>
        <w:rPr>
          <w:ins w:id="8844" w:author="Dr Mamadou SANOGO" w:date="2023-10-27T11:39:00Z"/>
          <w:rFonts w:asciiTheme="minorHAnsi" w:hAnsiTheme="minorHAnsi"/>
          <w:b w:val="0"/>
          <w:bCs/>
          <w:sz w:val="20"/>
        </w:rPr>
      </w:pPr>
    </w:p>
    <w:p w14:paraId="53EDD035" w14:textId="315A2ED6" w:rsidR="00AD42F4" w:rsidRDefault="00AD42F4" w:rsidP="00561D9D">
      <w:pPr>
        <w:pStyle w:val="Titre"/>
        <w:rPr>
          <w:ins w:id="8845" w:author="Dr Mamadou SANOGO" w:date="2023-10-27T11:39:00Z"/>
          <w:rFonts w:asciiTheme="minorHAnsi" w:hAnsiTheme="minorHAnsi"/>
          <w:b w:val="0"/>
          <w:bCs/>
          <w:sz w:val="20"/>
        </w:rPr>
      </w:pPr>
    </w:p>
    <w:p w14:paraId="6BC3A34D" w14:textId="7AAF8774" w:rsidR="00AD42F4" w:rsidRDefault="00AD42F4" w:rsidP="00561D9D">
      <w:pPr>
        <w:pStyle w:val="Titre"/>
        <w:rPr>
          <w:ins w:id="8846" w:author="Dr Mamadou SANOGO" w:date="2023-10-27T11:39:00Z"/>
          <w:rFonts w:asciiTheme="minorHAnsi" w:hAnsiTheme="minorHAnsi"/>
          <w:b w:val="0"/>
          <w:bCs/>
          <w:sz w:val="20"/>
        </w:rPr>
      </w:pPr>
    </w:p>
    <w:p w14:paraId="3AEC5F68" w14:textId="034BE1B2" w:rsidR="00AD42F4" w:rsidRDefault="00AD42F4" w:rsidP="00561D9D">
      <w:pPr>
        <w:pStyle w:val="Titre"/>
        <w:rPr>
          <w:ins w:id="8847" w:author="Dr Mamadou SANOGO" w:date="2023-10-27T14:03:00Z"/>
          <w:rFonts w:asciiTheme="minorHAnsi" w:hAnsiTheme="minorHAnsi"/>
          <w:b w:val="0"/>
          <w:bCs/>
          <w:sz w:val="20"/>
        </w:rPr>
      </w:pPr>
    </w:p>
    <w:p w14:paraId="111E1C52" w14:textId="4414018E" w:rsidR="006778CD" w:rsidRDefault="006778CD" w:rsidP="00561D9D">
      <w:pPr>
        <w:pStyle w:val="Titre"/>
        <w:rPr>
          <w:ins w:id="8848" w:author="Dr Mamadou SANOGO" w:date="2023-10-27T14:03:00Z"/>
          <w:rFonts w:asciiTheme="minorHAnsi" w:hAnsiTheme="minorHAnsi"/>
          <w:b w:val="0"/>
          <w:bCs/>
          <w:sz w:val="20"/>
        </w:rPr>
      </w:pPr>
    </w:p>
    <w:p w14:paraId="4E8C83D2" w14:textId="786DFE59" w:rsidR="006778CD" w:rsidRDefault="006778CD" w:rsidP="00561D9D">
      <w:pPr>
        <w:pStyle w:val="Titre"/>
        <w:rPr>
          <w:ins w:id="8849" w:author="Dr Mamadou SANOGO" w:date="2023-10-27T14:03:00Z"/>
          <w:rFonts w:asciiTheme="minorHAnsi" w:hAnsiTheme="minorHAnsi"/>
          <w:b w:val="0"/>
          <w:bCs/>
          <w:sz w:val="20"/>
        </w:rPr>
      </w:pPr>
    </w:p>
    <w:p w14:paraId="2EC38D8D" w14:textId="50A610CB" w:rsidR="006778CD" w:rsidRDefault="006778CD" w:rsidP="00561D9D">
      <w:pPr>
        <w:pStyle w:val="Titre"/>
        <w:rPr>
          <w:ins w:id="8850" w:author="Dr Mamadou SANOGO" w:date="2023-10-27T14:03:00Z"/>
          <w:rFonts w:asciiTheme="minorHAnsi" w:hAnsiTheme="minorHAnsi"/>
          <w:b w:val="0"/>
          <w:bCs/>
          <w:sz w:val="20"/>
        </w:rPr>
      </w:pPr>
    </w:p>
    <w:p w14:paraId="0DDF2300" w14:textId="44CA2232" w:rsidR="006778CD" w:rsidRDefault="006778CD" w:rsidP="00561D9D">
      <w:pPr>
        <w:pStyle w:val="Titre"/>
        <w:rPr>
          <w:ins w:id="8851" w:author="Dr Mamadou SANOGO" w:date="2023-10-27T14:03:00Z"/>
          <w:rFonts w:asciiTheme="minorHAnsi" w:hAnsiTheme="minorHAnsi"/>
          <w:b w:val="0"/>
          <w:bCs/>
          <w:sz w:val="20"/>
        </w:rPr>
      </w:pPr>
    </w:p>
    <w:p w14:paraId="198EB933" w14:textId="0E5547CF" w:rsidR="006778CD" w:rsidRDefault="006778CD" w:rsidP="00561D9D">
      <w:pPr>
        <w:pStyle w:val="Titre"/>
        <w:rPr>
          <w:ins w:id="8852" w:author="Dr Mamadou SANOGO" w:date="2023-10-27T14:03:00Z"/>
          <w:rFonts w:asciiTheme="minorHAnsi" w:hAnsiTheme="minorHAnsi"/>
          <w:b w:val="0"/>
          <w:bCs/>
          <w:sz w:val="20"/>
        </w:rPr>
      </w:pPr>
    </w:p>
    <w:p w14:paraId="78B08DA3" w14:textId="1033AC73" w:rsidR="006778CD" w:rsidRDefault="006778CD" w:rsidP="00561D9D">
      <w:pPr>
        <w:pStyle w:val="Titre"/>
        <w:rPr>
          <w:ins w:id="8853" w:author="Dr Mamadou SANOGO" w:date="2023-10-27T14:03:00Z"/>
          <w:rFonts w:asciiTheme="minorHAnsi" w:hAnsiTheme="minorHAnsi"/>
          <w:b w:val="0"/>
          <w:bCs/>
          <w:sz w:val="20"/>
        </w:rPr>
      </w:pPr>
    </w:p>
    <w:p w14:paraId="296B6B7B" w14:textId="2679B656" w:rsidR="006778CD" w:rsidRDefault="006778CD" w:rsidP="00561D9D">
      <w:pPr>
        <w:pStyle w:val="Titre"/>
        <w:rPr>
          <w:ins w:id="8854" w:author="Dr Mamadou SANOGO" w:date="2023-10-27T14:03:00Z"/>
          <w:rFonts w:asciiTheme="minorHAnsi" w:hAnsiTheme="minorHAnsi"/>
          <w:b w:val="0"/>
          <w:bCs/>
          <w:sz w:val="20"/>
        </w:rPr>
      </w:pPr>
    </w:p>
    <w:p w14:paraId="2654C1FB" w14:textId="7365F26F" w:rsidR="006778CD" w:rsidRDefault="006778CD" w:rsidP="00561D9D">
      <w:pPr>
        <w:pStyle w:val="Titre"/>
        <w:rPr>
          <w:ins w:id="8855" w:author="Dr Mamadou SANOGO" w:date="2023-10-27T14:03:00Z"/>
          <w:rFonts w:asciiTheme="minorHAnsi" w:hAnsiTheme="minorHAnsi"/>
          <w:b w:val="0"/>
          <w:bCs/>
          <w:sz w:val="20"/>
        </w:rPr>
      </w:pPr>
    </w:p>
    <w:p w14:paraId="29127C1E" w14:textId="0AD53E2D" w:rsidR="006778CD" w:rsidRDefault="006778CD" w:rsidP="00561D9D">
      <w:pPr>
        <w:pStyle w:val="Titre"/>
        <w:rPr>
          <w:ins w:id="8856" w:author="Dr Mamadou SANOGO" w:date="2023-10-27T14:03:00Z"/>
          <w:rFonts w:asciiTheme="minorHAnsi" w:hAnsiTheme="minorHAnsi"/>
          <w:b w:val="0"/>
          <w:bCs/>
          <w:sz w:val="20"/>
        </w:rPr>
      </w:pPr>
    </w:p>
    <w:p w14:paraId="31BEFE45" w14:textId="501925E2" w:rsidR="006778CD" w:rsidRDefault="006778CD" w:rsidP="00561D9D">
      <w:pPr>
        <w:pStyle w:val="Titre"/>
        <w:rPr>
          <w:ins w:id="8857" w:author="Dr Mamadou SANOGO" w:date="2023-10-27T14:03:00Z"/>
          <w:rFonts w:asciiTheme="minorHAnsi" w:hAnsiTheme="minorHAnsi"/>
          <w:b w:val="0"/>
          <w:bCs/>
          <w:sz w:val="20"/>
        </w:rPr>
      </w:pPr>
    </w:p>
    <w:p w14:paraId="6FCF215F" w14:textId="37564911" w:rsidR="006778CD" w:rsidRDefault="006778CD" w:rsidP="00561D9D">
      <w:pPr>
        <w:pStyle w:val="Titre"/>
        <w:rPr>
          <w:ins w:id="8858" w:author="Dr Mamadou SANOGO" w:date="2023-10-27T14:03:00Z"/>
          <w:rFonts w:asciiTheme="minorHAnsi" w:hAnsiTheme="minorHAnsi"/>
          <w:b w:val="0"/>
          <w:bCs/>
          <w:sz w:val="20"/>
        </w:rPr>
      </w:pPr>
    </w:p>
    <w:p w14:paraId="043DE553" w14:textId="40A7F832" w:rsidR="006778CD" w:rsidRDefault="006778CD" w:rsidP="00561D9D">
      <w:pPr>
        <w:pStyle w:val="Titre"/>
        <w:rPr>
          <w:ins w:id="8859" w:author="Dr Mamadou SANOGO" w:date="2023-10-27T14:03:00Z"/>
          <w:rFonts w:asciiTheme="minorHAnsi" w:hAnsiTheme="minorHAnsi"/>
          <w:b w:val="0"/>
          <w:bCs/>
          <w:sz w:val="20"/>
        </w:rPr>
      </w:pPr>
    </w:p>
    <w:p w14:paraId="06E95A5A" w14:textId="672F074E" w:rsidR="006778CD" w:rsidRDefault="006778CD" w:rsidP="00561D9D">
      <w:pPr>
        <w:pStyle w:val="Titre"/>
        <w:rPr>
          <w:ins w:id="8860" w:author="Dr Mamadou SANOGO" w:date="2023-10-27T14:03:00Z"/>
          <w:rFonts w:asciiTheme="minorHAnsi" w:hAnsiTheme="minorHAnsi"/>
          <w:b w:val="0"/>
          <w:bCs/>
          <w:sz w:val="20"/>
        </w:rPr>
      </w:pPr>
    </w:p>
    <w:p w14:paraId="12382909" w14:textId="627BCA00" w:rsidR="006778CD" w:rsidRDefault="006778CD" w:rsidP="00561D9D">
      <w:pPr>
        <w:pStyle w:val="Titre"/>
        <w:rPr>
          <w:ins w:id="8861" w:author="Dr Mamadou SANOGO" w:date="2023-10-27T14:03:00Z"/>
          <w:rFonts w:asciiTheme="minorHAnsi" w:hAnsiTheme="minorHAnsi"/>
          <w:b w:val="0"/>
          <w:bCs/>
          <w:sz w:val="20"/>
        </w:rPr>
      </w:pPr>
    </w:p>
    <w:p w14:paraId="420146A1" w14:textId="3822BCBD" w:rsidR="006778CD" w:rsidRDefault="006778CD" w:rsidP="00561D9D">
      <w:pPr>
        <w:pStyle w:val="Titre"/>
        <w:rPr>
          <w:ins w:id="8862" w:author="Dr Mamadou SANOGO" w:date="2023-10-27T14:03:00Z"/>
          <w:rFonts w:asciiTheme="minorHAnsi" w:hAnsiTheme="minorHAnsi"/>
          <w:b w:val="0"/>
          <w:bCs/>
          <w:sz w:val="20"/>
        </w:rPr>
      </w:pPr>
    </w:p>
    <w:p w14:paraId="27AF7CB2" w14:textId="60BF29B6" w:rsidR="006778CD" w:rsidRDefault="006778CD" w:rsidP="00561D9D">
      <w:pPr>
        <w:pStyle w:val="Titre"/>
        <w:rPr>
          <w:ins w:id="8863" w:author="Dr Mamadou SANOGO" w:date="2023-10-27T14:03:00Z"/>
          <w:rFonts w:asciiTheme="minorHAnsi" w:hAnsiTheme="minorHAnsi"/>
          <w:b w:val="0"/>
          <w:bCs/>
          <w:sz w:val="20"/>
        </w:rPr>
      </w:pPr>
    </w:p>
    <w:p w14:paraId="20B00675" w14:textId="19696570" w:rsidR="006778CD" w:rsidRDefault="006778CD" w:rsidP="00561D9D">
      <w:pPr>
        <w:pStyle w:val="Titre"/>
        <w:rPr>
          <w:ins w:id="8864" w:author="Dr Mamadou SANOGO" w:date="2023-10-27T14:03:00Z"/>
          <w:rFonts w:asciiTheme="minorHAnsi" w:hAnsiTheme="minorHAnsi"/>
          <w:b w:val="0"/>
          <w:bCs/>
          <w:sz w:val="20"/>
        </w:rPr>
      </w:pPr>
    </w:p>
    <w:p w14:paraId="7B653E05" w14:textId="114FF5EC" w:rsidR="006778CD" w:rsidRDefault="006778CD" w:rsidP="00561D9D">
      <w:pPr>
        <w:pStyle w:val="Titre"/>
        <w:rPr>
          <w:ins w:id="8865" w:author="Dr Mamadou SANOGO" w:date="2023-10-27T14:03:00Z"/>
          <w:rFonts w:asciiTheme="minorHAnsi" w:hAnsiTheme="minorHAnsi"/>
          <w:b w:val="0"/>
          <w:bCs/>
          <w:sz w:val="20"/>
        </w:rPr>
      </w:pPr>
    </w:p>
    <w:p w14:paraId="439A2888" w14:textId="6DC7315A" w:rsidR="006778CD" w:rsidRDefault="006778CD" w:rsidP="00561D9D">
      <w:pPr>
        <w:pStyle w:val="Titre"/>
        <w:rPr>
          <w:ins w:id="8866" w:author="Dr Mamadou SANOGO" w:date="2023-10-27T14:03:00Z"/>
          <w:rFonts w:asciiTheme="minorHAnsi" w:hAnsiTheme="minorHAnsi"/>
          <w:b w:val="0"/>
          <w:bCs/>
          <w:sz w:val="20"/>
        </w:rPr>
      </w:pPr>
    </w:p>
    <w:p w14:paraId="0DBD2B41" w14:textId="77777777" w:rsidR="006778CD" w:rsidRDefault="006778CD" w:rsidP="00561D9D">
      <w:pPr>
        <w:pStyle w:val="Titre"/>
        <w:rPr>
          <w:ins w:id="8867" w:author="Dr Mamadou SANOGO" w:date="2023-10-26T15:54:00Z"/>
          <w:rFonts w:asciiTheme="minorHAnsi" w:hAnsiTheme="minorHAnsi"/>
          <w:b w:val="0"/>
          <w:bCs/>
          <w:sz w:val="20"/>
        </w:rPr>
      </w:pPr>
    </w:p>
    <w:p w14:paraId="2D8AD116" w14:textId="77777777" w:rsidR="00561D9D" w:rsidRPr="003C750F" w:rsidRDefault="00561D9D" w:rsidP="00561D9D">
      <w:pPr>
        <w:rPr>
          <w:ins w:id="8868" w:author="Dr Mamadou SANOGO" w:date="2023-10-26T15:54:00Z"/>
          <w:color w:val="000000" w:themeColor="text1"/>
        </w:rPr>
      </w:pPr>
    </w:p>
    <w:p w14:paraId="41840EA3" w14:textId="56CC0EE5" w:rsidR="00561D9D" w:rsidDel="00FA173A" w:rsidRDefault="00561D9D" w:rsidP="00561D9D">
      <w:pPr>
        <w:pStyle w:val="Titre"/>
        <w:rPr>
          <w:ins w:id="8869" w:author="Dr Mamadou SANOGO" w:date="2023-10-26T15:54:00Z"/>
          <w:del w:id="8870" w:author="Cauris Cosmetics" w:date="2023-10-27T17:57:00Z"/>
          <w:rFonts w:ascii="Berlin Sans FB Demi" w:hAnsi="Berlin Sans FB Demi"/>
          <w:color w:val="000000" w:themeColor="text1"/>
        </w:rPr>
      </w:pPr>
      <w:ins w:id="8871" w:author="Dr Mamadou SANOGO" w:date="2023-10-26T15:54:00Z">
        <w:del w:id="8872" w:author="Cauris Cosmetics" w:date="2023-10-27T17:57:00Z">
          <w:r w:rsidRPr="003C750F" w:rsidDel="00FA173A">
            <w:rPr>
              <w:rFonts w:ascii="Berlin Sans FB Demi" w:hAnsi="Berlin Sans FB Demi"/>
              <w:color w:val="000000" w:themeColor="text1"/>
            </w:rPr>
            <w:delText>Semestre 4</w:delText>
          </w:r>
        </w:del>
      </w:ins>
    </w:p>
    <w:p w14:paraId="02324E4C" w14:textId="1E39335B" w:rsidR="00561D9D" w:rsidDel="00FA173A" w:rsidRDefault="00561D9D" w:rsidP="00561D9D">
      <w:pPr>
        <w:pStyle w:val="Titre"/>
        <w:rPr>
          <w:ins w:id="8873" w:author="Dr Mamadou SANOGO" w:date="2023-10-26T15:54:00Z"/>
          <w:del w:id="8874" w:author="Cauris Cosmetics" w:date="2023-10-27T17:57:00Z"/>
          <w:rFonts w:asciiTheme="minorHAnsi" w:hAnsiTheme="minorHAnsi"/>
          <w:b w:val="0"/>
          <w:bCs/>
          <w:sz w:val="20"/>
        </w:rPr>
      </w:pPr>
      <w:ins w:id="8875" w:author="Dr Mamadou SANOGO" w:date="2023-10-26T15:54:00Z">
        <w:del w:id="8876" w:author="Cauris Cosmetics" w:date="2023-10-27T17:57: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A96560" w:rsidDel="00FA173A">
            <w:rPr>
              <w:rFonts w:asciiTheme="minorHAnsi" w:hAnsiTheme="minorHAnsi"/>
              <w:sz w:val="20"/>
            </w:rPr>
            <w:delText>TD :</w:delText>
          </w:r>
          <w:r w:rsidDel="00FA173A">
            <w:rPr>
              <w:rFonts w:asciiTheme="minorHAnsi" w:hAnsiTheme="minorHAnsi"/>
              <w:b w:val="0"/>
              <w:sz w:val="20"/>
            </w:rPr>
            <w:delText xml:space="preserve"> </w:delText>
          </w:r>
          <w:r w:rsidRPr="002F0621" w:rsidDel="00FA173A">
            <w:rPr>
              <w:rFonts w:asciiTheme="minorHAnsi" w:hAnsiTheme="minorHAnsi"/>
              <w:b w:val="0"/>
              <w:sz w:val="20"/>
            </w:rPr>
            <w:delText xml:space="preserve">Travaux dirigés </w:delText>
          </w:r>
          <w:r w:rsidDel="00FA173A">
            <w:rPr>
              <w:rFonts w:asciiTheme="minorHAnsi" w:hAnsiTheme="minorHAnsi"/>
              <w:b w:val="0"/>
              <w:sz w:val="20"/>
            </w:rPr>
            <w:delText>/</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250CEA" w:rsidDel="00FA173A">
            <w:rPr>
              <w:rFonts w:asciiTheme="minorHAnsi" w:hAnsiTheme="minorHAnsi"/>
              <w:sz w:val="20"/>
            </w:rPr>
            <w:delText>S:</w:delText>
          </w:r>
          <w:r w:rsidDel="00FA173A">
            <w:rPr>
              <w:rFonts w:asciiTheme="minorHAnsi" w:hAnsiTheme="minorHAnsi"/>
              <w:b w:val="0"/>
              <w:sz w:val="20"/>
            </w:rPr>
            <w:delText xml:space="preserve"> Stage/ </w:delText>
          </w:r>
          <w:r w:rsidDel="00FA173A">
            <w:rPr>
              <w:rFonts w:asciiTheme="minorHAnsi" w:hAnsiTheme="minorHAnsi"/>
              <w:sz w:val="20"/>
            </w:rPr>
            <w:delText>A</w:delText>
          </w:r>
          <w:r w:rsidDel="00FA173A">
            <w:rPr>
              <w:rFonts w:asciiTheme="minorHAnsi" w:hAnsiTheme="minorHAnsi"/>
              <w:b w:val="0"/>
              <w:sz w:val="20"/>
            </w:rPr>
            <w:delText>: Autres</w:delText>
          </w:r>
        </w:del>
      </w:ins>
    </w:p>
    <w:p w14:paraId="5EF26D3C" w14:textId="6683AD8D" w:rsidR="00561D9D" w:rsidDel="00FA173A" w:rsidRDefault="00561D9D" w:rsidP="00561D9D">
      <w:pPr>
        <w:pStyle w:val="Titre"/>
        <w:rPr>
          <w:ins w:id="8877" w:author="Dr Mamadou SANOGO" w:date="2023-10-26T15:54:00Z"/>
          <w:del w:id="8878" w:author="Cauris Cosmetics" w:date="2023-10-27T17:57:00Z"/>
          <w:rFonts w:asciiTheme="minorHAnsi" w:hAnsiTheme="minorHAnsi"/>
          <w:b w:val="0"/>
          <w:bCs/>
          <w:sz w:val="20"/>
        </w:rPr>
      </w:pPr>
      <w:ins w:id="8879" w:author="Dr Mamadou SANOGO" w:date="2023-10-26T15:54:00Z">
        <w:del w:id="8880" w:author="Cauris Cosmetics" w:date="2023-10-27T17:57:00Z">
          <w:r w:rsidDel="00FA173A">
            <w:rPr>
              <w:rFonts w:asciiTheme="minorHAnsi" w:hAnsiTheme="minorHAnsi"/>
              <w:sz w:val="20"/>
            </w:rPr>
            <w:delText>22,</w:delText>
          </w:r>
          <w:r w:rsidRPr="00E34367" w:rsidDel="00FA173A">
            <w:rPr>
              <w:rFonts w:asciiTheme="minorHAnsi" w:hAnsiTheme="minorHAnsi"/>
              <w:sz w:val="20"/>
            </w:rPr>
            <w:delText>5 heures de stage</w:delText>
          </w:r>
          <w:r w:rsidDel="00FA173A">
            <w:rPr>
              <w:rFonts w:asciiTheme="minorHAnsi" w:hAnsiTheme="minorHAnsi"/>
              <w:b w:val="0"/>
              <w:sz w:val="20"/>
            </w:rPr>
            <w:delText>= 0,5 crédit /</w:delText>
          </w:r>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Del="00FA173A">
            <w:rPr>
              <w:rFonts w:asciiTheme="minorHAnsi" w:hAnsiTheme="minorHAnsi"/>
              <w:sz w:val="20"/>
            </w:rPr>
            <w:delText>90</w:delText>
          </w:r>
          <w:r w:rsidRPr="00E34367" w:rsidDel="00FA173A">
            <w:rPr>
              <w:rFonts w:asciiTheme="minorHAnsi" w:hAnsiTheme="minorHAnsi"/>
              <w:sz w:val="20"/>
            </w:rPr>
            <w:delText xml:space="preserve"> heures de stage</w:delText>
          </w:r>
          <w:r w:rsidDel="00FA173A">
            <w:rPr>
              <w:rFonts w:asciiTheme="minorHAnsi" w:hAnsiTheme="minorHAnsi"/>
              <w:b w:val="0"/>
              <w:sz w:val="20"/>
            </w:rPr>
            <w:delText>= 2 crédits</w:delText>
          </w:r>
        </w:del>
      </w:ins>
    </w:p>
    <w:p w14:paraId="15557669" w14:textId="64A5F5C7" w:rsidR="00561D9D" w:rsidDel="00FA173A" w:rsidRDefault="00561D9D" w:rsidP="00561D9D">
      <w:pPr>
        <w:pStyle w:val="Titre"/>
        <w:rPr>
          <w:ins w:id="8881" w:author="Dr Mamadou SANOGO" w:date="2023-10-26T15:54:00Z"/>
          <w:del w:id="8882" w:author="Cauris Cosmetics" w:date="2023-10-27T17:57:00Z"/>
          <w:rFonts w:asciiTheme="minorHAnsi" w:hAnsiTheme="minorHAnsi"/>
          <w:b w:val="0"/>
          <w:bCs/>
          <w:sz w:val="20"/>
        </w:rPr>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rsidDel="00FA173A" w14:paraId="336F126B" w14:textId="496E511F" w:rsidTr="00D27EF1">
        <w:trPr>
          <w:cantSplit/>
          <w:trHeight w:val="845"/>
          <w:jc w:val="center"/>
          <w:ins w:id="8883" w:author="Dr Mamadou SANOGO" w:date="2023-10-26T15:54:00Z"/>
          <w:del w:id="8884" w:author="Cauris Cosmetics" w:date="2023-10-27T17:57:00Z"/>
        </w:trPr>
        <w:tc>
          <w:tcPr>
            <w:tcW w:w="843" w:type="pct"/>
            <w:tcBorders>
              <w:top w:val="single" w:sz="4" w:space="0" w:color="auto"/>
              <w:left w:val="single" w:sz="4" w:space="0" w:color="auto"/>
              <w:bottom w:val="single" w:sz="4" w:space="0" w:color="auto"/>
              <w:right w:val="single" w:sz="4" w:space="0" w:color="auto"/>
            </w:tcBorders>
            <w:hideMark/>
          </w:tcPr>
          <w:p w14:paraId="0AAC5BEF" w14:textId="294E003D" w:rsidR="00561D9D" w:rsidRPr="006270A9" w:rsidDel="00FA173A" w:rsidRDefault="00561D9D" w:rsidP="00D27EF1">
            <w:pPr>
              <w:tabs>
                <w:tab w:val="left" w:pos="567"/>
                <w:tab w:val="left" w:pos="1276"/>
                <w:tab w:val="left" w:pos="2127"/>
              </w:tabs>
              <w:spacing w:before="100"/>
              <w:jc w:val="center"/>
              <w:rPr>
                <w:ins w:id="8885" w:author="Dr Mamadou SANOGO" w:date="2023-10-26T15:54:00Z"/>
                <w:del w:id="8886" w:author="Cauris Cosmetics" w:date="2023-10-27T17:57:00Z"/>
                <w:rFonts w:asciiTheme="minorHAnsi" w:hAnsiTheme="minorHAnsi"/>
                <w:b/>
                <w:bCs/>
                <w:color w:val="000000" w:themeColor="text1"/>
                <w:sz w:val="18"/>
                <w:szCs w:val="18"/>
              </w:rPr>
            </w:pPr>
            <w:ins w:id="8887" w:author="Dr Mamadou SANOGO" w:date="2023-10-26T15:54:00Z">
              <w:del w:id="8888" w:author="Cauris Cosmetics" w:date="2023-10-27T17:57:00Z">
                <w:r w:rsidRPr="006270A9" w:rsidDel="00FA173A">
                  <w:rPr>
                    <w:rFonts w:asciiTheme="minorHAnsi" w:hAnsiTheme="minorHAnsi"/>
                    <w:b/>
                    <w:bCs/>
                    <w:color w:val="000000" w:themeColor="text1"/>
                    <w:sz w:val="18"/>
                    <w:szCs w:val="16"/>
                  </w:rPr>
                  <w:delText>Unités d’Enseignement</w:delText>
                </w:r>
              </w:del>
            </w:ins>
          </w:p>
        </w:tc>
        <w:tc>
          <w:tcPr>
            <w:tcW w:w="344" w:type="pct"/>
            <w:tcBorders>
              <w:top w:val="single" w:sz="4" w:space="0" w:color="auto"/>
              <w:left w:val="single" w:sz="4" w:space="0" w:color="auto"/>
              <w:bottom w:val="single" w:sz="4" w:space="0" w:color="auto"/>
              <w:right w:val="single" w:sz="4" w:space="0" w:color="auto"/>
            </w:tcBorders>
            <w:hideMark/>
          </w:tcPr>
          <w:p w14:paraId="114FA5BC" w14:textId="34C373CF" w:rsidR="00561D9D" w:rsidRPr="006270A9" w:rsidDel="00FA173A" w:rsidRDefault="00561D9D" w:rsidP="00D27EF1">
            <w:pPr>
              <w:tabs>
                <w:tab w:val="left" w:pos="567"/>
                <w:tab w:val="left" w:pos="1276"/>
                <w:tab w:val="left" w:pos="2127"/>
              </w:tabs>
              <w:spacing w:before="100"/>
              <w:jc w:val="center"/>
              <w:rPr>
                <w:ins w:id="8889" w:author="Dr Mamadou SANOGO" w:date="2023-10-26T15:54:00Z"/>
                <w:del w:id="8890" w:author="Cauris Cosmetics" w:date="2023-10-27T17:57:00Z"/>
                <w:rFonts w:asciiTheme="minorHAnsi" w:hAnsiTheme="minorHAnsi"/>
                <w:b/>
                <w:bCs/>
                <w:color w:val="000000" w:themeColor="text1"/>
                <w:sz w:val="18"/>
                <w:szCs w:val="18"/>
              </w:rPr>
            </w:pPr>
            <w:ins w:id="8891" w:author="Dr Mamadou SANOGO" w:date="2023-10-26T15:54:00Z">
              <w:del w:id="8892" w:author="Cauris Cosmetics" w:date="2023-10-27T17:57:00Z">
                <w:r w:rsidRPr="006270A9" w:rsidDel="00FA173A">
                  <w:rPr>
                    <w:rFonts w:asciiTheme="minorHAnsi" w:hAnsiTheme="minorHAnsi"/>
                    <w:b/>
                    <w:bCs/>
                    <w:color w:val="000000" w:themeColor="text1"/>
                    <w:sz w:val="18"/>
                    <w:szCs w:val="18"/>
                  </w:rPr>
                  <w:delText>Crédits</w:delText>
                </w:r>
              </w:del>
            </w:ins>
          </w:p>
        </w:tc>
        <w:tc>
          <w:tcPr>
            <w:tcW w:w="687" w:type="pct"/>
            <w:tcBorders>
              <w:top w:val="single" w:sz="4" w:space="0" w:color="auto"/>
              <w:left w:val="single" w:sz="4" w:space="0" w:color="auto"/>
              <w:bottom w:val="single" w:sz="4" w:space="0" w:color="auto"/>
              <w:right w:val="single" w:sz="4" w:space="0" w:color="auto"/>
            </w:tcBorders>
            <w:hideMark/>
          </w:tcPr>
          <w:p w14:paraId="3795E2D5" w14:textId="031B8351" w:rsidR="00561D9D" w:rsidRPr="006270A9" w:rsidDel="00FA173A" w:rsidRDefault="00561D9D" w:rsidP="00D27EF1">
            <w:pPr>
              <w:tabs>
                <w:tab w:val="left" w:pos="567"/>
                <w:tab w:val="left" w:pos="1276"/>
                <w:tab w:val="left" w:pos="2127"/>
              </w:tabs>
              <w:jc w:val="center"/>
              <w:rPr>
                <w:ins w:id="8893" w:author="Dr Mamadou SANOGO" w:date="2023-10-26T15:54:00Z"/>
                <w:del w:id="8894" w:author="Cauris Cosmetics" w:date="2023-10-27T17:57:00Z"/>
                <w:rFonts w:asciiTheme="minorHAnsi" w:hAnsiTheme="minorHAnsi"/>
                <w:b/>
                <w:bCs/>
                <w:color w:val="000000" w:themeColor="text1"/>
                <w:sz w:val="18"/>
                <w:szCs w:val="18"/>
              </w:rPr>
            </w:pPr>
            <w:ins w:id="8895" w:author="Dr Mamadou SANOGO" w:date="2023-10-26T15:54:00Z">
              <w:del w:id="8896" w:author="Cauris Cosmetics" w:date="2023-10-27T17:57:00Z">
                <w:r w:rsidRPr="006270A9" w:rsidDel="00FA173A">
                  <w:rPr>
                    <w:rFonts w:asciiTheme="minorHAnsi" w:hAnsiTheme="minorHAnsi"/>
                    <w:b/>
                    <w:bCs/>
                    <w:color w:val="000000" w:themeColor="text1"/>
                    <w:sz w:val="18"/>
                    <w:szCs w:val="18"/>
                  </w:rPr>
                  <w:delText xml:space="preserve">Compétences </w:delText>
                </w:r>
              </w:del>
            </w:ins>
          </w:p>
          <w:p w14:paraId="0C2BCE70" w14:textId="221E9384" w:rsidR="00561D9D" w:rsidRPr="006270A9" w:rsidDel="00FA173A" w:rsidRDefault="00561D9D" w:rsidP="00D27EF1">
            <w:pPr>
              <w:tabs>
                <w:tab w:val="left" w:pos="567"/>
                <w:tab w:val="left" w:pos="1276"/>
                <w:tab w:val="left" w:pos="2127"/>
              </w:tabs>
              <w:jc w:val="center"/>
              <w:rPr>
                <w:ins w:id="8897" w:author="Dr Mamadou SANOGO" w:date="2023-10-26T15:54:00Z"/>
                <w:del w:id="8898" w:author="Cauris Cosmetics" w:date="2023-10-27T17:57:00Z"/>
                <w:rFonts w:asciiTheme="minorHAnsi" w:hAnsiTheme="minorHAnsi"/>
                <w:b/>
                <w:bCs/>
                <w:color w:val="000000" w:themeColor="text1"/>
                <w:sz w:val="18"/>
                <w:szCs w:val="18"/>
              </w:rPr>
            </w:pPr>
            <w:ins w:id="8899" w:author="Dr Mamadou SANOGO" w:date="2023-10-26T15:54:00Z">
              <w:del w:id="8900" w:author="Cauris Cosmetics" w:date="2023-10-27T17:57:00Z">
                <w:r w:rsidRPr="006270A9" w:rsidDel="00FA173A">
                  <w:rPr>
                    <w:rFonts w:asciiTheme="minorHAnsi" w:hAnsiTheme="minorHAnsi"/>
                    <w:b/>
                    <w:bCs/>
                    <w:color w:val="000000" w:themeColor="text1"/>
                    <w:sz w:val="18"/>
                    <w:szCs w:val="18"/>
                  </w:rPr>
                  <w:delText>et/ou</w:delText>
                </w:r>
              </w:del>
            </w:ins>
          </w:p>
          <w:p w14:paraId="079B55FD" w14:textId="52276275" w:rsidR="00561D9D" w:rsidRPr="006270A9" w:rsidDel="00FA173A" w:rsidRDefault="00561D9D" w:rsidP="00D27EF1">
            <w:pPr>
              <w:tabs>
                <w:tab w:val="left" w:pos="567"/>
                <w:tab w:val="left" w:pos="1276"/>
                <w:tab w:val="left" w:pos="2127"/>
              </w:tabs>
              <w:jc w:val="center"/>
              <w:rPr>
                <w:ins w:id="8901" w:author="Dr Mamadou SANOGO" w:date="2023-10-26T15:54:00Z"/>
                <w:del w:id="8902" w:author="Cauris Cosmetics" w:date="2023-10-27T17:57:00Z"/>
                <w:rFonts w:asciiTheme="minorHAnsi" w:hAnsiTheme="minorHAnsi"/>
                <w:b/>
                <w:bCs/>
                <w:color w:val="000000" w:themeColor="text1"/>
                <w:sz w:val="18"/>
                <w:szCs w:val="18"/>
              </w:rPr>
            </w:pPr>
            <w:ins w:id="8903" w:author="Dr Mamadou SANOGO" w:date="2023-10-26T15:54:00Z">
              <w:del w:id="8904" w:author="Cauris Cosmetics" w:date="2023-10-27T17:57:00Z">
                <w:r w:rsidRPr="006270A9" w:rsidDel="00FA173A">
                  <w:rPr>
                    <w:rFonts w:asciiTheme="minorHAnsi" w:hAnsiTheme="minorHAnsi"/>
                    <w:b/>
                    <w:bCs/>
                    <w:color w:val="000000" w:themeColor="text1"/>
                    <w:sz w:val="18"/>
                    <w:szCs w:val="18"/>
                  </w:rPr>
                  <w:delText xml:space="preserve"> connaissances attendues</w:delText>
                </w:r>
              </w:del>
            </w:ins>
          </w:p>
        </w:tc>
        <w:tc>
          <w:tcPr>
            <w:tcW w:w="751" w:type="pct"/>
            <w:tcBorders>
              <w:top w:val="single" w:sz="4" w:space="0" w:color="auto"/>
              <w:left w:val="single" w:sz="4" w:space="0" w:color="auto"/>
              <w:bottom w:val="single" w:sz="4" w:space="0" w:color="auto"/>
              <w:right w:val="single" w:sz="4" w:space="0" w:color="auto"/>
            </w:tcBorders>
            <w:hideMark/>
          </w:tcPr>
          <w:p w14:paraId="6D3E8055" w14:textId="2DEF1FDC" w:rsidR="00561D9D" w:rsidRPr="006270A9" w:rsidDel="00FA173A" w:rsidRDefault="00561D9D" w:rsidP="00D27EF1">
            <w:pPr>
              <w:tabs>
                <w:tab w:val="left" w:pos="567"/>
                <w:tab w:val="left" w:pos="1276"/>
                <w:tab w:val="left" w:pos="2127"/>
              </w:tabs>
              <w:spacing w:before="100"/>
              <w:jc w:val="center"/>
              <w:rPr>
                <w:ins w:id="8905" w:author="Dr Mamadou SANOGO" w:date="2023-10-26T15:54:00Z"/>
                <w:del w:id="8906" w:author="Cauris Cosmetics" w:date="2023-10-27T17:57:00Z"/>
                <w:rFonts w:asciiTheme="minorHAnsi" w:hAnsiTheme="minorHAnsi"/>
                <w:b/>
                <w:bCs/>
                <w:color w:val="000000" w:themeColor="text1"/>
                <w:sz w:val="18"/>
                <w:szCs w:val="18"/>
              </w:rPr>
            </w:pPr>
            <w:ins w:id="8907" w:author="Dr Mamadou SANOGO" w:date="2023-10-26T15:54:00Z">
              <w:del w:id="8908" w:author="Cauris Cosmetics" w:date="2023-10-27T17:57:00Z">
                <w:r w:rsidRPr="006270A9" w:rsidDel="00FA173A">
                  <w:rPr>
                    <w:rFonts w:asciiTheme="minorHAnsi" w:hAnsiTheme="minorHAnsi"/>
                    <w:b/>
                    <w:bCs/>
                    <w:color w:val="000000" w:themeColor="text1"/>
                    <w:sz w:val="18"/>
                    <w:szCs w:val="18"/>
                  </w:rPr>
                  <w:delText>Disciplines concernées</w:delText>
                </w:r>
              </w:del>
            </w:ins>
          </w:p>
        </w:tc>
        <w:tc>
          <w:tcPr>
            <w:tcW w:w="375" w:type="pct"/>
            <w:tcBorders>
              <w:top w:val="single" w:sz="4" w:space="0" w:color="auto"/>
              <w:left w:val="single" w:sz="4" w:space="0" w:color="auto"/>
              <w:bottom w:val="single" w:sz="4" w:space="0" w:color="auto"/>
              <w:right w:val="single" w:sz="4" w:space="0" w:color="auto"/>
            </w:tcBorders>
            <w:hideMark/>
          </w:tcPr>
          <w:p w14:paraId="11CE2A47" w14:textId="033DD11A" w:rsidR="00561D9D" w:rsidRPr="006270A9" w:rsidDel="00FA173A" w:rsidRDefault="00561D9D" w:rsidP="00D27EF1">
            <w:pPr>
              <w:tabs>
                <w:tab w:val="left" w:pos="567"/>
                <w:tab w:val="left" w:pos="1276"/>
                <w:tab w:val="left" w:pos="2127"/>
              </w:tabs>
              <w:jc w:val="center"/>
              <w:rPr>
                <w:ins w:id="8909" w:author="Dr Mamadou SANOGO" w:date="2023-10-26T15:54:00Z"/>
                <w:del w:id="8910" w:author="Cauris Cosmetics" w:date="2023-10-27T17:57:00Z"/>
                <w:rFonts w:asciiTheme="minorHAnsi" w:hAnsiTheme="minorHAnsi"/>
                <w:b/>
                <w:bCs/>
                <w:color w:val="000000" w:themeColor="text1"/>
                <w:sz w:val="18"/>
                <w:szCs w:val="18"/>
              </w:rPr>
            </w:pPr>
            <w:ins w:id="8911" w:author="Dr Mamadou SANOGO" w:date="2023-10-26T15:54:00Z">
              <w:del w:id="8912" w:author="Cauris Cosmetics" w:date="2023-10-27T17:57:00Z">
                <w:r w:rsidRPr="006270A9" w:rsidDel="00FA173A">
                  <w:rPr>
                    <w:rFonts w:asciiTheme="minorHAnsi" w:hAnsiTheme="minorHAnsi"/>
                    <w:b/>
                    <w:bCs/>
                    <w:color w:val="000000" w:themeColor="text1"/>
                    <w:sz w:val="18"/>
                    <w:szCs w:val="18"/>
                  </w:rPr>
                  <w:delText>Crédits</w:delText>
                </w:r>
              </w:del>
            </w:ins>
          </w:p>
          <w:p w14:paraId="2D38A0C3" w14:textId="0566B75C" w:rsidR="00561D9D" w:rsidRPr="006270A9" w:rsidDel="00FA173A" w:rsidRDefault="00561D9D" w:rsidP="00D27EF1">
            <w:pPr>
              <w:tabs>
                <w:tab w:val="left" w:pos="567"/>
                <w:tab w:val="left" w:pos="1276"/>
                <w:tab w:val="left" w:pos="2127"/>
              </w:tabs>
              <w:jc w:val="center"/>
              <w:rPr>
                <w:ins w:id="8913" w:author="Dr Mamadou SANOGO" w:date="2023-10-26T15:54:00Z"/>
                <w:del w:id="8914" w:author="Cauris Cosmetics" w:date="2023-10-27T17:57:00Z"/>
                <w:rFonts w:asciiTheme="minorHAnsi" w:hAnsiTheme="minorHAnsi"/>
                <w:b/>
                <w:bCs/>
                <w:color w:val="000000" w:themeColor="text1"/>
                <w:sz w:val="18"/>
                <w:szCs w:val="18"/>
              </w:rPr>
            </w:pPr>
            <w:ins w:id="8915" w:author="Dr Mamadou SANOGO" w:date="2023-10-26T15:54:00Z">
              <w:del w:id="8916" w:author="Cauris Cosmetics" w:date="2023-10-27T17:57:00Z">
                <w:r w:rsidRPr="006270A9" w:rsidDel="00FA173A">
                  <w:rPr>
                    <w:rFonts w:asciiTheme="minorHAnsi" w:hAnsiTheme="minorHAnsi"/>
                    <w:b/>
                    <w:bCs/>
                    <w:color w:val="000000" w:themeColor="text1"/>
                    <w:sz w:val="18"/>
                    <w:szCs w:val="18"/>
                  </w:rPr>
                  <w:delText>par discipline</w:delText>
                </w:r>
              </w:del>
            </w:ins>
          </w:p>
        </w:tc>
        <w:tc>
          <w:tcPr>
            <w:tcW w:w="875" w:type="pct"/>
            <w:tcBorders>
              <w:top w:val="single" w:sz="4" w:space="0" w:color="auto"/>
              <w:left w:val="single" w:sz="4" w:space="0" w:color="auto"/>
              <w:bottom w:val="single" w:sz="4" w:space="0" w:color="auto"/>
              <w:right w:val="single" w:sz="4" w:space="0" w:color="auto"/>
            </w:tcBorders>
            <w:hideMark/>
          </w:tcPr>
          <w:p w14:paraId="707C30CE" w14:textId="7E5E7F91" w:rsidR="00561D9D" w:rsidRPr="006270A9" w:rsidDel="00FA173A" w:rsidRDefault="00561D9D" w:rsidP="00D27EF1">
            <w:pPr>
              <w:tabs>
                <w:tab w:val="left" w:pos="567"/>
                <w:tab w:val="left" w:pos="1276"/>
                <w:tab w:val="left" w:pos="2127"/>
              </w:tabs>
              <w:jc w:val="center"/>
              <w:rPr>
                <w:ins w:id="8917" w:author="Dr Mamadou SANOGO" w:date="2023-10-26T15:54:00Z"/>
                <w:del w:id="8918" w:author="Cauris Cosmetics" w:date="2023-10-27T17:57:00Z"/>
                <w:rFonts w:asciiTheme="minorHAnsi" w:hAnsiTheme="minorHAnsi"/>
                <w:b/>
                <w:bCs/>
                <w:color w:val="000000" w:themeColor="text1"/>
                <w:sz w:val="18"/>
                <w:szCs w:val="18"/>
              </w:rPr>
            </w:pPr>
            <w:ins w:id="8919" w:author="Dr Mamadou SANOGO" w:date="2023-10-26T15:54:00Z">
              <w:del w:id="8920" w:author="Cauris Cosmetics" w:date="2023-10-27T17:57:00Z">
                <w:r w:rsidRPr="006270A9" w:rsidDel="00FA173A">
                  <w:rPr>
                    <w:rFonts w:asciiTheme="minorHAnsi" w:hAnsiTheme="minorHAnsi"/>
                    <w:b/>
                    <w:bCs/>
                    <w:color w:val="000000" w:themeColor="text1"/>
                    <w:sz w:val="18"/>
                    <w:szCs w:val="18"/>
                  </w:rPr>
                  <w:delText xml:space="preserve">Durée totale </w:delText>
                </w:r>
              </w:del>
            </w:ins>
          </w:p>
          <w:p w14:paraId="6769321D" w14:textId="481164A0" w:rsidR="00561D9D" w:rsidRPr="006270A9" w:rsidDel="00FA173A" w:rsidRDefault="00561D9D" w:rsidP="00D27EF1">
            <w:pPr>
              <w:tabs>
                <w:tab w:val="left" w:pos="567"/>
                <w:tab w:val="left" w:pos="1276"/>
                <w:tab w:val="left" w:pos="2127"/>
              </w:tabs>
              <w:jc w:val="center"/>
              <w:rPr>
                <w:ins w:id="8921" w:author="Dr Mamadou SANOGO" w:date="2023-10-26T15:54:00Z"/>
                <w:del w:id="8922" w:author="Cauris Cosmetics" w:date="2023-10-27T17:57:00Z"/>
                <w:rFonts w:asciiTheme="minorHAnsi" w:hAnsiTheme="minorHAnsi"/>
                <w:b/>
                <w:bCs/>
                <w:color w:val="000000" w:themeColor="text1"/>
                <w:sz w:val="18"/>
                <w:szCs w:val="18"/>
              </w:rPr>
            </w:pPr>
            <w:ins w:id="8923" w:author="Dr Mamadou SANOGO" w:date="2023-10-26T15:54:00Z">
              <w:del w:id="8924" w:author="Cauris Cosmetics" w:date="2023-10-27T17:57: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CM/TD/TP/S/A</w:delText>
                </w:r>
              </w:del>
            </w:ins>
          </w:p>
        </w:tc>
        <w:tc>
          <w:tcPr>
            <w:tcW w:w="625" w:type="pct"/>
            <w:tcBorders>
              <w:top w:val="single" w:sz="4" w:space="0" w:color="auto"/>
              <w:left w:val="single" w:sz="4" w:space="0" w:color="auto"/>
              <w:bottom w:val="single" w:sz="4" w:space="0" w:color="auto"/>
              <w:right w:val="single" w:sz="4" w:space="0" w:color="auto"/>
            </w:tcBorders>
            <w:hideMark/>
          </w:tcPr>
          <w:p w14:paraId="49B4764D" w14:textId="787F7377" w:rsidR="00561D9D" w:rsidRPr="006270A9" w:rsidDel="00FA173A" w:rsidRDefault="00561D9D" w:rsidP="00D27EF1">
            <w:pPr>
              <w:tabs>
                <w:tab w:val="left" w:pos="567"/>
                <w:tab w:val="left" w:pos="1276"/>
                <w:tab w:val="left" w:pos="2127"/>
              </w:tabs>
              <w:spacing w:before="100"/>
              <w:jc w:val="center"/>
              <w:rPr>
                <w:ins w:id="8925" w:author="Dr Mamadou SANOGO" w:date="2023-10-26T15:54:00Z"/>
                <w:del w:id="8926" w:author="Cauris Cosmetics" w:date="2023-10-27T17:57:00Z"/>
                <w:rFonts w:asciiTheme="minorHAnsi" w:hAnsiTheme="minorHAnsi"/>
                <w:b/>
                <w:bCs/>
                <w:color w:val="000000" w:themeColor="text1"/>
                <w:sz w:val="18"/>
                <w:szCs w:val="18"/>
              </w:rPr>
            </w:pPr>
            <w:ins w:id="8927" w:author="Dr Mamadou SANOGO" w:date="2023-10-26T15:54:00Z">
              <w:del w:id="8928" w:author="Cauris Cosmetics" w:date="2023-10-27T17:57:00Z">
                <w:r w:rsidRPr="006270A9" w:rsidDel="00FA173A">
                  <w:rPr>
                    <w:rFonts w:asciiTheme="minorHAnsi" w:hAnsiTheme="minorHAnsi"/>
                    <w:b/>
                    <w:bCs/>
                    <w:color w:val="000000" w:themeColor="text1"/>
                    <w:sz w:val="18"/>
                    <w:szCs w:val="18"/>
                  </w:rPr>
                  <w:delText>Modalités d’enseignement</w:delText>
                </w:r>
              </w:del>
            </w:ins>
          </w:p>
        </w:tc>
        <w:tc>
          <w:tcPr>
            <w:tcW w:w="500" w:type="pct"/>
            <w:tcBorders>
              <w:top w:val="single" w:sz="4" w:space="0" w:color="auto"/>
              <w:left w:val="single" w:sz="4" w:space="0" w:color="auto"/>
              <w:bottom w:val="single" w:sz="4" w:space="0" w:color="auto"/>
              <w:right w:val="single" w:sz="4" w:space="0" w:color="auto"/>
            </w:tcBorders>
            <w:hideMark/>
          </w:tcPr>
          <w:p w14:paraId="2B2B33CD" w14:textId="0B514FC8" w:rsidR="00561D9D" w:rsidRPr="006270A9" w:rsidDel="00FA173A" w:rsidRDefault="00561D9D" w:rsidP="00D27EF1">
            <w:pPr>
              <w:tabs>
                <w:tab w:val="left" w:pos="567"/>
                <w:tab w:val="left" w:pos="1276"/>
                <w:tab w:val="left" w:pos="2127"/>
              </w:tabs>
              <w:spacing w:before="100"/>
              <w:jc w:val="center"/>
              <w:rPr>
                <w:ins w:id="8929" w:author="Dr Mamadou SANOGO" w:date="2023-10-26T15:54:00Z"/>
                <w:del w:id="8930" w:author="Cauris Cosmetics" w:date="2023-10-27T17:57:00Z"/>
                <w:rFonts w:asciiTheme="minorHAnsi" w:hAnsiTheme="minorHAnsi"/>
                <w:b/>
                <w:bCs/>
                <w:color w:val="000000" w:themeColor="text1"/>
                <w:sz w:val="18"/>
                <w:szCs w:val="18"/>
              </w:rPr>
            </w:pPr>
            <w:ins w:id="8931" w:author="Dr Mamadou SANOGO" w:date="2023-10-26T15:54:00Z">
              <w:del w:id="8932" w:author="Cauris Cosmetics" w:date="2023-10-27T17:57:00Z">
                <w:r w:rsidRPr="006270A9" w:rsidDel="00FA173A">
                  <w:rPr>
                    <w:rFonts w:asciiTheme="minorHAnsi" w:hAnsiTheme="minorHAnsi"/>
                    <w:b/>
                    <w:bCs/>
                    <w:color w:val="000000" w:themeColor="text1"/>
                    <w:sz w:val="18"/>
                    <w:szCs w:val="18"/>
                  </w:rPr>
                  <w:delText>Modalités d’évaluation</w:delText>
                </w:r>
              </w:del>
            </w:ins>
          </w:p>
        </w:tc>
      </w:tr>
      <w:tr w:rsidR="00561D9D" w:rsidDel="00FA173A" w14:paraId="199E27FF" w14:textId="6FEBC3CA" w:rsidTr="00D27EF1">
        <w:trPr>
          <w:cantSplit/>
          <w:trHeight w:val="20"/>
          <w:jc w:val="center"/>
          <w:ins w:id="8933" w:author="Dr Mamadou SANOGO" w:date="2023-10-26T15:54:00Z"/>
          <w:del w:id="8934" w:author="Cauris Cosmetics" w:date="2023-10-27T17:57:00Z"/>
        </w:trPr>
        <w:tc>
          <w:tcPr>
            <w:tcW w:w="843" w:type="pct"/>
            <w:vMerge w:val="restart"/>
            <w:tcBorders>
              <w:top w:val="single" w:sz="4" w:space="0" w:color="auto"/>
              <w:left w:val="single" w:sz="4" w:space="0" w:color="auto"/>
              <w:right w:val="single" w:sz="4" w:space="0" w:color="auto"/>
            </w:tcBorders>
            <w:vAlign w:val="center"/>
            <w:hideMark/>
          </w:tcPr>
          <w:p w14:paraId="47226FA2" w14:textId="10A7FF05" w:rsidR="00561D9D" w:rsidDel="00FA173A" w:rsidRDefault="00561D9D" w:rsidP="00D27EF1">
            <w:pPr>
              <w:rPr>
                <w:ins w:id="8935" w:author="Dr Mamadou SANOGO" w:date="2023-10-26T15:54:00Z"/>
                <w:del w:id="8936" w:author="Cauris Cosmetics" w:date="2023-10-27T17:57:00Z"/>
                <w:rFonts w:asciiTheme="minorHAnsi" w:hAnsiTheme="minorHAnsi"/>
                <w:b/>
                <w:color w:val="000000" w:themeColor="text1"/>
              </w:rPr>
            </w:pPr>
            <w:ins w:id="8937" w:author="Dr Mamadou SANOGO" w:date="2023-10-26T15:54:00Z">
              <w:del w:id="8938" w:author="Cauris Cosmetics" w:date="2023-10-27T17:57:00Z">
                <w:r w:rsidDel="00FA173A">
                  <w:rPr>
                    <w:rFonts w:asciiTheme="minorHAnsi" w:hAnsiTheme="minorHAnsi"/>
                    <w:b/>
                    <w:color w:val="000000" w:themeColor="text1"/>
                  </w:rPr>
                  <w:delText>MCC241</w:delText>
                </w:r>
              </w:del>
            </w:ins>
          </w:p>
          <w:p w14:paraId="0F216EC0" w14:textId="4ED01FFA" w:rsidR="00561D9D" w:rsidRPr="00A425BB" w:rsidDel="00FA173A" w:rsidRDefault="00561D9D" w:rsidP="00D27EF1">
            <w:pPr>
              <w:rPr>
                <w:ins w:id="8939" w:author="Dr Mamadou SANOGO" w:date="2023-10-26T15:54:00Z"/>
                <w:del w:id="8940" w:author="Cauris Cosmetics" w:date="2023-10-27T17:57:00Z"/>
                <w:rFonts w:asciiTheme="minorHAnsi" w:hAnsiTheme="minorHAnsi"/>
                <w:b/>
                <w:color w:val="000000" w:themeColor="text1"/>
              </w:rPr>
            </w:pPr>
            <w:ins w:id="8941" w:author="Dr Mamadou SANOGO" w:date="2023-10-26T15:54:00Z">
              <w:del w:id="8942" w:author="Cauris Cosmetics" w:date="2023-10-27T17:57:00Z">
                <w:r w:rsidRPr="00FD088B" w:rsidDel="00FA173A">
                  <w:rPr>
                    <w:rFonts w:asciiTheme="minorHAnsi" w:hAnsiTheme="minorHAnsi"/>
                    <w:b/>
                    <w:color w:val="000000" w:themeColor="text1"/>
                  </w:rPr>
                  <w:delText>Mémoire de fin d’étude</w:delText>
                </w:r>
                <w:r w:rsidRPr="0000003F" w:rsidDel="00FA173A">
                  <w:rPr>
                    <w:szCs w:val="24"/>
                  </w:rPr>
                  <w:delText xml:space="preserve"> </w:delText>
                </w:r>
              </w:del>
            </w:ins>
          </w:p>
        </w:tc>
        <w:tc>
          <w:tcPr>
            <w:tcW w:w="344" w:type="pct"/>
            <w:vMerge w:val="restart"/>
            <w:tcBorders>
              <w:top w:val="single" w:sz="4" w:space="0" w:color="auto"/>
              <w:left w:val="single" w:sz="4" w:space="0" w:color="auto"/>
              <w:right w:val="single" w:sz="4" w:space="0" w:color="auto"/>
            </w:tcBorders>
            <w:vAlign w:val="center"/>
          </w:tcPr>
          <w:p w14:paraId="10A26783" w14:textId="1DE62894" w:rsidR="00561D9D" w:rsidRPr="00325280" w:rsidDel="00FA173A" w:rsidRDefault="00561D9D" w:rsidP="00D27EF1">
            <w:pPr>
              <w:jc w:val="center"/>
              <w:rPr>
                <w:ins w:id="8943" w:author="Dr Mamadou SANOGO" w:date="2023-10-26T15:54:00Z"/>
                <w:del w:id="8944" w:author="Cauris Cosmetics" w:date="2023-10-27T17:57:00Z"/>
                <w:rFonts w:asciiTheme="minorHAnsi" w:hAnsiTheme="minorHAnsi"/>
                <w:b/>
                <w:color w:val="000000" w:themeColor="text1"/>
              </w:rPr>
            </w:pPr>
            <w:ins w:id="8945" w:author="Dr Mamadou SANOGO" w:date="2023-10-26T15:54:00Z">
              <w:del w:id="8946" w:author="Cauris Cosmetics" w:date="2023-10-27T17:57:00Z">
                <w:r w:rsidRPr="00325280" w:rsidDel="00FA173A">
                  <w:rPr>
                    <w:rFonts w:asciiTheme="minorHAnsi" w:hAnsiTheme="minorHAnsi"/>
                    <w:b/>
                    <w:color w:val="000000" w:themeColor="text1"/>
                  </w:rPr>
                  <w:delText>6</w:delText>
                </w:r>
              </w:del>
            </w:ins>
          </w:p>
        </w:tc>
        <w:tc>
          <w:tcPr>
            <w:tcW w:w="687" w:type="pct"/>
            <w:vMerge w:val="restart"/>
            <w:tcBorders>
              <w:top w:val="single" w:sz="4" w:space="0" w:color="auto"/>
              <w:left w:val="single" w:sz="4" w:space="0" w:color="auto"/>
              <w:right w:val="single" w:sz="4" w:space="0" w:color="auto"/>
            </w:tcBorders>
            <w:vAlign w:val="center"/>
          </w:tcPr>
          <w:p w14:paraId="4169C310" w14:textId="66E391A2" w:rsidR="00561D9D" w:rsidDel="00FA173A" w:rsidRDefault="00561D9D" w:rsidP="00D27EF1">
            <w:pPr>
              <w:tabs>
                <w:tab w:val="left" w:pos="567"/>
                <w:tab w:val="left" w:pos="1276"/>
                <w:tab w:val="left" w:pos="2127"/>
              </w:tabs>
              <w:spacing w:before="100"/>
              <w:rPr>
                <w:ins w:id="8947" w:author="Dr Mamadou SANOGO" w:date="2023-10-26T15:54:00Z"/>
                <w:del w:id="8948" w:author="Cauris Cosmetics" w:date="2023-10-27T17:57:00Z"/>
                <w:rFonts w:asciiTheme="minorHAnsi" w:hAnsiTheme="minorHAnsi"/>
                <w:bCs/>
                <w:color w:val="000000" w:themeColor="text1"/>
                <w:sz w:val="18"/>
                <w:szCs w:val="18"/>
              </w:rPr>
            </w:pPr>
            <w:ins w:id="8949" w:author="Dr Mamadou SANOGO" w:date="2023-10-26T15:54:00Z">
              <w:del w:id="8950" w:author="Cauris Cosmetics" w:date="2023-10-27T17:57:00Z">
                <w:r w:rsidRPr="00C91353" w:rsidDel="00FA173A">
                  <w:rPr>
                    <w:rFonts w:asciiTheme="minorHAnsi" w:hAnsiTheme="minorHAnsi"/>
                    <w:bCs/>
                    <w:color w:val="000000" w:themeColor="text1"/>
                    <w:sz w:val="18"/>
                    <w:szCs w:val="18"/>
                  </w:rPr>
                  <w:delText>Maîtriser la méthodologie de la rec</w:delText>
                </w:r>
                <w:r w:rsidDel="00FA173A">
                  <w:rPr>
                    <w:rFonts w:asciiTheme="minorHAnsi" w:hAnsiTheme="minorHAnsi"/>
                    <w:bCs/>
                    <w:color w:val="000000" w:themeColor="text1"/>
                    <w:sz w:val="18"/>
                    <w:szCs w:val="18"/>
                  </w:rPr>
                  <w:delText xml:space="preserve">herche </w:delText>
                </w:r>
              </w:del>
            </w:ins>
          </w:p>
          <w:p w14:paraId="116D18AE" w14:textId="74E707EB" w:rsidR="00561D9D" w:rsidRPr="00C91353" w:rsidDel="00FA173A" w:rsidRDefault="00561D9D" w:rsidP="00D27EF1">
            <w:pPr>
              <w:tabs>
                <w:tab w:val="left" w:pos="567"/>
                <w:tab w:val="left" w:pos="1276"/>
                <w:tab w:val="left" w:pos="2127"/>
              </w:tabs>
              <w:spacing w:before="100"/>
              <w:rPr>
                <w:ins w:id="8951" w:author="Dr Mamadou SANOGO" w:date="2023-10-26T15:54:00Z"/>
                <w:del w:id="8952" w:author="Cauris Cosmetics" w:date="2023-10-27T17:57:00Z"/>
                <w:rFonts w:asciiTheme="minorHAnsi" w:hAnsiTheme="minorHAnsi"/>
                <w:bCs/>
                <w:color w:val="000000" w:themeColor="text1"/>
                <w:sz w:val="18"/>
                <w:szCs w:val="18"/>
              </w:rPr>
            </w:pPr>
            <w:ins w:id="8953" w:author="Dr Mamadou SANOGO" w:date="2023-10-26T15:54:00Z">
              <w:del w:id="8954" w:author="Cauris Cosmetics" w:date="2023-10-27T17:57:00Z">
                <w:r w:rsidRPr="00C91353" w:rsidDel="00FA173A">
                  <w:rPr>
                    <w:rFonts w:asciiTheme="minorHAnsi" w:hAnsiTheme="minorHAnsi"/>
                    <w:bCs/>
                    <w:color w:val="000000" w:themeColor="text1"/>
                    <w:sz w:val="18"/>
                    <w:szCs w:val="18"/>
                  </w:rPr>
                  <w:delText xml:space="preserve">Appliquer les principes et les méthodes d’enseignement/apprentissage </w:delText>
                </w:r>
              </w:del>
            </w:ins>
          </w:p>
          <w:p w14:paraId="215872DA" w14:textId="33527654" w:rsidR="00561D9D" w:rsidRPr="00C91353" w:rsidDel="00FA173A" w:rsidRDefault="00561D9D" w:rsidP="00D27EF1">
            <w:pPr>
              <w:tabs>
                <w:tab w:val="left" w:pos="567"/>
                <w:tab w:val="left" w:pos="1276"/>
                <w:tab w:val="left" w:pos="2127"/>
              </w:tabs>
              <w:spacing w:before="100"/>
              <w:rPr>
                <w:ins w:id="8955" w:author="Dr Mamadou SANOGO" w:date="2023-10-26T15:54:00Z"/>
                <w:del w:id="8956" w:author="Cauris Cosmetics" w:date="2023-10-27T17:57:00Z"/>
                <w:rFonts w:asciiTheme="minorHAnsi" w:hAnsiTheme="minorHAnsi"/>
                <w:bCs/>
                <w:color w:val="000000" w:themeColor="text1"/>
                <w:sz w:val="18"/>
                <w:szCs w:val="18"/>
              </w:rPr>
            </w:pPr>
            <w:ins w:id="8957" w:author="Dr Mamadou SANOGO" w:date="2023-10-26T15:54:00Z">
              <w:del w:id="8958" w:author="Cauris Cosmetics" w:date="2023-10-27T17:57:00Z">
                <w:r w:rsidRPr="00C91353" w:rsidDel="00FA173A">
                  <w:rPr>
                    <w:rFonts w:asciiTheme="minorHAnsi" w:hAnsiTheme="minorHAnsi"/>
                    <w:bCs/>
                    <w:color w:val="000000" w:themeColor="text1"/>
                    <w:sz w:val="18"/>
                    <w:szCs w:val="18"/>
                  </w:rPr>
                  <w:delText>Encadrer les stagiaires et le personnel placé sous sa responsabilité</w:delText>
                </w:r>
              </w:del>
            </w:ins>
          </w:p>
          <w:p w14:paraId="593ACC0B" w14:textId="5A5AC99E" w:rsidR="00561D9D" w:rsidRPr="00325280" w:rsidDel="00FA173A" w:rsidRDefault="00561D9D" w:rsidP="00D27EF1">
            <w:pPr>
              <w:tabs>
                <w:tab w:val="left" w:pos="567"/>
                <w:tab w:val="left" w:pos="1276"/>
                <w:tab w:val="left" w:pos="2127"/>
              </w:tabs>
              <w:spacing w:before="100"/>
              <w:rPr>
                <w:ins w:id="8959" w:author="Dr Mamadou SANOGO" w:date="2023-10-26T15:54:00Z"/>
                <w:del w:id="8960" w:author="Cauris Cosmetics" w:date="2023-10-27T17:57:00Z"/>
                <w:rFonts w:asciiTheme="minorHAnsi" w:hAnsiTheme="minorHAnsi"/>
                <w:bCs/>
                <w:color w:val="000000" w:themeColor="text1"/>
                <w:sz w:val="18"/>
                <w:szCs w:val="18"/>
              </w:rPr>
            </w:pPr>
            <w:ins w:id="8961" w:author="Dr Mamadou SANOGO" w:date="2023-10-26T15:54:00Z">
              <w:del w:id="8962" w:author="Cauris Cosmetics" w:date="2023-10-27T17:57:00Z">
                <w:r w:rsidRPr="00C91353" w:rsidDel="00FA173A">
                  <w:rPr>
                    <w:rFonts w:asciiTheme="minorHAnsi" w:hAnsiTheme="minorHAnsi"/>
                    <w:bCs/>
                    <w:color w:val="000000" w:themeColor="text1"/>
                    <w:sz w:val="18"/>
                    <w:szCs w:val="18"/>
                  </w:rPr>
                  <w:delText>Rédi</w:delText>
                </w:r>
                <w:r w:rsidDel="00FA173A">
                  <w:rPr>
                    <w:rFonts w:asciiTheme="minorHAnsi" w:hAnsiTheme="minorHAnsi"/>
                    <w:bCs/>
                    <w:color w:val="000000" w:themeColor="text1"/>
                    <w:sz w:val="18"/>
                    <w:szCs w:val="18"/>
                  </w:rPr>
                  <w:delText xml:space="preserve">ger un mémoire de fin d’études </w:delText>
                </w:r>
              </w:del>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56CEDB41" w:rsidR="00561D9D" w:rsidRPr="00FD088B" w:rsidDel="00FA173A" w:rsidRDefault="00561D9D" w:rsidP="00D27EF1">
            <w:pPr>
              <w:tabs>
                <w:tab w:val="left" w:pos="567"/>
                <w:tab w:val="left" w:pos="1276"/>
                <w:tab w:val="left" w:pos="2127"/>
              </w:tabs>
              <w:spacing w:before="100"/>
              <w:rPr>
                <w:ins w:id="8963" w:author="Dr Mamadou SANOGO" w:date="2023-10-26T15:54:00Z"/>
                <w:del w:id="8964" w:author="Cauris Cosmetics" w:date="2023-10-27T17:57:00Z"/>
                <w:rFonts w:asciiTheme="minorHAnsi" w:hAnsiTheme="minorHAnsi"/>
                <w:bCs/>
                <w:color w:val="000000" w:themeColor="text1"/>
                <w:szCs w:val="18"/>
              </w:rPr>
            </w:pPr>
            <w:ins w:id="8965" w:author="Dr Mamadou SANOGO" w:date="2023-10-26T15:54:00Z">
              <w:del w:id="8966" w:author="Cauris Cosmetics" w:date="2023-10-27T17:57:00Z">
                <w:r w:rsidRPr="00FD088B" w:rsidDel="00FA173A">
                  <w:rPr>
                    <w:rFonts w:asciiTheme="minorHAnsi" w:hAnsiTheme="minorHAnsi"/>
                    <w:bCs/>
                    <w:color w:val="000000" w:themeColor="text1"/>
                    <w:szCs w:val="18"/>
                  </w:rPr>
                  <w:delText>Stage d’application</w:delText>
                </w:r>
              </w:del>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159BD65D" w:rsidR="00561D9D" w:rsidRPr="00325280" w:rsidDel="00FA173A" w:rsidRDefault="00561D9D" w:rsidP="00D27EF1">
            <w:pPr>
              <w:tabs>
                <w:tab w:val="left" w:pos="567"/>
                <w:tab w:val="left" w:pos="1276"/>
                <w:tab w:val="left" w:pos="2127"/>
              </w:tabs>
              <w:spacing w:before="100"/>
              <w:jc w:val="center"/>
              <w:rPr>
                <w:ins w:id="8967" w:author="Dr Mamadou SANOGO" w:date="2023-10-26T15:54:00Z"/>
                <w:del w:id="8968" w:author="Cauris Cosmetics" w:date="2023-10-27T17:57:00Z"/>
                <w:rFonts w:asciiTheme="minorHAnsi" w:hAnsiTheme="minorHAnsi"/>
                <w:bCs/>
                <w:color w:val="000000" w:themeColor="text1"/>
                <w:szCs w:val="18"/>
              </w:rPr>
            </w:pPr>
            <w:ins w:id="8969" w:author="Dr Mamadou SANOGO" w:date="2023-10-26T15:54:00Z">
              <w:del w:id="8970" w:author="Cauris Cosmetics" w:date="2023-10-27T17:57:00Z">
                <w:r w:rsidDel="00FA173A">
                  <w:rPr>
                    <w:rFonts w:asciiTheme="minorHAnsi" w:hAnsiTheme="minorHAnsi"/>
                    <w:bCs/>
                    <w:color w:val="000000" w:themeColor="text1"/>
                    <w:szCs w:val="18"/>
                  </w:rPr>
                  <w:delText>12</w:delText>
                </w:r>
              </w:del>
            </w:ins>
          </w:p>
        </w:tc>
        <w:tc>
          <w:tcPr>
            <w:tcW w:w="875" w:type="pct"/>
            <w:vMerge w:val="restart"/>
            <w:tcBorders>
              <w:top w:val="single" w:sz="4" w:space="0" w:color="auto"/>
              <w:left w:val="single" w:sz="4" w:space="0" w:color="auto"/>
              <w:right w:val="single" w:sz="4" w:space="0" w:color="auto"/>
            </w:tcBorders>
            <w:vAlign w:val="center"/>
          </w:tcPr>
          <w:p w14:paraId="0B47A016" w14:textId="46B28EF6" w:rsidR="00561D9D" w:rsidRPr="00325280" w:rsidDel="00FA173A" w:rsidRDefault="00561D9D" w:rsidP="00D27EF1">
            <w:pPr>
              <w:tabs>
                <w:tab w:val="left" w:pos="567"/>
                <w:tab w:val="left" w:pos="1276"/>
                <w:tab w:val="left" w:pos="2127"/>
              </w:tabs>
              <w:spacing w:before="100"/>
              <w:jc w:val="center"/>
              <w:rPr>
                <w:ins w:id="8971" w:author="Dr Mamadou SANOGO" w:date="2023-10-26T15:54:00Z"/>
                <w:del w:id="8972" w:author="Cauris Cosmetics" w:date="2023-10-27T17:57:00Z"/>
                <w:rFonts w:asciiTheme="minorHAnsi" w:hAnsiTheme="minorHAnsi"/>
                <w:bCs/>
                <w:color w:val="000000" w:themeColor="text1"/>
                <w:szCs w:val="18"/>
              </w:rPr>
            </w:pPr>
            <w:ins w:id="8973" w:author="Dr Mamadou SANOGO" w:date="2023-10-26T15:54:00Z">
              <w:del w:id="8974" w:author="Cauris Cosmetics" w:date="2023-10-27T17:57:00Z">
                <w:r w:rsidDel="00FA173A">
                  <w:rPr>
                    <w:rFonts w:asciiTheme="minorHAnsi" w:hAnsiTheme="minorHAnsi"/>
                    <w:bCs/>
                    <w:color w:val="000000" w:themeColor="text1"/>
                    <w:szCs w:val="18"/>
                  </w:rPr>
                  <w:delText>00/40/4</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/540/280</w:delText>
                </w:r>
              </w:del>
            </w:ins>
          </w:p>
        </w:tc>
        <w:tc>
          <w:tcPr>
            <w:tcW w:w="625" w:type="pct"/>
            <w:vMerge w:val="restart"/>
            <w:tcBorders>
              <w:top w:val="single" w:sz="4" w:space="0" w:color="auto"/>
              <w:left w:val="single" w:sz="4" w:space="0" w:color="auto"/>
              <w:right w:val="single" w:sz="4" w:space="0" w:color="auto"/>
            </w:tcBorders>
            <w:vAlign w:val="center"/>
            <w:hideMark/>
          </w:tcPr>
          <w:p w14:paraId="55D532B9" w14:textId="4C445B0E" w:rsidR="00561D9D" w:rsidDel="00FA173A" w:rsidRDefault="00561D9D" w:rsidP="00D27EF1">
            <w:pPr>
              <w:rPr>
                <w:ins w:id="8975" w:author="Dr Mamadou SANOGO" w:date="2023-10-26T15:54:00Z"/>
                <w:del w:id="8976" w:author="Cauris Cosmetics" w:date="2023-10-27T17:57:00Z"/>
              </w:rPr>
            </w:pPr>
            <w:ins w:id="8977" w:author="Dr Mamadou SANOGO" w:date="2023-10-26T15:54:00Z">
              <w:del w:id="8978" w:author="Cauris Cosmetics" w:date="2023-10-27T17:57: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500" w:type="pct"/>
            <w:vMerge w:val="restart"/>
            <w:tcBorders>
              <w:top w:val="single" w:sz="4" w:space="0" w:color="auto"/>
              <w:left w:val="single" w:sz="4" w:space="0" w:color="auto"/>
              <w:right w:val="single" w:sz="4" w:space="0" w:color="auto"/>
            </w:tcBorders>
            <w:vAlign w:val="center"/>
            <w:hideMark/>
          </w:tcPr>
          <w:p w14:paraId="6F07CF07" w14:textId="3E9B8936" w:rsidR="00561D9D" w:rsidDel="00FA173A" w:rsidRDefault="00561D9D" w:rsidP="00D27EF1">
            <w:pPr>
              <w:rPr>
                <w:ins w:id="8979" w:author="Dr Mamadou SANOGO" w:date="2023-10-26T15:54:00Z"/>
                <w:del w:id="8980" w:author="Cauris Cosmetics" w:date="2023-10-27T17:57:00Z"/>
              </w:rPr>
            </w:pPr>
            <w:ins w:id="8981" w:author="Dr Mamadou SANOGO" w:date="2023-10-26T15:54:00Z">
              <w:del w:id="8982" w:author="Cauris Cosmetics" w:date="2023-10-27T17:57: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033F75D5" w14:textId="6B5F059F" w:rsidTr="00D27EF1">
        <w:trPr>
          <w:cantSplit/>
          <w:trHeight w:val="162"/>
          <w:jc w:val="center"/>
          <w:ins w:id="8983" w:author="Dr Mamadou SANOGO" w:date="2023-10-26T15:54:00Z"/>
          <w:del w:id="8984" w:author="Cauris Cosmetics" w:date="2023-10-27T17:57:00Z"/>
        </w:trPr>
        <w:tc>
          <w:tcPr>
            <w:tcW w:w="843" w:type="pct"/>
            <w:vMerge/>
            <w:tcBorders>
              <w:left w:val="single" w:sz="4" w:space="0" w:color="auto"/>
              <w:right w:val="single" w:sz="4" w:space="0" w:color="auto"/>
            </w:tcBorders>
            <w:vAlign w:val="center"/>
            <w:hideMark/>
          </w:tcPr>
          <w:p w14:paraId="63711D34" w14:textId="42C32128" w:rsidR="00561D9D" w:rsidRPr="00A425BB" w:rsidDel="00FA173A" w:rsidRDefault="00561D9D" w:rsidP="00D27EF1">
            <w:pPr>
              <w:rPr>
                <w:ins w:id="8985" w:author="Dr Mamadou SANOGO" w:date="2023-10-26T15:54:00Z"/>
                <w:del w:id="8986" w:author="Cauris Cosmetics" w:date="2023-10-27T17:57:00Z"/>
                <w:rFonts w:asciiTheme="minorHAnsi" w:hAnsiTheme="minorHAnsi"/>
                <w:b/>
                <w:color w:val="000000" w:themeColor="text1"/>
              </w:rPr>
            </w:pPr>
          </w:p>
        </w:tc>
        <w:tc>
          <w:tcPr>
            <w:tcW w:w="344" w:type="pct"/>
            <w:vMerge/>
            <w:tcBorders>
              <w:left w:val="single" w:sz="4" w:space="0" w:color="auto"/>
              <w:right w:val="single" w:sz="4" w:space="0" w:color="auto"/>
            </w:tcBorders>
            <w:vAlign w:val="center"/>
            <w:hideMark/>
          </w:tcPr>
          <w:p w14:paraId="057A3D3E" w14:textId="52DBD046" w:rsidR="00561D9D" w:rsidRPr="00325280" w:rsidDel="00FA173A" w:rsidRDefault="00561D9D" w:rsidP="00D27EF1">
            <w:pPr>
              <w:jc w:val="center"/>
              <w:rPr>
                <w:ins w:id="8987" w:author="Dr Mamadou SANOGO" w:date="2023-10-26T15:54:00Z"/>
                <w:del w:id="8988" w:author="Cauris Cosmetics" w:date="2023-10-27T17:57:00Z"/>
                <w:rFonts w:asciiTheme="minorHAnsi" w:hAnsiTheme="minorHAnsi"/>
                <w:b/>
                <w:color w:val="000000" w:themeColor="text1"/>
              </w:rPr>
            </w:pPr>
          </w:p>
        </w:tc>
        <w:tc>
          <w:tcPr>
            <w:tcW w:w="687" w:type="pct"/>
            <w:vMerge/>
            <w:tcBorders>
              <w:left w:val="single" w:sz="4" w:space="0" w:color="auto"/>
              <w:right w:val="single" w:sz="4" w:space="0" w:color="auto"/>
            </w:tcBorders>
            <w:vAlign w:val="center"/>
            <w:hideMark/>
          </w:tcPr>
          <w:p w14:paraId="3D8C35D6" w14:textId="55D1F7FA" w:rsidR="00561D9D" w:rsidRPr="00325280" w:rsidDel="00FA173A" w:rsidRDefault="00561D9D" w:rsidP="00D27EF1">
            <w:pPr>
              <w:tabs>
                <w:tab w:val="left" w:pos="567"/>
                <w:tab w:val="left" w:pos="1276"/>
                <w:tab w:val="left" w:pos="2127"/>
              </w:tabs>
              <w:spacing w:before="100"/>
              <w:rPr>
                <w:ins w:id="8989" w:author="Dr Mamadou SANOGO" w:date="2023-10-26T15:54:00Z"/>
                <w:del w:id="8990"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243250AB" w:rsidR="00561D9D" w:rsidRPr="00FD088B" w:rsidDel="00FA173A" w:rsidRDefault="00561D9D" w:rsidP="00D27EF1">
            <w:pPr>
              <w:tabs>
                <w:tab w:val="left" w:pos="567"/>
                <w:tab w:val="left" w:pos="1276"/>
                <w:tab w:val="left" w:pos="2127"/>
              </w:tabs>
              <w:spacing w:before="100"/>
              <w:rPr>
                <w:ins w:id="8991" w:author="Dr Mamadou SANOGO" w:date="2023-10-26T15:54:00Z"/>
                <w:del w:id="8992" w:author="Cauris Cosmetics" w:date="2023-10-27T17:57:00Z"/>
                <w:rFonts w:asciiTheme="minorHAnsi" w:hAnsiTheme="minorHAnsi"/>
                <w:bCs/>
                <w:color w:val="000000" w:themeColor="text1"/>
                <w:szCs w:val="18"/>
              </w:rPr>
            </w:pPr>
            <w:ins w:id="8993" w:author="Dr Mamadou SANOGO" w:date="2023-10-26T15:54:00Z">
              <w:del w:id="8994" w:author="Cauris Cosmetics" w:date="2023-10-27T17:57:00Z">
                <w:r w:rsidRPr="00FD088B" w:rsidDel="00FA173A">
                  <w:rPr>
                    <w:rFonts w:asciiTheme="minorHAnsi" w:hAnsiTheme="minorHAnsi"/>
                    <w:bCs/>
                    <w:color w:val="000000" w:themeColor="text1"/>
                    <w:szCs w:val="18"/>
                  </w:rPr>
                  <w:delText>Méthodologie de recherche</w:delText>
                </w:r>
              </w:del>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6DFA7C50" w:rsidR="00561D9D" w:rsidRPr="00325280" w:rsidDel="00FA173A" w:rsidRDefault="00561D9D" w:rsidP="00D27EF1">
            <w:pPr>
              <w:tabs>
                <w:tab w:val="left" w:pos="567"/>
                <w:tab w:val="left" w:pos="1276"/>
                <w:tab w:val="left" w:pos="2127"/>
              </w:tabs>
              <w:spacing w:before="100"/>
              <w:jc w:val="center"/>
              <w:rPr>
                <w:ins w:id="8995" w:author="Dr Mamadou SANOGO" w:date="2023-10-26T15:54:00Z"/>
                <w:del w:id="8996" w:author="Cauris Cosmetics" w:date="2023-10-27T17:57:00Z"/>
                <w:rFonts w:asciiTheme="minorHAnsi" w:hAnsiTheme="minorHAnsi"/>
                <w:bCs/>
                <w:color w:val="000000" w:themeColor="text1"/>
                <w:szCs w:val="18"/>
              </w:rPr>
            </w:pPr>
            <w:ins w:id="8997" w:author="Dr Mamadou SANOGO" w:date="2023-10-26T15:54:00Z">
              <w:del w:id="8998" w:author="Cauris Cosmetics" w:date="2023-10-27T17:57:00Z">
                <w:r w:rsidDel="00FA173A">
                  <w:rPr>
                    <w:rFonts w:asciiTheme="minorHAnsi" w:hAnsiTheme="minorHAnsi"/>
                    <w:bCs/>
                    <w:color w:val="000000" w:themeColor="text1"/>
                    <w:szCs w:val="18"/>
                  </w:rPr>
                  <w:delText>4</w:delText>
                </w:r>
              </w:del>
            </w:ins>
          </w:p>
        </w:tc>
        <w:tc>
          <w:tcPr>
            <w:tcW w:w="875" w:type="pct"/>
            <w:vMerge/>
            <w:tcBorders>
              <w:left w:val="single" w:sz="4" w:space="0" w:color="auto"/>
              <w:right w:val="single" w:sz="4" w:space="0" w:color="auto"/>
            </w:tcBorders>
            <w:vAlign w:val="center"/>
            <w:hideMark/>
          </w:tcPr>
          <w:p w14:paraId="3A6806C0" w14:textId="3D800405" w:rsidR="00561D9D" w:rsidRPr="00325280" w:rsidDel="00FA173A" w:rsidRDefault="00561D9D" w:rsidP="00D27EF1">
            <w:pPr>
              <w:tabs>
                <w:tab w:val="left" w:pos="567"/>
                <w:tab w:val="left" w:pos="1276"/>
                <w:tab w:val="left" w:pos="2127"/>
              </w:tabs>
              <w:spacing w:before="100"/>
              <w:jc w:val="center"/>
              <w:rPr>
                <w:ins w:id="8999" w:author="Dr Mamadou SANOGO" w:date="2023-10-26T15:54:00Z"/>
                <w:del w:id="9000" w:author="Cauris Cosmetics" w:date="2023-10-27T17:57:00Z"/>
                <w:rFonts w:asciiTheme="minorHAnsi" w:hAnsiTheme="minorHAnsi"/>
                <w:bCs/>
                <w:color w:val="000000" w:themeColor="text1"/>
                <w:szCs w:val="18"/>
              </w:rPr>
            </w:pPr>
          </w:p>
        </w:tc>
        <w:tc>
          <w:tcPr>
            <w:tcW w:w="625" w:type="pct"/>
            <w:vMerge/>
            <w:tcBorders>
              <w:left w:val="single" w:sz="4" w:space="0" w:color="auto"/>
              <w:right w:val="single" w:sz="4" w:space="0" w:color="auto"/>
            </w:tcBorders>
            <w:vAlign w:val="center"/>
            <w:hideMark/>
          </w:tcPr>
          <w:p w14:paraId="43D7B8C2" w14:textId="73271080" w:rsidR="00561D9D" w:rsidRPr="00325280" w:rsidDel="00FA173A" w:rsidRDefault="00561D9D" w:rsidP="00D27EF1">
            <w:pPr>
              <w:tabs>
                <w:tab w:val="left" w:pos="567"/>
                <w:tab w:val="left" w:pos="1276"/>
                <w:tab w:val="left" w:pos="2127"/>
              </w:tabs>
              <w:spacing w:before="100"/>
              <w:rPr>
                <w:ins w:id="9001" w:author="Dr Mamadou SANOGO" w:date="2023-10-26T15:54:00Z"/>
                <w:del w:id="9002" w:author="Cauris Cosmetics" w:date="2023-10-27T17:57:00Z"/>
                <w:rFonts w:asciiTheme="minorHAnsi" w:hAnsiTheme="minorHAnsi"/>
                <w:bCs/>
                <w:i/>
                <w:color w:val="000000" w:themeColor="text1"/>
                <w:sz w:val="16"/>
                <w:szCs w:val="16"/>
              </w:rPr>
            </w:pPr>
          </w:p>
        </w:tc>
        <w:tc>
          <w:tcPr>
            <w:tcW w:w="500" w:type="pct"/>
            <w:vMerge/>
            <w:tcBorders>
              <w:left w:val="single" w:sz="4" w:space="0" w:color="auto"/>
              <w:right w:val="single" w:sz="4" w:space="0" w:color="auto"/>
            </w:tcBorders>
            <w:vAlign w:val="center"/>
            <w:hideMark/>
          </w:tcPr>
          <w:p w14:paraId="45D7CF7B" w14:textId="3CB0F2CA" w:rsidR="00561D9D" w:rsidRPr="00325280" w:rsidDel="00FA173A" w:rsidRDefault="00561D9D" w:rsidP="00D27EF1">
            <w:pPr>
              <w:tabs>
                <w:tab w:val="left" w:pos="567"/>
                <w:tab w:val="left" w:pos="1276"/>
                <w:tab w:val="left" w:pos="2127"/>
              </w:tabs>
              <w:spacing w:before="100"/>
              <w:rPr>
                <w:ins w:id="9003" w:author="Dr Mamadou SANOGO" w:date="2023-10-26T15:54:00Z"/>
                <w:del w:id="9004" w:author="Cauris Cosmetics" w:date="2023-10-27T17:57:00Z"/>
                <w:rFonts w:asciiTheme="minorHAnsi" w:hAnsiTheme="minorHAnsi"/>
                <w:bCs/>
                <w:i/>
                <w:color w:val="000000" w:themeColor="text1"/>
                <w:sz w:val="16"/>
                <w:szCs w:val="16"/>
              </w:rPr>
            </w:pPr>
          </w:p>
        </w:tc>
      </w:tr>
      <w:tr w:rsidR="00561D9D" w:rsidDel="00FA173A" w14:paraId="335BD044" w14:textId="1F212D50" w:rsidTr="00D27EF1">
        <w:trPr>
          <w:cantSplit/>
          <w:trHeight w:val="943"/>
          <w:jc w:val="center"/>
          <w:ins w:id="9005" w:author="Dr Mamadou SANOGO" w:date="2023-10-26T15:54:00Z"/>
          <w:del w:id="9006" w:author="Cauris Cosmetics" w:date="2023-10-27T17:57:00Z"/>
        </w:trPr>
        <w:tc>
          <w:tcPr>
            <w:tcW w:w="843" w:type="pct"/>
            <w:vMerge/>
            <w:tcBorders>
              <w:left w:val="single" w:sz="4" w:space="0" w:color="auto"/>
              <w:bottom w:val="single" w:sz="4" w:space="0" w:color="auto"/>
              <w:right w:val="single" w:sz="4" w:space="0" w:color="auto"/>
            </w:tcBorders>
            <w:vAlign w:val="center"/>
          </w:tcPr>
          <w:p w14:paraId="34981F2E" w14:textId="3767A796" w:rsidR="00561D9D" w:rsidRPr="00A425BB" w:rsidDel="00FA173A" w:rsidRDefault="00561D9D" w:rsidP="00D27EF1">
            <w:pPr>
              <w:rPr>
                <w:ins w:id="9007" w:author="Dr Mamadou SANOGO" w:date="2023-10-26T15:54:00Z"/>
                <w:del w:id="9008" w:author="Cauris Cosmetics" w:date="2023-10-27T17:57:00Z"/>
                <w:rFonts w:asciiTheme="minorHAnsi" w:hAnsiTheme="minorHAnsi"/>
                <w:b/>
                <w:color w:val="000000" w:themeColor="text1"/>
              </w:rPr>
            </w:pPr>
          </w:p>
        </w:tc>
        <w:tc>
          <w:tcPr>
            <w:tcW w:w="344" w:type="pct"/>
            <w:vMerge/>
            <w:tcBorders>
              <w:left w:val="single" w:sz="4" w:space="0" w:color="auto"/>
              <w:bottom w:val="single" w:sz="4" w:space="0" w:color="auto"/>
              <w:right w:val="single" w:sz="4" w:space="0" w:color="auto"/>
            </w:tcBorders>
            <w:vAlign w:val="center"/>
          </w:tcPr>
          <w:p w14:paraId="4AF10765" w14:textId="1E950507" w:rsidR="00561D9D" w:rsidRPr="00325280" w:rsidDel="00FA173A" w:rsidRDefault="00561D9D" w:rsidP="00D27EF1">
            <w:pPr>
              <w:jc w:val="center"/>
              <w:rPr>
                <w:ins w:id="9009" w:author="Dr Mamadou SANOGO" w:date="2023-10-26T15:54:00Z"/>
                <w:del w:id="9010" w:author="Cauris Cosmetics" w:date="2023-10-27T17:57:00Z"/>
                <w:rFonts w:asciiTheme="minorHAnsi" w:hAnsiTheme="minorHAnsi"/>
                <w:b/>
                <w:color w:val="000000" w:themeColor="text1"/>
              </w:rPr>
            </w:pPr>
          </w:p>
        </w:tc>
        <w:tc>
          <w:tcPr>
            <w:tcW w:w="687" w:type="pct"/>
            <w:vMerge/>
            <w:tcBorders>
              <w:left w:val="single" w:sz="4" w:space="0" w:color="auto"/>
              <w:bottom w:val="single" w:sz="4" w:space="0" w:color="auto"/>
              <w:right w:val="single" w:sz="4" w:space="0" w:color="auto"/>
            </w:tcBorders>
            <w:vAlign w:val="center"/>
          </w:tcPr>
          <w:p w14:paraId="1BB59CD0" w14:textId="55EEA7B9" w:rsidR="00561D9D" w:rsidRPr="00325280" w:rsidDel="00FA173A" w:rsidRDefault="00561D9D" w:rsidP="00D27EF1">
            <w:pPr>
              <w:tabs>
                <w:tab w:val="left" w:pos="567"/>
                <w:tab w:val="left" w:pos="1276"/>
                <w:tab w:val="left" w:pos="2127"/>
              </w:tabs>
              <w:spacing w:before="100"/>
              <w:rPr>
                <w:ins w:id="9011" w:author="Dr Mamadou SANOGO" w:date="2023-10-26T15:54:00Z"/>
                <w:del w:id="9012"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right w:val="single" w:sz="4" w:space="0" w:color="auto"/>
            </w:tcBorders>
            <w:vAlign w:val="center"/>
          </w:tcPr>
          <w:p w14:paraId="214D995A" w14:textId="40476FAC" w:rsidR="00561D9D" w:rsidRPr="00FD088B" w:rsidDel="00FA173A" w:rsidRDefault="00561D9D" w:rsidP="00D27EF1">
            <w:pPr>
              <w:tabs>
                <w:tab w:val="left" w:pos="567"/>
                <w:tab w:val="left" w:pos="1276"/>
                <w:tab w:val="left" w:pos="2127"/>
              </w:tabs>
              <w:spacing w:before="100"/>
              <w:rPr>
                <w:ins w:id="9013" w:author="Dr Mamadou SANOGO" w:date="2023-10-26T15:54:00Z"/>
                <w:del w:id="9014" w:author="Cauris Cosmetics" w:date="2023-10-27T17:57:00Z"/>
                <w:rFonts w:asciiTheme="minorHAnsi" w:hAnsiTheme="minorHAnsi"/>
                <w:bCs/>
                <w:color w:val="000000" w:themeColor="text1"/>
                <w:szCs w:val="18"/>
              </w:rPr>
            </w:pPr>
            <w:ins w:id="9015" w:author="Dr Mamadou SANOGO" w:date="2023-10-26T15:54:00Z">
              <w:del w:id="9016" w:author="Cauris Cosmetics" w:date="2023-10-27T17:57:00Z">
                <w:r w:rsidRPr="00FD088B" w:rsidDel="00FA173A">
                  <w:rPr>
                    <w:rFonts w:asciiTheme="minorHAnsi" w:hAnsiTheme="minorHAnsi"/>
                    <w:bCs/>
                    <w:color w:val="000000" w:themeColor="text1"/>
                    <w:szCs w:val="18"/>
                  </w:rPr>
                  <w:delText>Rédaction  et soutenance de mémoire</w:delText>
                </w:r>
              </w:del>
            </w:ins>
          </w:p>
        </w:tc>
        <w:tc>
          <w:tcPr>
            <w:tcW w:w="375" w:type="pct"/>
            <w:tcBorders>
              <w:top w:val="single" w:sz="4" w:space="0" w:color="auto"/>
              <w:left w:val="single" w:sz="4" w:space="0" w:color="auto"/>
              <w:right w:val="single" w:sz="4" w:space="0" w:color="auto"/>
            </w:tcBorders>
            <w:vAlign w:val="center"/>
          </w:tcPr>
          <w:p w14:paraId="3900D79B" w14:textId="37F09F96" w:rsidR="00561D9D" w:rsidRPr="00325280" w:rsidDel="00FA173A" w:rsidRDefault="00561D9D" w:rsidP="00D27EF1">
            <w:pPr>
              <w:tabs>
                <w:tab w:val="left" w:pos="567"/>
                <w:tab w:val="left" w:pos="1276"/>
                <w:tab w:val="left" w:pos="2127"/>
              </w:tabs>
              <w:spacing w:before="100"/>
              <w:jc w:val="center"/>
              <w:rPr>
                <w:ins w:id="9017" w:author="Dr Mamadou SANOGO" w:date="2023-10-26T15:54:00Z"/>
                <w:del w:id="9018" w:author="Cauris Cosmetics" w:date="2023-10-27T17:57:00Z"/>
                <w:rFonts w:asciiTheme="minorHAnsi" w:hAnsiTheme="minorHAnsi"/>
                <w:bCs/>
                <w:color w:val="000000" w:themeColor="text1"/>
                <w:szCs w:val="18"/>
              </w:rPr>
            </w:pPr>
            <w:ins w:id="9019" w:author="Dr Mamadou SANOGO" w:date="2023-10-26T15:54:00Z">
              <w:del w:id="9020" w:author="Cauris Cosmetics" w:date="2023-10-27T17:57:00Z">
                <w:r w:rsidDel="00FA173A">
                  <w:rPr>
                    <w:rFonts w:asciiTheme="minorHAnsi" w:hAnsiTheme="minorHAnsi"/>
                    <w:bCs/>
                    <w:color w:val="000000" w:themeColor="text1"/>
                    <w:szCs w:val="18"/>
                  </w:rPr>
                  <w:delText>14</w:delText>
                </w:r>
              </w:del>
            </w:ins>
          </w:p>
        </w:tc>
        <w:tc>
          <w:tcPr>
            <w:tcW w:w="875" w:type="pct"/>
            <w:vMerge/>
            <w:tcBorders>
              <w:left w:val="single" w:sz="4" w:space="0" w:color="auto"/>
              <w:bottom w:val="single" w:sz="4" w:space="0" w:color="auto"/>
              <w:right w:val="single" w:sz="4" w:space="0" w:color="auto"/>
            </w:tcBorders>
            <w:vAlign w:val="center"/>
          </w:tcPr>
          <w:p w14:paraId="705C1AD7" w14:textId="25271349" w:rsidR="00561D9D" w:rsidRPr="00325280" w:rsidDel="00FA173A" w:rsidRDefault="00561D9D" w:rsidP="00D27EF1">
            <w:pPr>
              <w:tabs>
                <w:tab w:val="left" w:pos="567"/>
                <w:tab w:val="left" w:pos="1276"/>
                <w:tab w:val="left" w:pos="2127"/>
              </w:tabs>
              <w:spacing w:before="100"/>
              <w:jc w:val="center"/>
              <w:rPr>
                <w:ins w:id="9021" w:author="Dr Mamadou SANOGO" w:date="2023-10-26T15:54:00Z"/>
                <w:del w:id="9022" w:author="Cauris Cosmetics" w:date="2023-10-27T17:57:00Z"/>
                <w:rFonts w:asciiTheme="minorHAnsi" w:hAnsiTheme="minorHAnsi"/>
                <w:bCs/>
                <w:color w:val="000000" w:themeColor="text1"/>
                <w:szCs w:val="18"/>
              </w:rPr>
            </w:pPr>
          </w:p>
        </w:tc>
        <w:tc>
          <w:tcPr>
            <w:tcW w:w="625" w:type="pct"/>
            <w:vMerge/>
            <w:tcBorders>
              <w:left w:val="single" w:sz="4" w:space="0" w:color="auto"/>
              <w:bottom w:val="single" w:sz="4" w:space="0" w:color="auto"/>
              <w:right w:val="single" w:sz="4" w:space="0" w:color="auto"/>
            </w:tcBorders>
            <w:vAlign w:val="center"/>
          </w:tcPr>
          <w:p w14:paraId="187E9987" w14:textId="671BB088" w:rsidR="00561D9D" w:rsidRPr="00325280" w:rsidDel="00FA173A" w:rsidRDefault="00561D9D" w:rsidP="00D27EF1">
            <w:pPr>
              <w:tabs>
                <w:tab w:val="left" w:pos="567"/>
                <w:tab w:val="left" w:pos="1276"/>
                <w:tab w:val="left" w:pos="2127"/>
              </w:tabs>
              <w:spacing w:before="100"/>
              <w:rPr>
                <w:ins w:id="9023" w:author="Dr Mamadou SANOGO" w:date="2023-10-26T15:54:00Z"/>
                <w:del w:id="9024" w:author="Cauris Cosmetics" w:date="2023-10-27T17:57:00Z"/>
                <w:rFonts w:asciiTheme="minorHAnsi" w:hAnsiTheme="minorHAnsi"/>
                <w:bCs/>
                <w:i/>
                <w:color w:val="000000" w:themeColor="text1"/>
                <w:sz w:val="16"/>
                <w:szCs w:val="16"/>
              </w:rPr>
            </w:pPr>
          </w:p>
        </w:tc>
        <w:tc>
          <w:tcPr>
            <w:tcW w:w="500" w:type="pct"/>
            <w:vMerge/>
            <w:tcBorders>
              <w:left w:val="single" w:sz="4" w:space="0" w:color="auto"/>
              <w:bottom w:val="single" w:sz="4" w:space="0" w:color="auto"/>
              <w:right w:val="single" w:sz="4" w:space="0" w:color="auto"/>
            </w:tcBorders>
            <w:vAlign w:val="center"/>
          </w:tcPr>
          <w:p w14:paraId="4BD4876A" w14:textId="2C504985" w:rsidR="00561D9D" w:rsidRPr="00325280" w:rsidDel="00FA173A" w:rsidRDefault="00561D9D" w:rsidP="00D27EF1">
            <w:pPr>
              <w:tabs>
                <w:tab w:val="left" w:pos="567"/>
                <w:tab w:val="left" w:pos="1276"/>
                <w:tab w:val="left" w:pos="2127"/>
              </w:tabs>
              <w:spacing w:before="100"/>
              <w:rPr>
                <w:ins w:id="9025" w:author="Dr Mamadou SANOGO" w:date="2023-10-26T15:54:00Z"/>
                <w:del w:id="9026" w:author="Cauris Cosmetics" w:date="2023-10-27T17:57:00Z"/>
                <w:rFonts w:asciiTheme="minorHAnsi" w:hAnsiTheme="minorHAnsi"/>
                <w:bCs/>
                <w:i/>
                <w:color w:val="000000" w:themeColor="text1"/>
                <w:sz w:val="16"/>
                <w:szCs w:val="16"/>
              </w:rPr>
            </w:pPr>
          </w:p>
        </w:tc>
      </w:tr>
      <w:tr w:rsidR="00561D9D" w:rsidDel="00FA173A" w14:paraId="34C8406D" w14:textId="4355B29A" w:rsidTr="00D27EF1">
        <w:trPr>
          <w:cantSplit/>
          <w:trHeight w:val="20"/>
          <w:jc w:val="center"/>
          <w:ins w:id="9027" w:author="Dr Mamadou SANOGO" w:date="2023-10-26T15:54:00Z"/>
          <w:del w:id="9028" w:author="Cauris Cosmetics" w:date="2023-10-27T17:57: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22E2DDC0" w:rsidR="00561D9D" w:rsidRPr="002F6190" w:rsidDel="00FA173A" w:rsidRDefault="00561D9D" w:rsidP="00D27EF1">
            <w:pPr>
              <w:tabs>
                <w:tab w:val="left" w:pos="567"/>
                <w:tab w:val="left" w:pos="1276"/>
                <w:tab w:val="left" w:pos="2127"/>
              </w:tabs>
              <w:spacing w:before="100"/>
              <w:rPr>
                <w:ins w:id="9029" w:author="Dr Mamadou SANOGO" w:date="2023-10-26T15:54:00Z"/>
                <w:del w:id="9030" w:author="Cauris Cosmetics" w:date="2023-10-27T17:57:00Z"/>
                <w:rFonts w:asciiTheme="minorHAnsi" w:hAnsiTheme="minorHAnsi"/>
                <w:b/>
                <w:bCs/>
                <w:color w:val="000000" w:themeColor="text1"/>
                <w:szCs w:val="16"/>
              </w:rPr>
            </w:pPr>
            <w:ins w:id="9031" w:author="Dr Mamadou SANOGO" w:date="2023-10-26T15:54:00Z">
              <w:del w:id="9032" w:author="Cauris Cosmetics" w:date="2023-10-27T17:57:00Z">
                <w:r w:rsidDel="00FA173A">
                  <w:rPr>
                    <w:rFonts w:asciiTheme="minorHAnsi" w:hAnsiTheme="minorHAnsi"/>
                    <w:b/>
                    <w:bCs/>
                    <w:color w:val="000000" w:themeColor="text1"/>
                    <w:szCs w:val="16"/>
                  </w:rPr>
                  <w:delText>Total Semestre 4</w:delText>
                </w:r>
              </w:del>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6889D887" w:rsidR="00561D9D" w:rsidRPr="002F6190" w:rsidDel="00FA173A" w:rsidRDefault="00561D9D" w:rsidP="00D27EF1">
            <w:pPr>
              <w:tabs>
                <w:tab w:val="left" w:pos="567"/>
                <w:tab w:val="left" w:pos="1276"/>
                <w:tab w:val="left" w:pos="2127"/>
              </w:tabs>
              <w:spacing w:before="100"/>
              <w:rPr>
                <w:ins w:id="9033" w:author="Dr Mamadou SANOGO" w:date="2023-10-26T15:54:00Z"/>
                <w:del w:id="9034" w:author="Cauris Cosmetics" w:date="2023-10-27T17:57:00Z"/>
                <w:rFonts w:asciiTheme="minorHAnsi" w:hAnsiTheme="minorHAnsi"/>
                <w:b/>
                <w:bCs/>
                <w:color w:val="000000" w:themeColor="text1"/>
                <w:szCs w:val="16"/>
              </w:rPr>
            </w:pPr>
            <w:ins w:id="9035" w:author="Dr Mamadou SANOGO" w:date="2023-10-26T15:54:00Z">
              <w:del w:id="9036" w:author="Cauris Cosmetics" w:date="2023-10-27T17:57:00Z">
                <w:r w:rsidRPr="002F6190" w:rsidDel="00FA173A">
                  <w:rPr>
                    <w:rFonts w:asciiTheme="minorHAnsi" w:hAnsiTheme="minorHAnsi"/>
                    <w:b/>
                    <w:bCs/>
                    <w:color w:val="000000" w:themeColor="text1"/>
                    <w:szCs w:val="16"/>
                  </w:rPr>
                  <w:delText>30</w:delText>
                </w:r>
              </w:del>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0B44AFF4" w:rsidR="00561D9D" w:rsidDel="00FA173A" w:rsidRDefault="00561D9D" w:rsidP="00D27EF1">
            <w:pPr>
              <w:tabs>
                <w:tab w:val="left" w:pos="567"/>
                <w:tab w:val="left" w:pos="1276"/>
                <w:tab w:val="left" w:pos="2127"/>
              </w:tabs>
              <w:spacing w:line="276" w:lineRule="auto"/>
              <w:rPr>
                <w:ins w:id="9037" w:author="Dr Mamadou SANOGO" w:date="2023-10-26T15:54:00Z"/>
                <w:del w:id="9038" w:author="Cauris Cosmetics" w:date="2023-10-27T17:57:00Z"/>
                <w:b/>
                <w:bCs/>
                <w:szCs w:val="24"/>
                <w:lang w:eastAsia="en-US"/>
              </w:rPr>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6A019926" w:rsidR="00561D9D" w:rsidRPr="00565626" w:rsidDel="00FA173A" w:rsidRDefault="00561D9D" w:rsidP="00D27EF1">
            <w:pPr>
              <w:tabs>
                <w:tab w:val="left" w:pos="567"/>
                <w:tab w:val="left" w:pos="1276"/>
                <w:tab w:val="left" w:pos="2127"/>
              </w:tabs>
              <w:spacing w:before="100"/>
              <w:jc w:val="center"/>
              <w:rPr>
                <w:ins w:id="9039" w:author="Dr Mamadou SANOGO" w:date="2023-10-26T15:54:00Z"/>
                <w:del w:id="9040" w:author="Cauris Cosmetics" w:date="2023-10-27T17:57:00Z"/>
                <w:rFonts w:asciiTheme="minorHAnsi" w:hAnsiTheme="minorHAnsi"/>
                <w:b/>
                <w:bCs/>
                <w:color w:val="000000" w:themeColor="text1"/>
                <w:szCs w:val="16"/>
              </w:rPr>
            </w:pPr>
            <w:ins w:id="9041" w:author="Dr Mamadou SANOGO" w:date="2023-10-26T15:54:00Z">
              <w:del w:id="9042" w:author="Cauris Cosmetics" w:date="2023-10-27T17:57:00Z">
                <w:r w:rsidDel="00FA173A">
                  <w:rPr>
                    <w:rFonts w:asciiTheme="minorHAnsi" w:hAnsiTheme="minorHAnsi"/>
                    <w:b/>
                    <w:bCs/>
                    <w:color w:val="000000" w:themeColor="text1"/>
                    <w:szCs w:val="16"/>
                  </w:rPr>
                  <w:delText>30</w:delText>
                </w:r>
              </w:del>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4343F9E5" w:rsidR="00561D9D" w:rsidRPr="00A939F9" w:rsidDel="00FA173A" w:rsidRDefault="00561D9D" w:rsidP="00D27EF1">
            <w:pPr>
              <w:tabs>
                <w:tab w:val="left" w:pos="567"/>
                <w:tab w:val="left" w:pos="1276"/>
                <w:tab w:val="left" w:pos="2127"/>
              </w:tabs>
              <w:spacing w:before="100"/>
              <w:jc w:val="center"/>
              <w:rPr>
                <w:ins w:id="9043" w:author="Dr Mamadou SANOGO" w:date="2023-10-26T15:54:00Z"/>
                <w:del w:id="9044" w:author="Cauris Cosmetics" w:date="2023-10-27T17:57:00Z"/>
                <w:rFonts w:asciiTheme="minorHAnsi" w:hAnsiTheme="minorHAnsi"/>
                <w:b/>
                <w:bCs/>
                <w:color w:val="000000" w:themeColor="text1"/>
                <w:szCs w:val="16"/>
              </w:rPr>
            </w:pPr>
            <w:ins w:id="9045" w:author="Dr Mamadou SANOGO" w:date="2023-10-26T15:54:00Z">
              <w:del w:id="9046" w:author="Cauris Cosmetics" w:date="2023-10-27T17:57:00Z">
                <w:r w:rsidDel="00FA173A">
                  <w:rPr>
                    <w:rFonts w:asciiTheme="minorHAnsi" w:hAnsiTheme="minorHAnsi"/>
                    <w:b/>
                    <w:bCs/>
                    <w:color w:val="000000" w:themeColor="text1"/>
                    <w:szCs w:val="16"/>
                  </w:rPr>
                  <w:delText>900</w:delText>
                </w:r>
              </w:del>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21D6AA73" w:rsidR="00561D9D" w:rsidDel="00FA173A" w:rsidRDefault="00561D9D" w:rsidP="00D27EF1">
            <w:pPr>
              <w:tabs>
                <w:tab w:val="left" w:pos="567"/>
                <w:tab w:val="left" w:pos="1276"/>
                <w:tab w:val="left" w:pos="2127"/>
              </w:tabs>
              <w:spacing w:line="276" w:lineRule="auto"/>
              <w:rPr>
                <w:ins w:id="9047" w:author="Dr Mamadou SANOGO" w:date="2023-10-26T15:54:00Z"/>
                <w:del w:id="9048" w:author="Cauris Cosmetics" w:date="2023-10-27T17:57:00Z"/>
                <w:b/>
                <w:bCs/>
                <w:szCs w:val="24"/>
                <w:lang w:eastAsia="en-US"/>
              </w:rPr>
            </w:pPr>
          </w:p>
        </w:tc>
      </w:tr>
    </w:tbl>
    <w:p w14:paraId="3944B72F" w14:textId="77777777" w:rsidR="00631BF4" w:rsidRPr="00683B98" w:rsidRDefault="00631BF4">
      <w:pPr>
        <w:pStyle w:val="Titre"/>
        <w:spacing w:line="276" w:lineRule="auto"/>
        <w:jc w:val="both"/>
        <w:rPr>
          <w:rFonts w:ascii="Berlin Sans FB Demi" w:hAnsi="Berlin Sans FB Demi"/>
          <w:color w:val="FF0000"/>
          <w:rPrChange w:id="9049" w:author="Dr Mamadou SANOGO" w:date="2023-10-26T15:46:00Z">
            <w:rPr>
              <w:rFonts w:ascii="Berlin Sans FB Demi" w:hAnsi="Berlin Sans FB Demi"/>
              <w:color w:val="000000" w:themeColor="text1"/>
            </w:rPr>
          </w:rPrChange>
        </w:rPr>
        <w:pPrChange w:id="9050" w:author="Cauris Cosmetics" w:date="2023-10-27T17:59:00Z">
          <w:pPr>
            <w:pStyle w:val="Titre"/>
            <w:spacing w:line="276" w:lineRule="auto"/>
          </w:pPr>
        </w:pPrChange>
      </w:pPr>
    </w:p>
    <w:p w14:paraId="27A98B60" w14:textId="6E76CE6B" w:rsidR="00631BF4" w:rsidRPr="00683B98" w:rsidDel="00561D9D" w:rsidRDefault="00631BF4" w:rsidP="00631BF4">
      <w:pPr>
        <w:pStyle w:val="Titre"/>
        <w:spacing w:line="276" w:lineRule="auto"/>
        <w:rPr>
          <w:del w:id="9051" w:author="Dr Mamadou SANOGO" w:date="2023-10-26T15:54:00Z"/>
          <w:rFonts w:ascii="Berlin Sans FB Demi" w:hAnsi="Berlin Sans FB Demi"/>
          <w:color w:val="FF0000"/>
          <w:rPrChange w:id="9052" w:author="Dr Mamadou SANOGO" w:date="2023-10-26T15:46:00Z">
            <w:rPr>
              <w:del w:id="9053" w:author="Dr Mamadou SANOGO" w:date="2023-10-26T15:54:00Z"/>
              <w:rFonts w:ascii="Berlin Sans FB Demi" w:hAnsi="Berlin Sans FB Demi"/>
              <w:color w:val="000000" w:themeColor="text1"/>
            </w:rPr>
          </w:rPrChange>
        </w:rPr>
      </w:pPr>
      <w:del w:id="9054" w:author="Dr Mamadou SANOGO" w:date="2023-10-26T15:54:00Z">
        <w:r w:rsidRPr="00683B98" w:rsidDel="00561D9D">
          <w:rPr>
            <w:rFonts w:ascii="Berlin Sans FB Demi" w:hAnsi="Berlin Sans FB Demi"/>
            <w:color w:val="FF0000"/>
            <w:rPrChange w:id="9055" w:author="Dr Mamadou SANOGO" w:date="2023-10-26T15:46:00Z">
              <w:rPr>
                <w:rFonts w:ascii="Berlin Sans FB Demi" w:hAnsi="Berlin Sans FB Demi"/>
                <w:color w:val="000000" w:themeColor="text1"/>
              </w:rPr>
            </w:rPrChange>
          </w:rPr>
          <w:delText>Semestre 3</w:delText>
        </w:r>
      </w:del>
    </w:p>
    <w:p w14:paraId="2E54A1B7" w14:textId="50A343A4" w:rsidR="00631BF4" w:rsidRPr="00683B98" w:rsidDel="00561D9D" w:rsidRDefault="00631BF4" w:rsidP="00631BF4">
      <w:pPr>
        <w:pStyle w:val="Titre"/>
        <w:spacing w:line="276" w:lineRule="auto"/>
        <w:rPr>
          <w:del w:id="9056" w:author="Dr Mamadou SANOGO" w:date="2023-10-26T15:54:00Z"/>
          <w:rFonts w:asciiTheme="minorHAnsi" w:hAnsiTheme="minorHAnsi"/>
          <w:b w:val="0"/>
          <w:bCs/>
          <w:color w:val="FF0000"/>
          <w:sz w:val="20"/>
          <w:rPrChange w:id="9057" w:author="Dr Mamadou SANOGO" w:date="2023-10-26T15:46:00Z">
            <w:rPr>
              <w:del w:id="9058" w:author="Dr Mamadou SANOGO" w:date="2023-10-26T15:54:00Z"/>
              <w:rFonts w:asciiTheme="minorHAnsi" w:hAnsiTheme="minorHAnsi"/>
              <w:b w:val="0"/>
              <w:bCs/>
              <w:sz w:val="20"/>
            </w:rPr>
          </w:rPrChange>
        </w:rPr>
      </w:pPr>
      <w:del w:id="9059" w:author="Dr Mamadou SANOGO" w:date="2023-10-26T15:54:00Z">
        <w:r w:rsidRPr="00683B98" w:rsidDel="00561D9D">
          <w:rPr>
            <w:rFonts w:asciiTheme="minorHAnsi" w:hAnsiTheme="minorHAnsi"/>
            <w:bCs/>
            <w:color w:val="FF0000"/>
            <w:sz w:val="20"/>
            <w:rPrChange w:id="9060" w:author="Dr Mamadou SANOGO" w:date="2023-10-26T15:46:00Z">
              <w:rPr>
                <w:rFonts w:asciiTheme="minorHAnsi" w:hAnsiTheme="minorHAnsi"/>
                <w:bCs/>
                <w:sz w:val="20"/>
              </w:rPr>
            </w:rPrChange>
          </w:rPr>
          <w:delText>CM :</w:delText>
        </w:r>
        <w:r w:rsidRPr="00683B98" w:rsidDel="00561D9D">
          <w:rPr>
            <w:rFonts w:asciiTheme="minorHAnsi" w:hAnsiTheme="minorHAnsi"/>
            <w:b w:val="0"/>
            <w:bCs/>
            <w:color w:val="FF0000"/>
            <w:sz w:val="20"/>
            <w:rPrChange w:id="9061" w:author="Dr Mamadou SANOGO" w:date="2023-10-26T15:46:00Z">
              <w:rPr>
                <w:rFonts w:asciiTheme="minorHAnsi" w:hAnsiTheme="minorHAnsi"/>
                <w:b w:val="0"/>
                <w:bCs/>
                <w:sz w:val="20"/>
              </w:rPr>
            </w:rPrChange>
          </w:rPr>
          <w:delText xml:space="preserve"> Cours magistral</w:delText>
        </w:r>
        <w:r w:rsidRPr="00683B98" w:rsidDel="00561D9D">
          <w:rPr>
            <w:rFonts w:asciiTheme="minorHAnsi" w:hAnsiTheme="minorHAnsi"/>
            <w:bCs/>
            <w:color w:val="FF0000"/>
            <w:sz w:val="20"/>
            <w:rPrChange w:id="9062" w:author="Dr Mamadou SANOGO" w:date="2023-10-26T15:46:00Z">
              <w:rPr>
                <w:rFonts w:asciiTheme="minorHAnsi" w:hAnsiTheme="minorHAnsi"/>
                <w:bCs/>
                <w:sz w:val="20"/>
              </w:rPr>
            </w:rPrChange>
          </w:rPr>
          <w:delText xml:space="preserve"> /TD :</w:delText>
        </w:r>
        <w:r w:rsidRPr="00683B98" w:rsidDel="00561D9D">
          <w:rPr>
            <w:rFonts w:asciiTheme="minorHAnsi" w:hAnsiTheme="minorHAnsi"/>
            <w:b w:val="0"/>
            <w:bCs/>
            <w:color w:val="FF0000"/>
            <w:sz w:val="20"/>
            <w:rPrChange w:id="9063" w:author="Dr Mamadou SANOGO" w:date="2023-10-26T15:46:00Z">
              <w:rPr>
                <w:rFonts w:asciiTheme="minorHAnsi" w:hAnsiTheme="minorHAnsi"/>
                <w:b w:val="0"/>
                <w:bCs/>
                <w:sz w:val="20"/>
              </w:rPr>
            </w:rPrChange>
          </w:rPr>
          <w:delText xml:space="preserve"> Travaux dirigés / </w:delText>
        </w:r>
        <w:r w:rsidRPr="00683B98" w:rsidDel="00561D9D">
          <w:rPr>
            <w:rFonts w:asciiTheme="minorHAnsi" w:hAnsiTheme="minorHAnsi"/>
            <w:bCs/>
            <w:color w:val="FF0000"/>
            <w:sz w:val="20"/>
            <w:rPrChange w:id="9064" w:author="Dr Mamadou SANOGO" w:date="2023-10-26T15:46:00Z">
              <w:rPr>
                <w:rFonts w:asciiTheme="minorHAnsi" w:hAnsiTheme="minorHAnsi"/>
                <w:bCs/>
                <w:sz w:val="20"/>
              </w:rPr>
            </w:rPrChange>
          </w:rPr>
          <w:delText>TP :</w:delText>
        </w:r>
        <w:r w:rsidRPr="00683B98" w:rsidDel="00561D9D">
          <w:rPr>
            <w:rFonts w:asciiTheme="minorHAnsi" w:hAnsiTheme="minorHAnsi"/>
            <w:b w:val="0"/>
            <w:bCs/>
            <w:color w:val="FF0000"/>
            <w:sz w:val="20"/>
            <w:rPrChange w:id="9065" w:author="Dr Mamadou SANOGO" w:date="2023-10-26T15:46:00Z">
              <w:rPr>
                <w:rFonts w:asciiTheme="minorHAnsi" w:hAnsiTheme="minorHAnsi"/>
                <w:b w:val="0"/>
                <w:bCs/>
                <w:sz w:val="20"/>
              </w:rPr>
            </w:rPrChange>
          </w:rPr>
          <w:delText xml:space="preserve"> Travaux pratiques/ / </w:delText>
        </w:r>
        <w:r w:rsidRPr="00683B98" w:rsidDel="00561D9D">
          <w:rPr>
            <w:rFonts w:asciiTheme="minorHAnsi" w:hAnsiTheme="minorHAnsi"/>
            <w:bCs/>
            <w:color w:val="FF0000"/>
            <w:sz w:val="20"/>
            <w:rPrChange w:id="9066" w:author="Dr Mamadou SANOGO" w:date="2023-10-26T15:46:00Z">
              <w:rPr>
                <w:rFonts w:asciiTheme="minorHAnsi" w:hAnsiTheme="minorHAnsi"/>
                <w:bCs/>
                <w:sz w:val="20"/>
              </w:rPr>
            </w:rPrChange>
          </w:rPr>
          <w:delText>S :</w:delText>
        </w:r>
        <w:r w:rsidRPr="00683B98" w:rsidDel="00561D9D">
          <w:rPr>
            <w:rFonts w:asciiTheme="minorHAnsi" w:hAnsiTheme="minorHAnsi"/>
            <w:b w:val="0"/>
            <w:bCs/>
            <w:color w:val="FF0000"/>
            <w:sz w:val="20"/>
            <w:rPrChange w:id="9067" w:author="Dr Mamadou SANOGO" w:date="2023-10-26T15:46:00Z">
              <w:rPr>
                <w:rFonts w:asciiTheme="minorHAnsi" w:hAnsiTheme="minorHAnsi"/>
                <w:b w:val="0"/>
                <w:bCs/>
                <w:sz w:val="20"/>
              </w:rPr>
            </w:rPrChange>
          </w:rPr>
          <w:delText xml:space="preserve"> Stage</w:delText>
        </w:r>
      </w:del>
    </w:p>
    <w:p w14:paraId="7FCCBA06" w14:textId="30F6B143" w:rsidR="00631BF4" w:rsidRPr="00683B98" w:rsidDel="00561D9D" w:rsidRDefault="00631BF4" w:rsidP="00631BF4">
      <w:pPr>
        <w:pStyle w:val="Titre"/>
        <w:spacing w:line="276" w:lineRule="auto"/>
        <w:rPr>
          <w:del w:id="9068" w:author="Dr Mamadou SANOGO" w:date="2023-10-26T15:54:00Z"/>
          <w:rFonts w:asciiTheme="minorHAnsi" w:hAnsiTheme="minorHAnsi"/>
          <w:b w:val="0"/>
          <w:bCs/>
          <w:color w:val="FF0000"/>
          <w:sz w:val="20"/>
          <w:rPrChange w:id="9069" w:author="Dr Mamadou SANOGO" w:date="2023-10-26T15:46:00Z">
            <w:rPr>
              <w:del w:id="9070" w:author="Dr Mamadou SANOGO" w:date="2023-10-26T15:54:00Z"/>
              <w:rFonts w:asciiTheme="minorHAnsi" w:hAnsiTheme="minorHAnsi"/>
              <w:b w:val="0"/>
              <w:bCs/>
              <w:sz w:val="20"/>
            </w:rPr>
          </w:rPrChange>
        </w:rPr>
      </w:pPr>
      <w:del w:id="9071" w:author="Dr Mamadou SANOGO" w:date="2023-10-26T15:54:00Z">
        <w:r w:rsidRPr="00683B98" w:rsidDel="00561D9D">
          <w:rPr>
            <w:rFonts w:asciiTheme="minorHAnsi" w:hAnsiTheme="minorHAnsi"/>
            <w:bCs/>
            <w:color w:val="FF0000"/>
            <w:sz w:val="20"/>
            <w:rPrChange w:id="9072" w:author="Dr Mamadou SANOGO" w:date="2023-10-26T15:46:00Z">
              <w:rPr>
                <w:rFonts w:asciiTheme="minorHAnsi" w:hAnsiTheme="minorHAnsi"/>
                <w:bCs/>
                <w:sz w:val="20"/>
              </w:rPr>
            </w:rPrChange>
          </w:rPr>
          <w:delText>45 heures de stage</w:delText>
        </w:r>
        <w:r w:rsidRPr="00683B98" w:rsidDel="00561D9D">
          <w:rPr>
            <w:rFonts w:asciiTheme="minorHAnsi" w:hAnsiTheme="minorHAnsi"/>
            <w:b w:val="0"/>
            <w:bCs/>
            <w:color w:val="FF0000"/>
            <w:sz w:val="20"/>
            <w:rPrChange w:id="9073" w:author="Dr Mamadou SANOGO" w:date="2023-10-26T15:46:00Z">
              <w:rPr>
                <w:rFonts w:asciiTheme="minorHAnsi" w:hAnsiTheme="minorHAnsi"/>
                <w:b w:val="0"/>
                <w:bCs/>
                <w:sz w:val="20"/>
              </w:rPr>
            </w:rPrChange>
          </w:rPr>
          <w:delText>= 1 crédit</w:delText>
        </w:r>
      </w:del>
    </w:p>
    <w:p w14:paraId="6C09827F" w14:textId="02FB2E8F" w:rsidR="00631BF4" w:rsidRPr="00683B98" w:rsidDel="00561D9D" w:rsidRDefault="00631BF4" w:rsidP="00631BF4">
      <w:pPr>
        <w:pStyle w:val="Titre"/>
        <w:spacing w:line="276" w:lineRule="auto"/>
        <w:rPr>
          <w:del w:id="9074" w:author="Dr Mamadou SANOGO" w:date="2023-10-26T15:54:00Z"/>
          <w:rFonts w:asciiTheme="minorHAnsi" w:hAnsiTheme="minorHAnsi"/>
          <w:b w:val="0"/>
          <w:bCs/>
          <w:color w:val="FF0000"/>
          <w:sz w:val="20"/>
          <w:rPrChange w:id="9075" w:author="Dr Mamadou SANOGO" w:date="2023-10-26T15:46:00Z">
            <w:rPr>
              <w:del w:id="9076" w:author="Dr Mamadou SANOGO" w:date="2023-10-26T15:54:00Z"/>
              <w:rFonts w:asciiTheme="minorHAnsi" w:hAnsiTheme="minorHAnsi"/>
              <w:b w:val="0"/>
              <w:bCs/>
              <w:sz w:val="20"/>
            </w:rPr>
          </w:rPrChange>
        </w:rPr>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6"/>
        <w:gridCol w:w="606"/>
        <w:gridCol w:w="1904"/>
        <w:gridCol w:w="1936"/>
        <w:gridCol w:w="695"/>
        <w:gridCol w:w="906"/>
        <w:gridCol w:w="2013"/>
        <w:gridCol w:w="1512"/>
      </w:tblGrid>
      <w:tr w:rsidR="00683B98" w:rsidRPr="00683B98" w:rsidDel="00561D9D" w14:paraId="29A4A257" w14:textId="6FEDA908" w:rsidTr="00F26652">
        <w:trPr>
          <w:cantSplit/>
          <w:trHeight w:val="845"/>
          <w:del w:id="9077" w:author="Dr Mamadou SANOGO" w:date="2023-10-26T15:54:00Z"/>
        </w:trPr>
        <w:tc>
          <w:tcPr>
            <w:tcW w:w="797" w:type="pct"/>
            <w:tcBorders>
              <w:top w:val="single" w:sz="4" w:space="0" w:color="auto"/>
              <w:left w:val="single" w:sz="4" w:space="0" w:color="auto"/>
              <w:bottom w:val="single" w:sz="4" w:space="0" w:color="auto"/>
              <w:right w:val="single" w:sz="4" w:space="0" w:color="auto"/>
            </w:tcBorders>
            <w:hideMark/>
          </w:tcPr>
          <w:p w14:paraId="43E027F7" w14:textId="240EA5D2" w:rsidR="00631BF4" w:rsidRPr="00683B98" w:rsidDel="00561D9D" w:rsidRDefault="00631BF4" w:rsidP="00F26652">
            <w:pPr>
              <w:tabs>
                <w:tab w:val="left" w:pos="567"/>
                <w:tab w:val="left" w:pos="1276"/>
                <w:tab w:val="left" w:pos="2127"/>
              </w:tabs>
              <w:spacing w:line="240" w:lineRule="auto"/>
              <w:jc w:val="center"/>
              <w:rPr>
                <w:del w:id="9078" w:author="Dr Mamadou SANOGO" w:date="2023-10-26T15:54:00Z"/>
                <w:rFonts w:asciiTheme="minorHAnsi" w:hAnsiTheme="minorHAnsi"/>
                <w:b/>
                <w:bCs/>
                <w:color w:val="FF0000"/>
                <w:sz w:val="18"/>
                <w:szCs w:val="20"/>
                <w:rPrChange w:id="9079" w:author="Dr Mamadou SANOGO" w:date="2023-10-26T15:46:00Z">
                  <w:rPr>
                    <w:del w:id="9080" w:author="Dr Mamadou SANOGO" w:date="2023-10-26T15:54:00Z"/>
                    <w:rFonts w:asciiTheme="minorHAnsi" w:hAnsiTheme="minorHAnsi"/>
                    <w:b/>
                    <w:bCs/>
                    <w:color w:val="000000" w:themeColor="text1"/>
                    <w:sz w:val="18"/>
                    <w:szCs w:val="20"/>
                  </w:rPr>
                </w:rPrChange>
              </w:rPr>
            </w:pPr>
            <w:del w:id="9081" w:author="Dr Mamadou SANOGO" w:date="2023-10-26T15:54:00Z">
              <w:r w:rsidRPr="00683B98" w:rsidDel="00561D9D">
                <w:rPr>
                  <w:rFonts w:asciiTheme="minorHAnsi" w:hAnsiTheme="minorHAnsi"/>
                  <w:b/>
                  <w:bCs/>
                  <w:color w:val="FF0000"/>
                  <w:sz w:val="18"/>
                  <w:szCs w:val="20"/>
                  <w:rPrChange w:id="9082"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4868DD81" w:rsidR="00631BF4" w:rsidRPr="00683B98" w:rsidDel="00561D9D" w:rsidRDefault="00631BF4" w:rsidP="00F26652">
            <w:pPr>
              <w:tabs>
                <w:tab w:val="left" w:pos="567"/>
                <w:tab w:val="left" w:pos="1276"/>
                <w:tab w:val="left" w:pos="2127"/>
              </w:tabs>
              <w:spacing w:line="240" w:lineRule="auto"/>
              <w:jc w:val="center"/>
              <w:rPr>
                <w:del w:id="9083" w:author="Dr Mamadou SANOGO" w:date="2023-10-26T15:54:00Z"/>
                <w:rFonts w:asciiTheme="minorHAnsi" w:hAnsiTheme="minorHAnsi"/>
                <w:b/>
                <w:bCs/>
                <w:color w:val="FF0000"/>
                <w:sz w:val="18"/>
                <w:szCs w:val="20"/>
                <w:rPrChange w:id="9084" w:author="Dr Mamadou SANOGO" w:date="2023-10-26T15:46:00Z">
                  <w:rPr>
                    <w:del w:id="9085" w:author="Dr Mamadou SANOGO" w:date="2023-10-26T15:54:00Z"/>
                    <w:rFonts w:asciiTheme="minorHAnsi" w:hAnsiTheme="minorHAnsi"/>
                    <w:b/>
                    <w:bCs/>
                    <w:color w:val="000000" w:themeColor="text1"/>
                    <w:sz w:val="18"/>
                    <w:szCs w:val="20"/>
                  </w:rPr>
                </w:rPrChange>
              </w:rPr>
            </w:pPr>
            <w:del w:id="9086" w:author="Dr Mamadou SANOGO" w:date="2023-10-26T15:54:00Z">
              <w:r w:rsidRPr="00683B98" w:rsidDel="00561D9D">
                <w:rPr>
                  <w:rFonts w:asciiTheme="minorHAnsi" w:hAnsiTheme="minorHAnsi"/>
                  <w:b/>
                  <w:bCs/>
                  <w:color w:val="FF0000"/>
                  <w:sz w:val="18"/>
                  <w:szCs w:val="20"/>
                  <w:rPrChange w:id="9087"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67306EC8" w:rsidR="00631BF4" w:rsidRPr="00683B98" w:rsidDel="00561D9D" w:rsidRDefault="00631BF4" w:rsidP="00F26652">
            <w:pPr>
              <w:tabs>
                <w:tab w:val="left" w:pos="567"/>
                <w:tab w:val="left" w:pos="1276"/>
                <w:tab w:val="left" w:pos="2127"/>
              </w:tabs>
              <w:spacing w:line="240" w:lineRule="auto"/>
              <w:jc w:val="center"/>
              <w:rPr>
                <w:del w:id="9088" w:author="Dr Mamadou SANOGO" w:date="2023-10-26T15:54:00Z"/>
                <w:rFonts w:asciiTheme="minorHAnsi" w:hAnsiTheme="minorHAnsi"/>
                <w:b/>
                <w:bCs/>
                <w:color w:val="FF0000"/>
                <w:sz w:val="18"/>
                <w:szCs w:val="20"/>
                <w:rPrChange w:id="9089" w:author="Dr Mamadou SANOGO" w:date="2023-10-26T15:46:00Z">
                  <w:rPr>
                    <w:del w:id="9090" w:author="Dr Mamadou SANOGO" w:date="2023-10-26T15:54:00Z"/>
                    <w:rFonts w:asciiTheme="minorHAnsi" w:hAnsiTheme="minorHAnsi"/>
                    <w:b/>
                    <w:bCs/>
                    <w:color w:val="000000" w:themeColor="text1"/>
                    <w:sz w:val="18"/>
                    <w:szCs w:val="20"/>
                  </w:rPr>
                </w:rPrChange>
              </w:rPr>
            </w:pPr>
            <w:del w:id="9091" w:author="Dr Mamadou SANOGO" w:date="2023-10-26T15:54:00Z">
              <w:r w:rsidRPr="00683B98" w:rsidDel="00561D9D">
                <w:rPr>
                  <w:rFonts w:asciiTheme="minorHAnsi" w:hAnsiTheme="minorHAnsi"/>
                  <w:b/>
                  <w:bCs/>
                  <w:color w:val="FF0000"/>
                  <w:sz w:val="18"/>
                  <w:szCs w:val="20"/>
                  <w:rPrChange w:id="9092"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30DC565B" w:rsidR="00631BF4" w:rsidRPr="00683B98" w:rsidDel="00561D9D" w:rsidRDefault="00631BF4" w:rsidP="00F26652">
            <w:pPr>
              <w:tabs>
                <w:tab w:val="left" w:pos="567"/>
                <w:tab w:val="left" w:pos="1276"/>
                <w:tab w:val="left" w:pos="2127"/>
              </w:tabs>
              <w:spacing w:line="240" w:lineRule="auto"/>
              <w:jc w:val="center"/>
              <w:rPr>
                <w:del w:id="9093" w:author="Dr Mamadou SANOGO" w:date="2023-10-26T15:54:00Z"/>
                <w:rFonts w:asciiTheme="minorHAnsi" w:hAnsiTheme="minorHAnsi"/>
                <w:b/>
                <w:bCs/>
                <w:color w:val="FF0000"/>
                <w:sz w:val="18"/>
                <w:szCs w:val="20"/>
                <w:rPrChange w:id="9094" w:author="Dr Mamadou SANOGO" w:date="2023-10-26T15:46:00Z">
                  <w:rPr>
                    <w:del w:id="9095" w:author="Dr Mamadou SANOGO" w:date="2023-10-26T15:54:00Z"/>
                    <w:rFonts w:asciiTheme="minorHAnsi" w:hAnsiTheme="minorHAnsi"/>
                    <w:b/>
                    <w:bCs/>
                    <w:color w:val="000000" w:themeColor="text1"/>
                    <w:sz w:val="18"/>
                    <w:szCs w:val="20"/>
                  </w:rPr>
                </w:rPrChange>
              </w:rPr>
            </w:pPr>
            <w:del w:id="9096" w:author="Dr Mamadou SANOGO" w:date="2023-10-26T15:54:00Z">
              <w:r w:rsidRPr="00683B98" w:rsidDel="00561D9D">
                <w:rPr>
                  <w:rFonts w:asciiTheme="minorHAnsi" w:hAnsiTheme="minorHAnsi"/>
                  <w:b/>
                  <w:bCs/>
                  <w:color w:val="FF0000"/>
                  <w:sz w:val="18"/>
                  <w:szCs w:val="20"/>
                  <w:rPrChange w:id="9097" w:author="Dr Mamadou SANOGO" w:date="2023-10-26T15:46:00Z">
                    <w:rPr>
                      <w:rFonts w:asciiTheme="minorHAnsi" w:hAnsiTheme="minorHAnsi"/>
                      <w:b/>
                      <w:bCs/>
                      <w:color w:val="000000" w:themeColor="text1"/>
                      <w:sz w:val="18"/>
                      <w:szCs w:val="20"/>
                    </w:rPr>
                  </w:rPrChange>
                </w:rPr>
                <w:delText>et/ou</w:delText>
              </w:r>
            </w:del>
          </w:p>
          <w:p w14:paraId="499FA70B" w14:textId="1418A237" w:rsidR="00631BF4" w:rsidRPr="00683B98" w:rsidDel="00561D9D" w:rsidRDefault="00631BF4" w:rsidP="00F26652">
            <w:pPr>
              <w:tabs>
                <w:tab w:val="left" w:pos="567"/>
                <w:tab w:val="left" w:pos="1276"/>
                <w:tab w:val="left" w:pos="2127"/>
              </w:tabs>
              <w:spacing w:line="240" w:lineRule="auto"/>
              <w:jc w:val="center"/>
              <w:rPr>
                <w:del w:id="9098" w:author="Dr Mamadou SANOGO" w:date="2023-10-26T15:54:00Z"/>
                <w:rFonts w:asciiTheme="minorHAnsi" w:hAnsiTheme="minorHAnsi"/>
                <w:b/>
                <w:bCs/>
                <w:color w:val="FF0000"/>
                <w:sz w:val="18"/>
                <w:szCs w:val="20"/>
                <w:rPrChange w:id="9099" w:author="Dr Mamadou SANOGO" w:date="2023-10-26T15:46:00Z">
                  <w:rPr>
                    <w:del w:id="9100" w:author="Dr Mamadou SANOGO" w:date="2023-10-26T15:54:00Z"/>
                    <w:rFonts w:asciiTheme="minorHAnsi" w:hAnsiTheme="minorHAnsi"/>
                    <w:b/>
                    <w:bCs/>
                    <w:color w:val="000000" w:themeColor="text1"/>
                    <w:sz w:val="18"/>
                    <w:szCs w:val="20"/>
                  </w:rPr>
                </w:rPrChange>
              </w:rPr>
            </w:pPr>
            <w:del w:id="9101" w:author="Dr Mamadou SANOGO" w:date="2023-10-26T15:54:00Z">
              <w:r w:rsidRPr="00683B98" w:rsidDel="00561D9D">
                <w:rPr>
                  <w:rFonts w:asciiTheme="minorHAnsi" w:hAnsiTheme="minorHAnsi"/>
                  <w:b/>
                  <w:bCs/>
                  <w:color w:val="FF0000"/>
                  <w:sz w:val="18"/>
                  <w:szCs w:val="20"/>
                  <w:rPrChange w:id="9102"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613AA724" w:rsidR="00631BF4" w:rsidRPr="00683B98" w:rsidDel="00561D9D" w:rsidRDefault="00631BF4" w:rsidP="00F26652">
            <w:pPr>
              <w:tabs>
                <w:tab w:val="left" w:pos="567"/>
                <w:tab w:val="left" w:pos="1276"/>
                <w:tab w:val="left" w:pos="2127"/>
              </w:tabs>
              <w:spacing w:line="240" w:lineRule="auto"/>
              <w:jc w:val="center"/>
              <w:rPr>
                <w:del w:id="9103" w:author="Dr Mamadou SANOGO" w:date="2023-10-26T15:54:00Z"/>
                <w:rFonts w:asciiTheme="minorHAnsi" w:hAnsiTheme="minorHAnsi"/>
                <w:b/>
                <w:bCs/>
                <w:color w:val="FF0000"/>
                <w:sz w:val="18"/>
                <w:szCs w:val="20"/>
                <w:rPrChange w:id="9104" w:author="Dr Mamadou SANOGO" w:date="2023-10-26T15:46:00Z">
                  <w:rPr>
                    <w:del w:id="9105" w:author="Dr Mamadou SANOGO" w:date="2023-10-26T15:54:00Z"/>
                    <w:rFonts w:asciiTheme="minorHAnsi" w:hAnsiTheme="minorHAnsi"/>
                    <w:b/>
                    <w:bCs/>
                    <w:color w:val="000000" w:themeColor="text1"/>
                    <w:sz w:val="18"/>
                    <w:szCs w:val="20"/>
                  </w:rPr>
                </w:rPrChange>
              </w:rPr>
            </w:pPr>
            <w:del w:id="9106" w:author="Dr Mamadou SANOGO" w:date="2023-10-26T15:54:00Z">
              <w:r w:rsidRPr="00683B98" w:rsidDel="00561D9D">
                <w:rPr>
                  <w:rFonts w:asciiTheme="minorHAnsi" w:hAnsiTheme="minorHAnsi"/>
                  <w:b/>
                  <w:bCs/>
                  <w:color w:val="FF0000"/>
                  <w:sz w:val="18"/>
                  <w:szCs w:val="20"/>
                  <w:rPrChange w:id="9107"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66C0C6FC" w:rsidR="00631BF4" w:rsidRPr="00683B98" w:rsidDel="00561D9D" w:rsidRDefault="00631BF4" w:rsidP="00F26652">
            <w:pPr>
              <w:tabs>
                <w:tab w:val="left" w:pos="567"/>
                <w:tab w:val="left" w:pos="1276"/>
                <w:tab w:val="left" w:pos="2127"/>
              </w:tabs>
              <w:spacing w:line="240" w:lineRule="auto"/>
              <w:jc w:val="center"/>
              <w:rPr>
                <w:del w:id="9108" w:author="Dr Mamadou SANOGO" w:date="2023-10-26T15:54:00Z"/>
                <w:rFonts w:asciiTheme="minorHAnsi" w:hAnsiTheme="minorHAnsi"/>
                <w:b/>
                <w:bCs/>
                <w:color w:val="FF0000"/>
                <w:sz w:val="18"/>
                <w:szCs w:val="20"/>
                <w:rPrChange w:id="9109" w:author="Dr Mamadou SANOGO" w:date="2023-10-26T15:46:00Z">
                  <w:rPr>
                    <w:del w:id="9110" w:author="Dr Mamadou SANOGO" w:date="2023-10-26T15:54:00Z"/>
                    <w:rFonts w:asciiTheme="minorHAnsi" w:hAnsiTheme="minorHAnsi"/>
                    <w:b/>
                    <w:bCs/>
                    <w:color w:val="000000" w:themeColor="text1"/>
                    <w:sz w:val="18"/>
                    <w:szCs w:val="20"/>
                  </w:rPr>
                </w:rPrChange>
              </w:rPr>
            </w:pPr>
            <w:del w:id="9111" w:author="Dr Mamadou SANOGO" w:date="2023-10-26T15:54:00Z">
              <w:r w:rsidRPr="00683B98" w:rsidDel="00561D9D">
                <w:rPr>
                  <w:rFonts w:asciiTheme="minorHAnsi" w:hAnsiTheme="minorHAnsi"/>
                  <w:b/>
                  <w:bCs/>
                  <w:color w:val="FF0000"/>
                  <w:sz w:val="18"/>
                  <w:szCs w:val="20"/>
                  <w:rPrChange w:id="9112" w:author="Dr Mamadou SANOGO" w:date="2023-10-26T15:46:00Z">
                    <w:rPr>
                      <w:rFonts w:asciiTheme="minorHAnsi" w:hAnsiTheme="minorHAnsi"/>
                      <w:b/>
                      <w:bCs/>
                      <w:color w:val="000000" w:themeColor="text1"/>
                      <w:sz w:val="18"/>
                      <w:szCs w:val="20"/>
                    </w:rPr>
                  </w:rPrChange>
                </w:rPr>
                <w:delText>Crédits</w:delText>
              </w:r>
            </w:del>
          </w:p>
          <w:p w14:paraId="7FD572C3" w14:textId="3C7B026D" w:rsidR="00631BF4" w:rsidRPr="00683B98" w:rsidDel="00561D9D" w:rsidRDefault="00631BF4" w:rsidP="00F26652">
            <w:pPr>
              <w:tabs>
                <w:tab w:val="left" w:pos="567"/>
                <w:tab w:val="left" w:pos="1276"/>
                <w:tab w:val="left" w:pos="2127"/>
              </w:tabs>
              <w:spacing w:line="240" w:lineRule="auto"/>
              <w:jc w:val="center"/>
              <w:rPr>
                <w:del w:id="9113" w:author="Dr Mamadou SANOGO" w:date="2023-10-26T15:54:00Z"/>
                <w:rFonts w:asciiTheme="minorHAnsi" w:hAnsiTheme="minorHAnsi"/>
                <w:b/>
                <w:bCs/>
                <w:color w:val="FF0000"/>
                <w:sz w:val="18"/>
                <w:szCs w:val="20"/>
                <w:rPrChange w:id="9114" w:author="Dr Mamadou SANOGO" w:date="2023-10-26T15:46:00Z">
                  <w:rPr>
                    <w:del w:id="9115" w:author="Dr Mamadou SANOGO" w:date="2023-10-26T15:54:00Z"/>
                    <w:rFonts w:asciiTheme="minorHAnsi" w:hAnsiTheme="minorHAnsi"/>
                    <w:b/>
                    <w:bCs/>
                    <w:color w:val="000000" w:themeColor="text1"/>
                    <w:sz w:val="18"/>
                    <w:szCs w:val="20"/>
                  </w:rPr>
                </w:rPrChange>
              </w:rPr>
            </w:pPr>
            <w:del w:id="9116" w:author="Dr Mamadou SANOGO" w:date="2023-10-26T15:54:00Z">
              <w:r w:rsidRPr="00683B98" w:rsidDel="00561D9D">
                <w:rPr>
                  <w:rFonts w:asciiTheme="minorHAnsi" w:hAnsiTheme="minorHAnsi"/>
                  <w:b/>
                  <w:bCs/>
                  <w:color w:val="FF0000"/>
                  <w:sz w:val="18"/>
                  <w:szCs w:val="20"/>
                  <w:rPrChange w:id="9117"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143C0550" w:rsidR="00631BF4" w:rsidRPr="00683B98" w:rsidDel="00561D9D" w:rsidRDefault="00631BF4" w:rsidP="00F26652">
            <w:pPr>
              <w:tabs>
                <w:tab w:val="left" w:pos="567"/>
                <w:tab w:val="left" w:pos="1276"/>
                <w:tab w:val="left" w:pos="2127"/>
              </w:tabs>
              <w:spacing w:line="240" w:lineRule="auto"/>
              <w:jc w:val="center"/>
              <w:rPr>
                <w:del w:id="9118" w:author="Dr Mamadou SANOGO" w:date="2023-10-26T15:54:00Z"/>
                <w:rFonts w:asciiTheme="minorHAnsi" w:hAnsiTheme="minorHAnsi"/>
                <w:b/>
                <w:bCs/>
                <w:color w:val="FF0000"/>
                <w:sz w:val="18"/>
                <w:szCs w:val="20"/>
                <w:rPrChange w:id="9119" w:author="Dr Mamadou SANOGO" w:date="2023-10-26T15:46:00Z">
                  <w:rPr>
                    <w:del w:id="9120" w:author="Dr Mamadou SANOGO" w:date="2023-10-26T15:54:00Z"/>
                    <w:rFonts w:asciiTheme="minorHAnsi" w:hAnsiTheme="minorHAnsi"/>
                    <w:b/>
                    <w:bCs/>
                    <w:color w:val="000000" w:themeColor="text1"/>
                    <w:sz w:val="18"/>
                    <w:szCs w:val="20"/>
                  </w:rPr>
                </w:rPrChange>
              </w:rPr>
            </w:pPr>
            <w:del w:id="9121" w:author="Dr Mamadou SANOGO" w:date="2023-10-26T15:54:00Z">
              <w:r w:rsidRPr="00683B98" w:rsidDel="00561D9D">
                <w:rPr>
                  <w:rFonts w:asciiTheme="minorHAnsi" w:hAnsiTheme="minorHAnsi"/>
                  <w:b/>
                  <w:bCs/>
                  <w:color w:val="FF0000"/>
                  <w:sz w:val="18"/>
                  <w:szCs w:val="20"/>
                  <w:rPrChange w:id="9122"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0AA2E177" w:rsidR="00631BF4" w:rsidRPr="00683B98" w:rsidDel="00561D9D" w:rsidRDefault="00631BF4" w:rsidP="00F26652">
            <w:pPr>
              <w:tabs>
                <w:tab w:val="left" w:pos="567"/>
                <w:tab w:val="left" w:pos="1276"/>
                <w:tab w:val="left" w:pos="2127"/>
              </w:tabs>
              <w:spacing w:line="240" w:lineRule="auto"/>
              <w:jc w:val="center"/>
              <w:rPr>
                <w:del w:id="9123" w:author="Dr Mamadou SANOGO" w:date="2023-10-26T15:54:00Z"/>
                <w:rFonts w:asciiTheme="minorHAnsi" w:hAnsiTheme="minorHAnsi"/>
                <w:b/>
                <w:bCs/>
                <w:color w:val="FF0000"/>
                <w:sz w:val="18"/>
                <w:szCs w:val="20"/>
                <w:rPrChange w:id="9124" w:author="Dr Mamadou SANOGO" w:date="2023-10-26T15:46:00Z">
                  <w:rPr>
                    <w:del w:id="9125" w:author="Dr Mamadou SANOGO" w:date="2023-10-26T15:54:00Z"/>
                    <w:rFonts w:asciiTheme="minorHAnsi" w:hAnsiTheme="minorHAnsi"/>
                    <w:b/>
                    <w:bCs/>
                    <w:color w:val="000000" w:themeColor="text1"/>
                    <w:sz w:val="18"/>
                    <w:szCs w:val="20"/>
                  </w:rPr>
                </w:rPrChange>
              </w:rPr>
            </w:pPr>
            <w:del w:id="9126" w:author="Dr Mamadou SANOGO" w:date="2023-10-26T15:54:00Z">
              <w:r w:rsidRPr="00683B98" w:rsidDel="00561D9D">
                <w:rPr>
                  <w:rFonts w:asciiTheme="minorHAnsi" w:hAnsiTheme="minorHAnsi"/>
                  <w:b/>
                  <w:bCs/>
                  <w:color w:val="FF0000"/>
                  <w:sz w:val="18"/>
                  <w:szCs w:val="20"/>
                  <w:rPrChange w:id="9127"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759A4BFE" w:rsidR="00631BF4" w:rsidRPr="00683B98" w:rsidDel="00561D9D" w:rsidRDefault="00631BF4" w:rsidP="00F26652">
            <w:pPr>
              <w:tabs>
                <w:tab w:val="left" w:pos="567"/>
                <w:tab w:val="left" w:pos="1276"/>
                <w:tab w:val="left" w:pos="2127"/>
              </w:tabs>
              <w:spacing w:line="240" w:lineRule="auto"/>
              <w:jc w:val="center"/>
              <w:rPr>
                <w:del w:id="9128" w:author="Dr Mamadou SANOGO" w:date="2023-10-26T15:54:00Z"/>
                <w:rFonts w:asciiTheme="minorHAnsi" w:hAnsiTheme="minorHAnsi"/>
                <w:b/>
                <w:bCs/>
                <w:color w:val="FF0000"/>
                <w:sz w:val="18"/>
                <w:szCs w:val="20"/>
                <w:rPrChange w:id="9129" w:author="Dr Mamadou SANOGO" w:date="2023-10-26T15:46:00Z">
                  <w:rPr>
                    <w:del w:id="9130" w:author="Dr Mamadou SANOGO" w:date="2023-10-26T15:54:00Z"/>
                    <w:rFonts w:asciiTheme="minorHAnsi" w:hAnsiTheme="minorHAnsi"/>
                    <w:b/>
                    <w:bCs/>
                    <w:color w:val="000000" w:themeColor="text1"/>
                    <w:sz w:val="18"/>
                    <w:szCs w:val="20"/>
                  </w:rPr>
                </w:rPrChange>
              </w:rPr>
            </w:pPr>
            <w:del w:id="9131" w:author="Dr Mamadou SANOGO" w:date="2023-10-26T15:54:00Z">
              <w:r w:rsidRPr="00683B98" w:rsidDel="00561D9D">
                <w:rPr>
                  <w:rFonts w:asciiTheme="minorHAnsi" w:hAnsiTheme="minorHAnsi"/>
                  <w:b/>
                  <w:bCs/>
                  <w:color w:val="FF0000"/>
                  <w:sz w:val="18"/>
                  <w:szCs w:val="20"/>
                  <w:rPrChange w:id="9132"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4533D135" w:rsidR="00631BF4" w:rsidRPr="00683B98" w:rsidDel="00561D9D" w:rsidRDefault="00631BF4" w:rsidP="00F26652">
            <w:pPr>
              <w:tabs>
                <w:tab w:val="left" w:pos="567"/>
                <w:tab w:val="left" w:pos="1276"/>
                <w:tab w:val="left" w:pos="2127"/>
              </w:tabs>
              <w:spacing w:line="240" w:lineRule="auto"/>
              <w:jc w:val="center"/>
              <w:rPr>
                <w:del w:id="9133" w:author="Dr Mamadou SANOGO" w:date="2023-10-26T15:54:00Z"/>
                <w:rFonts w:asciiTheme="minorHAnsi" w:hAnsiTheme="minorHAnsi"/>
                <w:b/>
                <w:bCs/>
                <w:color w:val="FF0000"/>
                <w:sz w:val="18"/>
                <w:szCs w:val="20"/>
                <w:rPrChange w:id="9134" w:author="Dr Mamadou SANOGO" w:date="2023-10-26T15:46:00Z">
                  <w:rPr>
                    <w:del w:id="9135" w:author="Dr Mamadou SANOGO" w:date="2023-10-26T15:54:00Z"/>
                    <w:rFonts w:asciiTheme="minorHAnsi" w:hAnsiTheme="minorHAnsi"/>
                    <w:b/>
                    <w:bCs/>
                    <w:color w:val="000000" w:themeColor="text1"/>
                    <w:sz w:val="18"/>
                    <w:szCs w:val="20"/>
                  </w:rPr>
                </w:rPrChange>
              </w:rPr>
            </w:pPr>
            <w:del w:id="9136" w:author="Dr Mamadou SANOGO" w:date="2023-10-26T15:54:00Z">
              <w:r w:rsidRPr="00683B98" w:rsidDel="00561D9D">
                <w:rPr>
                  <w:rFonts w:asciiTheme="minorHAnsi" w:hAnsiTheme="minorHAnsi"/>
                  <w:b/>
                  <w:bCs/>
                  <w:color w:val="FF0000"/>
                  <w:sz w:val="18"/>
                  <w:szCs w:val="20"/>
                  <w:rPrChange w:id="9137"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7EC6EF3A" w14:textId="76055605" w:rsidTr="00F26652">
        <w:trPr>
          <w:cantSplit/>
          <w:trHeight w:val="20"/>
          <w:del w:id="9138"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2BF4BD72" w14:textId="7502ABC4" w:rsidR="00631BF4" w:rsidRPr="00683B98" w:rsidDel="00561D9D" w:rsidRDefault="00631BF4" w:rsidP="00F26652">
            <w:pPr>
              <w:spacing w:line="240" w:lineRule="auto"/>
              <w:rPr>
                <w:del w:id="9139" w:author="Dr Mamadou SANOGO" w:date="2023-10-26T15:54:00Z"/>
                <w:rFonts w:asciiTheme="minorHAnsi" w:hAnsiTheme="minorHAnsi"/>
                <w:b/>
                <w:color w:val="FF0000"/>
                <w:sz w:val="20"/>
                <w:szCs w:val="20"/>
                <w:rPrChange w:id="9140" w:author="Dr Mamadou SANOGO" w:date="2023-10-26T15:46:00Z">
                  <w:rPr>
                    <w:del w:id="9141" w:author="Dr Mamadou SANOGO" w:date="2023-10-26T15:54:00Z"/>
                    <w:rFonts w:asciiTheme="minorHAnsi" w:hAnsiTheme="minorHAnsi"/>
                    <w:b/>
                    <w:color w:val="000000" w:themeColor="text1"/>
                    <w:sz w:val="20"/>
                    <w:szCs w:val="20"/>
                  </w:rPr>
                </w:rPrChange>
              </w:rPr>
            </w:pPr>
            <w:del w:id="9142" w:author="Dr Mamadou SANOGO" w:date="2023-10-26T15:54:00Z">
              <w:r w:rsidRPr="00683B98" w:rsidDel="00561D9D">
                <w:rPr>
                  <w:rFonts w:asciiTheme="minorHAnsi" w:hAnsiTheme="minorHAnsi"/>
                  <w:b/>
                  <w:bCs/>
                  <w:color w:val="FF0000"/>
                  <w:sz w:val="20"/>
                  <w:szCs w:val="20"/>
                  <w:rPrChange w:id="9143" w:author="Dr Mamadou SANOGO" w:date="2023-10-26T15:46:00Z">
                    <w:rPr>
                      <w:rFonts w:asciiTheme="minorHAnsi" w:hAnsiTheme="minorHAnsi"/>
                      <w:b/>
                      <w:bCs/>
                      <w:color w:val="000000" w:themeColor="text1"/>
                      <w:sz w:val="20"/>
                      <w:szCs w:val="20"/>
                    </w:rPr>
                  </w:rPrChange>
                </w:rPr>
                <w:delText>FTE2301</w:delText>
              </w:r>
            </w:del>
          </w:p>
          <w:p w14:paraId="67149015" w14:textId="2F769304" w:rsidR="00631BF4" w:rsidRPr="00683B98" w:rsidDel="00561D9D" w:rsidRDefault="00631BF4" w:rsidP="00F26652">
            <w:pPr>
              <w:spacing w:line="240" w:lineRule="auto"/>
              <w:rPr>
                <w:del w:id="9144" w:author="Dr Mamadou SANOGO" w:date="2023-10-26T15:54:00Z"/>
                <w:rFonts w:asciiTheme="minorHAnsi" w:hAnsiTheme="minorHAnsi"/>
                <w:b/>
                <w:color w:val="FF0000"/>
                <w:sz w:val="20"/>
                <w:szCs w:val="20"/>
                <w:rPrChange w:id="9145" w:author="Dr Mamadou SANOGO" w:date="2023-10-26T15:46:00Z">
                  <w:rPr>
                    <w:del w:id="9146" w:author="Dr Mamadou SANOGO" w:date="2023-10-26T15:54:00Z"/>
                    <w:rFonts w:asciiTheme="minorHAnsi" w:hAnsiTheme="minorHAnsi"/>
                    <w:b/>
                    <w:color w:val="000000" w:themeColor="text1"/>
                    <w:sz w:val="20"/>
                    <w:szCs w:val="20"/>
                  </w:rPr>
                </w:rPrChange>
              </w:rPr>
            </w:pPr>
            <w:del w:id="9147" w:author="Dr Mamadou SANOGO" w:date="2023-10-26T15:54:00Z">
              <w:r w:rsidRPr="00683B98" w:rsidDel="00561D9D">
                <w:rPr>
                  <w:rFonts w:asciiTheme="minorHAnsi" w:hAnsiTheme="minorHAnsi"/>
                  <w:b/>
                  <w:color w:val="FF0000"/>
                  <w:sz w:val="20"/>
                  <w:szCs w:val="20"/>
                  <w:rPrChange w:id="9148"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676B91EA" w:rsidR="00631BF4" w:rsidRPr="00683B98" w:rsidDel="00561D9D" w:rsidRDefault="00631BF4" w:rsidP="00F26652">
            <w:pPr>
              <w:spacing w:line="240" w:lineRule="auto"/>
              <w:jc w:val="center"/>
              <w:rPr>
                <w:del w:id="9149" w:author="Dr Mamadou SANOGO" w:date="2023-10-26T15:54:00Z"/>
                <w:rFonts w:asciiTheme="minorHAnsi" w:hAnsiTheme="minorHAnsi"/>
                <w:b/>
                <w:color w:val="FF0000"/>
                <w:sz w:val="20"/>
                <w:szCs w:val="20"/>
                <w:rPrChange w:id="9150" w:author="Dr Mamadou SANOGO" w:date="2023-10-26T15:46:00Z">
                  <w:rPr>
                    <w:del w:id="9151" w:author="Dr Mamadou SANOGO" w:date="2023-10-26T15:54:00Z"/>
                    <w:rFonts w:asciiTheme="minorHAnsi" w:hAnsiTheme="minorHAnsi"/>
                    <w:b/>
                    <w:color w:val="000000" w:themeColor="text1"/>
                    <w:sz w:val="20"/>
                    <w:szCs w:val="20"/>
                  </w:rPr>
                </w:rPrChange>
              </w:rPr>
            </w:pPr>
            <w:del w:id="9152" w:author="Dr Mamadou SANOGO" w:date="2023-10-26T15:54:00Z">
              <w:r w:rsidRPr="00683B98" w:rsidDel="00561D9D">
                <w:rPr>
                  <w:rFonts w:asciiTheme="minorHAnsi" w:hAnsiTheme="minorHAnsi"/>
                  <w:b/>
                  <w:color w:val="FF0000"/>
                  <w:sz w:val="20"/>
                  <w:szCs w:val="20"/>
                  <w:rPrChange w:id="9153"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66CD1ABE" w:rsidR="00631BF4" w:rsidRPr="00683B98" w:rsidDel="00561D9D" w:rsidRDefault="00631BF4" w:rsidP="00F26652">
            <w:pPr>
              <w:tabs>
                <w:tab w:val="left" w:pos="567"/>
                <w:tab w:val="left" w:pos="1276"/>
                <w:tab w:val="left" w:pos="2127"/>
              </w:tabs>
              <w:spacing w:line="240" w:lineRule="auto"/>
              <w:rPr>
                <w:del w:id="9154" w:author="Dr Mamadou SANOGO" w:date="2023-10-26T15:54:00Z"/>
                <w:rFonts w:asciiTheme="minorHAnsi" w:hAnsiTheme="minorHAnsi"/>
                <w:bCs/>
                <w:color w:val="FF0000"/>
                <w:sz w:val="20"/>
                <w:szCs w:val="20"/>
                <w:rPrChange w:id="9155" w:author="Dr Mamadou SANOGO" w:date="2023-10-26T15:46:00Z">
                  <w:rPr>
                    <w:del w:id="9156" w:author="Dr Mamadou SANOGO" w:date="2023-10-26T15:54:00Z"/>
                    <w:rFonts w:asciiTheme="minorHAnsi" w:hAnsiTheme="minorHAnsi"/>
                    <w:bCs/>
                    <w:color w:val="000000" w:themeColor="text1"/>
                    <w:sz w:val="20"/>
                    <w:szCs w:val="20"/>
                  </w:rPr>
                </w:rPrChange>
              </w:rPr>
            </w:pPr>
            <w:del w:id="9157" w:author="Dr Mamadou SANOGO" w:date="2023-10-26T15:54:00Z">
              <w:r w:rsidRPr="00683B98" w:rsidDel="00561D9D">
                <w:rPr>
                  <w:rFonts w:asciiTheme="minorHAnsi" w:hAnsiTheme="minorHAnsi"/>
                  <w:bCs/>
                  <w:color w:val="FF0000"/>
                  <w:sz w:val="20"/>
                  <w:szCs w:val="20"/>
                  <w:rPrChange w:id="9158"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1335A6CE" w:rsidR="00631BF4" w:rsidRPr="00683B98" w:rsidDel="00561D9D" w:rsidRDefault="00631BF4" w:rsidP="00F26652">
            <w:pPr>
              <w:tabs>
                <w:tab w:val="left" w:pos="567"/>
                <w:tab w:val="left" w:pos="1276"/>
                <w:tab w:val="left" w:pos="2127"/>
              </w:tabs>
              <w:spacing w:line="240" w:lineRule="auto"/>
              <w:rPr>
                <w:del w:id="9159" w:author="Dr Mamadou SANOGO" w:date="2023-10-26T15:54:00Z"/>
                <w:rFonts w:asciiTheme="minorHAnsi" w:hAnsiTheme="minorHAnsi"/>
                <w:bCs/>
                <w:color w:val="FF0000"/>
                <w:sz w:val="20"/>
                <w:szCs w:val="20"/>
                <w:rPrChange w:id="9160" w:author="Dr Mamadou SANOGO" w:date="2023-10-26T15:46:00Z">
                  <w:rPr>
                    <w:del w:id="9161" w:author="Dr Mamadou SANOGO" w:date="2023-10-26T15:54:00Z"/>
                    <w:rFonts w:asciiTheme="minorHAnsi" w:hAnsiTheme="minorHAnsi"/>
                    <w:bCs/>
                    <w:color w:val="000000" w:themeColor="text1"/>
                    <w:sz w:val="20"/>
                    <w:szCs w:val="20"/>
                  </w:rPr>
                </w:rPrChange>
              </w:rPr>
            </w:pPr>
            <w:del w:id="9162" w:author="Dr Mamadou SANOGO" w:date="2023-10-26T15:54:00Z">
              <w:r w:rsidRPr="00683B98" w:rsidDel="00561D9D">
                <w:rPr>
                  <w:rFonts w:asciiTheme="minorHAnsi" w:hAnsiTheme="minorHAnsi"/>
                  <w:bCs/>
                  <w:color w:val="FF0000"/>
                  <w:sz w:val="20"/>
                  <w:szCs w:val="20"/>
                  <w:rPrChange w:id="9163"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7CE4479E" w:rsidR="00631BF4" w:rsidRPr="00683B98" w:rsidDel="00561D9D" w:rsidRDefault="00631BF4" w:rsidP="00F26652">
            <w:pPr>
              <w:tabs>
                <w:tab w:val="left" w:pos="567"/>
                <w:tab w:val="left" w:pos="1276"/>
                <w:tab w:val="left" w:pos="2127"/>
              </w:tabs>
              <w:spacing w:line="240" w:lineRule="auto"/>
              <w:jc w:val="center"/>
              <w:rPr>
                <w:del w:id="9164" w:author="Dr Mamadou SANOGO" w:date="2023-10-26T15:54:00Z"/>
                <w:rFonts w:asciiTheme="minorHAnsi" w:hAnsiTheme="minorHAnsi"/>
                <w:bCs/>
                <w:color w:val="FF0000"/>
                <w:sz w:val="20"/>
                <w:szCs w:val="20"/>
                <w:rPrChange w:id="9165" w:author="Dr Mamadou SANOGO" w:date="2023-10-26T15:46:00Z">
                  <w:rPr>
                    <w:del w:id="9166" w:author="Dr Mamadou SANOGO" w:date="2023-10-26T15:54:00Z"/>
                    <w:rFonts w:asciiTheme="minorHAnsi" w:hAnsiTheme="minorHAnsi"/>
                    <w:bCs/>
                    <w:color w:val="000000" w:themeColor="text1"/>
                    <w:sz w:val="20"/>
                    <w:szCs w:val="20"/>
                  </w:rPr>
                </w:rPrChange>
              </w:rPr>
            </w:pPr>
            <w:del w:id="9167" w:author="Dr Mamadou SANOGO" w:date="2023-10-26T15:54:00Z">
              <w:r w:rsidRPr="00683B98" w:rsidDel="00561D9D">
                <w:rPr>
                  <w:rFonts w:asciiTheme="minorHAnsi" w:hAnsiTheme="minorHAnsi"/>
                  <w:bCs/>
                  <w:color w:val="FF0000"/>
                  <w:sz w:val="20"/>
                  <w:szCs w:val="20"/>
                  <w:rPrChange w:id="9168"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7A415850" w:rsidR="00631BF4" w:rsidRPr="00683B98" w:rsidDel="00561D9D" w:rsidRDefault="00631BF4" w:rsidP="00F26652">
            <w:pPr>
              <w:tabs>
                <w:tab w:val="left" w:pos="567"/>
                <w:tab w:val="left" w:pos="1276"/>
                <w:tab w:val="left" w:pos="2127"/>
              </w:tabs>
              <w:spacing w:line="240" w:lineRule="auto"/>
              <w:jc w:val="center"/>
              <w:rPr>
                <w:del w:id="9169" w:author="Dr Mamadou SANOGO" w:date="2023-10-26T15:54:00Z"/>
                <w:rFonts w:asciiTheme="minorHAnsi" w:hAnsiTheme="minorHAnsi"/>
                <w:bCs/>
                <w:color w:val="FF0000"/>
                <w:sz w:val="20"/>
                <w:szCs w:val="20"/>
                <w:rPrChange w:id="9170" w:author="Dr Mamadou SANOGO" w:date="2023-10-26T15:46:00Z">
                  <w:rPr>
                    <w:del w:id="9171" w:author="Dr Mamadou SANOGO" w:date="2023-10-26T15:54:00Z"/>
                    <w:rFonts w:asciiTheme="minorHAnsi" w:hAnsiTheme="minorHAnsi"/>
                    <w:bCs/>
                    <w:color w:val="000000" w:themeColor="text1"/>
                    <w:sz w:val="20"/>
                    <w:szCs w:val="20"/>
                  </w:rPr>
                </w:rPrChange>
              </w:rPr>
            </w:pPr>
            <w:del w:id="9172" w:author="Dr Mamadou SANOGO" w:date="2023-10-26T15:54:00Z">
              <w:r w:rsidRPr="00683B98" w:rsidDel="00561D9D">
                <w:rPr>
                  <w:rFonts w:asciiTheme="minorHAnsi" w:hAnsiTheme="minorHAnsi"/>
                  <w:bCs/>
                  <w:color w:val="FF0000"/>
                  <w:sz w:val="20"/>
                  <w:szCs w:val="20"/>
                  <w:rPrChange w:id="9173"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099ABF13" w:rsidR="00631BF4" w:rsidRPr="00683B98" w:rsidDel="00561D9D" w:rsidRDefault="00631BF4" w:rsidP="00F26652">
            <w:pPr>
              <w:spacing w:line="240" w:lineRule="auto"/>
              <w:rPr>
                <w:del w:id="9174" w:author="Dr Mamadou SANOGO" w:date="2023-10-26T15:54:00Z"/>
                <w:color w:val="FF0000"/>
                <w:sz w:val="20"/>
                <w:szCs w:val="20"/>
                <w:rPrChange w:id="9175" w:author="Dr Mamadou SANOGO" w:date="2023-10-26T15:46:00Z">
                  <w:rPr>
                    <w:del w:id="9176" w:author="Dr Mamadou SANOGO" w:date="2023-10-26T15:54:00Z"/>
                    <w:sz w:val="20"/>
                    <w:szCs w:val="20"/>
                  </w:rPr>
                </w:rPrChange>
              </w:rPr>
            </w:pPr>
            <w:del w:id="9177" w:author="Dr Mamadou SANOGO" w:date="2023-10-26T15:54:00Z">
              <w:r w:rsidRPr="00683B98" w:rsidDel="00561D9D">
                <w:rPr>
                  <w:rFonts w:asciiTheme="minorHAnsi" w:hAnsiTheme="minorHAnsi"/>
                  <w:bCs/>
                  <w:i/>
                  <w:color w:val="FF0000"/>
                  <w:sz w:val="20"/>
                  <w:szCs w:val="20"/>
                  <w:rPrChange w:id="9178"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0A623E86" w:rsidR="00631BF4" w:rsidRPr="00683B98" w:rsidDel="00561D9D" w:rsidRDefault="00631BF4" w:rsidP="00F26652">
            <w:pPr>
              <w:spacing w:line="240" w:lineRule="auto"/>
              <w:rPr>
                <w:del w:id="9179" w:author="Dr Mamadou SANOGO" w:date="2023-10-26T15:54:00Z"/>
                <w:color w:val="FF0000"/>
                <w:sz w:val="20"/>
                <w:szCs w:val="20"/>
                <w:rPrChange w:id="9180" w:author="Dr Mamadou SANOGO" w:date="2023-10-26T15:46:00Z">
                  <w:rPr>
                    <w:del w:id="9181" w:author="Dr Mamadou SANOGO" w:date="2023-10-26T15:54:00Z"/>
                    <w:sz w:val="20"/>
                    <w:szCs w:val="20"/>
                  </w:rPr>
                </w:rPrChange>
              </w:rPr>
            </w:pPr>
            <w:del w:id="9182" w:author="Dr Mamadou SANOGO" w:date="2023-10-26T15:54:00Z">
              <w:r w:rsidRPr="00683B98" w:rsidDel="00561D9D">
                <w:rPr>
                  <w:rFonts w:asciiTheme="minorHAnsi" w:hAnsiTheme="minorHAnsi"/>
                  <w:bCs/>
                  <w:i/>
                  <w:color w:val="FF0000"/>
                  <w:sz w:val="20"/>
                  <w:szCs w:val="20"/>
                  <w:rPrChange w:id="9183"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9310C6" w14:textId="104EEC54" w:rsidTr="00F26652">
        <w:trPr>
          <w:cantSplit/>
          <w:trHeight w:val="1028"/>
          <w:del w:id="9184" w:author="Dr Mamadou SANOGO" w:date="2023-10-26T15:54:00Z"/>
        </w:trPr>
        <w:tc>
          <w:tcPr>
            <w:tcW w:w="797" w:type="pct"/>
            <w:vMerge/>
            <w:tcBorders>
              <w:left w:val="single" w:sz="4" w:space="0" w:color="auto"/>
              <w:right w:val="single" w:sz="4" w:space="0" w:color="auto"/>
            </w:tcBorders>
            <w:vAlign w:val="center"/>
            <w:hideMark/>
          </w:tcPr>
          <w:p w14:paraId="30D484CC" w14:textId="45C1F8A0" w:rsidR="00631BF4" w:rsidRPr="00683B98" w:rsidDel="00561D9D" w:rsidRDefault="00631BF4" w:rsidP="00F26652">
            <w:pPr>
              <w:spacing w:line="240" w:lineRule="auto"/>
              <w:rPr>
                <w:del w:id="9185" w:author="Dr Mamadou SANOGO" w:date="2023-10-26T15:54:00Z"/>
                <w:rFonts w:asciiTheme="minorHAnsi" w:hAnsiTheme="minorHAnsi"/>
                <w:b/>
                <w:color w:val="FF0000"/>
                <w:sz w:val="20"/>
                <w:szCs w:val="20"/>
                <w:rPrChange w:id="9186" w:author="Dr Mamadou SANOGO" w:date="2023-10-26T15:46:00Z">
                  <w:rPr>
                    <w:del w:id="918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63F76258" w14:textId="3D6BE0E0" w:rsidR="00631BF4" w:rsidRPr="00683B98" w:rsidDel="00561D9D" w:rsidRDefault="00631BF4" w:rsidP="00F26652">
            <w:pPr>
              <w:spacing w:line="240" w:lineRule="auto"/>
              <w:jc w:val="center"/>
              <w:rPr>
                <w:del w:id="9188" w:author="Dr Mamadou SANOGO" w:date="2023-10-26T15:54:00Z"/>
                <w:rFonts w:asciiTheme="minorHAnsi" w:hAnsiTheme="minorHAnsi"/>
                <w:b/>
                <w:color w:val="FF0000"/>
                <w:sz w:val="20"/>
                <w:szCs w:val="20"/>
                <w:rPrChange w:id="9189" w:author="Dr Mamadou SANOGO" w:date="2023-10-26T15:46:00Z">
                  <w:rPr>
                    <w:del w:id="919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2484BAD0" w14:textId="6E9EC78A" w:rsidR="00631BF4" w:rsidRPr="00683B98" w:rsidDel="00561D9D" w:rsidRDefault="00631BF4" w:rsidP="00F26652">
            <w:pPr>
              <w:tabs>
                <w:tab w:val="left" w:pos="567"/>
                <w:tab w:val="left" w:pos="1276"/>
                <w:tab w:val="left" w:pos="2127"/>
              </w:tabs>
              <w:spacing w:line="240" w:lineRule="auto"/>
              <w:rPr>
                <w:del w:id="9191" w:author="Dr Mamadou SANOGO" w:date="2023-10-26T15:54:00Z"/>
                <w:rFonts w:asciiTheme="minorHAnsi" w:hAnsiTheme="minorHAnsi"/>
                <w:bCs/>
                <w:color w:val="FF0000"/>
                <w:sz w:val="20"/>
                <w:szCs w:val="20"/>
                <w:rPrChange w:id="9192" w:author="Dr Mamadou SANOGO" w:date="2023-10-26T15:46:00Z">
                  <w:rPr>
                    <w:del w:id="9193"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12FF862C" w14:textId="0218717E" w:rsidR="00631BF4" w:rsidRPr="00683B98" w:rsidDel="00561D9D" w:rsidRDefault="00631BF4" w:rsidP="00F26652">
            <w:pPr>
              <w:tabs>
                <w:tab w:val="left" w:pos="567"/>
                <w:tab w:val="left" w:pos="1276"/>
                <w:tab w:val="left" w:pos="2127"/>
              </w:tabs>
              <w:spacing w:line="240" w:lineRule="auto"/>
              <w:rPr>
                <w:del w:id="9194" w:author="Dr Mamadou SANOGO" w:date="2023-10-26T15:54:00Z"/>
                <w:rFonts w:asciiTheme="minorHAnsi" w:hAnsiTheme="minorHAnsi"/>
                <w:bCs/>
                <w:color w:val="FF0000"/>
                <w:sz w:val="20"/>
                <w:szCs w:val="20"/>
                <w:rPrChange w:id="9195" w:author="Dr Mamadou SANOGO" w:date="2023-10-26T15:46:00Z">
                  <w:rPr>
                    <w:del w:id="9196" w:author="Dr Mamadou SANOGO" w:date="2023-10-26T15:54:00Z"/>
                    <w:rFonts w:asciiTheme="minorHAnsi" w:hAnsiTheme="minorHAnsi"/>
                    <w:bCs/>
                    <w:color w:val="000000" w:themeColor="text1"/>
                    <w:sz w:val="20"/>
                    <w:szCs w:val="20"/>
                  </w:rPr>
                </w:rPrChange>
              </w:rPr>
            </w:pPr>
            <w:del w:id="9197" w:author="Dr Mamadou SANOGO" w:date="2023-10-26T15:54:00Z">
              <w:r w:rsidRPr="00683B98" w:rsidDel="00561D9D">
                <w:rPr>
                  <w:rFonts w:asciiTheme="minorHAnsi" w:hAnsiTheme="minorHAnsi"/>
                  <w:bCs/>
                  <w:color w:val="FF0000"/>
                  <w:sz w:val="20"/>
                  <w:szCs w:val="20"/>
                  <w:rPrChange w:id="9198"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2798886A" w:rsidR="00631BF4" w:rsidRPr="00683B98" w:rsidDel="00561D9D" w:rsidRDefault="00631BF4" w:rsidP="00F26652">
            <w:pPr>
              <w:tabs>
                <w:tab w:val="left" w:pos="567"/>
                <w:tab w:val="left" w:pos="1276"/>
                <w:tab w:val="left" w:pos="2127"/>
              </w:tabs>
              <w:spacing w:line="240" w:lineRule="auto"/>
              <w:jc w:val="center"/>
              <w:rPr>
                <w:del w:id="9199" w:author="Dr Mamadou SANOGO" w:date="2023-10-26T15:54:00Z"/>
                <w:rFonts w:asciiTheme="minorHAnsi" w:hAnsiTheme="minorHAnsi"/>
                <w:bCs/>
                <w:color w:val="FF0000"/>
                <w:sz w:val="20"/>
                <w:szCs w:val="20"/>
                <w:rPrChange w:id="9200" w:author="Dr Mamadou SANOGO" w:date="2023-10-26T15:46:00Z">
                  <w:rPr>
                    <w:del w:id="9201" w:author="Dr Mamadou SANOGO" w:date="2023-10-26T15:54:00Z"/>
                    <w:rFonts w:asciiTheme="minorHAnsi" w:hAnsiTheme="minorHAnsi"/>
                    <w:bCs/>
                    <w:color w:val="000000" w:themeColor="text1"/>
                    <w:sz w:val="20"/>
                    <w:szCs w:val="20"/>
                  </w:rPr>
                </w:rPrChange>
              </w:rPr>
            </w:pPr>
            <w:del w:id="9202" w:author="Dr Mamadou SANOGO" w:date="2023-10-26T15:54:00Z">
              <w:r w:rsidRPr="00683B98" w:rsidDel="00561D9D">
                <w:rPr>
                  <w:rFonts w:asciiTheme="minorHAnsi" w:hAnsiTheme="minorHAnsi"/>
                  <w:bCs/>
                  <w:color w:val="FF0000"/>
                  <w:sz w:val="20"/>
                  <w:szCs w:val="20"/>
                  <w:rPrChange w:id="920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21B613B7" w:rsidR="00631BF4" w:rsidRPr="00683B98" w:rsidDel="00561D9D" w:rsidRDefault="00631BF4" w:rsidP="00F26652">
            <w:pPr>
              <w:tabs>
                <w:tab w:val="left" w:pos="567"/>
                <w:tab w:val="left" w:pos="1276"/>
                <w:tab w:val="left" w:pos="2127"/>
              </w:tabs>
              <w:spacing w:line="240" w:lineRule="auto"/>
              <w:jc w:val="center"/>
              <w:rPr>
                <w:del w:id="9204" w:author="Dr Mamadou SANOGO" w:date="2023-10-26T15:54:00Z"/>
                <w:rFonts w:asciiTheme="minorHAnsi" w:hAnsiTheme="minorHAnsi"/>
                <w:bCs/>
                <w:color w:val="FF0000"/>
                <w:sz w:val="20"/>
                <w:szCs w:val="20"/>
                <w:rPrChange w:id="9205" w:author="Dr Mamadou SANOGO" w:date="2023-10-26T15:46:00Z">
                  <w:rPr>
                    <w:del w:id="9206"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0AC89A0E" w14:textId="611F18B6" w:rsidR="00631BF4" w:rsidRPr="00683B98" w:rsidDel="00561D9D" w:rsidRDefault="00631BF4" w:rsidP="00F26652">
            <w:pPr>
              <w:tabs>
                <w:tab w:val="left" w:pos="567"/>
                <w:tab w:val="left" w:pos="1276"/>
                <w:tab w:val="left" w:pos="2127"/>
              </w:tabs>
              <w:spacing w:line="240" w:lineRule="auto"/>
              <w:rPr>
                <w:del w:id="9207" w:author="Dr Mamadou SANOGO" w:date="2023-10-26T15:54:00Z"/>
                <w:rFonts w:asciiTheme="minorHAnsi" w:hAnsiTheme="minorHAnsi"/>
                <w:bCs/>
                <w:i/>
                <w:color w:val="FF0000"/>
                <w:sz w:val="20"/>
                <w:szCs w:val="20"/>
                <w:rPrChange w:id="9208" w:author="Dr Mamadou SANOGO" w:date="2023-10-26T15:46:00Z">
                  <w:rPr>
                    <w:del w:id="9209"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4CCABBCA" w14:textId="0103F808" w:rsidR="00631BF4" w:rsidRPr="00683B98" w:rsidDel="00561D9D" w:rsidRDefault="00631BF4" w:rsidP="00F26652">
            <w:pPr>
              <w:tabs>
                <w:tab w:val="left" w:pos="567"/>
                <w:tab w:val="left" w:pos="1276"/>
                <w:tab w:val="left" w:pos="2127"/>
              </w:tabs>
              <w:spacing w:line="240" w:lineRule="auto"/>
              <w:rPr>
                <w:del w:id="9210" w:author="Dr Mamadou SANOGO" w:date="2023-10-26T15:54:00Z"/>
                <w:rFonts w:asciiTheme="minorHAnsi" w:hAnsiTheme="minorHAnsi"/>
                <w:bCs/>
                <w:i/>
                <w:color w:val="FF0000"/>
                <w:sz w:val="20"/>
                <w:szCs w:val="20"/>
                <w:rPrChange w:id="9211" w:author="Dr Mamadou SANOGO" w:date="2023-10-26T15:46:00Z">
                  <w:rPr>
                    <w:del w:id="9212" w:author="Dr Mamadou SANOGO" w:date="2023-10-26T15:54:00Z"/>
                    <w:rFonts w:asciiTheme="minorHAnsi" w:hAnsiTheme="minorHAnsi"/>
                    <w:bCs/>
                    <w:i/>
                    <w:color w:val="000000" w:themeColor="text1"/>
                    <w:sz w:val="20"/>
                    <w:szCs w:val="20"/>
                  </w:rPr>
                </w:rPrChange>
              </w:rPr>
            </w:pPr>
          </w:p>
        </w:tc>
      </w:tr>
      <w:tr w:rsidR="00683B98" w:rsidRPr="00683B98" w:rsidDel="00561D9D" w14:paraId="6D20ED4B" w14:textId="7BF3E759" w:rsidTr="00F26652">
        <w:trPr>
          <w:cantSplit/>
          <w:trHeight w:val="20"/>
          <w:del w:id="9213"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CF72DFB" w14:textId="5A7CFDAB" w:rsidR="00631BF4" w:rsidRPr="00683B98" w:rsidDel="00561D9D" w:rsidRDefault="00631BF4" w:rsidP="00F26652">
            <w:pPr>
              <w:spacing w:line="240" w:lineRule="auto"/>
              <w:rPr>
                <w:del w:id="9214" w:author="Dr Mamadou SANOGO" w:date="2023-10-26T15:54:00Z"/>
                <w:rFonts w:asciiTheme="minorHAnsi" w:hAnsiTheme="minorHAnsi"/>
                <w:b/>
                <w:color w:val="FF0000"/>
                <w:sz w:val="20"/>
                <w:szCs w:val="20"/>
                <w:rPrChange w:id="9215" w:author="Dr Mamadou SANOGO" w:date="2023-10-26T15:46:00Z">
                  <w:rPr>
                    <w:del w:id="9216" w:author="Dr Mamadou SANOGO" w:date="2023-10-26T15:54:00Z"/>
                    <w:rFonts w:asciiTheme="minorHAnsi" w:hAnsiTheme="minorHAnsi"/>
                    <w:b/>
                    <w:color w:val="000000" w:themeColor="text1"/>
                    <w:sz w:val="20"/>
                    <w:szCs w:val="20"/>
                  </w:rPr>
                </w:rPrChange>
              </w:rPr>
            </w:pPr>
            <w:del w:id="9217" w:author="Dr Mamadou SANOGO" w:date="2023-10-26T15:54:00Z">
              <w:r w:rsidRPr="00683B98" w:rsidDel="00561D9D">
                <w:rPr>
                  <w:rFonts w:asciiTheme="minorHAnsi" w:hAnsiTheme="minorHAnsi"/>
                  <w:b/>
                  <w:bCs/>
                  <w:color w:val="FF0000"/>
                  <w:sz w:val="20"/>
                  <w:szCs w:val="20"/>
                  <w:rPrChange w:id="9218" w:author="Dr Mamadou SANOGO" w:date="2023-10-26T15:46:00Z">
                    <w:rPr>
                      <w:rFonts w:asciiTheme="minorHAnsi" w:hAnsiTheme="minorHAnsi"/>
                      <w:b/>
                      <w:bCs/>
                      <w:color w:val="000000" w:themeColor="text1"/>
                      <w:sz w:val="20"/>
                      <w:szCs w:val="20"/>
                    </w:rPr>
                  </w:rPrChange>
                </w:rPr>
                <w:delText>QME2302</w:delText>
              </w:r>
            </w:del>
          </w:p>
          <w:p w14:paraId="11ABDCEA" w14:textId="4837B90F" w:rsidR="00631BF4" w:rsidRPr="00683B98" w:rsidDel="00561D9D" w:rsidRDefault="00631BF4" w:rsidP="00F26652">
            <w:pPr>
              <w:spacing w:line="240" w:lineRule="auto"/>
              <w:rPr>
                <w:del w:id="9219" w:author="Dr Mamadou SANOGO" w:date="2023-10-26T15:54:00Z"/>
                <w:rFonts w:asciiTheme="minorHAnsi" w:hAnsiTheme="minorHAnsi"/>
                <w:b/>
                <w:color w:val="FF0000"/>
                <w:sz w:val="20"/>
                <w:szCs w:val="20"/>
                <w:rPrChange w:id="9220" w:author="Dr Mamadou SANOGO" w:date="2023-10-26T15:46:00Z">
                  <w:rPr>
                    <w:del w:id="9221" w:author="Dr Mamadou SANOGO" w:date="2023-10-26T15:54:00Z"/>
                    <w:rFonts w:asciiTheme="minorHAnsi" w:hAnsiTheme="minorHAnsi"/>
                    <w:b/>
                    <w:color w:val="000000" w:themeColor="text1"/>
                    <w:sz w:val="20"/>
                    <w:szCs w:val="20"/>
                  </w:rPr>
                </w:rPrChange>
              </w:rPr>
            </w:pPr>
            <w:del w:id="9222" w:author="Dr Mamadou SANOGO" w:date="2023-10-26T15:54:00Z">
              <w:r w:rsidRPr="00683B98" w:rsidDel="00561D9D">
                <w:rPr>
                  <w:rFonts w:asciiTheme="minorHAnsi" w:hAnsiTheme="minorHAnsi"/>
                  <w:b/>
                  <w:color w:val="FF0000"/>
                  <w:sz w:val="20"/>
                  <w:szCs w:val="20"/>
                  <w:rPrChange w:id="9223"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0C6595A2" w:rsidR="00631BF4" w:rsidRPr="00683B98" w:rsidDel="00561D9D" w:rsidRDefault="00631BF4" w:rsidP="00F26652">
            <w:pPr>
              <w:spacing w:line="240" w:lineRule="auto"/>
              <w:jc w:val="center"/>
              <w:rPr>
                <w:del w:id="9224" w:author="Dr Mamadou SANOGO" w:date="2023-10-26T15:54:00Z"/>
                <w:rFonts w:asciiTheme="minorHAnsi" w:hAnsiTheme="minorHAnsi"/>
                <w:b/>
                <w:color w:val="FF0000"/>
                <w:sz w:val="20"/>
                <w:szCs w:val="20"/>
                <w:rPrChange w:id="9225" w:author="Dr Mamadou SANOGO" w:date="2023-10-26T15:46:00Z">
                  <w:rPr>
                    <w:del w:id="9226" w:author="Dr Mamadou SANOGO" w:date="2023-10-26T15:54:00Z"/>
                    <w:rFonts w:asciiTheme="minorHAnsi" w:hAnsiTheme="minorHAnsi"/>
                    <w:b/>
                    <w:color w:val="000000" w:themeColor="text1"/>
                    <w:sz w:val="20"/>
                    <w:szCs w:val="20"/>
                  </w:rPr>
                </w:rPrChange>
              </w:rPr>
            </w:pPr>
            <w:del w:id="9227" w:author="Dr Mamadou SANOGO" w:date="2023-10-26T15:54:00Z">
              <w:r w:rsidRPr="00683B98" w:rsidDel="00561D9D">
                <w:rPr>
                  <w:rFonts w:asciiTheme="minorHAnsi" w:hAnsiTheme="minorHAnsi"/>
                  <w:b/>
                  <w:color w:val="FF0000"/>
                  <w:sz w:val="20"/>
                  <w:szCs w:val="20"/>
                  <w:rPrChange w:id="9228"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B73109" w:rsidR="00631BF4" w:rsidRPr="00683B98" w:rsidDel="00561D9D" w:rsidRDefault="00631BF4" w:rsidP="00F26652">
            <w:pPr>
              <w:tabs>
                <w:tab w:val="left" w:pos="567"/>
                <w:tab w:val="left" w:pos="1276"/>
                <w:tab w:val="left" w:pos="2127"/>
              </w:tabs>
              <w:spacing w:line="240" w:lineRule="auto"/>
              <w:rPr>
                <w:del w:id="9229" w:author="Dr Mamadou SANOGO" w:date="2023-10-26T15:54:00Z"/>
                <w:rFonts w:asciiTheme="minorHAnsi" w:hAnsiTheme="minorHAnsi"/>
                <w:bCs/>
                <w:color w:val="FF0000"/>
                <w:sz w:val="20"/>
                <w:szCs w:val="20"/>
                <w:rPrChange w:id="9230" w:author="Dr Mamadou SANOGO" w:date="2023-10-26T15:46:00Z">
                  <w:rPr>
                    <w:del w:id="9231" w:author="Dr Mamadou SANOGO" w:date="2023-10-26T15:54:00Z"/>
                    <w:rFonts w:asciiTheme="minorHAnsi" w:hAnsiTheme="minorHAnsi"/>
                    <w:bCs/>
                    <w:color w:val="000000" w:themeColor="text1"/>
                    <w:sz w:val="20"/>
                    <w:szCs w:val="20"/>
                  </w:rPr>
                </w:rPrChange>
              </w:rPr>
            </w:pPr>
            <w:del w:id="9232" w:author="Dr Mamadou SANOGO" w:date="2023-10-26T15:54:00Z">
              <w:r w:rsidRPr="00683B98" w:rsidDel="00561D9D">
                <w:rPr>
                  <w:rFonts w:asciiTheme="minorHAnsi" w:hAnsiTheme="minorHAnsi"/>
                  <w:bCs/>
                  <w:color w:val="FF0000"/>
                  <w:sz w:val="20"/>
                  <w:szCs w:val="20"/>
                  <w:rPrChange w:id="9233"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7B8B9820" w:rsidR="00631BF4" w:rsidRPr="00683B98" w:rsidDel="00561D9D" w:rsidRDefault="00631BF4" w:rsidP="00F26652">
            <w:pPr>
              <w:tabs>
                <w:tab w:val="left" w:pos="567"/>
                <w:tab w:val="left" w:pos="1276"/>
                <w:tab w:val="left" w:pos="2127"/>
              </w:tabs>
              <w:spacing w:line="240" w:lineRule="auto"/>
              <w:rPr>
                <w:del w:id="9234" w:author="Dr Mamadou SANOGO" w:date="2023-10-26T15:54:00Z"/>
                <w:rFonts w:asciiTheme="minorHAnsi" w:hAnsiTheme="minorHAnsi"/>
                <w:bCs/>
                <w:color w:val="FF0000"/>
                <w:sz w:val="20"/>
                <w:szCs w:val="20"/>
                <w:rPrChange w:id="9235" w:author="Dr Mamadou SANOGO" w:date="2023-10-26T15:46:00Z">
                  <w:rPr>
                    <w:del w:id="9236" w:author="Dr Mamadou SANOGO" w:date="2023-10-26T15:54:00Z"/>
                    <w:rFonts w:asciiTheme="minorHAnsi" w:hAnsiTheme="minorHAnsi"/>
                    <w:bCs/>
                    <w:color w:val="000000" w:themeColor="text1"/>
                    <w:sz w:val="20"/>
                    <w:szCs w:val="20"/>
                  </w:rPr>
                </w:rPrChange>
              </w:rPr>
            </w:pPr>
            <w:del w:id="9237" w:author="Dr Mamadou SANOGO" w:date="2023-10-26T15:54:00Z">
              <w:r w:rsidRPr="00683B98" w:rsidDel="00561D9D">
                <w:rPr>
                  <w:rFonts w:asciiTheme="minorHAnsi" w:hAnsiTheme="minorHAnsi"/>
                  <w:bCs/>
                  <w:color w:val="FF0000"/>
                  <w:sz w:val="20"/>
                  <w:szCs w:val="20"/>
                  <w:rPrChange w:id="9238"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0DB720D5" w:rsidR="00631BF4" w:rsidRPr="00683B98" w:rsidDel="00561D9D" w:rsidRDefault="00631BF4" w:rsidP="00F26652">
            <w:pPr>
              <w:tabs>
                <w:tab w:val="left" w:pos="567"/>
                <w:tab w:val="left" w:pos="1276"/>
                <w:tab w:val="left" w:pos="2127"/>
              </w:tabs>
              <w:spacing w:line="240" w:lineRule="auto"/>
              <w:jc w:val="center"/>
              <w:rPr>
                <w:del w:id="9239" w:author="Dr Mamadou SANOGO" w:date="2023-10-26T15:54:00Z"/>
                <w:rFonts w:asciiTheme="minorHAnsi" w:hAnsiTheme="minorHAnsi"/>
                <w:bCs/>
                <w:color w:val="FF0000"/>
                <w:sz w:val="20"/>
                <w:szCs w:val="20"/>
                <w:rPrChange w:id="9240" w:author="Dr Mamadou SANOGO" w:date="2023-10-26T15:46:00Z">
                  <w:rPr>
                    <w:del w:id="9241" w:author="Dr Mamadou SANOGO" w:date="2023-10-26T15:54:00Z"/>
                    <w:rFonts w:asciiTheme="minorHAnsi" w:hAnsiTheme="minorHAnsi"/>
                    <w:bCs/>
                    <w:color w:val="000000" w:themeColor="text1"/>
                    <w:sz w:val="20"/>
                    <w:szCs w:val="20"/>
                  </w:rPr>
                </w:rPrChange>
              </w:rPr>
            </w:pPr>
            <w:del w:id="9242" w:author="Dr Mamadou SANOGO" w:date="2023-10-26T15:54:00Z">
              <w:r w:rsidRPr="00683B98" w:rsidDel="00561D9D">
                <w:rPr>
                  <w:rFonts w:asciiTheme="minorHAnsi" w:hAnsiTheme="minorHAnsi"/>
                  <w:bCs/>
                  <w:color w:val="FF0000"/>
                  <w:sz w:val="20"/>
                  <w:szCs w:val="20"/>
                  <w:rPrChange w:id="9243"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73B4ACE8" w:rsidR="00631BF4" w:rsidRPr="00683B98" w:rsidDel="00561D9D" w:rsidRDefault="00631BF4" w:rsidP="00F26652">
            <w:pPr>
              <w:tabs>
                <w:tab w:val="left" w:pos="567"/>
                <w:tab w:val="left" w:pos="1276"/>
                <w:tab w:val="left" w:pos="2127"/>
              </w:tabs>
              <w:spacing w:line="240" w:lineRule="auto"/>
              <w:jc w:val="center"/>
              <w:rPr>
                <w:del w:id="9244" w:author="Dr Mamadou SANOGO" w:date="2023-10-26T15:54:00Z"/>
                <w:rFonts w:asciiTheme="minorHAnsi" w:hAnsiTheme="minorHAnsi"/>
                <w:bCs/>
                <w:color w:val="FF0000"/>
                <w:sz w:val="20"/>
                <w:szCs w:val="20"/>
                <w:rPrChange w:id="9245" w:author="Dr Mamadou SANOGO" w:date="2023-10-26T15:46:00Z">
                  <w:rPr>
                    <w:del w:id="9246" w:author="Dr Mamadou SANOGO" w:date="2023-10-26T15:54:00Z"/>
                    <w:rFonts w:asciiTheme="minorHAnsi" w:hAnsiTheme="minorHAnsi"/>
                    <w:bCs/>
                    <w:color w:val="000000" w:themeColor="text1"/>
                    <w:sz w:val="20"/>
                    <w:szCs w:val="20"/>
                  </w:rPr>
                </w:rPrChange>
              </w:rPr>
            </w:pPr>
            <w:del w:id="9247" w:author="Dr Mamadou SANOGO" w:date="2023-10-26T15:54:00Z">
              <w:r w:rsidRPr="00683B98" w:rsidDel="00561D9D">
                <w:rPr>
                  <w:rFonts w:asciiTheme="minorHAnsi" w:hAnsiTheme="minorHAnsi"/>
                  <w:bCs/>
                  <w:color w:val="FF0000"/>
                  <w:sz w:val="20"/>
                  <w:szCs w:val="20"/>
                  <w:rPrChange w:id="9248"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1F522A49" w:rsidR="00631BF4" w:rsidRPr="00683B98" w:rsidDel="00561D9D" w:rsidRDefault="00631BF4" w:rsidP="00F26652">
            <w:pPr>
              <w:spacing w:line="240" w:lineRule="auto"/>
              <w:rPr>
                <w:del w:id="9249" w:author="Dr Mamadou SANOGO" w:date="2023-10-26T15:54:00Z"/>
                <w:color w:val="FF0000"/>
                <w:sz w:val="20"/>
                <w:szCs w:val="20"/>
                <w:rPrChange w:id="9250" w:author="Dr Mamadou SANOGO" w:date="2023-10-26T15:46:00Z">
                  <w:rPr>
                    <w:del w:id="9251" w:author="Dr Mamadou SANOGO" w:date="2023-10-26T15:54:00Z"/>
                    <w:sz w:val="20"/>
                    <w:szCs w:val="20"/>
                  </w:rPr>
                </w:rPrChange>
              </w:rPr>
            </w:pPr>
            <w:del w:id="9252" w:author="Dr Mamadou SANOGO" w:date="2023-10-26T15:54:00Z">
              <w:r w:rsidRPr="00683B98" w:rsidDel="00561D9D">
                <w:rPr>
                  <w:rFonts w:asciiTheme="minorHAnsi" w:hAnsiTheme="minorHAnsi"/>
                  <w:bCs/>
                  <w:i/>
                  <w:color w:val="FF0000"/>
                  <w:sz w:val="20"/>
                  <w:szCs w:val="20"/>
                  <w:rPrChange w:id="9253"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0E8E1623" w:rsidR="00631BF4" w:rsidRPr="00683B98" w:rsidDel="00561D9D" w:rsidRDefault="00631BF4" w:rsidP="00F26652">
            <w:pPr>
              <w:spacing w:line="240" w:lineRule="auto"/>
              <w:rPr>
                <w:del w:id="9254" w:author="Dr Mamadou SANOGO" w:date="2023-10-26T15:54:00Z"/>
                <w:color w:val="FF0000"/>
                <w:sz w:val="20"/>
                <w:szCs w:val="20"/>
                <w:rPrChange w:id="9255" w:author="Dr Mamadou SANOGO" w:date="2023-10-26T15:46:00Z">
                  <w:rPr>
                    <w:del w:id="9256" w:author="Dr Mamadou SANOGO" w:date="2023-10-26T15:54:00Z"/>
                    <w:sz w:val="20"/>
                    <w:szCs w:val="20"/>
                  </w:rPr>
                </w:rPrChange>
              </w:rPr>
            </w:pPr>
            <w:del w:id="9257" w:author="Dr Mamadou SANOGO" w:date="2023-10-26T15:54:00Z">
              <w:r w:rsidRPr="00683B98" w:rsidDel="00561D9D">
                <w:rPr>
                  <w:rFonts w:asciiTheme="minorHAnsi" w:hAnsiTheme="minorHAnsi"/>
                  <w:bCs/>
                  <w:i/>
                  <w:color w:val="FF0000"/>
                  <w:sz w:val="20"/>
                  <w:szCs w:val="20"/>
                  <w:rPrChange w:id="925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69130B6D" w14:textId="7F7E21FE" w:rsidTr="00F26652">
        <w:trPr>
          <w:cantSplit/>
          <w:trHeight w:val="538"/>
          <w:del w:id="9259" w:author="Dr Mamadou SANOGO" w:date="2023-10-26T15:54:00Z"/>
        </w:trPr>
        <w:tc>
          <w:tcPr>
            <w:tcW w:w="797" w:type="pct"/>
            <w:vMerge/>
            <w:tcBorders>
              <w:left w:val="single" w:sz="4" w:space="0" w:color="auto"/>
              <w:bottom w:val="single" w:sz="4" w:space="0" w:color="auto"/>
              <w:right w:val="single" w:sz="4" w:space="0" w:color="auto"/>
            </w:tcBorders>
            <w:vAlign w:val="center"/>
          </w:tcPr>
          <w:p w14:paraId="233C4345" w14:textId="56FF28BB" w:rsidR="00631BF4" w:rsidRPr="00683B98" w:rsidDel="00561D9D" w:rsidRDefault="00631BF4" w:rsidP="00F26652">
            <w:pPr>
              <w:spacing w:line="240" w:lineRule="auto"/>
              <w:rPr>
                <w:del w:id="9260" w:author="Dr Mamadou SANOGO" w:date="2023-10-26T15:54:00Z"/>
                <w:rFonts w:asciiTheme="minorHAnsi" w:hAnsiTheme="minorHAnsi"/>
                <w:b/>
                <w:color w:val="FF0000"/>
                <w:sz w:val="20"/>
                <w:szCs w:val="20"/>
                <w:rPrChange w:id="9261" w:author="Dr Mamadou SANOGO" w:date="2023-10-26T15:46:00Z">
                  <w:rPr>
                    <w:del w:id="926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59ED6CA1" w14:textId="15CA8140" w:rsidR="00631BF4" w:rsidRPr="00683B98" w:rsidDel="00561D9D" w:rsidRDefault="00631BF4" w:rsidP="00F26652">
            <w:pPr>
              <w:spacing w:line="240" w:lineRule="auto"/>
              <w:jc w:val="center"/>
              <w:rPr>
                <w:del w:id="9263" w:author="Dr Mamadou SANOGO" w:date="2023-10-26T15:54:00Z"/>
                <w:rFonts w:asciiTheme="minorHAnsi" w:hAnsiTheme="minorHAnsi"/>
                <w:b/>
                <w:color w:val="FF0000"/>
                <w:sz w:val="20"/>
                <w:szCs w:val="20"/>
                <w:rPrChange w:id="9264" w:author="Dr Mamadou SANOGO" w:date="2023-10-26T15:46:00Z">
                  <w:rPr>
                    <w:del w:id="9265"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46D5008" w14:textId="14CD3CA2" w:rsidR="00631BF4" w:rsidRPr="00683B98" w:rsidDel="00561D9D" w:rsidRDefault="00631BF4" w:rsidP="00F26652">
            <w:pPr>
              <w:tabs>
                <w:tab w:val="left" w:pos="567"/>
                <w:tab w:val="left" w:pos="1276"/>
                <w:tab w:val="left" w:pos="2127"/>
              </w:tabs>
              <w:spacing w:line="240" w:lineRule="auto"/>
              <w:rPr>
                <w:del w:id="9266" w:author="Dr Mamadou SANOGO" w:date="2023-10-26T15:54:00Z"/>
                <w:rFonts w:asciiTheme="minorHAnsi" w:hAnsiTheme="minorHAnsi"/>
                <w:bCs/>
                <w:color w:val="FF0000"/>
                <w:sz w:val="20"/>
                <w:szCs w:val="20"/>
                <w:rPrChange w:id="9267" w:author="Dr Mamadou SANOGO" w:date="2023-10-26T15:46:00Z">
                  <w:rPr>
                    <w:del w:id="9268"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15C07769" w:rsidR="00631BF4" w:rsidRPr="00683B98" w:rsidDel="00561D9D" w:rsidRDefault="00631BF4" w:rsidP="00F26652">
            <w:pPr>
              <w:tabs>
                <w:tab w:val="left" w:pos="567"/>
                <w:tab w:val="left" w:pos="1276"/>
                <w:tab w:val="left" w:pos="2127"/>
              </w:tabs>
              <w:spacing w:line="240" w:lineRule="auto"/>
              <w:rPr>
                <w:del w:id="9269" w:author="Dr Mamadou SANOGO" w:date="2023-10-26T15:54:00Z"/>
                <w:rFonts w:asciiTheme="minorHAnsi" w:hAnsiTheme="minorHAnsi"/>
                <w:bCs/>
                <w:color w:val="FF0000"/>
                <w:sz w:val="20"/>
                <w:szCs w:val="20"/>
                <w:rPrChange w:id="9270" w:author="Dr Mamadou SANOGO" w:date="2023-10-26T15:46:00Z">
                  <w:rPr>
                    <w:del w:id="9271" w:author="Dr Mamadou SANOGO" w:date="2023-10-26T15:54:00Z"/>
                    <w:rFonts w:asciiTheme="minorHAnsi" w:hAnsiTheme="minorHAnsi"/>
                    <w:bCs/>
                    <w:color w:val="000000" w:themeColor="text1"/>
                    <w:sz w:val="20"/>
                    <w:szCs w:val="20"/>
                  </w:rPr>
                </w:rPrChange>
              </w:rPr>
            </w:pPr>
            <w:del w:id="9272" w:author="Dr Mamadou SANOGO" w:date="2023-10-26T15:54:00Z">
              <w:r w:rsidRPr="00683B98" w:rsidDel="00561D9D">
                <w:rPr>
                  <w:rFonts w:asciiTheme="minorHAnsi" w:hAnsiTheme="minorHAnsi"/>
                  <w:bCs/>
                  <w:color w:val="FF0000"/>
                  <w:sz w:val="20"/>
                  <w:szCs w:val="20"/>
                  <w:rPrChange w:id="9273"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24584B80" w:rsidR="00631BF4" w:rsidRPr="00683B98" w:rsidDel="00561D9D" w:rsidRDefault="00631BF4" w:rsidP="00F26652">
            <w:pPr>
              <w:tabs>
                <w:tab w:val="left" w:pos="567"/>
                <w:tab w:val="left" w:pos="1276"/>
                <w:tab w:val="left" w:pos="2127"/>
              </w:tabs>
              <w:spacing w:line="240" w:lineRule="auto"/>
              <w:jc w:val="center"/>
              <w:rPr>
                <w:del w:id="9274" w:author="Dr Mamadou SANOGO" w:date="2023-10-26T15:54:00Z"/>
                <w:rFonts w:asciiTheme="minorHAnsi" w:hAnsiTheme="minorHAnsi"/>
                <w:bCs/>
                <w:color w:val="FF0000"/>
                <w:sz w:val="20"/>
                <w:szCs w:val="20"/>
                <w:rPrChange w:id="9275" w:author="Dr Mamadou SANOGO" w:date="2023-10-26T15:46:00Z">
                  <w:rPr>
                    <w:del w:id="9276" w:author="Dr Mamadou SANOGO" w:date="2023-10-26T15:54:00Z"/>
                    <w:rFonts w:asciiTheme="minorHAnsi" w:hAnsiTheme="minorHAnsi"/>
                    <w:bCs/>
                    <w:color w:val="000000" w:themeColor="text1"/>
                    <w:sz w:val="20"/>
                    <w:szCs w:val="20"/>
                  </w:rPr>
                </w:rPrChange>
              </w:rPr>
            </w:pPr>
            <w:del w:id="9277" w:author="Dr Mamadou SANOGO" w:date="2023-10-26T15:54:00Z">
              <w:r w:rsidRPr="00683B98" w:rsidDel="00561D9D">
                <w:rPr>
                  <w:rFonts w:asciiTheme="minorHAnsi" w:hAnsiTheme="minorHAnsi"/>
                  <w:bCs/>
                  <w:color w:val="FF0000"/>
                  <w:sz w:val="20"/>
                  <w:szCs w:val="20"/>
                  <w:rPrChange w:id="9278"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6A553F18" w:rsidR="00631BF4" w:rsidRPr="00683B98" w:rsidDel="00561D9D" w:rsidRDefault="00631BF4" w:rsidP="00F26652">
            <w:pPr>
              <w:tabs>
                <w:tab w:val="left" w:pos="567"/>
                <w:tab w:val="left" w:pos="1276"/>
                <w:tab w:val="left" w:pos="2127"/>
              </w:tabs>
              <w:spacing w:line="240" w:lineRule="auto"/>
              <w:jc w:val="center"/>
              <w:rPr>
                <w:del w:id="9279" w:author="Dr Mamadou SANOGO" w:date="2023-10-26T15:54:00Z"/>
                <w:rFonts w:asciiTheme="minorHAnsi" w:hAnsiTheme="minorHAnsi"/>
                <w:bCs/>
                <w:color w:val="FF0000"/>
                <w:sz w:val="20"/>
                <w:szCs w:val="20"/>
                <w:rPrChange w:id="9280" w:author="Dr Mamadou SANOGO" w:date="2023-10-26T15:46:00Z">
                  <w:rPr>
                    <w:del w:id="9281"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645A04D7" w14:textId="63627480" w:rsidR="00631BF4" w:rsidRPr="00683B98" w:rsidDel="00561D9D" w:rsidRDefault="00631BF4" w:rsidP="00F26652">
            <w:pPr>
              <w:spacing w:line="240" w:lineRule="auto"/>
              <w:rPr>
                <w:del w:id="9282" w:author="Dr Mamadou SANOGO" w:date="2023-10-26T15:54:00Z"/>
                <w:rFonts w:asciiTheme="minorHAnsi" w:hAnsiTheme="minorHAnsi"/>
                <w:bCs/>
                <w:i/>
                <w:color w:val="FF0000"/>
                <w:sz w:val="20"/>
                <w:szCs w:val="20"/>
                <w:rPrChange w:id="9283" w:author="Dr Mamadou SANOGO" w:date="2023-10-26T15:46:00Z">
                  <w:rPr>
                    <w:del w:id="9284"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6C7895AD" w14:textId="531C4B35" w:rsidR="00631BF4" w:rsidRPr="00683B98" w:rsidDel="00561D9D" w:rsidRDefault="00631BF4" w:rsidP="00F26652">
            <w:pPr>
              <w:spacing w:line="240" w:lineRule="auto"/>
              <w:rPr>
                <w:del w:id="9285" w:author="Dr Mamadou SANOGO" w:date="2023-10-26T15:54:00Z"/>
                <w:rFonts w:asciiTheme="minorHAnsi" w:hAnsiTheme="minorHAnsi"/>
                <w:bCs/>
                <w:i/>
                <w:color w:val="FF0000"/>
                <w:sz w:val="20"/>
                <w:szCs w:val="20"/>
                <w:rPrChange w:id="9286" w:author="Dr Mamadou SANOGO" w:date="2023-10-26T15:46:00Z">
                  <w:rPr>
                    <w:del w:id="9287" w:author="Dr Mamadou SANOGO" w:date="2023-10-26T15:54:00Z"/>
                    <w:rFonts w:asciiTheme="minorHAnsi" w:hAnsiTheme="minorHAnsi"/>
                    <w:bCs/>
                    <w:i/>
                    <w:color w:val="000000" w:themeColor="text1"/>
                    <w:sz w:val="20"/>
                    <w:szCs w:val="20"/>
                  </w:rPr>
                </w:rPrChange>
              </w:rPr>
            </w:pPr>
          </w:p>
        </w:tc>
      </w:tr>
      <w:tr w:rsidR="00683B98" w:rsidRPr="00683B98" w:rsidDel="00561D9D" w14:paraId="527D39F4" w14:textId="6CE3CD21" w:rsidTr="00F26652">
        <w:trPr>
          <w:cantSplit/>
          <w:trHeight w:val="20"/>
          <w:del w:id="9288"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1AAA3EEC" w14:textId="66E424E9" w:rsidR="00631BF4" w:rsidRPr="00683B98" w:rsidDel="00561D9D" w:rsidRDefault="00631BF4" w:rsidP="00F26652">
            <w:pPr>
              <w:spacing w:line="240" w:lineRule="auto"/>
              <w:rPr>
                <w:del w:id="9289" w:author="Dr Mamadou SANOGO" w:date="2023-10-26T15:54:00Z"/>
                <w:rFonts w:asciiTheme="minorHAnsi" w:hAnsiTheme="minorHAnsi"/>
                <w:b/>
                <w:color w:val="FF0000"/>
                <w:sz w:val="20"/>
                <w:szCs w:val="20"/>
                <w:lang w:val="en-US"/>
                <w:rPrChange w:id="9290" w:author="Dr Mamadou SANOGO" w:date="2023-10-26T15:46:00Z">
                  <w:rPr>
                    <w:del w:id="9291" w:author="Dr Mamadou SANOGO" w:date="2023-10-26T15:54:00Z"/>
                    <w:rFonts w:asciiTheme="minorHAnsi" w:hAnsiTheme="minorHAnsi"/>
                    <w:b/>
                    <w:color w:val="000000" w:themeColor="text1"/>
                    <w:sz w:val="20"/>
                    <w:szCs w:val="20"/>
                    <w:lang w:val="en-US"/>
                  </w:rPr>
                </w:rPrChange>
              </w:rPr>
            </w:pPr>
            <w:del w:id="9292" w:author="Dr Mamadou SANOGO" w:date="2023-10-26T15:54:00Z">
              <w:r w:rsidRPr="00683B98" w:rsidDel="00561D9D">
                <w:rPr>
                  <w:rFonts w:asciiTheme="minorHAnsi" w:hAnsiTheme="minorHAnsi"/>
                  <w:b/>
                  <w:bCs/>
                  <w:color w:val="FF0000"/>
                  <w:sz w:val="20"/>
                  <w:szCs w:val="20"/>
                  <w:lang w:val="en-US"/>
                  <w:rPrChange w:id="9293" w:author="Dr Mamadou SANOGO" w:date="2023-10-26T15:46:00Z">
                    <w:rPr>
                      <w:rFonts w:asciiTheme="minorHAnsi" w:hAnsiTheme="minorHAnsi"/>
                      <w:b/>
                      <w:bCs/>
                      <w:color w:val="000000" w:themeColor="text1"/>
                      <w:sz w:val="20"/>
                      <w:szCs w:val="20"/>
                      <w:lang w:val="en-US"/>
                    </w:rPr>
                  </w:rPrChange>
                </w:rPr>
                <w:delText>TEE2303</w:delText>
              </w:r>
            </w:del>
          </w:p>
          <w:p w14:paraId="103CB3E9" w14:textId="2BFCFCE5" w:rsidR="00631BF4" w:rsidRPr="00683B98" w:rsidDel="00561D9D" w:rsidRDefault="00631BF4" w:rsidP="00F26652">
            <w:pPr>
              <w:spacing w:line="240" w:lineRule="auto"/>
              <w:rPr>
                <w:del w:id="9294" w:author="Dr Mamadou SANOGO" w:date="2023-10-26T15:54:00Z"/>
                <w:rFonts w:asciiTheme="minorHAnsi" w:hAnsiTheme="minorHAnsi"/>
                <w:b/>
                <w:color w:val="FF0000"/>
                <w:sz w:val="20"/>
                <w:szCs w:val="20"/>
                <w:rPrChange w:id="9295" w:author="Dr Mamadou SANOGO" w:date="2023-10-26T15:46:00Z">
                  <w:rPr>
                    <w:del w:id="9296" w:author="Dr Mamadou SANOGO" w:date="2023-10-26T15:54:00Z"/>
                    <w:rFonts w:asciiTheme="minorHAnsi" w:hAnsiTheme="minorHAnsi"/>
                    <w:b/>
                    <w:color w:val="000000" w:themeColor="text1"/>
                    <w:sz w:val="20"/>
                    <w:szCs w:val="20"/>
                  </w:rPr>
                </w:rPrChange>
              </w:rPr>
            </w:pPr>
            <w:del w:id="9297" w:author="Dr Mamadou SANOGO" w:date="2023-10-26T15:54:00Z">
              <w:r w:rsidRPr="00683B98" w:rsidDel="00561D9D">
                <w:rPr>
                  <w:rFonts w:asciiTheme="minorHAnsi" w:hAnsiTheme="minorHAnsi"/>
                  <w:b/>
                  <w:color w:val="FF0000"/>
                  <w:sz w:val="20"/>
                  <w:szCs w:val="20"/>
                  <w:rPrChange w:id="9298"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4B49CD3B" w:rsidR="00631BF4" w:rsidRPr="00683B98" w:rsidDel="00561D9D" w:rsidRDefault="00631BF4" w:rsidP="00F26652">
            <w:pPr>
              <w:spacing w:line="240" w:lineRule="auto"/>
              <w:jc w:val="center"/>
              <w:rPr>
                <w:del w:id="9299" w:author="Dr Mamadou SANOGO" w:date="2023-10-26T15:54:00Z"/>
                <w:rFonts w:asciiTheme="minorHAnsi" w:hAnsiTheme="minorHAnsi"/>
                <w:b/>
                <w:color w:val="FF0000"/>
                <w:sz w:val="20"/>
                <w:szCs w:val="20"/>
                <w:rPrChange w:id="9300" w:author="Dr Mamadou SANOGO" w:date="2023-10-26T15:46:00Z">
                  <w:rPr>
                    <w:del w:id="9301" w:author="Dr Mamadou SANOGO" w:date="2023-10-26T15:54:00Z"/>
                    <w:rFonts w:asciiTheme="minorHAnsi" w:hAnsiTheme="minorHAnsi"/>
                    <w:b/>
                    <w:color w:val="000000" w:themeColor="text1"/>
                    <w:sz w:val="20"/>
                    <w:szCs w:val="20"/>
                  </w:rPr>
                </w:rPrChange>
              </w:rPr>
            </w:pPr>
            <w:del w:id="9302" w:author="Dr Mamadou SANOGO" w:date="2023-10-26T15:54:00Z">
              <w:r w:rsidRPr="00683B98" w:rsidDel="00561D9D">
                <w:rPr>
                  <w:rFonts w:asciiTheme="minorHAnsi" w:hAnsiTheme="minorHAnsi"/>
                  <w:b/>
                  <w:color w:val="FF0000"/>
                  <w:sz w:val="20"/>
                  <w:szCs w:val="20"/>
                  <w:rPrChange w:id="9303"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3602772E" w:rsidR="00631BF4" w:rsidRPr="00683B98" w:rsidDel="00561D9D" w:rsidRDefault="00631BF4" w:rsidP="00F26652">
            <w:pPr>
              <w:tabs>
                <w:tab w:val="left" w:pos="567"/>
                <w:tab w:val="left" w:pos="1276"/>
                <w:tab w:val="left" w:pos="2127"/>
              </w:tabs>
              <w:spacing w:line="240" w:lineRule="auto"/>
              <w:rPr>
                <w:del w:id="9304" w:author="Dr Mamadou SANOGO" w:date="2023-10-26T15:54:00Z"/>
                <w:rFonts w:asciiTheme="minorHAnsi" w:hAnsiTheme="minorHAnsi"/>
                <w:bCs/>
                <w:color w:val="FF0000"/>
                <w:sz w:val="20"/>
                <w:szCs w:val="20"/>
                <w:rPrChange w:id="9305" w:author="Dr Mamadou SANOGO" w:date="2023-10-26T15:46:00Z">
                  <w:rPr>
                    <w:del w:id="9306" w:author="Dr Mamadou SANOGO" w:date="2023-10-26T15:54:00Z"/>
                    <w:rFonts w:asciiTheme="minorHAnsi" w:hAnsiTheme="minorHAnsi"/>
                    <w:bCs/>
                    <w:color w:val="000000" w:themeColor="text1"/>
                    <w:sz w:val="20"/>
                    <w:szCs w:val="20"/>
                  </w:rPr>
                </w:rPrChange>
              </w:rPr>
            </w:pPr>
            <w:del w:id="9307" w:author="Dr Mamadou SANOGO" w:date="2023-10-26T15:54:00Z">
              <w:r w:rsidRPr="00683B98" w:rsidDel="00561D9D">
                <w:rPr>
                  <w:rFonts w:asciiTheme="minorHAnsi" w:hAnsiTheme="minorHAnsi"/>
                  <w:bCs/>
                  <w:color w:val="FF0000"/>
                  <w:sz w:val="20"/>
                  <w:szCs w:val="20"/>
                  <w:rPrChange w:id="9308"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6283056F" w:rsidR="00631BF4" w:rsidRPr="00683B98" w:rsidDel="00561D9D" w:rsidRDefault="00631BF4" w:rsidP="00F26652">
            <w:pPr>
              <w:tabs>
                <w:tab w:val="left" w:pos="567"/>
                <w:tab w:val="left" w:pos="1276"/>
                <w:tab w:val="left" w:pos="2127"/>
              </w:tabs>
              <w:spacing w:line="240" w:lineRule="auto"/>
              <w:rPr>
                <w:del w:id="9309" w:author="Dr Mamadou SANOGO" w:date="2023-10-26T15:54:00Z"/>
                <w:rFonts w:asciiTheme="minorHAnsi" w:hAnsiTheme="minorHAnsi"/>
                <w:bCs/>
                <w:color w:val="FF0000"/>
                <w:sz w:val="20"/>
                <w:szCs w:val="20"/>
                <w:rPrChange w:id="9310" w:author="Dr Mamadou SANOGO" w:date="2023-10-26T15:46:00Z">
                  <w:rPr>
                    <w:del w:id="9311" w:author="Dr Mamadou SANOGO" w:date="2023-10-26T15:54:00Z"/>
                    <w:rFonts w:asciiTheme="minorHAnsi" w:hAnsiTheme="minorHAnsi"/>
                    <w:bCs/>
                    <w:color w:val="000000" w:themeColor="text1"/>
                    <w:sz w:val="20"/>
                    <w:szCs w:val="20"/>
                  </w:rPr>
                </w:rPrChange>
              </w:rPr>
            </w:pPr>
            <w:del w:id="9312" w:author="Dr Mamadou SANOGO" w:date="2023-10-26T15:54:00Z">
              <w:r w:rsidRPr="00683B98" w:rsidDel="00561D9D">
                <w:rPr>
                  <w:rFonts w:asciiTheme="minorHAnsi" w:hAnsiTheme="minorHAnsi"/>
                  <w:bCs/>
                  <w:color w:val="FF0000"/>
                  <w:sz w:val="20"/>
                  <w:szCs w:val="20"/>
                  <w:rPrChange w:id="9313"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29333735" w:rsidR="00631BF4" w:rsidRPr="00683B98" w:rsidDel="00561D9D" w:rsidRDefault="00631BF4" w:rsidP="00F26652">
            <w:pPr>
              <w:tabs>
                <w:tab w:val="left" w:pos="567"/>
                <w:tab w:val="left" w:pos="1276"/>
                <w:tab w:val="left" w:pos="2127"/>
              </w:tabs>
              <w:spacing w:line="240" w:lineRule="auto"/>
              <w:jc w:val="center"/>
              <w:rPr>
                <w:del w:id="9314" w:author="Dr Mamadou SANOGO" w:date="2023-10-26T15:54:00Z"/>
                <w:rFonts w:asciiTheme="minorHAnsi" w:hAnsiTheme="minorHAnsi"/>
                <w:bCs/>
                <w:color w:val="FF0000"/>
                <w:sz w:val="20"/>
                <w:szCs w:val="20"/>
                <w:rPrChange w:id="9315" w:author="Dr Mamadou SANOGO" w:date="2023-10-26T15:46:00Z">
                  <w:rPr>
                    <w:del w:id="9316" w:author="Dr Mamadou SANOGO" w:date="2023-10-26T15:54:00Z"/>
                    <w:rFonts w:asciiTheme="minorHAnsi" w:hAnsiTheme="minorHAnsi"/>
                    <w:bCs/>
                    <w:color w:val="000000" w:themeColor="text1"/>
                    <w:sz w:val="20"/>
                    <w:szCs w:val="20"/>
                  </w:rPr>
                </w:rPrChange>
              </w:rPr>
            </w:pPr>
            <w:del w:id="9317" w:author="Dr Mamadou SANOGO" w:date="2023-10-26T15:54:00Z">
              <w:r w:rsidRPr="00683B98" w:rsidDel="00561D9D">
                <w:rPr>
                  <w:rFonts w:asciiTheme="minorHAnsi" w:hAnsiTheme="minorHAnsi"/>
                  <w:bCs/>
                  <w:color w:val="FF0000"/>
                  <w:sz w:val="20"/>
                  <w:szCs w:val="20"/>
                  <w:rPrChange w:id="9318"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0A4B39F4" w:rsidR="00631BF4" w:rsidRPr="00683B98" w:rsidDel="00561D9D" w:rsidRDefault="00631BF4" w:rsidP="00F26652">
            <w:pPr>
              <w:tabs>
                <w:tab w:val="left" w:pos="567"/>
                <w:tab w:val="left" w:pos="1276"/>
                <w:tab w:val="left" w:pos="2127"/>
              </w:tabs>
              <w:spacing w:line="240" w:lineRule="auto"/>
              <w:jc w:val="center"/>
              <w:rPr>
                <w:del w:id="9319" w:author="Dr Mamadou SANOGO" w:date="2023-10-26T15:54:00Z"/>
                <w:rFonts w:asciiTheme="minorHAnsi" w:hAnsiTheme="minorHAnsi"/>
                <w:bCs/>
                <w:color w:val="FF0000"/>
                <w:sz w:val="20"/>
                <w:szCs w:val="20"/>
                <w:rPrChange w:id="9320" w:author="Dr Mamadou SANOGO" w:date="2023-10-26T15:46:00Z">
                  <w:rPr>
                    <w:del w:id="9321" w:author="Dr Mamadou SANOGO" w:date="2023-10-26T15:54:00Z"/>
                    <w:rFonts w:asciiTheme="minorHAnsi" w:hAnsiTheme="minorHAnsi"/>
                    <w:bCs/>
                    <w:color w:val="000000" w:themeColor="text1"/>
                    <w:sz w:val="20"/>
                    <w:szCs w:val="20"/>
                  </w:rPr>
                </w:rPrChange>
              </w:rPr>
            </w:pPr>
            <w:del w:id="9322" w:author="Dr Mamadou SANOGO" w:date="2023-10-26T15:54:00Z">
              <w:r w:rsidRPr="00683B98" w:rsidDel="00561D9D">
                <w:rPr>
                  <w:rFonts w:asciiTheme="minorHAnsi" w:hAnsiTheme="minorHAnsi"/>
                  <w:bCs/>
                  <w:color w:val="FF0000"/>
                  <w:sz w:val="20"/>
                  <w:szCs w:val="20"/>
                  <w:rPrChange w:id="9323"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7202BC42" w:rsidR="00631BF4" w:rsidRPr="00683B98" w:rsidDel="00561D9D" w:rsidRDefault="00631BF4" w:rsidP="00F26652">
            <w:pPr>
              <w:spacing w:line="240" w:lineRule="auto"/>
              <w:rPr>
                <w:del w:id="9324" w:author="Dr Mamadou SANOGO" w:date="2023-10-26T15:54:00Z"/>
                <w:color w:val="FF0000"/>
                <w:sz w:val="20"/>
                <w:szCs w:val="20"/>
                <w:rPrChange w:id="9325" w:author="Dr Mamadou SANOGO" w:date="2023-10-26T15:46:00Z">
                  <w:rPr>
                    <w:del w:id="9326" w:author="Dr Mamadou SANOGO" w:date="2023-10-26T15:54:00Z"/>
                    <w:sz w:val="20"/>
                    <w:szCs w:val="20"/>
                  </w:rPr>
                </w:rPrChange>
              </w:rPr>
            </w:pPr>
            <w:del w:id="9327" w:author="Dr Mamadou SANOGO" w:date="2023-10-26T15:54:00Z">
              <w:r w:rsidRPr="00683B98" w:rsidDel="00561D9D">
                <w:rPr>
                  <w:rFonts w:asciiTheme="minorHAnsi" w:hAnsiTheme="minorHAnsi"/>
                  <w:bCs/>
                  <w:i/>
                  <w:color w:val="FF0000"/>
                  <w:sz w:val="20"/>
                  <w:szCs w:val="20"/>
                  <w:rPrChange w:id="9328"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20E42ECA" w:rsidR="00631BF4" w:rsidRPr="00683B98" w:rsidDel="00561D9D" w:rsidRDefault="00631BF4" w:rsidP="00F26652">
            <w:pPr>
              <w:spacing w:line="240" w:lineRule="auto"/>
              <w:rPr>
                <w:del w:id="9329" w:author="Dr Mamadou SANOGO" w:date="2023-10-26T15:54:00Z"/>
                <w:color w:val="FF0000"/>
                <w:sz w:val="20"/>
                <w:szCs w:val="20"/>
                <w:rPrChange w:id="9330" w:author="Dr Mamadou SANOGO" w:date="2023-10-26T15:46:00Z">
                  <w:rPr>
                    <w:del w:id="9331" w:author="Dr Mamadou SANOGO" w:date="2023-10-26T15:54:00Z"/>
                    <w:sz w:val="20"/>
                    <w:szCs w:val="20"/>
                  </w:rPr>
                </w:rPrChange>
              </w:rPr>
            </w:pPr>
            <w:del w:id="9332" w:author="Dr Mamadou SANOGO" w:date="2023-10-26T15:54:00Z">
              <w:r w:rsidRPr="00683B98" w:rsidDel="00561D9D">
                <w:rPr>
                  <w:rFonts w:asciiTheme="minorHAnsi" w:hAnsiTheme="minorHAnsi"/>
                  <w:bCs/>
                  <w:i/>
                  <w:color w:val="FF0000"/>
                  <w:sz w:val="20"/>
                  <w:szCs w:val="20"/>
                  <w:rPrChange w:id="9333"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93632D9" w14:textId="084F0063" w:rsidTr="00F26652">
        <w:trPr>
          <w:cantSplit/>
          <w:trHeight w:val="598"/>
          <w:del w:id="9334" w:author="Dr Mamadou SANOGO" w:date="2023-10-26T15:54:00Z"/>
        </w:trPr>
        <w:tc>
          <w:tcPr>
            <w:tcW w:w="797" w:type="pct"/>
            <w:vMerge/>
            <w:tcBorders>
              <w:left w:val="single" w:sz="4" w:space="0" w:color="auto"/>
              <w:right w:val="single" w:sz="4" w:space="0" w:color="auto"/>
            </w:tcBorders>
            <w:vAlign w:val="center"/>
          </w:tcPr>
          <w:p w14:paraId="29252447" w14:textId="7A414B58" w:rsidR="00631BF4" w:rsidRPr="00683B98" w:rsidDel="00561D9D" w:rsidRDefault="00631BF4" w:rsidP="00F26652">
            <w:pPr>
              <w:spacing w:line="240" w:lineRule="auto"/>
              <w:rPr>
                <w:del w:id="9335" w:author="Dr Mamadou SANOGO" w:date="2023-10-26T15:54:00Z"/>
                <w:rFonts w:asciiTheme="minorHAnsi" w:hAnsiTheme="minorHAnsi"/>
                <w:b/>
                <w:color w:val="FF0000"/>
                <w:sz w:val="20"/>
                <w:szCs w:val="20"/>
                <w:rPrChange w:id="9336" w:author="Dr Mamadou SANOGO" w:date="2023-10-26T15:46:00Z">
                  <w:rPr>
                    <w:del w:id="933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10ED7B15" w14:textId="35F45F96" w:rsidR="00631BF4" w:rsidRPr="00683B98" w:rsidDel="00561D9D" w:rsidRDefault="00631BF4" w:rsidP="00F26652">
            <w:pPr>
              <w:spacing w:line="240" w:lineRule="auto"/>
              <w:jc w:val="center"/>
              <w:rPr>
                <w:del w:id="9338" w:author="Dr Mamadou SANOGO" w:date="2023-10-26T15:54:00Z"/>
                <w:rFonts w:asciiTheme="minorHAnsi" w:hAnsiTheme="minorHAnsi"/>
                <w:b/>
                <w:color w:val="FF0000"/>
                <w:sz w:val="20"/>
                <w:szCs w:val="20"/>
                <w:rPrChange w:id="9339" w:author="Dr Mamadou SANOGO" w:date="2023-10-26T15:46:00Z">
                  <w:rPr>
                    <w:del w:id="934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1978C74" w14:textId="7B03D7A1" w:rsidR="00631BF4" w:rsidRPr="00683B98" w:rsidDel="00561D9D" w:rsidRDefault="00631BF4" w:rsidP="00F26652">
            <w:pPr>
              <w:tabs>
                <w:tab w:val="left" w:pos="567"/>
                <w:tab w:val="left" w:pos="1276"/>
                <w:tab w:val="left" w:pos="2127"/>
              </w:tabs>
              <w:spacing w:line="240" w:lineRule="auto"/>
              <w:rPr>
                <w:del w:id="9341" w:author="Dr Mamadou SANOGO" w:date="2023-10-26T15:54:00Z"/>
                <w:rFonts w:asciiTheme="minorHAnsi" w:hAnsiTheme="minorHAnsi"/>
                <w:bCs/>
                <w:color w:val="FF0000"/>
                <w:sz w:val="20"/>
                <w:szCs w:val="20"/>
                <w:rPrChange w:id="9342" w:author="Dr Mamadou SANOGO" w:date="2023-10-26T15:46:00Z">
                  <w:rPr>
                    <w:del w:id="9343"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2DF3FDFB" w14:textId="4C570753" w:rsidR="00631BF4" w:rsidRPr="00683B98" w:rsidDel="00561D9D" w:rsidRDefault="00631BF4" w:rsidP="00F26652">
            <w:pPr>
              <w:tabs>
                <w:tab w:val="left" w:pos="567"/>
                <w:tab w:val="left" w:pos="1276"/>
                <w:tab w:val="left" w:pos="2127"/>
              </w:tabs>
              <w:spacing w:line="240" w:lineRule="auto"/>
              <w:rPr>
                <w:del w:id="9344" w:author="Dr Mamadou SANOGO" w:date="2023-10-26T15:54:00Z"/>
                <w:rFonts w:asciiTheme="minorHAnsi" w:hAnsiTheme="minorHAnsi"/>
                <w:bCs/>
                <w:color w:val="FF0000"/>
                <w:sz w:val="20"/>
                <w:szCs w:val="20"/>
                <w:rPrChange w:id="9345" w:author="Dr Mamadou SANOGO" w:date="2023-10-26T15:46:00Z">
                  <w:rPr>
                    <w:del w:id="9346" w:author="Dr Mamadou SANOGO" w:date="2023-10-26T15:54:00Z"/>
                    <w:rFonts w:asciiTheme="minorHAnsi" w:hAnsiTheme="minorHAnsi"/>
                    <w:bCs/>
                    <w:color w:val="000000" w:themeColor="text1"/>
                    <w:sz w:val="20"/>
                    <w:szCs w:val="20"/>
                  </w:rPr>
                </w:rPrChange>
              </w:rPr>
            </w:pPr>
            <w:del w:id="9347" w:author="Dr Mamadou SANOGO" w:date="2023-10-26T15:54:00Z">
              <w:r w:rsidRPr="00683B98" w:rsidDel="00561D9D">
                <w:rPr>
                  <w:rFonts w:asciiTheme="minorHAnsi" w:hAnsiTheme="minorHAnsi"/>
                  <w:bCs/>
                  <w:color w:val="FF0000"/>
                  <w:sz w:val="20"/>
                  <w:szCs w:val="20"/>
                  <w:rPrChange w:id="9348"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1E4A7F5A" w:rsidR="00631BF4" w:rsidRPr="00683B98" w:rsidDel="00561D9D" w:rsidRDefault="00631BF4" w:rsidP="00F26652">
            <w:pPr>
              <w:tabs>
                <w:tab w:val="left" w:pos="567"/>
                <w:tab w:val="left" w:pos="1276"/>
                <w:tab w:val="left" w:pos="2127"/>
              </w:tabs>
              <w:spacing w:line="240" w:lineRule="auto"/>
              <w:jc w:val="center"/>
              <w:rPr>
                <w:del w:id="9349" w:author="Dr Mamadou SANOGO" w:date="2023-10-26T15:54:00Z"/>
                <w:rFonts w:asciiTheme="minorHAnsi" w:hAnsiTheme="minorHAnsi"/>
                <w:bCs/>
                <w:color w:val="FF0000"/>
                <w:sz w:val="20"/>
                <w:szCs w:val="20"/>
                <w:rPrChange w:id="9350" w:author="Dr Mamadou SANOGO" w:date="2023-10-26T15:46:00Z">
                  <w:rPr>
                    <w:del w:id="9351" w:author="Dr Mamadou SANOGO" w:date="2023-10-26T15:54:00Z"/>
                    <w:rFonts w:asciiTheme="minorHAnsi" w:hAnsiTheme="minorHAnsi"/>
                    <w:bCs/>
                    <w:color w:val="000000" w:themeColor="text1"/>
                    <w:sz w:val="20"/>
                    <w:szCs w:val="20"/>
                  </w:rPr>
                </w:rPrChange>
              </w:rPr>
            </w:pPr>
            <w:del w:id="9352" w:author="Dr Mamadou SANOGO" w:date="2023-10-26T15:54:00Z">
              <w:r w:rsidRPr="00683B98" w:rsidDel="00561D9D">
                <w:rPr>
                  <w:rFonts w:asciiTheme="minorHAnsi" w:hAnsiTheme="minorHAnsi"/>
                  <w:bCs/>
                  <w:color w:val="FF0000"/>
                  <w:sz w:val="20"/>
                  <w:szCs w:val="20"/>
                  <w:rPrChange w:id="9353"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2B0466BB" w:rsidR="00631BF4" w:rsidRPr="00683B98" w:rsidDel="00561D9D" w:rsidRDefault="00631BF4" w:rsidP="00F26652">
            <w:pPr>
              <w:tabs>
                <w:tab w:val="left" w:pos="567"/>
                <w:tab w:val="left" w:pos="1276"/>
                <w:tab w:val="left" w:pos="2127"/>
              </w:tabs>
              <w:spacing w:line="240" w:lineRule="auto"/>
              <w:jc w:val="center"/>
              <w:rPr>
                <w:del w:id="9354" w:author="Dr Mamadou SANOGO" w:date="2023-10-26T15:54:00Z"/>
                <w:rFonts w:asciiTheme="minorHAnsi" w:hAnsiTheme="minorHAnsi"/>
                <w:bCs/>
                <w:color w:val="FF0000"/>
                <w:sz w:val="20"/>
                <w:szCs w:val="20"/>
                <w:rPrChange w:id="9355" w:author="Dr Mamadou SANOGO" w:date="2023-10-26T15:46:00Z">
                  <w:rPr>
                    <w:del w:id="9356"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FD7514A" w14:textId="62E5CEE6" w:rsidR="00631BF4" w:rsidRPr="00683B98" w:rsidDel="00561D9D" w:rsidRDefault="00631BF4" w:rsidP="00F26652">
            <w:pPr>
              <w:tabs>
                <w:tab w:val="left" w:pos="567"/>
                <w:tab w:val="left" w:pos="1276"/>
                <w:tab w:val="left" w:pos="2127"/>
              </w:tabs>
              <w:spacing w:line="240" w:lineRule="auto"/>
              <w:rPr>
                <w:del w:id="9357" w:author="Dr Mamadou SANOGO" w:date="2023-10-26T15:54:00Z"/>
                <w:rFonts w:asciiTheme="minorHAnsi" w:hAnsiTheme="minorHAnsi"/>
                <w:bCs/>
                <w:i/>
                <w:color w:val="FF0000"/>
                <w:sz w:val="20"/>
                <w:szCs w:val="20"/>
                <w:rPrChange w:id="9358" w:author="Dr Mamadou SANOGO" w:date="2023-10-26T15:46:00Z">
                  <w:rPr>
                    <w:del w:id="9359"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025670E8" w14:textId="253F4BE3" w:rsidR="00631BF4" w:rsidRPr="00683B98" w:rsidDel="00561D9D" w:rsidRDefault="00631BF4" w:rsidP="00F26652">
            <w:pPr>
              <w:tabs>
                <w:tab w:val="left" w:pos="567"/>
                <w:tab w:val="left" w:pos="1276"/>
                <w:tab w:val="left" w:pos="2127"/>
              </w:tabs>
              <w:spacing w:line="240" w:lineRule="auto"/>
              <w:rPr>
                <w:del w:id="9360" w:author="Dr Mamadou SANOGO" w:date="2023-10-26T15:54:00Z"/>
                <w:rFonts w:asciiTheme="minorHAnsi" w:hAnsiTheme="minorHAnsi"/>
                <w:bCs/>
                <w:i/>
                <w:color w:val="FF0000"/>
                <w:sz w:val="20"/>
                <w:szCs w:val="20"/>
                <w:rPrChange w:id="9361" w:author="Dr Mamadou SANOGO" w:date="2023-10-26T15:46:00Z">
                  <w:rPr>
                    <w:del w:id="9362" w:author="Dr Mamadou SANOGO" w:date="2023-10-26T15:54:00Z"/>
                    <w:rFonts w:asciiTheme="minorHAnsi" w:hAnsiTheme="minorHAnsi"/>
                    <w:bCs/>
                    <w:i/>
                    <w:color w:val="000000" w:themeColor="text1"/>
                    <w:sz w:val="20"/>
                    <w:szCs w:val="20"/>
                  </w:rPr>
                </w:rPrChange>
              </w:rPr>
            </w:pPr>
          </w:p>
        </w:tc>
      </w:tr>
      <w:tr w:rsidR="00683B98" w:rsidRPr="00683B98" w:rsidDel="00561D9D" w14:paraId="04B977C4" w14:textId="0E68DD29" w:rsidTr="00F26652">
        <w:trPr>
          <w:cantSplit/>
          <w:trHeight w:val="204"/>
          <w:del w:id="9363" w:author="Dr Mamadou SANOGO" w:date="2023-10-26T15:54:00Z"/>
        </w:trPr>
        <w:tc>
          <w:tcPr>
            <w:tcW w:w="797" w:type="pct"/>
            <w:vMerge/>
            <w:tcBorders>
              <w:left w:val="single" w:sz="4" w:space="0" w:color="auto"/>
              <w:right w:val="single" w:sz="4" w:space="0" w:color="auto"/>
            </w:tcBorders>
            <w:vAlign w:val="center"/>
          </w:tcPr>
          <w:p w14:paraId="3F497C03" w14:textId="59CE7CED" w:rsidR="00631BF4" w:rsidRPr="00683B98" w:rsidDel="00561D9D" w:rsidRDefault="00631BF4" w:rsidP="00F26652">
            <w:pPr>
              <w:spacing w:line="240" w:lineRule="auto"/>
              <w:rPr>
                <w:del w:id="9364" w:author="Dr Mamadou SANOGO" w:date="2023-10-26T15:54:00Z"/>
                <w:rFonts w:asciiTheme="minorHAnsi" w:hAnsiTheme="minorHAnsi"/>
                <w:b/>
                <w:color w:val="FF0000"/>
                <w:sz w:val="20"/>
                <w:szCs w:val="20"/>
                <w:rPrChange w:id="9365" w:author="Dr Mamadou SANOGO" w:date="2023-10-26T15:46:00Z">
                  <w:rPr>
                    <w:del w:id="936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01274D05" w14:textId="619B7B51" w:rsidR="00631BF4" w:rsidRPr="00683B98" w:rsidDel="00561D9D" w:rsidRDefault="00631BF4" w:rsidP="00F26652">
            <w:pPr>
              <w:spacing w:line="240" w:lineRule="auto"/>
              <w:jc w:val="center"/>
              <w:rPr>
                <w:del w:id="9367" w:author="Dr Mamadou SANOGO" w:date="2023-10-26T15:54:00Z"/>
                <w:rFonts w:asciiTheme="minorHAnsi" w:hAnsiTheme="minorHAnsi"/>
                <w:b/>
                <w:color w:val="FF0000"/>
                <w:sz w:val="20"/>
                <w:szCs w:val="20"/>
                <w:rPrChange w:id="9368" w:author="Dr Mamadou SANOGO" w:date="2023-10-26T15:46:00Z">
                  <w:rPr>
                    <w:del w:id="9369"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5BC268B2" w14:textId="24D6CFDC" w:rsidR="00631BF4" w:rsidRPr="00683B98" w:rsidDel="00561D9D" w:rsidRDefault="00631BF4" w:rsidP="00F26652">
            <w:pPr>
              <w:tabs>
                <w:tab w:val="left" w:pos="567"/>
                <w:tab w:val="left" w:pos="1276"/>
                <w:tab w:val="left" w:pos="2127"/>
              </w:tabs>
              <w:spacing w:line="240" w:lineRule="auto"/>
              <w:rPr>
                <w:del w:id="9370" w:author="Dr Mamadou SANOGO" w:date="2023-10-26T15:54:00Z"/>
                <w:rFonts w:asciiTheme="minorHAnsi" w:hAnsiTheme="minorHAnsi"/>
                <w:bCs/>
                <w:color w:val="FF0000"/>
                <w:sz w:val="20"/>
                <w:szCs w:val="20"/>
                <w:rPrChange w:id="9371" w:author="Dr Mamadou SANOGO" w:date="2023-10-26T15:46:00Z">
                  <w:rPr>
                    <w:del w:id="9372"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tcPr>
          <w:p w14:paraId="4C375120" w14:textId="36F27C55" w:rsidR="00631BF4" w:rsidRPr="00683B98" w:rsidDel="00561D9D" w:rsidRDefault="00631BF4" w:rsidP="00F26652">
            <w:pPr>
              <w:tabs>
                <w:tab w:val="left" w:pos="567"/>
                <w:tab w:val="left" w:pos="1276"/>
                <w:tab w:val="left" w:pos="2127"/>
              </w:tabs>
              <w:spacing w:line="240" w:lineRule="auto"/>
              <w:rPr>
                <w:del w:id="9373" w:author="Dr Mamadou SANOGO" w:date="2023-10-26T15:54:00Z"/>
                <w:rFonts w:asciiTheme="minorHAnsi" w:hAnsiTheme="minorHAnsi"/>
                <w:bCs/>
                <w:color w:val="FF0000"/>
                <w:sz w:val="20"/>
                <w:szCs w:val="20"/>
                <w:rPrChange w:id="9374" w:author="Dr Mamadou SANOGO" w:date="2023-10-26T15:46:00Z">
                  <w:rPr>
                    <w:del w:id="9375" w:author="Dr Mamadou SANOGO" w:date="2023-10-26T15:54:00Z"/>
                    <w:rFonts w:asciiTheme="minorHAnsi" w:hAnsiTheme="minorHAnsi"/>
                    <w:bCs/>
                    <w:color w:val="000000" w:themeColor="text1"/>
                    <w:sz w:val="20"/>
                    <w:szCs w:val="20"/>
                  </w:rPr>
                </w:rPrChange>
              </w:rPr>
            </w:pPr>
            <w:del w:id="9376" w:author="Dr Mamadou SANOGO" w:date="2023-10-26T15:54:00Z">
              <w:r w:rsidRPr="00683B98" w:rsidDel="00561D9D">
                <w:rPr>
                  <w:rFonts w:asciiTheme="minorHAnsi" w:hAnsiTheme="minorHAnsi"/>
                  <w:bCs/>
                  <w:color w:val="FF0000"/>
                  <w:sz w:val="20"/>
                  <w:szCs w:val="20"/>
                  <w:rPrChange w:id="9377"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69D5EA7C" w:rsidR="00631BF4" w:rsidRPr="00683B98" w:rsidDel="00561D9D" w:rsidRDefault="00631BF4" w:rsidP="00F26652">
            <w:pPr>
              <w:tabs>
                <w:tab w:val="left" w:pos="567"/>
                <w:tab w:val="left" w:pos="1276"/>
                <w:tab w:val="left" w:pos="2127"/>
              </w:tabs>
              <w:spacing w:line="240" w:lineRule="auto"/>
              <w:jc w:val="center"/>
              <w:rPr>
                <w:del w:id="9378" w:author="Dr Mamadou SANOGO" w:date="2023-10-26T15:54:00Z"/>
                <w:rFonts w:asciiTheme="minorHAnsi" w:hAnsiTheme="minorHAnsi"/>
                <w:bCs/>
                <w:color w:val="FF0000"/>
                <w:sz w:val="20"/>
                <w:szCs w:val="20"/>
                <w:rPrChange w:id="9379" w:author="Dr Mamadou SANOGO" w:date="2023-10-26T15:46:00Z">
                  <w:rPr>
                    <w:del w:id="9380" w:author="Dr Mamadou SANOGO" w:date="2023-10-26T15:54:00Z"/>
                    <w:rFonts w:asciiTheme="minorHAnsi" w:hAnsiTheme="minorHAnsi"/>
                    <w:bCs/>
                    <w:color w:val="000000" w:themeColor="text1"/>
                    <w:sz w:val="20"/>
                    <w:szCs w:val="20"/>
                  </w:rPr>
                </w:rPrChange>
              </w:rPr>
            </w:pPr>
            <w:del w:id="9381" w:author="Dr Mamadou SANOGO" w:date="2023-10-26T15:54:00Z">
              <w:r w:rsidRPr="00683B98" w:rsidDel="00561D9D">
                <w:rPr>
                  <w:rFonts w:asciiTheme="minorHAnsi" w:hAnsiTheme="minorHAnsi"/>
                  <w:bCs/>
                  <w:color w:val="FF0000"/>
                  <w:sz w:val="20"/>
                  <w:szCs w:val="20"/>
                  <w:rPrChange w:id="9382"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4E918484" w:rsidR="00631BF4" w:rsidRPr="00683B98" w:rsidDel="00561D9D" w:rsidRDefault="00631BF4" w:rsidP="00F26652">
            <w:pPr>
              <w:tabs>
                <w:tab w:val="left" w:pos="567"/>
                <w:tab w:val="left" w:pos="1276"/>
                <w:tab w:val="left" w:pos="2127"/>
              </w:tabs>
              <w:spacing w:line="240" w:lineRule="auto"/>
              <w:jc w:val="center"/>
              <w:rPr>
                <w:del w:id="9383" w:author="Dr Mamadou SANOGO" w:date="2023-10-26T15:54:00Z"/>
                <w:rFonts w:asciiTheme="minorHAnsi" w:hAnsiTheme="minorHAnsi"/>
                <w:bCs/>
                <w:color w:val="FF0000"/>
                <w:sz w:val="20"/>
                <w:szCs w:val="20"/>
                <w:rPrChange w:id="9384" w:author="Dr Mamadou SANOGO" w:date="2023-10-26T15:46:00Z">
                  <w:rPr>
                    <w:del w:id="9385"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tcPr>
          <w:p w14:paraId="246DCC7E" w14:textId="3F95A441" w:rsidR="00631BF4" w:rsidRPr="00683B98" w:rsidDel="00561D9D" w:rsidRDefault="00631BF4" w:rsidP="00F26652">
            <w:pPr>
              <w:tabs>
                <w:tab w:val="left" w:pos="567"/>
                <w:tab w:val="left" w:pos="1276"/>
                <w:tab w:val="left" w:pos="2127"/>
              </w:tabs>
              <w:spacing w:line="240" w:lineRule="auto"/>
              <w:rPr>
                <w:del w:id="9386" w:author="Dr Mamadou SANOGO" w:date="2023-10-26T15:54:00Z"/>
                <w:rFonts w:asciiTheme="minorHAnsi" w:hAnsiTheme="minorHAnsi"/>
                <w:bCs/>
                <w:i/>
                <w:color w:val="FF0000"/>
                <w:sz w:val="20"/>
                <w:szCs w:val="20"/>
                <w:rPrChange w:id="9387" w:author="Dr Mamadou SANOGO" w:date="2023-10-26T15:46:00Z">
                  <w:rPr>
                    <w:del w:id="9388"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tcPr>
          <w:p w14:paraId="234AB975" w14:textId="6ACB2575" w:rsidR="00631BF4" w:rsidRPr="00683B98" w:rsidDel="00561D9D" w:rsidRDefault="00631BF4" w:rsidP="00F26652">
            <w:pPr>
              <w:tabs>
                <w:tab w:val="left" w:pos="567"/>
                <w:tab w:val="left" w:pos="1276"/>
                <w:tab w:val="left" w:pos="2127"/>
              </w:tabs>
              <w:spacing w:line="240" w:lineRule="auto"/>
              <w:rPr>
                <w:del w:id="9389" w:author="Dr Mamadou SANOGO" w:date="2023-10-26T15:54:00Z"/>
                <w:rFonts w:asciiTheme="minorHAnsi" w:hAnsiTheme="minorHAnsi"/>
                <w:bCs/>
                <w:i/>
                <w:color w:val="FF0000"/>
                <w:sz w:val="20"/>
                <w:szCs w:val="20"/>
                <w:rPrChange w:id="9390" w:author="Dr Mamadou SANOGO" w:date="2023-10-26T15:46:00Z">
                  <w:rPr>
                    <w:del w:id="9391" w:author="Dr Mamadou SANOGO" w:date="2023-10-26T15:54:00Z"/>
                    <w:rFonts w:asciiTheme="minorHAnsi" w:hAnsiTheme="minorHAnsi"/>
                    <w:bCs/>
                    <w:i/>
                    <w:color w:val="000000" w:themeColor="text1"/>
                    <w:sz w:val="20"/>
                    <w:szCs w:val="20"/>
                  </w:rPr>
                </w:rPrChange>
              </w:rPr>
            </w:pPr>
          </w:p>
        </w:tc>
      </w:tr>
      <w:tr w:rsidR="00683B98" w:rsidRPr="00683B98" w:rsidDel="00561D9D" w14:paraId="7A25B8AF" w14:textId="03D773B7" w:rsidTr="00F26652">
        <w:trPr>
          <w:cantSplit/>
          <w:trHeight w:val="1132"/>
          <w:del w:id="9392"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A344326" w14:textId="5EE06462" w:rsidR="00631BF4" w:rsidRPr="00683B98" w:rsidDel="00561D9D" w:rsidRDefault="00631BF4" w:rsidP="00F26652">
            <w:pPr>
              <w:spacing w:line="240" w:lineRule="auto"/>
              <w:rPr>
                <w:del w:id="9393" w:author="Dr Mamadou SANOGO" w:date="2023-10-26T15:54:00Z"/>
                <w:rFonts w:asciiTheme="minorHAnsi" w:hAnsiTheme="minorHAnsi"/>
                <w:b/>
                <w:color w:val="FF0000"/>
                <w:sz w:val="20"/>
                <w:szCs w:val="20"/>
                <w:rPrChange w:id="9394" w:author="Dr Mamadou SANOGO" w:date="2023-10-26T15:46:00Z">
                  <w:rPr>
                    <w:del w:id="9395" w:author="Dr Mamadou SANOGO" w:date="2023-10-26T15:54:00Z"/>
                    <w:rFonts w:asciiTheme="minorHAnsi" w:hAnsiTheme="minorHAnsi"/>
                    <w:b/>
                    <w:color w:val="000000" w:themeColor="text1"/>
                    <w:sz w:val="20"/>
                    <w:szCs w:val="20"/>
                  </w:rPr>
                </w:rPrChange>
              </w:rPr>
            </w:pPr>
            <w:del w:id="9396" w:author="Dr Mamadou SANOGO" w:date="2023-10-26T15:54:00Z">
              <w:r w:rsidRPr="00683B98" w:rsidDel="00561D9D">
                <w:rPr>
                  <w:rFonts w:asciiTheme="minorHAnsi" w:hAnsiTheme="minorHAnsi"/>
                  <w:b/>
                  <w:bCs/>
                  <w:color w:val="FF0000"/>
                  <w:sz w:val="20"/>
                  <w:szCs w:val="20"/>
                  <w:rPrChange w:id="9397" w:author="Dr Mamadou SANOGO" w:date="2023-10-26T15:46:00Z">
                    <w:rPr>
                      <w:rFonts w:asciiTheme="minorHAnsi" w:hAnsiTheme="minorHAnsi"/>
                      <w:b/>
                      <w:bCs/>
                      <w:color w:val="000000" w:themeColor="text1"/>
                      <w:sz w:val="20"/>
                      <w:szCs w:val="20"/>
                    </w:rPr>
                  </w:rPrChange>
                </w:rPr>
                <w:delText>RAE2304</w:delText>
              </w:r>
            </w:del>
          </w:p>
          <w:p w14:paraId="2201000E" w14:textId="52D81749" w:rsidR="00631BF4" w:rsidRPr="00683B98" w:rsidDel="00561D9D" w:rsidRDefault="00631BF4" w:rsidP="00F26652">
            <w:pPr>
              <w:spacing w:line="240" w:lineRule="auto"/>
              <w:rPr>
                <w:del w:id="9398" w:author="Dr Mamadou SANOGO" w:date="2023-10-26T15:54:00Z"/>
                <w:rFonts w:asciiTheme="minorHAnsi" w:hAnsiTheme="minorHAnsi"/>
                <w:b/>
                <w:color w:val="FF0000"/>
                <w:sz w:val="20"/>
                <w:szCs w:val="20"/>
                <w:rPrChange w:id="9399" w:author="Dr Mamadou SANOGO" w:date="2023-10-26T15:46:00Z">
                  <w:rPr>
                    <w:del w:id="9400" w:author="Dr Mamadou SANOGO" w:date="2023-10-26T15:54:00Z"/>
                    <w:rFonts w:asciiTheme="minorHAnsi" w:hAnsiTheme="minorHAnsi"/>
                    <w:b/>
                    <w:color w:val="000000" w:themeColor="text1"/>
                    <w:sz w:val="20"/>
                    <w:szCs w:val="20"/>
                  </w:rPr>
                </w:rPrChange>
              </w:rPr>
            </w:pPr>
            <w:del w:id="9401" w:author="Dr Mamadou SANOGO" w:date="2023-10-26T15:54:00Z">
              <w:r w:rsidRPr="00683B98" w:rsidDel="00561D9D">
                <w:rPr>
                  <w:rFonts w:asciiTheme="minorHAnsi" w:hAnsiTheme="minorHAnsi"/>
                  <w:b/>
                  <w:color w:val="FF0000"/>
                  <w:sz w:val="20"/>
                  <w:szCs w:val="20"/>
                  <w:rPrChange w:id="9402"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470228F4" w:rsidR="00631BF4" w:rsidRPr="00683B98" w:rsidDel="00561D9D" w:rsidRDefault="00631BF4" w:rsidP="00F26652">
            <w:pPr>
              <w:spacing w:line="240" w:lineRule="auto"/>
              <w:rPr>
                <w:del w:id="9403" w:author="Dr Mamadou SANOGO" w:date="2023-10-26T15:54:00Z"/>
                <w:rFonts w:asciiTheme="minorHAnsi" w:hAnsiTheme="minorHAnsi"/>
                <w:b/>
                <w:color w:val="FF0000"/>
                <w:sz w:val="20"/>
                <w:szCs w:val="20"/>
                <w:rPrChange w:id="9404" w:author="Dr Mamadou SANOGO" w:date="2023-10-26T15:46:00Z">
                  <w:rPr>
                    <w:del w:id="9405"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14E93B94" w14:textId="04F0A8DD" w:rsidR="00631BF4" w:rsidRPr="00683B98" w:rsidDel="00561D9D" w:rsidRDefault="00631BF4" w:rsidP="00F26652">
            <w:pPr>
              <w:spacing w:line="240" w:lineRule="auto"/>
              <w:jc w:val="center"/>
              <w:rPr>
                <w:del w:id="9406" w:author="Dr Mamadou SANOGO" w:date="2023-10-26T15:54:00Z"/>
                <w:rFonts w:asciiTheme="minorHAnsi" w:hAnsiTheme="minorHAnsi"/>
                <w:b/>
                <w:color w:val="FF0000"/>
                <w:sz w:val="20"/>
                <w:szCs w:val="20"/>
                <w:rPrChange w:id="9407" w:author="Dr Mamadou SANOGO" w:date="2023-10-26T15:46:00Z">
                  <w:rPr>
                    <w:del w:id="9408" w:author="Dr Mamadou SANOGO" w:date="2023-10-26T15:54:00Z"/>
                    <w:rFonts w:asciiTheme="minorHAnsi" w:hAnsiTheme="minorHAnsi"/>
                    <w:b/>
                    <w:color w:val="000000" w:themeColor="text1"/>
                    <w:sz w:val="20"/>
                    <w:szCs w:val="20"/>
                  </w:rPr>
                </w:rPrChange>
              </w:rPr>
            </w:pPr>
            <w:del w:id="9409" w:author="Dr Mamadou SANOGO" w:date="2023-10-26T15:54:00Z">
              <w:r w:rsidRPr="00683B98" w:rsidDel="00561D9D">
                <w:rPr>
                  <w:rFonts w:asciiTheme="minorHAnsi" w:hAnsiTheme="minorHAnsi"/>
                  <w:b/>
                  <w:color w:val="FF0000"/>
                  <w:sz w:val="20"/>
                  <w:szCs w:val="20"/>
                  <w:rPrChange w:id="9410"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2DC53485" w:rsidR="00631BF4" w:rsidRPr="00683B98" w:rsidDel="00561D9D" w:rsidRDefault="00631BF4" w:rsidP="00F26652">
            <w:pPr>
              <w:tabs>
                <w:tab w:val="left" w:pos="567"/>
                <w:tab w:val="left" w:pos="1276"/>
                <w:tab w:val="left" w:pos="2127"/>
              </w:tabs>
              <w:spacing w:line="240" w:lineRule="auto"/>
              <w:rPr>
                <w:del w:id="9411" w:author="Dr Mamadou SANOGO" w:date="2023-10-26T15:54:00Z"/>
                <w:rFonts w:asciiTheme="minorHAnsi" w:hAnsiTheme="minorHAnsi"/>
                <w:bCs/>
                <w:color w:val="FF0000"/>
                <w:sz w:val="20"/>
                <w:szCs w:val="20"/>
                <w:rPrChange w:id="9412" w:author="Dr Mamadou SANOGO" w:date="2023-10-26T15:46:00Z">
                  <w:rPr>
                    <w:del w:id="9413" w:author="Dr Mamadou SANOGO" w:date="2023-10-26T15:54:00Z"/>
                    <w:rFonts w:asciiTheme="minorHAnsi" w:hAnsiTheme="minorHAnsi"/>
                    <w:bCs/>
                    <w:color w:val="000000" w:themeColor="text1"/>
                    <w:sz w:val="20"/>
                    <w:szCs w:val="20"/>
                  </w:rPr>
                </w:rPrChange>
              </w:rPr>
            </w:pPr>
            <w:del w:id="9414" w:author="Dr Mamadou SANOGO" w:date="2023-10-26T15:54:00Z">
              <w:r w:rsidRPr="00683B98" w:rsidDel="00561D9D">
                <w:rPr>
                  <w:rFonts w:asciiTheme="minorHAnsi" w:hAnsiTheme="minorHAnsi"/>
                  <w:bCs/>
                  <w:color w:val="FF0000"/>
                  <w:sz w:val="20"/>
                  <w:szCs w:val="20"/>
                  <w:rPrChange w:id="9415"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61375A5" w:rsidR="00631BF4" w:rsidRPr="00683B98" w:rsidDel="00561D9D" w:rsidRDefault="00631BF4" w:rsidP="00F26652">
            <w:pPr>
              <w:tabs>
                <w:tab w:val="left" w:pos="567"/>
                <w:tab w:val="left" w:pos="1276"/>
                <w:tab w:val="left" w:pos="2127"/>
              </w:tabs>
              <w:spacing w:line="240" w:lineRule="auto"/>
              <w:rPr>
                <w:del w:id="9416" w:author="Dr Mamadou SANOGO" w:date="2023-10-26T15:54:00Z"/>
                <w:rFonts w:asciiTheme="minorHAnsi" w:hAnsiTheme="minorHAnsi"/>
                <w:bCs/>
                <w:color w:val="FF0000"/>
                <w:sz w:val="20"/>
                <w:szCs w:val="20"/>
                <w:rPrChange w:id="9417" w:author="Dr Mamadou SANOGO" w:date="2023-10-26T15:46:00Z">
                  <w:rPr>
                    <w:del w:id="9418" w:author="Dr Mamadou SANOGO" w:date="2023-10-26T15:54:00Z"/>
                    <w:rFonts w:asciiTheme="minorHAnsi" w:hAnsiTheme="minorHAnsi"/>
                    <w:bCs/>
                    <w:color w:val="000000" w:themeColor="text1"/>
                    <w:sz w:val="20"/>
                    <w:szCs w:val="20"/>
                  </w:rPr>
                </w:rPrChange>
              </w:rPr>
            </w:pPr>
            <w:del w:id="9419" w:author="Dr Mamadou SANOGO" w:date="2023-10-26T15:54:00Z">
              <w:r w:rsidRPr="00683B98" w:rsidDel="00561D9D">
                <w:rPr>
                  <w:rFonts w:asciiTheme="minorHAnsi" w:hAnsiTheme="minorHAnsi"/>
                  <w:bCs/>
                  <w:color w:val="FF0000"/>
                  <w:sz w:val="20"/>
                  <w:szCs w:val="20"/>
                  <w:rPrChange w:id="9420"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510515" w:rsidR="00631BF4" w:rsidRPr="00683B98" w:rsidDel="00561D9D" w:rsidRDefault="00631BF4" w:rsidP="00F26652">
            <w:pPr>
              <w:tabs>
                <w:tab w:val="left" w:pos="567"/>
                <w:tab w:val="left" w:pos="1276"/>
                <w:tab w:val="left" w:pos="2127"/>
              </w:tabs>
              <w:spacing w:line="240" w:lineRule="auto"/>
              <w:rPr>
                <w:del w:id="9421" w:author="Dr Mamadou SANOGO" w:date="2023-10-26T15:54:00Z"/>
                <w:rFonts w:asciiTheme="minorHAnsi" w:hAnsiTheme="minorHAnsi"/>
                <w:bCs/>
                <w:color w:val="FF0000"/>
                <w:sz w:val="20"/>
                <w:szCs w:val="20"/>
                <w:rPrChange w:id="9422" w:author="Dr Mamadou SANOGO" w:date="2023-10-26T15:46:00Z">
                  <w:rPr>
                    <w:del w:id="9423" w:author="Dr Mamadou SANOGO" w:date="2023-10-26T15:54:00Z"/>
                    <w:rFonts w:asciiTheme="minorHAnsi" w:hAnsiTheme="minorHAnsi"/>
                    <w:bCs/>
                    <w:color w:val="000000" w:themeColor="text1"/>
                    <w:sz w:val="20"/>
                    <w:szCs w:val="20"/>
                  </w:rPr>
                </w:rPrChange>
              </w:rPr>
            </w:pPr>
            <w:del w:id="9424" w:author="Dr Mamadou SANOGO" w:date="2023-10-26T15:54:00Z">
              <w:r w:rsidRPr="00683B98" w:rsidDel="00561D9D">
                <w:rPr>
                  <w:rFonts w:asciiTheme="minorHAnsi" w:hAnsiTheme="minorHAnsi"/>
                  <w:bCs/>
                  <w:color w:val="FF0000"/>
                  <w:sz w:val="20"/>
                  <w:szCs w:val="20"/>
                  <w:rPrChange w:id="9425"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71759004" w:rsidR="00631BF4" w:rsidRPr="00683B98" w:rsidDel="00561D9D" w:rsidRDefault="00631BF4" w:rsidP="00F26652">
            <w:pPr>
              <w:tabs>
                <w:tab w:val="left" w:pos="567"/>
                <w:tab w:val="left" w:pos="1276"/>
                <w:tab w:val="left" w:pos="2127"/>
              </w:tabs>
              <w:spacing w:line="240" w:lineRule="auto"/>
              <w:jc w:val="center"/>
              <w:rPr>
                <w:del w:id="9426" w:author="Dr Mamadou SANOGO" w:date="2023-10-26T15:54:00Z"/>
                <w:rFonts w:asciiTheme="minorHAnsi" w:hAnsiTheme="minorHAnsi"/>
                <w:bCs/>
                <w:color w:val="FF0000"/>
                <w:sz w:val="20"/>
                <w:szCs w:val="20"/>
                <w:rPrChange w:id="9427" w:author="Dr Mamadou SANOGO" w:date="2023-10-26T15:46:00Z">
                  <w:rPr>
                    <w:del w:id="9428" w:author="Dr Mamadou SANOGO" w:date="2023-10-26T15:54:00Z"/>
                    <w:rFonts w:asciiTheme="minorHAnsi" w:hAnsiTheme="minorHAnsi"/>
                    <w:bCs/>
                    <w:color w:val="000000" w:themeColor="text1"/>
                    <w:sz w:val="20"/>
                    <w:szCs w:val="20"/>
                  </w:rPr>
                </w:rPrChange>
              </w:rPr>
            </w:pPr>
            <w:del w:id="9429" w:author="Dr Mamadou SANOGO" w:date="2023-10-26T15:54:00Z">
              <w:r w:rsidRPr="00683B98" w:rsidDel="00561D9D">
                <w:rPr>
                  <w:rFonts w:asciiTheme="minorHAnsi" w:hAnsiTheme="minorHAnsi"/>
                  <w:bCs/>
                  <w:color w:val="FF0000"/>
                  <w:sz w:val="20"/>
                  <w:szCs w:val="20"/>
                  <w:rPrChange w:id="9430"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41EC807D" w:rsidR="00631BF4" w:rsidRPr="00683B98" w:rsidDel="00561D9D" w:rsidRDefault="00631BF4" w:rsidP="00F26652">
            <w:pPr>
              <w:tabs>
                <w:tab w:val="left" w:pos="567"/>
                <w:tab w:val="left" w:pos="1276"/>
                <w:tab w:val="left" w:pos="2127"/>
              </w:tabs>
              <w:spacing w:line="240" w:lineRule="auto"/>
              <w:jc w:val="center"/>
              <w:rPr>
                <w:del w:id="9431" w:author="Dr Mamadou SANOGO" w:date="2023-10-26T15:54:00Z"/>
                <w:rFonts w:asciiTheme="minorHAnsi" w:hAnsiTheme="minorHAnsi"/>
                <w:bCs/>
                <w:color w:val="FF0000"/>
                <w:sz w:val="20"/>
                <w:szCs w:val="20"/>
                <w:rPrChange w:id="9432" w:author="Dr Mamadou SANOGO" w:date="2023-10-26T15:46:00Z">
                  <w:rPr>
                    <w:del w:id="9433" w:author="Dr Mamadou SANOGO" w:date="2023-10-26T15:54:00Z"/>
                    <w:rFonts w:asciiTheme="minorHAnsi" w:hAnsiTheme="minorHAnsi"/>
                    <w:bCs/>
                    <w:color w:val="000000" w:themeColor="text1"/>
                    <w:sz w:val="20"/>
                    <w:szCs w:val="20"/>
                  </w:rPr>
                </w:rPrChange>
              </w:rPr>
            </w:pPr>
            <w:del w:id="9434" w:author="Dr Mamadou SANOGO" w:date="2023-10-26T15:54:00Z">
              <w:r w:rsidRPr="00683B98" w:rsidDel="00561D9D">
                <w:rPr>
                  <w:rFonts w:asciiTheme="minorHAnsi" w:hAnsiTheme="minorHAnsi"/>
                  <w:bCs/>
                  <w:color w:val="FF0000"/>
                  <w:sz w:val="20"/>
                  <w:szCs w:val="20"/>
                  <w:rPrChange w:id="9435"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7BA93523" w:rsidR="00631BF4" w:rsidRPr="00683B98" w:rsidDel="00561D9D" w:rsidRDefault="00631BF4" w:rsidP="00F26652">
            <w:pPr>
              <w:spacing w:line="240" w:lineRule="auto"/>
              <w:rPr>
                <w:del w:id="9436" w:author="Dr Mamadou SANOGO" w:date="2023-10-26T15:54:00Z"/>
                <w:color w:val="FF0000"/>
                <w:sz w:val="20"/>
                <w:szCs w:val="20"/>
                <w:rPrChange w:id="9437" w:author="Dr Mamadou SANOGO" w:date="2023-10-26T15:46:00Z">
                  <w:rPr>
                    <w:del w:id="9438" w:author="Dr Mamadou SANOGO" w:date="2023-10-26T15:54:00Z"/>
                    <w:sz w:val="20"/>
                    <w:szCs w:val="20"/>
                  </w:rPr>
                </w:rPrChange>
              </w:rPr>
            </w:pPr>
            <w:del w:id="9439" w:author="Dr Mamadou SANOGO" w:date="2023-10-26T15:54:00Z">
              <w:r w:rsidRPr="00683B98" w:rsidDel="00561D9D">
                <w:rPr>
                  <w:rFonts w:asciiTheme="minorHAnsi" w:hAnsiTheme="minorHAnsi"/>
                  <w:bCs/>
                  <w:i/>
                  <w:color w:val="FF0000"/>
                  <w:sz w:val="20"/>
                  <w:szCs w:val="20"/>
                  <w:rPrChange w:id="9440"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33C41146" w:rsidR="00631BF4" w:rsidRPr="00683B98" w:rsidDel="00561D9D" w:rsidRDefault="00631BF4" w:rsidP="00F26652">
            <w:pPr>
              <w:spacing w:line="240" w:lineRule="auto"/>
              <w:rPr>
                <w:del w:id="9441" w:author="Dr Mamadou SANOGO" w:date="2023-10-26T15:54:00Z"/>
                <w:color w:val="FF0000"/>
                <w:sz w:val="20"/>
                <w:szCs w:val="20"/>
                <w:rPrChange w:id="9442" w:author="Dr Mamadou SANOGO" w:date="2023-10-26T15:46:00Z">
                  <w:rPr>
                    <w:del w:id="9443" w:author="Dr Mamadou SANOGO" w:date="2023-10-26T15:54:00Z"/>
                    <w:sz w:val="20"/>
                    <w:szCs w:val="20"/>
                  </w:rPr>
                </w:rPrChange>
              </w:rPr>
            </w:pPr>
            <w:del w:id="9444" w:author="Dr Mamadou SANOGO" w:date="2023-10-26T15:54:00Z">
              <w:r w:rsidRPr="00683B98" w:rsidDel="00561D9D">
                <w:rPr>
                  <w:rFonts w:asciiTheme="minorHAnsi" w:hAnsiTheme="minorHAnsi"/>
                  <w:bCs/>
                  <w:i/>
                  <w:color w:val="FF0000"/>
                  <w:sz w:val="20"/>
                  <w:szCs w:val="20"/>
                  <w:rPrChange w:id="9445"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5C58A13" w14:textId="5EE42D13" w:rsidTr="00F26652">
        <w:trPr>
          <w:cantSplit/>
          <w:trHeight w:val="20"/>
          <w:del w:id="9446" w:author="Dr Mamadou SANOGO" w:date="2023-10-26T15:54:00Z"/>
        </w:trPr>
        <w:tc>
          <w:tcPr>
            <w:tcW w:w="797" w:type="pct"/>
            <w:vMerge/>
            <w:tcBorders>
              <w:left w:val="single" w:sz="4" w:space="0" w:color="auto"/>
              <w:right w:val="single" w:sz="4" w:space="0" w:color="auto"/>
            </w:tcBorders>
            <w:vAlign w:val="center"/>
            <w:hideMark/>
          </w:tcPr>
          <w:p w14:paraId="142AF887" w14:textId="7B7ED951" w:rsidR="00631BF4" w:rsidRPr="00683B98" w:rsidDel="00561D9D" w:rsidRDefault="00631BF4" w:rsidP="00F26652">
            <w:pPr>
              <w:spacing w:line="240" w:lineRule="auto"/>
              <w:rPr>
                <w:del w:id="9447" w:author="Dr Mamadou SANOGO" w:date="2023-10-26T15:54:00Z"/>
                <w:rFonts w:asciiTheme="minorHAnsi" w:hAnsiTheme="minorHAnsi"/>
                <w:b/>
                <w:color w:val="FF0000"/>
                <w:sz w:val="20"/>
                <w:szCs w:val="20"/>
                <w:rPrChange w:id="9448" w:author="Dr Mamadou SANOGO" w:date="2023-10-26T15:46:00Z">
                  <w:rPr>
                    <w:del w:id="944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4F8D1CB2" w14:textId="4C63EE36" w:rsidR="00631BF4" w:rsidRPr="00683B98" w:rsidDel="00561D9D" w:rsidRDefault="00631BF4" w:rsidP="00F26652">
            <w:pPr>
              <w:spacing w:line="240" w:lineRule="auto"/>
              <w:jc w:val="center"/>
              <w:rPr>
                <w:del w:id="9450" w:author="Dr Mamadou SANOGO" w:date="2023-10-26T15:54:00Z"/>
                <w:rFonts w:asciiTheme="minorHAnsi" w:hAnsiTheme="minorHAnsi"/>
                <w:b/>
                <w:color w:val="FF0000"/>
                <w:sz w:val="20"/>
                <w:szCs w:val="20"/>
                <w:rPrChange w:id="9451" w:author="Dr Mamadou SANOGO" w:date="2023-10-26T15:46:00Z">
                  <w:rPr>
                    <w:del w:id="945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392C7B4" w14:textId="30B67C23" w:rsidR="00631BF4" w:rsidRPr="00683B98" w:rsidDel="00561D9D" w:rsidRDefault="00631BF4" w:rsidP="00F26652">
            <w:pPr>
              <w:tabs>
                <w:tab w:val="left" w:pos="567"/>
                <w:tab w:val="left" w:pos="1276"/>
                <w:tab w:val="left" w:pos="2127"/>
              </w:tabs>
              <w:spacing w:line="240" w:lineRule="auto"/>
              <w:rPr>
                <w:del w:id="9453" w:author="Dr Mamadou SANOGO" w:date="2023-10-26T15:54:00Z"/>
                <w:rFonts w:asciiTheme="minorHAnsi" w:hAnsiTheme="minorHAnsi"/>
                <w:bCs/>
                <w:color w:val="FF0000"/>
                <w:sz w:val="20"/>
                <w:szCs w:val="20"/>
                <w:rPrChange w:id="9454" w:author="Dr Mamadou SANOGO" w:date="2023-10-26T15:46:00Z">
                  <w:rPr>
                    <w:del w:id="9455"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1CA25290" w:rsidR="00631BF4" w:rsidRPr="00683B98" w:rsidDel="00561D9D" w:rsidRDefault="00631BF4" w:rsidP="00F26652">
            <w:pPr>
              <w:tabs>
                <w:tab w:val="left" w:pos="567"/>
                <w:tab w:val="left" w:pos="1276"/>
                <w:tab w:val="left" w:pos="2127"/>
              </w:tabs>
              <w:spacing w:line="240" w:lineRule="auto"/>
              <w:rPr>
                <w:del w:id="9456" w:author="Dr Mamadou SANOGO" w:date="2023-10-26T15:54:00Z"/>
                <w:rFonts w:asciiTheme="minorHAnsi" w:hAnsiTheme="minorHAnsi"/>
                <w:bCs/>
                <w:color w:val="FF0000"/>
                <w:sz w:val="20"/>
                <w:szCs w:val="20"/>
                <w:rPrChange w:id="9457" w:author="Dr Mamadou SANOGO" w:date="2023-10-26T15:46:00Z">
                  <w:rPr>
                    <w:del w:id="9458" w:author="Dr Mamadou SANOGO" w:date="2023-10-26T15:54:00Z"/>
                    <w:rFonts w:asciiTheme="minorHAnsi" w:hAnsiTheme="minorHAnsi"/>
                    <w:bCs/>
                    <w:color w:val="000000" w:themeColor="text1"/>
                    <w:sz w:val="20"/>
                    <w:szCs w:val="20"/>
                  </w:rPr>
                </w:rPrChange>
              </w:rPr>
            </w:pPr>
            <w:del w:id="9459" w:author="Dr Mamadou SANOGO" w:date="2023-10-26T15:54:00Z">
              <w:r w:rsidRPr="00683B98" w:rsidDel="00561D9D">
                <w:rPr>
                  <w:rFonts w:asciiTheme="minorHAnsi" w:hAnsiTheme="minorHAnsi"/>
                  <w:bCs/>
                  <w:color w:val="FF0000"/>
                  <w:sz w:val="20"/>
                  <w:szCs w:val="20"/>
                  <w:rPrChange w:id="9460"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F670A10" w:rsidR="00631BF4" w:rsidRPr="00683B98" w:rsidDel="00561D9D" w:rsidRDefault="00631BF4" w:rsidP="00F26652">
            <w:pPr>
              <w:tabs>
                <w:tab w:val="left" w:pos="567"/>
                <w:tab w:val="left" w:pos="1276"/>
                <w:tab w:val="left" w:pos="2127"/>
              </w:tabs>
              <w:spacing w:line="240" w:lineRule="auto"/>
              <w:jc w:val="center"/>
              <w:rPr>
                <w:del w:id="9461" w:author="Dr Mamadou SANOGO" w:date="2023-10-26T15:54:00Z"/>
                <w:rFonts w:asciiTheme="minorHAnsi" w:hAnsiTheme="minorHAnsi"/>
                <w:bCs/>
                <w:color w:val="FF0000"/>
                <w:sz w:val="20"/>
                <w:szCs w:val="20"/>
                <w:rPrChange w:id="9462" w:author="Dr Mamadou SANOGO" w:date="2023-10-26T15:46:00Z">
                  <w:rPr>
                    <w:del w:id="9463" w:author="Dr Mamadou SANOGO" w:date="2023-10-26T15:54:00Z"/>
                    <w:rFonts w:asciiTheme="minorHAnsi" w:hAnsiTheme="minorHAnsi"/>
                    <w:bCs/>
                    <w:color w:val="000000" w:themeColor="text1"/>
                    <w:sz w:val="20"/>
                    <w:szCs w:val="20"/>
                  </w:rPr>
                </w:rPrChange>
              </w:rPr>
            </w:pPr>
            <w:del w:id="9464" w:author="Dr Mamadou SANOGO" w:date="2023-10-26T15:54:00Z">
              <w:r w:rsidRPr="00683B98" w:rsidDel="00561D9D">
                <w:rPr>
                  <w:rFonts w:asciiTheme="minorHAnsi" w:hAnsiTheme="minorHAnsi"/>
                  <w:bCs/>
                  <w:color w:val="FF0000"/>
                  <w:sz w:val="20"/>
                  <w:szCs w:val="20"/>
                  <w:rPrChange w:id="9465"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7EF9CA7F" w:rsidR="00631BF4" w:rsidRPr="00683B98" w:rsidDel="00561D9D" w:rsidRDefault="00631BF4" w:rsidP="00F26652">
            <w:pPr>
              <w:tabs>
                <w:tab w:val="left" w:pos="567"/>
                <w:tab w:val="left" w:pos="1276"/>
                <w:tab w:val="left" w:pos="2127"/>
              </w:tabs>
              <w:spacing w:line="240" w:lineRule="auto"/>
              <w:jc w:val="center"/>
              <w:rPr>
                <w:del w:id="9466" w:author="Dr Mamadou SANOGO" w:date="2023-10-26T15:54:00Z"/>
                <w:rFonts w:asciiTheme="minorHAnsi" w:hAnsiTheme="minorHAnsi"/>
                <w:bCs/>
                <w:color w:val="FF0000"/>
                <w:sz w:val="20"/>
                <w:szCs w:val="20"/>
                <w:rPrChange w:id="9467" w:author="Dr Mamadou SANOGO" w:date="2023-10-26T15:46:00Z">
                  <w:rPr>
                    <w:del w:id="9468"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6B9E7054" w14:textId="4FDA5D4D" w:rsidR="00631BF4" w:rsidRPr="00683B98" w:rsidDel="00561D9D" w:rsidRDefault="00631BF4" w:rsidP="00F26652">
            <w:pPr>
              <w:tabs>
                <w:tab w:val="left" w:pos="567"/>
                <w:tab w:val="left" w:pos="1276"/>
                <w:tab w:val="left" w:pos="2127"/>
              </w:tabs>
              <w:spacing w:line="240" w:lineRule="auto"/>
              <w:rPr>
                <w:del w:id="9469" w:author="Dr Mamadou SANOGO" w:date="2023-10-26T15:54:00Z"/>
                <w:rFonts w:asciiTheme="minorHAnsi" w:hAnsiTheme="minorHAnsi"/>
                <w:bCs/>
                <w:i/>
                <w:color w:val="FF0000"/>
                <w:sz w:val="20"/>
                <w:szCs w:val="20"/>
                <w:rPrChange w:id="9470" w:author="Dr Mamadou SANOGO" w:date="2023-10-26T15:46:00Z">
                  <w:rPr>
                    <w:del w:id="9471"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38483928" w14:textId="073A33DC" w:rsidR="00631BF4" w:rsidRPr="00683B98" w:rsidDel="00561D9D" w:rsidRDefault="00631BF4" w:rsidP="00F26652">
            <w:pPr>
              <w:tabs>
                <w:tab w:val="left" w:pos="567"/>
                <w:tab w:val="left" w:pos="1276"/>
                <w:tab w:val="left" w:pos="2127"/>
              </w:tabs>
              <w:spacing w:line="240" w:lineRule="auto"/>
              <w:rPr>
                <w:del w:id="9472" w:author="Dr Mamadou SANOGO" w:date="2023-10-26T15:54:00Z"/>
                <w:rFonts w:asciiTheme="minorHAnsi" w:hAnsiTheme="minorHAnsi"/>
                <w:bCs/>
                <w:i/>
                <w:color w:val="FF0000"/>
                <w:sz w:val="20"/>
                <w:szCs w:val="20"/>
                <w:rPrChange w:id="9473" w:author="Dr Mamadou SANOGO" w:date="2023-10-26T15:46:00Z">
                  <w:rPr>
                    <w:del w:id="9474" w:author="Dr Mamadou SANOGO" w:date="2023-10-26T15:54:00Z"/>
                    <w:rFonts w:asciiTheme="minorHAnsi" w:hAnsiTheme="minorHAnsi"/>
                    <w:bCs/>
                    <w:i/>
                    <w:color w:val="000000" w:themeColor="text1"/>
                    <w:sz w:val="20"/>
                    <w:szCs w:val="20"/>
                  </w:rPr>
                </w:rPrChange>
              </w:rPr>
            </w:pPr>
          </w:p>
        </w:tc>
      </w:tr>
      <w:tr w:rsidR="00683B98" w:rsidRPr="00683B98" w:rsidDel="00561D9D" w14:paraId="29B65676" w14:textId="013FCC2B" w:rsidTr="00F26652">
        <w:trPr>
          <w:cantSplit/>
          <w:trHeight w:val="1687"/>
          <w:del w:id="9475" w:author="Dr Mamadou SANOGO" w:date="2023-10-26T15:54:00Z"/>
        </w:trPr>
        <w:tc>
          <w:tcPr>
            <w:tcW w:w="797" w:type="pct"/>
            <w:vMerge/>
            <w:tcBorders>
              <w:left w:val="single" w:sz="4" w:space="0" w:color="auto"/>
              <w:right w:val="single" w:sz="4" w:space="0" w:color="auto"/>
            </w:tcBorders>
            <w:vAlign w:val="center"/>
            <w:hideMark/>
          </w:tcPr>
          <w:p w14:paraId="464ECCE0" w14:textId="72A22DE8" w:rsidR="00631BF4" w:rsidRPr="00683B98" w:rsidDel="00561D9D" w:rsidRDefault="00631BF4" w:rsidP="00F26652">
            <w:pPr>
              <w:spacing w:line="240" w:lineRule="auto"/>
              <w:rPr>
                <w:del w:id="9476" w:author="Dr Mamadou SANOGO" w:date="2023-10-26T15:54:00Z"/>
                <w:rFonts w:asciiTheme="minorHAnsi" w:hAnsiTheme="minorHAnsi"/>
                <w:b/>
                <w:color w:val="FF0000"/>
                <w:sz w:val="20"/>
                <w:szCs w:val="20"/>
                <w:rPrChange w:id="9477" w:author="Dr Mamadou SANOGO" w:date="2023-10-26T15:46:00Z">
                  <w:rPr>
                    <w:del w:id="9478"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58167C46" w14:textId="52C80EB9" w:rsidR="00631BF4" w:rsidRPr="00683B98" w:rsidDel="00561D9D" w:rsidRDefault="00631BF4" w:rsidP="00F26652">
            <w:pPr>
              <w:spacing w:line="240" w:lineRule="auto"/>
              <w:jc w:val="center"/>
              <w:rPr>
                <w:del w:id="9479" w:author="Dr Mamadou SANOGO" w:date="2023-10-26T15:54:00Z"/>
                <w:rFonts w:asciiTheme="minorHAnsi" w:hAnsiTheme="minorHAnsi"/>
                <w:b/>
                <w:color w:val="FF0000"/>
                <w:sz w:val="20"/>
                <w:szCs w:val="20"/>
                <w:rPrChange w:id="9480" w:author="Dr Mamadou SANOGO" w:date="2023-10-26T15:46:00Z">
                  <w:rPr>
                    <w:del w:id="9481"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1AA6D88" w14:textId="5FE9A958" w:rsidR="00631BF4" w:rsidRPr="00683B98" w:rsidDel="00561D9D" w:rsidRDefault="00631BF4" w:rsidP="00F26652">
            <w:pPr>
              <w:tabs>
                <w:tab w:val="left" w:pos="567"/>
                <w:tab w:val="left" w:pos="1276"/>
                <w:tab w:val="left" w:pos="2127"/>
              </w:tabs>
              <w:spacing w:line="240" w:lineRule="auto"/>
              <w:rPr>
                <w:del w:id="9482" w:author="Dr Mamadou SANOGO" w:date="2023-10-26T15:54:00Z"/>
                <w:rFonts w:asciiTheme="minorHAnsi" w:hAnsiTheme="minorHAnsi"/>
                <w:bCs/>
                <w:color w:val="FF0000"/>
                <w:sz w:val="20"/>
                <w:szCs w:val="20"/>
                <w:rPrChange w:id="9483" w:author="Dr Mamadou SANOGO" w:date="2023-10-26T15:46:00Z">
                  <w:rPr>
                    <w:del w:id="9484"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3B25CADC" w:rsidR="00631BF4" w:rsidRPr="00683B98" w:rsidDel="00561D9D" w:rsidRDefault="00631BF4" w:rsidP="00F26652">
            <w:pPr>
              <w:tabs>
                <w:tab w:val="left" w:pos="567"/>
                <w:tab w:val="left" w:pos="1276"/>
                <w:tab w:val="left" w:pos="2127"/>
              </w:tabs>
              <w:spacing w:line="240" w:lineRule="auto"/>
              <w:rPr>
                <w:del w:id="9485" w:author="Dr Mamadou SANOGO" w:date="2023-10-26T15:54:00Z"/>
                <w:rFonts w:asciiTheme="minorHAnsi" w:hAnsiTheme="minorHAnsi"/>
                <w:bCs/>
                <w:color w:val="FF0000"/>
                <w:sz w:val="20"/>
                <w:szCs w:val="20"/>
                <w:rPrChange w:id="9486" w:author="Dr Mamadou SANOGO" w:date="2023-10-26T15:46:00Z">
                  <w:rPr>
                    <w:del w:id="9487" w:author="Dr Mamadou SANOGO" w:date="2023-10-26T15:54:00Z"/>
                    <w:rFonts w:asciiTheme="minorHAnsi" w:hAnsiTheme="minorHAnsi"/>
                    <w:bCs/>
                    <w:color w:val="000000" w:themeColor="text1"/>
                    <w:sz w:val="20"/>
                    <w:szCs w:val="20"/>
                  </w:rPr>
                </w:rPrChange>
              </w:rPr>
            </w:pPr>
            <w:del w:id="9488" w:author="Dr Mamadou SANOGO" w:date="2023-10-26T15:54:00Z">
              <w:r w:rsidRPr="00683B98" w:rsidDel="00561D9D">
                <w:rPr>
                  <w:rFonts w:asciiTheme="minorHAnsi" w:hAnsiTheme="minorHAnsi"/>
                  <w:bCs/>
                  <w:color w:val="FF0000"/>
                  <w:sz w:val="20"/>
                  <w:szCs w:val="20"/>
                  <w:rPrChange w:id="9489"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531E82F8" w:rsidR="00631BF4" w:rsidRPr="00683B98" w:rsidDel="00561D9D" w:rsidRDefault="00631BF4" w:rsidP="00F26652">
            <w:pPr>
              <w:tabs>
                <w:tab w:val="left" w:pos="567"/>
                <w:tab w:val="left" w:pos="1276"/>
                <w:tab w:val="left" w:pos="2127"/>
              </w:tabs>
              <w:spacing w:line="240" w:lineRule="auto"/>
              <w:jc w:val="center"/>
              <w:rPr>
                <w:del w:id="9490" w:author="Dr Mamadou SANOGO" w:date="2023-10-26T15:54:00Z"/>
                <w:rFonts w:asciiTheme="minorHAnsi" w:hAnsiTheme="minorHAnsi"/>
                <w:bCs/>
                <w:color w:val="FF0000"/>
                <w:sz w:val="20"/>
                <w:szCs w:val="20"/>
                <w:rPrChange w:id="9491" w:author="Dr Mamadou SANOGO" w:date="2023-10-26T15:46:00Z">
                  <w:rPr>
                    <w:del w:id="9492" w:author="Dr Mamadou SANOGO" w:date="2023-10-26T15:54:00Z"/>
                    <w:rFonts w:asciiTheme="minorHAnsi" w:hAnsiTheme="minorHAnsi"/>
                    <w:bCs/>
                    <w:color w:val="000000" w:themeColor="text1"/>
                    <w:sz w:val="20"/>
                    <w:szCs w:val="20"/>
                  </w:rPr>
                </w:rPrChange>
              </w:rPr>
            </w:pPr>
            <w:del w:id="9493" w:author="Dr Mamadou SANOGO" w:date="2023-10-26T15:54:00Z">
              <w:r w:rsidRPr="00683B98" w:rsidDel="00561D9D">
                <w:rPr>
                  <w:rFonts w:asciiTheme="minorHAnsi" w:hAnsiTheme="minorHAnsi"/>
                  <w:bCs/>
                  <w:color w:val="FF0000"/>
                  <w:sz w:val="20"/>
                  <w:szCs w:val="20"/>
                  <w:rPrChange w:id="9494"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549350BD" w:rsidR="00631BF4" w:rsidRPr="00683B98" w:rsidDel="00561D9D" w:rsidRDefault="00631BF4" w:rsidP="00F26652">
            <w:pPr>
              <w:tabs>
                <w:tab w:val="left" w:pos="567"/>
                <w:tab w:val="left" w:pos="1276"/>
                <w:tab w:val="left" w:pos="2127"/>
              </w:tabs>
              <w:spacing w:line="240" w:lineRule="auto"/>
              <w:jc w:val="center"/>
              <w:rPr>
                <w:del w:id="9495" w:author="Dr Mamadou SANOGO" w:date="2023-10-26T15:54:00Z"/>
                <w:rFonts w:asciiTheme="minorHAnsi" w:hAnsiTheme="minorHAnsi"/>
                <w:bCs/>
                <w:color w:val="FF0000"/>
                <w:sz w:val="20"/>
                <w:szCs w:val="20"/>
                <w:rPrChange w:id="9496" w:author="Dr Mamadou SANOGO" w:date="2023-10-26T15:46:00Z">
                  <w:rPr>
                    <w:del w:id="9497"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7D9C878" w14:textId="328D4B09" w:rsidR="00631BF4" w:rsidRPr="00683B98" w:rsidDel="00561D9D" w:rsidRDefault="00631BF4" w:rsidP="00F26652">
            <w:pPr>
              <w:tabs>
                <w:tab w:val="left" w:pos="567"/>
                <w:tab w:val="left" w:pos="1276"/>
                <w:tab w:val="left" w:pos="2127"/>
              </w:tabs>
              <w:spacing w:line="240" w:lineRule="auto"/>
              <w:rPr>
                <w:del w:id="9498" w:author="Dr Mamadou SANOGO" w:date="2023-10-26T15:54:00Z"/>
                <w:rFonts w:asciiTheme="minorHAnsi" w:hAnsiTheme="minorHAnsi"/>
                <w:bCs/>
                <w:i/>
                <w:color w:val="FF0000"/>
                <w:sz w:val="20"/>
                <w:szCs w:val="20"/>
                <w:rPrChange w:id="9499" w:author="Dr Mamadou SANOGO" w:date="2023-10-26T15:46:00Z">
                  <w:rPr>
                    <w:del w:id="9500"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78ECA657" w14:textId="71847314" w:rsidR="00631BF4" w:rsidRPr="00683B98" w:rsidDel="00561D9D" w:rsidRDefault="00631BF4" w:rsidP="00F26652">
            <w:pPr>
              <w:tabs>
                <w:tab w:val="left" w:pos="567"/>
                <w:tab w:val="left" w:pos="1276"/>
                <w:tab w:val="left" w:pos="2127"/>
              </w:tabs>
              <w:spacing w:line="240" w:lineRule="auto"/>
              <w:rPr>
                <w:del w:id="9501" w:author="Dr Mamadou SANOGO" w:date="2023-10-26T15:54:00Z"/>
                <w:rFonts w:asciiTheme="minorHAnsi" w:hAnsiTheme="minorHAnsi"/>
                <w:bCs/>
                <w:i/>
                <w:color w:val="FF0000"/>
                <w:sz w:val="20"/>
                <w:szCs w:val="20"/>
                <w:rPrChange w:id="9502" w:author="Dr Mamadou SANOGO" w:date="2023-10-26T15:46:00Z">
                  <w:rPr>
                    <w:del w:id="9503" w:author="Dr Mamadou SANOGO" w:date="2023-10-26T15:54:00Z"/>
                    <w:rFonts w:asciiTheme="minorHAnsi" w:hAnsiTheme="minorHAnsi"/>
                    <w:bCs/>
                    <w:i/>
                    <w:color w:val="000000" w:themeColor="text1"/>
                    <w:sz w:val="20"/>
                    <w:szCs w:val="20"/>
                  </w:rPr>
                </w:rPrChange>
              </w:rPr>
            </w:pPr>
          </w:p>
        </w:tc>
      </w:tr>
      <w:tr w:rsidR="00683B98" w:rsidRPr="00683B98" w:rsidDel="00561D9D" w14:paraId="0E39E847" w14:textId="5399D1B4" w:rsidTr="00F26652">
        <w:trPr>
          <w:cantSplit/>
          <w:trHeight w:val="58"/>
          <w:del w:id="9504" w:author="Dr Mamadou SANOGO" w:date="2023-10-26T15:54:00Z"/>
        </w:trPr>
        <w:tc>
          <w:tcPr>
            <w:tcW w:w="797" w:type="pct"/>
            <w:vMerge/>
            <w:tcBorders>
              <w:left w:val="single" w:sz="4" w:space="0" w:color="auto"/>
              <w:bottom w:val="single" w:sz="4" w:space="0" w:color="auto"/>
              <w:right w:val="single" w:sz="4" w:space="0" w:color="auto"/>
            </w:tcBorders>
            <w:vAlign w:val="center"/>
          </w:tcPr>
          <w:p w14:paraId="531FB446" w14:textId="07883184" w:rsidR="00631BF4" w:rsidRPr="00683B98" w:rsidDel="00561D9D" w:rsidRDefault="00631BF4" w:rsidP="00F26652">
            <w:pPr>
              <w:spacing w:line="240" w:lineRule="auto"/>
              <w:rPr>
                <w:del w:id="9505" w:author="Dr Mamadou SANOGO" w:date="2023-10-26T15:54:00Z"/>
                <w:rFonts w:asciiTheme="minorHAnsi" w:hAnsiTheme="minorHAnsi"/>
                <w:b/>
                <w:color w:val="FF0000"/>
                <w:sz w:val="20"/>
                <w:szCs w:val="20"/>
                <w:rPrChange w:id="9506" w:author="Dr Mamadou SANOGO" w:date="2023-10-26T15:46:00Z">
                  <w:rPr>
                    <w:del w:id="950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0253BF3E" w14:textId="0EE048A8" w:rsidR="00631BF4" w:rsidRPr="00683B98" w:rsidDel="00561D9D" w:rsidRDefault="00631BF4" w:rsidP="00F26652">
            <w:pPr>
              <w:spacing w:line="240" w:lineRule="auto"/>
              <w:jc w:val="center"/>
              <w:rPr>
                <w:del w:id="9508" w:author="Dr Mamadou SANOGO" w:date="2023-10-26T15:54:00Z"/>
                <w:rFonts w:asciiTheme="minorHAnsi" w:hAnsiTheme="minorHAnsi"/>
                <w:b/>
                <w:color w:val="FF0000"/>
                <w:sz w:val="20"/>
                <w:szCs w:val="20"/>
                <w:rPrChange w:id="9509" w:author="Dr Mamadou SANOGO" w:date="2023-10-26T15:46:00Z">
                  <w:rPr>
                    <w:del w:id="951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61DC70E2" w14:textId="4D5020BF" w:rsidR="00631BF4" w:rsidRPr="00683B98" w:rsidDel="00561D9D" w:rsidRDefault="00631BF4" w:rsidP="00F26652">
            <w:pPr>
              <w:tabs>
                <w:tab w:val="left" w:pos="567"/>
                <w:tab w:val="left" w:pos="1276"/>
                <w:tab w:val="left" w:pos="2127"/>
              </w:tabs>
              <w:spacing w:line="240" w:lineRule="auto"/>
              <w:rPr>
                <w:del w:id="9511" w:author="Dr Mamadou SANOGO" w:date="2023-10-26T15:54:00Z"/>
                <w:rFonts w:asciiTheme="minorHAnsi" w:hAnsiTheme="minorHAnsi"/>
                <w:bCs/>
                <w:color w:val="FF0000"/>
                <w:sz w:val="20"/>
                <w:szCs w:val="20"/>
                <w:rPrChange w:id="9512" w:author="Dr Mamadou SANOGO" w:date="2023-10-26T15:46:00Z">
                  <w:rPr>
                    <w:del w:id="9513"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5CEC0489" w:rsidR="00631BF4" w:rsidRPr="00683B98" w:rsidDel="00561D9D" w:rsidRDefault="00631BF4" w:rsidP="00F26652">
            <w:pPr>
              <w:tabs>
                <w:tab w:val="left" w:pos="567"/>
                <w:tab w:val="left" w:pos="1276"/>
                <w:tab w:val="left" w:pos="2127"/>
              </w:tabs>
              <w:spacing w:line="240" w:lineRule="auto"/>
              <w:rPr>
                <w:del w:id="9514" w:author="Dr Mamadou SANOGO" w:date="2023-10-26T15:54:00Z"/>
                <w:rFonts w:asciiTheme="minorHAnsi" w:hAnsiTheme="minorHAnsi"/>
                <w:bCs/>
                <w:color w:val="FF0000"/>
                <w:sz w:val="20"/>
                <w:szCs w:val="20"/>
                <w:rPrChange w:id="9515" w:author="Dr Mamadou SANOGO" w:date="2023-10-26T15:46:00Z">
                  <w:rPr>
                    <w:del w:id="9516" w:author="Dr Mamadou SANOGO" w:date="2023-10-26T15:54:00Z"/>
                    <w:rFonts w:asciiTheme="minorHAnsi" w:hAnsiTheme="minorHAnsi"/>
                    <w:bCs/>
                    <w:color w:val="000000" w:themeColor="text1"/>
                    <w:sz w:val="20"/>
                    <w:szCs w:val="20"/>
                  </w:rPr>
                </w:rPrChange>
              </w:rPr>
            </w:pPr>
            <w:del w:id="9517" w:author="Dr Mamadou SANOGO" w:date="2023-10-26T15:54:00Z">
              <w:r w:rsidRPr="00683B98" w:rsidDel="00561D9D">
                <w:rPr>
                  <w:rFonts w:asciiTheme="minorHAnsi" w:hAnsiTheme="minorHAnsi"/>
                  <w:bCs/>
                  <w:color w:val="FF0000"/>
                  <w:sz w:val="20"/>
                  <w:szCs w:val="20"/>
                  <w:rPrChange w:id="9518"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1C7481C2" w:rsidR="00631BF4" w:rsidRPr="00683B98" w:rsidDel="00561D9D" w:rsidRDefault="00631BF4" w:rsidP="00F26652">
            <w:pPr>
              <w:tabs>
                <w:tab w:val="left" w:pos="567"/>
                <w:tab w:val="left" w:pos="1276"/>
                <w:tab w:val="left" w:pos="2127"/>
              </w:tabs>
              <w:spacing w:line="240" w:lineRule="auto"/>
              <w:jc w:val="center"/>
              <w:rPr>
                <w:del w:id="9519" w:author="Dr Mamadou SANOGO" w:date="2023-10-26T15:54:00Z"/>
                <w:rFonts w:asciiTheme="minorHAnsi" w:hAnsiTheme="minorHAnsi"/>
                <w:bCs/>
                <w:color w:val="FF0000"/>
                <w:sz w:val="20"/>
                <w:szCs w:val="20"/>
                <w:rPrChange w:id="9520" w:author="Dr Mamadou SANOGO" w:date="2023-10-26T15:46:00Z">
                  <w:rPr>
                    <w:del w:id="9521" w:author="Dr Mamadou SANOGO" w:date="2023-10-26T15:54:00Z"/>
                    <w:rFonts w:asciiTheme="minorHAnsi" w:hAnsiTheme="minorHAnsi"/>
                    <w:bCs/>
                    <w:color w:val="000000" w:themeColor="text1"/>
                    <w:sz w:val="20"/>
                    <w:szCs w:val="20"/>
                  </w:rPr>
                </w:rPrChange>
              </w:rPr>
            </w:pPr>
            <w:del w:id="9522" w:author="Dr Mamadou SANOGO" w:date="2023-10-26T15:54:00Z">
              <w:r w:rsidRPr="00683B98" w:rsidDel="00561D9D">
                <w:rPr>
                  <w:rFonts w:asciiTheme="minorHAnsi" w:hAnsiTheme="minorHAnsi"/>
                  <w:bCs/>
                  <w:color w:val="FF0000"/>
                  <w:sz w:val="20"/>
                  <w:szCs w:val="20"/>
                  <w:rPrChange w:id="952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3CA2B17D" w:rsidR="00631BF4" w:rsidRPr="00683B98" w:rsidDel="00561D9D" w:rsidRDefault="00631BF4" w:rsidP="00F26652">
            <w:pPr>
              <w:tabs>
                <w:tab w:val="left" w:pos="567"/>
                <w:tab w:val="left" w:pos="1276"/>
                <w:tab w:val="left" w:pos="2127"/>
              </w:tabs>
              <w:spacing w:line="240" w:lineRule="auto"/>
              <w:jc w:val="center"/>
              <w:rPr>
                <w:del w:id="9524" w:author="Dr Mamadou SANOGO" w:date="2023-10-26T15:54:00Z"/>
                <w:rFonts w:asciiTheme="minorHAnsi" w:hAnsiTheme="minorHAnsi"/>
                <w:bCs/>
                <w:color w:val="FF0000"/>
                <w:sz w:val="20"/>
                <w:szCs w:val="20"/>
                <w:rPrChange w:id="9525" w:author="Dr Mamadou SANOGO" w:date="2023-10-26T15:46:00Z">
                  <w:rPr>
                    <w:del w:id="9526"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0BE9D65D" w14:textId="487FE339" w:rsidR="00631BF4" w:rsidRPr="00683B98" w:rsidDel="00561D9D" w:rsidRDefault="00631BF4" w:rsidP="00F26652">
            <w:pPr>
              <w:tabs>
                <w:tab w:val="left" w:pos="567"/>
                <w:tab w:val="left" w:pos="1276"/>
                <w:tab w:val="left" w:pos="2127"/>
              </w:tabs>
              <w:spacing w:line="240" w:lineRule="auto"/>
              <w:rPr>
                <w:del w:id="9527" w:author="Dr Mamadou SANOGO" w:date="2023-10-26T15:54:00Z"/>
                <w:rFonts w:asciiTheme="minorHAnsi" w:hAnsiTheme="minorHAnsi"/>
                <w:bCs/>
                <w:i/>
                <w:color w:val="FF0000"/>
                <w:sz w:val="20"/>
                <w:szCs w:val="20"/>
                <w:rPrChange w:id="9528" w:author="Dr Mamadou SANOGO" w:date="2023-10-26T15:46:00Z">
                  <w:rPr>
                    <w:del w:id="9529"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24D1586C" w14:textId="6D3CE13D" w:rsidR="00631BF4" w:rsidRPr="00683B98" w:rsidDel="00561D9D" w:rsidRDefault="00631BF4" w:rsidP="00F26652">
            <w:pPr>
              <w:tabs>
                <w:tab w:val="left" w:pos="567"/>
                <w:tab w:val="left" w:pos="1276"/>
                <w:tab w:val="left" w:pos="2127"/>
              </w:tabs>
              <w:spacing w:line="240" w:lineRule="auto"/>
              <w:rPr>
                <w:del w:id="9530" w:author="Dr Mamadou SANOGO" w:date="2023-10-26T15:54:00Z"/>
                <w:rFonts w:asciiTheme="minorHAnsi" w:hAnsiTheme="minorHAnsi"/>
                <w:bCs/>
                <w:i/>
                <w:color w:val="FF0000"/>
                <w:sz w:val="20"/>
                <w:szCs w:val="20"/>
                <w:rPrChange w:id="9531" w:author="Dr Mamadou SANOGO" w:date="2023-10-26T15:46:00Z">
                  <w:rPr>
                    <w:del w:id="9532" w:author="Dr Mamadou SANOGO" w:date="2023-10-26T15:54:00Z"/>
                    <w:rFonts w:asciiTheme="minorHAnsi" w:hAnsiTheme="minorHAnsi"/>
                    <w:bCs/>
                    <w:i/>
                    <w:color w:val="000000" w:themeColor="text1"/>
                    <w:sz w:val="20"/>
                    <w:szCs w:val="20"/>
                  </w:rPr>
                </w:rPrChange>
              </w:rPr>
            </w:pPr>
          </w:p>
        </w:tc>
      </w:tr>
      <w:tr w:rsidR="00683B98" w:rsidRPr="00683B98" w:rsidDel="00561D9D" w14:paraId="092BBFCF" w14:textId="47D04E88" w:rsidTr="00F26652">
        <w:trPr>
          <w:cantSplit/>
          <w:trHeight w:val="20"/>
          <w:del w:id="9533"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E909261" w14:textId="02F4747D" w:rsidR="00631BF4" w:rsidRPr="00683B98" w:rsidDel="00561D9D" w:rsidRDefault="00631BF4" w:rsidP="00F26652">
            <w:pPr>
              <w:spacing w:line="240" w:lineRule="auto"/>
              <w:rPr>
                <w:del w:id="9534" w:author="Dr Mamadou SANOGO" w:date="2023-10-26T15:54:00Z"/>
                <w:rFonts w:asciiTheme="minorHAnsi" w:hAnsiTheme="minorHAnsi"/>
                <w:b/>
                <w:color w:val="FF0000"/>
                <w:sz w:val="20"/>
                <w:szCs w:val="20"/>
                <w:lang w:val="fr-ML"/>
                <w:rPrChange w:id="9535" w:author="Dr Mamadou SANOGO" w:date="2023-10-26T15:46:00Z">
                  <w:rPr>
                    <w:del w:id="9536" w:author="Dr Mamadou SANOGO" w:date="2023-10-26T15:54:00Z"/>
                    <w:rFonts w:asciiTheme="minorHAnsi" w:hAnsiTheme="minorHAnsi"/>
                    <w:b/>
                    <w:color w:val="000000" w:themeColor="text1"/>
                    <w:sz w:val="20"/>
                    <w:szCs w:val="20"/>
                    <w:lang w:val="fr-ML"/>
                  </w:rPr>
                </w:rPrChange>
              </w:rPr>
            </w:pPr>
            <w:del w:id="9537" w:author="Dr Mamadou SANOGO" w:date="2023-10-26T15:54:00Z">
              <w:r w:rsidRPr="00683B98" w:rsidDel="00561D9D">
                <w:rPr>
                  <w:rFonts w:asciiTheme="minorHAnsi" w:hAnsiTheme="minorHAnsi"/>
                  <w:b/>
                  <w:bCs/>
                  <w:color w:val="FF0000"/>
                  <w:sz w:val="20"/>
                  <w:szCs w:val="20"/>
                  <w:lang w:val="fr-ML"/>
                  <w:rPrChange w:id="9538" w:author="Dr Mamadou SANOGO" w:date="2023-10-26T15:46:00Z">
                    <w:rPr>
                      <w:rFonts w:asciiTheme="minorHAnsi" w:hAnsiTheme="minorHAnsi"/>
                      <w:b/>
                      <w:bCs/>
                      <w:color w:val="000000" w:themeColor="text1"/>
                      <w:sz w:val="20"/>
                      <w:szCs w:val="20"/>
                      <w:lang w:val="fr-ML"/>
                    </w:rPr>
                  </w:rPrChange>
                </w:rPr>
                <w:delText>GEC2305</w:delText>
              </w:r>
            </w:del>
          </w:p>
          <w:p w14:paraId="6B4C81FB" w14:textId="7A0A82E8" w:rsidR="00631BF4" w:rsidRPr="00683B98" w:rsidDel="00561D9D" w:rsidRDefault="00631BF4" w:rsidP="00F26652">
            <w:pPr>
              <w:spacing w:line="240" w:lineRule="auto"/>
              <w:rPr>
                <w:del w:id="9539" w:author="Dr Mamadou SANOGO" w:date="2023-10-26T15:54:00Z"/>
                <w:rFonts w:asciiTheme="minorHAnsi" w:hAnsiTheme="minorHAnsi"/>
                <w:b/>
                <w:color w:val="FF0000"/>
                <w:sz w:val="20"/>
                <w:szCs w:val="20"/>
                <w:rPrChange w:id="9540" w:author="Dr Mamadou SANOGO" w:date="2023-10-26T15:46:00Z">
                  <w:rPr>
                    <w:del w:id="9541" w:author="Dr Mamadou SANOGO" w:date="2023-10-26T15:54:00Z"/>
                    <w:rFonts w:asciiTheme="minorHAnsi" w:hAnsiTheme="minorHAnsi"/>
                    <w:b/>
                    <w:color w:val="000000" w:themeColor="text1"/>
                    <w:sz w:val="20"/>
                    <w:szCs w:val="20"/>
                  </w:rPr>
                </w:rPrChange>
              </w:rPr>
            </w:pPr>
            <w:del w:id="9542" w:author="Dr Mamadou SANOGO" w:date="2023-10-26T15:54:00Z">
              <w:r w:rsidRPr="00683B98" w:rsidDel="00561D9D">
                <w:rPr>
                  <w:rFonts w:asciiTheme="minorHAnsi" w:hAnsiTheme="minorHAnsi"/>
                  <w:b/>
                  <w:color w:val="FF0000"/>
                  <w:sz w:val="20"/>
                  <w:szCs w:val="20"/>
                  <w:rPrChange w:id="9543"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004D0A7A" w:rsidR="00631BF4" w:rsidRPr="00683B98" w:rsidDel="00561D9D" w:rsidRDefault="00631BF4" w:rsidP="00F26652">
            <w:pPr>
              <w:spacing w:line="240" w:lineRule="auto"/>
              <w:rPr>
                <w:del w:id="9544" w:author="Dr Mamadou SANOGO" w:date="2023-10-26T15:54:00Z"/>
                <w:rFonts w:asciiTheme="minorHAnsi" w:hAnsiTheme="minorHAnsi"/>
                <w:b/>
                <w:color w:val="FF0000"/>
                <w:sz w:val="20"/>
                <w:szCs w:val="20"/>
                <w:rPrChange w:id="9545" w:author="Dr Mamadou SANOGO" w:date="2023-10-26T15:46:00Z">
                  <w:rPr>
                    <w:del w:id="9546"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6075D25" w14:textId="20B2F69D" w:rsidR="00631BF4" w:rsidRPr="00683B98" w:rsidDel="00561D9D" w:rsidRDefault="00631BF4" w:rsidP="00F26652">
            <w:pPr>
              <w:spacing w:line="240" w:lineRule="auto"/>
              <w:jc w:val="center"/>
              <w:rPr>
                <w:del w:id="9547" w:author="Dr Mamadou SANOGO" w:date="2023-10-26T15:54:00Z"/>
                <w:rFonts w:asciiTheme="minorHAnsi" w:hAnsiTheme="minorHAnsi"/>
                <w:b/>
                <w:color w:val="FF0000"/>
                <w:sz w:val="20"/>
                <w:szCs w:val="20"/>
                <w:rPrChange w:id="9548" w:author="Dr Mamadou SANOGO" w:date="2023-10-26T15:46:00Z">
                  <w:rPr>
                    <w:del w:id="9549" w:author="Dr Mamadou SANOGO" w:date="2023-10-26T15:54:00Z"/>
                    <w:rFonts w:asciiTheme="minorHAnsi" w:hAnsiTheme="minorHAnsi"/>
                    <w:b/>
                    <w:color w:val="000000" w:themeColor="text1"/>
                    <w:sz w:val="20"/>
                    <w:szCs w:val="20"/>
                  </w:rPr>
                </w:rPrChange>
              </w:rPr>
            </w:pPr>
            <w:del w:id="9550" w:author="Dr Mamadou SANOGO" w:date="2023-10-26T15:54:00Z">
              <w:r w:rsidRPr="00683B98" w:rsidDel="00561D9D">
                <w:rPr>
                  <w:rFonts w:asciiTheme="minorHAnsi" w:hAnsiTheme="minorHAnsi"/>
                  <w:b/>
                  <w:color w:val="FF0000"/>
                  <w:sz w:val="20"/>
                  <w:szCs w:val="20"/>
                  <w:rPrChange w:id="9551"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310EC858" w:rsidR="00631BF4" w:rsidRPr="00683B98" w:rsidDel="00561D9D" w:rsidRDefault="00631BF4" w:rsidP="00F26652">
            <w:pPr>
              <w:tabs>
                <w:tab w:val="left" w:pos="567"/>
                <w:tab w:val="left" w:pos="1276"/>
                <w:tab w:val="left" w:pos="2127"/>
              </w:tabs>
              <w:spacing w:line="240" w:lineRule="auto"/>
              <w:rPr>
                <w:del w:id="9552" w:author="Dr Mamadou SANOGO" w:date="2023-10-26T15:54:00Z"/>
                <w:rFonts w:asciiTheme="minorHAnsi" w:hAnsiTheme="minorHAnsi"/>
                <w:bCs/>
                <w:color w:val="FF0000"/>
                <w:sz w:val="20"/>
                <w:szCs w:val="20"/>
                <w:rPrChange w:id="9553" w:author="Dr Mamadou SANOGO" w:date="2023-10-26T15:46:00Z">
                  <w:rPr>
                    <w:del w:id="9554" w:author="Dr Mamadou SANOGO" w:date="2023-10-26T15:54:00Z"/>
                    <w:rFonts w:asciiTheme="minorHAnsi" w:hAnsiTheme="minorHAnsi"/>
                    <w:bCs/>
                    <w:color w:val="000000" w:themeColor="text1"/>
                    <w:sz w:val="20"/>
                    <w:szCs w:val="20"/>
                  </w:rPr>
                </w:rPrChange>
              </w:rPr>
            </w:pPr>
            <w:del w:id="9555" w:author="Dr Mamadou SANOGO" w:date="2023-10-26T15:54:00Z">
              <w:r w:rsidRPr="00683B98" w:rsidDel="00561D9D">
                <w:rPr>
                  <w:rFonts w:asciiTheme="minorHAnsi" w:hAnsiTheme="minorHAnsi"/>
                  <w:bCs/>
                  <w:color w:val="FF0000"/>
                  <w:sz w:val="20"/>
                  <w:szCs w:val="20"/>
                  <w:rPrChange w:id="9556"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1A4BAC47" w:rsidR="00631BF4" w:rsidRPr="00683B98" w:rsidDel="00561D9D" w:rsidRDefault="00631BF4" w:rsidP="00F26652">
            <w:pPr>
              <w:tabs>
                <w:tab w:val="left" w:pos="567"/>
                <w:tab w:val="left" w:pos="1276"/>
                <w:tab w:val="left" w:pos="2127"/>
              </w:tabs>
              <w:spacing w:line="240" w:lineRule="auto"/>
              <w:rPr>
                <w:del w:id="9557" w:author="Dr Mamadou SANOGO" w:date="2023-10-26T15:54:00Z"/>
                <w:rFonts w:asciiTheme="minorHAnsi" w:hAnsiTheme="minorHAnsi"/>
                <w:bCs/>
                <w:color w:val="FF0000"/>
                <w:sz w:val="20"/>
                <w:szCs w:val="20"/>
                <w:rPrChange w:id="9558" w:author="Dr Mamadou SANOGO" w:date="2023-10-26T15:46:00Z">
                  <w:rPr>
                    <w:del w:id="9559" w:author="Dr Mamadou SANOGO" w:date="2023-10-26T15:54:00Z"/>
                    <w:rFonts w:asciiTheme="minorHAnsi" w:hAnsiTheme="minorHAnsi"/>
                    <w:bCs/>
                    <w:color w:val="000000" w:themeColor="text1"/>
                    <w:sz w:val="20"/>
                    <w:szCs w:val="20"/>
                  </w:rPr>
                </w:rPrChange>
              </w:rPr>
            </w:pPr>
            <w:del w:id="9560" w:author="Dr Mamadou SANOGO" w:date="2023-10-26T15:54:00Z">
              <w:r w:rsidRPr="00683B98" w:rsidDel="00561D9D">
                <w:rPr>
                  <w:rFonts w:asciiTheme="minorHAnsi" w:hAnsiTheme="minorHAnsi"/>
                  <w:bCs/>
                  <w:color w:val="FF0000"/>
                  <w:sz w:val="20"/>
                  <w:szCs w:val="20"/>
                  <w:rPrChange w:id="9561"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4473E69D" w:rsidR="00631BF4" w:rsidRPr="00683B98" w:rsidDel="00561D9D" w:rsidRDefault="00631BF4" w:rsidP="00F26652">
            <w:pPr>
              <w:tabs>
                <w:tab w:val="left" w:pos="567"/>
                <w:tab w:val="left" w:pos="1276"/>
                <w:tab w:val="left" w:pos="2127"/>
              </w:tabs>
              <w:spacing w:line="240" w:lineRule="auto"/>
              <w:jc w:val="center"/>
              <w:rPr>
                <w:del w:id="9562" w:author="Dr Mamadou SANOGO" w:date="2023-10-26T15:54:00Z"/>
                <w:rFonts w:asciiTheme="minorHAnsi" w:hAnsiTheme="minorHAnsi"/>
                <w:bCs/>
                <w:color w:val="FF0000"/>
                <w:sz w:val="20"/>
                <w:szCs w:val="20"/>
                <w:rPrChange w:id="9563" w:author="Dr Mamadou SANOGO" w:date="2023-10-26T15:46:00Z">
                  <w:rPr>
                    <w:del w:id="9564" w:author="Dr Mamadou SANOGO" w:date="2023-10-26T15:54:00Z"/>
                    <w:rFonts w:asciiTheme="minorHAnsi" w:hAnsiTheme="minorHAnsi"/>
                    <w:bCs/>
                    <w:color w:val="000000" w:themeColor="text1"/>
                    <w:sz w:val="20"/>
                    <w:szCs w:val="20"/>
                  </w:rPr>
                </w:rPrChange>
              </w:rPr>
            </w:pPr>
            <w:del w:id="9565" w:author="Dr Mamadou SANOGO" w:date="2023-10-26T15:54:00Z">
              <w:r w:rsidRPr="00683B98" w:rsidDel="00561D9D">
                <w:rPr>
                  <w:rFonts w:asciiTheme="minorHAnsi" w:hAnsiTheme="minorHAnsi"/>
                  <w:bCs/>
                  <w:color w:val="FF0000"/>
                  <w:sz w:val="20"/>
                  <w:szCs w:val="20"/>
                  <w:rPrChange w:id="9566"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4675E46D" w:rsidR="00631BF4" w:rsidRPr="00683B98" w:rsidDel="00561D9D" w:rsidRDefault="00631BF4" w:rsidP="00F26652">
            <w:pPr>
              <w:tabs>
                <w:tab w:val="left" w:pos="567"/>
                <w:tab w:val="left" w:pos="1276"/>
                <w:tab w:val="left" w:pos="2127"/>
              </w:tabs>
              <w:spacing w:line="240" w:lineRule="auto"/>
              <w:jc w:val="center"/>
              <w:rPr>
                <w:del w:id="9567" w:author="Dr Mamadou SANOGO" w:date="2023-10-26T15:54:00Z"/>
                <w:rFonts w:asciiTheme="minorHAnsi" w:hAnsiTheme="minorHAnsi"/>
                <w:bCs/>
                <w:color w:val="FF0000"/>
                <w:sz w:val="20"/>
                <w:szCs w:val="20"/>
                <w:rPrChange w:id="9568" w:author="Dr Mamadou SANOGO" w:date="2023-10-26T15:46:00Z">
                  <w:rPr>
                    <w:del w:id="9569" w:author="Dr Mamadou SANOGO" w:date="2023-10-26T15:54:00Z"/>
                    <w:rFonts w:asciiTheme="minorHAnsi" w:hAnsiTheme="minorHAnsi"/>
                    <w:bCs/>
                    <w:color w:val="000000" w:themeColor="text1"/>
                    <w:sz w:val="20"/>
                    <w:szCs w:val="20"/>
                  </w:rPr>
                </w:rPrChange>
              </w:rPr>
            </w:pPr>
            <w:del w:id="9570" w:author="Dr Mamadou SANOGO" w:date="2023-10-26T15:54:00Z">
              <w:r w:rsidRPr="00683B98" w:rsidDel="00561D9D">
                <w:rPr>
                  <w:rFonts w:asciiTheme="minorHAnsi" w:hAnsiTheme="minorHAnsi"/>
                  <w:bCs/>
                  <w:color w:val="FF0000"/>
                  <w:sz w:val="20"/>
                  <w:szCs w:val="20"/>
                  <w:rPrChange w:id="9571"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441F5422" w:rsidR="00631BF4" w:rsidRPr="00683B98" w:rsidDel="00561D9D" w:rsidRDefault="00631BF4" w:rsidP="00F26652">
            <w:pPr>
              <w:spacing w:line="240" w:lineRule="auto"/>
              <w:rPr>
                <w:del w:id="9572" w:author="Dr Mamadou SANOGO" w:date="2023-10-26T15:54:00Z"/>
                <w:color w:val="FF0000"/>
                <w:sz w:val="20"/>
                <w:szCs w:val="20"/>
                <w:rPrChange w:id="9573" w:author="Dr Mamadou SANOGO" w:date="2023-10-26T15:46:00Z">
                  <w:rPr>
                    <w:del w:id="9574" w:author="Dr Mamadou SANOGO" w:date="2023-10-26T15:54:00Z"/>
                    <w:sz w:val="20"/>
                    <w:szCs w:val="20"/>
                  </w:rPr>
                </w:rPrChange>
              </w:rPr>
            </w:pPr>
            <w:del w:id="9575" w:author="Dr Mamadou SANOGO" w:date="2023-10-26T15:54:00Z">
              <w:r w:rsidRPr="00683B98" w:rsidDel="00561D9D">
                <w:rPr>
                  <w:rFonts w:asciiTheme="minorHAnsi" w:hAnsiTheme="minorHAnsi"/>
                  <w:bCs/>
                  <w:i/>
                  <w:color w:val="FF0000"/>
                  <w:sz w:val="20"/>
                  <w:szCs w:val="20"/>
                  <w:rPrChange w:id="9576"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2789A9C" w:rsidR="00631BF4" w:rsidRPr="00683B98" w:rsidDel="00561D9D" w:rsidRDefault="00631BF4" w:rsidP="00F26652">
            <w:pPr>
              <w:spacing w:line="240" w:lineRule="auto"/>
              <w:rPr>
                <w:del w:id="9577" w:author="Dr Mamadou SANOGO" w:date="2023-10-26T15:54:00Z"/>
                <w:color w:val="FF0000"/>
                <w:sz w:val="20"/>
                <w:szCs w:val="20"/>
                <w:rPrChange w:id="9578" w:author="Dr Mamadou SANOGO" w:date="2023-10-26T15:46:00Z">
                  <w:rPr>
                    <w:del w:id="9579" w:author="Dr Mamadou SANOGO" w:date="2023-10-26T15:54:00Z"/>
                    <w:sz w:val="20"/>
                    <w:szCs w:val="20"/>
                  </w:rPr>
                </w:rPrChange>
              </w:rPr>
            </w:pPr>
            <w:del w:id="9580" w:author="Dr Mamadou SANOGO" w:date="2023-10-26T15:54:00Z">
              <w:r w:rsidRPr="00683B98" w:rsidDel="00561D9D">
                <w:rPr>
                  <w:rFonts w:asciiTheme="minorHAnsi" w:hAnsiTheme="minorHAnsi"/>
                  <w:bCs/>
                  <w:i/>
                  <w:color w:val="FF0000"/>
                  <w:sz w:val="20"/>
                  <w:szCs w:val="20"/>
                  <w:rPrChange w:id="9581"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3CDFE8AD" w14:textId="0AF63394" w:rsidTr="00F26652">
        <w:trPr>
          <w:cantSplit/>
          <w:trHeight w:val="20"/>
          <w:del w:id="9582" w:author="Dr Mamadou SANOGO" w:date="2023-10-26T15:54:00Z"/>
        </w:trPr>
        <w:tc>
          <w:tcPr>
            <w:tcW w:w="797" w:type="pct"/>
            <w:vMerge/>
            <w:tcBorders>
              <w:left w:val="single" w:sz="4" w:space="0" w:color="auto"/>
              <w:right w:val="single" w:sz="4" w:space="0" w:color="auto"/>
            </w:tcBorders>
            <w:vAlign w:val="center"/>
            <w:hideMark/>
          </w:tcPr>
          <w:p w14:paraId="6E6A2B68" w14:textId="1D618004" w:rsidR="00631BF4" w:rsidRPr="00683B98" w:rsidDel="00561D9D" w:rsidRDefault="00631BF4" w:rsidP="00F26652">
            <w:pPr>
              <w:spacing w:line="240" w:lineRule="auto"/>
              <w:rPr>
                <w:del w:id="9583" w:author="Dr Mamadou SANOGO" w:date="2023-10-26T15:54:00Z"/>
                <w:rFonts w:asciiTheme="minorHAnsi" w:hAnsiTheme="minorHAnsi"/>
                <w:b/>
                <w:color w:val="FF0000"/>
                <w:sz w:val="20"/>
                <w:szCs w:val="20"/>
                <w:rPrChange w:id="9584" w:author="Dr Mamadou SANOGO" w:date="2023-10-26T15:46:00Z">
                  <w:rPr>
                    <w:del w:id="958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7A10325C" w14:textId="4078CD4E" w:rsidR="00631BF4" w:rsidRPr="00683B98" w:rsidDel="00561D9D" w:rsidRDefault="00631BF4" w:rsidP="00F26652">
            <w:pPr>
              <w:spacing w:line="240" w:lineRule="auto"/>
              <w:rPr>
                <w:del w:id="9586" w:author="Dr Mamadou SANOGO" w:date="2023-10-26T15:54:00Z"/>
                <w:bCs/>
                <w:color w:val="FF0000"/>
                <w:sz w:val="20"/>
                <w:szCs w:val="20"/>
                <w:u w:val="single"/>
                <w:lang w:eastAsia="en-US"/>
                <w:rPrChange w:id="9587" w:author="Dr Mamadou SANOGO" w:date="2023-10-26T15:46:00Z">
                  <w:rPr>
                    <w:del w:id="9588"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hideMark/>
          </w:tcPr>
          <w:p w14:paraId="5A68DDBE" w14:textId="7568F77C" w:rsidR="00631BF4" w:rsidRPr="00683B98" w:rsidDel="00561D9D" w:rsidRDefault="00631BF4" w:rsidP="00F26652">
            <w:pPr>
              <w:spacing w:line="240" w:lineRule="auto"/>
              <w:rPr>
                <w:del w:id="9589" w:author="Dr Mamadou SANOGO" w:date="2023-10-26T15:54:00Z"/>
                <w:bCs/>
                <w:color w:val="FF0000"/>
                <w:sz w:val="20"/>
                <w:szCs w:val="20"/>
                <w:u w:val="single"/>
                <w:lang w:eastAsia="en-US"/>
                <w:rPrChange w:id="9590" w:author="Dr Mamadou SANOGO" w:date="2023-10-26T15:46:00Z">
                  <w:rPr>
                    <w:del w:id="9591"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194ABD6A" w:rsidR="00631BF4" w:rsidRPr="00683B98" w:rsidDel="00561D9D" w:rsidRDefault="00631BF4" w:rsidP="00F26652">
            <w:pPr>
              <w:tabs>
                <w:tab w:val="left" w:pos="567"/>
                <w:tab w:val="left" w:pos="1276"/>
                <w:tab w:val="left" w:pos="2127"/>
              </w:tabs>
              <w:spacing w:line="240" w:lineRule="auto"/>
              <w:rPr>
                <w:del w:id="9592" w:author="Dr Mamadou SANOGO" w:date="2023-10-26T15:54:00Z"/>
                <w:rFonts w:asciiTheme="minorHAnsi" w:hAnsiTheme="minorHAnsi"/>
                <w:bCs/>
                <w:color w:val="FF0000"/>
                <w:sz w:val="20"/>
                <w:szCs w:val="20"/>
                <w:rPrChange w:id="9593" w:author="Dr Mamadou SANOGO" w:date="2023-10-26T15:46:00Z">
                  <w:rPr>
                    <w:del w:id="9594" w:author="Dr Mamadou SANOGO" w:date="2023-10-26T15:54:00Z"/>
                    <w:rFonts w:asciiTheme="minorHAnsi" w:hAnsiTheme="minorHAnsi"/>
                    <w:bCs/>
                    <w:color w:val="000000" w:themeColor="text1"/>
                    <w:sz w:val="20"/>
                    <w:szCs w:val="20"/>
                  </w:rPr>
                </w:rPrChange>
              </w:rPr>
            </w:pPr>
            <w:del w:id="9595" w:author="Dr Mamadou SANOGO" w:date="2023-10-26T15:54:00Z">
              <w:r w:rsidRPr="00683B98" w:rsidDel="00561D9D">
                <w:rPr>
                  <w:rFonts w:asciiTheme="minorHAnsi" w:hAnsiTheme="minorHAnsi"/>
                  <w:bCs/>
                  <w:color w:val="FF0000"/>
                  <w:sz w:val="20"/>
                  <w:szCs w:val="20"/>
                  <w:rPrChange w:id="9596"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420097A8" w:rsidR="00631BF4" w:rsidRPr="00683B98" w:rsidDel="00561D9D" w:rsidRDefault="00631BF4" w:rsidP="00F26652">
            <w:pPr>
              <w:tabs>
                <w:tab w:val="left" w:pos="567"/>
                <w:tab w:val="left" w:pos="1276"/>
                <w:tab w:val="left" w:pos="2127"/>
              </w:tabs>
              <w:spacing w:line="240" w:lineRule="auto"/>
              <w:jc w:val="center"/>
              <w:rPr>
                <w:del w:id="9597" w:author="Dr Mamadou SANOGO" w:date="2023-10-26T15:54:00Z"/>
                <w:rFonts w:asciiTheme="minorHAnsi" w:hAnsiTheme="minorHAnsi"/>
                <w:bCs/>
                <w:color w:val="FF0000"/>
                <w:sz w:val="20"/>
                <w:szCs w:val="20"/>
                <w:rPrChange w:id="9598" w:author="Dr Mamadou SANOGO" w:date="2023-10-26T15:46:00Z">
                  <w:rPr>
                    <w:del w:id="9599" w:author="Dr Mamadou SANOGO" w:date="2023-10-26T15:54:00Z"/>
                    <w:rFonts w:asciiTheme="minorHAnsi" w:hAnsiTheme="minorHAnsi"/>
                    <w:bCs/>
                    <w:color w:val="000000" w:themeColor="text1"/>
                    <w:sz w:val="20"/>
                    <w:szCs w:val="20"/>
                  </w:rPr>
                </w:rPrChange>
              </w:rPr>
            </w:pPr>
            <w:del w:id="9600" w:author="Dr Mamadou SANOGO" w:date="2023-10-26T15:54:00Z">
              <w:r w:rsidRPr="00683B98" w:rsidDel="00561D9D">
                <w:rPr>
                  <w:rFonts w:asciiTheme="minorHAnsi" w:hAnsiTheme="minorHAnsi"/>
                  <w:bCs/>
                  <w:color w:val="FF0000"/>
                  <w:sz w:val="20"/>
                  <w:szCs w:val="20"/>
                  <w:rPrChange w:id="9601"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BC6CCAB" w:rsidR="00631BF4" w:rsidRPr="00683B98" w:rsidDel="00561D9D" w:rsidRDefault="00631BF4" w:rsidP="00F26652">
            <w:pPr>
              <w:spacing w:line="240" w:lineRule="auto"/>
              <w:rPr>
                <w:del w:id="9602" w:author="Dr Mamadou SANOGO" w:date="2023-10-26T15:54:00Z"/>
                <w:color w:val="FF0000"/>
                <w:sz w:val="20"/>
                <w:szCs w:val="20"/>
                <w:lang w:eastAsia="en-US"/>
                <w:rPrChange w:id="9603" w:author="Dr Mamadou SANOGO" w:date="2023-10-26T15:46:00Z">
                  <w:rPr>
                    <w:del w:id="9604"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hideMark/>
          </w:tcPr>
          <w:p w14:paraId="61DF3CC7" w14:textId="04A67E49" w:rsidR="00631BF4" w:rsidRPr="00683B98" w:rsidDel="00561D9D" w:rsidRDefault="00631BF4" w:rsidP="00F26652">
            <w:pPr>
              <w:spacing w:line="240" w:lineRule="auto"/>
              <w:rPr>
                <w:del w:id="9605" w:author="Dr Mamadou SANOGO" w:date="2023-10-26T15:54:00Z"/>
                <w:bCs/>
                <w:color w:val="FF0000"/>
                <w:sz w:val="20"/>
                <w:szCs w:val="20"/>
                <w:u w:val="single"/>
                <w:lang w:eastAsia="en-US"/>
                <w:rPrChange w:id="9606" w:author="Dr Mamadou SANOGO" w:date="2023-10-26T15:46:00Z">
                  <w:rPr>
                    <w:del w:id="9607"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hideMark/>
          </w:tcPr>
          <w:p w14:paraId="4C2B86D1" w14:textId="024778E9" w:rsidR="00631BF4" w:rsidRPr="00683B98" w:rsidDel="00561D9D" w:rsidRDefault="00631BF4" w:rsidP="00F26652">
            <w:pPr>
              <w:spacing w:line="240" w:lineRule="auto"/>
              <w:rPr>
                <w:del w:id="9608" w:author="Dr Mamadou SANOGO" w:date="2023-10-26T15:54:00Z"/>
                <w:bCs/>
                <w:color w:val="FF0000"/>
                <w:sz w:val="20"/>
                <w:szCs w:val="20"/>
                <w:u w:val="single"/>
                <w:lang w:eastAsia="en-US"/>
                <w:rPrChange w:id="9609" w:author="Dr Mamadou SANOGO" w:date="2023-10-26T15:46:00Z">
                  <w:rPr>
                    <w:del w:id="9610" w:author="Dr Mamadou SANOGO" w:date="2023-10-26T15:54:00Z"/>
                    <w:bCs/>
                    <w:sz w:val="20"/>
                    <w:szCs w:val="20"/>
                    <w:u w:val="single"/>
                    <w:lang w:eastAsia="en-US"/>
                  </w:rPr>
                </w:rPrChange>
              </w:rPr>
            </w:pPr>
          </w:p>
        </w:tc>
      </w:tr>
      <w:tr w:rsidR="00683B98" w:rsidRPr="00683B98" w:rsidDel="00561D9D" w14:paraId="4B663EE4" w14:textId="041D441C" w:rsidTr="00F26652">
        <w:trPr>
          <w:cantSplit/>
          <w:trHeight w:val="20"/>
          <w:del w:id="9611" w:author="Dr Mamadou SANOGO" w:date="2023-10-26T15:54:00Z"/>
        </w:trPr>
        <w:tc>
          <w:tcPr>
            <w:tcW w:w="797" w:type="pct"/>
            <w:vMerge/>
            <w:tcBorders>
              <w:left w:val="single" w:sz="4" w:space="0" w:color="auto"/>
              <w:right w:val="single" w:sz="4" w:space="0" w:color="auto"/>
            </w:tcBorders>
            <w:vAlign w:val="center"/>
          </w:tcPr>
          <w:p w14:paraId="74EE0C23" w14:textId="22255956" w:rsidR="00631BF4" w:rsidRPr="00683B98" w:rsidDel="00561D9D" w:rsidRDefault="00631BF4" w:rsidP="00F26652">
            <w:pPr>
              <w:spacing w:line="240" w:lineRule="auto"/>
              <w:rPr>
                <w:del w:id="9612" w:author="Dr Mamadou SANOGO" w:date="2023-10-26T15:54:00Z"/>
                <w:rFonts w:asciiTheme="minorHAnsi" w:hAnsiTheme="minorHAnsi"/>
                <w:b/>
                <w:color w:val="FF0000"/>
                <w:sz w:val="20"/>
                <w:szCs w:val="20"/>
                <w:rPrChange w:id="9613" w:author="Dr Mamadou SANOGO" w:date="2023-10-26T15:46:00Z">
                  <w:rPr>
                    <w:del w:id="961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B548C01" w14:textId="0DE0F4EE" w:rsidR="00631BF4" w:rsidRPr="00683B98" w:rsidDel="00561D9D" w:rsidRDefault="00631BF4" w:rsidP="00F26652">
            <w:pPr>
              <w:spacing w:line="240" w:lineRule="auto"/>
              <w:rPr>
                <w:del w:id="9615" w:author="Dr Mamadou SANOGO" w:date="2023-10-26T15:54:00Z"/>
                <w:bCs/>
                <w:color w:val="FF0000"/>
                <w:sz w:val="20"/>
                <w:szCs w:val="20"/>
                <w:u w:val="single"/>
                <w:lang w:eastAsia="en-US"/>
                <w:rPrChange w:id="9616" w:author="Dr Mamadou SANOGO" w:date="2023-10-26T15:46:00Z">
                  <w:rPr>
                    <w:del w:id="9617"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8BF4C8" w14:textId="0A20F7A3" w:rsidR="00631BF4" w:rsidRPr="00683B98" w:rsidDel="00561D9D" w:rsidRDefault="00631BF4" w:rsidP="00F26652">
            <w:pPr>
              <w:spacing w:line="240" w:lineRule="auto"/>
              <w:rPr>
                <w:del w:id="9618" w:author="Dr Mamadou SANOGO" w:date="2023-10-26T15:54:00Z"/>
                <w:bCs/>
                <w:color w:val="FF0000"/>
                <w:sz w:val="20"/>
                <w:szCs w:val="20"/>
                <w:u w:val="single"/>
                <w:lang w:eastAsia="en-US"/>
                <w:rPrChange w:id="9619" w:author="Dr Mamadou SANOGO" w:date="2023-10-26T15:46:00Z">
                  <w:rPr>
                    <w:del w:id="9620"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0F6B6259" w:rsidR="00631BF4" w:rsidRPr="00683B98" w:rsidDel="00561D9D" w:rsidRDefault="00631BF4" w:rsidP="00F26652">
            <w:pPr>
              <w:tabs>
                <w:tab w:val="left" w:pos="567"/>
                <w:tab w:val="left" w:pos="1276"/>
                <w:tab w:val="left" w:pos="2127"/>
              </w:tabs>
              <w:spacing w:line="240" w:lineRule="auto"/>
              <w:rPr>
                <w:del w:id="9621" w:author="Dr Mamadou SANOGO" w:date="2023-10-26T15:54:00Z"/>
                <w:rFonts w:asciiTheme="minorHAnsi" w:hAnsiTheme="minorHAnsi"/>
                <w:bCs/>
                <w:color w:val="FF0000"/>
                <w:sz w:val="20"/>
                <w:szCs w:val="20"/>
                <w:rPrChange w:id="9622" w:author="Dr Mamadou SANOGO" w:date="2023-10-26T15:46:00Z">
                  <w:rPr>
                    <w:del w:id="9623" w:author="Dr Mamadou SANOGO" w:date="2023-10-26T15:54:00Z"/>
                    <w:rFonts w:asciiTheme="minorHAnsi" w:hAnsiTheme="minorHAnsi"/>
                    <w:bCs/>
                    <w:color w:val="000000" w:themeColor="text1"/>
                    <w:sz w:val="20"/>
                    <w:szCs w:val="20"/>
                  </w:rPr>
                </w:rPrChange>
              </w:rPr>
            </w:pPr>
            <w:del w:id="9624" w:author="Dr Mamadou SANOGO" w:date="2023-10-26T15:54:00Z">
              <w:r w:rsidRPr="00683B98" w:rsidDel="00561D9D">
                <w:rPr>
                  <w:rFonts w:asciiTheme="minorHAnsi" w:hAnsiTheme="minorHAnsi"/>
                  <w:bCs/>
                  <w:color w:val="FF0000"/>
                  <w:sz w:val="20"/>
                  <w:szCs w:val="20"/>
                  <w:rPrChange w:id="9625"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53AAC666" w:rsidR="00631BF4" w:rsidRPr="00683B98" w:rsidDel="00561D9D" w:rsidRDefault="00631BF4" w:rsidP="00F26652">
            <w:pPr>
              <w:tabs>
                <w:tab w:val="left" w:pos="567"/>
                <w:tab w:val="left" w:pos="1276"/>
                <w:tab w:val="left" w:pos="2127"/>
              </w:tabs>
              <w:spacing w:line="240" w:lineRule="auto"/>
              <w:jc w:val="center"/>
              <w:rPr>
                <w:del w:id="9626" w:author="Dr Mamadou SANOGO" w:date="2023-10-26T15:54:00Z"/>
                <w:rFonts w:asciiTheme="minorHAnsi" w:hAnsiTheme="minorHAnsi"/>
                <w:bCs/>
                <w:color w:val="FF0000"/>
                <w:sz w:val="20"/>
                <w:szCs w:val="20"/>
                <w:rPrChange w:id="9627" w:author="Dr Mamadou SANOGO" w:date="2023-10-26T15:46:00Z">
                  <w:rPr>
                    <w:del w:id="9628" w:author="Dr Mamadou SANOGO" w:date="2023-10-26T15:54:00Z"/>
                    <w:rFonts w:asciiTheme="minorHAnsi" w:hAnsiTheme="minorHAnsi"/>
                    <w:bCs/>
                    <w:color w:val="000000" w:themeColor="text1"/>
                    <w:sz w:val="20"/>
                    <w:szCs w:val="20"/>
                  </w:rPr>
                </w:rPrChange>
              </w:rPr>
            </w:pPr>
            <w:del w:id="9629" w:author="Dr Mamadou SANOGO" w:date="2023-10-26T15:54:00Z">
              <w:r w:rsidRPr="00683B98" w:rsidDel="00561D9D">
                <w:rPr>
                  <w:rFonts w:asciiTheme="minorHAnsi" w:hAnsiTheme="minorHAnsi"/>
                  <w:bCs/>
                  <w:color w:val="FF0000"/>
                  <w:sz w:val="20"/>
                  <w:szCs w:val="20"/>
                  <w:rPrChange w:id="963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598A108E" w:rsidR="00631BF4" w:rsidRPr="00683B98" w:rsidDel="00561D9D" w:rsidRDefault="00631BF4" w:rsidP="00F26652">
            <w:pPr>
              <w:spacing w:line="240" w:lineRule="auto"/>
              <w:rPr>
                <w:del w:id="9631" w:author="Dr Mamadou SANOGO" w:date="2023-10-26T15:54:00Z"/>
                <w:color w:val="FF0000"/>
                <w:sz w:val="20"/>
                <w:szCs w:val="20"/>
                <w:lang w:eastAsia="en-US"/>
                <w:rPrChange w:id="9632" w:author="Dr Mamadou SANOGO" w:date="2023-10-26T15:46:00Z">
                  <w:rPr>
                    <w:del w:id="9633"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0EFC4263" w14:textId="20AA037C" w:rsidR="00631BF4" w:rsidRPr="00683B98" w:rsidDel="00561D9D" w:rsidRDefault="00631BF4" w:rsidP="00F26652">
            <w:pPr>
              <w:spacing w:line="240" w:lineRule="auto"/>
              <w:rPr>
                <w:del w:id="9634" w:author="Dr Mamadou SANOGO" w:date="2023-10-26T15:54:00Z"/>
                <w:bCs/>
                <w:color w:val="FF0000"/>
                <w:sz w:val="20"/>
                <w:szCs w:val="20"/>
                <w:u w:val="single"/>
                <w:lang w:eastAsia="en-US"/>
                <w:rPrChange w:id="9635" w:author="Dr Mamadou SANOGO" w:date="2023-10-26T15:46:00Z">
                  <w:rPr>
                    <w:del w:id="9636"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7E8B91D3" w14:textId="3554751A" w:rsidR="00631BF4" w:rsidRPr="00683B98" w:rsidDel="00561D9D" w:rsidRDefault="00631BF4" w:rsidP="00F26652">
            <w:pPr>
              <w:spacing w:line="240" w:lineRule="auto"/>
              <w:rPr>
                <w:del w:id="9637" w:author="Dr Mamadou SANOGO" w:date="2023-10-26T15:54:00Z"/>
                <w:bCs/>
                <w:color w:val="FF0000"/>
                <w:sz w:val="20"/>
                <w:szCs w:val="20"/>
                <w:u w:val="single"/>
                <w:lang w:eastAsia="en-US"/>
                <w:rPrChange w:id="9638" w:author="Dr Mamadou SANOGO" w:date="2023-10-26T15:46:00Z">
                  <w:rPr>
                    <w:del w:id="9639" w:author="Dr Mamadou SANOGO" w:date="2023-10-26T15:54:00Z"/>
                    <w:bCs/>
                    <w:sz w:val="20"/>
                    <w:szCs w:val="20"/>
                    <w:u w:val="single"/>
                    <w:lang w:eastAsia="en-US"/>
                  </w:rPr>
                </w:rPrChange>
              </w:rPr>
            </w:pPr>
          </w:p>
        </w:tc>
      </w:tr>
      <w:tr w:rsidR="00683B98" w:rsidRPr="00683B98" w:rsidDel="00561D9D" w14:paraId="1AF7E3D5" w14:textId="3D6008A6" w:rsidTr="00F26652">
        <w:trPr>
          <w:cantSplit/>
          <w:trHeight w:val="578"/>
          <w:del w:id="9640" w:author="Dr Mamadou SANOGO" w:date="2023-10-26T15:54:00Z"/>
        </w:trPr>
        <w:tc>
          <w:tcPr>
            <w:tcW w:w="797" w:type="pct"/>
            <w:vMerge/>
            <w:tcBorders>
              <w:left w:val="single" w:sz="4" w:space="0" w:color="auto"/>
              <w:right w:val="single" w:sz="4" w:space="0" w:color="auto"/>
            </w:tcBorders>
            <w:vAlign w:val="center"/>
          </w:tcPr>
          <w:p w14:paraId="2C8798C1" w14:textId="71CA9B98" w:rsidR="00631BF4" w:rsidRPr="00683B98" w:rsidDel="00561D9D" w:rsidRDefault="00631BF4" w:rsidP="00F26652">
            <w:pPr>
              <w:spacing w:line="240" w:lineRule="auto"/>
              <w:rPr>
                <w:del w:id="9641" w:author="Dr Mamadou SANOGO" w:date="2023-10-26T15:54:00Z"/>
                <w:rFonts w:asciiTheme="minorHAnsi" w:hAnsiTheme="minorHAnsi"/>
                <w:b/>
                <w:color w:val="FF0000"/>
                <w:sz w:val="20"/>
                <w:szCs w:val="20"/>
                <w:rPrChange w:id="9642" w:author="Dr Mamadou SANOGO" w:date="2023-10-26T15:46:00Z">
                  <w:rPr>
                    <w:del w:id="964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8FBFB7A" w14:textId="04C0039E" w:rsidR="00631BF4" w:rsidRPr="00683B98" w:rsidDel="00561D9D" w:rsidRDefault="00631BF4" w:rsidP="00F26652">
            <w:pPr>
              <w:spacing w:line="240" w:lineRule="auto"/>
              <w:rPr>
                <w:del w:id="9644" w:author="Dr Mamadou SANOGO" w:date="2023-10-26T15:54:00Z"/>
                <w:bCs/>
                <w:color w:val="FF0000"/>
                <w:sz w:val="20"/>
                <w:szCs w:val="20"/>
                <w:u w:val="single"/>
                <w:lang w:eastAsia="en-US"/>
                <w:rPrChange w:id="9645" w:author="Dr Mamadou SANOGO" w:date="2023-10-26T15:46:00Z">
                  <w:rPr>
                    <w:del w:id="9646"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EB6F95" w14:textId="55577F5E" w:rsidR="00631BF4" w:rsidRPr="00683B98" w:rsidDel="00561D9D" w:rsidRDefault="00631BF4" w:rsidP="00F26652">
            <w:pPr>
              <w:spacing w:line="240" w:lineRule="auto"/>
              <w:rPr>
                <w:del w:id="9647" w:author="Dr Mamadou SANOGO" w:date="2023-10-26T15:54:00Z"/>
                <w:bCs/>
                <w:color w:val="FF0000"/>
                <w:sz w:val="20"/>
                <w:szCs w:val="20"/>
                <w:u w:val="single"/>
                <w:lang w:eastAsia="en-US"/>
                <w:rPrChange w:id="9648" w:author="Dr Mamadou SANOGO" w:date="2023-10-26T15:46:00Z">
                  <w:rPr>
                    <w:del w:id="9649"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4EA368D1" w:rsidR="00631BF4" w:rsidRPr="00683B98" w:rsidDel="00561D9D" w:rsidRDefault="00631BF4" w:rsidP="00F26652">
            <w:pPr>
              <w:tabs>
                <w:tab w:val="left" w:pos="567"/>
                <w:tab w:val="left" w:pos="1276"/>
                <w:tab w:val="left" w:pos="2127"/>
              </w:tabs>
              <w:spacing w:line="240" w:lineRule="auto"/>
              <w:rPr>
                <w:del w:id="9650" w:author="Dr Mamadou SANOGO" w:date="2023-10-26T15:54:00Z"/>
                <w:rFonts w:asciiTheme="minorHAnsi" w:hAnsiTheme="minorHAnsi"/>
                <w:bCs/>
                <w:color w:val="FF0000"/>
                <w:sz w:val="20"/>
                <w:szCs w:val="20"/>
                <w:rPrChange w:id="9651" w:author="Dr Mamadou SANOGO" w:date="2023-10-26T15:46:00Z">
                  <w:rPr>
                    <w:del w:id="9652" w:author="Dr Mamadou SANOGO" w:date="2023-10-26T15:54:00Z"/>
                    <w:rFonts w:asciiTheme="minorHAnsi" w:hAnsiTheme="minorHAnsi"/>
                    <w:bCs/>
                    <w:color w:val="000000" w:themeColor="text1"/>
                    <w:sz w:val="20"/>
                    <w:szCs w:val="20"/>
                  </w:rPr>
                </w:rPrChange>
              </w:rPr>
            </w:pPr>
            <w:del w:id="9653" w:author="Dr Mamadou SANOGO" w:date="2023-10-26T15:54:00Z">
              <w:r w:rsidRPr="00683B98" w:rsidDel="00561D9D">
                <w:rPr>
                  <w:rFonts w:asciiTheme="minorHAnsi" w:hAnsiTheme="minorHAnsi"/>
                  <w:bCs/>
                  <w:color w:val="FF0000"/>
                  <w:sz w:val="20"/>
                  <w:szCs w:val="20"/>
                  <w:rPrChange w:id="9654"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00CC6D7A" w:rsidR="00631BF4" w:rsidRPr="00683B98" w:rsidDel="00561D9D" w:rsidRDefault="00631BF4" w:rsidP="00F26652">
            <w:pPr>
              <w:tabs>
                <w:tab w:val="left" w:pos="567"/>
                <w:tab w:val="left" w:pos="1276"/>
                <w:tab w:val="left" w:pos="2127"/>
              </w:tabs>
              <w:spacing w:line="240" w:lineRule="auto"/>
              <w:jc w:val="center"/>
              <w:rPr>
                <w:del w:id="9655" w:author="Dr Mamadou SANOGO" w:date="2023-10-26T15:54:00Z"/>
                <w:rFonts w:asciiTheme="minorHAnsi" w:hAnsiTheme="minorHAnsi"/>
                <w:bCs/>
                <w:color w:val="FF0000"/>
                <w:sz w:val="20"/>
                <w:szCs w:val="20"/>
                <w:rPrChange w:id="9656" w:author="Dr Mamadou SANOGO" w:date="2023-10-26T15:46:00Z">
                  <w:rPr>
                    <w:del w:id="9657" w:author="Dr Mamadou SANOGO" w:date="2023-10-26T15:54:00Z"/>
                    <w:rFonts w:asciiTheme="minorHAnsi" w:hAnsiTheme="minorHAnsi"/>
                    <w:bCs/>
                    <w:color w:val="000000" w:themeColor="text1"/>
                    <w:sz w:val="20"/>
                    <w:szCs w:val="20"/>
                  </w:rPr>
                </w:rPrChange>
              </w:rPr>
            </w:pPr>
            <w:del w:id="9658" w:author="Dr Mamadou SANOGO" w:date="2023-10-26T15:54:00Z">
              <w:r w:rsidRPr="00683B98" w:rsidDel="00561D9D">
                <w:rPr>
                  <w:rFonts w:asciiTheme="minorHAnsi" w:hAnsiTheme="minorHAnsi"/>
                  <w:bCs/>
                  <w:color w:val="FF0000"/>
                  <w:sz w:val="20"/>
                  <w:szCs w:val="20"/>
                  <w:rPrChange w:id="965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3D909219" w:rsidR="00631BF4" w:rsidRPr="00683B98" w:rsidDel="00561D9D" w:rsidRDefault="00631BF4" w:rsidP="00F26652">
            <w:pPr>
              <w:spacing w:line="240" w:lineRule="auto"/>
              <w:rPr>
                <w:del w:id="9660" w:author="Dr Mamadou SANOGO" w:date="2023-10-26T15:54:00Z"/>
                <w:color w:val="FF0000"/>
                <w:sz w:val="20"/>
                <w:szCs w:val="20"/>
                <w:lang w:eastAsia="en-US"/>
                <w:rPrChange w:id="9661" w:author="Dr Mamadou SANOGO" w:date="2023-10-26T15:46:00Z">
                  <w:rPr>
                    <w:del w:id="9662"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57CE9FFB" w14:textId="6E41AC70" w:rsidR="00631BF4" w:rsidRPr="00683B98" w:rsidDel="00561D9D" w:rsidRDefault="00631BF4" w:rsidP="00F26652">
            <w:pPr>
              <w:spacing w:line="240" w:lineRule="auto"/>
              <w:rPr>
                <w:del w:id="9663" w:author="Dr Mamadou SANOGO" w:date="2023-10-26T15:54:00Z"/>
                <w:bCs/>
                <w:color w:val="FF0000"/>
                <w:sz w:val="20"/>
                <w:szCs w:val="20"/>
                <w:u w:val="single"/>
                <w:lang w:eastAsia="en-US"/>
                <w:rPrChange w:id="9664" w:author="Dr Mamadou SANOGO" w:date="2023-10-26T15:46:00Z">
                  <w:rPr>
                    <w:del w:id="9665"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2CDC500E" w14:textId="68812472" w:rsidR="00631BF4" w:rsidRPr="00683B98" w:rsidDel="00561D9D" w:rsidRDefault="00631BF4" w:rsidP="00F26652">
            <w:pPr>
              <w:spacing w:line="240" w:lineRule="auto"/>
              <w:rPr>
                <w:del w:id="9666" w:author="Dr Mamadou SANOGO" w:date="2023-10-26T15:54:00Z"/>
                <w:bCs/>
                <w:color w:val="FF0000"/>
                <w:sz w:val="20"/>
                <w:szCs w:val="20"/>
                <w:u w:val="single"/>
                <w:lang w:eastAsia="en-US"/>
                <w:rPrChange w:id="9667" w:author="Dr Mamadou SANOGO" w:date="2023-10-26T15:46:00Z">
                  <w:rPr>
                    <w:del w:id="9668" w:author="Dr Mamadou SANOGO" w:date="2023-10-26T15:54:00Z"/>
                    <w:bCs/>
                    <w:sz w:val="20"/>
                    <w:szCs w:val="20"/>
                    <w:u w:val="single"/>
                    <w:lang w:eastAsia="en-US"/>
                  </w:rPr>
                </w:rPrChange>
              </w:rPr>
            </w:pPr>
          </w:p>
        </w:tc>
      </w:tr>
      <w:tr w:rsidR="00683B98" w:rsidRPr="00683B98" w:rsidDel="00561D9D" w14:paraId="1093011B" w14:textId="45E7ED97" w:rsidTr="00F26652">
        <w:trPr>
          <w:cantSplit/>
          <w:trHeight w:val="226"/>
          <w:del w:id="9669" w:author="Dr Mamadou SANOGO" w:date="2023-10-26T15:54:00Z"/>
        </w:trPr>
        <w:tc>
          <w:tcPr>
            <w:tcW w:w="797" w:type="pct"/>
            <w:vMerge/>
            <w:tcBorders>
              <w:left w:val="single" w:sz="4" w:space="0" w:color="auto"/>
              <w:bottom w:val="single" w:sz="4" w:space="0" w:color="auto"/>
              <w:right w:val="single" w:sz="4" w:space="0" w:color="auto"/>
            </w:tcBorders>
            <w:vAlign w:val="center"/>
          </w:tcPr>
          <w:p w14:paraId="32EC2571" w14:textId="28389CFA" w:rsidR="00631BF4" w:rsidRPr="00683B98" w:rsidDel="00561D9D" w:rsidRDefault="00631BF4" w:rsidP="00F26652">
            <w:pPr>
              <w:spacing w:line="240" w:lineRule="auto"/>
              <w:rPr>
                <w:del w:id="9670" w:author="Dr Mamadou SANOGO" w:date="2023-10-26T15:54:00Z"/>
                <w:rFonts w:asciiTheme="minorHAnsi" w:hAnsiTheme="minorHAnsi"/>
                <w:b/>
                <w:color w:val="FF0000"/>
                <w:sz w:val="20"/>
                <w:szCs w:val="20"/>
                <w:rPrChange w:id="9671" w:author="Dr Mamadou SANOGO" w:date="2023-10-26T15:46:00Z">
                  <w:rPr>
                    <w:del w:id="967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28652955" w14:textId="1EEAE00A" w:rsidR="00631BF4" w:rsidRPr="00683B98" w:rsidDel="00561D9D" w:rsidRDefault="00631BF4" w:rsidP="00F26652">
            <w:pPr>
              <w:spacing w:line="240" w:lineRule="auto"/>
              <w:rPr>
                <w:del w:id="9673" w:author="Dr Mamadou SANOGO" w:date="2023-10-26T15:54:00Z"/>
                <w:bCs/>
                <w:color w:val="FF0000"/>
                <w:sz w:val="20"/>
                <w:szCs w:val="20"/>
                <w:u w:val="single"/>
                <w:lang w:eastAsia="en-US"/>
                <w:rPrChange w:id="9674" w:author="Dr Mamadou SANOGO" w:date="2023-10-26T15:46:00Z">
                  <w:rPr>
                    <w:del w:id="9675" w:author="Dr Mamadou SANOGO" w:date="2023-10-26T15:54:00Z"/>
                    <w:bCs/>
                    <w:sz w:val="20"/>
                    <w:szCs w:val="20"/>
                    <w:u w:val="single"/>
                    <w:lang w:eastAsia="en-US"/>
                  </w:rPr>
                </w:rPrChange>
              </w:rPr>
            </w:pPr>
          </w:p>
        </w:tc>
        <w:tc>
          <w:tcPr>
            <w:tcW w:w="836" w:type="pct"/>
            <w:vMerge/>
            <w:tcBorders>
              <w:left w:val="single" w:sz="4" w:space="0" w:color="auto"/>
              <w:bottom w:val="single" w:sz="4" w:space="0" w:color="auto"/>
              <w:right w:val="single" w:sz="4" w:space="0" w:color="auto"/>
            </w:tcBorders>
            <w:vAlign w:val="center"/>
          </w:tcPr>
          <w:p w14:paraId="4BEF6E15" w14:textId="33A1A278" w:rsidR="00631BF4" w:rsidRPr="00683B98" w:rsidDel="00561D9D" w:rsidRDefault="00631BF4" w:rsidP="00F26652">
            <w:pPr>
              <w:spacing w:line="240" w:lineRule="auto"/>
              <w:rPr>
                <w:del w:id="9676" w:author="Dr Mamadou SANOGO" w:date="2023-10-26T15:54:00Z"/>
                <w:bCs/>
                <w:color w:val="FF0000"/>
                <w:sz w:val="20"/>
                <w:szCs w:val="20"/>
                <w:u w:val="single"/>
                <w:lang w:eastAsia="en-US"/>
                <w:rPrChange w:id="9677" w:author="Dr Mamadou SANOGO" w:date="2023-10-26T15:46:00Z">
                  <w:rPr>
                    <w:del w:id="967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45938572" w:rsidR="00631BF4" w:rsidRPr="00683B98" w:rsidDel="00561D9D" w:rsidRDefault="00631BF4" w:rsidP="00F26652">
            <w:pPr>
              <w:tabs>
                <w:tab w:val="left" w:pos="567"/>
                <w:tab w:val="left" w:pos="1276"/>
                <w:tab w:val="left" w:pos="2127"/>
              </w:tabs>
              <w:spacing w:line="240" w:lineRule="auto"/>
              <w:rPr>
                <w:del w:id="9679" w:author="Dr Mamadou SANOGO" w:date="2023-10-26T15:54:00Z"/>
                <w:rFonts w:asciiTheme="minorHAnsi" w:hAnsiTheme="minorHAnsi"/>
                <w:bCs/>
                <w:color w:val="FF0000"/>
                <w:sz w:val="20"/>
                <w:szCs w:val="20"/>
                <w:rPrChange w:id="9680" w:author="Dr Mamadou SANOGO" w:date="2023-10-26T15:46:00Z">
                  <w:rPr>
                    <w:del w:id="9681" w:author="Dr Mamadou SANOGO" w:date="2023-10-26T15:54:00Z"/>
                    <w:rFonts w:asciiTheme="minorHAnsi" w:hAnsiTheme="minorHAnsi"/>
                    <w:bCs/>
                    <w:color w:val="000000" w:themeColor="text1"/>
                    <w:sz w:val="20"/>
                    <w:szCs w:val="20"/>
                  </w:rPr>
                </w:rPrChange>
              </w:rPr>
            </w:pPr>
            <w:del w:id="9682" w:author="Dr Mamadou SANOGO" w:date="2023-10-26T15:54:00Z">
              <w:r w:rsidRPr="00683B98" w:rsidDel="00561D9D">
                <w:rPr>
                  <w:rFonts w:asciiTheme="minorHAnsi" w:hAnsiTheme="minorHAnsi"/>
                  <w:bCs/>
                  <w:color w:val="FF0000"/>
                  <w:sz w:val="20"/>
                  <w:szCs w:val="20"/>
                  <w:rPrChange w:id="9683"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29BA2334" w:rsidR="00631BF4" w:rsidRPr="00683B98" w:rsidDel="00561D9D" w:rsidRDefault="00631BF4" w:rsidP="00F26652">
            <w:pPr>
              <w:tabs>
                <w:tab w:val="left" w:pos="567"/>
                <w:tab w:val="left" w:pos="1276"/>
                <w:tab w:val="left" w:pos="2127"/>
              </w:tabs>
              <w:spacing w:line="240" w:lineRule="auto"/>
              <w:jc w:val="center"/>
              <w:rPr>
                <w:del w:id="9684" w:author="Dr Mamadou SANOGO" w:date="2023-10-26T15:54:00Z"/>
                <w:rFonts w:asciiTheme="minorHAnsi" w:hAnsiTheme="minorHAnsi"/>
                <w:bCs/>
                <w:color w:val="FF0000"/>
                <w:sz w:val="20"/>
                <w:szCs w:val="20"/>
                <w:rPrChange w:id="9685" w:author="Dr Mamadou SANOGO" w:date="2023-10-26T15:46:00Z">
                  <w:rPr>
                    <w:del w:id="9686" w:author="Dr Mamadou SANOGO" w:date="2023-10-26T15:54:00Z"/>
                    <w:rFonts w:asciiTheme="minorHAnsi" w:hAnsiTheme="minorHAnsi"/>
                    <w:bCs/>
                    <w:color w:val="000000" w:themeColor="text1"/>
                    <w:sz w:val="20"/>
                    <w:szCs w:val="20"/>
                  </w:rPr>
                </w:rPrChange>
              </w:rPr>
            </w:pPr>
            <w:del w:id="9687" w:author="Dr Mamadou SANOGO" w:date="2023-10-26T15:54:00Z">
              <w:r w:rsidRPr="00683B98" w:rsidDel="00561D9D">
                <w:rPr>
                  <w:rFonts w:asciiTheme="minorHAnsi" w:hAnsiTheme="minorHAnsi"/>
                  <w:bCs/>
                  <w:color w:val="FF0000"/>
                  <w:sz w:val="20"/>
                  <w:szCs w:val="20"/>
                  <w:rPrChange w:id="9688"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64E549BF" w:rsidR="00631BF4" w:rsidRPr="00683B98" w:rsidDel="00561D9D" w:rsidRDefault="00631BF4" w:rsidP="00F26652">
            <w:pPr>
              <w:spacing w:line="240" w:lineRule="auto"/>
              <w:rPr>
                <w:del w:id="9689" w:author="Dr Mamadou SANOGO" w:date="2023-10-26T15:54:00Z"/>
                <w:color w:val="FF0000"/>
                <w:sz w:val="20"/>
                <w:szCs w:val="20"/>
                <w:lang w:eastAsia="en-US"/>
                <w:rPrChange w:id="9690" w:author="Dr Mamadou SANOGO" w:date="2023-10-26T15:46:00Z">
                  <w:rPr>
                    <w:del w:id="9691"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6463AC2" w14:textId="4B4B05A5" w:rsidR="00631BF4" w:rsidRPr="00683B98" w:rsidDel="00561D9D" w:rsidRDefault="00631BF4" w:rsidP="00F26652">
            <w:pPr>
              <w:spacing w:line="240" w:lineRule="auto"/>
              <w:rPr>
                <w:del w:id="9692" w:author="Dr Mamadou SANOGO" w:date="2023-10-26T15:54:00Z"/>
                <w:bCs/>
                <w:color w:val="FF0000"/>
                <w:sz w:val="20"/>
                <w:szCs w:val="20"/>
                <w:u w:val="single"/>
                <w:lang w:eastAsia="en-US"/>
                <w:rPrChange w:id="9693" w:author="Dr Mamadou SANOGO" w:date="2023-10-26T15:46:00Z">
                  <w:rPr>
                    <w:del w:id="9694"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F490D60" w14:textId="18245BF1" w:rsidR="00631BF4" w:rsidRPr="00683B98" w:rsidDel="00561D9D" w:rsidRDefault="00631BF4" w:rsidP="00F26652">
            <w:pPr>
              <w:spacing w:line="240" w:lineRule="auto"/>
              <w:rPr>
                <w:del w:id="9695" w:author="Dr Mamadou SANOGO" w:date="2023-10-26T15:54:00Z"/>
                <w:bCs/>
                <w:color w:val="FF0000"/>
                <w:sz w:val="20"/>
                <w:szCs w:val="20"/>
                <w:u w:val="single"/>
                <w:lang w:eastAsia="en-US"/>
                <w:rPrChange w:id="9696" w:author="Dr Mamadou SANOGO" w:date="2023-10-26T15:46:00Z">
                  <w:rPr>
                    <w:del w:id="9697" w:author="Dr Mamadou SANOGO" w:date="2023-10-26T15:54:00Z"/>
                    <w:bCs/>
                    <w:sz w:val="20"/>
                    <w:szCs w:val="20"/>
                    <w:u w:val="single"/>
                    <w:lang w:eastAsia="en-US"/>
                  </w:rPr>
                </w:rPrChange>
              </w:rPr>
            </w:pPr>
          </w:p>
        </w:tc>
      </w:tr>
      <w:tr w:rsidR="00683B98" w:rsidRPr="00683B98" w:rsidDel="00561D9D" w14:paraId="6E0E8D16" w14:textId="7265281B" w:rsidTr="00F26652">
        <w:trPr>
          <w:cantSplit/>
          <w:trHeight w:val="241"/>
          <w:del w:id="9698" w:author="Dr Mamadou SANOGO" w:date="2023-10-26T15:54:00Z"/>
        </w:trPr>
        <w:tc>
          <w:tcPr>
            <w:tcW w:w="797" w:type="pct"/>
            <w:vMerge w:val="restart"/>
            <w:tcBorders>
              <w:top w:val="single" w:sz="4" w:space="0" w:color="auto"/>
              <w:left w:val="single" w:sz="4" w:space="0" w:color="auto"/>
              <w:right w:val="single" w:sz="4" w:space="0" w:color="auto"/>
            </w:tcBorders>
            <w:vAlign w:val="center"/>
          </w:tcPr>
          <w:p w14:paraId="729E2B7E" w14:textId="294A7B95" w:rsidR="00631BF4" w:rsidRPr="00683B98" w:rsidDel="00561D9D" w:rsidRDefault="00631BF4" w:rsidP="00F26652">
            <w:pPr>
              <w:spacing w:line="240" w:lineRule="auto"/>
              <w:rPr>
                <w:del w:id="9699" w:author="Dr Mamadou SANOGO" w:date="2023-10-26T15:54:00Z"/>
                <w:rFonts w:asciiTheme="minorHAnsi" w:hAnsiTheme="minorHAnsi"/>
                <w:b/>
                <w:color w:val="FF0000"/>
                <w:sz w:val="20"/>
                <w:szCs w:val="20"/>
                <w:lang w:val="fr-ML"/>
                <w:rPrChange w:id="9700" w:author="Dr Mamadou SANOGO" w:date="2023-10-26T15:46:00Z">
                  <w:rPr>
                    <w:del w:id="9701" w:author="Dr Mamadou SANOGO" w:date="2023-10-26T15:54:00Z"/>
                    <w:rFonts w:asciiTheme="minorHAnsi" w:hAnsiTheme="minorHAnsi"/>
                    <w:b/>
                    <w:color w:val="000000" w:themeColor="text1"/>
                    <w:sz w:val="20"/>
                    <w:szCs w:val="20"/>
                    <w:lang w:val="fr-ML"/>
                  </w:rPr>
                </w:rPrChange>
              </w:rPr>
            </w:pPr>
            <w:del w:id="9702" w:author="Dr Mamadou SANOGO" w:date="2023-10-26T15:54:00Z">
              <w:r w:rsidRPr="00683B98" w:rsidDel="00561D9D">
                <w:rPr>
                  <w:rFonts w:asciiTheme="minorHAnsi" w:hAnsiTheme="minorHAnsi"/>
                  <w:b/>
                  <w:bCs/>
                  <w:color w:val="FF0000"/>
                  <w:sz w:val="20"/>
                  <w:szCs w:val="20"/>
                  <w:lang w:val="fr-ML"/>
                  <w:rPrChange w:id="9703" w:author="Dr Mamadou SANOGO" w:date="2023-10-26T15:46:00Z">
                    <w:rPr>
                      <w:rFonts w:asciiTheme="minorHAnsi" w:hAnsiTheme="minorHAnsi"/>
                      <w:b/>
                      <w:bCs/>
                      <w:color w:val="000000" w:themeColor="text1"/>
                      <w:sz w:val="20"/>
                      <w:szCs w:val="20"/>
                      <w:lang w:val="fr-ML"/>
                    </w:rPr>
                  </w:rPrChange>
                </w:rPr>
                <w:delText>GDE2306</w:delText>
              </w:r>
            </w:del>
          </w:p>
          <w:p w14:paraId="38F773F0" w14:textId="59E30AF1" w:rsidR="00631BF4" w:rsidRPr="00683B98" w:rsidDel="00561D9D" w:rsidRDefault="00631BF4" w:rsidP="00F26652">
            <w:pPr>
              <w:spacing w:line="240" w:lineRule="auto"/>
              <w:rPr>
                <w:del w:id="9704" w:author="Dr Mamadou SANOGO" w:date="2023-10-26T15:54:00Z"/>
                <w:rFonts w:asciiTheme="minorHAnsi" w:hAnsiTheme="minorHAnsi"/>
                <w:b/>
                <w:color w:val="FF0000"/>
                <w:sz w:val="20"/>
                <w:szCs w:val="20"/>
                <w:rPrChange w:id="9705" w:author="Dr Mamadou SANOGO" w:date="2023-10-26T15:46:00Z">
                  <w:rPr>
                    <w:del w:id="9706" w:author="Dr Mamadou SANOGO" w:date="2023-10-26T15:54:00Z"/>
                    <w:rFonts w:asciiTheme="minorHAnsi" w:hAnsiTheme="minorHAnsi"/>
                    <w:b/>
                    <w:color w:val="000000" w:themeColor="text1"/>
                    <w:sz w:val="20"/>
                    <w:szCs w:val="20"/>
                  </w:rPr>
                </w:rPrChange>
              </w:rPr>
            </w:pPr>
            <w:del w:id="9707" w:author="Dr Mamadou SANOGO" w:date="2023-10-26T15:54:00Z">
              <w:r w:rsidRPr="00683B98" w:rsidDel="00561D9D">
                <w:rPr>
                  <w:rFonts w:asciiTheme="minorHAnsi" w:hAnsiTheme="minorHAnsi"/>
                  <w:b/>
                  <w:color w:val="FF0000"/>
                  <w:sz w:val="20"/>
                  <w:szCs w:val="20"/>
                  <w:rPrChange w:id="9708"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7627A154" w:rsidR="00631BF4" w:rsidRPr="00683B98" w:rsidDel="00561D9D" w:rsidRDefault="00631BF4" w:rsidP="00F26652">
            <w:pPr>
              <w:spacing w:line="240" w:lineRule="auto"/>
              <w:rPr>
                <w:del w:id="9709" w:author="Dr Mamadou SANOGO" w:date="2023-10-26T15:54:00Z"/>
                <w:rFonts w:asciiTheme="minorHAnsi" w:hAnsiTheme="minorHAnsi"/>
                <w:b/>
                <w:color w:val="FF0000"/>
                <w:sz w:val="20"/>
                <w:szCs w:val="20"/>
                <w:rPrChange w:id="9710" w:author="Dr Mamadou SANOGO" w:date="2023-10-26T15:46:00Z">
                  <w:rPr>
                    <w:del w:id="9711"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30E4A0E" w14:textId="65EEA8CC" w:rsidR="00631BF4" w:rsidRPr="00683B98" w:rsidDel="00561D9D" w:rsidRDefault="00631BF4" w:rsidP="00F26652">
            <w:pPr>
              <w:spacing w:line="240" w:lineRule="auto"/>
              <w:jc w:val="center"/>
              <w:rPr>
                <w:del w:id="9712" w:author="Dr Mamadou SANOGO" w:date="2023-10-26T15:54:00Z"/>
                <w:bCs/>
                <w:color w:val="FF0000"/>
                <w:sz w:val="20"/>
                <w:szCs w:val="20"/>
                <w:u w:val="single"/>
                <w:lang w:eastAsia="en-US"/>
                <w:rPrChange w:id="9713" w:author="Dr Mamadou SANOGO" w:date="2023-10-26T15:46:00Z">
                  <w:rPr>
                    <w:del w:id="9714" w:author="Dr Mamadou SANOGO" w:date="2023-10-26T15:54:00Z"/>
                    <w:bCs/>
                    <w:sz w:val="20"/>
                    <w:szCs w:val="20"/>
                    <w:u w:val="single"/>
                    <w:lang w:eastAsia="en-US"/>
                  </w:rPr>
                </w:rPrChange>
              </w:rPr>
            </w:pPr>
            <w:del w:id="9715" w:author="Dr Mamadou SANOGO" w:date="2023-10-26T15:54:00Z">
              <w:r w:rsidRPr="00683B98" w:rsidDel="00561D9D">
                <w:rPr>
                  <w:rFonts w:asciiTheme="minorHAnsi" w:hAnsiTheme="minorHAnsi"/>
                  <w:b/>
                  <w:color w:val="FF0000"/>
                  <w:sz w:val="20"/>
                  <w:szCs w:val="20"/>
                  <w:rPrChange w:id="9716"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0278F275" w:rsidR="00631BF4" w:rsidRPr="00683B98" w:rsidDel="00561D9D" w:rsidRDefault="00631BF4" w:rsidP="00F26652">
            <w:pPr>
              <w:tabs>
                <w:tab w:val="left" w:pos="567"/>
                <w:tab w:val="left" w:pos="1276"/>
                <w:tab w:val="left" w:pos="2127"/>
              </w:tabs>
              <w:spacing w:line="240" w:lineRule="auto"/>
              <w:rPr>
                <w:del w:id="9717" w:author="Dr Mamadou SANOGO" w:date="2023-10-26T15:54:00Z"/>
                <w:rFonts w:asciiTheme="minorHAnsi" w:hAnsiTheme="minorHAnsi"/>
                <w:bCs/>
                <w:color w:val="FF0000"/>
                <w:sz w:val="20"/>
                <w:szCs w:val="20"/>
                <w:rPrChange w:id="9718" w:author="Dr Mamadou SANOGO" w:date="2023-10-26T15:46:00Z">
                  <w:rPr>
                    <w:del w:id="9719" w:author="Dr Mamadou SANOGO" w:date="2023-10-26T15:54:00Z"/>
                    <w:rFonts w:asciiTheme="minorHAnsi" w:hAnsiTheme="minorHAnsi"/>
                    <w:bCs/>
                    <w:color w:val="000000" w:themeColor="text1"/>
                    <w:sz w:val="20"/>
                    <w:szCs w:val="20"/>
                  </w:rPr>
                </w:rPrChange>
              </w:rPr>
            </w:pPr>
            <w:del w:id="9720" w:author="Dr Mamadou SANOGO" w:date="2023-10-26T15:54:00Z">
              <w:r w:rsidRPr="00683B98" w:rsidDel="00561D9D">
                <w:rPr>
                  <w:rFonts w:asciiTheme="minorHAnsi" w:hAnsiTheme="minorHAnsi"/>
                  <w:bCs/>
                  <w:color w:val="FF0000"/>
                  <w:sz w:val="20"/>
                  <w:szCs w:val="20"/>
                  <w:rPrChange w:id="9721"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39DDD363" w:rsidR="00631BF4" w:rsidRPr="00683B98" w:rsidDel="00561D9D" w:rsidRDefault="00631BF4" w:rsidP="00F26652">
            <w:pPr>
              <w:tabs>
                <w:tab w:val="left" w:pos="567"/>
                <w:tab w:val="left" w:pos="1276"/>
                <w:tab w:val="left" w:pos="2127"/>
              </w:tabs>
              <w:spacing w:line="240" w:lineRule="auto"/>
              <w:rPr>
                <w:del w:id="9722" w:author="Dr Mamadou SANOGO" w:date="2023-10-26T15:54:00Z"/>
                <w:rFonts w:asciiTheme="minorHAnsi" w:hAnsiTheme="minorHAnsi"/>
                <w:bCs/>
                <w:color w:val="FF0000"/>
                <w:sz w:val="20"/>
                <w:szCs w:val="20"/>
                <w:rPrChange w:id="9723" w:author="Dr Mamadou SANOGO" w:date="2023-10-26T15:46:00Z">
                  <w:rPr>
                    <w:del w:id="9724" w:author="Dr Mamadou SANOGO" w:date="2023-10-26T15:54:00Z"/>
                    <w:rFonts w:asciiTheme="minorHAnsi" w:hAnsiTheme="minorHAnsi"/>
                    <w:bCs/>
                    <w:color w:val="000000" w:themeColor="text1"/>
                    <w:sz w:val="20"/>
                    <w:szCs w:val="20"/>
                  </w:rPr>
                </w:rPrChange>
              </w:rPr>
            </w:pPr>
            <w:del w:id="9725" w:author="Dr Mamadou SANOGO" w:date="2023-10-26T15:54:00Z">
              <w:r w:rsidRPr="00683B98" w:rsidDel="00561D9D">
                <w:rPr>
                  <w:rFonts w:asciiTheme="minorHAnsi" w:hAnsiTheme="minorHAnsi"/>
                  <w:bCs/>
                  <w:color w:val="FF0000"/>
                  <w:sz w:val="20"/>
                  <w:szCs w:val="20"/>
                  <w:rPrChange w:id="9726"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300C3B2F" w:rsidR="00631BF4" w:rsidRPr="00683B98" w:rsidDel="00561D9D" w:rsidRDefault="00631BF4" w:rsidP="00F26652">
            <w:pPr>
              <w:tabs>
                <w:tab w:val="left" w:pos="567"/>
                <w:tab w:val="left" w:pos="1276"/>
                <w:tab w:val="left" w:pos="2127"/>
              </w:tabs>
              <w:spacing w:line="240" w:lineRule="auto"/>
              <w:rPr>
                <w:del w:id="9727" w:author="Dr Mamadou SANOGO" w:date="2023-10-26T15:54:00Z"/>
                <w:rFonts w:asciiTheme="minorHAnsi" w:hAnsiTheme="minorHAnsi"/>
                <w:bCs/>
                <w:color w:val="FF0000"/>
                <w:sz w:val="20"/>
                <w:szCs w:val="20"/>
                <w:rPrChange w:id="9728" w:author="Dr Mamadou SANOGO" w:date="2023-10-26T15:46:00Z">
                  <w:rPr>
                    <w:del w:id="9729" w:author="Dr Mamadou SANOGO" w:date="2023-10-26T15:54:00Z"/>
                    <w:rFonts w:asciiTheme="minorHAnsi" w:hAnsiTheme="minorHAnsi"/>
                    <w:bCs/>
                    <w:color w:val="000000" w:themeColor="text1"/>
                    <w:sz w:val="20"/>
                    <w:szCs w:val="20"/>
                  </w:rPr>
                </w:rPrChange>
              </w:rPr>
            </w:pPr>
            <w:del w:id="9730" w:author="Dr Mamadou SANOGO" w:date="2023-10-26T15:54:00Z">
              <w:r w:rsidRPr="00683B98" w:rsidDel="00561D9D">
                <w:rPr>
                  <w:rFonts w:asciiTheme="minorHAnsi" w:hAnsiTheme="minorHAnsi"/>
                  <w:bCs/>
                  <w:color w:val="FF0000"/>
                  <w:sz w:val="20"/>
                  <w:szCs w:val="20"/>
                  <w:rPrChange w:id="9731"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28A229C1" w:rsidR="00631BF4" w:rsidRPr="00683B98" w:rsidDel="00561D9D" w:rsidRDefault="00631BF4" w:rsidP="00F26652">
            <w:pPr>
              <w:tabs>
                <w:tab w:val="left" w:pos="567"/>
                <w:tab w:val="left" w:pos="1276"/>
                <w:tab w:val="left" w:pos="2127"/>
              </w:tabs>
              <w:spacing w:line="240" w:lineRule="auto"/>
              <w:jc w:val="center"/>
              <w:rPr>
                <w:del w:id="9732" w:author="Dr Mamadou SANOGO" w:date="2023-10-26T15:54:00Z"/>
                <w:rFonts w:asciiTheme="minorHAnsi" w:hAnsiTheme="minorHAnsi"/>
                <w:bCs/>
                <w:color w:val="FF0000"/>
                <w:sz w:val="20"/>
                <w:szCs w:val="20"/>
                <w:rPrChange w:id="9733" w:author="Dr Mamadou SANOGO" w:date="2023-10-26T15:46:00Z">
                  <w:rPr>
                    <w:del w:id="9734" w:author="Dr Mamadou SANOGO" w:date="2023-10-26T15:54:00Z"/>
                    <w:rFonts w:asciiTheme="minorHAnsi" w:hAnsiTheme="minorHAnsi"/>
                    <w:bCs/>
                    <w:color w:val="000000" w:themeColor="text1"/>
                    <w:sz w:val="20"/>
                    <w:szCs w:val="20"/>
                  </w:rPr>
                </w:rPrChange>
              </w:rPr>
            </w:pPr>
            <w:del w:id="9735" w:author="Dr Mamadou SANOGO" w:date="2023-10-26T15:54:00Z">
              <w:r w:rsidRPr="00683B98" w:rsidDel="00561D9D">
                <w:rPr>
                  <w:rFonts w:asciiTheme="minorHAnsi" w:hAnsiTheme="minorHAnsi"/>
                  <w:bCs/>
                  <w:color w:val="FF0000"/>
                  <w:sz w:val="20"/>
                  <w:szCs w:val="20"/>
                  <w:rPrChange w:id="9736"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110FCE2" w:rsidR="00631BF4" w:rsidRPr="00683B98" w:rsidDel="00561D9D" w:rsidRDefault="00631BF4" w:rsidP="00F26652">
            <w:pPr>
              <w:tabs>
                <w:tab w:val="left" w:pos="567"/>
                <w:tab w:val="left" w:pos="1276"/>
                <w:tab w:val="left" w:pos="2127"/>
              </w:tabs>
              <w:spacing w:line="240" w:lineRule="auto"/>
              <w:jc w:val="center"/>
              <w:rPr>
                <w:del w:id="9737" w:author="Dr Mamadou SANOGO" w:date="2023-10-26T15:54:00Z"/>
                <w:color w:val="FF0000"/>
                <w:sz w:val="20"/>
                <w:szCs w:val="20"/>
                <w:lang w:eastAsia="en-US"/>
                <w:rPrChange w:id="9738" w:author="Dr Mamadou SANOGO" w:date="2023-10-26T15:46:00Z">
                  <w:rPr>
                    <w:del w:id="9739" w:author="Dr Mamadou SANOGO" w:date="2023-10-26T15:54:00Z"/>
                    <w:sz w:val="20"/>
                    <w:szCs w:val="20"/>
                    <w:lang w:eastAsia="en-US"/>
                  </w:rPr>
                </w:rPrChange>
              </w:rPr>
            </w:pPr>
            <w:del w:id="9740" w:author="Dr Mamadou SANOGO" w:date="2023-10-26T15:54:00Z">
              <w:r w:rsidRPr="00683B98" w:rsidDel="00561D9D">
                <w:rPr>
                  <w:rFonts w:asciiTheme="minorHAnsi" w:hAnsiTheme="minorHAnsi"/>
                  <w:bCs/>
                  <w:color w:val="FF0000"/>
                  <w:sz w:val="20"/>
                  <w:szCs w:val="20"/>
                  <w:rPrChange w:id="9741"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5B7033CA" w:rsidR="00631BF4" w:rsidRPr="00683B98" w:rsidDel="00561D9D" w:rsidRDefault="00631BF4" w:rsidP="00F26652">
            <w:pPr>
              <w:spacing w:line="240" w:lineRule="auto"/>
              <w:rPr>
                <w:del w:id="9742" w:author="Dr Mamadou SANOGO" w:date="2023-10-26T15:54:00Z"/>
                <w:color w:val="FF0000"/>
                <w:sz w:val="20"/>
                <w:szCs w:val="20"/>
                <w:rPrChange w:id="9743" w:author="Dr Mamadou SANOGO" w:date="2023-10-26T15:46:00Z">
                  <w:rPr>
                    <w:del w:id="9744" w:author="Dr Mamadou SANOGO" w:date="2023-10-26T15:54:00Z"/>
                    <w:sz w:val="20"/>
                    <w:szCs w:val="20"/>
                  </w:rPr>
                </w:rPrChange>
              </w:rPr>
            </w:pPr>
            <w:del w:id="9745" w:author="Dr Mamadou SANOGO" w:date="2023-10-26T15:54:00Z">
              <w:r w:rsidRPr="00683B98" w:rsidDel="00561D9D">
                <w:rPr>
                  <w:rFonts w:asciiTheme="minorHAnsi" w:hAnsiTheme="minorHAnsi"/>
                  <w:bCs/>
                  <w:i/>
                  <w:color w:val="FF0000"/>
                  <w:sz w:val="20"/>
                  <w:szCs w:val="20"/>
                  <w:rPrChange w:id="9746"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120F5CBB" w:rsidR="00631BF4" w:rsidRPr="00683B98" w:rsidDel="00561D9D" w:rsidRDefault="00631BF4" w:rsidP="00F26652">
            <w:pPr>
              <w:spacing w:line="240" w:lineRule="auto"/>
              <w:rPr>
                <w:del w:id="9747" w:author="Dr Mamadou SANOGO" w:date="2023-10-26T15:54:00Z"/>
                <w:color w:val="FF0000"/>
                <w:sz w:val="20"/>
                <w:szCs w:val="20"/>
                <w:rPrChange w:id="9748" w:author="Dr Mamadou SANOGO" w:date="2023-10-26T15:46:00Z">
                  <w:rPr>
                    <w:del w:id="9749" w:author="Dr Mamadou SANOGO" w:date="2023-10-26T15:54:00Z"/>
                    <w:sz w:val="20"/>
                    <w:szCs w:val="20"/>
                  </w:rPr>
                </w:rPrChange>
              </w:rPr>
            </w:pPr>
            <w:del w:id="9750" w:author="Dr Mamadou SANOGO" w:date="2023-10-26T15:54:00Z">
              <w:r w:rsidRPr="00683B98" w:rsidDel="00561D9D">
                <w:rPr>
                  <w:rFonts w:asciiTheme="minorHAnsi" w:hAnsiTheme="minorHAnsi"/>
                  <w:bCs/>
                  <w:i/>
                  <w:color w:val="FF0000"/>
                  <w:sz w:val="20"/>
                  <w:szCs w:val="20"/>
                  <w:rPrChange w:id="9751"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5596C105" w14:textId="6E041F4D" w:rsidTr="00F26652">
        <w:trPr>
          <w:cantSplit/>
          <w:trHeight w:val="20"/>
          <w:del w:id="9752" w:author="Dr Mamadou SANOGO" w:date="2023-10-26T15:54:00Z"/>
        </w:trPr>
        <w:tc>
          <w:tcPr>
            <w:tcW w:w="797" w:type="pct"/>
            <w:vMerge/>
            <w:tcBorders>
              <w:left w:val="single" w:sz="4" w:space="0" w:color="auto"/>
              <w:right w:val="single" w:sz="4" w:space="0" w:color="auto"/>
            </w:tcBorders>
            <w:vAlign w:val="center"/>
          </w:tcPr>
          <w:p w14:paraId="3F4765F3" w14:textId="2DC07A29" w:rsidR="00631BF4" w:rsidRPr="00683B98" w:rsidDel="00561D9D" w:rsidRDefault="00631BF4" w:rsidP="00F26652">
            <w:pPr>
              <w:spacing w:line="240" w:lineRule="auto"/>
              <w:rPr>
                <w:del w:id="9753" w:author="Dr Mamadou SANOGO" w:date="2023-10-26T15:54:00Z"/>
                <w:rFonts w:asciiTheme="minorHAnsi" w:hAnsiTheme="minorHAnsi"/>
                <w:b/>
                <w:color w:val="FF0000"/>
                <w:sz w:val="20"/>
                <w:szCs w:val="20"/>
                <w:rPrChange w:id="9754" w:author="Dr Mamadou SANOGO" w:date="2023-10-26T15:46:00Z">
                  <w:rPr>
                    <w:del w:id="975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311EF6EA" w14:textId="4C1B5587" w:rsidR="00631BF4" w:rsidRPr="00683B98" w:rsidDel="00561D9D" w:rsidRDefault="00631BF4" w:rsidP="00F26652">
            <w:pPr>
              <w:spacing w:line="240" w:lineRule="auto"/>
              <w:jc w:val="center"/>
              <w:rPr>
                <w:del w:id="9756" w:author="Dr Mamadou SANOGO" w:date="2023-10-26T15:54:00Z"/>
                <w:rFonts w:asciiTheme="minorHAnsi" w:hAnsiTheme="minorHAnsi"/>
                <w:b/>
                <w:color w:val="FF0000"/>
                <w:sz w:val="20"/>
                <w:szCs w:val="20"/>
                <w:rPrChange w:id="9757" w:author="Dr Mamadou SANOGO" w:date="2023-10-26T15:46:00Z">
                  <w:rPr>
                    <w:del w:id="975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BF34E78" w14:textId="4FAD05B1" w:rsidR="00631BF4" w:rsidRPr="00683B98" w:rsidDel="00561D9D" w:rsidRDefault="00631BF4" w:rsidP="00F26652">
            <w:pPr>
              <w:tabs>
                <w:tab w:val="left" w:pos="567"/>
                <w:tab w:val="left" w:pos="1276"/>
                <w:tab w:val="left" w:pos="2127"/>
              </w:tabs>
              <w:spacing w:line="240" w:lineRule="auto"/>
              <w:rPr>
                <w:del w:id="9759" w:author="Dr Mamadou SANOGO" w:date="2023-10-26T15:54:00Z"/>
                <w:bCs/>
                <w:color w:val="FF0000"/>
                <w:sz w:val="20"/>
                <w:szCs w:val="20"/>
                <w:u w:val="single"/>
                <w:lang w:eastAsia="en-US"/>
                <w:rPrChange w:id="9760" w:author="Dr Mamadou SANOGO" w:date="2023-10-26T15:46:00Z">
                  <w:rPr>
                    <w:del w:id="9761"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57D0BC3F" w:rsidR="00631BF4" w:rsidRPr="00683B98" w:rsidDel="00561D9D" w:rsidRDefault="00631BF4" w:rsidP="00F26652">
            <w:pPr>
              <w:tabs>
                <w:tab w:val="left" w:pos="567"/>
                <w:tab w:val="left" w:pos="1276"/>
                <w:tab w:val="left" w:pos="2127"/>
              </w:tabs>
              <w:spacing w:line="240" w:lineRule="auto"/>
              <w:rPr>
                <w:del w:id="9762" w:author="Dr Mamadou SANOGO" w:date="2023-10-26T15:54:00Z"/>
                <w:rFonts w:asciiTheme="minorHAnsi" w:hAnsiTheme="minorHAnsi"/>
                <w:bCs/>
                <w:color w:val="FF0000"/>
                <w:sz w:val="20"/>
                <w:szCs w:val="20"/>
                <w:rPrChange w:id="9763" w:author="Dr Mamadou SANOGO" w:date="2023-10-26T15:46:00Z">
                  <w:rPr>
                    <w:del w:id="9764" w:author="Dr Mamadou SANOGO" w:date="2023-10-26T15:54:00Z"/>
                    <w:rFonts w:asciiTheme="minorHAnsi" w:hAnsiTheme="minorHAnsi"/>
                    <w:bCs/>
                    <w:color w:val="000000" w:themeColor="text1"/>
                    <w:sz w:val="20"/>
                    <w:szCs w:val="20"/>
                  </w:rPr>
                </w:rPrChange>
              </w:rPr>
            </w:pPr>
            <w:del w:id="9765" w:author="Dr Mamadou SANOGO" w:date="2023-10-26T15:54:00Z">
              <w:r w:rsidRPr="00683B98" w:rsidDel="00561D9D">
                <w:rPr>
                  <w:rFonts w:asciiTheme="minorHAnsi" w:hAnsiTheme="minorHAnsi"/>
                  <w:bCs/>
                  <w:color w:val="FF0000"/>
                  <w:sz w:val="20"/>
                  <w:szCs w:val="20"/>
                  <w:rPrChange w:id="9766"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17487D11" w:rsidR="00631BF4" w:rsidRPr="00683B98" w:rsidDel="00561D9D" w:rsidRDefault="00631BF4" w:rsidP="00F26652">
            <w:pPr>
              <w:tabs>
                <w:tab w:val="left" w:pos="567"/>
                <w:tab w:val="left" w:pos="1276"/>
                <w:tab w:val="left" w:pos="2127"/>
              </w:tabs>
              <w:spacing w:line="240" w:lineRule="auto"/>
              <w:jc w:val="center"/>
              <w:rPr>
                <w:del w:id="9767" w:author="Dr Mamadou SANOGO" w:date="2023-10-26T15:54:00Z"/>
                <w:rFonts w:asciiTheme="minorHAnsi" w:hAnsiTheme="minorHAnsi"/>
                <w:bCs/>
                <w:color w:val="FF0000"/>
                <w:sz w:val="20"/>
                <w:szCs w:val="20"/>
                <w:rPrChange w:id="9768" w:author="Dr Mamadou SANOGO" w:date="2023-10-26T15:46:00Z">
                  <w:rPr>
                    <w:del w:id="9769" w:author="Dr Mamadou SANOGO" w:date="2023-10-26T15:54:00Z"/>
                    <w:rFonts w:asciiTheme="minorHAnsi" w:hAnsiTheme="minorHAnsi"/>
                    <w:bCs/>
                    <w:color w:val="000000" w:themeColor="text1"/>
                    <w:sz w:val="20"/>
                    <w:szCs w:val="20"/>
                  </w:rPr>
                </w:rPrChange>
              </w:rPr>
            </w:pPr>
            <w:del w:id="9770" w:author="Dr Mamadou SANOGO" w:date="2023-10-26T15:54:00Z">
              <w:r w:rsidRPr="00683B98" w:rsidDel="00561D9D">
                <w:rPr>
                  <w:rFonts w:asciiTheme="minorHAnsi" w:hAnsiTheme="minorHAnsi"/>
                  <w:bCs/>
                  <w:color w:val="FF0000"/>
                  <w:sz w:val="20"/>
                  <w:szCs w:val="20"/>
                  <w:rPrChange w:id="977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52F2B4A4" w:rsidR="00631BF4" w:rsidRPr="00683B98" w:rsidDel="00561D9D" w:rsidRDefault="00631BF4" w:rsidP="00F26652">
            <w:pPr>
              <w:tabs>
                <w:tab w:val="left" w:pos="567"/>
                <w:tab w:val="left" w:pos="1276"/>
                <w:tab w:val="left" w:pos="2127"/>
              </w:tabs>
              <w:spacing w:line="240" w:lineRule="auto"/>
              <w:jc w:val="center"/>
              <w:rPr>
                <w:del w:id="9772" w:author="Dr Mamadou SANOGO" w:date="2023-10-26T15:54:00Z"/>
                <w:color w:val="FF0000"/>
                <w:sz w:val="20"/>
                <w:szCs w:val="20"/>
                <w:lang w:eastAsia="en-US"/>
                <w:rPrChange w:id="9773" w:author="Dr Mamadou SANOGO" w:date="2023-10-26T15:46:00Z">
                  <w:rPr>
                    <w:del w:id="9774"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15012F89" w14:textId="4408CBA6" w:rsidR="00631BF4" w:rsidRPr="00683B98" w:rsidDel="00561D9D" w:rsidRDefault="00631BF4" w:rsidP="00F26652">
            <w:pPr>
              <w:spacing w:line="240" w:lineRule="auto"/>
              <w:rPr>
                <w:del w:id="9775" w:author="Dr Mamadou SANOGO" w:date="2023-10-26T15:54:00Z"/>
                <w:bCs/>
                <w:color w:val="FF0000"/>
                <w:sz w:val="20"/>
                <w:szCs w:val="20"/>
                <w:u w:val="single"/>
                <w:lang w:eastAsia="en-US"/>
                <w:rPrChange w:id="9776" w:author="Dr Mamadou SANOGO" w:date="2023-10-26T15:46:00Z">
                  <w:rPr>
                    <w:del w:id="9777"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69895BE1" w14:textId="20797181" w:rsidR="00631BF4" w:rsidRPr="00683B98" w:rsidDel="00561D9D" w:rsidRDefault="00631BF4" w:rsidP="00F26652">
            <w:pPr>
              <w:spacing w:line="240" w:lineRule="auto"/>
              <w:rPr>
                <w:del w:id="9778" w:author="Dr Mamadou SANOGO" w:date="2023-10-26T15:54:00Z"/>
                <w:bCs/>
                <w:color w:val="FF0000"/>
                <w:sz w:val="20"/>
                <w:szCs w:val="20"/>
                <w:u w:val="single"/>
                <w:lang w:eastAsia="en-US"/>
                <w:rPrChange w:id="9779" w:author="Dr Mamadou SANOGO" w:date="2023-10-26T15:46:00Z">
                  <w:rPr>
                    <w:del w:id="9780" w:author="Dr Mamadou SANOGO" w:date="2023-10-26T15:54:00Z"/>
                    <w:bCs/>
                    <w:sz w:val="20"/>
                    <w:szCs w:val="20"/>
                    <w:u w:val="single"/>
                    <w:lang w:eastAsia="en-US"/>
                  </w:rPr>
                </w:rPrChange>
              </w:rPr>
            </w:pPr>
          </w:p>
        </w:tc>
      </w:tr>
      <w:tr w:rsidR="00683B98" w:rsidRPr="00683B98" w:rsidDel="00561D9D" w14:paraId="2089B9B4" w14:textId="5C6910F7" w:rsidTr="00F26652">
        <w:trPr>
          <w:cantSplit/>
          <w:trHeight w:val="543"/>
          <w:del w:id="9781" w:author="Dr Mamadou SANOGO" w:date="2023-10-26T15:54:00Z"/>
        </w:trPr>
        <w:tc>
          <w:tcPr>
            <w:tcW w:w="797" w:type="pct"/>
            <w:vMerge/>
            <w:tcBorders>
              <w:left w:val="single" w:sz="4" w:space="0" w:color="auto"/>
              <w:right w:val="single" w:sz="4" w:space="0" w:color="auto"/>
            </w:tcBorders>
            <w:vAlign w:val="center"/>
          </w:tcPr>
          <w:p w14:paraId="1377C771" w14:textId="2F31CB14" w:rsidR="00631BF4" w:rsidRPr="00683B98" w:rsidDel="00561D9D" w:rsidRDefault="00631BF4" w:rsidP="00F26652">
            <w:pPr>
              <w:spacing w:line="240" w:lineRule="auto"/>
              <w:rPr>
                <w:del w:id="9782" w:author="Dr Mamadou SANOGO" w:date="2023-10-26T15:54:00Z"/>
                <w:rFonts w:asciiTheme="minorHAnsi" w:hAnsiTheme="minorHAnsi"/>
                <w:b/>
                <w:color w:val="FF0000"/>
                <w:sz w:val="20"/>
                <w:szCs w:val="20"/>
                <w:rPrChange w:id="9783" w:author="Dr Mamadou SANOGO" w:date="2023-10-26T15:46:00Z">
                  <w:rPr>
                    <w:del w:id="978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752AFFBB" w14:textId="24488CB8" w:rsidR="00631BF4" w:rsidRPr="00683B98" w:rsidDel="00561D9D" w:rsidRDefault="00631BF4" w:rsidP="00F26652">
            <w:pPr>
              <w:spacing w:line="240" w:lineRule="auto"/>
              <w:jc w:val="center"/>
              <w:rPr>
                <w:del w:id="9785" w:author="Dr Mamadou SANOGO" w:date="2023-10-26T15:54:00Z"/>
                <w:rFonts w:asciiTheme="minorHAnsi" w:hAnsiTheme="minorHAnsi"/>
                <w:b/>
                <w:color w:val="FF0000"/>
                <w:sz w:val="20"/>
                <w:szCs w:val="20"/>
                <w:rPrChange w:id="9786" w:author="Dr Mamadou SANOGO" w:date="2023-10-26T15:46:00Z">
                  <w:rPr>
                    <w:del w:id="978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DA1A64B" w14:textId="0E4B2924" w:rsidR="00631BF4" w:rsidRPr="00683B98" w:rsidDel="00561D9D" w:rsidRDefault="00631BF4" w:rsidP="00F26652">
            <w:pPr>
              <w:tabs>
                <w:tab w:val="left" w:pos="567"/>
                <w:tab w:val="left" w:pos="1276"/>
                <w:tab w:val="left" w:pos="2127"/>
              </w:tabs>
              <w:spacing w:line="240" w:lineRule="auto"/>
              <w:rPr>
                <w:del w:id="9788" w:author="Dr Mamadou SANOGO" w:date="2023-10-26T15:54:00Z"/>
                <w:bCs/>
                <w:color w:val="FF0000"/>
                <w:sz w:val="20"/>
                <w:szCs w:val="20"/>
                <w:u w:val="single"/>
                <w:lang w:eastAsia="en-US"/>
                <w:rPrChange w:id="9789" w:author="Dr Mamadou SANOGO" w:date="2023-10-26T15:46:00Z">
                  <w:rPr>
                    <w:del w:id="9790"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6F5EAD4E" w:rsidR="00631BF4" w:rsidRPr="00683B98" w:rsidDel="00561D9D" w:rsidRDefault="00631BF4" w:rsidP="00F26652">
            <w:pPr>
              <w:tabs>
                <w:tab w:val="left" w:pos="567"/>
                <w:tab w:val="left" w:pos="1276"/>
                <w:tab w:val="left" w:pos="2127"/>
              </w:tabs>
              <w:spacing w:line="240" w:lineRule="auto"/>
              <w:rPr>
                <w:del w:id="9791" w:author="Dr Mamadou SANOGO" w:date="2023-10-26T15:54:00Z"/>
                <w:rFonts w:asciiTheme="minorHAnsi" w:hAnsiTheme="minorHAnsi"/>
                <w:bCs/>
                <w:color w:val="FF0000"/>
                <w:sz w:val="20"/>
                <w:szCs w:val="20"/>
                <w:rPrChange w:id="9792" w:author="Dr Mamadou SANOGO" w:date="2023-10-26T15:46:00Z">
                  <w:rPr>
                    <w:del w:id="9793" w:author="Dr Mamadou SANOGO" w:date="2023-10-26T15:54:00Z"/>
                    <w:rFonts w:asciiTheme="minorHAnsi" w:hAnsiTheme="minorHAnsi"/>
                    <w:bCs/>
                    <w:color w:val="000000" w:themeColor="text1"/>
                    <w:sz w:val="20"/>
                    <w:szCs w:val="20"/>
                  </w:rPr>
                </w:rPrChange>
              </w:rPr>
            </w:pPr>
            <w:del w:id="9794" w:author="Dr Mamadou SANOGO" w:date="2023-10-26T15:54:00Z">
              <w:r w:rsidRPr="00683B98" w:rsidDel="00561D9D">
                <w:rPr>
                  <w:rFonts w:asciiTheme="minorHAnsi" w:hAnsiTheme="minorHAnsi"/>
                  <w:bCs/>
                  <w:color w:val="FF0000"/>
                  <w:sz w:val="20"/>
                  <w:szCs w:val="20"/>
                  <w:rPrChange w:id="9795"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04E6E04D" w:rsidR="00631BF4" w:rsidRPr="00683B98" w:rsidDel="00561D9D" w:rsidRDefault="00631BF4" w:rsidP="00F26652">
            <w:pPr>
              <w:tabs>
                <w:tab w:val="left" w:pos="567"/>
                <w:tab w:val="left" w:pos="1276"/>
                <w:tab w:val="left" w:pos="2127"/>
              </w:tabs>
              <w:spacing w:line="240" w:lineRule="auto"/>
              <w:jc w:val="center"/>
              <w:rPr>
                <w:del w:id="9796" w:author="Dr Mamadou SANOGO" w:date="2023-10-26T15:54:00Z"/>
                <w:rFonts w:asciiTheme="minorHAnsi" w:hAnsiTheme="minorHAnsi"/>
                <w:bCs/>
                <w:color w:val="FF0000"/>
                <w:sz w:val="20"/>
                <w:szCs w:val="20"/>
                <w:rPrChange w:id="9797" w:author="Dr Mamadou SANOGO" w:date="2023-10-26T15:46:00Z">
                  <w:rPr>
                    <w:del w:id="9798" w:author="Dr Mamadou SANOGO" w:date="2023-10-26T15:54:00Z"/>
                    <w:rFonts w:asciiTheme="minorHAnsi" w:hAnsiTheme="minorHAnsi"/>
                    <w:bCs/>
                    <w:color w:val="000000" w:themeColor="text1"/>
                    <w:sz w:val="20"/>
                    <w:szCs w:val="20"/>
                  </w:rPr>
                </w:rPrChange>
              </w:rPr>
            </w:pPr>
            <w:del w:id="9799" w:author="Dr Mamadou SANOGO" w:date="2023-10-26T15:54:00Z">
              <w:r w:rsidRPr="00683B98" w:rsidDel="00561D9D">
                <w:rPr>
                  <w:rFonts w:asciiTheme="minorHAnsi" w:hAnsiTheme="minorHAnsi"/>
                  <w:bCs/>
                  <w:color w:val="FF0000"/>
                  <w:sz w:val="20"/>
                  <w:szCs w:val="20"/>
                  <w:rPrChange w:id="9800"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28379B47" w:rsidR="00631BF4" w:rsidRPr="00683B98" w:rsidDel="00561D9D" w:rsidRDefault="00631BF4" w:rsidP="00F26652">
            <w:pPr>
              <w:tabs>
                <w:tab w:val="left" w:pos="567"/>
                <w:tab w:val="left" w:pos="1276"/>
                <w:tab w:val="left" w:pos="2127"/>
              </w:tabs>
              <w:spacing w:line="240" w:lineRule="auto"/>
              <w:jc w:val="center"/>
              <w:rPr>
                <w:del w:id="9801" w:author="Dr Mamadou SANOGO" w:date="2023-10-26T15:54:00Z"/>
                <w:color w:val="FF0000"/>
                <w:sz w:val="20"/>
                <w:szCs w:val="20"/>
                <w:lang w:eastAsia="en-US"/>
                <w:rPrChange w:id="9802" w:author="Dr Mamadou SANOGO" w:date="2023-10-26T15:46:00Z">
                  <w:rPr>
                    <w:del w:id="9803"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1A8D174" w14:textId="784CBA32" w:rsidR="00631BF4" w:rsidRPr="00683B98" w:rsidDel="00561D9D" w:rsidRDefault="00631BF4" w:rsidP="00F26652">
            <w:pPr>
              <w:spacing w:line="240" w:lineRule="auto"/>
              <w:rPr>
                <w:del w:id="9804" w:author="Dr Mamadou SANOGO" w:date="2023-10-26T15:54:00Z"/>
                <w:bCs/>
                <w:color w:val="FF0000"/>
                <w:sz w:val="20"/>
                <w:szCs w:val="20"/>
                <w:u w:val="single"/>
                <w:lang w:eastAsia="en-US"/>
                <w:rPrChange w:id="9805" w:author="Dr Mamadou SANOGO" w:date="2023-10-26T15:46:00Z">
                  <w:rPr>
                    <w:del w:id="9806"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4782755" w14:textId="32901457" w:rsidR="00631BF4" w:rsidRPr="00683B98" w:rsidDel="00561D9D" w:rsidRDefault="00631BF4" w:rsidP="00F26652">
            <w:pPr>
              <w:spacing w:line="240" w:lineRule="auto"/>
              <w:rPr>
                <w:del w:id="9807" w:author="Dr Mamadou SANOGO" w:date="2023-10-26T15:54:00Z"/>
                <w:bCs/>
                <w:color w:val="FF0000"/>
                <w:sz w:val="20"/>
                <w:szCs w:val="20"/>
                <w:u w:val="single"/>
                <w:lang w:eastAsia="en-US"/>
                <w:rPrChange w:id="9808" w:author="Dr Mamadou SANOGO" w:date="2023-10-26T15:46:00Z">
                  <w:rPr>
                    <w:del w:id="9809" w:author="Dr Mamadou SANOGO" w:date="2023-10-26T15:54:00Z"/>
                    <w:bCs/>
                    <w:sz w:val="20"/>
                    <w:szCs w:val="20"/>
                    <w:u w:val="single"/>
                    <w:lang w:eastAsia="en-US"/>
                  </w:rPr>
                </w:rPrChange>
              </w:rPr>
            </w:pPr>
          </w:p>
        </w:tc>
      </w:tr>
      <w:tr w:rsidR="00683B98" w:rsidRPr="00683B98" w:rsidDel="00561D9D" w14:paraId="68F4E2F9" w14:textId="2C8E1776" w:rsidTr="00F26652">
        <w:trPr>
          <w:cantSplit/>
          <w:trHeight w:val="150"/>
          <w:del w:id="9810" w:author="Dr Mamadou SANOGO" w:date="2023-10-26T15:54:00Z"/>
        </w:trPr>
        <w:tc>
          <w:tcPr>
            <w:tcW w:w="797" w:type="pct"/>
            <w:vMerge/>
            <w:tcBorders>
              <w:left w:val="single" w:sz="4" w:space="0" w:color="auto"/>
              <w:bottom w:val="single" w:sz="4" w:space="0" w:color="auto"/>
              <w:right w:val="single" w:sz="4" w:space="0" w:color="auto"/>
            </w:tcBorders>
            <w:vAlign w:val="center"/>
          </w:tcPr>
          <w:p w14:paraId="5EA5EF5A" w14:textId="45BCB8E2" w:rsidR="00631BF4" w:rsidRPr="00683B98" w:rsidDel="00561D9D" w:rsidRDefault="00631BF4" w:rsidP="00F26652">
            <w:pPr>
              <w:spacing w:line="240" w:lineRule="auto"/>
              <w:rPr>
                <w:del w:id="9811" w:author="Dr Mamadou SANOGO" w:date="2023-10-26T15:54:00Z"/>
                <w:rFonts w:asciiTheme="minorHAnsi" w:hAnsiTheme="minorHAnsi"/>
                <w:b/>
                <w:color w:val="FF0000"/>
                <w:sz w:val="20"/>
                <w:szCs w:val="20"/>
                <w:rPrChange w:id="9812" w:author="Dr Mamadou SANOGO" w:date="2023-10-26T15:46:00Z">
                  <w:rPr>
                    <w:del w:id="981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1EDC3C0B" w14:textId="740D982E" w:rsidR="00631BF4" w:rsidRPr="00683B98" w:rsidDel="00561D9D" w:rsidRDefault="00631BF4" w:rsidP="00F26652">
            <w:pPr>
              <w:spacing w:line="240" w:lineRule="auto"/>
              <w:jc w:val="center"/>
              <w:rPr>
                <w:del w:id="9814" w:author="Dr Mamadou SANOGO" w:date="2023-10-26T15:54:00Z"/>
                <w:rFonts w:asciiTheme="minorHAnsi" w:hAnsiTheme="minorHAnsi"/>
                <w:b/>
                <w:color w:val="FF0000"/>
                <w:sz w:val="20"/>
                <w:szCs w:val="20"/>
                <w:rPrChange w:id="9815" w:author="Dr Mamadou SANOGO" w:date="2023-10-26T15:46:00Z">
                  <w:rPr>
                    <w:del w:id="9816"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1F83E81" w14:textId="489413FF" w:rsidR="00631BF4" w:rsidRPr="00683B98" w:rsidDel="00561D9D" w:rsidRDefault="00631BF4" w:rsidP="00F26652">
            <w:pPr>
              <w:tabs>
                <w:tab w:val="left" w:pos="567"/>
                <w:tab w:val="left" w:pos="1276"/>
                <w:tab w:val="left" w:pos="2127"/>
              </w:tabs>
              <w:spacing w:line="240" w:lineRule="auto"/>
              <w:rPr>
                <w:del w:id="9817" w:author="Dr Mamadou SANOGO" w:date="2023-10-26T15:54:00Z"/>
                <w:bCs/>
                <w:color w:val="FF0000"/>
                <w:sz w:val="20"/>
                <w:szCs w:val="20"/>
                <w:u w:val="single"/>
                <w:lang w:eastAsia="en-US"/>
                <w:rPrChange w:id="9818" w:author="Dr Mamadou SANOGO" w:date="2023-10-26T15:46:00Z">
                  <w:rPr>
                    <w:del w:id="9819"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0D52C99D" w:rsidR="00631BF4" w:rsidRPr="00683B98" w:rsidDel="00561D9D" w:rsidRDefault="00631BF4" w:rsidP="00F26652">
            <w:pPr>
              <w:tabs>
                <w:tab w:val="left" w:pos="567"/>
                <w:tab w:val="left" w:pos="1276"/>
                <w:tab w:val="left" w:pos="2127"/>
              </w:tabs>
              <w:spacing w:line="240" w:lineRule="auto"/>
              <w:rPr>
                <w:del w:id="9820" w:author="Dr Mamadou SANOGO" w:date="2023-10-26T15:54:00Z"/>
                <w:rFonts w:asciiTheme="minorHAnsi" w:hAnsiTheme="minorHAnsi"/>
                <w:bCs/>
                <w:color w:val="FF0000"/>
                <w:sz w:val="20"/>
                <w:szCs w:val="20"/>
                <w:rPrChange w:id="9821" w:author="Dr Mamadou SANOGO" w:date="2023-10-26T15:46:00Z">
                  <w:rPr>
                    <w:del w:id="9822" w:author="Dr Mamadou SANOGO" w:date="2023-10-26T15:54:00Z"/>
                    <w:rFonts w:asciiTheme="minorHAnsi" w:hAnsiTheme="minorHAnsi"/>
                    <w:bCs/>
                    <w:color w:val="000000" w:themeColor="text1"/>
                    <w:sz w:val="20"/>
                    <w:szCs w:val="20"/>
                  </w:rPr>
                </w:rPrChange>
              </w:rPr>
            </w:pPr>
            <w:del w:id="9823" w:author="Dr Mamadou SANOGO" w:date="2023-10-26T15:54:00Z">
              <w:r w:rsidRPr="00683B98" w:rsidDel="00561D9D">
                <w:rPr>
                  <w:rFonts w:asciiTheme="minorHAnsi" w:hAnsiTheme="minorHAnsi"/>
                  <w:bCs/>
                  <w:color w:val="FF0000"/>
                  <w:sz w:val="20"/>
                  <w:szCs w:val="20"/>
                  <w:rPrChange w:id="9824"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6663B291" w:rsidR="00631BF4" w:rsidRPr="00683B98" w:rsidDel="00561D9D" w:rsidRDefault="00631BF4" w:rsidP="00F26652">
            <w:pPr>
              <w:tabs>
                <w:tab w:val="left" w:pos="567"/>
                <w:tab w:val="left" w:pos="1276"/>
                <w:tab w:val="left" w:pos="2127"/>
              </w:tabs>
              <w:spacing w:line="240" w:lineRule="auto"/>
              <w:jc w:val="center"/>
              <w:rPr>
                <w:del w:id="9825" w:author="Dr Mamadou SANOGO" w:date="2023-10-26T15:54:00Z"/>
                <w:rFonts w:asciiTheme="minorHAnsi" w:hAnsiTheme="minorHAnsi"/>
                <w:bCs/>
                <w:color w:val="FF0000"/>
                <w:sz w:val="20"/>
                <w:szCs w:val="20"/>
                <w:rPrChange w:id="9826" w:author="Dr Mamadou SANOGO" w:date="2023-10-26T15:46:00Z">
                  <w:rPr>
                    <w:del w:id="9827" w:author="Dr Mamadou SANOGO" w:date="2023-10-26T15:54:00Z"/>
                    <w:rFonts w:asciiTheme="minorHAnsi" w:hAnsiTheme="minorHAnsi"/>
                    <w:bCs/>
                    <w:color w:val="000000" w:themeColor="text1"/>
                    <w:sz w:val="20"/>
                    <w:szCs w:val="20"/>
                  </w:rPr>
                </w:rPrChange>
              </w:rPr>
            </w:pPr>
            <w:del w:id="9828" w:author="Dr Mamadou SANOGO" w:date="2023-10-26T15:54:00Z">
              <w:r w:rsidRPr="00683B98" w:rsidDel="00561D9D">
                <w:rPr>
                  <w:rFonts w:asciiTheme="minorHAnsi" w:hAnsiTheme="minorHAnsi"/>
                  <w:bCs/>
                  <w:color w:val="FF0000"/>
                  <w:sz w:val="20"/>
                  <w:szCs w:val="20"/>
                  <w:rPrChange w:id="982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19C64B8E" w:rsidR="00631BF4" w:rsidRPr="00683B98" w:rsidDel="00561D9D" w:rsidRDefault="00631BF4" w:rsidP="00F26652">
            <w:pPr>
              <w:tabs>
                <w:tab w:val="left" w:pos="567"/>
                <w:tab w:val="left" w:pos="1276"/>
                <w:tab w:val="left" w:pos="2127"/>
              </w:tabs>
              <w:spacing w:line="240" w:lineRule="auto"/>
              <w:jc w:val="center"/>
              <w:rPr>
                <w:del w:id="9830" w:author="Dr Mamadou SANOGO" w:date="2023-10-26T15:54:00Z"/>
                <w:color w:val="FF0000"/>
                <w:sz w:val="20"/>
                <w:szCs w:val="20"/>
                <w:lang w:eastAsia="en-US"/>
                <w:rPrChange w:id="9831" w:author="Dr Mamadou SANOGO" w:date="2023-10-26T15:46:00Z">
                  <w:rPr>
                    <w:del w:id="9832" w:author="Dr Mamadou SANOGO" w:date="2023-10-26T15:54:00Z"/>
                    <w:sz w:val="20"/>
                    <w:szCs w:val="20"/>
                    <w:lang w:eastAsia="en-US"/>
                  </w:rPr>
                </w:rPrChange>
              </w:rPr>
            </w:pPr>
          </w:p>
        </w:tc>
        <w:tc>
          <w:tcPr>
            <w:tcW w:w="884" w:type="pct"/>
            <w:tcBorders>
              <w:left w:val="single" w:sz="4" w:space="0" w:color="auto"/>
              <w:bottom w:val="single" w:sz="4" w:space="0" w:color="auto"/>
              <w:right w:val="single" w:sz="4" w:space="0" w:color="auto"/>
            </w:tcBorders>
            <w:vAlign w:val="center"/>
          </w:tcPr>
          <w:p w14:paraId="7FEA0B05" w14:textId="674D491F" w:rsidR="00631BF4" w:rsidRPr="00683B98" w:rsidDel="00561D9D" w:rsidRDefault="00631BF4" w:rsidP="00F26652">
            <w:pPr>
              <w:spacing w:line="240" w:lineRule="auto"/>
              <w:rPr>
                <w:del w:id="9833" w:author="Dr Mamadou SANOGO" w:date="2023-10-26T15:54:00Z"/>
                <w:bCs/>
                <w:color w:val="FF0000"/>
                <w:sz w:val="20"/>
                <w:szCs w:val="20"/>
                <w:u w:val="single"/>
                <w:lang w:eastAsia="en-US"/>
                <w:rPrChange w:id="9834" w:author="Dr Mamadou SANOGO" w:date="2023-10-26T15:46:00Z">
                  <w:rPr>
                    <w:del w:id="9835" w:author="Dr Mamadou SANOGO" w:date="2023-10-26T15:54:00Z"/>
                    <w:bCs/>
                    <w:sz w:val="20"/>
                    <w:szCs w:val="20"/>
                    <w:u w:val="single"/>
                    <w:lang w:eastAsia="en-US"/>
                  </w:rPr>
                </w:rPrChange>
              </w:rPr>
            </w:pPr>
          </w:p>
        </w:tc>
        <w:tc>
          <w:tcPr>
            <w:tcW w:w="664" w:type="pct"/>
            <w:tcBorders>
              <w:left w:val="single" w:sz="4" w:space="0" w:color="auto"/>
              <w:bottom w:val="single" w:sz="4" w:space="0" w:color="auto"/>
              <w:right w:val="single" w:sz="4" w:space="0" w:color="auto"/>
            </w:tcBorders>
            <w:vAlign w:val="center"/>
          </w:tcPr>
          <w:p w14:paraId="50B5C935" w14:textId="1AFB0F7E" w:rsidR="00631BF4" w:rsidRPr="00683B98" w:rsidDel="00561D9D" w:rsidRDefault="00631BF4" w:rsidP="00F26652">
            <w:pPr>
              <w:spacing w:line="240" w:lineRule="auto"/>
              <w:rPr>
                <w:del w:id="9836" w:author="Dr Mamadou SANOGO" w:date="2023-10-26T15:54:00Z"/>
                <w:bCs/>
                <w:color w:val="FF0000"/>
                <w:sz w:val="20"/>
                <w:szCs w:val="20"/>
                <w:u w:val="single"/>
                <w:lang w:eastAsia="en-US"/>
                <w:rPrChange w:id="9837" w:author="Dr Mamadou SANOGO" w:date="2023-10-26T15:46:00Z">
                  <w:rPr>
                    <w:del w:id="9838" w:author="Dr Mamadou SANOGO" w:date="2023-10-26T15:54:00Z"/>
                    <w:bCs/>
                    <w:sz w:val="20"/>
                    <w:szCs w:val="20"/>
                    <w:u w:val="single"/>
                    <w:lang w:eastAsia="en-US"/>
                  </w:rPr>
                </w:rPrChange>
              </w:rPr>
            </w:pPr>
          </w:p>
        </w:tc>
      </w:tr>
      <w:tr w:rsidR="00683B98" w:rsidRPr="00683B98" w:rsidDel="00561D9D" w14:paraId="49AADFFF" w14:textId="7A4D0001" w:rsidTr="00F26652">
        <w:trPr>
          <w:cantSplit/>
          <w:trHeight w:val="20"/>
          <w:del w:id="9839" w:author="Dr Mamadou SANOGO" w:date="2023-10-26T15:54: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07063EEF" w:rsidR="00631BF4" w:rsidRPr="00683B98" w:rsidDel="00561D9D" w:rsidRDefault="00631BF4" w:rsidP="00F26652">
            <w:pPr>
              <w:tabs>
                <w:tab w:val="left" w:pos="567"/>
                <w:tab w:val="left" w:pos="1276"/>
                <w:tab w:val="left" w:pos="2127"/>
              </w:tabs>
              <w:spacing w:line="240" w:lineRule="auto"/>
              <w:rPr>
                <w:del w:id="9840" w:author="Dr Mamadou SANOGO" w:date="2023-10-26T15:54:00Z"/>
                <w:rFonts w:asciiTheme="minorHAnsi" w:hAnsiTheme="minorHAnsi"/>
                <w:b/>
                <w:bCs/>
                <w:color w:val="FF0000"/>
                <w:sz w:val="20"/>
                <w:szCs w:val="20"/>
                <w:rPrChange w:id="9841" w:author="Dr Mamadou SANOGO" w:date="2023-10-26T15:46:00Z">
                  <w:rPr>
                    <w:del w:id="9842" w:author="Dr Mamadou SANOGO" w:date="2023-10-26T15:54:00Z"/>
                    <w:rFonts w:asciiTheme="minorHAnsi" w:hAnsiTheme="minorHAnsi"/>
                    <w:b/>
                    <w:bCs/>
                    <w:color w:val="000000" w:themeColor="text1"/>
                    <w:sz w:val="20"/>
                    <w:szCs w:val="20"/>
                  </w:rPr>
                </w:rPrChange>
              </w:rPr>
            </w:pPr>
            <w:del w:id="9843" w:author="Dr Mamadou SANOGO" w:date="2023-10-26T15:54:00Z">
              <w:r w:rsidRPr="00683B98" w:rsidDel="00561D9D">
                <w:rPr>
                  <w:rFonts w:asciiTheme="minorHAnsi" w:hAnsiTheme="minorHAnsi"/>
                  <w:b/>
                  <w:bCs/>
                  <w:color w:val="FF0000"/>
                  <w:sz w:val="20"/>
                  <w:szCs w:val="20"/>
                  <w:rPrChange w:id="9844"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0F2592DB" w:rsidR="00631BF4" w:rsidRPr="00683B98" w:rsidDel="00561D9D" w:rsidRDefault="00631BF4" w:rsidP="00F26652">
            <w:pPr>
              <w:tabs>
                <w:tab w:val="left" w:pos="567"/>
                <w:tab w:val="left" w:pos="1276"/>
                <w:tab w:val="left" w:pos="2127"/>
              </w:tabs>
              <w:spacing w:line="240" w:lineRule="auto"/>
              <w:rPr>
                <w:del w:id="9845" w:author="Dr Mamadou SANOGO" w:date="2023-10-26T15:54:00Z"/>
                <w:rFonts w:asciiTheme="minorHAnsi" w:hAnsiTheme="minorHAnsi"/>
                <w:b/>
                <w:bCs/>
                <w:color w:val="FF0000"/>
                <w:sz w:val="20"/>
                <w:szCs w:val="20"/>
                <w:rPrChange w:id="9846" w:author="Dr Mamadou SANOGO" w:date="2023-10-26T15:46:00Z">
                  <w:rPr>
                    <w:del w:id="9847" w:author="Dr Mamadou SANOGO" w:date="2023-10-26T15:54:00Z"/>
                    <w:rFonts w:asciiTheme="minorHAnsi" w:hAnsiTheme="minorHAnsi"/>
                    <w:b/>
                    <w:bCs/>
                    <w:color w:val="000000" w:themeColor="text1"/>
                    <w:sz w:val="20"/>
                    <w:szCs w:val="20"/>
                  </w:rPr>
                </w:rPrChange>
              </w:rPr>
            </w:pPr>
            <w:del w:id="9848" w:author="Dr Mamadou SANOGO" w:date="2023-10-26T15:54:00Z">
              <w:r w:rsidRPr="00683B98" w:rsidDel="00561D9D">
                <w:rPr>
                  <w:rFonts w:asciiTheme="minorHAnsi" w:hAnsiTheme="minorHAnsi"/>
                  <w:b/>
                  <w:bCs/>
                  <w:color w:val="FF0000"/>
                  <w:sz w:val="20"/>
                  <w:szCs w:val="20"/>
                  <w:rPrChange w:id="9849"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2F7FA643" w:rsidR="00631BF4" w:rsidRPr="00683B98" w:rsidDel="00561D9D" w:rsidRDefault="00631BF4" w:rsidP="00F26652">
            <w:pPr>
              <w:tabs>
                <w:tab w:val="left" w:pos="567"/>
                <w:tab w:val="left" w:pos="1276"/>
                <w:tab w:val="left" w:pos="2127"/>
              </w:tabs>
              <w:spacing w:line="240" w:lineRule="auto"/>
              <w:rPr>
                <w:del w:id="9850" w:author="Dr Mamadou SANOGO" w:date="2023-10-26T15:54:00Z"/>
                <w:b/>
                <w:bCs/>
                <w:color w:val="FF0000"/>
                <w:sz w:val="20"/>
                <w:szCs w:val="20"/>
                <w:lang w:eastAsia="en-US"/>
                <w:rPrChange w:id="9851" w:author="Dr Mamadou SANOGO" w:date="2023-10-26T15:46:00Z">
                  <w:rPr>
                    <w:del w:id="9852" w:author="Dr Mamadou SANOGO" w:date="2023-10-26T15:54:00Z"/>
                    <w:b/>
                    <w:bCs/>
                    <w:sz w:val="20"/>
                    <w:szCs w:val="20"/>
                    <w:lang w:eastAsia="en-US"/>
                  </w:rPr>
                </w:rPrChange>
              </w:rPr>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3B90BA0C" w:rsidR="00631BF4" w:rsidRPr="00683B98" w:rsidDel="00561D9D" w:rsidRDefault="00631BF4" w:rsidP="00F26652">
            <w:pPr>
              <w:tabs>
                <w:tab w:val="left" w:pos="567"/>
                <w:tab w:val="left" w:pos="1276"/>
                <w:tab w:val="left" w:pos="2127"/>
              </w:tabs>
              <w:spacing w:line="240" w:lineRule="auto"/>
              <w:jc w:val="center"/>
              <w:rPr>
                <w:del w:id="9853" w:author="Dr Mamadou SANOGO" w:date="2023-10-26T15:54:00Z"/>
                <w:rFonts w:asciiTheme="minorHAnsi" w:hAnsiTheme="minorHAnsi"/>
                <w:b/>
                <w:bCs/>
                <w:color w:val="FF0000"/>
                <w:sz w:val="20"/>
                <w:szCs w:val="20"/>
                <w:rPrChange w:id="9854" w:author="Dr Mamadou SANOGO" w:date="2023-10-26T15:46:00Z">
                  <w:rPr>
                    <w:del w:id="9855" w:author="Dr Mamadou SANOGO" w:date="2023-10-26T15:54:00Z"/>
                    <w:rFonts w:asciiTheme="minorHAnsi" w:hAnsiTheme="minorHAnsi"/>
                    <w:b/>
                    <w:bCs/>
                    <w:color w:val="000000" w:themeColor="text1"/>
                    <w:sz w:val="20"/>
                    <w:szCs w:val="20"/>
                  </w:rPr>
                </w:rPrChange>
              </w:rPr>
            </w:pPr>
            <w:del w:id="9856" w:author="Dr Mamadou SANOGO" w:date="2023-10-26T15:54:00Z">
              <w:r w:rsidRPr="00683B98" w:rsidDel="00561D9D">
                <w:rPr>
                  <w:rFonts w:asciiTheme="minorHAnsi" w:hAnsiTheme="minorHAnsi"/>
                  <w:b/>
                  <w:bCs/>
                  <w:color w:val="FF0000"/>
                  <w:sz w:val="20"/>
                  <w:szCs w:val="20"/>
                  <w:rPrChange w:id="9857"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7E69806E" w:rsidR="00631BF4" w:rsidRPr="00683B98" w:rsidDel="00561D9D" w:rsidRDefault="00631BF4" w:rsidP="00F26652">
            <w:pPr>
              <w:tabs>
                <w:tab w:val="left" w:pos="567"/>
                <w:tab w:val="left" w:pos="1276"/>
                <w:tab w:val="left" w:pos="2127"/>
              </w:tabs>
              <w:spacing w:line="240" w:lineRule="auto"/>
              <w:jc w:val="center"/>
              <w:rPr>
                <w:del w:id="9858" w:author="Dr Mamadou SANOGO" w:date="2023-10-26T15:54:00Z"/>
                <w:rFonts w:asciiTheme="minorHAnsi" w:hAnsiTheme="minorHAnsi"/>
                <w:b/>
                <w:bCs/>
                <w:color w:val="FF0000"/>
                <w:sz w:val="20"/>
                <w:szCs w:val="20"/>
                <w:rPrChange w:id="9859" w:author="Dr Mamadou SANOGO" w:date="2023-10-26T15:46:00Z">
                  <w:rPr>
                    <w:del w:id="9860" w:author="Dr Mamadou SANOGO" w:date="2023-10-26T15:54:00Z"/>
                    <w:rFonts w:asciiTheme="minorHAnsi" w:hAnsiTheme="minorHAnsi"/>
                    <w:b/>
                    <w:bCs/>
                    <w:color w:val="000000" w:themeColor="text1"/>
                    <w:sz w:val="20"/>
                    <w:szCs w:val="20"/>
                  </w:rPr>
                </w:rPrChange>
              </w:rPr>
            </w:pPr>
            <w:del w:id="9861" w:author="Dr Mamadou SANOGO" w:date="2023-10-26T15:54:00Z">
              <w:r w:rsidRPr="00683B98" w:rsidDel="00561D9D">
                <w:rPr>
                  <w:rFonts w:asciiTheme="minorHAnsi" w:hAnsiTheme="minorHAnsi"/>
                  <w:b/>
                  <w:bCs/>
                  <w:color w:val="FF0000"/>
                  <w:sz w:val="20"/>
                  <w:szCs w:val="20"/>
                  <w:rPrChange w:id="9862"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0710156" w:rsidR="00631BF4" w:rsidRPr="00683B98" w:rsidDel="00561D9D" w:rsidRDefault="00631BF4" w:rsidP="00F26652">
            <w:pPr>
              <w:tabs>
                <w:tab w:val="left" w:pos="567"/>
                <w:tab w:val="left" w:pos="1276"/>
                <w:tab w:val="left" w:pos="2127"/>
              </w:tabs>
              <w:spacing w:line="240" w:lineRule="auto"/>
              <w:rPr>
                <w:del w:id="9863" w:author="Dr Mamadou SANOGO" w:date="2023-10-26T15:54:00Z"/>
                <w:b/>
                <w:bCs/>
                <w:color w:val="FF0000"/>
                <w:sz w:val="20"/>
                <w:szCs w:val="20"/>
                <w:lang w:eastAsia="en-US"/>
                <w:rPrChange w:id="9864" w:author="Dr Mamadou SANOGO" w:date="2023-10-26T15:46:00Z">
                  <w:rPr>
                    <w:del w:id="9865" w:author="Dr Mamadou SANOGO" w:date="2023-10-26T15:54:00Z"/>
                    <w:b/>
                    <w:bCs/>
                    <w:sz w:val="20"/>
                    <w:szCs w:val="20"/>
                    <w:lang w:eastAsia="en-US"/>
                  </w:rPr>
                </w:rPrChange>
              </w:rPr>
            </w:pPr>
          </w:p>
        </w:tc>
      </w:tr>
    </w:tbl>
    <w:p w14:paraId="3B601892" w14:textId="7706164E" w:rsidR="00631BF4" w:rsidRPr="00683B98" w:rsidDel="00561D9D" w:rsidRDefault="00631BF4" w:rsidP="00631BF4">
      <w:pPr>
        <w:pStyle w:val="Titre"/>
        <w:spacing w:line="276" w:lineRule="auto"/>
        <w:rPr>
          <w:del w:id="9866" w:author="Dr Mamadou SANOGO" w:date="2023-10-26T15:54:00Z"/>
          <w:rFonts w:asciiTheme="minorHAnsi" w:hAnsiTheme="minorHAnsi"/>
          <w:b w:val="0"/>
          <w:bCs/>
          <w:color w:val="FF0000"/>
          <w:sz w:val="20"/>
          <w:rPrChange w:id="9867" w:author="Dr Mamadou SANOGO" w:date="2023-10-26T15:46:00Z">
            <w:rPr>
              <w:del w:id="9868" w:author="Dr Mamadou SANOGO" w:date="2023-10-26T15:54:00Z"/>
              <w:rFonts w:asciiTheme="minorHAnsi" w:hAnsiTheme="minorHAnsi"/>
              <w:b w:val="0"/>
              <w:bCs/>
              <w:sz w:val="20"/>
            </w:rPr>
          </w:rPrChange>
        </w:rPr>
      </w:pPr>
    </w:p>
    <w:p w14:paraId="709B7832" w14:textId="77777777" w:rsidR="00631BF4" w:rsidRPr="00683B98" w:rsidDel="006350A6" w:rsidRDefault="00631BF4" w:rsidP="00631BF4">
      <w:pPr>
        <w:pStyle w:val="Titre"/>
        <w:spacing w:line="276" w:lineRule="auto"/>
        <w:rPr>
          <w:del w:id="9869" w:author="Dr Mamadou SANOGO" w:date="2023-10-25T14:38:00Z"/>
          <w:rFonts w:asciiTheme="minorHAnsi" w:hAnsiTheme="minorHAnsi"/>
          <w:b w:val="0"/>
          <w:bCs/>
          <w:color w:val="FF0000"/>
          <w:sz w:val="20"/>
          <w:rPrChange w:id="9870" w:author="Dr Mamadou SANOGO" w:date="2023-10-26T15:46:00Z">
            <w:rPr>
              <w:del w:id="9871" w:author="Dr Mamadou SANOGO" w:date="2023-10-25T14:38:00Z"/>
              <w:rFonts w:asciiTheme="minorHAnsi" w:hAnsiTheme="minorHAnsi"/>
              <w:b w:val="0"/>
              <w:bCs/>
              <w:sz w:val="20"/>
            </w:rPr>
          </w:rPrChange>
        </w:rPr>
      </w:pPr>
    </w:p>
    <w:p w14:paraId="175F0A3B" w14:textId="77777777" w:rsidR="00631BF4" w:rsidRPr="00683B98" w:rsidDel="006350A6" w:rsidRDefault="00631BF4" w:rsidP="00631BF4">
      <w:pPr>
        <w:pStyle w:val="Titre"/>
        <w:spacing w:line="276" w:lineRule="auto"/>
        <w:rPr>
          <w:del w:id="9872" w:author="Dr Mamadou SANOGO" w:date="2023-10-25T14:38:00Z"/>
          <w:rFonts w:asciiTheme="minorHAnsi" w:hAnsiTheme="minorHAnsi"/>
          <w:b w:val="0"/>
          <w:bCs/>
          <w:color w:val="FF0000"/>
          <w:sz w:val="20"/>
          <w:rPrChange w:id="9873" w:author="Dr Mamadou SANOGO" w:date="2023-10-26T15:46:00Z">
            <w:rPr>
              <w:del w:id="9874" w:author="Dr Mamadou SANOGO" w:date="2023-10-25T14:38:00Z"/>
              <w:rFonts w:asciiTheme="minorHAnsi" w:hAnsiTheme="minorHAnsi"/>
              <w:b w:val="0"/>
              <w:bCs/>
              <w:sz w:val="20"/>
            </w:rPr>
          </w:rPrChange>
        </w:rPr>
      </w:pPr>
    </w:p>
    <w:p w14:paraId="34183AD9" w14:textId="77777777" w:rsidR="00631BF4" w:rsidRPr="00683B98" w:rsidDel="006350A6" w:rsidRDefault="00631BF4" w:rsidP="00631BF4">
      <w:pPr>
        <w:pStyle w:val="Titre"/>
        <w:spacing w:line="276" w:lineRule="auto"/>
        <w:rPr>
          <w:del w:id="9875" w:author="Dr Mamadou SANOGO" w:date="2023-10-25T14:38:00Z"/>
          <w:rFonts w:asciiTheme="minorHAnsi" w:hAnsiTheme="minorHAnsi"/>
          <w:b w:val="0"/>
          <w:bCs/>
          <w:color w:val="FF0000"/>
          <w:sz w:val="20"/>
          <w:rPrChange w:id="9876" w:author="Dr Mamadou SANOGO" w:date="2023-10-26T15:46:00Z">
            <w:rPr>
              <w:del w:id="9877" w:author="Dr Mamadou SANOGO" w:date="2023-10-25T14:38:00Z"/>
              <w:rFonts w:asciiTheme="minorHAnsi" w:hAnsiTheme="minorHAnsi"/>
              <w:b w:val="0"/>
              <w:bCs/>
              <w:sz w:val="20"/>
            </w:rPr>
          </w:rPrChange>
        </w:rPr>
      </w:pPr>
    </w:p>
    <w:p w14:paraId="20966044" w14:textId="3F929690" w:rsidR="00631BF4" w:rsidRPr="00683B98" w:rsidDel="00561D9D" w:rsidRDefault="00631BF4">
      <w:pPr>
        <w:pStyle w:val="Titre"/>
        <w:spacing w:line="276" w:lineRule="auto"/>
        <w:jc w:val="left"/>
        <w:rPr>
          <w:del w:id="9878" w:author="Dr Mamadou SANOGO" w:date="2023-10-26T15:54:00Z"/>
          <w:rFonts w:asciiTheme="minorHAnsi" w:hAnsiTheme="minorHAnsi"/>
          <w:b w:val="0"/>
          <w:bCs/>
          <w:color w:val="FF0000"/>
          <w:sz w:val="20"/>
          <w:rPrChange w:id="9879" w:author="Dr Mamadou SANOGO" w:date="2023-10-26T15:46:00Z">
            <w:rPr>
              <w:del w:id="9880" w:author="Dr Mamadou SANOGO" w:date="2023-10-26T15:54:00Z"/>
              <w:rFonts w:asciiTheme="minorHAnsi" w:hAnsiTheme="minorHAnsi"/>
              <w:b w:val="0"/>
              <w:bCs/>
              <w:sz w:val="20"/>
            </w:rPr>
          </w:rPrChange>
        </w:rPr>
        <w:pPrChange w:id="9881" w:author="Dr Mamadou SANOGO" w:date="2023-10-25T14:38:00Z">
          <w:pPr>
            <w:pStyle w:val="Titre"/>
            <w:spacing w:line="276" w:lineRule="auto"/>
          </w:pPr>
        </w:pPrChange>
      </w:pPr>
    </w:p>
    <w:p w14:paraId="43F7C47B" w14:textId="1DCFFC16" w:rsidR="00631BF4" w:rsidRPr="00683B98" w:rsidDel="00561D9D" w:rsidRDefault="00631BF4" w:rsidP="00631BF4">
      <w:pPr>
        <w:pStyle w:val="Titre"/>
        <w:spacing w:line="276" w:lineRule="auto"/>
        <w:rPr>
          <w:del w:id="9882" w:author="Dr Mamadou SANOGO" w:date="2023-10-26T15:54:00Z"/>
          <w:rFonts w:ascii="Berlin Sans FB Demi" w:hAnsi="Berlin Sans FB Demi"/>
          <w:color w:val="FF0000"/>
          <w:rPrChange w:id="9883" w:author="Dr Mamadou SANOGO" w:date="2023-10-26T15:46:00Z">
            <w:rPr>
              <w:del w:id="9884" w:author="Dr Mamadou SANOGO" w:date="2023-10-26T15:54:00Z"/>
              <w:rFonts w:ascii="Berlin Sans FB Demi" w:hAnsi="Berlin Sans FB Demi"/>
              <w:color w:val="000000" w:themeColor="text1"/>
            </w:rPr>
          </w:rPrChange>
        </w:rPr>
      </w:pPr>
      <w:del w:id="9885" w:author="Dr Mamadou SANOGO" w:date="2023-10-26T15:54:00Z">
        <w:r w:rsidRPr="00683B98" w:rsidDel="00561D9D">
          <w:rPr>
            <w:rFonts w:ascii="Berlin Sans FB Demi" w:hAnsi="Berlin Sans FB Demi"/>
            <w:color w:val="FF0000"/>
            <w:rPrChange w:id="9886" w:author="Dr Mamadou SANOGO" w:date="2023-10-26T15:46:00Z">
              <w:rPr>
                <w:rFonts w:ascii="Berlin Sans FB Demi" w:hAnsi="Berlin Sans FB Demi"/>
                <w:color w:val="000000" w:themeColor="text1"/>
              </w:rPr>
            </w:rPrChange>
          </w:rPr>
          <w:delText>Semestre 4</w:delText>
        </w:r>
      </w:del>
    </w:p>
    <w:p w14:paraId="133969DE" w14:textId="576528BC" w:rsidR="00631BF4" w:rsidRPr="00683B98" w:rsidDel="00561D9D" w:rsidRDefault="00631BF4" w:rsidP="00631BF4">
      <w:pPr>
        <w:pStyle w:val="Titre"/>
        <w:spacing w:line="276" w:lineRule="auto"/>
        <w:rPr>
          <w:del w:id="9887" w:author="Dr Mamadou SANOGO" w:date="2023-10-26T15:54:00Z"/>
          <w:rFonts w:asciiTheme="minorHAnsi" w:hAnsiTheme="minorHAnsi"/>
          <w:b w:val="0"/>
          <w:bCs/>
          <w:color w:val="FF0000"/>
          <w:sz w:val="20"/>
          <w:rPrChange w:id="9888" w:author="Dr Mamadou SANOGO" w:date="2023-10-26T15:46:00Z">
            <w:rPr>
              <w:del w:id="9889" w:author="Dr Mamadou SANOGO" w:date="2023-10-26T15:54:00Z"/>
              <w:rFonts w:asciiTheme="minorHAnsi" w:hAnsiTheme="minorHAnsi"/>
              <w:b w:val="0"/>
              <w:bCs/>
              <w:sz w:val="20"/>
            </w:rPr>
          </w:rPrChange>
        </w:rPr>
      </w:pPr>
      <w:del w:id="9890" w:author="Dr Mamadou SANOGO" w:date="2023-10-26T15:54:00Z">
        <w:r w:rsidRPr="00683B98" w:rsidDel="00561D9D">
          <w:rPr>
            <w:rFonts w:asciiTheme="minorHAnsi" w:hAnsiTheme="minorHAnsi"/>
            <w:color w:val="FF0000"/>
            <w:sz w:val="20"/>
            <w:rPrChange w:id="9891" w:author="Dr Mamadou SANOGO" w:date="2023-10-26T15:46:00Z">
              <w:rPr>
                <w:rFonts w:asciiTheme="minorHAnsi" w:hAnsiTheme="minorHAnsi"/>
                <w:sz w:val="20"/>
              </w:rPr>
            </w:rPrChange>
          </w:rPr>
          <w:delText>CM :</w:delText>
        </w:r>
        <w:r w:rsidRPr="00683B98" w:rsidDel="00561D9D">
          <w:rPr>
            <w:rFonts w:asciiTheme="minorHAnsi" w:hAnsiTheme="minorHAnsi"/>
            <w:b w:val="0"/>
            <w:color w:val="FF0000"/>
            <w:sz w:val="20"/>
            <w:rPrChange w:id="9892" w:author="Dr Mamadou SANOGO" w:date="2023-10-26T15:46:00Z">
              <w:rPr>
                <w:rFonts w:asciiTheme="minorHAnsi" w:hAnsiTheme="minorHAnsi"/>
                <w:b w:val="0"/>
                <w:sz w:val="20"/>
              </w:rPr>
            </w:rPrChange>
          </w:rPr>
          <w:delText xml:space="preserve"> Cours magistral/ </w:delText>
        </w:r>
        <w:r w:rsidRPr="00683B98" w:rsidDel="00561D9D">
          <w:rPr>
            <w:rFonts w:asciiTheme="minorHAnsi" w:hAnsiTheme="minorHAnsi"/>
            <w:color w:val="FF0000"/>
            <w:sz w:val="20"/>
            <w:rPrChange w:id="9893" w:author="Dr Mamadou SANOGO" w:date="2023-10-26T15:46:00Z">
              <w:rPr>
                <w:rFonts w:asciiTheme="minorHAnsi" w:hAnsiTheme="minorHAnsi"/>
                <w:sz w:val="20"/>
              </w:rPr>
            </w:rPrChange>
          </w:rPr>
          <w:delText>TD :</w:delText>
        </w:r>
        <w:r w:rsidRPr="00683B98" w:rsidDel="00561D9D">
          <w:rPr>
            <w:rFonts w:asciiTheme="minorHAnsi" w:hAnsiTheme="minorHAnsi"/>
            <w:b w:val="0"/>
            <w:color w:val="FF0000"/>
            <w:sz w:val="20"/>
            <w:rPrChange w:id="9894" w:author="Dr Mamadou SANOGO" w:date="2023-10-26T15:46:00Z">
              <w:rPr>
                <w:rFonts w:asciiTheme="minorHAnsi" w:hAnsiTheme="minorHAnsi"/>
                <w:b w:val="0"/>
                <w:sz w:val="20"/>
              </w:rPr>
            </w:rPrChange>
          </w:rPr>
          <w:delText xml:space="preserve"> Travaux dirigés /</w:delText>
        </w:r>
        <w:r w:rsidRPr="00683B98" w:rsidDel="00561D9D">
          <w:rPr>
            <w:rFonts w:asciiTheme="minorHAnsi" w:hAnsiTheme="minorHAnsi"/>
            <w:color w:val="FF0000"/>
            <w:sz w:val="20"/>
            <w:rPrChange w:id="9895" w:author="Dr Mamadou SANOGO" w:date="2023-10-26T15:46:00Z">
              <w:rPr>
                <w:rFonts w:asciiTheme="minorHAnsi" w:hAnsiTheme="minorHAnsi"/>
                <w:sz w:val="20"/>
              </w:rPr>
            </w:rPrChange>
          </w:rPr>
          <w:delText>TP :</w:delText>
        </w:r>
        <w:r w:rsidRPr="00683B98" w:rsidDel="00561D9D">
          <w:rPr>
            <w:rFonts w:asciiTheme="minorHAnsi" w:hAnsiTheme="minorHAnsi"/>
            <w:b w:val="0"/>
            <w:color w:val="FF0000"/>
            <w:sz w:val="20"/>
            <w:rPrChange w:id="9896" w:author="Dr Mamadou SANOGO" w:date="2023-10-26T15:46:00Z">
              <w:rPr>
                <w:rFonts w:asciiTheme="minorHAnsi" w:hAnsiTheme="minorHAnsi"/>
                <w:b w:val="0"/>
                <w:sz w:val="20"/>
              </w:rPr>
            </w:rPrChange>
          </w:rPr>
          <w:delText xml:space="preserve"> Travaux pratiques/ /</w:delText>
        </w:r>
        <w:r w:rsidRPr="00683B98" w:rsidDel="00561D9D">
          <w:rPr>
            <w:rFonts w:asciiTheme="minorHAnsi" w:hAnsiTheme="minorHAnsi"/>
            <w:color w:val="FF0000"/>
            <w:sz w:val="20"/>
            <w:rPrChange w:id="9897" w:author="Dr Mamadou SANOGO" w:date="2023-10-26T15:46:00Z">
              <w:rPr>
                <w:rFonts w:asciiTheme="minorHAnsi" w:hAnsiTheme="minorHAnsi"/>
                <w:sz w:val="20"/>
              </w:rPr>
            </w:rPrChange>
          </w:rPr>
          <w:delText>S:</w:delText>
        </w:r>
        <w:r w:rsidRPr="00683B98" w:rsidDel="00561D9D">
          <w:rPr>
            <w:rFonts w:asciiTheme="minorHAnsi" w:hAnsiTheme="minorHAnsi"/>
            <w:b w:val="0"/>
            <w:color w:val="FF0000"/>
            <w:sz w:val="20"/>
            <w:rPrChange w:id="9898" w:author="Dr Mamadou SANOGO" w:date="2023-10-26T15:46:00Z">
              <w:rPr>
                <w:rFonts w:asciiTheme="minorHAnsi" w:hAnsiTheme="minorHAnsi"/>
                <w:b w:val="0"/>
                <w:sz w:val="20"/>
              </w:rPr>
            </w:rPrChange>
          </w:rPr>
          <w:delText xml:space="preserve"> Stage/ </w:delText>
        </w:r>
        <w:r w:rsidRPr="00683B98" w:rsidDel="00561D9D">
          <w:rPr>
            <w:rFonts w:asciiTheme="minorHAnsi" w:hAnsiTheme="minorHAnsi"/>
            <w:color w:val="FF0000"/>
            <w:sz w:val="20"/>
            <w:rPrChange w:id="9899" w:author="Dr Mamadou SANOGO" w:date="2023-10-26T15:46:00Z">
              <w:rPr>
                <w:rFonts w:asciiTheme="minorHAnsi" w:hAnsiTheme="minorHAnsi"/>
                <w:sz w:val="20"/>
              </w:rPr>
            </w:rPrChange>
          </w:rPr>
          <w:delText>A</w:delText>
        </w:r>
        <w:r w:rsidRPr="00683B98" w:rsidDel="00561D9D">
          <w:rPr>
            <w:rFonts w:asciiTheme="minorHAnsi" w:hAnsiTheme="minorHAnsi"/>
            <w:b w:val="0"/>
            <w:color w:val="FF0000"/>
            <w:sz w:val="20"/>
            <w:rPrChange w:id="9900" w:author="Dr Mamadou SANOGO" w:date="2023-10-26T15:46:00Z">
              <w:rPr>
                <w:rFonts w:asciiTheme="minorHAnsi" w:hAnsiTheme="minorHAnsi"/>
                <w:b w:val="0"/>
                <w:sz w:val="20"/>
              </w:rPr>
            </w:rPrChange>
          </w:rPr>
          <w:delText>: Autres</w:delText>
        </w:r>
      </w:del>
    </w:p>
    <w:p w14:paraId="1C9F328E" w14:textId="4F3028B6" w:rsidR="00631BF4" w:rsidRPr="00683B98" w:rsidDel="00561D9D" w:rsidRDefault="00631BF4" w:rsidP="00631BF4">
      <w:pPr>
        <w:pStyle w:val="Titre"/>
        <w:spacing w:line="276" w:lineRule="auto"/>
        <w:rPr>
          <w:del w:id="9901" w:author="Dr Mamadou SANOGO" w:date="2023-10-26T15:54:00Z"/>
          <w:rFonts w:asciiTheme="minorHAnsi" w:hAnsiTheme="minorHAnsi"/>
          <w:b w:val="0"/>
          <w:bCs/>
          <w:color w:val="FF0000"/>
          <w:sz w:val="20"/>
          <w:rPrChange w:id="9902" w:author="Dr Mamadou SANOGO" w:date="2023-10-26T15:46:00Z">
            <w:rPr>
              <w:del w:id="9903" w:author="Dr Mamadou SANOGO" w:date="2023-10-26T15:54:00Z"/>
              <w:rFonts w:asciiTheme="minorHAnsi" w:hAnsiTheme="minorHAnsi"/>
              <w:b w:val="0"/>
              <w:bCs/>
              <w:sz w:val="20"/>
            </w:rPr>
          </w:rPrChange>
        </w:rPr>
      </w:pPr>
      <w:del w:id="9904" w:author="Dr Mamadou SANOGO" w:date="2023-10-26T15:54:00Z">
        <w:r w:rsidRPr="00683B98" w:rsidDel="00561D9D">
          <w:rPr>
            <w:rFonts w:asciiTheme="minorHAnsi" w:hAnsiTheme="minorHAnsi"/>
            <w:color w:val="FF0000"/>
            <w:sz w:val="20"/>
            <w:rPrChange w:id="9905" w:author="Dr Mamadou SANOGO" w:date="2023-10-26T15:46:00Z">
              <w:rPr>
                <w:rFonts w:asciiTheme="minorHAnsi" w:hAnsiTheme="minorHAnsi"/>
                <w:sz w:val="20"/>
              </w:rPr>
            </w:rPrChange>
          </w:rPr>
          <w:delText>22,5 heures de stage</w:delText>
        </w:r>
        <w:r w:rsidRPr="00683B98" w:rsidDel="00561D9D">
          <w:rPr>
            <w:rFonts w:asciiTheme="minorHAnsi" w:hAnsiTheme="minorHAnsi"/>
            <w:b w:val="0"/>
            <w:color w:val="FF0000"/>
            <w:sz w:val="20"/>
            <w:rPrChange w:id="9906" w:author="Dr Mamadou SANOGO" w:date="2023-10-26T15:46:00Z">
              <w:rPr>
                <w:rFonts w:asciiTheme="minorHAnsi" w:hAnsiTheme="minorHAnsi"/>
                <w:b w:val="0"/>
                <w:sz w:val="20"/>
              </w:rPr>
            </w:rPrChange>
          </w:rPr>
          <w:delText>= 0,5 crédit /</w:delText>
        </w:r>
        <w:r w:rsidRPr="00683B98" w:rsidDel="00561D9D">
          <w:rPr>
            <w:rFonts w:asciiTheme="minorHAnsi" w:hAnsiTheme="minorHAnsi"/>
            <w:color w:val="FF0000"/>
            <w:sz w:val="20"/>
            <w:rPrChange w:id="9907" w:author="Dr Mamadou SANOGO" w:date="2023-10-26T15:46:00Z">
              <w:rPr>
                <w:rFonts w:asciiTheme="minorHAnsi" w:hAnsiTheme="minorHAnsi"/>
                <w:sz w:val="20"/>
              </w:rPr>
            </w:rPrChange>
          </w:rPr>
          <w:delText>45 heures de stage</w:delText>
        </w:r>
        <w:r w:rsidRPr="00683B98" w:rsidDel="00561D9D">
          <w:rPr>
            <w:rFonts w:asciiTheme="minorHAnsi" w:hAnsiTheme="minorHAnsi"/>
            <w:b w:val="0"/>
            <w:color w:val="FF0000"/>
            <w:sz w:val="20"/>
            <w:rPrChange w:id="9908" w:author="Dr Mamadou SANOGO" w:date="2023-10-26T15:46:00Z">
              <w:rPr>
                <w:rFonts w:asciiTheme="minorHAnsi" w:hAnsiTheme="minorHAnsi"/>
                <w:b w:val="0"/>
                <w:sz w:val="20"/>
              </w:rPr>
            </w:rPrChange>
          </w:rPr>
          <w:delText xml:space="preserve">= 1 crédit/ </w:delText>
        </w:r>
        <w:r w:rsidRPr="00683B98" w:rsidDel="00561D9D">
          <w:rPr>
            <w:rFonts w:asciiTheme="minorHAnsi" w:hAnsiTheme="minorHAnsi"/>
            <w:color w:val="FF0000"/>
            <w:sz w:val="20"/>
            <w:rPrChange w:id="9909" w:author="Dr Mamadou SANOGO" w:date="2023-10-26T15:46:00Z">
              <w:rPr>
                <w:rFonts w:asciiTheme="minorHAnsi" w:hAnsiTheme="minorHAnsi"/>
                <w:sz w:val="20"/>
              </w:rPr>
            </w:rPrChange>
          </w:rPr>
          <w:delText>90 heures de stage</w:delText>
        </w:r>
        <w:r w:rsidRPr="00683B98" w:rsidDel="00561D9D">
          <w:rPr>
            <w:rFonts w:asciiTheme="minorHAnsi" w:hAnsiTheme="minorHAnsi"/>
            <w:b w:val="0"/>
            <w:color w:val="FF0000"/>
            <w:sz w:val="20"/>
            <w:rPrChange w:id="9910" w:author="Dr Mamadou SANOGO" w:date="2023-10-26T15:46:00Z">
              <w:rPr>
                <w:rFonts w:asciiTheme="minorHAnsi" w:hAnsiTheme="minorHAnsi"/>
                <w:b w:val="0"/>
                <w:sz w:val="20"/>
              </w:rPr>
            </w:rPrChange>
          </w:rPr>
          <w:delText>= 2 crédits</w:delText>
        </w:r>
      </w:del>
    </w:p>
    <w:p w14:paraId="22634150" w14:textId="0596A989" w:rsidR="00631BF4" w:rsidRPr="00683B98" w:rsidDel="00561D9D" w:rsidRDefault="00631BF4" w:rsidP="00631BF4">
      <w:pPr>
        <w:pStyle w:val="Titre"/>
        <w:spacing w:line="276" w:lineRule="auto"/>
        <w:rPr>
          <w:del w:id="9911" w:author="Dr Mamadou SANOGO" w:date="2023-10-26T15:54:00Z"/>
          <w:rFonts w:asciiTheme="minorHAnsi" w:hAnsiTheme="minorHAnsi"/>
          <w:b w:val="0"/>
          <w:bCs/>
          <w:color w:val="FF0000"/>
          <w:sz w:val="20"/>
          <w:rPrChange w:id="9912" w:author="Dr Mamadou SANOGO" w:date="2023-10-26T15:46:00Z">
            <w:rPr>
              <w:del w:id="9913" w:author="Dr Mamadou SANOGO" w:date="2023-10-26T15:54:00Z"/>
              <w:rFonts w:asciiTheme="minorHAnsi" w:hAnsiTheme="minorHAnsi"/>
              <w:b w:val="0"/>
              <w:bCs/>
              <w:sz w:val="20"/>
            </w:rPr>
          </w:rPrChange>
        </w:rPr>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13"/>
        <w:gridCol w:w="605"/>
        <w:gridCol w:w="1915"/>
        <w:gridCol w:w="1915"/>
        <w:gridCol w:w="707"/>
        <w:gridCol w:w="934"/>
        <w:gridCol w:w="1987"/>
        <w:gridCol w:w="1476"/>
      </w:tblGrid>
      <w:tr w:rsidR="00683B98" w:rsidRPr="00683B98" w:rsidDel="00561D9D" w14:paraId="227ABC2A" w14:textId="2ACA5BAE" w:rsidTr="00F26652">
        <w:trPr>
          <w:cantSplit/>
          <w:trHeight w:val="845"/>
          <w:del w:id="9914"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17AFFCF2" w:rsidR="00631BF4" w:rsidRPr="00683B98" w:rsidDel="00561D9D" w:rsidRDefault="00631BF4" w:rsidP="00F26652">
            <w:pPr>
              <w:tabs>
                <w:tab w:val="left" w:pos="567"/>
                <w:tab w:val="left" w:pos="1276"/>
                <w:tab w:val="left" w:pos="2127"/>
              </w:tabs>
              <w:spacing w:line="240" w:lineRule="auto"/>
              <w:jc w:val="center"/>
              <w:rPr>
                <w:del w:id="9915" w:author="Dr Mamadou SANOGO" w:date="2023-10-26T15:54:00Z"/>
                <w:rFonts w:asciiTheme="minorHAnsi" w:hAnsiTheme="minorHAnsi"/>
                <w:b/>
                <w:bCs/>
                <w:color w:val="FF0000"/>
                <w:sz w:val="18"/>
                <w:szCs w:val="20"/>
                <w:rPrChange w:id="9916" w:author="Dr Mamadou SANOGO" w:date="2023-10-26T15:46:00Z">
                  <w:rPr>
                    <w:del w:id="9917" w:author="Dr Mamadou SANOGO" w:date="2023-10-26T15:54:00Z"/>
                    <w:rFonts w:asciiTheme="minorHAnsi" w:hAnsiTheme="minorHAnsi"/>
                    <w:b/>
                    <w:bCs/>
                    <w:color w:val="000000" w:themeColor="text1"/>
                    <w:sz w:val="18"/>
                    <w:szCs w:val="20"/>
                  </w:rPr>
                </w:rPrChange>
              </w:rPr>
            </w:pPr>
            <w:del w:id="9918" w:author="Dr Mamadou SANOGO" w:date="2023-10-26T15:54:00Z">
              <w:r w:rsidRPr="00683B98" w:rsidDel="00561D9D">
                <w:rPr>
                  <w:rFonts w:asciiTheme="minorHAnsi" w:hAnsiTheme="minorHAnsi"/>
                  <w:b/>
                  <w:bCs/>
                  <w:color w:val="FF0000"/>
                  <w:sz w:val="18"/>
                  <w:szCs w:val="20"/>
                  <w:rPrChange w:id="9919"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4A3E6B35" w:rsidR="00631BF4" w:rsidRPr="00683B98" w:rsidDel="00561D9D" w:rsidRDefault="00631BF4" w:rsidP="00F26652">
            <w:pPr>
              <w:tabs>
                <w:tab w:val="left" w:pos="567"/>
                <w:tab w:val="left" w:pos="1276"/>
                <w:tab w:val="left" w:pos="2127"/>
              </w:tabs>
              <w:spacing w:line="240" w:lineRule="auto"/>
              <w:jc w:val="center"/>
              <w:rPr>
                <w:del w:id="9920" w:author="Dr Mamadou SANOGO" w:date="2023-10-26T15:54:00Z"/>
                <w:rFonts w:asciiTheme="minorHAnsi" w:hAnsiTheme="minorHAnsi"/>
                <w:b/>
                <w:bCs/>
                <w:color w:val="FF0000"/>
                <w:sz w:val="18"/>
                <w:szCs w:val="20"/>
                <w:rPrChange w:id="9921" w:author="Dr Mamadou SANOGO" w:date="2023-10-26T15:46:00Z">
                  <w:rPr>
                    <w:del w:id="9922" w:author="Dr Mamadou SANOGO" w:date="2023-10-26T15:54:00Z"/>
                    <w:rFonts w:asciiTheme="minorHAnsi" w:hAnsiTheme="minorHAnsi"/>
                    <w:b/>
                    <w:bCs/>
                    <w:color w:val="000000" w:themeColor="text1"/>
                    <w:sz w:val="18"/>
                    <w:szCs w:val="20"/>
                  </w:rPr>
                </w:rPrChange>
              </w:rPr>
            </w:pPr>
            <w:del w:id="9923" w:author="Dr Mamadou SANOGO" w:date="2023-10-26T15:54:00Z">
              <w:r w:rsidRPr="00683B98" w:rsidDel="00561D9D">
                <w:rPr>
                  <w:rFonts w:asciiTheme="minorHAnsi" w:hAnsiTheme="minorHAnsi"/>
                  <w:b/>
                  <w:bCs/>
                  <w:color w:val="FF0000"/>
                  <w:sz w:val="18"/>
                  <w:szCs w:val="20"/>
                  <w:rPrChange w:id="9924"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3D95E2D2" w:rsidR="00631BF4" w:rsidRPr="00683B98" w:rsidDel="00561D9D" w:rsidRDefault="00631BF4" w:rsidP="00F26652">
            <w:pPr>
              <w:tabs>
                <w:tab w:val="left" w:pos="567"/>
                <w:tab w:val="left" w:pos="1276"/>
                <w:tab w:val="left" w:pos="2127"/>
              </w:tabs>
              <w:spacing w:line="240" w:lineRule="auto"/>
              <w:jc w:val="center"/>
              <w:rPr>
                <w:del w:id="9925" w:author="Dr Mamadou SANOGO" w:date="2023-10-26T15:54:00Z"/>
                <w:rFonts w:asciiTheme="minorHAnsi" w:hAnsiTheme="minorHAnsi"/>
                <w:b/>
                <w:bCs/>
                <w:color w:val="FF0000"/>
                <w:sz w:val="18"/>
                <w:szCs w:val="20"/>
                <w:rPrChange w:id="9926" w:author="Dr Mamadou SANOGO" w:date="2023-10-26T15:46:00Z">
                  <w:rPr>
                    <w:del w:id="9927" w:author="Dr Mamadou SANOGO" w:date="2023-10-26T15:54:00Z"/>
                    <w:rFonts w:asciiTheme="minorHAnsi" w:hAnsiTheme="minorHAnsi"/>
                    <w:b/>
                    <w:bCs/>
                    <w:color w:val="000000" w:themeColor="text1"/>
                    <w:sz w:val="18"/>
                    <w:szCs w:val="20"/>
                  </w:rPr>
                </w:rPrChange>
              </w:rPr>
            </w:pPr>
            <w:del w:id="9928" w:author="Dr Mamadou SANOGO" w:date="2023-10-26T15:54:00Z">
              <w:r w:rsidRPr="00683B98" w:rsidDel="00561D9D">
                <w:rPr>
                  <w:rFonts w:asciiTheme="minorHAnsi" w:hAnsiTheme="minorHAnsi"/>
                  <w:b/>
                  <w:bCs/>
                  <w:color w:val="FF0000"/>
                  <w:sz w:val="18"/>
                  <w:szCs w:val="20"/>
                  <w:rPrChange w:id="9929" w:author="Dr Mamadou SANOGO" w:date="2023-10-26T15:46:00Z">
                    <w:rPr>
                      <w:rFonts w:asciiTheme="minorHAnsi" w:hAnsiTheme="minorHAnsi"/>
                      <w:b/>
                      <w:bCs/>
                      <w:color w:val="000000" w:themeColor="text1"/>
                      <w:sz w:val="18"/>
                      <w:szCs w:val="20"/>
                    </w:rPr>
                  </w:rPrChange>
                </w:rPr>
                <w:delText>Compétences</w:delText>
              </w:r>
            </w:del>
          </w:p>
          <w:p w14:paraId="040C2AE0" w14:textId="2F197D13" w:rsidR="00631BF4" w:rsidRPr="00683B98" w:rsidDel="00561D9D" w:rsidRDefault="00631BF4" w:rsidP="00F26652">
            <w:pPr>
              <w:tabs>
                <w:tab w:val="left" w:pos="567"/>
                <w:tab w:val="left" w:pos="1276"/>
                <w:tab w:val="left" w:pos="2127"/>
              </w:tabs>
              <w:spacing w:line="240" w:lineRule="auto"/>
              <w:jc w:val="center"/>
              <w:rPr>
                <w:del w:id="9930" w:author="Dr Mamadou SANOGO" w:date="2023-10-26T15:54:00Z"/>
                <w:rFonts w:asciiTheme="minorHAnsi" w:hAnsiTheme="minorHAnsi"/>
                <w:b/>
                <w:bCs/>
                <w:color w:val="FF0000"/>
                <w:sz w:val="18"/>
                <w:szCs w:val="20"/>
                <w:rPrChange w:id="9931" w:author="Dr Mamadou SANOGO" w:date="2023-10-26T15:46:00Z">
                  <w:rPr>
                    <w:del w:id="9932" w:author="Dr Mamadou SANOGO" w:date="2023-10-26T15:54:00Z"/>
                    <w:rFonts w:asciiTheme="minorHAnsi" w:hAnsiTheme="minorHAnsi"/>
                    <w:b/>
                    <w:bCs/>
                    <w:color w:val="000000" w:themeColor="text1"/>
                    <w:sz w:val="18"/>
                    <w:szCs w:val="20"/>
                  </w:rPr>
                </w:rPrChange>
              </w:rPr>
            </w:pPr>
            <w:del w:id="9933" w:author="Dr Mamadou SANOGO" w:date="2023-10-26T15:54:00Z">
              <w:r w:rsidRPr="00683B98" w:rsidDel="00561D9D">
                <w:rPr>
                  <w:rFonts w:asciiTheme="minorHAnsi" w:hAnsiTheme="minorHAnsi"/>
                  <w:b/>
                  <w:bCs/>
                  <w:color w:val="FF0000"/>
                  <w:sz w:val="18"/>
                  <w:szCs w:val="20"/>
                  <w:rPrChange w:id="9934" w:author="Dr Mamadou SANOGO" w:date="2023-10-26T15:46:00Z">
                    <w:rPr>
                      <w:rFonts w:asciiTheme="minorHAnsi" w:hAnsiTheme="minorHAnsi"/>
                      <w:b/>
                      <w:bCs/>
                      <w:color w:val="000000" w:themeColor="text1"/>
                      <w:sz w:val="18"/>
                      <w:szCs w:val="20"/>
                    </w:rPr>
                  </w:rPrChange>
                </w:rPr>
                <w:delText>et/ou</w:delText>
              </w:r>
            </w:del>
          </w:p>
          <w:p w14:paraId="61D58C8B" w14:textId="52A9644D" w:rsidR="00631BF4" w:rsidRPr="00683B98" w:rsidDel="00561D9D" w:rsidRDefault="00631BF4" w:rsidP="00F26652">
            <w:pPr>
              <w:tabs>
                <w:tab w:val="left" w:pos="567"/>
                <w:tab w:val="left" w:pos="1276"/>
                <w:tab w:val="left" w:pos="2127"/>
              </w:tabs>
              <w:spacing w:line="240" w:lineRule="auto"/>
              <w:jc w:val="center"/>
              <w:rPr>
                <w:del w:id="9935" w:author="Dr Mamadou SANOGO" w:date="2023-10-26T15:54:00Z"/>
                <w:rFonts w:asciiTheme="minorHAnsi" w:hAnsiTheme="minorHAnsi"/>
                <w:b/>
                <w:bCs/>
                <w:color w:val="FF0000"/>
                <w:sz w:val="18"/>
                <w:szCs w:val="20"/>
                <w:rPrChange w:id="9936" w:author="Dr Mamadou SANOGO" w:date="2023-10-26T15:46:00Z">
                  <w:rPr>
                    <w:del w:id="9937" w:author="Dr Mamadou SANOGO" w:date="2023-10-26T15:54:00Z"/>
                    <w:rFonts w:asciiTheme="minorHAnsi" w:hAnsiTheme="minorHAnsi"/>
                    <w:b/>
                    <w:bCs/>
                    <w:color w:val="000000" w:themeColor="text1"/>
                    <w:sz w:val="18"/>
                    <w:szCs w:val="20"/>
                  </w:rPr>
                </w:rPrChange>
              </w:rPr>
            </w:pPr>
            <w:del w:id="9938" w:author="Dr Mamadou SANOGO" w:date="2023-10-26T15:54:00Z">
              <w:r w:rsidRPr="00683B98" w:rsidDel="00561D9D">
                <w:rPr>
                  <w:rFonts w:asciiTheme="minorHAnsi" w:hAnsiTheme="minorHAnsi"/>
                  <w:b/>
                  <w:bCs/>
                  <w:color w:val="FF0000"/>
                  <w:sz w:val="18"/>
                  <w:szCs w:val="20"/>
                  <w:rPrChange w:id="9939"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226285B0" w:rsidR="00631BF4" w:rsidRPr="00683B98" w:rsidDel="00561D9D" w:rsidRDefault="00631BF4" w:rsidP="00F26652">
            <w:pPr>
              <w:tabs>
                <w:tab w:val="left" w:pos="567"/>
                <w:tab w:val="left" w:pos="1276"/>
                <w:tab w:val="left" w:pos="2127"/>
              </w:tabs>
              <w:spacing w:line="240" w:lineRule="auto"/>
              <w:jc w:val="center"/>
              <w:rPr>
                <w:del w:id="9940" w:author="Dr Mamadou SANOGO" w:date="2023-10-26T15:54:00Z"/>
                <w:rFonts w:asciiTheme="minorHAnsi" w:hAnsiTheme="minorHAnsi"/>
                <w:b/>
                <w:bCs/>
                <w:color w:val="FF0000"/>
                <w:sz w:val="18"/>
                <w:szCs w:val="20"/>
                <w:rPrChange w:id="9941" w:author="Dr Mamadou SANOGO" w:date="2023-10-26T15:46:00Z">
                  <w:rPr>
                    <w:del w:id="9942" w:author="Dr Mamadou SANOGO" w:date="2023-10-26T15:54:00Z"/>
                    <w:rFonts w:asciiTheme="minorHAnsi" w:hAnsiTheme="minorHAnsi"/>
                    <w:b/>
                    <w:bCs/>
                    <w:color w:val="000000" w:themeColor="text1"/>
                    <w:sz w:val="18"/>
                    <w:szCs w:val="20"/>
                  </w:rPr>
                </w:rPrChange>
              </w:rPr>
            </w:pPr>
            <w:del w:id="9943" w:author="Dr Mamadou SANOGO" w:date="2023-10-26T15:54:00Z">
              <w:r w:rsidRPr="00683B98" w:rsidDel="00561D9D">
                <w:rPr>
                  <w:rFonts w:asciiTheme="minorHAnsi" w:hAnsiTheme="minorHAnsi"/>
                  <w:b/>
                  <w:bCs/>
                  <w:color w:val="FF0000"/>
                  <w:sz w:val="18"/>
                  <w:szCs w:val="20"/>
                  <w:rPrChange w:id="9944"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3C97BD93" w:rsidR="00631BF4" w:rsidRPr="00683B98" w:rsidDel="00561D9D" w:rsidRDefault="00631BF4" w:rsidP="00F26652">
            <w:pPr>
              <w:tabs>
                <w:tab w:val="left" w:pos="567"/>
                <w:tab w:val="left" w:pos="1276"/>
                <w:tab w:val="left" w:pos="2127"/>
              </w:tabs>
              <w:spacing w:line="240" w:lineRule="auto"/>
              <w:jc w:val="center"/>
              <w:rPr>
                <w:del w:id="9945" w:author="Dr Mamadou SANOGO" w:date="2023-10-26T15:54:00Z"/>
                <w:rFonts w:asciiTheme="minorHAnsi" w:hAnsiTheme="minorHAnsi"/>
                <w:b/>
                <w:bCs/>
                <w:color w:val="FF0000"/>
                <w:sz w:val="18"/>
                <w:szCs w:val="20"/>
                <w:rPrChange w:id="9946" w:author="Dr Mamadou SANOGO" w:date="2023-10-26T15:46:00Z">
                  <w:rPr>
                    <w:del w:id="9947" w:author="Dr Mamadou SANOGO" w:date="2023-10-26T15:54:00Z"/>
                    <w:rFonts w:asciiTheme="minorHAnsi" w:hAnsiTheme="minorHAnsi"/>
                    <w:b/>
                    <w:bCs/>
                    <w:color w:val="000000" w:themeColor="text1"/>
                    <w:sz w:val="18"/>
                    <w:szCs w:val="20"/>
                  </w:rPr>
                </w:rPrChange>
              </w:rPr>
            </w:pPr>
            <w:del w:id="9948" w:author="Dr Mamadou SANOGO" w:date="2023-10-26T15:54:00Z">
              <w:r w:rsidRPr="00683B98" w:rsidDel="00561D9D">
                <w:rPr>
                  <w:rFonts w:asciiTheme="minorHAnsi" w:hAnsiTheme="minorHAnsi"/>
                  <w:b/>
                  <w:bCs/>
                  <w:color w:val="FF0000"/>
                  <w:sz w:val="18"/>
                  <w:szCs w:val="20"/>
                  <w:rPrChange w:id="9949" w:author="Dr Mamadou SANOGO" w:date="2023-10-26T15:46:00Z">
                    <w:rPr>
                      <w:rFonts w:asciiTheme="minorHAnsi" w:hAnsiTheme="minorHAnsi"/>
                      <w:b/>
                      <w:bCs/>
                      <w:color w:val="000000" w:themeColor="text1"/>
                      <w:sz w:val="18"/>
                      <w:szCs w:val="20"/>
                    </w:rPr>
                  </w:rPrChange>
                </w:rPr>
                <w:delText>Crédits</w:delText>
              </w:r>
            </w:del>
          </w:p>
          <w:p w14:paraId="6908FD44" w14:textId="41DCB24C" w:rsidR="00631BF4" w:rsidRPr="00683B98" w:rsidDel="00561D9D" w:rsidRDefault="00631BF4" w:rsidP="00F26652">
            <w:pPr>
              <w:tabs>
                <w:tab w:val="left" w:pos="567"/>
                <w:tab w:val="left" w:pos="1276"/>
                <w:tab w:val="left" w:pos="2127"/>
              </w:tabs>
              <w:spacing w:line="240" w:lineRule="auto"/>
              <w:jc w:val="center"/>
              <w:rPr>
                <w:del w:id="9950" w:author="Dr Mamadou SANOGO" w:date="2023-10-26T15:54:00Z"/>
                <w:rFonts w:asciiTheme="minorHAnsi" w:hAnsiTheme="minorHAnsi"/>
                <w:b/>
                <w:bCs/>
                <w:color w:val="FF0000"/>
                <w:sz w:val="18"/>
                <w:szCs w:val="20"/>
                <w:rPrChange w:id="9951" w:author="Dr Mamadou SANOGO" w:date="2023-10-26T15:46:00Z">
                  <w:rPr>
                    <w:del w:id="9952" w:author="Dr Mamadou SANOGO" w:date="2023-10-26T15:54:00Z"/>
                    <w:rFonts w:asciiTheme="minorHAnsi" w:hAnsiTheme="minorHAnsi"/>
                    <w:b/>
                    <w:bCs/>
                    <w:color w:val="000000" w:themeColor="text1"/>
                    <w:sz w:val="18"/>
                    <w:szCs w:val="20"/>
                  </w:rPr>
                </w:rPrChange>
              </w:rPr>
            </w:pPr>
            <w:del w:id="9953" w:author="Dr Mamadou SANOGO" w:date="2023-10-26T15:54:00Z">
              <w:r w:rsidRPr="00683B98" w:rsidDel="00561D9D">
                <w:rPr>
                  <w:rFonts w:asciiTheme="minorHAnsi" w:hAnsiTheme="minorHAnsi"/>
                  <w:b/>
                  <w:bCs/>
                  <w:color w:val="FF0000"/>
                  <w:sz w:val="18"/>
                  <w:szCs w:val="20"/>
                  <w:rPrChange w:id="9954"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00473178" w:rsidR="00631BF4" w:rsidRPr="00683B98" w:rsidDel="00561D9D" w:rsidRDefault="00631BF4" w:rsidP="00F26652">
            <w:pPr>
              <w:tabs>
                <w:tab w:val="left" w:pos="567"/>
                <w:tab w:val="left" w:pos="1276"/>
                <w:tab w:val="left" w:pos="2127"/>
              </w:tabs>
              <w:spacing w:line="240" w:lineRule="auto"/>
              <w:jc w:val="center"/>
              <w:rPr>
                <w:del w:id="9955" w:author="Dr Mamadou SANOGO" w:date="2023-10-26T15:54:00Z"/>
                <w:rFonts w:asciiTheme="minorHAnsi" w:hAnsiTheme="minorHAnsi"/>
                <w:b/>
                <w:bCs/>
                <w:color w:val="FF0000"/>
                <w:sz w:val="18"/>
                <w:szCs w:val="20"/>
                <w:rPrChange w:id="9956" w:author="Dr Mamadou SANOGO" w:date="2023-10-26T15:46:00Z">
                  <w:rPr>
                    <w:del w:id="9957" w:author="Dr Mamadou SANOGO" w:date="2023-10-26T15:54:00Z"/>
                    <w:rFonts w:asciiTheme="minorHAnsi" w:hAnsiTheme="minorHAnsi"/>
                    <w:b/>
                    <w:bCs/>
                    <w:color w:val="000000" w:themeColor="text1"/>
                    <w:sz w:val="18"/>
                    <w:szCs w:val="20"/>
                  </w:rPr>
                </w:rPrChange>
              </w:rPr>
            </w:pPr>
            <w:del w:id="9958" w:author="Dr Mamadou SANOGO" w:date="2023-10-26T15:54:00Z">
              <w:r w:rsidRPr="00683B98" w:rsidDel="00561D9D">
                <w:rPr>
                  <w:rFonts w:asciiTheme="minorHAnsi" w:hAnsiTheme="minorHAnsi"/>
                  <w:b/>
                  <w:bCs/>
                  <w:color w:val="FF0000"/>
                  <w:sz w:val="18"/>
                  <w:szCs w:val="20"/>
                  <w:rPrChange w:id="9959" w:author="Dr Mamadou SANOGO" w:date="2023-10-26T15:46:00Z">
                    <w:rPr>
                      <w:rFonts w:asciiTheme="minorHAnsi" w:hAnsiTheme="minorHAnsi"/>
                      <w:b/>
                      <w:bCs/>
                      <w:color w:val="000000" w:themeColor="text1"/>
                      <w:sz w:val="18"/>
                      <w:szCs w:val="20"/>
                    </w:rPr>
                  </w:rPrChange>
                </w:rPr>
                <w:delText>Durée totale</w:delText>
              </w:r>
            </w:del>
          </w:p>
          <w:p w14:paraId="3F99C1B7" w14:textId="5A5583CC" w:rsidR="00631BF4" w:rsidRPr="00683B98" w:rsidDel="00561D9D" w:rsidRDefault="00631BF4" w:rsidP="00F26652">
            <w:pPr>
              <w:tabs>
                <w:tab w:val="left" w:pos="567"/>
                <w:tab w:val="left" w:pos="1276"/>
                <w:tab w:val="left" w:pos="2127"/>
              </w:tabs>
              <w:spacing w:line="240" w:lineRule="auto"/>
              <w:jc w:val="center"/>
              <w:rPr>
                <w:del w:id="9960" w:author="Dr Mamadou SANOGO" w:date="2023-10-26T15:54:00Z"/>
                <w:rFonts w:asciiTheme="minorHAnsi" w:hAnsiTheme="minorHAnsi"/>
                <w:b/>
                <w:bCs/>
                <w:color w:val="FF0000"/>
                <w:sz w:val="18"/>
                <w:szCs w:val="20"/>
                <w:rPrChange w:id="9961" w:author="Dr Mamadou SANOGO" w:date="2023-10-26T15:46:00Z">
                  <w:rPr>
                    <w:del w:id="9962" w:author="Dr Mamadou SANOGO" w:date="2023-10-26T15:54:00Z"/>
                    <w:rFonts w:asciiTheme="minorHAnsi" w:hAnsiTheme="minorHAnsi"/>
                    <w:b/>
                    <w:bCs/>
                    <w:color w:val="000000" w:themeColor="text1"/>
                    <w:sz w:val="18"/>
                    <w:szCs w:val="20"/>
                  </w:rPr>
                </w:rPrChange>
              </w:rPr>
            </w:pPr>
            <w:del w:id="9963" w:author="Dr Mamadou SANOGO" w:date="2023-10-26T15:54:00Z">
              <w:r w:rsidRPr="00683B98" w:rsidDel="00561D9D">
                <w:rPr>
                  <w:rFonts w:asciiTheme="minorHAnsi" w:hAnsiTheme="minorHAnsi"/>
                  <w:b/>
                  <w:bCs/>
                  <w:color w:val="FF0000"/>
                  <w:sz w:val="18"/>
                  <w:szCs w:val="20"/>
                  <w:rPrChange w:id="9964"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37FEB296" w:rsidR="00631BF4" w:rsidRPr="00683B98" w:rsidDel="00561D9D" w:rsidRDefault="00631BF4" w:rsidP="00F26652">
            <w:pPr>
              <w:tabs>
                <w:tab w:val="left" w:pos="567"/>
                <w:tab w:val="left" w:pos="1276"/>
                <w:tab w:val="left" w:pos="2127"/>
              </w:tabs>
              <w:spacing w:line="240" w:lineRule="auto"/>
              <w:jc w:val="center"/>
              <w:rPr>
                <w:del w:id="9965" w:author="Dr Mamadou SANOGO" w:date="2023-10-26T15:54:00Z"/>
                <w:rFonts w:asciiTheme="minorHAnsi" w:hAnsiTheme="minorHAnsi"/>
                <w:b/>
                <w:bCs/>
                <w:color w:val="FF0000"/>
                <w:sz w:val="18"/>
                <w:szCs w:val="20"/>
                <w:rPrChange w:id="9966" w:author="Dr Mamadou SANOGO" w:date="2023-10-26T15:46:00Z">
                  <w:rPr>
                    <w:del w:id="9967" w:author="Dr Mamadou SANOGO" w:date="2023-10-26T15:54:00Z"/>
                    <w:rFonts w:asciiTheme="minorHAnsi" w:hAnsiTheme="minorHAnsi"/>
                    <w:b/>
                    <w:bCs/>
                    <w:color w:val="000000" w:themeColor="text1"/>
                    <w:sz w:val="18"/>
                    <w:szCs w:val="20"/>
                  </w:rPr>
                </w:rPrChange>
              </w:rPr>
            </w:pPr>
            <w:del w:id="9968" w:author="Dr Mamadou SANOGO" w:date="2023-10-26T15:54:00Z">
              <w:r w:rsidRPr="00683B98" w:rsidDel="00561D9D">
                <w:rPr>
                  <w:rFonts w:asciiTheme="minorHAnsi" w:hAnsiTheme="minorHAnsi"/>
                  <w:b/>
                  <w:bCs/>
                  <w:color w:val="FF0000"/>
                  <w:sz w:val="18"/>
                  <w:szCs w:val="20"/>
                  <w:rPrChange w:id="9969"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04EA479F" w:rsidR="00631BF4" w:rsidRPr="00683B98" w:rsidDel="00561D9D" w:rsidRDefault="00631BF4" w:rsidP="00F26652">
            <w:pPr>
              <w:tabs>
                <w:tab w:val="left" w:pos="567"/>
                <w:tab w:val="left" w:pos="1276"/>
                <w:tab w:val="left" w:pos="2127"/>
              </w:tabs>
              <w:spacing w:line="240" w:lineRule="auto"/>
              <w:jc w:val="center"/>
              <w:rPr>
                <w:del w:id="9970" w:author="Dr Mamadou SANOGO" w:date="2023-10-26T15:54:00Z"/>
                <w:rFonts w:asciiTheme="minorHAnsi" w:hAnsiTheme="minorHAnsi"/>
                <w:b/>
                <w:bCs/>
                <w:color w:val="FF0000"/>
                <w:sz w:val="18"/>
                <w:szCs w:val="20"/>
                <w:rPrChange w:id="9971" w:author="Dr Mamadou SANOGO" w:date="2023-10-26T15:46:00Z">
                  <w:rPr>
                    <w:del w:id="9972" w:author="Dr Mamadou SANOGO" w:date="2023-10-26T15:54:00Z"/>
                    <w:rFonts w:asciiTheme="minorHAnsi" w:hAnsiTheme="minorHAnsi"/>
                    <w:b/>
                    <w:bCs/>
                    <w:color w:val="000000" w:themeColor="text1"/>
                    <w:sz w:val="18"/>
                    <w:szCs w:val="20"/>
                  </w:rPr>
                </w:rPrChange>
              </w:rPr>
            </w:pPr>
            <w:del w:id="9973" w:author="Dr Mamadou SANOGO" w:date="2023-10-26T15:54:00Z">
              <w:r w:rsidRPr="00683B98" w:rsidDel="00561D9D">
                <w:rPr>
                  <w:rFonts w:asciiTheme="minorHAnsi" w:hAnsiTheme="minorHAnsi"/>
                  <w:b/>
                  <w:bCs/>
                  <w:color w:val="FF0000"/>
                  <w:sz w:val="18"/>
                  <w:szCs w:val="20"/>
                  <w:rPrChange w:id="9974"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07850F60" w14:textId="594A18C0" w:rsidTr="00F26652">
        <w:trPr>
          <w:cantSplit/>
          <w:trHeight w:val="20"/>
          <w:del w:id="9975" w:author="Dr Mamadou SANOGO" w:date="2023-10-26T15:54:00Z"/>
        </w:trPr>
        <w:tc>
          <w:tcPr>
            <w:tcW w:w="761" w:type="pct"/>
            <w:vMerge w:val="restart"/>
            <w:tcBorders>
              <w:top w:val="single" w:sz="4" w:space="0" w:color="auto"/>
              <w:left w:val="single" w:sz="4" w:space="0" w:color="auto"/>
              <w:right w:val="single" w:sz="4" w:space="0" w:color="auto"/>
            </w:tcBorders>
            <w:vAlign w:val="center"/>
            <w:hideMark/>
          </w:tcPr>
          <w:p w14:paraId="59915140" w14:textId="209145FF" w:rsidR="00631BF4" w:rsidRPr="00683B98" w:rsidDel="00561D9D" w:rsidRDefault="00631BF4" w:rsidP="00F26652">
            <w:pPr>
              <w:spacing w:line="276" w:lineRule="auto"/>
              <w:rPr>
                <w:del w:id="9976" w:author="Dr Mamadou SANOGO" w:date="2023-10-26T15:54:00Z"/>
                <w:rFonts w:asciiTheme="minorHAnsi" w:hAnsiTheme="minorHAnsi"/>
                <w:b/>
                <w:color w:val="FF0000"/>
                <w:sz w:val="20"/>
                <w:szCs w:val="20"/>
                <w:rPrChange w:id="9977" w:author="Dr Mamadou SANOGO" w:date="2023-10-26T15:46:00Z">
                  <w:rPr>
                    <w:del w:id="9978" w:author="Dr Mamadou SANOGO" w:date="2023-10-26T15:54:00Z"/>
                    <w:rFonts w:asciiTheme="minorHAnsi" w:hAnsiTheme="minorHAnsi"/>
                    <w:b/>
                    <w:color w:val="000000" w:themeColor="text1"/>
                    <w:sz w:val="20"/>
                    <w:szCs w:val="20"/>
                  </w:rPr>
                </w:rPrChange>
              </w:rPr>
            </w:pPr>
            <w:del w:id="9979" w:author="Dr Mamadou SANOGO" w:date="2023-10-26T15:54:00Z">
              <w:r w:rsidRPr="00683B98" w:rsidDel="00561D9D">
                <w:rPr>
                  <w:rFonts w:asciiTheme="minorHAnsi" w:hAnsiTheme="minorHAnsi"/>
                  <w:b/>
                  <w:color w:val="FF0000"/>
                  <w:sz w:val="20"/>
                  <w:szCs w:val="20"/>
                  <w:rPrChange w:id="9980" w:author="Dr Mamadou SANOGO" w:date="2023-10-26T15:46:00Z">
                    <w:rPr>
                      <w:rFonts w:asciiTheme="minorHAnsi" w:hAnsiTheme="minorHAnsi"/>
                      <w:b/>
                      <w:color w:val="000000" w:themeColor="text1"/>
                      <w:sz w:val="20"/>
                      <w:szCs w:val="20"/>
                    </w:rPr>
                  </w:rPrChange>
                </w:rPr>
                <w:delText>MFE2401</w:delText>
              </w:r>
            </w:del>
          </w:p>
          <w:p w14:paraId="36E6F4B8" w14:textId="13D9D1B1" w:rsidR="00631BF4" w:rsidRPr="00683B98" w:rsidDel="00561D9D" w:rsidRDefault="00631BF4" w:rsidP="00F26652">
            <w:pPr>
              <w:spacing w:line="276" w:lineRule="auto"/>
              <w:rPr>
                <w:del w:id="9981" w:author="Dr Mamadou SANOGO" w:date="2023-10-26T15:54:00Z"/>
                <w:rFonts w:asciiTheme="minorHAnsi" w:hAnsiTheme="minorHAnsi"/>
                <w:b/>
                <w:color w:val="FF0000"/>
                <w:sz w:val="20"/>
                <w:szCs w:val="20"/>
                <w:rPrChange w:id="9982" w:author="Dr Mamadou SANOGO" w:date="2023-10-26T15:46:00Z">
                  <w:rPr>
                    <w:del w:id="9983" w:author="Dr Mamadou SANOGO" w:date="2023-10-26T15:54:00Z"/>
                    <w:rFonts w:asciiTheme="minorHAnsi" w:hAnsiTheme="minorHAnsi"/>
                    <w:b/>
                    <w:color w:val="000000" w:themeColor="text1"/>
                    <w:sz w:val="20"/>
                    <w:szCs w:val="20"/>
                  </w:rPr>
                </w:rPrChange>
              </w:rPr>
            </w:pPr>
            <w:del w:id="9984" w:author="Dr Mamadou SANOGO" w:date="2023-10-26T15:54:00Z">
              <w:r w:rsidRPr="00683B98" w:rsidDel="00561D9D">
                <w:rPr>
                  <w:rFonts w:asciiTheme="minorHAnsi" w:hAnsiTheme="minorHAnsi"/>
                  <w:b/>
                  <w:color w:val="FF0000"/>
                  <w:sz w:val="20"/>
                  <w:szCs w:val="20"/>
                  <w:rPrChange w:id="9985" w:author="Dr Mamadou SANOGO" w:date="2023-10-26T15:46:00Z">
                    <w:rPr>
                      <w:rFonts w:asciiTheme="minorHAnsi" w:hAnsiTheme="minorHAnsi"/>
                      <w:b/>
                      <w:color w:val="000000" w:themeColor="text1"/>
                      <w:sz w:val="20"/>
                      <w:szCs w:val="20"/>
                    </w:rPr>
                  </w:rPrChange>
                </w:rPr>
                <w:delText>Mémoire de fin d’étude</w:delText>
              </w:r>
              <w:r w:rsidRPr="00683B98" w:rsidDel="00561D9D">
                <w:rPr>
                  <w:color w:val="FF0000"/>
                  <w:sz w:val="20"/>
                  <w:szCs w:val="20"/>
                  <w:rPrChange w:id="9986"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2348C2E4" w:rsidR="00631BF4" w:rsidRPr="00683B98" w:rsidDel="00561D9D" w:rsidRDefault="00631BF4" w:rsidP="00F26652">
            <w:pPr>
              <w:spacing w:line="276" w:lineRule="auto"/>
              <w:jc w:val="center"/>
              <w:rPr>
                <w:del w:id="9987" w:author="Dr Mamadou SANOGO" w:date="2023-10-26T15:54:00Z"/>
                <w:rFonts w:asciiTheme="minorHAnsi" w:hAnsiTheme="minorHAnsi"/>
                <w:b/>
                <w:color w:val="FF0000"/>
                <w:sz w:val="20"/>
                <w:szCs w:val="20"/>
                <w:rPrChange w:id="9988" w:author="Dr Mamadou SANOGO" w:date="2023-10-26T15:46:00Z">
                  <w:rPr>
                    <w:del w:id="9989" w:author="Dr Mamadou SANOGO" w:date="2023-10-26T15:54:00Z"/>
                    <w:rFonts w:asciiTheme="minorHAnsi" w:hAnsiTheme="minorHAnsi"/>
                    <w:b/>
                    <w:color w:val="000000" w:themeColor="text1"/>
                    <w:sz w:val="20"/>
                    <w:szCs w:val="20"/>
                  </w:rPr>
                </w:rPrChange>
              </w:rPr>
            </w:pPr>
            <w:del w:id="9990" w:author="Dr Mamadou SANOGO" w:date="2023-10-26T15:54:00Z">
              <w:r w:rsidRPr="00683B98" w:rsidDel="00561D9D">
                <w:rPr>
                  <w:rFonts w:asciiTheme="minorHAnsi" w:hAnsiTheme="minorHAnsi"/>
                  <w:b/>
                  <w:color w:val="FF0000"/>
                  <w:sz w:val="20"/>
                  <w:szCs w:val="20"/>
                  <w:rPrChange w:id="9991"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867F4C" w:rsidR="00631BF4" w:rsidRPr="00683B98" w:rsidDel="00561D9D" w:rsidRDefault="00631BF4" w:rsidP="00F26652">
            <w:pPr>
              <w:tabs>
                <w:tab w:val="left" w:pos="567"/>
                <w:tab w:val="left" w:pos="1276"/>
                <w:tab w:val="left" w:pos="2127"/>
              </w:tabs>
              <w:spacing w:line="240" w:lineRule="auto"/>
              <w:rPr>
                <w:del w:id="9992" w:author="Dr Mamadou SANOGO" w:date="2023-10-26T15:54:00Z"/>
                <w:rFonts w:asciiTheme="minorHAnsi" w:hAnsiTheme="minorHAnsi"/>
                <w:bCs/>
                <w:color w:val="FF0000"/>
                <w:szCs w:val="18"/>
                <w:rPrChange w:id="9993" w:author="Dr Mamadou SANOGO" w:date="2023-10-26T15:46:00Z">
                  <w:rPr>
                    <w:del w:id="9994" w:author="Dr Mamadou SANOGO" w:date="2023-10-26T15:54:00Z"/>
                    <w:rFonts w:asciiTheme="minorHAnsi" w:hAnsiTheme="minorHAnsi"/>
                    <w:bCs/>
                    <w:color w:val="000000" w:themeColor="text1"/>
                    <w:szCs w:val="18"/>
                  </w:rPr>
                </w:rPrChange>
              </w:rPr>
            </w:pPr>
            <w:del w:id="9995" w:author="Dr Mamadou SANOGO" w:date="2023-10-26T15:54:00Z">
              <w:r w:rsidRPr="00683B98" w:rsidDel="00561D9D">
                <w:rPr>
                  <w:rFonts w:asciiTheme="minorHAnsi" w:hAnsiTheme="minorHAnsi"/>
                  <w:bCs/>
                  <w:color w:val="FF0000"/>
                  <w:szCs w:val="18"/>
                  <w:rPrChange w:id="9996"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23DAB9E7" w:rsidR="00631BF4" w:rsidRPr="00683B98" w:rsidDel="00561D9D" w:rsidRDefault="00631BF4" w:rsidP="00F26652">
            <w:pPr>
              <w:spacing w:line="240" w:lineRule="auto"/>
              <w:rPr>
                <w:del w:id="9997" w:author="Dr Mamadou SANOGO" w:date="2023-10-26T15:54:00Z"/>
                <w:rFonts w:asciiTheme="minorHAnsi" w:hAnsiTheme="minorHAnsi"/>
                <w:bCs/>
                <w:color w:val="FF0000"/>
                <w:sz w:val="20"/>
                <w:szCs w:val="20"/>
                <w:rPrChange w:id="9998" w:author="Dr Mamadou SANOGO" w:date="2023-10-26T15:46:00Z">
                  <w:rPr>
                    <w:del w:id="9999" w:author="Dr Mamadou SANOGO" w:date="2023-10-26T15:54:00Z"/>
                    <w:rFonts w:asciiTheme="minorHAnsi" w:hAnsiTheme="minorHAnsi"/>
                    <w:bCs/>
                    <w:color w:val="000000" w:themeColor="text1"/>
                    <w:sz w:val="20"/>
                    <w:szCs w:val="20"/>
                  </w:rPr>
                </w:rPrChange>
              </w:rPr>
            </w:pPr>
            <w:del w:id="10000" w:author="Dr Mamadou SANOGO" w:date="2023-10-26T15:54:00Z">
              <w:r w:rsidRPr="00683B98" w:rsidDel="00561D9D">
                <w:rPr>
                  <w:rFonts w:asciiTheme="minorHAnsi" w:hAnsiTheme="minorHAnsi"/>
                  <w:bCs/>
                  <w:color w:val="FF0000"/>
                  <w:szCs w:val="18"/>
                  <w:rPrChange w:id="10001"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61D9D">
                <w:rPr>
                  <w:rFonts w:asciiTheme="minorHAnsi" w:hAnsiTheme="minorHAnsi"/>
                  <w:bCs/>
                  <w:color w:val="FF0000"/>
                  <w:sz w:val="20"/>
                  <w:szCs w:val="20"/>
                  <w:rPrChange w:id="10002"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2E2ECDFD" w:rsidR="00631BF4" w:rsidRPr="00683B98" w:rsidDel="00561D9D" w:rsidRDefault="00631BF4" w:rsidP="00F26652">
            <w:pPr>
              <w:tabs>
                <w:tab w:val="left" w:pos="567"/>
                <w:tab w:val="left" w:pos="1276"/>
                <w:tab w:val="left" w:pos="2127"/>
              </w:tabs>
              <w:spacing w:before="100" w:line="276" w:lineRule="auto"/>
              <w:rPr>
                <w:del w:id="10003" w:author="Dr Mamadou SANOGO" w:date="2023-10-26T15:54:00Z"/>
                <w:rFonts w:asciiTheme="minorHAnsi" w:hAnsiTheme="minorHAnsi"/>
                <w:bCs/>
                <w:color w:val="FF0000"/>
                <w:sz w:val="20"/>
                <w:szCs w:val="20"/>
                <w:rPrChange w:id="10004" w:author="Dr Mamadou SANOGO" w:date="2023-10-26T15:46:00Z">
                  <w:rPr>
                    <w:del w:id="10005" w:author="Dr Mamadou SANOGO" w:date="2023-10-26T15:54:00Z"/>
                    <w:rFonts w:asciiTheme="minorHAnsi" w:hAnsiTheme="minorHAnsi"/>
                    <w:bCs/>
                    <w:color w:val="000000" w:themeColor="text1"/>
                    <w:sz w:val="20"/>
                    <w:szCs w:val="20"/>
                  </w:rPr>
                </w:rPrChange>
              </w:rPr>
            </w:pPr>
            <w:del w:id="10006" w:author="Dr Mamadou SANOGO" w:date="2023-10-26T15:54:00Z">
              <w:r w:rsidRPr="00683B98" w:rsidDel="00561D9D">
                <w:rPr>
                  <w:rFonts w:asciiTheme="minorHAnsi" w:hAnsiTheme="minorHAnsi"/>
                  <w:bCs/>
                  <w:color w:val="FF0000"/>
                  <w:sz w:val="20"/>
                  <w:szCs w:val="20"/>
                  <w:rPrChange w:id="10007"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45AAA5B1" w:rsidR="00631BF4" w:rsidRPr="00683B98" w:rsidDel="00561D9D" w:rsidRDefault="00631BF4" w:rsidP="00F26652">
            <w:pPr>
              <w:tabs>
                <w:tab w:val="left" w:pos="567"/>
                <w:tab w:val="left" w:pos="1276"/>
                <w:tab w:val="left" w:pos="2127"/>
              </w:tabs>
              <w:spacing w:before="100" w:line="276" w:lineRule="auto"/>
              <w:jc w:val="center"/>
              <w:rPr>
                <w:del w:id="10008" w:author="Dr Mamadou SANOGO" w:date="2023-10-26T15:54:00Z"/>
                <w:rFonts w:asciiTheme="minorHAnsi" w:hAnsiTheme="minorHAnsi"/>
                <w:bCs/>
                <w:color w:val="FF0000"/>
                <w:sz w:val="20"/>
                <w:szCs w:val="20"/>
                <w:rPrChange w:id="10009" w:author="Dr Mamadou SANOGO" w:date="2023-10-26T15:46:00Z">
                  <w:rPr>
                    <w:del w:id="10010" w:author="Dr Mamadou SANOGO" w:date="2023-10-26T15:54:00Z"/>
                    <w:rFonts w:asciiTheme="minorHAnsi" w:hAnsiTheme="minorHAnsi"/>
                    <w:bCs/>
                    <w:color w:val="000000" w:themeColor="text1"/>
                    <w:sz w:val="20"/>
                    <w:szCs w:val="20"/>
                  </w:rPr>
                </w:rPrChange>
              </w:rPr>
            </w:pPr>
            <w:del w:id="10011" w:author="Dr Mamadou SANOGO" w:date="2023-10-26T15:54:00Z">
              <w:r w:rsidRPr="00683B98" w:rsidDel="00561D9D">
                <w:rPr>
                  <w:rFonts w:asciiTheme="minorHAnsi" w:hAnsiTheme="minorHAnsi"/>
                  <w:bCs/>
                  <w:color w:val="FF0000"/>
                  <w:sz w:val="20"/>
                  <w:szCs w:val="20"/>
                  <w:rPrChange w:id="10012"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1D0A659F" w:rsidR="00631BF4" w:rsidRPr="00683B98" w:rsidDel="00561D9D" w:rsidRDefault="00631BF4" w:rsidP="00F26652">
            <w:pPr>
              <w:spacing w:before="100" w:line="276" w:lineRule="auto"/>
              <w:jc w:val="center"/>
              <w:rPr>
                <w:del w:id="10013" w:author="Dr Mamadou SANOGO" w:date="2023-10-26T15:54:00Z"/>
                <w:rFonts w:asciiTheme="minorHAnsi" w:hAnsiTheme="minorHAnsi"/>
                <w:bCs/>
                <w:color w:val="FF0000"/>
                <w:sz w:val="20"/>
                <w:szCs w:val="20"/>
                <w:rPrChange w:id="10014" w:author="Dr Mamadou SANOGO" w:date="2023-10-26T15:46:00Z">
                  <w:rPr>
                    <w:del w:id="10015" w:author="Dr Mamadou SANOGO" w:date="2023-10-26T15:54:00Z"/>
                    <w:rFonts w:asciiTheme="minorHAnsi" w:hAnsiTheme="minorHAnsi"/>
                    <w:bCs/>
                    <w:color w:val="000000" w:themeColor="text1"/>
                    <w:sz w:val="20"/>
                    <w:szCs w:val="20"/>
                  </w:rPr>
                </w:rPrChange>
              </w:rPr>
            </w:pPr>
            <w:del w:id="10016" w:author="Dr Mamadou SANOGO" w:date="2023-10-26T15:54:00Z">
              <w:r w:rsidRPr="00683B98" w:rsidDel="00561D9D">
                <w:rPr>
                  <w:rFonts w:asciiTheme="minorHAnsi" w:hAnsiTheme="minorHAnsi"/>
                  <w:bCs/>
                  <w:color w:val="FF0000"/>
                  <w:sz w:val="20"/>
                  <w:szCs w:val="20"/>
                  <w:rPrChange w:id="10017"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37E2F08C" w:rsidR="00631BF4" w:rsidRPr="00683B98" w:rsidDel="00561D9D" w:rsidRDefault="00631BF4" w:rsidP="00F26652">
            <w:pPr>
              <w:spacing w:line="276" w:lineRule="auto"/>
              <w:rPr>
                <w:del w:id="10018" w:author="Dr Mamadou SANOGO" w:date="2023-10-26T15:54:00Z"/>
                <w:color w:val="FF0000"/>
                <w:sz w:val="20"/>
                <w:szCs w:val="20"/>
                <w:rPrChange w:id="10019" w:author="Dr Mamadou SANOGO" w:date="2023-10-26T15:46:00Z">
                  <w:rPr>
                    <w:del w:id="10020" w:author="Dr Mamadou SANOGO" w:date="2023-10-26T15:54:00Z"/>
                    <w:sz w:val="20"/>
                    <w:szCs w:val="20"/>
                  </w:rPr>
                </w:rPrChange>
              </w:rPr>
            </w:pPr>
            <w:del w:id="10021" w:author="Dr Mamadou SANOGO" w:date="2023-10-26T15:54:00Z">
              <w:r w:rsidRPr="00683B98" w:rsidDel="00561D9D">
                <w:rPr>
                  <w:rFonts w:asciiTheme="minorHAnsi" w:hAnsiTheme="minorHAnsi"/>
                  <w:bCs/>
                  <w:i/>
                  <w:color w:val="FF0000"/>
                  <w:sz w:val="20"/>
                  <w:szCs w:val="20"/>
                  <w:rPrChange w:id="10022"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79AF6888" w:rsidR="00631BF4" w:rsidRPr="00683B98" w:rsidDel="00561D9D" w:rsidRDefault="00631BF4" w:rsidP="00F26652">
            <w:pPr>
              <w:spacing w:line="276" w:lineRule="auto"/>
              <w:rPr>
                <w:del w:id="10023" w:author="Dr Mamadou SANOGO" w:date="2023-10-26T15:54:00Z"/>
                <w:color w:val="FF0000"/>
                <w:sz w:val="20"/>
                <w:szCs w:val="20"/>
                <w:rPrChange w:id="10024" w:author="Dr Mamadou SANOGO" w:date="2023-10-26T15:46:00Z">
                  <w:rPr>
                    <w:del w:id="10025" w:author="Dr Mamadou SANOGO" w:date="2023-10-26T15:54:00Z"/>
                    <w:sz w:val="20"/>
                    <w:szCs w:val="20"/>
                  </w:rPr>
                </w:rPrChange>
              </w:rPr>
            </w:pPr>
            <w:del w:id="10026" w:author="Dr Mamadou SANOGO" w:date="2023-10-26T15:54:00Z">
              <w:r w:rsidRPr="00683B98" w:rsidDel="00561D9D">
                <w:rPr>
                  <w:rFonts w:asciiTheme="minorHAnsi" w:hAnsiTheme="minorHAnsi"/>
                  <w:bCs/>
                  <w:i/>
                  <w:color w:val="FF0000"/>
                  <w:sz w:val="20"/>
                  <w:szCs w:val="20"/>
                  <w:rPrChange w:id="10027"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AABF49" w14:textId="0F1DF4BB" w:rsidTr="00F26652">
        <w:trPr>
          <w:cantSplit/>
          <w:trHeight w:val="162"/>
          <w:del w:id="10028" w:author="Dr Mamadou SANOGO" w:date="2023-10-26T15:54:00Z"/>
        </w:trPr>
        <w:tc>
          <w:tcPr>
            <w:tcW w:w="761" w:type="pct"/>
            <w:vMerge/>
            <w:tcBorders>
              <w:left w:val="single" w:sz="4" w:space="0" w:color="auto"/>
              <w:right w:val="single" w:sz="4" w:space="0" w:color="auto"/>
            </w:tcBorders>
            <w:vAlign w:val="center"/>
            <w:hideMark/>
          </w:tcPr>
          <w:p w14:paraId="16AB8768" w14:textId="0AA45498" w:rsidR="00631BF4" w:rsidRPr="00683B98" w:rsidDel="00561D9D" w:rsidRDefault="00631BF4" w:rsidP="00F26652">
            <w:pPr>
              <w:spacing w:line="276" w:lineRule="auto"/>
              <w:rPr>
                <w:del w:id="10029" w:author="Dr Mamadou SANOGO" w:date="2023-10-26T15:54:00Z"/>
                <w:rFonts w:asciiTheme="minorHAnsi" w:hAnsiTheme="minorHAnsi"/>
                <w:b/>
                <w:color w:val="FF0000"/>
                <w:rPrChange w:id="10030" w:author="Dr Mamadou SANOGO" w:date="2023-10-26T15:46:00Z">
                  <w:rPr>
                    <w:del w:id="10031" w:author="Dr Mamadou SANOGO" w:date="2023-10-26T15:54:00Z"/>
                    <w:rFonts w:asciiTheme="minorHAnsi" w:hAnsiTheme="minorHAnsi"/>
                    <w:b/>
                    <w:color w:val="000000" w:themeColor="text1"/>
                  </w:rPr>
                </w:rPrChange>
              </w:rPr>
            </w:pPr>
          </w:p>
        </w:tc>
        <w:tc>
          <w:tcPr>
            <w:tcW w:w="269" w:type="pct"/>
            <w:vMerge/>
            <w:tcBorders>
              <w:left w:val="single" w:sz="4" w:space="0" w:color="auto"/>
              <w:right w:val="single" w:sz="4" w:space="0" w:color="auto"/>
            </w:tcBorders>
            <w:vAlign w:val="center"/>
            <w:hideMark/>
          </w:tcPr>
          <w:p w14:paraId="4D7656BB" w14:textId="5D4E12B3" w:rsidR="00631BF4" w:rsidRPr="00683B98" w:rsidDel="00561D9D" w:rsidRDefault="00631BF4" w:rsidP="00F26652">
            <w:pPr>
              <w:spacing w:line="276" w:lineRule="auto"/>
              <w:jc w:val="center"/>
              <w:rPr>
                <w:del w:id="10032" w:author="Dr Mamadou SANOGO" w:date="2023-10-26T15:54:00Z"/>
                <w:rFonts w:asciiTheme="minorHAnsi" w:hAnsiTheme="minorHAnsi"/>
                <w:b/>
                <w:color w:val="FF0000"/>
                <w:rPrChange w:id="10033" w:author="Dr Mamadou SANOGO" w:date="2023-10-26T15:46:00Z">
                  <w:rPr>
                    <w:del w:id="10034" w:author="Dr Mamadou SANOGO" w:date="2023-10-26T15:54:00Z"/>
                    <w:rFonts w:asciiTheme="minorHAnsi" w:hAnsiTheme="minorHAnsi"/>
                    <w:b/>
                    <w:color w:val="000000" w:themeColor="text1"/>
                  </w:rPr>
                </w:rPrChange>
              </w:rPr>
            </w:pPr>
          </w:p>
        </w:tc>
        <w:tc>
          <w:tcPr>
            <w:tcW w:w="851" w:type="pct"/>
            <w:vMerge/>
            <w:tcBorders>
              <w:left w:val="single" w:sz="4" w:space="0" w:color="auto"/>
              <w:right w:val="single" w:sz="4" w:space="0" w:color="auto"/>
            </w:tcBorders>
            <w:vAlign w:val="center"/>
            <w:hideMark/>
          </w:tcPr>
          <w:p w14:paraId="4FEA1561" w14:textId="173041CF" w:rsidR="00631BF4" w:rsidRPr="00683B98" w:rsidDel="00561D9D" w:rsidRDefault="00631BF4" w:rsidP="00F26652">
            <w:pPr>
              <w:tabs>
                <w:tab w:val="left" w:pos="567"/>
                <w:tab w:val="left" w:pos="1276"/>
                <w:tab w:val="left" w:pos="2127"/>
              </w:tabs>
              <w:spacing w:before="100" w:line="276" w:lineRule="auto"/>
              <w:rPr>
                <w:del w:id="10035" w:author="Dr Mamadou SANOGO" w:date="2023-10-26T15:54:00Z"/>
                <w:rFonts w:asciiTheme="minorHAnsi" w:hAnsiTheme="minorHAnsi"/>
                <w:bCs/>
                <w:color w:val="FF0000"/>
                <w:sz w:val="18"/>
                <w:szCs w:val="18"/>
                <w:rPrChange w:id="10036" w:author="Dr Mamadou SANOGO" w:date="2023-10-26T15:46:00Z">
                  <w:rPr>
                    <w:del w:id="10037"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4CFBEB37" w:rsidR="00631BF4" w:rsidRPr="00683B98" w:rsidDel="00561D9D" w:rsidRDefault="00631BF4" w:rsidP="00F26652">
            <w:pPr>
              <w:tabs>
                <w:tab w:val="left" w:pos="567"/>
                <w:tab w:val="left" w:pos="1276"/>
                <w:tab w:val="left" w:pos="2127"/>
              </w:tabs>
              <w:spacing w:before="100" w:line="276" w:lineRule="auto"/>
              <w:rPr>
                <w:del w:id="10038" w:author="Dr Mamadou SANOGO" w:date="2023-10-26T15:54:00Z"/>
                <w:rFonts w:asciiTheme="minorHAnsi" w:hAnsiTheme="minorHAnsi"/>
                <w:bCs/>
                <w:color w:val="FF0000"/>
                <w:szCs w:val="18"/>
                <w:rPrChange w:id="10039" w:author="Dr Mamadou SANOGO" w:date="2023-10-26T15:46:00Z">
                  <w:rPr>
                    <w:del w:id="10040" w:author="Dr Mamadou SANOGO" w:date="2023-10-26T15:54:00Z"/>
                    <w:rFonts w:asciiTheme="minorHAnsi" w:hAnsiTheme="minorHAnsi"/>
                    <w:bCs/>
                    <w:color w:val="000000" w:themeColor="text1"/>
                    <w:szCs w:val="18"/>
                  </w:rPr>
                </w:rPrChange>
              </w:rPr>
            </w:pPr>
            <w:del w:id="10041" w:author="Dr Mamadou SANOGO" w:date="2023-10-26T15:54:00Z">
              <w:r w:rsidRPr="00683B98" w:rsidDel="00561D9D">
                <w:rPr>
                  <w:rFonts w:asciiTheme="minorHAnsi" w:hAnsiTheme="minorHAnsi"/>
                  <w:bCs/>
                  <w:color w:val="FF0000"/>
                  <w:szCs w:val="18"/>
                  <w:rPrChange w:id="10042"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73F3FD0" w:rsidR="00631BF4" w:rsidRPr="00683B98" w:rsidDel="00561D9D" w:rsidRDefault="00631BF4" w:rsidP="00F26652">
            <w:pPr>
              <w:tabs>
                <w:tab w:val="left" w:pos="567"/>
                <w:tab w:val="left" w:pos="1276"/>
                <w:tab w:val="left" w:pos="2127"/>
              </w:tabs>
              <w:spacing w:before="100" w:line="276" w:lineRule="auto"/>
              <w:jc w:val="center"/>
              <w:rPr>
                <w:del w:id="10043" w:author="Dr Mamadou SANOGO" w:date="2023-10-26T15:54:00Z"/>
                <w:rFonts w:asciiTheme="minorHAnsi" w:hAnsiTheme="minorHAnsi"/>
                <w:bCs/>
                <w:color w:val="FF0000"/>
                <w:szCs w:val="18"/>
                <w:rPrChange w:id="10044" w:author="Dr Mamadou SANOGO" w:date="2023-10-26T15:46:00Z">
                  <w:rPr>
                    <w:del w:id="10045" w:author="Dr Mamadou SANOGO" w:date="2023-10-26T15:54:00Z"/>
                    <w:rFonts w:asciiTheme="minorHAnsi" w:hAnsiTheme="minorHAnsi"/>
                    <w:bCs/>
                    <w:color w:val="000000" w:themeColor="text1"/>
                    <w:szCs w:val="18"/>
                  </w:rPr>
                </w:rPrChange>
              </w:rPr>
            </w:pPr>
            <w:del w:id="10046" w:author="Dr Mamadou SANOGO" w:date="2023-10-26T15:54:00Z">
              <w:r w:rsidRPr="00683B98" w:rsidDel="00561D9D">
                <w:rPr>
                  <w:rFonts w:asciiTheme="minorHAnsi" w:hAnsiTheme="minorHAnsi"/>
                  <w:bCs/>
                  <w:color w:val="FF0000"/>
                  <w:szCs w:val="18"/>
                  <w:rPrChange w:id="10047"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307FF0F2" w:rsidR="00631BF4" w:rsidRPr="00683B98" w:rsidDel="00561D9D" w:rsidRDefault="00631BF4" w:rsidP="00F26652">
            <w:pPr>
              <w:tabs>
                <w:tab w:val="left" w:pos="567"/>
                <w:tab w:val="left" w:pos="1276"/>
                <w:tab w:val="left" w:pos="2127"/>
              </w:tabs>
              <w:spacing w:before="100" w:line="276" w:lineRule="auto"/>
              <w:jc w:val="center"/>
              <w:rPr>
                <w:del w:id="10048" w:author="Dr Mamadou SANOGO" w:date="2023-10-26T15:54:00Z"/>
                <w:rFonts w:asciiTheme="minorHAnsi" w:hAnsiTheme="minorHAnsi"/>
                <w:bCs/>
                <w:color w:val="FF0000"/>
                <w:szCs w:val="18"/>
                <w:rPrChange w:id="10049" w:author="Dr Mamadou SANOGO" w:date="2023-10-26T15:46:00Z">
                  <w:rPr>
                    <w:del w:id="10050" w:author="Dr Mamadou SANOGO" w:date="2023-10-26T15:54:00Z"/>
                    <w:rFonts w:asciiTheme="minorHAnsi" w:hAnsiTheme="minorHAnsi"/>
                    <w:bCs/>
                    <w:color w:val="000000" w:themeColor="text1"/>
                    <w:szCs w:val="18"/>
                  </w:rPr>
                </w:rPrChange>
              </w:rPr>
            </w:pPr>
          </w:p>
        </w:tc>
        <w:tc>
          <w:tcPr>
            <w:tcW w:w="883" w:type="pct"/>
            <w:vMerge/>
            <w:tcBorders>
              <w:left w:val="single" w:sz="4" w:space="0" w:color="auto"/>
              <w:right w:val="single" w:sz="4" w:space="0" w:color="auto"/>
            </w:tcBorders>
            <w:vAlign w:val="center"/>
            <w:hideMark/>
          </w:tcPr>
          <w:p w14:paraId="55D30E05" w14:textId="374B3A59" w:rsidR="00631BF4" w:rsidRPr="00683B98" w:rsidDel="00561D9D" w:rsidRDefault="00631BF4" w:rsidP="00F26652">
            <w:pPr>
              <w:tabs>
                <w:tab w:val="left" w:pos="567"/>
                <w:tab w:val="left" w:pos="1276"/>
                <w:tab w:val="left" w:pos="2127"/>
              </w:tabs>
              <w:spacing w:before="100" w:line="276" w:lineRule="auto"/>
              <w:rPr>
                <w:del w:id="10051" w:author="Dr Mamadou SANOGO" w:date="2023-10-26T15:54:00Z"/>
                <w:rFonts w:asciiTheme="minorHAnsi" w:hAnsiTheme="minorHAnsi"/>
                <w:bCs/>
                <w:i/>
                <w:color w:val="FF0000"/>
                <w:sz w:val="16"/>
                <w:szCs w:val="16"/>
                <w:rPrChange w:id="10052" w:author="Dr Mamadou SANOGO" w:date="2023-10-26T15:46:00Z">
                  <w:rPr>
                    <w:del w:id="10053"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right w:val="single" w:sz="4" w:space="0" w:color="auto"/>
            </w:tcBorders>
            <w:vAlign w:val="center"/>
            <w:hideMark/>
          </w:tcPr>
          <w:p w14:paraId="1CCDA7CA" w14:textId="5C0A3847" w:rsidR="00631BF4" w:rsidRPr="00683B98" w:rsidDel="00561D9D" w:rsidRDefault="00631BF4" w:rsidP="00F26652">
            <w:pPr>
              <w:tabs>
                <w:tab w:val="left" w:pos="567"/>
                <w:tab w:val="left" w:pos="1276"/>
                <w:tab w:val="left" w:pos="2127"/>
              </w:tabs>
              <w:spacing w:before="100" w:line="276" w:lineRule="auto"/>
              <w:rPr>
                <w:del w:id="10054" w:author="Dr Mamadou SANOGO" w:date="2023-10-26T15:54:00Z"/>
                <w:rFonts w:asciiTheme="minorHAnsi" w:hAnsiTheme="minorHAnsi"/>
                <w:bCs/>
                <w:i/>
                <w:color w:val="FF0000"/>
                <w:sz w:val="16"/>
                <w:szCs w:val="16"/>
                <w:rPrChange w:id="10055" w:author="Dr Mamadou SANOGO" w:date="2023-10-26T15:46:00Z">
                  <w:rPr>
                    <w:del w:id="10056" w:author="Dr Mamadou SANOGO" w:date="2023-10-26T15:54:00Z"/>
                    <w:rFonts w:asciiTheme="minorHAnsi" w:hAnsiTheme="minorHAnsi"/>
                    <w:bCs/>
                    <w:i/>
                    <w:color w:val="000000" w:themeColor="text1"/>
                    <w:sz w:val="16"/>
                    <w:szCs w:val="16"/>
                  </w:rPr>
                </w:rPrChange>
              </w:rPr>
            </w:pPr>
          </w:p>
        </w:tc>
      </w:tr>
      <w:tr w:rsidR="00683B98" w:rsidRPr="00683B98" w:rsidDel="00561D9D" w14:paraId="3A6D4D1A" w14:textId="72A0D6F5" w:rsidTr="00F26652">
        <w:trPr>
          <w:cantSplit/>
          <w:trHeight w:val="2667"/>
          <w:del w:id="10057" w:author="Dr Mamadou SANOGO" w:date="2023-10-26T15:54:00Z"/>
        </w:trPr>
        <w:tc>
          <w:tcPr>
            <w:tcW w:w="761" w:type="pct"/>
            <w:vMerge/>
            <w:tcBorders>
              <w:left w:val="single" w:sz="4" w:space="0" w:color="auto"/>
              <w:bottom w:val="single" w:sz="4" w:space="0" w:color="auto"/>
              <w:right w:val="single" w:sz="4" w:space="0" w:color="auto"/>
            </w:tcBorders>
            <w:vAlign w:val="center"/>
          </w:tcPr>
          <w:p w14:paraId="69791142" w14:textId="0B4263DB" w:rsidR="00631BF4" w:rsidRPr="00683B98" w:rsidDel="00561D9D" w:rsidRDefault="00631BF4" w:rsidP="00F26652">
            <w:pPr>
              <w:spacing w:line="276" w:lineRule="auto"/>
              <w:rPr>
                <w:del w:id="10058" w:author="Dr Mamadou SANOGO" w:date="2023-10-26T15:54:00Z"/>
                <w:rFonts w:asciiTheme="minorHAnsi" w:hAnsiTheme="minorHAnsi"/>
                <w:b/>
                <w:color w:val="FF0000"/>
                <w:rPrChange w:id="10059" w:author="Dr Mamadou SANOGO" w:date="2023-10-26T15:46:00Z">
                  <w:rPr>
                    <w:del w:id="10060" w:author="Dr Mamadou SANOGO" w:date="2023-10-26T15:54:00Z"/>
                    <w:rFonts w:asciiTheme="minorHAnsi" w:hAnsiTheme="minorHAnsi"/>
                    <w:b/>
                    <w:color w:val="000000" w:themeColor="text1"/>
                  </w:rPr>
                </w:rPrChange>
              </w:rPr>
            </w:pPr>
          </w:p>
        </w:tc>
        <w:tc>
          <w:tcPr>
            <w:tcW w:w="269" w:type="pct"/>
            <w:vMerge/>
            <w:tcBorders>
              <w:left w:val="single" w:sz="4" w:space="0" w:color="auto"/>
              <w:bottom w:val="single" w:sz="4" w:space="0" w:color="auto"/>
              <w:right w:val="single" w:sz="4" w:space="0" w:color="auto"/>
            </w:tcBorders>
            <w:vAlign w:val="center"/>
          </w:tcPr>
          <w:p w14:paraId="64980497" w14:textId="0CFD8BB3" w:rsidR="00631BF4" w:rsidRPr="00683B98" w:rsidDel="00561D9D" w:rsidRDefault="00631BF4" w:rsidP="00F26652">
            <w:pPr>
              <w:spacing w:line="276" w:lineRule="auto"/>
              <w:jc w:val="center"/>
              <w:rPr>
                <w:del w:id="10061" w:author="Dr Mamadou SANOGO" w:date="2023-10-26T15:54:00Z"/>
                <w:rFonts w:asciiTheme="minorHAnsi" w:hAnsiTheme="minorHAnsi"/>
                <w:b/>
                <w:color w:val="FF0000"/>
                <w:rPrChange w:id="10062" w:author="Dr Mamadou SANOGO" w:date="2023-10-26T15:46:00Z">
                  <w:rPr>
                    <w:del w:id="10063" w:author="Dr Mamadou SANOGO" w:date="2023-10-26T15:54:00Z"/>
                    <w:rFonts w:asciiTheme="minorHAnsi" w:hAnsiTheme="minorHAnsi"/>
                    <w:b/>
                    <w:color w:val="000000" w:themeColor="text1"/>
                  </w:rPr>
                </w:rPrChange>
              </w:rPr>
            </w:pPr>
          </w:p>
        </w:tc>
        <w:tc>
          <w:tcPr>
            <w:tcW w:w="851" w:type="pct"/>
            <w:vMerge/>
            <w:tcBorders>
              <w:left w:val="single" w:sz="4" w:space="0" w:color="auto"/>
              <w:bottom w:val="single" w:sz="4" w:space="0" w:color="auto"/>
              <w:right w:val="single" w:sz="4" w:space="0" w:color="auto"/>
            </w:tcBorders>
            <w:vAlign w:val="center"/>
          </w:tcPr>
          <w:p w14:paraId="36F4F91C" w14:textId="75E4FBE9" w:rsidR="00631BF4" w:rsidRPr="00683B98" w:rsidDel="00561D9D" w:rsidRDefault="00631BF4" w:rsidP="00F26652">
            <w:pPr>
              <w:tabs>
                <w:tab w:val="left" w:pos="567"/>
                <w:tab w:val="left" w:pos="1276"/>
                <w:tab w:val="left" w:pos="2127"/>
              </w:tabs>
              <w:spacing w:before="100" w:line="276" w:lineRule="auto"/>
              <w:rPr>
                <w:del w:id="10064" w:author="Dr Mamadou SANOGO" w:date="2023-10-26T15:54:00Z"/>
                <w:rFonts w:asciiTheme="minorHAnsi" w:hAnsiTheme="minorHAnsi"/>
                <w:bCs/>
                <w:color w:val="FF0000"/>
                <w:sz w:val="18"/>
                <w:szCs w:val="18"/>
                <w:rPrChange w:id="10065" w:author="Dr Mamadou SANOGO" w:date="2023-10-26T15:46:00Z">
                  <w:rPr>
                    <w:del w:id="10066"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right w:val="single" w:sz="4" w:space="0" w:color="auto"/>
            </w:tcBorders>
            <w:vAlign w:val="center"/>
          </w:tcPr>
          <w:p w14:paraId="6F05825B" w14:textId="78C02A4D" w:rsidR="00631BF4" w:rsidRPr="00683B98" w:rsidDel="00561D9D" w:rsidRDefault="00631BF4" w:rsidP="00F26652">
            <w:pPr>
              <w:tabs>
                <w:tab w:val="left" w:pos="567"/>
                <w:tab w:val="left" w:pos="1276"/>
                <w:tab w:val="left" w:pos="2127"/>
              </w:tabs>
              <w:spacing w:before="100" w:line="276" w:lineRule="auto"/>
              <w:rPr>
                <w:del w:id="10067" w:author="Dr Mamadou SANOGO" w:date="2023-10-26T15:54:00Z"/>
                <w:rFonts w:asciiTheme="minorHAnsi" w:hAnsiTheme="minorHAnsi"/>
                <w:bCs/>
                <w:color w:val="FF0000"/>
                <w:szCs w:val="18"/>
                <w:rPrChange w:id="10068" w:author="Dr Mamadou SANOGO" w:date="2023-10-26T15:46:00Z">
                  <w:rPr>
                    <w:del w:id="10069" w:author="Dr Mamadou SANOGO" w:date="2023-10-26T15:54:00Z"/>
                    <w:rFonts w:asciiTheme="minorHAnsi" w:hAnsiTheme="minorHAnsi"/>
                    <w:bCs/>
                    <w:color w:val="000000" w:themeColor="text1"/>
                    <w:szCs w:val="18"/>
                  </w:rPr>
                </w:rPrChange>
              </w:rPr>
            </w:pPr>
            <w:del w:id="10070" w:author="Dr Mamadou SANOGO" w:date="2023-10-26T15:54:00Z">
              <w:r w:rsidRPr="00683B98" w:rsidDel="00561D9D">
                <w:rPr>
                  <w:rFonts w:asciiTheme="minorHAnsi" w:hAnsiTheme="minorHAnsi"/>
                  <w:bCs/>
                  <w:color w:val="FF0000"/>
                  <w:szCs w:val="18"/>
                  <w:rPrChange w:id="10071"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A48B883" w:rsidR="00631BF4" w:rsidRPr="00683B98" w:rsidDel="00561D9D" w:rsidRDefault="00631BF4" w:rsidP="00F26652">
            <w:pPr>
              <w:tabs>
                <w:tab w:val="left" w:pos="567"/>
                <w:tab w:val="left" w:pos="1276"/>
                <w:tab w:val="left" w:pos="2127"/>
              </w:tabs>
              <w:spacing w:before="100" w:line="276" w:lineRule="auto"/>
              <w:jc w:val="center"/>
              <w:rPr>
                <w:del w:id="10072" w:author="Dr Mamadou SANOGO" w:date="2023-10-26T15:54:00Z"/>
                <w:rFonts w:asciiTheme="minorHAnsi" w:hAnsiTheme="minorHAnsi"/>
                <w:bCs/>
                <w:color w:val="FF0000"/>
                <w:szCs w:val="18"/>
                <w:rPrChange w:id="10073" w:author="Dr Mamadou SANOGO" w:date="2023-10-26T15:46:00Z">
                  <w:rPr>
                    <w:del w:id="10074" w:author="Dr Mamadou SANOGO" w:date="2023-10-26T15:54:00Z"/>
                    <w:rFonts w:asciiTheme="minorHAnsi" w:hAnsiTheme="minorHAnsi"/>
                    <w:bCs/>
                    <w:color w:val="000000" w:themeColor="text1"/>
                    <w:szCs w:val="18"/>
                  </w:rPr>
                </w:rPrChange>
              </w:rPr>
            </w:pPr>
            <w:del w:id="10075" w:author="Dr Mamadou SANOGO" w:date="2023-10-26T15:54:00Z">
              <w:r w:rsidRPr="00683B98" w:rsidDel="00561D9D">
                <w:rPr>
                  <w:rFonts w:asciiTheme="minorHAnsi" w:hAnsiTheme="minorHAnsi"/>
                  <w:bCs/>
                  <w:color w:val="FF0000"/>
                  <w:szCs w:val="18"/>
                  <w:rPrChange w:id="10076"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72DB3FA5" w:rsidR="00631BF4" w:rsidRPr="00683B98" w:rsidDel="00561D9D" w:rsidRDefault="00631BF4" w:rsidP="00F26652">
            <w:pPr>
              <w:tabs>
                <w:tab w:val="left" w:pos="567"/>
                <w:tab w:val="left" w:pos="1276"/>
                <w:tab w:val="left" w:pos="2127"/>
              </w:tabs>
              <w:spacing w:before="100" w:line="276" w:lineRule="auto"/>
              <w:jc w:val="center"/>
              <w:rPr>
                <w:del w:id="10077" w:author="Dr Mamadou SANOGO" w:date="2023-10-26T15:54:00Z"/>
                <w:rFonts w:asciiTheme="minorHAnsi" w:hAnsiTheme="minorHAnsi"/>
                <w:bCs/>
                <w:color w:val="FF0000"/>
                <w:szCs w:val="18"/>
                <w:rPrChange w:id="10078" w:author="Dr Mamadou SANOGO" w:date="2023-10-26T15:46:00Z">
                  <w:rPr>
                    <w:del w:id="10079" w:author="Dr Mamadou SANOGO" w:date="2023-10-26T15:54:00Z"/>
                    <w:rFonts w:asciiTheme="minorHAnsi" w:hAnsiTheme="minorHAnsi"/>
                    <w:bCs/>
                    <w:color w:val="000000" w:themeColor="text1"/>
                    <w:szCs w:val="18"/>
                  </w:rPr>
                </w:rPrChange>
              </w:rPr>
            </w:pPr>
          </w:p>
        </w:tc>
        <w:tc>
          <w:tcPr>
            <w:tcW w:w="883" w:type="pct"/>
            <w:vMerge/>
            <w:tcBorders>
              <w:left w:val="single" w:sz="4" w:space="0" w:color="auto"/>
              <w:bottom w:val="single" w:sz="4" w:space="0" w:color="auto"/>
              <w:right w:val="single" w:sz="4" w:space="0" w:color="auto"/>
            </w:tcBorders>
            <w:vAlign w:val="center"/>
          </w:tcPr>
          <w:p w14:paraId="02E9BC50" w14:textId="602596C6" w:rsidR="00631BF4" w:rsidRPr="00683B98" w:rsidDel="00561D9D" w:rsidRDefault="00631BF4" w:rsidP="00F26652">
            <w:pPr>
              <w:tabs>
                <w:tab w:val="left" w:pos="567"/>
                <w:tab w:val="left" w:pos="1276"/>
                <w:tab w:val="left" w:pos="2127"/>
              </w:tabs>
              <w:spacing w:before="100" w:line="276" w:lineRule="auto"/>
              <w:rPr>
                <w:del w:id="10080" w:author="Dr Mamadou SANOGO" w:date="2023-10-26T15:54:00Z"/>
                <w:rFonts w:asciiTheme="minorHAnsi" w:hAnsiTheme="minorHAnsi"/>
                <w:bCs/>
                <w:i/>
                <w:color w:val="FF0000"/>
                <w:sz w:val="16"/>
                <w:szCs w:val="16"/>
                <w:rPrChange w:id="10081" w:author="Dr Mamadou SANOGO" w:date="2023-10-26T15:46:00Z">
                  <w:rPr>
                    <w:del w:id="10082"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bottom w:val="single" w:sz="4" w:space="0" w:color="auto"/>
              <w:right w:val="single" w:sz="4" w:space="0" w:color="auto"/>
            </w:tcBorders>
            <w:vAlign w:val="center"/>
          </w:tcPr>
          <w:p w14:paraId="5BE9FBCA" w14:textId="1D161142" w:rsidR="00631BF4" w:rsidRPr="00683B98" w:rsidDel="00561D9D" w:rsidRDefault="00631BF4" w:rsidP="00F26652">
            <w:pPr>
              <w:tabs>
                <w:tab w:val="left" w:pos="567"/>
                <w:tab w:val="left" w:pos="1276"/>
                <w:tab w:val="left" w:pos="2127"/>
              </w:tabs>
              <w:spacing w:before="100" w:line="276" w:lineRule="auto"/>
              <w:rPr>
                <w:del w:id="10083" w:author="Dr Mamadou SANOGO" w:date="2023-10-26T15:54:00Z"/>
                <w:rFonts w:asciiTheme="minorHAnsi" w:hAnsiTheme="minorHAnsi"/>
                <w:bCs/>
                <w:i/>
                <w:color w:val="FF0000"/>
                <w:sz w:val="16"/>
                <w:szCs w:val="16"/>
                <w:rPrChange w:id="10084" w:author="Dr Mamadou SANOGO" w:date="2023-10-26T15:46:00Z">
                  <w:rPr>
                    <w:del w:id="10085" w:author="Dr Mamadou SANOGO" w:date="2023-10-26T15:54:00Z"/>
                    <w:rFonts w:asciiTheme="minorHAnsi" w:hAnsiTheme="minorHAnsi"/>
                    <w:bCs/>
                    <w:i/>
                    <w:color w:val="000000" w:themeColor="text1"/>
                    <w:sz w:val="16"/>
                    <w:szCs w:val="16"/>
                  </w:rPr>
                </w:rPrChange>
              </w:rPr>
            </w:pPr>
          </w:p>
        </w:tc>
      </w:tr>
      <w:tr w:rsidR="00683B98" w:rsidRPr="00683B98" w:rsidDel="00561D9D" w14:paraId="51827CA7" w14:textId="015555B4" w:rsidTr="00F26652">
        <w:trPr>
          <w:cantSplit/>
          <w:trHeight w:val="20"/>
          <w:del w:id="10086"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43949B05" w:rsidR="00631BF4" w:rsidRPr="00683B98" w:rsidDel="00561D9D" w:rsidRDefault="00631BF4" w:rsidP="00F26652">
            <w:pPr>
              <w:tabs>
                <w:tab w:val="left" w:pos="567"/>
                <w:tab w:val="left" w:pos="1276"/>
                <w:tab w:val="left" w:pos="2127"/>
              </w:tabs>
              <w:spacing w:before="100" w:line="276" w:lineRule="auto"/>
              <w:rPr>
                <w:del w:id="10087" w:author="Dr Mamadou SANOGO" w:date="2023-10-26T15:54:00Z"/>
                <w:rFonts w:asciiTheme="minorHAnsi" w:hAnsiTheme="minorHAnsi"/>
                <w:b/>
                <w:bCs/>
                <w:color w:val="FF0000"/>
                <w:szCs w:val="16"/>
                <w:rPrChange w:id="10088" w:author="Dr Mamadou SANOGO" w:date="2023-10-26T15:46:00Z">
                  <w:rPr>
                    <w:del w:id="10089" w:author="Dr Mamadou SANOGO" w:date="2023-10-26T15:54:00Z"/>
                    <w:rFonts w:asciiTheme="minorHAnsi" w:hAnsiTheme="minorHAnsi"/>
                    <w:b/>
                    <w:bCs/>
                    <w:color w:val="000000" w:themeColor="text1"/>
                    <w:szCs w:val="16"/>
                  </w:rPr>
                </w:rPrChange>
              </w:rPr>
            </w:pPr>
            <w:del w:id="10090" w:author="Dr Mamadou SANOGO" w:date="2023-10-26T15:54:00Z">
              <w:r w:rsidRPr="00683B98" w:rsidDel="00561D9D">
                <w:rPr>
                  <w:rFonts w:asciiTheme="minorHAnsi" w:hAnsiTheme="minorHAnsi"/>
                  <w:b/>
                  <w:bCs/>
                  <w:color w:val="FF0000"/>
                  <w:szCs w:val="16"/>
                  <w:rPrChange w:id="10091"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6095936F" w:rsidR="00631BF4" w:rsidRPr="00683B98" w:rsidDel="00561D9D" w:rsidRDefault="00631BF4" w:rsidP="00F26652">
            <w:pPr>
              <w:tabs>
                <w:tab w:val="left" w:pos="567"/>
                <w:tab w:val="left" w:pos="1276"/>
                <w:tab w:val="left" w:pos="2127"/>
              </w:tabs>
              <w:spacing w:before="100" w:line="276" w:lineRule="auto"/>
              <w:rPr>
                <w:del w:id="10092" w:author="Dr Mamadou SANOGO" w:date="2023-10-26T15:54:00Z"/>
                <w:rFonts w:asciiTheme="minorHAnsi" w:hAnsiTheme="minorHAnsi"/>
                <w:b/>
                <w:bCs/>
                <w:color w:val="FF0000"/>
                <w:szCs w:val="16"/>
                <w:rPrChange w:id="10093" w:author="Dr Mamadou SANOGO" w:date="2023-10-26T15:46:00Z">
                  <w:rPr>
                    <w:del w:id="10094" w:author="Dr Mamadou SANOGO" w:date="2023-10-26T15:54:00Z"/>
                    <w:rFonts w:asciiTheme="minorHAnsi" w:hAnsiTheme="minorHAnsi"/>
                    <w:b/>
                    <w:bCs/>
                    <w:color w:val="000000" w:themeColor="text1"/>
                    <w:szCs w:val="16"/>
                  </w:rPr>
                </w:rPrChange>
              </w:rPr>
            </w:pPr>
            <w:del w:id="10095" w:author="Dr Mamadou SANOGO" w:date="2023-10-26T15:54:00Z">
              <w:r w:rsidRPr="00683B98" w:rsidDel="00561D9D">
                <w:rPr>
                  <w:rFonts w:asciiTheme="minorHAnsi" w:hAnsiTheme="minorHAnsi"/>
                  <w:b/>
                  <w:bCs/>
                  <w:color w:val="FF0000"/>
                  <w:szCs w:val="16"/>
                  <w:rPrChange w:id="10096"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545E27D" w:rsidR="00631BF4" w:rsidRPr="00683B98" w:rsidDel="00561D9D" w:rsidRDefault="00631BF4" w:rsidP="00F26652">
            <w:pPr>
              <w:tabs>
                <w:tab w:val="left" w:pos="567"/>
                <w:tab w:val="left" w:pos="1276"/>
                <w:tab w:val="left" w:pos="2127"/>
              </w:tabs>
              <w:spacing w:line="276" w:lineRule="auto"/>
              <w:rPr>
                <w:del w:id="10097" w:author="Dr Mamadou SANOGO" w:date="2023-10-26T15:54:00Z"/>
                <w:b/>
                <w:bCs/>
                <w:color w:val="FF0000"/>
                <w:szCs w:val="24"/>
                <w:lang w:eastAsia="en-US"/>
                <w:rPrChange w:id="10098" w:author="Dr Mamadou SANOGO" w:date="2023-10-26T15:46:00Z">
                  <w:rPr>
                    <w:del w:id="10099" w:author="Dr Mamadou SANOGO" w:date="2023-10-26T15:54:00Z"/>
                    <w:b/>
                    <w:bCs/>
                    <w:szCs w:val="24"/>
                    <w:lang w:eastAsia="en-US"/>
                  </w:rPr>
                </w:rPrChange>
              </w:rPr>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604631D5" w:rsidR="00631BF4" w:rsidRPr="00683B98" w:rsidDel="00561D9D" w:rsidRDefault="00631BF4" w:rsidP="00F26652">
            <w:pPr>
              <w:tabs>
                <w:tab w:val="left" w:pos="567"/>
                <w:tab w:val="left" w:pos="1276"/>
                <w:tab w:val="left" w:pos="2127"/>
              </w:tabs>
              <w:spacing w:before="100" w:line="276" w:lineRule="auto"/>
              <w:jc w:val="center"/>
              <w:rPr>
                <w:del w:id="10100" w:author="Dr Mamadou SANOGO" w:date="2023-10-26T15:54:00Z"/>
                <w:rFonts w:asciiTheme="minorHAnsi" w:hAnsiTheme="minorHAnsi"/>
                <w:b/>
                <w:bCs/>
                <w:color w:val="FF0000"/>
                <w:szCs w:val="16"/>
                <w:rPrChange w:id="10101" w:author="Dr Mamadou SANOGO" w:date="2023-10-26T15:46:00Z">
                  <w:rPr>
                    <w:del w:id="10102" w:author="Dr Mamadou SANOGO" w:date="2023-10-26T15:54:00Z"/>
                    <w:rFonts w:asciiTheme="minorHAnsi" w:hAnsiTheme="minorHAnsi"/>
                    <w:b/>
                    <w:bCs/>
                    <w:color w:val="000000" w:themeColor="text1"/>
                    <w:szCs w:val="16"/>
                  </w:rPr>
                </w:rPrChange>
              </w:rPr>
            </w:pPr>
            <w:del w:id="10103" w:author="Dr Mamadou SANOGO" w:date="2023-10-26T15:54:00Z">
              <w:r w:rsidRPr="00683B98" w:rsidDel="00561D9D">
                <w:rPr>
                  <w:rFonts w:asciiTheme="minorHAnsi" w:hAnsiTheme="minorHAnsi"/>
                  <w:b/>
                  <w:bCs/>
                  <w:color w:val="FF0000"/>
                  <w:szCs w:val="16"/>
                  <w:rPrChange w:id="10104"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1B6117AB" w:rsidR="00631BF4" w:rsidRPr="00683B98" w:rsidDel="00561D9D" w:rsidRDefault="00631BF4" w:rsidP="00F26652">
            <w:pPr>
              <w:tabs>
                <w:tab w:val="left" w:pos="567"/>
                <w:tab w:val="left" w:pos="1276"/>
                <w:tab w:val="left" w:pos="2127"/>
              </w:tabs>
              <w:spacing w:before="100" w:line="276" w:lineRule="auto"/>
              <w:jc w:val="center"/>
              <w:rPr>
                <w:del w:id="10105" w:author="Dr Mamadou SANOGO" w:date="2023-10-26T15:54:00Z"/>
                <w:rFonts w:asciiTheme="minorHAnsi" w:hAnsiTheme="minorHAnsi"/>
                <w:b/>
                <w:bCs/>
                <w:color w:val="FF0000"/>
                <w:szCs w:val="16"/>
                <w:rPrChange w:id="10106" w:author="Dr Mamadou SANOGO" w:date="2023-10-26T15:46:00Z">
                  <w:rPr>
                    <w:del w:id="10107" w:author="Dr Mamadou SANOGO" w:date="2023-10-26T15:54:00Z"/>
                    <w:rFonts w:asciiTheme="minorHAnsi" w:hAnsiTheme="minorHAnsi"/>
                    <w:b/>
                    <w:bCs/>
                    <w:color w:val="000000" w:themeColor="text1"/>
                    <w:szCs w:val="16"/>
                  </w:rPr>
                </w:rPrChange>
              </w:rPr>
            </w:pPr>
            <w:del w:id="10108" w:author="Dr Mamadou SANOGO" w:date="2023-10-26T15:54:00Z">
              <w:r w:rsidRPr="00683B98" w:rsidDel="00561D9D">
                <w:rPr>
                  <w:rFonts w:asciiTheme="minorHAnsi" w:hAnsiTheme="minorHAnsi"/>
                  <w:b/>
                  <w:bCs/>
                  <w:color w:val="FF0000"/>
                  <w:szCs w:val="16"/>
                  <w:rPrChange w:id="10109"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6D5C0E0" w:rsidR="00631BF4" w:rsidRPr="00683B98" w:rsidDel="00561D9D" w:rsidRDefault="00631BF4" w:rsidP="00F26652">
            <w:pPr>
              <w:tabs>
                <w:tab w:val="left" w:pos="567"/>
                <w:tab w:val="left" w:pos="1276"/>
                <w:tab w:val="left" w:pos="2127"/>
              </w:tabs>
              <w:spacing w:line="276" w:lineRule="auto"/>
              <w:rPr>
                <w:del w:id="10110" w:author="Dr Mamadou SANOGO" w:date="2023-10-26T15:54:00Z"/>
                <w:b/>
                <w:bCs/>
                <w:color w:val="FF0000"/>
                <w:szCs w:val="24"/>
                <w:lang w:eastAsia="en-US"/>
                <w:rPrChange w:id="10111" w:author="Dr Mamadou SANOGO" w:date="2023-10-26T15:46:00Z">
                  <w:rPr>
                    <w:del w:id="10112" w:author="Dr Mamadou SANOGO" w:date="2023-10-26T15:54:00Z"/>
                    <w:b/>
                    <w:bCs/>
                    <w:szCs w:val="24"/>
                    <w:lang w:eastAsia="en-US"/>
                  </w:rPr>
                </w:rPrChange>
              </w:rPr>
            </w:pPr>
          </w:p>
        </w:tc>
      </w:tr>
    </w:tbl>
    <w:p w14:paraId="5B169A2B" w14:textId="41C5857A" w:rsidR="00631BF4" w:rsidRPr="00683B98" w:rsidDel="00561D9D" w:rsidRDefault="00631BF4" w:rsidP="00631BF4">
      <w:pPr>
        <w:rPr>
          <w:del w:id="10113" w:author="Dr Mamadou SANOGO" w:date="2023-10-26T15:54:00Z"/>
          <w:rFonts w:eastAsiaTheme="minorHAnsi"/>
          <w:color w:val="FF0000"/>
          <w:lang w:eastAsia="en-US"/>
          <w:rPrChange w:id="10114" w:author="Dr Mamadou SANOGO" w:date="2023-10-26T15:46:00Z">
            <w:rPr>
              <w:del w:id="10115" w:author="Dr Mamadou SANOGO" w:date="2023-10-26T15:54:00Z"/>
              <w:rFonts w:eastAsiaTheme="minorHAnsi"/>
              <w:lang w:eastAsia="en-US"/>
            </w:rPr>
          </w:rPrChange>
        </w:rPr>
      </w:pPr>
    </w:p>
    <w:p w14:paraId="340F2427" w14:textId="519E5DCE" w:rsidR="00011374" w:rsidRPr="007A4AFC" w:rsidDel="00561D9D" w:rsidRDefault="00011374" w:rsidP="00011374">
      <w:pPr>
        <w:widowControl w:val="0"/>
        <w:autoSpaceDE w:val="0"/>
        <w:autoSpaceDN w:val="0"/>
        <w:adjustRightInd w:val="0"/>
        <w:spacing w:before="5" w:line="280" w:lineRule="exact"/>
        <w:ind w:right="9"/>
        <w:rPr>
          <w:del w:id="10116" w:author="Dr Mamadou SANOGO" w:date="2023-10-26T15:54:00Z"/>
          <w:color w:val="000000" w:themeColor="text1"/>
          <w:sz w:val="28"/>
          <w:szCs w:val="28"/>
          <w:rPrChange w:id="10117" w:author="Dr Mamadou SANOGO" w:date="2023-10-25T18:15:00Z">
            <w:rPr>
              <w:del w:id="10118" w:author="Dr Mamadou SANOGO" w:date="2023-10-26T15:54:00Z"/>
              <w:color w:val="000000"/>
              <w:sz w:val="28"/>
              <w:szCs w:val="28"/>
            </w:rPr>
          </w:rPrChange>
        </w:rPr>
      </w:pPr>
    </w:p>
    <w:p w14:paraId="4D99F17F" w14:textId="77777777" w:rsidR="006350A6" w:rsidRPr="007A4AFC" w:rsidRDefault="006350A6" w:rsidP="006350A6">
      <w:pPr>
        <w:shd w:val="clear" w:color="auto" w:fill="FFFFFF"/>
        <w:spacing w:line="240" w:lineRule="auto"/>
        <w:ind w:right="9"/>
        <w:jc w:val="center"/>
        <w:rPr>
          <w:ins w:id="10119" w:author="Dr Mamadou SANOGO" w:date="2023-10-25T14:40:00Z"/>
          <w:color w:val="000000" w:themeColor="text1"/>
          <w:sz w:val="28"/>
          <w:szCs w:val="28"/>
          <w:rPrChange w:id="10120" w:author="Dr Mamadou SANOGO" w:date="2023-10-25T18:15:00Z">
            <w:rPr>
              <w:ins w:id="10121" w:author="Dr Mamadou SANOGO" w:date="2023-10-25T14:40:00Z"/>
              <w:color w:val="000000"/>
              <w:sz w:val="28"/>
              <w:szCs w:val="28"/>
            </w:rPr>
          </w:rPrChange>
        </w:rPr>
      </w:pPr>
    </w:p>
    <w:p w14:paraId="15190404" w14:textId="77777777" w:rsidR="006350A6" w:rsidRPr="007A4AFC" w:rsidRDefault="006350A6" w:rsidP="006350A6">
      <w:pPr>
        <w:shd w:val="clear" w:color="auto" w:fill="FFFFFF"/>
        <w:spacing w:line="240" w:lineRule="auto"/>
        <w:ind w:right="9"/>
        <w:jc w:val="center"/>
        <w:rPr>
          <w:ins w:id="10122" w:author="Dr Mamadou SANOGO" w:date="2023-10-25T14:40:00Z"/>
          <w:color w:val="000000" w:themeColor="text1"/>
          <w:sz w:val="28"/>
          <w:szCs w:val="28"/>
          <w:rPrChange w:id="10123" w:author="Dr Mamadou SANOGO" w:date="2023-10-25T18:15:00Z">
            <w:rPr>
              <w:ins w:id="10124" w:author="Dr Mamadou SANOGO" w:date="2023-10-25T14:40:00Z"/>
              <w:color w:val="000000"/>
              <w:sz w:val="28"/>
              <w:szCs w:val="28"/>
            </w:rPr>
          </w:rPrChange>
        </w:rPr>
      </w:pPr>
    </w:p>
    <w:p w14:paraId="08BBC10C" w14:textId="03CABE83" w:rsidR="006350A6" w:rsidRPr="007A4AFC" w:rsidRDefault="00011374" w:rsidP="006350A6">
      <w:pPr>
        <w:shd w:val="clear" w:color="auto" w:fill="FFFFFF"/>
        <w:spacing w:line="240" w:lineRule="auto"/>
        <w:ind w:right="9"/>
        <w:jc w:val="center"/>
        <w:rPr>
          <w:ins w:id="10125" w:author="Dr Mamadou SANOGO" w:date="2023-10-25T14:40:00Z"/>
          <w:color w:val="000000" w:themeColor="text1"/>
          <w:sz w:val="28"/>
          <w:szCs w:val="28"/>
          <w:rPrChange w:id="10126" w:author="Dr Mamadou SANOGO" w:date="2023-10-25T18:15:00Z">
            <w:rPr>
              <w:ins w:id="10127" w:author="Dr Mamadou SANOGO" w:date="2023-10-25T14:40:00Z"/>
              <w:color w:val="000000"/>
              <w:sz w:val="28"/>
              <w:szCs w:val="28"/>
            </w:rPr>
          </w:rPrChange>
        </w:rPr>
      </w:pPr>
      <w:del w:id="10128" w:author="Cauris Cosmetics" w:date="2023-10-27T17:59:00Z">
        <w:r w:rsidRPr="007A4AFC" w:rsidDel="00FA173A">
          <w:rPr>
            <w:color w:val="000000" w:themeColor="text1"/>
            <w:sz w:val="28"/>
            <w:szCs w:val="28"/>
            <w:rPrChange w:id="10129" w:author="Dr Mamadou SANOGO" w:date="2023-10-25T18:15:00Z">
              <w:rPr>
                <w:color w:val="000000"/>
                <w:sz w:val="28"/>
                <w:szCs w:val="28"/>
              </w:rPr>
            </w:rPrChange>
          </w:rPr>
          <w:br w:type="page"/>
        </w:r>
      </w:del>
    </w:p>
    <w:p w14:paraId="376BAFDB" w14:textId="77777777" w:rsidR="006350A6" w:rsidRPr="007A4AFC" w:rsidRDefault="006350A6" w:rsidP="006350A6">
      <w:pPr>
        <w:shd w:val="clear" w:color="auto" w:fill="FFFFFF"/>
        <w:spacing w:line="240" w:lineRule="auto"/>
        <w:ind w:right="9"/>
        <w:jc w:val="center"/>
        <w:rPr>
          <w:ins w:id="10130" w:author="Dr Mamadou SANOGO" w:date="2023-10-25T14:40:00Z"/>
          <w:color w:val="000000" w:themeColor="text1"/>
          <w:sz w:val="28"/>
          <w:szCs w:val="28"/>
          <w:rPrChange w:id="10131" w:author="Dr Mamadou SANOGO" w:date="2023-10-25T18:15:00Z">
            <w:rPr>
              <w:ins w:id="10132" w:author="Dr Mamadou SANOGO" w:date="2023-10-25T14:40:00Z"/>
              <w:color w:val="000000"/>
              <w:sz w:val="28"/>
              <w:szCs w:val="28"/>
            </w:rPr>
          </w:rPrChange>
        </w:rPr>
      </w:pPr>
    </w:p>
    <w:p w14:paraId="01BC0439" w14:textId="77777777" w:rsidR="006350A6" w:rsidRPr="007A4AFC" w:rsidRDefault="006350A6" w:rsidP="006350A6">
      <w:pPr>
        <w:shd w:val="clear" w:color="auto" w:fill="FFFFFF"/>
        <w:spacing w:line="240" w:lineRule="auto"/>
        <w:ind w:right="9"/>
        <w:jc w:val="center"/>
        <w:rPr>
          <w:ins w:id="10133" w:author="Dr Mamadou SANOGO" w:date="2023-10-25T14:40:00Z"/>
          <w:color w:val="000000" w:themeColor="text1"/>
          <w:sz w:val="28"/>
          <w:szCs w:val="28"/>
          <w:rPrChange w:id="10134" w:author="Dr Mamadou SANOGO" w:date="2023-10-25T18:15:00Z">
            <w:rPr>
              <w:ins w:id="10135" w:author="Dr Mamadou SANOGO" w:date="2023-10-25T14:40:00Z"/>
              <w:color w:val="000000"/>
              <w:sz w:val="28"/>
              <w:szCs w:val="28"/>
            </w:rPr>
          </w:rPrChange>
        </w:rPr>
      </w:pPr>
    </w:p>
    <w:p w14:paraId="09F62496" w14:textId="77777777" w:rsidR="006350A6" w:rsidRPr="007A4AFC" w:rsidRDefault="006350A6" w:rsidP="006350A6">
      <w:pPr>
        <w:shd w:val="clear" w:color="auto" w:fill="FFFFFF"/>
        <w:spacing w:line="240" w:lineRule="auto"/>
        <w:ind w:right="9"/>
        <w:jc w:val="center"/>
        <w:rPr>
          <w:ins w:id="10136" w:author="Dr Mamadou SANOGO" w:date="2023-10-25T14:40:00Z"/>
          <w:color w:val="000000" w:themeColor="text1"/>
          <w:sz w:val="28"/>
          <w:szCs w:val="28"/>
          <w:rPrChange w:id="10137" w:author="Dr Mamadou SANOGO" w:date="2023-10-25T18:15:00Z">
            <w:rPr>
              <w:ins w:id="10138" w:author="Dr Mamadou SANOGO" w:date="2023-10-25T14:40:00Z"/>
              <w:color w:val="000000"/>
              <w:sz w:val="28"/>
              <w:szCs w:val="28"/>
            </w:rPr>
          </w:rPrChange>
        </w:rPr>
      </w:pPr>
    </w:p>
    <w:p w14:paraId="0E2397DC" w14:textId="77777777" w:rsidR="006350A6" w:rsidRPr="007A4AFC" w:rsidRDefault="006350A6" w:rsidP="006350A6">
      <w:pPr>
        <w:shd w:val="clear" w:color="auto" w:fill="FFFFFF"/>
        <w:spacing w:line="240" w:lineRule="auto"/>
        <w:ind w:right="9"/>
        <w:jc w:val="center"/>
        <w:rPr>
          <w:ins w:id="10139" w:author="Dr Mamadou SANOGO" w:date="2023-10-25T14:40:00Z"/>
          <w:color w:val="000000" w:themeColor="text1"/>
          <w:sz w:val="28"/>
          <w:szCs w:val="28"/>
          <w:rPrChange w:id="10140" w:author="Dr Mamadou SANOGO" w:date="2023-10-25T18:15:00Z">
            <w:rPr>
              <w:ins w:id="10141" w:author="Dr Mamadou SANOGO" w:date="2023-10-25T14:40:00Z"/>
              <w:color w:val="000000"/>
              <w:sz w:val="28"/>
              <w:szCs w:val="28"/>
            </w:rPr>
          </w:rPrChange>
        </w:rPr>
      </w:pPr>
    </w:p>
    <w:p w14:paraId="6BF8DD7E" w14:textId="77777777" w:rsidR="006350A6" w:rsidRPr="007A4AFC" w:rsidRDefault="006350A6" w:rsidP="006350A6">
      <w:pPr>
        <w:shd w:val="clear" w:color="auto" w:fill="FFFFFF"/>
        <w:spacing w:line="240" w:lineRule="auto"/>
        <w:ind w:right="9"/>
        <w:jc w:val="center"/>
        <w:rPr>
          <w:ins w:id="10142" w:author="Dr Mamadou SANOGO" w:date="2023-10-25T14:40:00Z"/>
          <w:color w:val="000000" w:themeColor="text1"/>
          <w:sz w:val="28"/>
          <w:szCs w:val="28"/>
          <w:rPrChange w:id="10143" w:author="Dr Mamadou SANOGO" w:date="2023-10-25T18:15:00Z">
            <w:rPr>
              <w:ins w:id="10144" w:author="Dr Mamadou SANOGO" w:date="2023-10-25T14:40:00Z"/>
              <w:color w:val="000000"/>
              <w:sz w:val="28"/>
              <w:szCs w:val="28"/>
            </w:rPr>
          </w:rPrChange>
        </w:rPr>
      </w:pPr>
    </w:p>
    <w:p w14:paraId="18063E2B" w14:textId="77777777" w:rsidR="006350A6" w:rsidRPr="007A4AFC" w:rsidRDefault="006350A6" w:rsidP="006350A6">
      <w:pPr>
        <w:shd w:val="clear" w:color="auto" w:fill="FFFFFF"/>
        <w:spacing w:line="240" w:lineRule="auto"/>
        <w:ind w:right="9"/>
        <w:jc w:val="center"/>
        <w:rPr>
          <w:ins w:id="10145" w:author="Dr Mamadou SANOGO" w:date="2023-10-25T14:40:00Z"/>
          <w:color w:val="000000" w:themeColor="text1"/>
          <w:sz w:val="28"/>
          <w:szCs w:val="28"/>
          <w:rPrChange w:id="10146" w:author="Dr Mamadou SANOGO" w:date="2023-10-25T18:15:00Z">
            <w:rPr>
              <w:ins w:id="10147" w:author="Dr Mamadou SANOGO" w:date="2023-10-25T14:40:00Z"/>
              <w:color w:val="000000"/>
              <w:sz w:val="28"/>
              <w:szCs w:val="28"/>
            </w:rPr>
          </w:rPrChange>
        </w:rPr>
      </w:pPr>
    </w:p>
    <w:p w14:paraId="11F15E3F" w14:textId="77777777" w:rsidR="006350A6" w:rsidRPr="007A4AFC" w:rsidRDefault="006350A6" w:rsidP="006350A6">
      <w:pPr>
        <w:shd w:val="clear" w:color="auto" w:fill="FFFFFF"/>
        <w:spacing w:line="240" w:lineRule="auto"/>
        <w:ind w:right="9"/>
        <w:jc w:val="center"/>
        <w:rPr>
          <w:ins w:id="10148" w:author="Dr Mamadou SANOGO" w:date="2023-10-25T14:40:00Z"/>
          <w:color w:val="000000" w:themeColor="text1"/>
          <w:sz w:val="28"/>
          <w:szCs w:val="28"/>
          <w:rPrChange w:id="10149" w:author="Dr Mamadou SANOGO" w:date="2023-10-25T18:15:00Z">
            <w:rPr>
              <w:ins w:id="10150" w:author="Dr Mamadou SANOGO" w:date="2023-10-25T14:40:00Z"/>
              <w:color w:val="000000"/>
              <w:sz w:val="28"/>
              <w:szCs w:val="28"/>
            </w:rPr>
          </w:rPrChange>
        </w:rPr>
      </w:pPr>
    </w:p>
    <w:p w14:paraId="06177DED" w14:textId="77777777" w:rsidR="006350A6" w:rsidRPr="007A4AFC" w:rsidRDefault="006350A6" w:rsidP="006350A6">
      <w:pPr>
        <w:shd w:val="clear" w:color="auto" w:fill="FFFFFF"/>
        <w:spacing w:line="240" w:lineRule="auto"/>
        <w:ind w:right="9"/>
        <w:jc w:val="center"/>
        <w:rPr>
          <w:ins w:id="10151" w:author="Dr Mamadou SANOGO" w:date="2023-10-25T14:40:00Z"/>
          <w:color w:val="000000" w:themeColor="text1"/>
          <w:sz w:val="28"/>
          <w:szCs w:val="28"/>
          <w:rPrChange w:id="10152" w:author="Dr Mamadou SANOGO" w:date="2023-10-25T18:15:00Z">
            <w:rPr>
              <w:ins w:id="10153" w:author="Dr Mamadou SANOGO" w:date="2023-10-25T14:40:00Z"/>
              <w:color w:val="000000"/>
              <w:sz w:val="28"/>
              <w:szCs w:val="28"/>
            </w:rPr>
          </w:rPrChange>
        </w:rPr>
      </w:pPr>
    </w:p>
    <w:p w14:paraId="39CD88E6" w14:textId="025FB652" w:rsidR="006350A6" w:rsidRPr="007A4AFC" w:rsidRDefault="006350A6" w:rsidP="006350A6">
      <w:pPr>
        <w:shd w:val="clear" w:color="auto" w:fill="FFFFFF"/>
        <w:spacing w:line="240" w:lineRule="auto"/>
        <w:ind w:right="9"/>
        <w:jc w:val="center"/>
        <w:rPr>
          <w:ins w:id="10154" w:author="Dr Mamadou SANOGO" w:date="2023-10-25T14:40:00Z"/>
          <w:color w:val="000000" w:themeColor="text1"/>
          <w:sz w:val="28"/>
          <w:szCs w:val="28"/>
          <w:rPrChange w:id="10155" w:author="Dr Mamadou SANOGO" w:date="2023-10-25T18:15:00Z">
            <w:rPr>
              <w:ins w:id="10156" w:author="Dr Mamadou SANOGO" w:date="2023-10-25T14:40:00Z"/>
              <w:color w:val="000000"/>
              <w:sz w:val="28"/>
              <w:szCs w:val="28"/>
            </w:rPr>
          </w:rPrChange>
        </w:rPr>
      </w:pPr>
    </w:p>
    <w:p w14:paraId="2CE21306" w14:textId="0A22A965" w:rsidR="006350A6" w:rsidRPr="007A4AFC" w:rsidRDefault="006350A6" w:rsidP="006350A6">
      <w:pPr>
        <w:shd w:val="clear" w:color="auto" w:fill="FFFFFF"/>
        <w:spacing w:line="240" w:lineRule="auto"/>
        <w:ind w:right="9"/>
        <w:jc w:val="center"/>
        <w:rPr>
          <w:ins w:id="10157" w:author="Dr Mamadou SANOGO" w:date="2023-10-25T14:40:00Z"/>
          <w:color w:val="000000" w:themeColor="text1"/>
          <w:sz w:val="28"/>
          <w:szCs w:val="28"/>
          <w:rPrChange w:id="10158" w:author="Dr Mamadou SANOGO" w:date="2023-10-25T18:15:00Z">
            <w:rPr>
              <w:ins w:id="10159" w:author="Dr Mamadou SANOGO" w:date="2023-10-25T14:40:00Z"/>
              <w:color w:val="000000"/>
              <w:sz w:val="28"/>
              <w:szCs w:val="28"/>
            </w:rPr>
          </w:rPrChange>
        </w:rPr>
      </w:pPr>
    </w:p>
    <w:p w14:paraId="6EC949CF" w14:textId="40E92C65" w:rsidR="006350A6" w:rsidRPr="007A4AFC" w:rsidRDefault="006350A6" w:rsidP="006350A6">
      <w:pPr>
        <w:shd w:val="clear" w:color="auto" w:fill="FFFFFF"/>
        <w:spacing w:line="240" w:lineRule="auto"/>
        <w:ind w:right="9"/>
        <w:jc w:val="center"/>
        <w:rPr>
          <w:ins w:id="10160" w:author="Dr Mamadou SANOGO" w:date="2023-10-25T14:40:00Z"/>
          <w:color w:val="000000" w:themeColor="text1"/>
          <w:sz w:val="28"/>
          <w:szCs w:val="28"/>
          <w:rPrChange w:id="10161" w:author="Dr Mamadou SANOGO" w:date="2023-10-25T18:15:00Z">
            <w:rPr>
              <w:ins w:id="10162" w:author="Dr Mamadou SANOGO" w:date="2023-10-25T14:40:00Z"/>
              <w:color w:val="000000"/>
              <w:sz w:val="28"/>
              <w:szCs w:val="28"/>
            </w:rPr>
          </w:rPrChange>
        </w:rPr>
      </w:pPr>
    </w:p>
    <w:p w14:paraId="4C58EC77" w14:textId="77777777" w:rsidR="006350A6" w:rsidRPr="007A4AFC" w:rsidRDefault="006350A6" w:rsidP="006350A6">
      <w:pPr>
        <w:shd w:val="clear" w:color="auto" w:fill="FFFFFF"/>
        <w:spacing w:line="240" w:lineRule="auto"/>
        <w:ind w:right="9"/>
        <w:jc w:val="center"/>
        <w:rPr>
          <w:ins w:id="10163" w:author="Dr Mamadou SANOGO" w:date="2023-10-25T14:40:00Z"/>
          <w:color w:val="000000" w:themeColor="text1"/>
          <w:sz w:val="28"/>
          <w:szCs w:val="28"/>
          <w:rPrChange w:id="10164" w:author="Dr Mamadou SANOGO" w:date="2023-10-25T18:15:00Z">
            <w:rPr>
              <w:ins w:id="10165" w:author="Dr Mamadou SANOGO" w:date="2023-10-25T14:40:00Z"/>
              <w:color w:val="000000"/>
              <w:sz w:val="28"/>
              <w:szCs w:val="28"/>
            </w:rPr>
          </w:rPrChange>
        </w:rPr>
      </w:pPr>
    </w:p>
    <w:p w14:paraId="4ABE5106" w14:textId="77777777" w:rsidR="006350A6" w:rsidRPr="007A4AFC" w:rsidRDefault="006350A6" w:rsidP="006350A6">
      <w:pPr>
        <w:shd w:val="clear" w:color="auto" w:fill="FFFFFF"/>
        <w:spacing w:line="240" w:lineRule="auto"/>
        <w:ind w:right="9"/>
        <w:jc w:val="center"/>
        <w:rPr>
          <w:ins w:id="10166" w:author="Dr Mamadou SANOGO" w:date="2023-10-25T14:40:00Z"/>
          <w:color w:val="000000" w:themeColor="text1"/>
          <w:sz w:val="28"/>
          <w:szCs w:val="28"/>
          <w:rPrChange w:id="10167" w:author="Dr Mamadou SANOGO" w:date="2023-10-25T18:15:00Z">
            <w:rPr>
              <w:ins w:id="10168" w:author="Dr Mamadou SANOGO" w:date="2023-10-25T14:40:00Z"/>
              <w:color w:val="000000"/>
              <w:sz w:val="28"/>
              <w:szCs w:val="28"/>
            </w:rPr>
          </w:rPrChange>
        </w:rPr>
      </w:pPr>
    </w:p>
    <w:p w14:paraId="422E9195" w14:textId="58BFA233" w:rsidR="006350A6" w:rsidRPr="007A4AFC" w:rsidRDefault="006350A6" w:rsidP="006350A6">
      <w:pPr>
        <w:shd w:val="clear" w:color="auto" w:fill="FFFFFF"/>
        <w:spacing w:line="240" w:lineRule="auto"/>
        <w:ind w:right="9"/>
        <w:jc w:val="center"/>
        <w:rPr>
          <w:ins w:id="10169" w:author="Dr Mamadou SANOGO" w:date="2023-10-25T14:39:00Z"/>
          <w:rFonts w:eastAsiaTheme="minorHAnsi"/>
          <w:b/>
          <w:color w:val="000000" w:themeColor="text1"/>
          <w:sz w:val="44"/>
          <w:lang w:eastAsia="en-US"/>
          <w:rPrChange w:id="10170" w:author="Dr Mamadou SANOGO" w:date="2023-10-25T18:15:00Z">
            <w:rPr>
              <w:ins w:id="10171" w:author="Dr Mamadou SANOGO" w:date="2023-10-25T14:39:00Z"/>
              <w:rFonts w:eastAsiaTheme="minorHAnsi"/>
              <w:b/>
              <w:sz w:val="44"/>
              <w:lang w:eastAsia="en-US"/>
            </w:rPr>
          </w:rPrChange>
        </w:rPr>
      </w:pPr>
      <w:ins w:id="10172" w:author="Dr Mamadou SANOGO" w:date="2023-10-25T14:39:00Z">
        <w:r w:rsidRPr="007A4AFC">
          <w:rPr>
            <w:rFonts w:eastAsiaTheme="minorHAnsi"/>
            <w:b/>
            <w:color w:val="000000" w:themeColor="text1"/>
            <w:sz w:val="44"/>
            <w:lang w:eastAsia="en-US"/>
            <w:rPrChange w:id="10173" w:author="Dr Mamadou SANOGO" w:date="2023-10-25T18:15:00Z">
              <w:rPr>
                <w:rFonts w:eastAsiaTheme="minorHAnsi"/>
                <w:b/>
                <w:sz w:val="44"/>
                <w:lang w:eastAsia="en-US"/>
              </w:rPr>
            </w:rPrChange>
          </w:rPr>
          <w:t xml:space="preserve">Annexe n°008 : </w:t>
        </w:r>
      </w:ins>
      <w:ins w:id="10174" w:author="Dr Mamadou SANOGO" w:date="2023-10-25T14:40:00Z">
        <w:r w:rsidRPr="007A4AFC">
          <w:rPr>
            <w:rFonts w:eastAsiaTheme="minorHAnsi"/>
            <w:b/>
            <w:color w:val="000000" w:themeColor="text1"/>
            <w:sz w:val="44"/>
            <w:lang w:eastAsia="en-US"/>
            <w:rPrChange w:id="10175" w:author="Dr Mamadou SANOGO" w:date="2023-10-25T18:15:00Z">
              <w:rPr>
                <w:rFonts w:eastAsiaTheme="minorHAnsi"/>
                <w:b/>
                <w:sz w:val="44"/>
                <w:lang w:eastAsia="en-US"/>
              </w:rPr>
            </w:rPrChange>
          </w:rPr>
          <w:t>Décision de création</w:t>
        </w:r>
      </w:ins>
    </w:p>
    <w:p w14:paraId="481517B1" w14:textId="0F93CF48" w:rsidR="006350A6" w:rsidRPr="007A4AFC" w:rsidRDefault="00502781" w:rsidP="006350A6">
      <w:pPr>
        <w:shd w:val="clear" w:color="auto" w:fill="FFFFFF"/>
        <w:spacing w:line="240" w:lineRule="auto"/>
        <w:ind w:right="9"/>
        <w:jc w:val="center"/>
        <w:rPr>
          <w:ins w:id="10176" w:author="Dr Mamadou SANOGO" w:date="2023-10-25T14:36:00Z"/>
          <w:color w:val="000000" w:themeColor="text1"/>
          <w:sz w:val="28"/>
          <w:szCs w:val="28"/>
          <w:rPrChange w:id="10177" w:author="Dr Mamadou SANOGO" w:date="2023-10-25T18:15:00Z">
            <w:rPr>
              <w:ins w:id="10178" w:author="Dr Mamadou SANOGO" w:date="2023-10-25T14:36:00Z"/>
              <w:color w:val="000000"/>
              <w:sz w:val="28"/>
              <w:szCs w:val="28"/>
            </w:rPr>
          </w:rPrChange>
        </w:rPr>
      </w:pPr>
      <w:r w:rsidRPr="007A4AFC">
        <w:rPr>
          <w:color w:val="000000" w:themeColor="text1"/>
          <w:sz w:val="28"/>
          <w:szCs w:val="28"/>
          <w:rPrChange w:id="10179" w:author="Dr Mamadou SANOGO" w:date="2023-10-25T18:15:00Z">
            <w:rPr>
              <w:color w:val="000000"/>
              <w:sz w:val="28"/>
              <w:szCs w:val="28"/>
            </w:rPr>
          </w:rPrChange>
        </w:rPr>
        <w:br w:type="page"/>
      </w:r>
    </w:p>
    <w:p w14:paraId="46757C6D" w14:textId="77777777" w:rsidR="006350A6" w:rsidRPr="007A4AFC" w:rsidRDefault="006350A6" w:rsidP="006350A6">
      <w:pPr>
        <w:shd w:val="clear" w:color="auto" w:fill="FFFFFF"/>
        <w:spacing w:line="240" w:lineRule="auto"/>
        <w:ind w:right="9"/>
        <w:jc w:val="center"/>
        <w:rPr>
          <w:ins w:id="10180" w:author="Dr Mamadou SANOGO" w:date="2023-10-25T14:36:00Z"/>
          <w:color w:val="000000" w:themeColor="text1"/>
          <w:sz w:val="28"/>
          <w:szCs w:val="28"/>
          <w:rPrChange w:id="10181" w:author="Dr Mamadou SANOGO" w:date="2023-10-25T18:15:00Z">
            <w:rPr>
              <w:ins w:id="10182" w:author="Dr Mamadou SANOGO" w:date="2023-10-25T14:36:00Z"/>
              <w:color w:val="000000"/>
              <w:sz w:val="28"/>
              <w:szCs w:val="28"/>
            </w:rPr>
          </w:rPrChange>
        </w:rPr>
      </w:pPr>
    </w:p>
    <w:p w14:paraId="368E651F" w14:textId="77777777" w:rsidR="006350A6" w:rsidRPr="007A4AFC" w:rsidRDefault="006350A6" w:rsidP="006350A6">
      <w:pPr>
        <w:shd w:val="clear" w:color="auto" w:fill="FFFFFF"/>
        <w:spacing w:line="240" w:lineRule="auto"/>
        <w:ind w:right="9"/>
        <w:jc w:val="center"/>
        <w:rPr>
          <w:ins w:id="10183" w:author="Dr Mamadou SANOGO" w:date="2023-10-25T14:36:00Z"/>
          <w:color w:val="000000" w:themeColor="text1"/>
          <w:sz w:val="28"/>
          <w:szCs w:val="28"/>
          <w:rPrChange w:id="10184" w:author="Dr Mamadou SANOGO" w:date="2023-10-25T18:15:00Z">
            <w:rPr>
              <w:ins w:id="10185" w:author="Dr Mamadou SANOGO" w:date="2023-10-25T14:36:00Z"/>
              <w:color w:val="000000"/>
              <w:sz w:val="28"/>
              <w:szCs w:val="28"/>
            </w:rPr>
          </w:rPrChange>
        </w:rPr>
      </w:pPr>
    </w:p>
    <w:p w14:paraId="43CE58B8" w14:textId="77777777" w:rsidR="006350A6" w:rsidRPr="007A4AFC" w:rsidRDefault="006350A6" w:rsidP="006350A6">
      <w:pPr>
        <w:shd w:val="clear" w:color="auto" w:fill="FFFFFF"/>
        <w:spacing w:line="240" w:lineRule="auto"/>
        <w:ind w:right="9"/>
        <w:jc w:val="center"/>
        <w:rPr>
          <w:ins w:id="10186" w:author="Dr Mamadou SANOGO" w:date="2023-10-25T14:36:00Z"/>
          <w:color w:val="000000" w:themeColor="text1"/>
          <w:sz w:val="28"/>
          <w:szCs w:val="28"/>
          <w:rPrChange w:id="10187" w:author="Dr Mamadou SANOGO" w:date="2023-10-25T18:15:00Z">
            <w:rPr>
              <w:ins w:id="10188" w:author="Dr Mamadou SANOGO" w:date="2023-10-25T14:36:00Z"/>
              <w:color w:val="000000"/>
              <w:sz w:val="28"/>
              <w:szCs w:val="28"/>
            </w:rPr>
          </w:rPrChange>
        </w:rPr>
      </w:pPr>
    </w:p>
    <w:p w14:paraId="50CF8674" w14:textId="77777777" w:rsidR="006350A6" w:rsidRPr="007A4AFC" w:rsidRDefault="006350A6" w:rsidP="006350A6">
      <w:pPr>
        <w:shd w:val="clear" w:color="auto" w:fill="FFFFFF"/>
        <w:spacing w:line="240" w:lineRule="auto"/>
        <w:ind w:right="9"/>
        <w:jc w:val="center"/>
        <w:rPr>
          <w:ins w:id="10189" w:author="Dr Mamadou SANOGO" w:date="2023-10-25T14:36:00Z"/>
          <w:color w:val="000000" w:themeColor="text1"/>
          <w:sz w:val="28"/>
          <w:szCs w:val="28"/>
          <w:rPrChange w:id="10190" w:author="Dr Mamadou SANOGO" w:date="2023-10-25T18:15:00Z">
            <w:rPr>
              <w:ins w:id="10191" w:author="Dr Mamadou SANOGO" w:date="2023-10-25T14:36:00Z"/>
              <w:color w:val="000000"/>
              <w:sz w:val="28"/>
              <w:szCs w:val="28"/>
            </w:rPr>
          </w:rPrChange>
        </w:rPr>
      </w:pPr>
    </w:p>
    <w:p w14:paraId="409CE888" w14:textId="77777777" w:rsidR="006350A6" w:rsidRPr="007A4AFC" w:rsidRDefault="006350A6" w:rsidP="006350A6">
      <w:pPr>
        <w:shd w:val="clear" w:color="auto" w:fill="FFFFFF"/>
        <w:spacing w:line="240" w:lineRule="auto"/>
        <w:ind w:right="9"/>
        <w:jc w:val="center"/>
        <w:rPr>
          <w:ins w:id="10192" w:author="Dr Mamadou SANOGO" w:date="2023-10-25T14:36:00Z"/>
          <w:color w:val="000000" w:themeColor="text1"/>
          <w:sz w:val="28"/>
          <w:szCs w:val="28"/>
          <w:rPrChange w:id="10193" w:author="Dr Mamadou SANOGO" w:date="2023-10-25T18:15:00Z">
            <w:rPr>
              <w:ins w:id="10194" w:author="Dr Mamadou SANOGO" w:date="2023-10-25T14:36:00Z"/>
              <w:color w:val="000000"/>
              <w:sz w:val="28"/>
              <w:szCs w:val="28"/>
            </w:rPr>
          </w:rPrChange>
        </w:rPr>
      </w:pPr>
    </w:p>
    <w:p w14:paraId="4414F228" w14:textId="77777777" w:rsidR="006350A6" w:rsidRPr="007A4AFC" w:rsidRDefault="006350A6" w:rsidP="006350A6">
      <w:pPr>
        <w:shd w:val="clear" w:color="auto" w:fill="FFFFFF"/>
        <w:spacing w:line="240" w:lineRule="auto"/>
        <w:ind w:right="9"/>
        <w:jc w:val="center"/>
        <w:rPr>
          <w:ins w:id="10195" w:author="Dr Mamadou SANOGO" w:date="2023-10-25T14:36:00Z"/>
          <w:color w:val="000000" w:themeColor="text1"/>
          <w:sz w:val="28"/>
          <w:szCs w:val="28"/>
          <w:rPrChange w:id="10196" w:author="Dr Mamadou SANOGO" w:date="2023-10-25T18:15:00Z">
            <w:rPr>
              <w:ins w:id="10197" w:author="Dr Mamadou SANOGO" w:date="2023-10-25T14:36:00Z"/>
              <w:color w:val="000000"/>
              <w:sz w:val="28"/>
              <w:szCs w:val="28"/>
            </w:rPr>
          </w:rPrChange>
        </w:rPr>
      </w:pPr>
    </w:p>
    <w:p w14:paraId="625A8ECD" w14:textId="77777777" w:rsidR="006350A6" w:rsidRPr="007A4AFC" w:rsidRDefault="006350A6" w:rsidP="006350A6">
      <w:pPr>
        <w:shd w:val="clear" w:color="auto" w:fill="FFFFFF"/>
        <w:spacing w:line="240" w:lineRule="auto"/>
        <w:ind w:right="9"/>
        <w:jc w:val="center"/>
        <w:rPr>
          <w:ins w:id="10198" w:author="Dr Mamadou SANOGO" w:date="2023-10-25T14:36:00Z"/>
          <w:color w:val="000000" w:themeColor="text1"/>
          <w:sz w:val="28"/>
          <w:szCs w:val="28"/>
          <w:rPrChange w:id="10199" w:author="Dr Mamadou SANOGO" w:date="2023-10-25T18:15:00Z">
            <w:rPr>
              <w:ins w:id="10200" w:author="Dr Mamadou SANOGO" w:date="2023-10-25T14:36:00Z"/>
              <w:color w:val="000000"/>
              <w:sz w:val="28"/>
              <w:szCs w:val="28"/>
            </w:rPr>
          </w:rPrChange>
        </w:rPr>
      </w:pPr>
    </w:p>
    <w:p w14:paraId="10E5F65D" w14:textId="77777777" w:rsidR="006350A6" w:rsidRPr="007A4AFC" w:rsidRDefault="006350A6" w:rsidP="006350A6">
      <w:pPr>
        <w:shd w:val="clear" w:color="auto" w:fill="FFFFFF"/>
        <w:spacing w:line="240" w:lineRule="auto"/>
        <w:ind w:right="9"/>
        <w:jc w:val="center"/>
        <w:rPr>
          <w:ins w:id="10201" w:author="Dr Mamadou SANOGO" w:date="2023-10-25T14:36:00Z"/>
          <w:color w:val="000000" w:themeColor="text1"/>
          <w:sz w:val="28"/>
          <w:szCs w:val="28"/>
          <w:rPrChange w:id="10202" w:author="Dr Mamadou SANOGO" w:date="2023-10-25T18:15:00Z">
            <w:rPr>
              <w:ins w:id="10203" w:author="Dr Mamadou SANOGO" w:date="2023-10-25T14:36:00Z"/>
              <w:color w:val="000000"/>
              <w:sz w:val="28"/>
              <w:szCs w:val="28"/>
            </w:rPr>
          </w:rPrChange>
        </w:rPr>
      </w:pPr>
    </w:p>
    <w:p w14:paraId="7358571C" w14:textId="77777777" w:rsidR="006350A6" w:rsidRPr="007A4AFC" w:rsidRDefault="006350A6" w:rsidP="006350A6">
      <w:pPr>
        <w:shd w:val="clear" w:color="auto" w:fill="FFFFFF"/>
        <w:spacing w:line="240" w:lineRule="auto"/>
        <w:ind w:right="9"/>
        <w:jc w:val="center"/>
        <w:rPr>
          <w:ins w:id="10204" w:author="Dr Mamadou SANOGO" w:date="2023-10-25T14:36:00Z"/>
          <w:color w:val="000000" w:themeColor="text1"/>
          <w:sz w:val="28"/>
          <w:szCs w:val="28"/>
          <w:rPrChange w:id="10205" w:author="Dr Mamadou SANOGO" w:date="2023-10-25T18:15:00Z">
            <w:rPr>
              <w:ins w:id="10206" w:author="Dr Mamadou SANOGO" w:date="2023-10-25T14:36:00Z"/>
              <w:color w:val="000000"/>
              <w:sz w:val="28"/>
              <w:szCs w:val="28"/>
            </w:rPr>
          </w:rPrChange>
        </w:rPr>
      </w:pPr>
    </w:p>
    <w:p w14:paraId="4A4929B3" w14:textId="701B11B4" w:rsidR="006350A6" w:rsidRPr="007A4AFC" w:rsidRDefault="006350A6" w:rsidP="006350A6">
      <w:pPr>
        <w:shd w:val="clear" w:color="auto" w:fill="FFFFFF"/>
        <w:spacing w:line="240" w:lineRule="auto"/>
        <w:ind w:right="9"/>
        <w:jc w:val="center"/>
        <w:rPr>
          <w:ins w:id="10207" w:author="Dr Mamadou SANOGO" w:date="2023-10-25T14:41:00Z"/>
          <w:color w:val="000000" w:themeColor="text1"/>
          <w:sz w:val="28"/>
          <w:szCs w:val="28"/>
          <w:rPrChange w:id="10208" w:author="Dr Mamadou SANOGO" w:date="2023-10-25T18:15:00Z">
            <w:rPr>
              <w:ins w:id="10209" w:author="Dr Mamadou SANOGO" w:date="2023-10-25T14:41:00Z"/>
              <w:color w:val="000000"/>
              <w:sz w:val="28"/>
              <w:szCs w:val="28"/>
            </w:rPr>
          </w:rPrChange>
        </w:rPr>
      </w:pPr>
    </w:p>
    <w:p w14:paraId="59830912" w14:textId="24B8F699" w:rsidR="006350A6" w:rsidRPr="007A4AFC" w:rsidRDefault="006350A6" w:rsidP="006350A6">
      <w:pPr>
        <w:shd w:val="clear" w:color="auto" w:fill="FFFFFF"/>
        <w:spacing w:line="240" w:lineRule="auto"/>
        <w:ind w:right="9"/>
        <w:jc w:val="center"/>
        <w:rPr>
          <w:ins w:id="10210" w:author="Dr Mamadou SANOGO" w:date="2023-10-25T14:41:00Z"/>
          <w:color w:val="000000" w:themeColor="text1"/>
          <w:sz w:val="28"/>
          <w:szCs w:val="28"/>
          <w:rPrChange w:id="10211" w:author="Dr Mamadou SANOGO" w:date="2023-10-25T18:15:00Z">
            <w:rPr>
              <w:ins w:id="10212" w:author="Dr Mamadou SANOGO" w:date="2023-10-25T14:41:00Z"/>
              <w:color w:val="000000"/>
              <w:sz w:val="28"/>
              <w:szCs w:val="28"/>
            </w:rPr>
          </w:rPrChange>
        </w:rPr>
      </w:pPr>
    </w:p>
    <w:p w14:paraId="66D91157" w14:textId="12A49B38" w:rsidR="006350A6" w:rsidRPr="007A4AFC" w:rsidRDefault="006350A6" w:rsidP="006350A6">
      <w:pPr>
        <w:shd w:val="clear" w:color="auto" w:fill="FFFFFF"/>
        <w:spacing w:line="240" w:lineRule="auto"/>
        <w:ind w:right="9"/>
        <w:jc w:val="center"/>
        <w:rPr>
          <w:ins w:id="10213" w:author="Dr Mamadou SANOGO" w:date="2023-10-25T14:41:00Z"/>
          <w:color w:val="000000" w:themeColor="text1"/>
          <w:sz w:val="28"/>
          <w:szCs w:val="28"/>
          <w:rPrChange w:id="10214" w:author="Dr Mamadou SANOGO" w:date="2023-10-25T18:15:00Z">
            <w:rPr>
              <w:ins w:id="10215" w:author="Dr Mamadou SANOGO" w:date="2023-10-25T14:41:00Z"/>
              <w:color w:val="000000"/>
              <w:sz w:val="28"/>
              <w:szCs w:val="28"/>
            </w:rPr>
          </w:rPrChange>
        </w:rPr>
      </w:pPr>
    </w:p>
    <w:p w14:paraId="4FE368C4" w14:textId="01B3DD1E" w:rsidR="006350A6" w:rsidRPr="007A4AFC" w:rsidRDefault="006350A6" w:rsidP="006350A6">
      <w:pPr>
        <w:shd w:val="clear" w:color="auto" w:fill="FFFFFF"/>
        <w:spacing w:line="240" w:lineRule="auto"/>
        <w:ind w:right="9"/>
        <w:jc w:val="center"/>
        <w:rPr>
          <w:ins w:id="10216" w:author="Dr Mamadou SANOGO" w:date="2023-10-25T14:41:00Z"/>
          <w:color w:val="000000" w:themeColor="text1"/>
          <w:sz w:val="28"/>
          <w:szCs w:val="28"/>
          <w:rPrChange w:id="10217" w:author="Dr Mamadou SANOGO" w:date="2023-10-25T18:15:00Z">
            <w:rPr>
              <w:ins w:id="10218" w:author="Dr Mamadou SANOGO" w:date="2023-10-25T14:41:00Z"/>
              <w:color w:val="000000"/>
              <w:sz w:val="28"/>
              <w:szCs w:val="28"/>
            </w:rPr>
          </w:rPrChange>
        </w:rPr>
      </w:pPr>
    </w:p>
    <w:p w14:paraId="6C368AF5" w14:textId="42DA3265" w:rsidR="006350A6" w:rsidRPr="007A4AFC" w:rsidRDefault="006350A6" w:rsidP="006350A6">
      <w:pPr>
        <w:shd w:val="clear" w:color="auto" w:fill="FFFFFF"/>
        <w:spacing w:line="240" w:lineRule="auto"/>
        <w:ind w:right="9"/>
        <w:jc w:val="center"/>
        <w:rPr>
          <w:ins w:id="10219" w:author="Dr Mamadou SANOGO" w:date="2023-10-25T14:41:00Z"/>
          <w:color w:val="000000" w:themeColor="text1"/>
          <w:sz w:val="28"/>
          <w:szCs w:val="28"/>
          <w:rPrChange w:id="10220" w:author="Dr Mamadou SANOGO" w:date="2023-10-25T18:15:00Z">
            <w:rPr>
              <w:ins w:id="10221" w:author="Dr Mamadou SANOGO" w:date="2023-10-25T14:41:00Z"/>
              <w:color w:val="000000"/>
              <w:sz w:val="28"/>
              <w:szCs w:val="28"/>
            </w:rPr>
          </w:rPrChange>
        </w:rPr>
      </w:pPr>
    </w:p>
    <w:p w14:paraId="47CC1825" w14:textId="7257E6DF" w:rsidR="006350A6" w:rsidRPr="007A4AFC" w:rsidRDefault="006350A6" w:rsidP="006350A6">
      <w:pPr>
        <w:shd w:val="clear" w:color="auto" w:fill="FFFFFF"/>
        <w:spacing w:line="240" w:lineRule="auto"/>
        <w:ind w:right="9"/>
        <w:jc w:val="center"/>
        <w:rPr>
          <w:ins w:id="10222" w:author="Dr Mamadou SANOGO" w:date="2023-10-25T14:41:00Z"/>
          <w:color w:val="000000" w:themeColor="text1"/>
          <w:sz w:val="28"/>
          <w:szCs w:val="28"/>
          <w:rPrChange w:id="10223" w:author="Dr Mamadou SANOGO" w:date="2023-10-25T18:15:00Z">
            <w:rPr>
              <w:ins w:id="10224" w:author="Dr Mamadou SANOGO" w:date="2023-10-25T14:41:00Z"/>
              <w:color w:val="000000"/>
              <w:sz w:val="28"/>
              <w:szCs w:val="28"/>
            </w:rPr>
          </w:rPrChange>
        </w:rPr>
      </w:pPr>
    </w:p>
    <w:p w14:paraId="3140F385" w14:textId="4074EBC8" w:rsidR="006350A6" w:rsidRPr="007A4AFC" w:rsidRDefault="006350A6" w:rsidP="006350A6">
      <w:pPr>
        <w:shd w:val="clear" w:color="auto" w:fill="FFFFFF"/>
        <w:spacing w:line="240" w:lineRule="auto"/>
        <w:ind w:right="9"/>
        <w:jc w:val="center"/>
        <w:rPr>
          <w:ins w:id="10225" w:author="Dr Mamadou SANOGO" w:date="2023-10-25T14:41:00Z"/>
          <w:color w:val="000000" w:themeColor="text1"/>
          <w:sz w:val="28"/>
          <w:szCs w:val="28"/>
          <w:rPrChange w:id="10226" w:author="Dr Mamadou SANOGO" w:date="2023-10-25T18:15:00Z">
            <w:rPr>
              <w:ins w:id="10227" w:author="Dr Mamadou SANOGO" w:date="2023-10-25T14:41:00Z"/>
              <w:color w:val="000000"/>
              <w:sz w:val="28"/>
              <w:szCs w:val="28"/>
            </w:rPr>
          </w:rPrChange>
        </w:rPr>
      </w:pPr>
    </w:p>
    <w:p w14:paraId="608621D5" w14:textId="2940C4D9" w:rsidR="006350A6" w:rsidRPr="007A4AFC" w:rsidRDefault="006350A6" w:rsidP="006350A6">
      <w:pPr>
        <w:shd w:val="clear" w:color="auto" w:fill="FFFFFF"/>
        <w:spacing w:line="240" w:lineRule="auto"/>
        <w:ind w:right="9"/>
        <w:jc w:val="center"/>
        <w:rPr>
          <w:ins w:id="10228" w:author="Dr Mamadou SANOGO" w:date="2023-10-25T14:41:00Z"/>
          <w:color w:val="000000" w:themeColor="text1"/>
          <w:sz w:val="28"/>
          <w:szCs w:val="28"/>
          <w:rPrChange w:id="10229" w:author="Dr Mamadou SANOGO" w:date="2023-10-25T18:15:00Z">
            <w:rPr>
              <w:ins w:id="10230" w:author="Dr Mamadou SANOGO" w:date="2023-10-25T14:41:00Z"/>
              <w:color w:val="000000"/>
              <w:sz w:val="28"/>
              <w:szCs w:val="28"/>
            </w:rPr>
          </w:rPrChange>
        </w:rPr>
      </w:pPr>
    </w:p>
    <w:p w14:paraId="34CC8A81" w14:textId="192B2E71" w:rsidR="006350A6" w:rsidRPr="007A4AFC" w:rsidRDefault="006350A6" w:rsidP="006350A6">
      <w:pPr>
        <w:shd w:val="clear" w:color="auto" w:fill="FFFFFF"/>
        <w:spacing w:line="240" w:lineRule="auto"/>
        <w:ind w:right="9"/>
        <w:jc w:val="center"/>
        <w:rPr>
          <w:ins w:id="10231" w:author="Dr Mamadou SANOGO" w:date="2023-10-25T14:41:00Z"/>
          <w:color w:val="000000" w:themeColor="text1"/>
          <w:sz w:val="28"/>
          <w:szCs w:val="28"/>
          <w:rPrChange w:id="10232" w:author="Dr Mamadou SANOGO" w:date="2023-10-25T18:15:00Z">
            <w:rPr>
              <w:ins w:id="10233" w:author="Dr Mamadou SANOGO" w:date="2023-10-25T14:41:00Z"/>
              <w:color w:val="000000"/>
              <w:sz w:val="28"/>
              <w:szCs w:val="28"/>
            </w:rPr>
          </w:rPrChange>
        </w:rPr>
      </w:pPr>
    </w:p>
    <w:p w14:paraId="28A15DEC" w14:textId="62F383CA" w:rsidR="006350A6" w:rsidRPr="007A4AFC" w:rsidRDefault="006350A6" w:rsidP="006350A6">
      <w:pPr>
        <w:shd w:val="clear" w:color="auto" w:fill="FFFFFF"/>
        <w:spacing w:line="240" w:lineRule="auto"/>
        <w:ind w:right="9"/>
        <w:jc w:val="center"/>
        <w:rPr>
          <w:ins w:id="10234" w:author="Dr Mamadou SANOGO" w:date="2023-10-25T14:41:00Z"/>
          <w:color w:val="000000" w:themeColor="text1"/>
          <w:sz w:val="28"/>
          <w:szCs w:val="28"/>
          <w:rPrChange w:id="10235" w:author="Dr Mamadou SANOGO" w:date="2023-10-25T18:15:00Z">
            <w:rPr>
              <w:ins w:id="10236" w:author="Dr Mamadou SANOGO" w:date="2023-10-25T14:41:00Z"/>
              <w:color w:val="000000"/>
              <w:sz w:val="28"/>
              <w:szCs w:val="28"/>
            </w:rPr>
          </w:rPrChange>
        </w:rPr>
      </w:pPr>
    </w:p>
    <w:p w14:paraId="3313D89D" w14:textId="0F913B70" w:rsidR="006350A6" w:rsidRPr="007A4AFC" w:rsidRDefault="006350A6" w:rsidP="006350A6">
      <w:pPr>
        <w:shd w:val="clear" w:color="auto" w:fill="FFFFFF"/>
        <w:spacing w:line="240" w:lineRule="auto"/>
        <w:ind w:right="9"/>
        <w:jc w:val="center"/>
        <w:rPr>
          <w:ins w:id="10237" w:author="Dr Mamadou SANOGO" w:date="2023-10-25T14:41:00Z"/>
          <w:color w:val="000000" w:themeColor="text1"/>
          <w:sz w:val="28"/>
          <w:szCs w:val="28"/>
          <w:rPrChange w:id="10238" w:author="Dr Mamadou SANOGO" w:date="2023-10-25T18:15:00Z">
            <w:rPr>
              <w:ins w:id="10239" w:author="Dr Mamadou SANOGO" w:date="2023-10-25T14:41:00Z"/>
              <w:color w:val="000000"/>
              <w:sz w:val="28"/>
              <w:szCs w:val="28"/>
            </w:rPr>
          </w:rPrChange>
        </w:rPr>
      </w:pPr>
    </w:p>
    <w:p w14:paraId="51A1F919" w14:textId="43C11D08" w:rsidR="006350A6" w:rsidRPr="007A4AFC" w:rsidRDefault="006350A6" w:rsidP="006350A6">
      <w:pPr>
        <w:shd w:val="clear" w:color="auto" w:fill="FFFFFF"/>
        <w:spacing w:line="240" w:lineRule="auto"/>
        <w:ind w:right="9"/>
        <w:jc w:val="center"/>
        <w:rPr>
          <w:ins w:id="10240" w:author="Dr Mamadou SANOGO" w:date="2023-10-25T14:41:00Z"/>
          <w:color w:val="000000" w:themeColor="text1"/>
          <w:sz w:val="28"/>
          <w:szCs w:val="28"/>
          <w:rPrChange w:id="10241" w:author="Dr Mamadou SANOGO" w:date="2023-10-25T18:15:00Z">
            <w:rPr>
              <w:ins w:id="10242" w:author="Dr Mamadou SANOGO" w:date="2023-10-25T14:41:00Z"/>
              <w:color w:val="000000"/>
              <w:sz w:val="28"/>
              <w:szCs w:val="28"/>
            </w:rPr>
          </w:rPrChange>
        </w:rPr>
      </w:pPr>
    </w:p>
    <w:p w14:paraId="6283875B" w14:textId="1CD1ABCF" w:rsidR="006350A6" w:rsidRPr="007A4AFC" w:rsidRDefault="006350A6" w:rsidP="006350A6">
      <w:pPr>
        <w:shd w:val="clear" w:color="auto" w:fill="FFFFFF"/>
        <w:spacing w:line="240" w:lineRule="auto"/>
        <w:ind w:right="9"/>
        <w:jc w:val="center"/>
        <w:rPr>
          <w:ins w:id="10243" w:author="Dr Mamadou SANOGO" w:date="2023-10-25T14:41:00Z"/>
          <w:color w:val="000000" w:themeColor="text1"/>
          <w:sz w:val="28"/>
          <w:szCs w:val="28"/>
          <w:rPrChange w:id="10244" w:author="Dr Mamadou SANOGO" w:date="2023-10-25T18:15:00Z">
            <w:rPr>
              <w:ins w:id="10245" w:author="Dr Mamadou SANOGO" w:date="2023-10-25T14:41:00Z"/>
              <w:color w:val="000000"/>
              <w:sz w:val="28"/>
              <w:szCs w:val="28"/>
            </w:rPr>
          </w:rPrChange>
        </w:rPr>
      </w:pPr>
    </w:p>
    <w:p w14:paraId="32B8DD12" w14:textId="340EB1D5" w:rsidR="006350A6" w:rsidRPr="007A4AFC" w:rsidRDefault="006350A6" w:rsidP="006350A6">
      <w:pPr>
        <w:shd w:val="clear" w:color="auto" w:fill="FFFFFF"/>
        <w:spacing w:line="240" w:lineRule="auto"/>
        <w:ind w:right="9"/>
        <w:jc w:val="center"/>
        <w:rPr>
          <w:ins w:id="10246" w:author="Dr Mamadou SANOGO" w:date="2023-10-25T14:41:00Z"/>
          <w:color w:val="000000" w:themeColor="text1"/>
          <w:sz w:val="28"/>
          <w:szCs w:val="28"/>
          <w:rPrChange w:id="10247" w:author="Dr Mamadou SANOGO" w:date="2023-10-25T18:15:00Z">
            <w:rPr>
              <w:ins w:id="10248" w:author="Dr Mamadou SANOGO" w:date="2023-10-25T14:41:00Z"/>
              <w:color w:val="000000"/>
              <w:sz w:val="28"/>
              <w:szCs w:val="28"/>
            </w:rPr>
          </w:rPrChange>
        </w:rPr>
      </w:pPr>
    </w:p>
    <w:p w14:paraId="32C8F7B2" w14:textId="5542C251" w:rsidR="006350A6" w:rsidRPr="007A4AFC" w:rsidRDefault="006350A6" w:rsidP="006350A6">
      <w:pPr>
        <w:shd w:val="clear" w:color="auto" w:fill="FFFFFF"/>
        <w:spacing w:line="240" w:lineRule="auto"/>
        <w:ind w:right="9"/>
        <w:jc w:val="center"/>
        <w:rPr>
          <w:ins w:id="10249" w:author="Dr Mamadou SANOGO" w:date="2023-10-25T14:41:00Z"/>
          <w:color w:val="000000" w:themeColor="text1"/>
          <w:sz w:val="28"/>
          <w:szCs w:val="28"/>
          <w:rPrChange w:id="10250" w:author="Dr Mamadou SANOGO" w:date="2023-10-25T18:15:00Z">
            <w:rPr>
              <w:ins w:id="10251" w:author="Dr Mamadou SANOGO" w:date="2023-10-25T14:41:00Z"/>
              <w:color w:val="000000"/>
              <w:sz w:val="28"/>
              <w:szCs w:val="28"/>
            </w:rPr>
          </w:rPrChange>
        </w:rPr>
      </w:pPr>
    </w:p>
    <w:p w14:paraId="7D2573AA" w14:textId="66604C16" w:rsidR="006350A6" w:rsidRPr="007A4AFC" w:rsidRDefault="006350A6" w:rsidP="006350A6">
      <w:pPr>
        <w:shd w:val="clear" w:color="auto" w:fill="FFFFFF"/>
        <w:spacing w:line="240" w:lineRule="auto"/>
        <w:ind w:right="9"/>
        <w:jc w:val="center"/>
        <w:rPr>
          <w:ins w:id="10252" w:author="Dr Mamadou SANOGO" w:date="2023-10-25T14:41:00Z"/>
          <w:color w:val="000000" w:themeColor="text1"/>
          <w:sz w:val="28"/>
          <w:szCs w:val="28"/>
          <w:rPrChange w:id="10253" w:author="Dr Mamadou SANOGO" w:date="2023-10-25T18:15:00Z">
            <w:rPr>
              <w:ins w:id="10254" w:author="Dr Mamadou SANOGO" w:date="2023-10-25T14:41:00Z"/>
              <w:color w:val="000000"/>
              <w:sz w:val="28"/>
              <w:szCs w:val="28"/>
            </w:rPr>
          </w:rPrChange>
        </w:rPr>
      </w:pPr>
    </w:p>
    <w:p w14:paraId="1753DD55" w14:textId="00327A26" w:rsidR="006350A6" w:rsidRPr="007A4AFC" w:rsidRDefault="006350A6" w:rsidP="006350A6">
      <w:pPr>
        <w:shd w:val="clear" w:color="auto" w:fill="FFFFFF"/>
        <w:spacing w:line="240" w:lineRule="auto"/>
        <w:ind w:right="9"/>
        <w:jc w:val="center"/>
        <w:rPr>
          <w:ins w:id="10255" w:author="Dr Mamadou SANOGO" w:date="2023-10-25T14:41:00Z"/>
          <w:color w:val="000000" w:themeColor="text1"/>
          <w:sz w:val="28"/>
          <w:szCs w:val="28"/>
          <w:rPrChange w:id="10256" w:author="Dr Mamadou SANOGO" w:date="2023-10-25T18:15:00Z">
            <w:rPr>
              <w:ins w:id="10257" w:author="Dr Mamadou SANOGO" w:date="2023-10-25T14:41:00Z"/>
              <w:color w:val="000000"/>
              <w:sz w:val="28"/>
              <w:szCs w:val="28"/>
            </w:rPr>
          </w:rPrChange>
        </w:rPr>
      </w:pPr>
    </w:p>
    <w:p w14:paraId="2B84AAB2" w14:textId="25279326" w:rsidR="006350A6" w:rsidRPr="007A4AFC" w:rsidRDefault="006350A6" w:rsidP="006350A6">
      <w:pPr>
        <w:shd w:val="clear" w:color="auto" w:fill="FFFFFF"/>
        <w:spacing w:line="240" w:lineRule="auto"/>
        <w:ind w:right="9"/>
        <w:jc w:val="center"/>
        <w:rPr>
          <w:ins w:id="10258" w:author="Dr Mamadou SANOGO" w:date="2023-10-25T14:41:00Z"/>
          <w:color w:val="000000" w:themeColor="text1"/>
          <w:sz w:val="28"/>
          <w:szCs w:val="28"/>
          <w:rPrChange w:id="10259" w:author="Dr Mamadou SANOGO" w:date="2023-10-25T18:15:00Z">
            <w:rPr>
              <w:ins w:id="10260" w:author="Dr Mamadou SANOGO" w:date="2023-10-25T14:41:00Z"/>
              <w:color w:val="000000"/>
              <w:sz w:val="28"/>
              <w:szCs w:val="28"/>
            </w:rPr>
          </w:rPrChange>
        </w:rPr>
      </w:pPr>
    </w:p>
    <w:p w14:paraId="7A44DD96" w14:textId="58FDE2F5" w:rsidR="006350A6" w:rsidRPr="007A4AFC" w:rsidRDefault="006350A6" w:rsidP="006350A6">
      <w:pPr>
        <w:shd w:val="clear" w:color="auto" w:fill="FFFFFF"/>
        <w:spacing w:line="240" w:lineRule="auto"/>
        <w:ind w:right="9"/>
        <w:jc w:val="center"/>
        <w:rPr>
          <w:ins w:id="10261" w:author="Dr Mamadou SANOGO" w:date="2023-10-25T14:41:00Z"/>
          <w:color w:val="000000" w:themeColor="text1"/>
          <w:sz w:val="28"/>
          <w:szCs w:val="28"/>
          <w:rPrChange w:id="10262" w:author="Dr Mamadou SANOGO" w:date="2023-10-25T18:15:00Z">
            <w:rPr>
              <w:ins w:id="10263" w:author="Dr Mamadou SANOGO" w:date="2023-10-25T14:41:00Z"/>
              <w:color w:val="000000"/>
              <w:sz w:val="28"/>
              <w:szCs w:val="28"/>
            </w:rPr>
          </w:rPrChange>
        </w:rPr>
      </w:pPr>
    </w:p>
    <w:p w14:paraId="1EF8B93B" w14:textId="2B70ECC2" w:rsidR="006350A6" w:rsidRPr="007A4AFC" w:rsidRDefault="006350A6" w:rsidP="006350A6">
      <w:pPr>
        <w:shd w:val="clear" w:color="auto" w:fill="FFFFFF"/>
        <w:spacing w:line="240" w:lineRule="auto"/>
        <w:ind w:right="9"/>
        <w:jc w:val="center"/>
        <w:rPr>
          <w:ins w:id="10264" w:author="Dr Mamadou SANOGO" w:date="2023-10-25T14:41:00Z"/>
          <w:color w:val="000000" w:themeColor="text1"/>
          <w:sz w:val="28"/>
          <w:szCs w:val="28"/>
          <w:rPrChange w:id="10265" w:author="Dr Mamadou SANOGO" w:date="2023-10-25T18:15:00Z">
            <w:rPr>
              <w:ins w:id="10266" w:author="Dr Mamadou SANOGO" w:date="2023-10-25T14:41:00Z"/>
              <w:color w:val="000000"/>
              <w:sz w:val="28"/>
              <w:szCs w:val="28"/>
            </w:rPr>
          </w:rPrChange>
        </w:rPr>
      </w:pPr>
    </w:p>
    <w:p w14:paraId="2637A9D1" w14:textId="28A5D4CC" w:rsidR="006350A6" w:rsidRPr="007A4AFC" w:rsidRDefault="006350A6" w:rsidP="006350A6">
      <w:pPr>
        <w:shd w:val="clear" w:color="auto" w:fill="FFFFFF"/>
        <w:spacing w:line="240" w:lineRule="auto"/>
        <w:ind w:right="9"/>
        <w:jc w:val="center"/>
        <w:rPr>
          <w:ins w:id="10267" w:author="Dr Mamadou SANOGO" w:date="2023-10-25T14:41:00Z"/>
          <w:color w:val="000000" w:themeColor="text1"/>
          <w:sz w:val="28"/>
          <w:szCs w:val="28"/>
          <w:rPrChange w:id="10268" w:author="Dr Mamadou SANOGO" w:date="2023-10-25T18:15:00Z">
            <w:rPr>
              <w:ins w:id="10269" w:author="Dr Mamadou SANOGO" w:date="2023-10-25T14:41:00Z"/>
              <w:color w:val="000000"/>
              <w:sz w:val="28"/>
              <w:szCs w:val="28"/>
            </w:rPr>
          </w:rPrChange>
        </w:rPr>
      </w:pPr>
    </w:p>
    <w:p w14:paraId="7CE167C7" w14:textId="3212F791" w:rsidR="006350A6" w:rsidRPr="007A4AFC" w:rsidRDefault="006350A6" w:rsidP="006350A6">
      <w:pPr>
        <w:shd w:val="clear" w:color="auto" w:fill="FFFFFF"/>
        <w:spacing w:line="240" w:lineRule="auto"/>
        <w:ind w:right="9"/>
        <w:jc w:val="center"/>
        <w:rPr>
          <w:ins w:id="10270" w:author="Dr Mamadou SANOGO" w:date="2023-10-25T14:41:00Z"/>
          <w:color w:val="000000" w:themeColor="text1"/>
          <w:sz w:val="28"/>
          <w:szCs w:val="28"/>
          <w:rPrChange w:id="10271" w:author="Dr Mamadou SANOGO" w:date="2023-10-25T18:15:00Z">
            <w:rPr>
              <w:ins w:id="10272" w:author="Dr Mamadou SANOGO" w:date="2023-10-25T14:41:00Z"/>
              <w:color w:val="000000"/>
              <w:sz w:val="28"/>
              <w:szCs w:val="28"/>
            </w:rPr>
          </w:rPrChange>
        </w:rPr>
      </w:pPr>
    </w:p>
    <w:p w14:paraId="1CB05117" w14:textId="540EAB96" w:rsidR="006350A6" w:rsidRPr="007A4AFC" w:rsidRDefault="006350A6" w:rsidP="006350A6">
      <w:pPr>
        <w:shd w:val="clear" w:color="auto" w:fill="FFFFFF"/>
        <w:spacing w:line="240" w:lineRule="auto"/>
        <w:ind w:right="9"/>
        <w:jc w:val="center"/>
        <w:rPr>
          <w:ins w:id="10273" w:author="Dr Mamadou SANOGO" w:date="2023-10-25T14:41:00Z"/>
          <w:color w:val="000000" w:themeColor="text1"/>
          <w:sz w:val="28"/>
          <w:szCs w:val="28"/>
          <w:rPrChange w:id="10274" w:author="Dr Mamadou SANOGO" w:date="2023-10-25T18:15:00Z">
            <w:rPr>
              <w:ins w:id="10275" w:author="Dr Mamadou SANOGO" w:date="2023-10-25T14:41:00Z"/>
              <w:color w:val="000000"/>
              <w:sz w:val="28"/>
              <w:szCs w:val="28"/>
            </w:rPr>
          </w:rPrChange>
        </w:rPr>
      </w:pPr>
    </w:p>
    <w:p w14:paraId="51D9722B" w14:textId="6C4A096F" w:rsidR="006350A6" w:rsidRPr="007A4AFC" w:rsidRDefault="006350A6" w:rsidP="006350A6">
      <w:pPr>
        <w:shd w:val="clear" w:color="auto" w:fill="FFFFFF"/>
        <w:spacing w:line="240" w:lineRule="auto"/>
        <w:ind w:right="9"/>
        <w:jc w:val="center"/>
        <w:rPr>
          <w:ins w:id="10276" w:author="Dr Mamadou SANOGO" w:date="2023-10-25T14:41:00Z"/>
          <w:color w:val="000000" w:themeColor="text1"/>
          <w:sz w:val="28"/>
          <w:szCs w:val="28"/>
          <w:rPrChange w:id="10277" w:author="Dr Mamadou SANOGO" w:date="2023-10-25T18:15:00Z">
            <w:rPr>
              <w:ins w:id="10278" w:author="Dr Mamadou SANOGO" w:date="2023-10-25T14:41:00Z"/>
              <w:color w:val="000000"/>
              <w:sz w:val="28"/>
              <w:szCs w:val="28"/>
            </w:rPr>
          </w:rPrChange>
        </w:rPr>
      </w:pPr>
    </w:p>
    <w:p w14:paraId="6F58DAD3" w14:textId="46E2B9CE" w:rsidR="006350A6" w:rsidRPr="007A4AFC" w:rsidRDefault="006350A6" w:rsidP="006350A6">
      <w:pPr>
        <w:shd w:val="clear" w:color="auto" w:fill="FFFFFF"/>
        <w:spacing w:line="240" w:lineRule="auto"/>
        <w:ind w:right="9"/>
        <w:jc w:val="center"/>
        <w:rPr>
          <w:ins w:id="10279" w:author="Dr Mamadou SANOGO" w:date="2023-10-25T14:41:00Z"/>
          <w:color w:val="000000" w:themeColor="text1"/>
          <w:sz w:val="28"/>
          <w:szCs w:val="28"/>
          <w:rPrChange w:id="10280" w:author="Dr Mamadou SANOGO" w:date="2023-10-25T18:15:00Z">
            <w:rPr>
              <w:ins w:id="10281" w:author="Dr Mamadou SANOGO" w:date="2023-10-25T14:41:00Z"/>
              <w:color w:val="000000"/>
              <w:sz w:val="28"/>
              <w:szCs w:val="28"/>
            </w:rPr>
          </w:rPrChange>
        </w:rPr>
      </w:pPr>
    </w:p>
    <w:p w14:paraId="02FEF4A6" w14:textId="3C00E992" w:rsidR="006350A6" w:rsidRPr="007A4AFC" w:rsidRDefault="006350A6" w:rsidP="006350A6">
      <w:pPr>
        <w:shd w:val="clear" w:color="auto" w:fill="FFFFFF"/>
        <w:spacing w:line="240" w:lineRule="auto"/>
        <w:ind w:right="9"/>
        <w:jc w:val="center"/>
        <w:rPr>
          <w:ins w:id="10282" w:author="Dr Mamadou SANOGO" w:date="2023-10-25T14:41:00Z"/>
          <w:color w:val="000000" w:themeColor="text1"/>
          <w:sz w:val="28"/>
          <w:szCs w:val="28"/>
          <w:rPrChange w:id="10283" w:author="Dr Mamadou SANOGO" w:date="2023-10-25T18:15:00Z">
            <w:rPr>
              <w:ins w:id="10284" w:author="Dr Mamadou SANOGO" w:date="2023-10-25T14:41:00Z"/>
              <w:color w:val="000000"/>
              <w:sz w:val="28"/>
              <w:szCs w:val="28"/>
            </w:rPr>
          </w:rPrChange>
        </w:rPr>
      </w:pPr>
    </w:p>
    <w:p w14:paraId="0A0D692C" w14:textId="4B564DBD" w:rsidR="006350A6" w:rsidRPr="007A4AFC" w:rsidRDefault="006350A6" w:rsidP="006350A6">
      <w:pPr>
        <w:shd w:val="clear" w:color="auto" w:fill="FFFFFF"/>
        <w:spacing w:line="240" w:lineRule="auto"/>
        <w:ind w:right="9"/>
        <w:jc w:val="center"/>
        <w:rPr>
          <w:ins w:id="10285" w:author="Dr Mamadou SANOGO" w:date="2023-10-25T14:41:00Z"/>
          <w:color w:val="000000" w:themeColor="text1"/>
          <w:sz w:val="28"/>
          <w:szCs w:val="28"/>
          <w:rPrChange w:id="10286" w:author="Dr Mamadou SANOGO" w:date="2023-10-25T18:15:00Z">
            <w:rPr>
              <w:ins w:id="10287" w:author="Dr Mamadou SANOGO" w:date="2023-10-25T14:41:00Z"/>
              <w:color w:val="000000"/>
              <w:sz w:val="28"/>
              <w:szCs w:val="28"/>
            </w:rPr>
          </w:rPrChange>
        </w:rPr>
      </w:pPr>
    </w:p>
    <w:p w14:paraId="48F1371B" w14:textId="26DB5C87" w:rsidR="006350A6" w:rsidRPr="007A4AFC" w:rsidRDefault="006350A6" w:rsidP="006350A6">
      <w:pPr>
        <w:shd w:val="clear" w:color="auto" w:fill="FFFFFF"/>
        <w:spacing w:line="240" w:lineRule="auto"/>
        <w:ind w:right="9"/>
        <w:jc w:val="center"/>
        <w:rPr>
          <w:ins w:id="10288" w:author="Dr Mamadou SANOGO" w:date="2023-10-25T14:41:00Z"/>
          <w:color w:val="000000" w:themeColor="text1"/>
          <w:sz w:val="28"/>
          <w:szCs w:val="28"/>
          <w:rPrChange w:id="10289" w:author="Dr Mamadou SANOGO" w:date="2023-10-25T18:15:00Z">
            <w:rPr>
              <w:ins w:id="10290" w:author="Dr Mamadou SANOGO" w:date="2023-10-25T14:41:00Z"/>
              <w:color w:val="000000"/>
              <w:sz w:val="28"/>
              <w:szCs w:val="28"/>
            </w:rPr>
          </w:rPrChange>
        </w:rPr>
      </w:pPr>
    </w:p>
    <w:p w14:paraId="48796FCC" w14:textId="5C326CA9" w:rsidR="006350A6" w:rsidRPr="007A4AFC" w:rsidRDefault="006350A6" w:rsidP="006350A6">
      <w:pPr>
        <w:shd w:val="clear" w:color="auto" w:fill="FFFFFF"/>
        <w:spacing w:line="240" w:lineRule="auto"/>
        <w:ind w:right="9"/>
        <w:jc w:val="center"/>
        <w:rPr>
          <w:ins w:id="10291" w:author="Dr Mamadou SANOGO" w:date="2023-10-25T14:41:00Z"/>
          <w:color w:val="000000" w:themeColor="text1"/>
          <w:sz w:val="28"/>
          <w:szCs w:val="28"/>
          <w:rPrChange w:id="10292" w:author="Dr Mamadou SANOGO" w:date="2023-10-25T18:15:00Z">
            <w:rPr>
              <w:ins w:id="10293" w:author="Dr Mamadou SANOGO" w:date="2023-10-25T14:41:00Z"/>
              <w:color w:val="000000"/>
              <w:sz w:val="28"/>
              <w:szCs w:val="28"/>
            </w:rPr>
          </w:rPrChange>
        </w:rPr>
      </w:pPr>
    </w:p>
    <w:p w14:paraId="157F7261" w14:textId="0C0A1AD8" w:rsidR="006350A6" w:rsidRPr="007A4AFC" w:rsidRDefault="006350A6" w:rsidP="006350A6">
      <w:pPr>
        <w:shd w:val="clear" w:color="auto" w:fill="FFFFFF"/>
        <w:spacing w:line="240" w:lineRule="auto"/>
        <w:ind w:right="9"/>
        <w:jc w:val="center"/>
        <w:rPr>
          <w:ins w:id="10294" w:author="Dr Mamadou SANOGO" w:date="2023-10-25T14:41:00Z"/>
          <w:color w:val="000000" w:themeColor="text1"/>
          <w:sz w:val="28"/>
          <w:szCs w:val="28"/>
          <w:rPrChange w:id="10295" w:author="Dr Mamadou SANOGO" w:date="2023-10-25T18:15:00Z">
            <w:rPr>
              <w:ins w:id="10296" w:author="Dr Mamadou SANOGO" w:date="2023-10-25T14:41:00Z"/>
              <w:color w:val="000000"/>
              <w:sz w:val="28"/>
              <w:szCs w:val="28"/>
            </w:rPr>
          </w:rPrChange>
        </w:rPr>
      </w:pPr>
    </w:p>
    <w:p w14:paraId="7AB48836" w14:textId="0BBDEAF9" w:rsidR="006350A6" w:rsidRPr="007A4AFC" w:rsidRDefault="006350A6" w:rsidP="006350A6">
      <w:pPr>
        <w:shd w:val="clear" w:color="auto" w:fill="FFFFFF"/>
        <w:spacing w:line="240" w:lineRule="auto"/>
        <w:ind w:right="9"/>
        <w:jc w:val="center"/>
        <w:rPr>
          <w:ins w:id="10297" w:author="Dr Mamadou SANOGO" w:date="2023-10-25T14:41:00Z"/>
          <w:color w:val="000000" w:themeColor="text1"/>
          <w:sz w:val="28"/>
          <w:szCs w:val="28"/>
          <w:rPrChange w:id="10298" w:author="Dr Mamadou SANOGO" w:date="2023-10-25T18:15:00Z">
            <w:rPr>
              <w:ins w:id="10299" w:author="Dr Mamadou SANOGO" w:date="2023-10-25T14:41:00Z"/>
              <w:color w:val="000000"/>
              <w:sz w:val="28"/>
              <w:szCs w:val="28"/>
            </w:rPr>
          </w:rPrChange>
        </w:rPr>
      </w:pPr>
    </w:p>
    <w:p w14:paraId="0FEBFEF8" w14:textId="71D2482A" w:rsidR="006350A6" w:rsidRPr="007A4AFC" w:rsidRDefault="006350A6" w:rsidP="006350A6">
      <w:pPr>
        <w:shd w:val="clear" w:color="auto" w:fill="FFFFFF"/>
        <w:spacing w:line="240" w:lineRule="auto"/>
        <w:ind w:right="9"/>
        <w:jc w:val="center"/>
        <w:rPr>
          <w:ins w:id="10300" w:author="Dr Mamadou SANOGO" w:date="2023-10-25T14:41:00Z"/>
          <w:color w:val="000000" w:themeColor="text1"/>
          <w:sz w:val="28"/>
          <w:szCs w:val="28"/>
          <w:rPrChange w:id="10301" w:author="Dr Mamadou SANOGO" w:date="2023-10-25T18:15:00Z">
            <w:rPr>
              <w:ins w:id="10302" w:author="Dr Mamadou SANOGO" w:date="2023-10-25T14:41:00Z"/>
              <w:color w:val="000000"/>
              <w:sz w:val="28"/>
              <w:szCs w:val="28"/>
            </w:rPr>
          </w:rPrChange>
        </w:rPr>
      </w:pPr>
    </w:p>
    <w:p w14:paraId="2B275D5C" w14:textId="671AB3D4" w:rsidR="006350A6" w:rsidRPr="007A4AFC" w:rsidRDefault="006350A6" w:rsidP="006350A6">
      <w:pPr>
        <w:shd w:val="clear" w:color="auto" w:fill="FFFFFF"/>
        <w:spacing w:line="240" w:lineRule="auto"/>
        <w:ind w:right="9"/>
        <w:jc w:val="center"/>
        <w:rPr>
          <w:ins w:id="10303" w:author="Dr Mamadou SANOGO" w:date="2023-10-25T14:41:00Z"/>
          <w:color w:val="000000" w:themeColor="text1"/>
          <w:sz w:val="28"/>
          <w:szCs w:val="28"/>
          <w:rPrChange w:id="10304" w:author="Dr Mamadou SANOGO" w:date="2023-10-25T18:15:00Z">
            <w:rPr>
              <w:ins w:id="10305" w:author="Dr Mamadou SANOGO" w:date="2023-10-25T14:41:00Z"/>
              <w:color w:val="000000"/>
              <w:sz w:val="28"/>
              <w:szCs w:val="28"/>
            </w:rPr>
          </w:rPrChange>
        </w:rPr>
      </w:pPr>
    </w:p>
    <w:p w14:paraId="0671BDFC" w14:textId="6FFEDE8F" w:rsidR="006350A6" w:rsidRPr="007A4AFC" w:rsidRDefault="006350A6" w:rsidP="006350A6">
      <w:pPr>
        <w:shd w:val="clear" w:color="auto" w:fill="FFFFFF"/>
        <w:spacing w:line="240" w:lineRule="auto"/>
        <w:ind w:right="9"/>
        <w:jc w:val="center"/>
        <w:rPr>
          <w:ins w:id="10306" w:author="Dr Mamadou SANOGO" w:date="2023-10-25T14:41:00Z"/>
          <w:color w:val="000000" w:themeColor="text1"/>
          <w:sz w:val="28"/>
          <w:szCs w:val="28"/>
          <w:rPrChange w:id="10307" w:author="Dr Mamadou SANOGO" w:date="2023-10-25T18:15:00Z">
            <w:rPr>
              <w:ins w:id="10308" w:author="Dr Mamadou SANOGO" w:date="2023-10-25T14:41:00Z"/>
              <w:color w:val="000000"/>
              <w:sz w:val="28"/>
              <w:szCs w:val="28"/>
            </w:rPr>
          </w:rPrChange>
        </w:rPr>
      </w:pPr>
    </w:p>
    <w:p w14:paraId="1FACFF66" w14:textId="01C83E6E" w:rsidR="006350A6" w:rsidRPr="007A4AFC" w:rsidRDefault="006350A6" w:rsidP="006350A6">
      <w:pPr>
        <w:shd w:val="clear" w:color="auto" w:fill="FFFFFF"/>
        <w:spacing w:line="240" w:lineRule="auto"/>
        <w:ind w:right="9"/>
        <w:jc w:val="center"/>
        <w:rPr>
          <w:ins w:id="10309" w:author="Dr Mamadou SANOGO" w:date="2023-10-25T14:41:00Z"/>
          <w:color w:val="000000" w:themeColor="text1"/>
          <w:sz w:val="28"/>
          <w:szCs w:val="28"/>
          <w:rPrChange w:id="10310" w:author="Dr Mamadou SANOGO" w:date="2023-10-25T18:15:00Z">
            <w:rPr>
              <w:ins w:id="10311" w:author="Dr Mamadou SANOGO" w:date="2023-10-25T14:41:00Z"/>
              <w:color w:val="000000"/>
              <w:sz w:val="28"/>
              <w:szCs w:val="28"/>
            </w:rPr>
          </w:rPrChange>
        </w:rPr>
      </w:pPr>
    </w:p>
    <w:p w14:paraId="7A0FC0D3" w14:textId="65DFAA71" w:rsidR="006350A6" w:rsidRPr="007A4AFC" w:rsidRDefault="006350A6" w:rsidP="006350A6">
      <w:pPr>
        <w:shd w:val="clear" w:color="auto" w:fill="FFFFFF"/>
        <w:spacing w:line="240" w:lineRule="auto"/>
        <w:ind w:right="9"/>
        <w:jc w:val="center"/>
        <w:rPr>
          <w:ins w:id="10312" w:author="Dr Mamadou SANOGO" w:date="2023-10-25T14:41:00Z"/>
          <w:color w:val="000000" w:themeColor="text1"/>
          <w:sz w:val="28"/>
          <w:szCs w:val="28"/>
          <w:rPrChange w:id="10313" w:author="Dr Mamadou SANOGO" w:date="2023-10-25T18:15:00Z">
            <w:rPr>
              <w:ins w:id="10314" w:author="Dr Mamadou SANOGO" w:date="2023-10-25T14:41:00Z"/>
              <w:color w:val="000000"/>
              <w:sz w:val="28"/>
              <w:szCs w:val="28"/>
            </w:rPr>
          </w:rPrChange>
        </w:rPr>
      </w:pPr>
    </w:p>
    <w:p w14:paraId="509A95F1" w14:textId="113380DC" w:rsidR="006350A6" w:rsidRPr="007A4AFC" w:rsidRDefault="006350A6" w:rsidP="006350A6">
      <w:pPr>
        <w:shd w:val="clear" w:color="auto" w:fill="FFFFFF"/>
        <w:spacing w:line="240" w:lineRule="auto"/>
        <w:ind w:right="9"/>
        <w:jc w:val="center"/>
        <w:rPr>
          <w:ins w:id="10315" w:author="Dr Mamadou SANOGO" w:date="2023-10-25T14:41:00Z"/>
          <w:color w:val="000000" w:themeColor="text1"/>
          <w:sz w:val="28"/>
          <w:szCs w:val="28"/>
          <w:rPrChange w:id="10316" w:author="Dr Mamadou SANOGO" w:date="2023-10-25T18:15:00Z">
            <w:rPr>
              <w:ins w:id="10317" w:author="Dr Mamadou SANOGO" w:date="2023-10-25T14:41:00Z"/>
              <w:color w:val="000000"/>
              <w:sz w:val="28"/>
              <w:szCs w:val="28"/>
            </w:rPr>
          </w:rPrChange>
        </w:rPr>
      </w:pPr>
    </w:p>
    <w:p w14:paraId="7FE3434C" w14:textId="4A64DBC7" w:rsidR="006350A6" w:rsidRPr="007A4AFC" w:rsidRDefault="006350A6" w:rsidP="006350A6">
      <w:pPr>
        <w:shd w:val="clear" w:color="auto" w:fill="FFFFFF"/>
        <w:spacing w:line="240" w:lineRule="auto"/>
        <w:ind w:right="9"/>
        <w:jc w:val="center"/>
        <w:rPr>
          <w:ins w:id="10318" w:author="Dr Mamadou SANOGO" w:date="2023-10-25T14:41:00Z"/>
          <w:color w:val="000000" w:themeColor="text1"/>
          <w:sz w:val="28"/>
          <w:szCs w:val="28"/>
          <w:rPrChange w:id="10319" w:author="Dr Mamadou SANOGO" w:date="2023-10-25T18:15:00Z">
            <w:rPr>
              <w:ins w:id="10320" w:author="Dr Mamadou SANOGO" w:date="2023-10-25T14:41:00Z"/>
              <w:color w:val="000000"/>
              <w:sz w:val="28"/>
              <w:szCs w:val="28"/>
            </w:rPr>
          </w:rPrChange>
        </w:rPr>
      </w:pPr>
    </w:p>
    <w:p w14:paraId="1A5040E7" w14:textId="4DDD12BC" w:rsidR="006350A6" w:rsidRPr="007A4AFC" w:rsidRDefault="006350A6" w:rsidP="006350A6">
      <w:pPr>
        <w:shd w:val="clear" w:color="auto" w:fill="FFFFFF"/>
        <w:spacing w:line="240" w:lineRule="auto"/>
        <w:ind w:right="9"/>
        <w:jc w:val="center"/>
        <w:rPr>
          <w:ins w:id="10321" w:author="Dr Mamadou SANOGO" w:date="2023-10-25T14:42:00Z"/>
          <w:color w:val="000000" w:themeColor="text1"/>
          <w:sz w:val="28"/>
          <w:szCs w:val="28"/>
          <w:rPrChange w:id="10322" w:author="Dr Mamadou SANOGO" w:date="2023-10-25T18:15:00Z">
            <w:rPr>
              <w:ins w:id="10323" w:author="Dr Mamadou SANOGO" w:date="2023-10-25T14:42:00Z"/>
              <w:color w:val="000000"/>
              <w:sz w:val="28"/>
              <w:szCs w:val="28"/>
            </w:rPr>
          </w:rPrChange>
        </w:rPr>
      </w:pPr>
    </w:p>
    <w:p w14:paraId="352483B3" w14:textId="4B6468FF" w:rsidR="006350A6" w:rsidRPr="007A4AFC" w:rsidRDefault="006350A6" w:rsidP="006350A6">
      <w:pPr>
        <w:shd w:val="clear" w:color="auto" w:fill="FFFFFF"/>
        <w:spacing w:line="240" w:lineRule="auto"/>
        <w:ind w:right="9"/>
        <w:jc w:val="center"/>
        <w:rPr>
          <w:ins w:id="10324" w:author="Dr Mamadou SANOGO" w:date="2023-10-25T14:42:00Z"/>
          <w:color w:val="000000" w:themeColor="text1"/>
          <w:sz w:val="28"/>
          <w:szCs w:val="28"/>
          <w:rPrChange w:id="10325" w:author="Dr Mamadou SANOGO" w:date="2023-10-25T18:15:00Z">
            <w:rPr>
              <w:ins w:id="10326" w:author="Dr Mamadou SANOGO" w:date="2023-10-25T14:42:00Z"/>
              <w:color w:val="000000"/>
              <w:sz w:val="28"/>
              <w:szCs w:val="28"/>
            </w:rPr>
          </w:rPrChange>
        </w:rPr>
      </w:pPr>
    </w:p>
    <w:p w14:paraId="661CCDFC" w14:textId="7021AB1C" w:rsidR="006350A6" w:rsidRPr="007A4AFC" w:rsidRDefault="006350A6" w:rsidP="006350A6">
      <w:pPr>
        <w:shd w:val="clear" w:color="auto" w:fill="FFFFFF"/>
        <w:spacing w:line="240" w:lineRule="auto"/>
        <w:ind w:right="9"/>
        <w:jc w:val="center"/>
        <w:rPr>
          <w:ins w:id="10327" w:author="Dr Mamadou SANOGO" w:date="2023-10-25T14:42:00Z"/>
          <w:color w:val="000000" w:themeColor="text1"/>
          <w:sz w:val="28"/>
          <w:szCs w:val="28"/>
          <w:rPrChange w:id="10328" w:author="Dr Mamadou SANOGO" w:date="2023-10-25T18:15:00Z">
            <w:rPr>
              <w:ins w:id="10329" w:author="Dr Mamadou SANOGO" w:date="2023-10-25T14:42:00Z"/>
              <w:color w:val="000000"/>
              <w:sz w:val="28"/>
              <w:szCs w:val="28"/>
            </w:rPr>
          </w:rPrChange>
        </w:rPr>
      </w:pPr>
    </w:p>
    <w:p w14:paraId="56AE3C3E" w14:textId="4E5AB3D8" w:rsidR="006350A6" w:rsidRPr="007A4AFC" w:rsidRDefault="006350A6" w:rsidP="006350A6">
      <w:pPr>
        <w:shd w:val="clear" w:color="auto" w:fill="FFFFFF"/>
        <w:spacing w:line="240" w:lineRule="auto"/>
        <w:ind w:right="9"/>
        <w:jc w:val="center"/>
        <w:rPr>
          <w:ins w:id="10330" w:author="Dr Mamadou SANOGO" w:date="2023-10-25T14:42:00Z"/>
          <w:color w:val="000000" w:themeColor="text1"/>
          <w:sz w:val="28"/>
          <w:szCs w:val="28"/>
          <w:rPrChange w:id="10331" w:author="Dr Mamadou SANOGO" w:date="2023-10-25T18:15:00Z">
            <w:rPr>
              <w:ins w:id="10332" w:author="Dr Mamadou SANOGO" w:date="2023-10-25T14:42:00Z"/>
              <w:color w:val="000000"/>
              <w:sz w:val="28"/>
              <w:szCs w:val="28"/>
            </w:rPr>
          </w:rPrChange>
        </w:rPr>
      </w:pPr>
    </w:p>
    <w:p w14:paraId="640A1660" w14:textId="77777777" w:rsidR="006350A6" w:rsidRPr="007A4AFC" w:rsidRDefault="006350A6" w:rsidP="006350A6">
      <w:pPr>
        <w:shd w:val="clear" w:color="auto" w:fill="FFFFFF"/>
        <w:spacing w:line="240" w:lineRule="auto"/>
        <w:ind w:right="9"/>
        <w:jc w:val="center"/>
        <w:rPr>
          <w:ins w:id="10333" w:author="Dr Mamadou SANOGO" w:date="2023-10-25T14:41:00Z"/>
          <w:color w:val="000000" w:themeColor="text1"/>
          <w:sz w:val="28"/>
          <w:szCs w:val="28"/>
          <w:rPrChange w:id="10334" w:author="Dr Mamadou SANOGO" w:date="2023-10-25T18:15:00Z">
            <w:rPr>
              <w:ins w:id="10335" w:author="Dr Mamadou SANOGO" w:date="2023-10-25T14:41:00Z"/>
              <w:color w:val="000000"/>
              <w:sz w:val="28"/>
              <w:szCs w:val="28"/>
            </w:rPr>
          </w:rPrChange>
        </w:rPr>
      </w:pPr>
    </w:p>
    <w:p w14:paraId="36D75B7B" w14:textId="25E4DA84" w:rsidR="006350A6" w:rsidRPr="007A4AFC" w:rsidRDefault="006350A6" w:rsidP="006350A6">
      <w:pPr>
        <w:shd w:val="clear" w:color="auto" w:fill="FFFFFF"/>
        <w:spacing w:line="240" w:lineRule="auto"/>
        <w:ind w:right="9"/>
        <w:jc w:val="center"/>
        <w:rPr>
          <w:ins w:id="10336" w:author="Dr Mamadou SANOGO" w:date="2023-10-25T14:41:00Z"/>
          <w:color w:val="000000" w:themeColor="text1"/>
          <w:sz w:val="28"/>
          <w:szCs w:val="28"/>
          <w:rPrChange w:id="10337" w:author="Dr Mamadou SANOGO" w:date="2023-10-25T18:15:00Z">
            <w:rPr>
              <w:ins w:id="10338" w:author="Dr Mamadou SANOGO" w:date="2023-10-25T14:41:00Z"/>
              <w:color w:val="000000"/>
              <w:sz w:val="28"/>
              <w:szCs w:val="28"/>
            </w:rPr>
          </w:rPrChange>
        </w:rPr>
      </w:pPr>
    </w:p>
    <w:p w14:paraId="579FB479" w14:textId="55BEF868" w:rsidR="006350A6" w:rsidRPr="007A4AFC" w:rsidRDefault="006350A6" w:rsidP="006350A6">
      <w:pPr>
        <w:shd w:val="clear" w:color="auto" w:fill="FFFFFF"/>
        <w:spacing w:line="240" w:lineRule="auto"/>
        <w:ind w:right="9"/>
        <w:jc w:val="center"/>
        <w:rPr>
          <w:ins w:id="10339" w:author="Dr Mamadou SANOGO" w:date="2023-10-25T14:41:00Z"/>
          <w:color w:val="000000" w:themeColor="text1"/>
          <w:sz w:val="28"/>
          <w:szCs w:val="28"/>
          <w:rPrChange w:id="10340" w:author="Dr Mamadou SANOGO" w:date="2023-10-25T18:15:00Z">
            <w:rPr>
              <w:ins w:id="10341" w:author="Dr Mamadou SANOGO" w:date="2023-10-25T14:41:00Z"/>
              <w:color w:val="000000"/>
              <w:sz w:val="28"/>
              <w:szCs w:val="28"/>
            </w:rPr>
          </w:rPrChange>
        </w:rPr>
      </w:pPr>
    </w:p>
    <w:p w14:paraId="1A4C9BC7" w14:textId="268C6CB3" w:rsidR="006350A6" w:rsidRPr="007A4AFC" w:rsidRDefault="006350A6" w:rsidP="006350A6">
      <w:pPr>
        <w:shd w:val="clear" w:color="auto" w:fill="FFFFFF"/>
        <w:spacing w:line="240" w:lineRule="auto"/>
        <w:ind w:right="9"/>
        <w:jc w:val="center"/>
        <w:rPr>
          <w:ins w:id="10342" w:author="Dr Mamadou SANOGO" w:date="2023-10-25T14:41:00Z"/>
          <w:color w:val="000000" w:themeColor="text1"/>
          <w:sz w:val="28"/>
          <w:szCs w:val="28"/>
          <w:rPrChange w:id="10343" w:author="Dr Mamadou SANOGO" w:date="2023-10-25T18:15:00Z">
            <w:rPr>
              <w:ins w:id="10344" w:author="Dr Mamadou SANOGO" w:date="2023-10-25T14:41:00Z"/>
              <w:color w:val="000000"/>
              <w:sz w:val="28"/>
              <w:szCs w:val="28"/>
            </w:rPr>
          </w:rPrChange>
        </w:rPr>
      </w:pPr>
    </w:p>
    <w:p w14:paraId="7432DD2D" w14:textId="77777777" w:rsidR="006350A6" w:rsidRPr="007A4AFC" w:rsidRDefault="006350A6" w:rsidP="006350A6">
      <w:pPr>
        <w:shd w:val="clear" w:color="auto" w:fill="FFFFFF"/>
        <w:spacing w:line="240" w:lineRule="auto"/>
        <w:ind w:right="9"/>
        <w:jc w:val="center"/>
        <w:rPr>
          <w:ins w:id="10345" w:author="Dr Mamadou SANOGO" w:date="2023-10-25T14:36:00Z"/>
          <w:color w:val="000000" w:themeColor="text1"/>
          <w:sz w:val="28"/>
          <w:szCs w:val="28"/>
          <w:rPrChange w:id="10346" w:author="Dr Mamadou SANOGO" w:date="2023-10-25T18:15:00Z">
            <w:rPr>
              <w:ins w:id="10347" w:author="Dr Mamadou SANOGO" w:date="2023-10-25T14:36:00Z"/>
              <w:color w:val="000000"/>
              <w:sz w:val="28"/>
              <w:szCs w:val="28"/>
            </w:rPr>
          </w:rPrChange>
        </w:rPr>
      </w:pPr>
    </w:p>
    <w:p w14:paraId="2FE42012" w14:textId="77777777" w:rsidR="006350A6" w:rsidRPr="007A4AFC" w:rsidRDefault="006350A6" w:rsidP="006350A6">
      <w:pPr>
        <w:shd w:val="clear" w:color="auto" w:fill="FFFFFF"/>
        <w:spacing w:line="240" w:lineRule="auto"/>
        <w:ind w:right="9"/>
        <w:jc w:val="center"/>
        <w:rPr>
          <w:ins w:id="10348" w:author="Dr Mamadou SANOGO" w:date="2023-10-25T14:36:00Z"/>
          <w:color w:val="000000" w:themeColor="text1"/>
          <w:sz w:val="28"/>
          <w:szCs w:val="28"/>
          <w:rPrChange w:id="10349" w:author="Dr Mamadou SANOGO" w:date="2023-10-25T18:15:00Z">
            <w:rPr>
              <w:ins w:id="10350" w:author="Dr Mamadou SANOGO" w:date="2023-10-25T14:36:00Z"/>
              <w:color w:val="000000"/>
              <w:sz w:val="28"/>
              <w:szCs w:val="28"/>
            </w:rPr>
          </w:rPrChange>
        </w:rPr>
      </w:pPr>
    </w:p>
    <w:p w14:paraId="7939BC39" w14:textId="2A2ACFE0" w:rsidR="006350A6" w:rsidRPr="007A4AFC" w:rsidRDefault="006350A6" w:rsidP="006350A6">
      <w:pPr>
        <w:shd w:val="clear" w:color="auto" w:fill="FFFFFF"/>
        <w:spacing w:line="240" w:lineRule="auto"/>
        <w:ind w:right="9"/>
        <w:jc w:val="center"/>
        <w:rPr>
          <w:ins w:id="10351" w:author="Dr Mamadou SANOGO" w:date="2023-10-25T14:41:00Z"/>
          <w:rFonts w:eastAsiaTheme="minorHAnsi"/>
          <w:b/>
          <w:color w:val="000000" w:themeColor="text1"/>
          <w:sz w:val="44"/>
          <w:lang w:eastAsia="en-US"/>
          <w:rPrChange w:id="10352" w:author="Dr Mamadou SANOGO" w:date="2023-10-25T18:15:00Z">
            <w:rPr>
              <w:ins w:id="10353" w:author="Dr Mamadou SANOGO" w:date="2023-10-25T14:41:00Z"/>
              <w:rFonts w:eastAsiaTheme="minorHAnsi"/>
              <w:b/>
              <w:sz w:val="44"/>
              <w:lang w:eastAsia="en-US"/>
            </w:rPr>
          </w:rPrChange>
        </w:rPr>
      </w:pPr>
      <w:ins w:id="10354" w:author="Dr Mamadou SANOGO" w:date="2023-10-25T14:41:00Z">
        <w:r w:rsidRPr="007A4AFC">
          <w:rPr>
            <w:rFonts w:eastAsiaTheme="minorHAnsi"/>
            <w:b/>
            <w:color w:val="000000" w:themeColor="text1"/>
            <w:sz w:val="44"/>
            <w:lang w:eastAsia="en-US"/>
            <w:rPrChange w:id="10355" w:author="Dr Mamadou SANOGO" w:date="2023-10-25T18:15:00Z">
              <w:rPr>
                <w:rFonts w:eastAsiaTheme="minorHAnsi"/>
                <w:b/>
                <w:sz w:val="44"/>
                <w:lang w:eastAsia="en-US"/>
              </w:rPr>
            </w:rPrChange>
          </w:rPr>
          <w:t>Annexe n°00</w:t>
        </w:r>
      </w:ins>
      <w:ins w:id="10356" w:author="Dr Mamadou SANOGO" w:date="2023-10-25T14:42:00Z">
        <w:r w:rsidRPr="007A4AFC">
          <w:rPr>
            <w:rFonts w:eastAsiaTheme="minorHAnsi"/>
            <w:b/>
            <w:color w:val="000000" w:themeColor="text1"/>
            <w:sz w:val="44"/>
            <w:lang w:eastAsia="en-US"/>
            <w:rPrChange w:id="10357" w:author="Dr Mamadou SANOGO" w:date="2023-10-25T18:15:00Z">
              <w:rPr>
                <w:rFonts w:eastAsiaTheme="minorHAnsi"/>
                <w:b/>
                <w:sz w:val="44"/>
                <w:lang w:eastAsia="en-US"/>
              </w:rPr>
            </w:rPrChange>
          </w:rPr>
          <w:t>9</w:t>
        </w:r>
      </w:ins>
      <w:ins w:id="10358" w:author="Dr Mamadou SANOGO" w:date="2023-10-25T14:41:00Z">
        <w:r w:rsidRPr="007A4AFC">
          <w:rPr>
            <w:rFonts w:eastAsiaTheme="minorHAnsi"/>
            <w:b/>
            <w:color w:val="000000" w:themeColor="text1"/>
            <w:sz w:val="44"/>
            <w:lang w:eastAsia="en-US"/>
            <w:rPrChange w:id="10359" w:author="Dr Mamadou SANOGO" w:date="2023-10-25T18:15:00Z">
              <w:rPr>
                <w:rFonts w:eastAsiaTheme="minorHAnsi"/>
                <w:b/>
                <w:sz w:val="44"/>
                <w:lang w:eastAsia="en-US"/>
              </w:rPr>
            </w:rPrChange>
          </w:rPr>
          <w:t xml:space="preserve"> : </w:t>
        </w:r>
      </w:ins>
      <w:ins w:id="10360" w:author="Dr Mamadou SANOGO" w:date="2023-10-25T14:42:00Z">
        <w:r w:rsidRPr="007A4AFC">
          <w:rPr>
            <w:rFonts w:eastAsiaTheme="minorHAnsi"/>
            <w:b/>
            <w:color w:val="000000" w:themeColor="text1"/>
            <w:sz w:val="44"/>
            <w:lang w:eastAsia="en-US"/>
            <w:rPrChange w:id="10361" w:author="Dr Mamadou SANOGO" w:date="2023-10-25T18:15:00Z">
              <w:rPr>
                <w:rFonts w:eastAsiaTheme="minorHAnsi"/>
                <w:b/>
                <w:sz w:val="44"/>
                <w:lang w:eastAsia="en-US"/>
              </w:rPr>
            </w:rPrChange>
          </w:rPr>
          <w:t>Arrêté d’ouverture</w:t>
        </w:r>
      </w:ins>
    </w:p>
    <w:p w14:paraId="43EAB5E6" w14:textId="123A67B6" w:rsidR="00502781" w:rsidRPr="007A4AFC" w:rsidRDefault="00502781">
      <w:pPr>
        <w:spacing w:line="240" w:lineRule="auto"/>
        <w:rPr>
          <w:color w:val="000000" w:themeColor="text1"/>
          <w:sz w:val="28"/>
          <w:szCs w:val="28"/>
          <w:rPrChange w:id="10362" w:author="Dr Mamadou SANOGO" w:date="2023-10-25T18:15:00Z">
            <w:rPr>
              <w:color w:val="000000"/>
              <w:sz w:val="28"/>
              <w:szCs w:val="28"/>
            </w:rPr>
          </w:rPrChange>
        </w:rPr>
      </w:pPr>
    </w:p>
    <w:p w14:paraId="5B848480" w14:textId="08EC78DD" w:rsidR="00502781" w:rsidRPr="007A4AFC" w:rsidRDefault="00502781">
      <w:pPr>
        <w:pStyle w:val="Titre2"/>
        <w:numPr>
          <w:ilvl w:val="0"/>
          <w:numId w:val="0"/>
        </w:numPr>
        <w:ind w:left="576" w:hanging="576"/>
        <w:rPr>
          <w:rFonts w:cs="Times New Roman"/>
          <w:b w:val="0"/>
          <w:sz w:val="24"/>
          <w:szCs w:val="24"/>
          <w:rPrChange w:id="10363" w:author="Dr Mamadou SANOGO" w:date="2023-10-25T18:15:00Z">
            <w:rPr>
              <w:rFonts w:cs="Times New Roman"/>
              <w:b w:val="0"/>
              <w:color w:val="auto"/>
              <w:sz w:val="24"/>
              <w:szCs w:val="24"/>
            </w:rPr>
          </w:rPrChange>
        </w:rPr>
        <w:pPrChange w:id="10364" w:author="Dr Mamadou SANOGO" w:date="2023-10-27T18:23:00Z">
          <w:pPr>
            <w:pStyle w:val="Titre2"/>
            <w:ind w:left="720"/>
          </w:pPr>
        </w:pPrChange>
      </w:pPr>
    </w:p>
    <w:p w14:paraId="72E56364" w14:textId="60C59FD4" w:rsidR="00502781" w:rsidRPr="007A4AFC" w:rsidRDefault="00502781" w:rsidP="00502781">
      <w:pPr>
        <w:rPr>
          <w:color w:val="000000" w:themeColor="text1"/>
          <w:rPrChange w:id="10365" w:author="Dr Mamadou SANOGO" w:date="2023-10-25T18:15:00Z">
            <w:rPr/>
          </w:rPrChange>
        </w:rPr>
      </w:pPr>
    </w:p>
    <w:p w14:paraId="18916E4C" w14:textId="264E1396" w:rsidR="00502781" w:rsidRPr="007A4AFC" w:rsidRDefault="00502781" w:rsidP="00502781">
      <w:pPr>
        <w:rPr>
          <w:color w:val="000000" w:themeColor="text1"/>
          <w:rPrChange w:id="10366" w:author="Dr Mamadou SANOGO" w:date="2023-10-25T18:15:00Z">
            <w:rPr/>
          </w:rPrChange>
        </w:rPr>
      </w:pPr>
    </w:p>
    <w:p w14:paraId="1C522202" w14:textId="0D76AA7E" w:rsidR="00502781" w:rsidRPr="007A4AFC" w:rsidRDefault="00502781" w:rsidP="00502781">
      <w:pPr>
        <w:rPr>
          <w:color w:val="000000" w:themeColor="text1"/>
          <w:rPrChange w:id="10367" w:author="Dr Mamadou SANOGO" w:date="2023-10-25T18:15:00Z">
            <w:rPr/>
          </w:rPrChange>
        </w:rPr>
      </w:pPr>
    </w:p>
    <w:p w14:paraId="1C775501" w14:textId="2966F60F" w:rsidR="00502781" w:rsidRPr="007A4AFC" w:rsidRDefault="00502781" w:rsidP="00502781">
      <w:pPr>
        <w:rPr>
          <w:color w:val="000000" w:themeColor="text1"/>
          <w:rPrChange w:id="10368" w:author="Dr Mamadou SANOGO" w:date="2023-10-25T18:15:00Z">
            <w:rPr/>
          </w:rPrChange>
        </w:rPr>
      </w:pPr>
    </w:p>
    <w:p w14:paraId="6DFA6E5F" w14:textId="1BF337D1" w:rsidR="00502781" w:rsidRPr="007A4AFC" w:rsidRDefault="00502781" w:rsidP="00502781">
      <w:pPr>
        <w:rPr>
          <w:color w:val="000000" w:themeColor="text1"/>
          <w:rPrChange w:id="10369" w:author="Dr Mamadou SANOGO" w:date="2023-10-25T18:15:00Z">
            <w:rPr/>
          </w:rPrChange>
        </w:rPr>
      </w:pPr>
    </w:p>
    <w:p w14:paraId="5CB0FD54" w14:textId="219F8DF7" w:rsidR="00502781" w:rsidRPr="007A4AFC" w:rsidRDefault="00502781" w:rsidP="00502781">
      <w:pPr>
        <w:rPr>
          <w:color w:val="000000" w:themeColor="text1"/>
          <w:rPrChange w:id="10370" w:author="Dr Mamadou SANOGO" w:date="2023-10-25T18:15:00Z">
            <w:rPr/>
          </w:rPrChange>
        </w:rPr>
      </w:pPr>
    </w:p>
    <w:p w14:paraId="0115F4DB" w14:textId="4D9B1CE7" w:rsidR="00502781" w:rsidRPr="007A4AFC" w:rsidRDefault="00502781" w:rsidP="00502781">
      <w:pPr>
        <w:rPr>
          <w:color w:val="000000" w:themeColor="text1"/>
          <w:rPrChange w:id="10371" w:author="Dr Mamadou SANOGO" w:date="2023-10-25T18:15:00Z">
            <w:rPr/>
          </w:rPrChange>
        </w:rPr>
      </w:pPr>
    </w:p>
    <w:p w14:paraId="52B0B4D7" w14:textId="125FB777" w:rsidR="00502781" w:rsidRPr="007A4AFC" w:rsidRDefault="00502781" w:rsidP="00502781">
      <w:pPr>
        <w:rPr>
          <w:color w:val="000000" w:themeColor="text1"/>
          <w:rPrChange w:id="10372" w:author="Dr Mamadou SANOGO" w:date="2023-10-25T18:15:00Z">
            <w:rPr/>
          </w:rPrChange>
        </w:rPr>
      </w:pPr>
    </w:p>
    <w:p w14:paraId="7D0E0474" w14:textId="5AC5827B" w:rsidR="00502781" w:rsidRPr="007A4AFC" w:rsidRDefault="00502781" w:rsidP="00502781">
      <w:pPr>
        <w:rPr>
          <w:ins w:id="10373" w:author="Dr Mamadou SANOGO" w:date="2023-10-25T14:36:00Z"/>
          <w:color w:val="000000" w:themeColor="text1"/>
          <w:rPrChange w:id="10374" w:author="Dr Mamadou SANOGO" w:date="2023-10-25T18:15:00Z">
            <w:rPr>
              <w:ins w:id="10375" w:author="Dr Mamadou SANOGO" w:date="2023-10-25T14:36:00Z"/>
            </w:rPr>
          </w:rPrChange>
        </w:rPr>
      </w:pPr>
    </w:p>
    <w:p w14:paraId="662B92B5" w14:textId="31AD39AB" w:rsidR="006350A6" w:rsidRPr="007A4AFC" w:rsidRDefault="006350A6" w:rsidP="00502781">
      <w:pPr>
        <w:rPr>
          <w:ins w:id="10376" w:author="Dr Mamadou SANOGO" w:date="2023-10-25T14:36:00Z"/>
          <w:color w:val="000000" w:themeColor="text1"/>
          <w:rPrChange w:id="10377" w:author="Dr Mamadou SANOGO" w:date="2023-10-25T18:15:00Z">
            <w:rPr>
              <w:ins w:id="10378" w:author="Dr Mamadou SANOGO" w:date="2023-10-25T14:36:00Z"/>
            </w:rPr>
          </w:rPrChange>
        </w:rPr>
      </w:pPr>
    </w:p>
    <w:p w14:paraId="5D8A261E" w14:textId="0A68E38D" w:rsidR="006350A6" w:rsidRPr="007A4AFC" w:rsidRDefault="006350A6" w:rsidP="00502781">
      <w:pPr>
        <w:rPr>
          <w:ins w:id="10379" w:author="Dr Mamadou SANOGO" w:date="2023-10-25T14:36:00Z"/>
          <w:color w:val="000000" w:themeColor="text1"/>
          <w:rPrChange w:id="10380" w:author="Dr Mamadou SANOGO" w:date="2023-10-25T18:15:00Z">
            <w:rPr>
              <w:ins w:id="10381" w:author="Dr Mamadou SANOGO" w:date="2023-10-25T14:36:00Z"/>
            </w:rPr>
          </w:rPrChange>
        </w:rPr>
      </w:pPr>
    </w:p>
    <w:p w14:paraId="74EE410E" w14:textId="70589BBA" w:rsidR="006350A6" w:rsidRPr="007A4AFC" w:rsidRDefault="006350A6" w:rsidP="00502781">
      <w:pPr>
        <w:rPr>
          <w:ins w:id="10382" w:author="Dr Mamadou SANOGO" w:date="2023-10-25T14:36:00Z"/>
          <w:color w:val="000000" w:themeColor="text1"/>
          <w:rPrChange w:id="10383" w:author="Dr Mamadou SANOGO" w:date="2023-10-25T18:15:00Z">
            <w:rPr>
              <w:ins w:id="10384" w:author="Dr Mamadou SANOGO" w:date="2023-10-25T14:36:00Z"/>
            </w:rPr>
          </w:rPrChange>
        </w:rPr>
      </w:pPr>
    </w:p>
    <w:p w14:paraId="125B2BA1" w14:textId="2A88FD20" w:rsidR="006350A6" w:rsidRPr="007A4AFC" w:rsidRDefault="006350A6" w:rsidP="00502781">
      <w:pPr>
        <w:rPr>
          <w:ins w:id="10385" w:author="Dr Mamadou SANOGO" w:date="2023-10-25T14:36:00Z"/>
          <w:color w:val="000000" w:themeColor="text1"/>
          <w:rPrChange w:id="10386" w:author="Dr Mamadou SANOGO" w:date="2023-10-25T18:15:00Z">
            <w:rPr>
              <w:ins w:id="10387" w:author="Dr Mamadou SANOGO" w:date="2023-10-25T14:36:00Z"/>
            </w:rPr>
          </w:rPrChange>
        </w:rPr>
      </w:pPr>
    </w:p>
    <w:p w14:paraId="6463822D" w14:textId="236EEAD6" w:rsidR="006350A6" w:rsidRPr="007A4AFC" w:rsidRDefault="006350A6" w:rsidP="00502781">
      <w:pPr>
        <w:rPr>
          <w:ins w:id="10388" w:author="Dr Mamadou SANOGO" w:date="2023-10-25T14:36:00Z"/>
          <w:color w:val="000000" w:themeColor="text1"/>
          <w:rPrChange w:id="10389" w:author="Dr Mamadou SANOGO" w:date="2023-10-25T18:15:00Z">
            <w:rPr>
              <w:ins w:id="10390" w:author="Dr Mamadou SANOGO" w:date="2023-10-25T14:36:00Z"/>
            </w:rPr>
          </w:rPrChange>
        </w:rPr>
      </w:pPr>
    </w:p>
    <w:p w14:paraId="7133DB99" w14:textId="238CF773" w:rsidR="006350A6" w:rsidRPr="007A4AFC" w:rsidRDefault="006350A6" w:rsidP="00502781">
      <w:pPr>
        <w:rPr>
          <w:ins w:id="10391" w:author="Dr Mamadou SANOGO" w:date="2023-10-25T14:36:00Z"/>
          <w:color w:val="000000" w:themeColor="text1"/>
          <w:rPrChange w:id="10392" w:author="Dr Mamadou SANOGO" w:date="2023-10-25T18:15:00Z">
            <w:rPr>
              <w:ins w:id="10393" w:author="Dr Mamadou SANOGO" w:date="2023-10-25T14:36:00Z"/>
            </w:rPr>
          </w:rPrChange>
        </w:rPr>
      </w:pPr>
    </w:p>
    <w:p w14:paraId="71FDB69D" w14:textId="35E5E1D0" w:rsidR="006350A6" w:rsidRPr="007A4AFC" w:rsidRDefault="006350A6" w:rsidP="00502781">
      <w:pPr>
        <w:rPr>
          <w:ins w:id="10394" w:author="Dr Mamadou SANOGO" w:date="2023-10-25T14:36:00Z"/>
          <w:color w:val="000000" w:themeColor="text1"/>
          <w:rPrChange w:id="10395" w:author="Dr Mamadou SANOGO" w:date="2023-10-25T18:15:00Z">
            <w:rPr>
              <w:ins w:id="10396" w:author="Dr Mamadou SANOGO" w:date="2023-10-25T14:36:00Z"/>
            </w:rPr>
          </w:rPrChange>
        </w:rPr>
      </w:pPr>
    </w:p>
    <w:p w14:paraId="4F14C4B9" w14:textId="77777777" w:rsidR="006350A6" w:rsidRPr="007A4AFC" w:rsidRDefault="006350A6" w:rsidP="00502781">
      <w:pPr>
        <w:rPr>
          <w:color w:val="000000" w:themeColor="text1"/>
          <w:rPrChange w:id="10397" w:author="Dr Mamadou SANOGO" w:date="2023-10-25T18:15:00Z">
            <w:rPr/>
          </w:rPrChange>
        </w:rPr>
      </w:pPr>
    </w:p>
    <w:p w14:paraId="0E07F81C" w14:textId="5B178BF1" w:rsidR="00502781" w:rsidRPr="007A4AFC" w:rsidRDefault="00502781" w:rsidP="00502781">
      <w:pPr>
        <w:rPr>
          <w:color w:val="000000" w:themeColor="text1"/>
          <w:rPrChange w:id="10398" w:author="Dr Mamadou SANOGO" w:date="2023-10-25T18:15:00Z">
            <w:rPr/>
          </w:rPrChange>
        </w:rPr>
      </w:pPr>
    </w:p>
    <w:p w14:paraId="12FA2F61" w14:textId="2564762D" w:rsidR="00502781" w:rsidRPr="007A4AFC" w:rsidRDefault="00502781" w:rsidP="00502781">
      <w:pPr>
        <w:rPr>
          <w:color w:val="000000" w:themeColor="text1"/>
          <w:rPrChange w:id="10399" w:author="Dr Mamadou SANOGO" w:date="2023-10-25T18:15:00Z">
            <w:rPr/>
          </w:rPrChange>
        </w:rPr>
      </w:pPr>
    </w:p>
    <w:p w14:paraId="1A16645B" w14:textId="77777777" w:rsidR="00502781" w:rsidRPr="007A4AFC" w:rsidRDefault="00502781" w:rsidP="00502781">
      <w:pPr>
        <w:rPr>
          <w:color w:val="000000" w:themeColor="text1"/>
          <w:rPrChange w:id="10400" w:author="Dr Mamadou SANOGO" w:date="2023-10-25T18:15:00Z">
            <w:rPr/>
          </w:rPrChange>
        </w:rPr>
      </w:pPr>
    </w:p>
    <w:p w14:paraId="338E38ED" w14:textId="55ECC548" w:rsidR="00502781" w:rsidRPr="007A4AFC" w:rsidDel="006350A6" w:rsidRDefault="00502781">
      <w:pPr>
        <w:pStyle w:val="Titre2"/>
        <w:numPr>
          <w:ilvl w:val="0"/>
          <w:numId w:val="8"/>
        </w:numPr>
        <w:jc w:val="center"/>
        <w:rPr>
          <w:del w:id="10401" w:author="Dr Mamadou SANOGO" w:date="2023-10-25T14:43:00Z"/>
          <w:rFonts w:cs="Times New Roman"/>
          <w:b w:val="0"/>
          <w:sz w:val="24"/>
          <w:szCs w:val="24"/>
          <w:rPrChange w:id="10402" w:author="Dr Mamadou SANOGO" w:date="2023-10-25T18:15:00Z">
            <w:rPr>
              <w:del w:id="10403" w:author="Dr Mamadou SANOGO" w:date="2023-10-25T14:43:00Z"/>
              <w:rFonts w:cs="Times New Roman"/>
              <w:b w:val="0"/>
              <w:color w:val="auto"/>
              <w:sz w:val="24"/>
              <w:szCs w:val="24"/>
            </w:rPr>
          </w:rPrChange>
        </w:rPr>
      </w:pPr>
      <w:bookmarkStart w:id="10404" w:name="_Toc145944531"/>
      <w:del w:id="10405" w:author="Dr Mamadou SANOGO" w:date="2023-10-25T14:43:00Z">
        <w:r w:rsidRPr="007A4AFC" w:rsidDel="006350A6">
          <w:rPr>
            <w:b w:val="0"/>
            <w:szCs w:val="24"/>
            <w:rPrChange w:id="10406" w:author="Dr Mamadou SANOGO" w:date="2023-10-25T18:15:00Z">
              <w:rPr>
                <w:b w:val="0"/>
                <w:color w:val="2E74B5" w:themeColor="accent1" w:themeShade="BF"/>
                <w:szCs w:val="24"/>
              </w:rPr>
            </w:rPrChange>
          </w:rPr>
          <w:delText>Institut Continental d'Appui pour le Développement de l'Entrepreneuriat Social (ICADES) - (Mauritanie)</w:delText>
        </w:r>
        <w:bookmarkEnd w:id="10404"/>
      </w:del>
    </w:p>
    <w:p w14:paraId="62177682" w14:textId="3D432A6F" w:rsidR="00502781" w:rsidRPr="007A4AFC" w:rsidRDefault="00502781" w:rsidP="00502781">
      <w:pPr>
        <w:rPr>
          <w:color w:val="000000" w:themeColor="text1"/>
          <w:rPrChange w:id="10407" w:author="Dr Mamadou SANOGO" w:date="2023-10-25T18:15:00Z">
            <w:rPr/>
          </w:rPrChange>
        </w:rPr>
      </w:pPr>
    </w:p>
    <w:p w14:paraId="54BFA74F" w14:textId="2DAE367B" w:rsidR="00502781" w:rsidRPr="007A4AFC" w:rsidRDefault="00502781" w:rsidP="00502781">
      <w:pPr>
        <w:rPr>
          <w:color w:val="000000" w:themeColor="text1"/>
          <w:rPrChange w:id="10408" w:author="Dr Mamadou SANOGO" w:date="2023-10-25T18:15:00Z">
            <w:rPr/>
          </w:rPrChange>
        </w:rPr>
      </w:pPr>
    </w:p>
    <w:p w14:paraId="0F6CCC00" w14:textId="4269B17F" w:rsidR="00502781" w:rsidRPr="007A4AFC" w:rsidRDefault="00502781" w:rsidP="00502781">
      <w:pPr>
        <w:rPr>
          <w:color w:val="000000" w:themeColor="text1"/>
          <w:rPrChange w:id="10409" w:author="Dr Mamadou SANOGO" w:date="2023-10-25T18:15:00Z">
            <w:rPr/>
          </w:rPrChange>
        </w:rPr>
      </w:pPr>
    </w:p>
    <w:p w14:paraId="6BCB2382" w14:textId="5188DC46" w:rsidR="00502781" w:rsidRPr="007A4AFC" w:rsidRDefault="00502781" w:rsidP="00502781">
      <w:pPr>
        <w:rPr>
          <w:color w:val="000000" w:themeColor="text1"/>
          <w:rPrChange w:id="10410" w:author="Dr Mamadou SANOGO" w:date="2023-10-25T18:15:00Z">
            <w:rPr/>
          </w:rPrChange>
        </w:rPr>
      </w:pPr>
    </w:p>
    <w:p w14:paraId="0A773975" w14:textId="1104A7EB" w:rsidR="00502781" w:rsidRPr="007A4AFC" w:rsidRDefault="00502781" w:rsidP="00502781">
      <w:pPr>
        <w:rPr>
          <w:color w:val="000000" w:themeColor="text1"/>
          <w:rPrChange w:id="10411" w:author="Dr Mamadou SANOGO" w:date="2023-10-25T18:15:00Z">
            <w:rPr/>
          </w:rPrChange>
        </w:rPr>
      </w:pPr>
    </w:p>
    <w:p w14:paraId="7AAA8A01" w14:textId="0246C9E0" w:rsidR="00502781" w:rsidRPr="007A4AFC" w:rsidRDefault="00502781" w:rsidP="00502781">
      <w:pPr>
        <w:rPr>
          <w:color w:val="000000" w:themeColor="text1"/>
          <w:rPrChange w:id="10412" w:author="Dr Mamadou SANOGO" w:date="2023-10-25T18:15:00Z">
            <w:rPr/>
          </w:rPrChange>
        </w:rPr>
      </w:pPr>
    </w:p>
    <w:p w14:paraId="70BB57EF" w14:textId="3DE5FDCF" w:rsidR="00502781" w:rsidRPr="007A4AFC" w:rsidRDefault="00502781" w:rsidP="00502781">
      <w:pPr>
        <w:rPr>
          <w:color w:val="000000" w:themeColor="text1"/>
          <w:rPrChange w:id="10413" w:author="Dr Mamadou SANOGO" w:date="2023-10-25T18:15:00Z">
            <w:rPr/>
          </w:rPrChange>
        </w:rPr>
      </w:pPr>
    </w:p>
    <w:p w14:paraId="3B46B1A3" w14:textId="036109BF" w:rsidR="00502781" w:rsidRPr="007A4AFC" w:rsidRDefault="00502781" w:rsidP="00502781">
      <w:pPr>
        <w:rPr>
          <w:color w:val="000000" w:themeColor="text1"/>
          <w:rPrChange w:id="10414" w:author="Dr Mamadou SANOGO" w:date="2023-10-25T18:15:00Z">
            <w:rPr/>
          </w:rPrChange>
        </w:rPr>
      </w:pPr>
    </w:p>
    <w:p w14:paraId="3CBF8C79" w14:textId="63980632" w:rsidR="00502781" w:rsidRPr="007A4AFC" w:rsidRDefault="00502781" w:rsidP="00502781">
      <w:pPr>
        <w:rPr>
          <w:color w:val="000000" w:themeColor="text1"/>
          <w:rPrChange w:id="10415" w:author="Dr Mamadou SANOGO" w:date="2023-10-25T18:15:00Z">
            <w:rPr/>
          </w:rPrChange>
        </w:rPr>
      </w:pPr>
    </w:p>
    <w:p w14:paraId="5A3291FE" w14:textId="7A0382BC" w:rsidR="00502781" w:rsidRPr="007A4AFC" w:rsidRDefault="00502781" w:rsidP="00502781">
      <w:pPr>
        <w:rPr>
          <w:color w:val="000000" w:themeColor="text1"/>
          <w:rPrChange w:id="10416" w:author="Dr Mamadou SANOGO" w:date="2023-10-25T18:15:00Z">
            <w:rPr/>
          </w:rPrChange>
        </w:rPr>
      </w:pPr>
    </w:p>
    <w:p w14:paraId="73BB684B" w14:textId="59184667" w:rsidR="00502781" w:rsidRPr="007A4AFC" w:rsidRDefault="00502781" w:rsidP="00502781">
      <w:pPr>
        <w:rPr>
          <w:color w:val="000000" w:themeColor="text1"/>
          <w:rPrChange w:id="10417" w:author="Dr Mamadou SANOGO" w:date="2023-10-25T18:15:00Z">
            <w:rPr/>
          </w:rPrChange>
        </w:rPr>
      </w:pPr>
    </w:p>
    <w:p w14:paraId="1351C45F" w14:textId="3C31A0DA" w:rsidR="00502781" w:rsidRPr="007A4AFC" w:rsidRDefault="00502781" w:rsidP="00502781">
      <w:pPr>
        <w:rPr>
          <w:color w:val="000000" w:themeColor="text1"/>
          <w:rPrChange w:id="10418" w:author="Dr Mamadou SANOGO" w:date="2023-10-25T18:15:00Z">
            <w:rPr/>
          </w:rPrChange>
        </w:rPr>
      </w:pPr>
    </w:p>
    <w:p w14:paraId="56F493CD" w14:textId="53F6C547" w:rsidR="00502781" w:rsidRPr="007A4AFC" w:rsidRDefault="00502781" w:rsidP="00502781">
      <w:pPr>
        <w:rPr>
          <w:color w:val="000000" w:themeColor="text1"/>
          <w:rPrChange w:id="10419" w:author="Dr Mamadou SANOGO" w:date="2023-10-25T18:15:00Z">
            <w:rPr/>
          </w:rPrChange>
        </w:rPr>
      </w:pPr>
    </w:p>
    <w:p w14:paraId="3CFB093D" w14:textId="02C7660F" w:rsidR="00502781" w:rsidRPr="007A4AFC" w:rsidRDefault="00502781" w:rsidP="00502781">
      <w:pPr>
        <w:rPr>
          <w:color w:val="000000" w:themeColor="text1"/>
          <w:rPrChange w:id="10420" w:author="Dr Mamadou SANOGO" w:date="2023-10-25T18:15:00Z">
            <w:rPr/>
          </w:rPrChange>
        </w:rPr>
      </w:pPr>
    </w:p>
    <w:p w14:paraId="36A2F1CA" w14:textId="79F55083" w:rsidR="00502781" w:rsidRPr="007A4AFC" w:rsidRDefault="00502781" w:rsidP="00502781">
      <w:pPr>
        <w:rPr>
          <w:color w:val="000000" w:themeColor="text1"/>
          <w:rPrChange w:id="10421" w:author="Dr Mamadou SANOGO" w:date="2023-10-25T18:15:00Z">
            <w:rPr/>
          </w:rPrChange>
        </w:rPr>
      </w:pPr>
    </w:p>
    <w:p w14:paraId="531E9C70" w14:textId="0C5F32A4" w:rsidR="00502781" w:rsidRPr="007A4AFC" w:rsidRDefault="00502781" w:rsidP="00502781">
      <w:pPr>
        <w:rPr>
          <w:color w:val="000000" w:themeColor="text1"/>
          <w:rPrChange w:id="10422" w:author="Dr Mamadou SANOGO" w:date="2023-10-25T18:15:00Z">
            <w:rPr/>
          </w:rPrChange>
        </w:rPr>
      </w:pPr>
    </w:p>
    <w:p w14:paraId="3B26850F" w14:textId="138ED4D6" w:rsidR="00502781" w:rsidRPr="007A4AFC" w:rsidRDefault="00502781" w:rsidP="00502781">
      <w:pPr>
        <w:rPr>
          <w:color w:val="000000" w:themeColor="text1"/>
          <w:rPrChange w:id="10423" w:author="Dr Mamadou SANOGO" w:date="2023-10-25T18:15:00Z">
            <w:rPr/>
          </w:rPrChange>
        </w:rPr>
      </w:pPr>
    </w:p>
    <w:p w14:paraId="6987CB04" w14:textId="61DE6524" w:rsidR="00502781" w:rsidRPr="007A4AFC" w:rsidRDefault="00502781" w:rsidP="00502781">
      <w:pPr>
        <w:rPr>
          <w:color w:val="000000" w:themeColor="text1"/>
          <w:rPrChange w:id="10424" w:author="Dr Mamadou SANOGO" w:date="2023-10-25T18:15:00Z">
            <w:rPr/>
          </w:rPrChange>
        </w:rPr>
      </w:pPr>
    </w:p>
    <w:p w14:paraId="2BDB02CD" w14:textId="6A73E348" w:rsidR="00502781" w:rsidRPr="007A4AFC" w:rsidRDefault="00502781" w:rsidP="00502781">
      <w:pPr>
        <w:rPr>
          <w:color w:val="000000" w:themeColor="text1"/>
          <w:rPrChange w:id="10425" w:author="Dr Mamadou SANOGO" w:date="2023-10-25T18:15:00Z">
            <w:rPr/>
          </w:rPrChange>
        </w:rPr>
      </w:pPr>
    </w:p>
    <w:p w14:paraId="7AE32196" w14:textId="352A398C" w:rsidR="00502781" w:rsidRPr="007A4AFC" w:rsidRDefault="00502781" w:rsidP="00502781">
      <w:pPr>
        <w:rPr>
          <w:color w:val="000000" w:themeColor="text1"/>
          <w:rPrChange w:id="10426" w:author="Dr Mamadou SANOGO" w:date="2023-10-25T18:15:00Z">
            <w:rPr/>
          </w:rPrChange>
        </w:rPr>
      </w:pPr>
    </w:p>
    <w:p w14:paraId="2FEE6DC0" w14:textId="0E732915" w:rsidR="00502781" w:rsidRPr="007A4AFC" w:rsidRDefault="00502781" w:rsidP="00502781">
      <w:pPr>
        <w:rPr>
          <w:color w:val="000000" w:themeColor="text1"/>
          <w:rPrChange w:id="10427" w:author="Dr Mamadou SANOGO" w:date="2023-10-25T18:15:00Z">
            <w:rPr/>
          </w:rPrChange>
        </w:rPr>
      </w:pPr>
    </w:p>
    <w:p w14:paraId="72FBC73E" w14:textId="65A34E57" w:rsidR="00502781" w:rsidRPr="007A4AFC" w:rsidRDefault="00502781" w:rsidP="00502781">
      <w:pPr>
        <w:rPr>
          <w:color w:val="000000" w:themeColor="text1"/>
          <w:rPrChange w:id="10428" w:author="Dr Mamadou SANOGO" w:date="2023-10-25T18:15:00Z">
            <w:rPr/>
          </w:rPrChange>
        </w:rPr>
      </w:pPr>
    </w:p>
    <w:p w14:paraId="450149A1" w14:textId="0C521E35" w:rsidR="00502781" w:rsidRPr="007A4AFC" w:rsidRDefault="00502781" w:rsidP="00502781">
      <w:pPr>
        <w:rPr>
          <w:color w:val="000000" w:themeColor="text1"/>
          <w:rPrChange w:id="10429" w:author="Dr Mamadou SANOGO" w:date="2023-10-25T18:15:00Z">
            <w:rPr/>
          </w:rPrChange>
        </w:rPr>
      </w:pPr>
    </w:p>
    <w:p w14:paraId="455D8389" w14:textId="20ECFEB1" w:rsidR="00502781" w:rsidRPr="007A4AFC" w:rsidRDefault="00502781" w:rsidP="00502781">
      <w:pPr>
        <w:rPr>
          <w:color w:val="000000" w:themeColor="text1"/>
          <w:rPrChange w:id="10430" w:author="Dr Mamadou SANOGO" w:date="2023-10-25T18:15:00Z">
            <w:rPr/>
          </w:rPrChange>
        </w:rPr>
      </w:pPr>
    </w:p>
    <w:p w14:paraId="3EF3A35E" w14:textId="2625EE66" w:rsidR="00502781" w:rsidRPr="007A4AFC" w:rsidRDefault="00502781" w:rsidP="00502781">
      <w:pPr>
        <w:rPr>
          <w:color w:val="000000" w:themeColor="text1"/>
          <w:rPrChange w:id="10431" w:author="Dr Mamadou SANOGO" w:date="2023-10-25T18:15:00Z">
            <w:rPr/>
          </w:rPrChange>
        </w:rPr>
      </w:pPr>
    </w:p>
    <w:p w14:paraId="183786EA" w14:textId="1D41487E" w:rsidR="00502781" w:rsidRPr="007A4AFC" w:rsidRDefault="00502781" w:rsidP="00502781">
      <w:pPr>
        <w:rPr>
          <w:color w:val="000000" w:themeColor="text1"/>
          <w:rPrChange w:id="10432" w:author="Dr Mamadou SANOGO" w:date="2023-10-25T18:15:00Z">
            <w:rPr/>
          </w:rPrChange>
        </w:rPr>
      </w:pPr>
    </w:p>
    <w:p w14:paraId="6C86D8BF" w14:textId="374647F1" w:rsidR="00502781" w:rsidRPr="007A4AFC" w:rsidRDefault="00502781" w:rsidP="00502781">
      <w:pPr>
        <w:rPr>
          <w:color w:val="000000" w:themeColor="text1"/>
          <w:rPrChange w:id="10433" w:author="Dr Mamadou SANOGO" w:date="2023-10-25T18:15:00Z">
            <w:rPr/>
          </w:rPrChange>
        </w:rPr>
      </w:pPr>
    </w:p>
    <w:p w14:paraId="1E42B08F" w14:textId="77777777" w:rsidR="00502781" w:rsidRPr="007A4AFC" w:rsidRDefault="00502781" w:rsidP="00502781">
      <w:pPr>
        <w:rPr>
          <w:color w:val="000000" w:themeColor="text1"/>
          <w:rPrChange w:id="10434" w:author="Dr Mamadou SANOGO" w:date="2023-10-25T18:15:00Z">
            <w:rPr/>
          </w:rPrChange>
        </w:rPr>
      </w:pPr>
    </w:p>
    <w:p w14:paraId="0140CC32" w14:textId="730AD440" w:rsidR="00502781" w:rsidRPr="007A4AFC" w:rsidDel="006350A6" w:rsidRDefault="00502781" w:rsidP="00502781">
      <w:pPr>
        <w:rPr>
          <w:del w:id="10435" w:author="Dr Mamadou SANOGO" w:date="2023-10-25T14:43:00Z"/>
          <w:color w:val="000000" w:themeColor="text1"/>
          <w:rPrChange w:id="10436" w:author="Dr Mamadou SANOGO" w:date="2023-10-25T18:15:00Z">
            <w:rPr>
              <w:del w:id="10437" w:author="Dr Mamadou SANOGO" w:date="2023-10-25T14:43:00Z"/>
            </w:rPr>
          </w:rPrChange>
        </w:rPr>
      </w:pPr>
    </w:p>
    <w:p w14:paraId="017D86A0" w14:textId="77777777" w:rsidR="00502781" w:rsidRPr="007A4AFC" w:rsidDel="006350A6" w:rsidRDefault="00502781" w:rsidP="00502781">
      <w:pPr>
        <w:rPr>
          <w:del w:id="10438" w:author="Dr Mamadou SANOGO" w:date="2023-10-25T14:43:00Z"/>
          <w:color w:val="000000" w:themeColor="text1"/>
          <w:rPrChange w:id="10439" w:author="Dr Mamadou SANOGO" w:date="2023-10-25T18:15:00Z">
            <w:rPr>
              <w:del w:id="10440" w:author="Dr Mamadou SANOGO" w:date="2023-10-25T14:43:00Z"/>
            </w:rPr>
          </w:rPrChange>
        </w:rPr>
      </w:pPr>
    </w:p>
    <w:p w14:paraId="722AB017" w14:textId="38ADF535" w:rsidR="00502781" w:rsidRPr="007A4AFC" w:rsidDel="00AD42F4" w:rsidRDefault="00502781">
      <w:pPr>
        <w:pStyle w:val="Titre2"/>
        <w:numPr>
          <w:ilvl w:val="0"/>
          <w:numId w:val="0"/>
        </w:numPr>
        <w:jc w:val="left"/>
        <w:rPr>
          <w:del w:id="10441" w:author="Dr Mamadou SANOGO" w:date="2023-10-27T11:40:00Z"/>
          <w:rFonts w:cs="Times New Roman"/>
          <w:b w:val="0"/>
          <w:sz w:val="24"/>
          <w:szCs w:val="24"/>
          <w:rPrChange w:id="10442" w:author="Dr Mamadou SANOGO" w:date="2023-10-25T18:15:00Z">
            <w:rPr>
              <w:del w:id="10443" w:author="Dr Mamadou SANOGO" w:date="2023-10-27T11:40:00Z"/>
              <w:rFonts w:cs="Times New Roman"/>
              <w:b w:val="0"/>
              <w:color w:val="auto"/>
              <w:sz w:val="24"/>
              <w:szCs w:val="24"/>
            </w:rPr>
          </w:rPrChange>
        </w:rPr>
        <w:pPrChange w:id="10444" w:author="Dr Mamadou SANOGO" w:date="2023-10-25T14:43:00Z">
          <w:pPr>
            <w:pStyle w:val="Titre2"/>
            <w:numPr>
              <w:ilvl w:val="0"/>
              <w:numId w:val="8"/>
            </w:numPr>
            <w:ind w:left="720" w:hanging="360"/>
            <w:jc w:val="center"/>
          </w:pPr>
        </w:pPrChange>
      </w:pPr>
      <w:bookmarkStart w:id="10445" w:name="_Toc145944532"/>
      <w:del w:id="10446" w:author="Dr Mamadou SANOGO" w:date="2023-10-25T14:43:00Z">
        <w:r w:rsidRPr="007A4AFC" w:rsidDel="006350A6">
          <w:rPr>
            <w:b w:val="0"/>
            <w:szCs w:val="24"/>
          </w:rPr>
          <w:delText>Université Elhadji Ibrahima Niasse (UEIN) - (Sénégal)</w:delText>
        </w:r>
      </w:del>
      <w:bookmarkEnd w:id="10445"/>
    </w:p>
    <w:p w14:paraId="3574C2DF" w14:textId="4758E487" w:rsidR="00502781" w:rsidRPr="00AD42F4" w:rsidDel="00AD42F4" w:rsidRDefault="00502781">
      <w:pPr>
        <w:pStyle w:val="Titre2"/>
        <w:rPr>
          <w:del w:id="10447" w:author="Dr Mamadou SANOGO" w:date="2023-10-27T11:40:00Z"/>
        </w:rPr>
        <w:pPrChange w:id="10448" w:author="Dr Mamadou SANOGO" w:date="2023-10-27T11:40:00Z">
          <w:pPr/>
        </w:pPrChange>
      </w:pPr>
    </w:p>
    <w:p w14:paraId="3843E91C" w14:textId="626DE1E5" w:rsidR="00502781" w:rsidRPr="007A4AFC" w:rsidDel="00AD42F4" w:rsidRDefault="00502781" w:rsidP="00502781">
      <w:pPr>
        <w:rPr>
          <w:del w:id="10449" w:author="Dr Mamadou SANOGO" w:date="2023-10-27T11:40:00Z"/>
          <w:color w:val="000000" w:themeColor="text1"/>
          <w:rPrChange w:id="10450" w:author="Dr Mamadou SANOGO" w:date="2023-10-25T18:15:00Z">
            <w:rPr>
              <w:del w:id="10451" w:author="Dr Mamadou SANOGO" w:date="2023-10-27T11:40:00Z"/>
            </w:rPr>
          </w:rPrChange>
        </w:rPr>
      </w:pPr>
    </w:p>
    <w:p w14:paraId="76E46277" w14:textId="77777777" w:rsidR="00837877" w:rsidRPr="007A4AFC" w:rsidDel="00AD42F4" w:rsidRDefault="00837877" w:rsidP="00502781">
      <w:pPr>
        <w:rPr>
          <w:del w:id="10452" w:author="Dr Mamadou SANOGO" w:date="2023-10-27T11:39:00Z"/>
          <w:color w:val="000000" w:themeColor="text1"/>
          <w:rPrChange w:id="10453" w:author="Dr Mamadou SANOGO" w:date="2023-10-25T18:15:00Z">
            <w:rPr>
              <w:del w:id="10454" w:author="Dr Mamadou SANOGO" w:date="2023-10-27T11:39:00Z"/>
            </w:rPr>
          </w:rPrChange>
        </w:rPr>
      </w:pPr>
    </w:p>
    <w:p w14:paraId="159D99BB" w14:textId="3DEEDFAA" w:rsidR="00502781" w:rsidRPr="007A4AFC" w:rsidDel="00AD42F4" w:rsidRDefault="00502781" w:rsidP="00502781">
      <w:pPr>
        <w:rPr>
          <w:del w:id="10455" w:author="Dr Mamadou SANOGO" w:date="2023-10-27T11:39:00Z"/>
          <w:color w:val="000000" w:themeColor="text1"/>
          <w:rPrChange w:id="10456" w:author="Dr Mamadou SANOGO" w:date="2023-10-25T18:15:00Z">
            <w:rPr>
              <w:del w:id="10457" w:author="Dr Mamadou SANOGO" w:date="2023-10-27T11:39:00Z"/>
            </w:rPr>
          </w:rPrChange>
        </w:rPr>
      </w:pPr>
    </w:p>
    <w:p w14:paraId="100762D0" w14:textId="35D6B1A0" w:rsidR="00502781" w:rsidRPr="007A4AFC" w:rsidRDefault="00502781" w:rsidP="00502781">
      <w:pPr>
        <w:rPr>
          <w:color w:val="000000" w:themeColor="text1"/>
          <w:rPrChange w:id="10458" w:author="Dr Mamadou SANOGO" w:date="2023-10-25T18:15:00Z">
            <w:rPr/>
          </w:rPrChange>
        </w:rPr>
      </w:pPr>
    </w:p>
    <w:p w14:paraId="0FF8971F" w14:textId="5A719906" w:rsidR="006350A6" w:rsidRPr="007A4AFC" w:rsidRDefault="006350A6" w:rsidP="006350A6">
      <w:pPr>
        <w:shd w:val="clear" w:color="auto" w:fill="FFFFFF"/>
        <w:spacing w:line="240" w:lineRule="auto"/>
        <w:ind w:right="9"/>
        <w:jc w:val="center"/>
        <w:rPr>
          <w:ins w:id="10459" w:author="Dr Mamadou SANOGO" w:date="2023-10-25T14:44:00Z"/>
          <w:rFonts w:eastAsiaTheme="minorHAnsi"/>
          <w:b/>
          <w:color w:val="000000" w:themeColor="text1"/>
          <w:sz w:val="44"/>
          <w:lang w:eastAsia="en-US"/>
          <w:rPrChange w:id="10460" w:author="Dr Mamadou SANOGO" w:date="2023-10-25T18:15:00Z">
            <w:rPr>
              <w:ins w:id="10461" w:author="Dr Mamadou SANOGO" w:date="2023-10-25T14:44:00Z"/>
              <w:rFonts w:eastAsiaTheme="minorHAnsi"/>
              <w:b/>
              <w:sz w:val="44"/>
              <w:lang w:eastAsia="en-US"/>
            </w:rPr>
          </w:rPrChange>
        </w:rPr>
      </w:pPr>
      <w:ins w:id="10462" w:author="Dr Mamadou SANOGO" w:date="2023-10-25T14:44:00Z">
        <w:r w:rsidRPr="007A4AFC">
          <w:rPr>
            <w:rFonts w:eastAsiaTheme="minorHAnsi"/>
            <w:b/>
            <w:color w:val="000000" w:themeColor="text1"/>
            <w:sz w:val="44"/>
            <w:lang w:eastAsia="en-US"/>
            <w:rPrChange w:id="10463" w:author="Dr Mamadou SANOGO" w:date="2023-10-25T18:15:00Z">
              <w:rPr>
                <w:rFonts w:eastAsiaTheme="minorHAnsi"/>
                <w:b/>
                <w:sz w:val="44"/>
                <w:lang w:eastAsia="en-US"/>
              </w:rPr>
            </w:rPrChange>
          </w:rPr>
          <w:t>Annexe n°0</w:t>
        </w:r>
      </w:ins>
      <w:ins w:id="10464" w:author="Dr Mamadou SANOGO" w:date="2023-10-25T14:47:00Z">
        <w:r w:rsidR="00837877" w:rsidRPr="007A4AFC">
          <w:rPr>
            <w:rFonts w:eastAsiaTheme="minorHAnsi"/>
            <w:b/>
            <w:color w:val="000000" w:themeColor="text1"/>
            <w:sz w:val="44"/>
            <w:lang w:eastAsia="en-US"/>
            <w:rPrChange w:id="10465" w:author="Dr Mamadou SANOGO" w:date="2023-10-25T18:15:00Z">
              <w:rPr>
                <w:rFonts w:eastAsiaTheme="minorHAnsi"/>
                <w:b/>
                <w:sz w:val="44"/>
                <w:lang w:eastAsia="en-US"/>
              </w:rPr>
            </w:rPrChange>
          </w:rPr>
          <w:t>10</w:t>
        </w:r>
      </w:ins>
      <w:ins w:id="10466" w:author="Dr Mamadou SANOGO" w:date="2023-10-25T14:44:00Z">
        <w:r w:rsidRPr="007A4AFC">
          <w:rPr>
            <w:rFonts w:eastAsiaTheme="minorHAnsi"/>
            <w:b/>
            <w:color w:val="000000" w:themeColor="text1"/>
            <w:sz w:val="44"/>
            <w:lang w:eastAsia="en-US"/>
            <w:rPrChange w:id="10467" w:author="Dr Mamadou SANOGO" w:date="2023-10-25T18:15:00Z">
              <w:rPr>
                <w:rFonts w:eastAsiaTheme="minorHAnsi"/>
                <w:b/>
                <w:sz w:val="44"/>
                <w:lang w:eastAsia="en-US"/>
              </w:rPr>
            </w:rPrChange>
          </w:rPr>
          <w:t xml:space="preserve"> : </w:t>
        </w:r>
      </w:ins>
      <w:ins w:id="10468" w:author="Dr Mamadou SANOGO" w:date="2023-10-25T14:47:00Z">
        <w:r w:rsidR="00837877" w:rsidRPr="007A4AFC">
          <w:rPr>
            <w:rFonts w:eastAsiaTheme="minorHAnsi"/>
            <w:b/>
            <w:color w:val="000000" w:themeColor="text1"/>
            <w:sz w:val="44"/>
            <w:lang w:eastAsia="en-US"/>
            <w:rPrChange w:id="10469" w:author="Dr Mamadou SANOGO" w:date="2023-10-25T18:15:00Z">
              <w:rPr>
                <w:rFonts w:eastAsiaTheme="minorHAnsi"/>
                <w:b/>
                <w:sz w:val="44"/>
                <w:lang w:eastAsia="en-US"/>
              </w:rPr>
            </w:rPrChange>
          </w:rPr>
          <w:t>Cahier de texte</w:t>
        </w:r>
      </w:ins>
    </w:p>
    <w:p w14:paraId="08690638" w14:textId="588ED4B8" w:rsidR="00502781" w:rsidRPr="007A4AFC" w:rsidRDefault="00502781" w:rsidP="00502781">
      <w:pPr>
        <w:rPr>
          <w:color w:val="000000" w:themeColor="text1"/>
          <w:rPrChange w:id="10470" w:author="Dr Mamadou SANOGO" w:date="2023-10-25T18:15:00Z">
            <w:rPr/>
          </w:rPrChange>
        </w:rPr>
      </w:pPr>
    </w:p>
    <w:p w14:paraId="7A836CA2" w14:textId="55ABFD1D" w:rsidR="00502781" w:rsidRPr="007A4AFC" w:rsidRDefault="00502781" w:rsidP="00502781">
      <w:pPr>
        <w:rPr>
          <w:color w:val="000000" w:themeColor="text1"/>
          <w:rPrChange w:id="10471" w:author="Dr Mamadou SANOGO" w:date="2023-10-25T18:15:00Z">
            <w:rPr/>
          </w:rPrChange>
        </w:rPr>
      </w:pPr>
    </w:p>
    <w:p w14:paraId="421A29E9" w14:textId="31B4A5FA" w:rsidR="00502781" w:rsidRPr="007A4AFC" w:rsidRDefault="00502781" w:rsidP="00502781">
      <w:pPr>
        <w:rPr>
          <w:color w:val="000000" w:themeColor="text1"/>
          <w:rPrChange w:id="10472" w:author="Dr Mamadou SANOGO" w:date="2023-10-25T18:15:00Z">
            <w:rPr/>
          </w:rPrChange>
        </w:rPr>
      </w:pPr>
    </w:p>
    <w:p w14:paraId="7A503A3D" w14:textId="4AF5AA29" w:rsidR="00502781" w:rsidRPr="007A4AFC" w:rsidRDefault="00502781" w:rsidP="00502781">
      <w:pPr>
        <w:rPr>
          <w:color w:val="000000" w:themeColor="text1"/>
          <w:rPrChange w:id="10473" w:author="Dr Mamadou SANOGO" w:date="2023-10-25T18:15:00Z">
            <w:rPr/>
          </w:rPrChange>
        </w:rPr>
      </w:pPr>
    </w:p>
    <w:p w14:paraId="4D8DC1B5" w14:textId="34C387DC" w:rsidR="00502781" w:rsidRPr="007A4AFC" w:rsidRDefault="00502781" w:rsidP="00502781">
      <w:pPr>
        <w:rPr>
          <w:color w:val="000000" w:themeColor="text1"/>
          <w:rPrChange w:id="10474" w:author="Dr Mamadou SANOGO" w:date="2023-10-25T18:15:00Z">
            <w:rPr/>
          </w:rPrChange>
        </w:rPr>
      </w:pPr>
    </w:p>
    <w:p w14:paraId="4C3FDAAA" w14:textId="427AE45F" w:rsidR="00502781" w:rsidRPr="007A4AFC" w:rsidRDefault="00502781" w:rsidP="00502781">
      <w:pPr>
        <w:rPr>
          <w:color w:val="000000" w:themeColor="text1"/>
          <w:rPrChange w:id="10475" w:author="Dr Mamadou SANOGO" w:date="2023-10-25T18:15:00Z">
            <w:rPr/>
          </w:rPrChange>
        </w:rPr>
      </w:pPr>
    </w:p>
    <w:p w14:paraId="7F97D72A" w14:textId="7C56198D" w:rsidR="00502781" w:rsidRPr="007A4AFC" w:rsidRDefault="00502781" w:rsidP="00502781">
      <w:pPr>
        <w:rPr>
          <w:color w:val="000000" w:themeColor="text1"/>
          <w:rPrChange w:id="10476" w:author="Dr Mamadou SANOGO" w:date="2023-10-25T18:15:00Z">
            <w:rPr/>
          </w:rPrChange>
        </w:rPr>
      </w:pPr>
    </w:p>
    <w:p w14:paraId="0E1F421E" w14:textId="65AF5D6B" w:rsidR="00502781" w:rsidRPr="007A4AFC" w:rsidRDefault="00502781" w:rsidP="00502781">
      <w:pPr>
        <w:rPr>
          <w:color w:val="000000" w:themeColor="text1"/>
          <w:rPrChange w:id="10477" w:author="Dr Mamadou SANOGO" w:date="2023-10-25T18:15:00Z">
            <w:rPr/>
          </w:rPrChange>
        </w:rPr>
      </w:pPr>
    </w:p>
    <w:p w14:paraId="139FBD8C" w14:textId="468302D0" w:rsidR="00502781" w:rsidRPr="007A4AFC" w:rsidRDefault="00502781" w:rsidP="00502781">
      <w:pPr>
        <w:rPr>
          <w:color w:val="000000" w:themeColor="text1"/>
          <w:rPrChange w:id="10478" w:author="Dr Mamadou SANOGO" w:date="2023-10-25T18:15:00Z">
            <w:rPr/>
          </w:rPrChange>
        </w:rPr>
      </w:pPr>
    </w:p>
    <w:p w14:paraId="2B0FC326" w14:textId="7254FEC1" w:rsidR="00502781" w:rsidRPr="007A4AFC" w:rsidRDefault="00502781" w:rsidP="00502781">
      <w:pPr>
        <w:rPr>
          <w:color w:val="000000" w:themeColor="text1"/>
          <w:rPrChange w:id="10479" w:author="Dr Mamadou SANOGO" w:date="2023-10-25T18:15:00Z">
            <w:rPr/>
          </w:rPrChange>
        </w:rPr>
      </w:pPr>
    </w:p>
    <w:p w14:paraId="41BE1B3D" w14:textId="71C976C3" w:rsidR="00502781" w:rsidRPr="007A4AFC" w:rsidRDefault="00502781" w:rsidP="00502781">
      <w:pPr>
        <w:rPr>
          <w:color w:val="000000" w:themeColor="text1"/>
          <w:rPrChange w:id="10480" w:author="Dr Mamadou SANOGO" w:date="2023-10-25T18:15:00Z">
            <w:rPr/>
          </w:rPrChange>
        </w:rPr>
      </w:pPr>
    </w:p>
    <w:p w14:paraId="58DE00F0" w14:textId="1AA9B3E2" w:rsidR="00502781" w:rsidRPr="007A4AFC" w:rsidRDefault="00502781" w:rsidP="00502781">
      <w:pPr>
        <w:rPr>
          <w:color w:val="000000" w:themeColor="text1"/>
          <w:rPrChange w:id="10481" w:author="Dr Mamadou SANOGO" w:date="2023-10-25T18:15:00Z">
            <w:rPr/>
          </w:rPrChange>
        </w:rPr>
      </w:pPr>
    </w:p>
    <w:p w14:paraId="7B669AF9" w14:textId="7F73CBEC" w:rsidR="00502781" w:rsidRPr="007A4AFC" w:rsidRDefault="00502781" w:rsidP="00502781">
      <w:pPr>
        <w:rPr>
          <w:color w:val="000000" w:themeColor="text1"/>
          <w:rPrChange w:id="10482" w:author="Dr Mamadou SANOGO" w:date="2023-10-25T18:15:00Z">
            <w:rPr/>
          </w:rPrChange>
        </w:rPr>
      </w:pPr>
    </w:p>
    <w:p w14:paraId="18631BBE" w14:textId="313E82B4" w:rsidR="00502781" w:rsidRPr="007A4AFC" w:rsidRDefault="00502781" w:rsidP="00502781">
      <w:pPr>
        <w:rPr>
          <w:color w:val="000000" w:themeColor="text1"/>
          <w:rPrChange w:id="10483" w:author="Dr Mamadou SANOGO" w:date="2023-10-25T18:15:00Z">
            <w:rPr/>
          </w:rPrChange>
        </w:rPr>
      </w:pPr>
    </w:p>
    <w:p w14:paraId="4629104D" w14:textId="3A94BB41" w:rsidR="00502781" w:rsidRPr="007A4AFC" w:rsidRDefault="00502781" w:rsidP="00502781">
      <w:pPr>
        <w:rPr>
          <w:color w:val="000000" w:themeColor="text1"/>
          <w:rPrChange w:id="10484" w:author="Dr Mamadou SANOGO" w:date="2023-10-25T18:15:00Z">
            <w:rPr/>
          </w:rPrChange>
        </w:rPr>
      </w:pPr>
    </w:p>
    <w:p w14:paraId="76E08F24" w14:textId="350925E4" w:rsidR="00502781" w:rsidRPr="007A4AFC" w:rsidRDefault="00502781" w:rsidP="00502781">
      <w:pPr>
        <w:rPr>
          <w:color w:val="000000" w:themeColor="text1"/>
          <w:rPrChange w:id="10485" w:author="Dr Mamadou SANOGO" w:date="2023-10-25T18:15:00Z">
            <w:rPr/>
          </w:rPrChange>
        </w:rPr>
      </w:pPr>
    </w:p>
    <w:p w14:paraId="3AFF796A" w14:textId="25611AB1" w:rsidR="00502781" w:rsidRPr="007A4AFC" w:rsidRDefault="00502781" w:rsidP="00502781">
      <w:pPr>
        <w:rPr>
          <w:color w:val="000000" w:themeColor="text1"/>
          <w:rPrChange w:id="10486" w:author="Dr Mamadou SANOGO" w:date="2023-10-25T18:15:00Z">
            <w:rPr/>
          </w:rPrChange>
        </w:rPr>
      </w:pPr>
    </w:p>
    <w:p w14:paraId="1949CB79" w14:textId="426ED584" w:rsidR="00502781" w:rsidRPr="007A4AFC" w:rsidRDefault="00502781" w:rsidP="00502781">
      <w:pPr>
        <w:rPr>
          <w:color w:val="000000" w:themeColor="text1"/>
          <w:rPrChange w:id="10487" w:author="Dr Mamadou SANOGO" w:date="2023-10-25T18:15:00Z">
            <w:rPr/>
          </w:rPrChange>
        </w:rPr>
      </w:pPr>
    </w:p>
    <w:p w14:paraId="31020E1C" w14:textId="41A832A8" w:rsidR="00502781" w:rsidRPr="007A4AFC" w:rsidRDefault="00502781" w:rsidP="00502781">
      <w:pPr>
        <w:rPr>
          <w:color w:val="000000" w:themeColor="text1"/>
          <w:rPrChange w:id="10488" w:author="Dr Mamadou SANOGO" w:date="2023-10-25T18:15:00Z">
            <w:rPr/>
          </w:rPrChange>
        </w:rPr>
      </w:pPr>
    </w:p>
    <w:p w14:paraId="6CAC2F72" w14:textId="18860A83" w:rsidR="00502781" w:rsidRPr="007A4AFC" w:rsidRDefault="00502781" w:rsidP="00502781">
      <w:pPr>
        <w:rPr>
          <w:color w:val="000000" w:themeColor="text1"/>
          <w:rPrChange w:id="10489" w:author="Dr Mamadou SANOGO" w:date="2023-10-25T18:15:00Z">
            <w:rPr/>
          </w:rPrChange>
        </w:rPr>
      </w:pPr>
    </w:p>
    <w:p w14:paraId="694DFFC1" w14:textId="0EBC9995" w:rsidR="00502781" w:rsidRPr="007A4AFC" w:rsidRDefault="00502781" w:rsidP="00502781">
      <w:pPr>
        <w:rPr>
          <w:color w:val="000000" w:themeColor="text1"/>
          <w:rPrChange w:id="10490" w:author="Dr Mamadou SANOGO" w:date="2023-10-25T18:15:00Z">
            <w:rPr/>
          </w:rPrChange>
        </w:rPr>
      </w:pPr>
    </w:p>
    <w:p w14:paraId="745CA5AB" w14:textId="7BA797A5" w:rsidR="00502781" w:rsidRPr="007A4AFC" w:rsidRDefault="00502781" w:rsidP="00502781">
      <w:pPr>
        <w:rPr>
          <w:color w:val="000000" w:themeColor="text1"/>
          <w:rPrChange w:id="10491" w:author="Dr Mamadou SANOGO" w:date="2023-10-25T18:15:00Z">
            <w:rPr/>
          </w:rPrChange>
        </w:rPr>
      </w:pPr>
    </w:p>
    <w:p w14:paraId="67718D93" w14:textId="026564D3" w:rsidR="00502781" w:rsidRPr="007A4AFC" w:rsidRDefault="00502781" w:rsidP="00502781">
      <w:pPr>
        <w:rPr>
          <w:color w:val="000000" w:themeColor="text1"/>
          <w:rPrChange w:id="10492" w:author="Dr Mamadou SANOGO" w:date="2023-10-25T18:15:00Z">
            <w:rPr/>
          </w:rPrChange>
        </w:rPr>
      </w:pPr>
    </w:p>
    <w:p w14:paraId="06D9A23C" w14:textId="53309AE5" w:rsidR="00502781" w:rsidRPr="007A4AFC" w:rsidRDefault="00502781" w:rsidP="00502781">
      <w:pPr>
        <w:rPr>
          <w:color w:val="000000" w:themeColor="text1"/>
          <w:rPrChange w:id="10493" w:author="Dr Mamadou SANOGO" w:date="2023-10-25T18:15:00Z">
            <w:rPr/>
          </w:rPrChange>
        </w:rPr>
      </w:pPr>
    </w:p>
    <w:p w14:paraId="0AB32C52" w14:textId="4C7E9E04" w:rsidR="00502781" w:rsidRPr="007A4AFC" w:rsidRDefault="00502781" w:rsidP="00502781">
      <w:pPr>
        <w:rPr>
          <w:color w:val="000000" w:themeColor="text1"/>
          <w:rPrChange w:id="10494" w:author="Dr Mamadou SANOGO" w:date="2023-10-25T18:15:00Z">
            <w:rPr/>
          </w:rPrChange>
        </w:rPr>
      </w:pPr>
    </w:p>
    <w:p w14:paraId="3080E967" w14:textId="687AD77D" w:rsidR="00502781" w:rsidRPr="007A4AFC" w:rsidRDefault="00502781" w:rsidP="00502781">
      <w:pPr>
        <w:rPr>
          <w:color w:val="000000" w:themeColor="text1"/>
          <w:rPrChange w:id="10495" w:author="Dr Mamadou SANOGO" w:date="2023-10-25T18:15:00Z">
            <w:rPr/>
          </w:rPrChange>
        </w:rPr>
      </w:pPr>
    </w:p>
    <w:p w14:paraId="4BA9D14B" w14:textId="080FF372" w:rsidR="00502781" w:rsidRPr="007A4AFC" w:rsidRDefault="00502781" w:rsidP="00502781">
      <w:pPr>
        <w:rPr>
          <w:color w:val="000000" w:themeColor="text1"/>
          <w:rPrChange w:id="10496" w:author="Dr Mamadou SANOGO" w:date="2023-10-25T18:15:00Z">
            <w:rPr/>
          </w:rPrChange>
        </w:rPr>
      </w:pPr>
    </w:p>
    <w:p w14:paraId="66FB0EFD" w14:textId="77777777" w:rsidR="00502781" w:rsidRPr="00614D94" w:rsidDel="006350A6" w:rsidRDefault="00502781">
      <w:pPr>
        <w:rPr>
          <w:del w:id="10497" w:author="Dr Mamadou SANOGO" w:date="2023-10-25T14:43:00Z"/>
          <w:color w:val="000000" w:themeColor="text1"/>
        </w:rPr>
      </w:pPr>
    </w:p>
    <w:p w14:paraId="6AB253F2" w14:textId="22DBD389" w:rsidR="00502781" w:rsidRPr="007A4AFC" w:rsidDel="006350A6" w:rsidRDefault="00502781">
      <w:pPr>
        <w:pStyle w:val="Titre2"/>
        <w:numPr>
          <w:ilvl w:val="0"/>
          <w:numId w:val="0"/>
        </w:numPr>
        <w:jc w:val="center"/>
        <w:rPr>
          <w:del w:id="10498" w:author="Dr Mamadou SANOGO" w:date="2023-10-25T14:43:00Z"/>
          <w:rFonts w:cs="Times New Roman"/>
          <w:b w:val="0"/>
          <w:sz w:val="24"/>
          <w:szCs w:val="24"/>
          <w:rPrChange w:id="10499" w:author="Dr Mamadou SANOGO" w:date="2023-10-25T18:15:00Z">
            <w:rPr>
              <w:del w:id="10500" w:author="Dr Mamadou SANOGO" w:date="2023-10-25T14:43:00Z"/>
              <w:rFonts w:cs="Times New Roman"/>
              <w:b w:val="0"/>
              <w:color w:val="auto"/>
              <w:sz w:val="24"/>
              <w:szCs w:val="24"/>
            </w:rPr>
          </w:rPrChange>
        </w:rPr>
        <w:pPrChange w:id="10501" w:author="Dr Mamadou SANOGO" w:date="2023-10-27T14:03:00Z">
          <w:pPr>
            <w:pStyle w:val="Titre2"/>
            <w:numPr>
              <w:ilvl w:val="0"/>
              <w:numId w:val="8"/>
            </w:numPr>
            <w:ind w:left="720" w:hanging="360"/>
            <w:jc w:val="center"/>
          </w:pPr>
        </w:pPrChange>
      </w:pPr>
      <w:bookmarkStart w:id="10502" w:name="_Toc145944533"/>
      <w:del w:id="10503" w:author="Dr Mamadou SANOGO" w:date="2023-10-25T14:43:00Z">
        <w:r w:rsidRPr="007A4AFC" w:rsidDel="006350A6">
          <w:rPr>
            <w:b w:val="0"/>
            <w:szCs w:val="24"/>
            <w:rPrChange w:id="10504" w:author="Dr Mamadou SANOGO" w:date="2023-10-25T18:15:00Z">
              <w:rPr>
                <w:b w:val="0"/>
                <w:color w:val="2E74B5" w:themeColor="accent1" w:themeShade="BF"/>
                <w:szCs w:val="24"/>
              </w:rPr>
            </w:rPrChange>
          </w:rPr>
          <w:delText>Université Kofi Annan de Guinée (UKAG)</w:delText>
        </w:r>
        <w:bookmarkEnd w:id="10502"/>
      </w:del>
    </w:p>
    <w:p w14:paraId="6278DD3F" w14:textId="77777777" w:rsidR="00011374" w:rsidRPr="007A4AFC" w:rsidRDefault="00011374">
      <w:pPr>
        <w:pStyle w:val="Titre2"/>
        <w:numPr>
          <w:ilvl w:val="0"/>
          <w:numId w:val="0"/>
        </w:numPr>
        <w:rPr>
          <w:rFonts w:cs="Times New Roman"/>
          <w:b w:val="0"/>
          <w:sz w:val="24"/>
          <w:szCs w:val="24"/>
          <w:rPrChange w:id="10505" w:author="Dr Mamadou SANOGO" w:date="2023-10-25T18:15:00Z">
            <w:rPr>
              <w:rFonts w:cs="Times New Roman"/>
              <w:b w:val="0"/>
              <w:color w:val="auto"/>
              <w:sz w:val="24"/>
              <w:szCs w:val="24"/>
            </w:rPr>
          </w:rPrChange>
        </w:rPr>
        <w:pPrChange w:id="10506" w:author="Dr Mamadou SANOGO" w:date="2023-10-27T14:03:00Z">
          <w:pPr>
            <w:pStyle w:val="Titre2"/>
            <w:ind w:left="720"/>
          </w:pPr>
        </w:pPrChange>
      </w:pPr>
    </w:p>
    <w:p w14:paraId="1E510835"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0507" w:author="Dr Mamadou SANOGO" w:date="2023-10-25T18:15:00Z">
            <w:rPr>
              <w:color w:val="000000"/>
              <w:sz w:val="28"/>
              <w:szCs w:val="28"/>
            </w:rPr>
          </w:rPrChange>
        </w:rPr>
      </w:pPr>
    </w:p>
    <w:p w14:paraId="25B48FF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8" w:author="Dr Mamadou SANOGO" w:date="2023-10-25T18:15:00Z">
            <w:rPr>
              <w:color w:val="000000"/>
              <w:szCs w:val="24"/>
            </w:rPr>
          </w:rPrChange>
        </w:rPr>
      </w:pPr>
    </w:p>
    <w:p w14:paraId="1B034E0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09" w:author="Dr Mamadou SANOGO" w:date="2023-10-25T18:15:00Z">
            <w:rPr>
              <w:color w:val="000000"/>
              <w:szCs w:val="24"/>
            </w:rPr>
          </w:rPrChange>
        </w:rPr>
      </w:pPr>
    </w:p>
    <w:p w14:paraId="68D5E3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0" w:author="Dr Mamadou SANOGO" w:date="2023-10-25T18:15:00Z">
            <w:rPr>
              <w:color w:val="000000"/>
              <w:szCs w:val="24"/>
            </w:rPr>
          </w:rPrChange>
        </w:rPr>
      </w:pPr>
    </w:p>
    <w:p w14:paraId="70988B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1" w:author="Dr Mamadou SANOGO" w:date="2023-10-25T18:15:00Z">
            <w:rPr>
              <w:color w:val="000000"/>
              <w:szCs w:val="24"/>
            </w:rPr>
          </w:rPrChange>
        </w:rPr>
      </w:pPr>
    </w:p>
    <w:p w14:paraId="273E9D3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2" w:author="Dr Mamadou SANOGO" w:date="2023-10-25T18:15:00Z">
            <w:rPr>
              <w:color w:val="000000"/>
              <w:szCs w:val="24"/>
            </w:rPr>
          </w:rPrChange>
        </w:rPr>
      </w:pPr>
    </w:p>
    <w:p w14:paraId="2822CF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3" w:author="Dr Mamadou SANOGO" w:date="2023-10-25T18:15:00Z">
            <w:rPr>
              <w:color w:val="000000"/>
              <w:szCs w:val="24"/>
            </w:rPr>
          </w:rPrChange>
        </w:rPr>
      </w:pPr>
    </w:p>
    <w:p w14:paraId="5A75BCE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4" w:author="Dr Mamadou SANOGO" w:date="2023-10-25T18:15:00Z">
            <w:rPr>
              <w:color w:val="000000"/>
              <w:szCs w:val="24"/>
            </w:rPr>
          </w:rPrChange>
        </w:rPr>
      </w:pPr>
    </w:p>
    <w:p w14:paraId="71DC4D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5" w:author="Dr Mamadou SANOGO" w:date="2023-10-25T18:15:00Z">
            <w:rPr>
              <w:color w:val="000000"/>
              <w:szCs w:val="24"/>
            </w:rPr>
          </w:rPrChange>
        </w:rPr>
      </w:pPr>
    </w:p>
    <w:p w14:paraId="2B8B47B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6" w:author="Dr Mamadou SANOGO" w:date="2023-10-25T18:15:00Z">
            <w:rPr>
              <w:color w:val="000000"/>
              <w:szCs w:val="24"/>
            </w:rPr>
          </w:rPrChange>
        </w:rPr>
      </w:pPr>
    </w:p>
    <w:p w14:paraId="194C1B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7" w:author="Dr Mamadou SANOGO" w:date="2023-10-25T18:15:00Z">
            <w:rPr>
              <w:color w:val="000000"/>
              <w:szCs w:val="24"/>
            </w:rPr>
          </w:rPrChange>
        </w:rPr>
      </w:pPr>
    </w:p>
    <w:p w14:paraId="17BAFD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8" w:author="Dr Mamadou SANOGO" w:date="2023-10-25T18:15:00Z">
            <w:rPr>
              <w:color w:val="000000"/>
              <w:szCs w:val="24"/>
            </w:rPr>
          </w:rPrChange>
        </w:rPr>
      </w:pPr>
    </w:p>
    <w:p w14:paraId="7BA0445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19" w:author="Dr Mamadou SANOGO" w:date="2023-10-25T18:15:00Z">
            <w:rPr>
              <w:color w:val="000000"/>
              <w:szCs w:val="24"/>
            </w:rPr>
          </w:rPrChange>
        </w:rPr>
      </w:pPr>
    </w:p>
    <w:p w14:paraId="4E6A31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0" w:author="Dr Mamadou SANOGO" w:date="2023-10-25T18:15:00Z">
            <w:rPr>
              <w:color w:val="000000"/>
              <w:szCs w:val="24"/>
            </w:rPr>
          </w:rPrChange>
        </w:rPr>
      </w:pPr>
    </w:p>
    <w:p w14:paraId="5AFE51D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1" w:author="Dr Mamadou SANOGO" w:date="2023-10-25T18:15:00Z">
            <w:rPr>
              <w:color w:val="000000"/>
              <w:szCs w:val="24"/>
            </w:rPr>
          </w:rPrChange>
        </w:rPr>
      </w:pPr>
    </w:p>
    <w:p w14:paraId="69967D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2" w:author="Dr Mamadou SANOGO" w:date="2023-10-25T18:15:00Z">
            <w:rPr>
              <w:color w:val="000000"/>
              <w:szCs w:val="24"/>
            </w:rPr>
          </w:rPrChange>
        </w:rPr>
      </w:pPr>
    </w:p>
    <w:p w14:paraId="4D6B7D4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3" w:author="Dr Mamadou SANOGO" w:date="2023-10-25T18:15:00Z">
            <w:rPr>
              <w:color w:val="000000"/>
              <w:szCs w:val="24"/>
            </w:rPr>
          </w:rPrChange>
        </w:rPr>
      </w:pPr>
    </w:p>
    <w:p w14:paraId="2FB182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4" w:author="Dr Mamadou SANOGO" w:date="2023-10-25T18:15:00Z">
            <w:rPr>
              <w:color w:val="000000"/>
              <w:szCs w:val="24"/>
            </w:rPr>
          </w:rPrChange>
        </w:rPr>
      </w:pPr>
    </w:p>
    <w:p w14:paraId="47E0B3B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5" w:author="Dr Mamadou SANOGO" w:date="2023-10-25T18:15:00Z">
            <w:rPr>
              <w:color w:val="000000"/>
              <w:szCs w:val="24"/>
            </w:rPr>
          </w:rPrChange>
        </w:rPr>
      </w:pPr>
    </w:p>
    <w:p w14:paraId="125A6079"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6" w:author="Dr Mamadou SANOGO" w:date="2023-10-25T18:15:00Z">
            <w:rPr>
              <w:color w:val="000000"/>
              <w:szCs w:val="24"/>
            </w:rPr>
          </w:rPrChange>
        </w:rPr>
      </w:pPr>
    </w:p>
    <w:p w14:paraId="3033CD4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7" w:author="Dr Mamadou SANOGO" w:date="2023-10-25T18:15:00Z">
            <w:rPr>
              <w:color w:val="000000"/>
              <w:szCs w:val="24"/>
            </w:rPr>
          </w:rPrChange>
        </w:rPr>
      </w:pPr>
    </w:p>
    <w:p w14:paraId="4E564BD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28" w:author="Dr Mamadou SANOGO" w:date="2023-10-25T18:15:00Z">
            <w:rPr>
              <w:color w:val="000000"/>
              <w:szCs w:val="24"/>
            </w:rPr>
          </w:rPrChange>
        </w:rPr>
      </w:pPr>
    </w:p>
    <w:p w14:paraId="1D59F6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29" w:author="Dr Mamadou SANOGO" w:date="2023-10-25T18:15:00Z">
            <w:rPr>
              <w:color w:val="000000"/>
              <w:szCs w:val="24"/>
            </w:rPr>
          </w:rPrChange>
        </w:rPr>
      </w:pPr>
    </w:p>
    <w:p w14:paraId="234B088A" w14:textId="000DF9BB" w:rsidR="00773887" w:rsidRPr="007A4AFC" w:rsidRDefault="00773887" w:rsidP="00011374">
      <w:pPr>
        <w:widowControl w:val="0"/>
        <w:autoSpaceDE w:val="0"/>
        <w:autoSpaceDN w:val="0"/>
        <w:adjustRightInd w:val="0"/>
        <w:spacing w:line="240" w:lineRule="auto"/>
        <w:ind w:right="9"/>
        <w:rPr>
          <w:color w:val="000000" w:themeColor="text1"/>
          <w:szCs w:val="24"/>
          <w:rPrChange w:id="10530" w:author="Dr Mamadou SANOGO" w:date="2023-10-25T18:15:00Z">
            <w:rPr>
              <w:color w:val="000000"/>
              <w:szCs w:val="24"/>
            </w:rPr>
          </w:rPrChange>
        </w:rPr>
      </w:pPr>
    </w:p>
    <w:p w14:paraId="33323D52"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31" w:author="Dr Mamadou SANOGO" w:date="2023-10-25T18:15:00Z">
            <w:rPr>
              <w:color w:val="000000"/>
              <w:szCs w:val="24"/>
            </w:rPr>
          </w:rPrChange>
        </w:rPr>
      </w:pPr>
    </w:p>
    <w:p w14:paraId="29674A15"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32" w:author="Dr Mamadou SANOGO" w:date="2023-10-25T18:15:00Z">
            <w:rPr>
              <w:color w:val="000000"/>
              <w:szCs w:val="24"/>
            </w:rPr>
          </w:rPrChange>
        </w:rPr>
      </w:pPr>
    </w:p>
    <w:p w14:paraId="5FA97D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33" w:author="Dr Mamadou SANOGO" w:date="2023-10-25T18:15:00Z">
            <w:rPr>
              <w:color w:val="000000"/>
              <w:szCs w:val="24"/>
            </w:rPr>
          </w:rPrChange>
        </w:rPr>
      </w:pPr>
    </w:p>
    <w:p w14:paraId="03AF2408" w14:textId="77777777" w:rsidR="00773887" w:rsidRPr="007A4AFC" w:rsidDel="006350A6" w:rsidRDefault="00773887" w:rsidP="00011374">
      <w:pPr>
        <w:widowControl w:val="0"/>
        <w:autoSpaceDE w:val="0"/>
        <w:autoSpaceDN w:val="0"/>
        <w:adjustRightInd w:val="0"/>
        <w:spacing w:line="240" w:lineRule="auto"/>
        <w:ind w:right="9"/>
        <w:rPr>
          <w:del w:id="10534" w:author="Dr Mamadou SANOGO" w:date="2023-10-25T14:43:00Z"/>
          <w:color w:val="000000" w:themeColor="text1"/>
          <w:szCs w:val="24"/>
          <w:rPrChange w:id="10535" w:author="Dr Mamadou SANOGO" w:date="2023-10-25T18:15:00Z">
            <w:rPr>
              <w:del w:id="10536" w:author="Dr Mamadou SANOGO" w:date="2023-10-25T14:43:00Z"/>
              <w:color w:val="000000"/>
              <w:szCs w:val="24"/>
            </w:rPr>
          </w:rPrChange>
        </w:rPr>
      </w:pPr>
    </w:p>
    <w:p w14:paraId="7105EF5D" w14:textId="77777777" w:rsidR="00773887" w:rsidRPr="007A4AFC" w:rsidDel="006350A6" w:rsidRDefault="00773887" w:rsidP="00011374">
      <w:pPr>
        <w:widowControl w:val="0"/>
        <w:autoSpaceDE w:val="0"/>
        <w:autoSpaceDN w:val="0"/>
        <w:adjustRightInd w:val="0"/>
        <w:spacing w:line="240" w:lineRule="auto"/>
        <w:ind w:right="9"/>
        <w:rPr>
          <w:del w:id="10537" w:author="Dr Mamadou SANOGO" w:date="2023-10-25T14:43:00Z"/>
          <w:color w:val="000000" w:themeColor="text1"/>
          <w:szCs w:val="24"/>
          <w:rPrChange w:id="10538" w:author="Dr Mamadou SANOGO" w:date="2023-10-25T18:15:00Z">
            <w:rPr>
              <w:del w:id="10539" w:author="Dr Mamadou SANOGO" w:date="2023-10-25T14:43:00Z"/>
              <w:color w:val="000000"/>
              <w:szCs w:val="24"/>
            </w:rPr>
          </w:rPrChange>
        </w:rPr>
      </w:pPr>
    </w:p>
    <w:p w14:paraId="0BBCC64A" w14:textId="77777777" w:rsidR="00773887" w:rsidRPr="007A4AFC" w:rsidDel="006350A6" w:rsidRDefault="00773887" w:rsidP="00011374">
      <w:pPr>
        <w:widowControl w:val="0"/>
        <w:autoSpaceDE w:val="0"/>
        <w:autoSpaceDN w:val="0"/>
        <w:adjustRightInd w:val="0"/>
        <w:spacing w:line="240" w:lineRule="auto"/>
        <w:ind w:right="9"/>
        <w:rPr>
          <w:del w:id="10540" w:author="Dr Mamadou SANOGO" w:date="2023-10-25T14:43:00Z"/>
          <w:color w:val="000000" w:themeColor="text1"/>
          <w:szCs w:val="24"/>
          <w:rPrChange w:id="10541" w:author="Dr Mamadou SANOGO" w:date="2023-10-25T18:15:00Z">
            <w:rPr>
              <w:del w:id="10542" w:author="Dr Mamadou SANOGO" w:date="2023-10-25T14:43:00Z"/>
              <w:color w:val="000000"/>
              <w:szCs w:val="24"/>
            </w:rPr>
          </w:rPrChange>
        </w:rPr>
      </w:pPr>
    </w:p>
    <w:p w14:paraId="48DE8194" w14:textId="2781AF2C" w:rsidR="00773887" w:rsidRPr="007A4AFC" w:rsidRDefault="00773887">
      <w:pPr>
        <w:pStyle w:val="Titre2"/>
        <w:numPr>
          <w:ilvl w:val="0"/>
          <w:numId w:val="0"/>
        </w:numPr>
        <w:jc w:val="left"/>
        <w:rPr>
          <w:rFonts w:cs="Times New Roman"/>
          <w:b w:val="0"/>
          <w:sz w:val="24"/>
          <w:szCs w:val="24"/>
          <w:rPrChange w:id="10543" w:author="Dr Mamadou SANOGO" w:date="2023-10-25T18:15:00Z">
            <w:rPr>
              <w:rFonts w:cs="Times New Roman"/>
              <w:b w:val="0"/>
              <w:color w:val="auto"/>
              <w:sz w:val="24"/>
              <w:szCs w:val="24"/>
            </w:rPr>
          </w:rPrChange>
        </w:rPr>
        <w:pPrChange w:id="10544" w:author="Dr Mamadou SANOGO" w:date="2023-10-25T14:43:00Z">
          <w:pPr>
            <w:pStyle w:val="Titre2"/>
            <w:numPr>
              <w:ilvl w:val="0"/>
              <w:numId w:val="8"/>
            </w:numPr>
            <w:ind w:left="720" w:hanging="360"/>
            <w:jc w:val="center"/>
          </w:pPr>
        </w:pPrChange>
      </w:pPr>
      <w:bookmarkStart w:id="10545" w:name="_Toc145944534"/>
      <w:del w:id="10546" w:author="Dr Mamadou SANOGO" w:date="2023-10-25T14:43:00Z">
        <w:r w:rsidRPr="007A4AFC" w:rsidDel="006350A6">
          <w:rPr>
            <w:rFonts w:cs="Times New Roman"/>
            <w:b w:val="0"/>
            <w:sz w:val="24"/>
            <w:szCs w:val="24"/>
            <w:rPrChange w:id="10547" w:author="Dr Mamadou SANOGO" w:date="2023-10-25T18:15:00Z">
              <w:rPr>
                <w:rFonts w:cs="Times New Roman"/>
                <w:b w:val="0"/>
                <w:color w:val="auto"/>
                <w:sz w:val="24"/>
                <w:szCs w:val="24"/>
              </w:rPr>
            </w:rPrChange>
          </w:rPr>
          <w:delText>Institut de Formation Sainte Marie(IFSM)</w:delText>
        </w:r>
      </w:del>
      <w:bookmarkEnd w:id="10545"/>
    </w:p>
    <w:p w14:paraId="640FAFF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8" w:author="Dr Mamadou SANOGO" w:date="2023-10-25T18:15:00Z">
            <w:rPr>
              <w:color w:val="000000"/>
              <w:szCs w:val="24"/>
            </w:rPr>
          </w:rPrChange>
        </w:rPr>
      </w:pPr>
    </w:p>
    <w:p w14:paraId="3529E62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49" w:author="Dr Mamadou SANOGO" w:date="2023-10-25T18:15:00Z">
            <w:rPr>
              <w:color w:val="000000"/>
              <w:szCs w:val="24"/>
            </w:rPr>
          </w:rPrChange>
        </w:rPr>
      </w:pPr>
    </w:p>
    <w:p w14:paraId="2370393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0" w:author="Dr Mamadou SANOGO" w:date="2023-10-25T18:15:00Z">
            <w:rPr>
              <w:color w:val="000000"/>
              <w:szCs w:val="24"/>
            </w:rPr>
          </w:rPrChange>
        </w:rPr>
      </w:pPr>
    </w:p>
    <w:p w14:paraId="234FF043"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1" w:author="Dr Mamadou SANOGO" w:date="2023-10-25T18:15:00Z">
            <w:rPr>
              <w:color w:val="000000"/>
              <w:szCs w:val="24"/>
            </w:rPr>
          </w:rPrChange>
        </w:rPr>
      </w:pPr>
    </w:p>
    <w:p w14:paraId="4CC108C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2" w:author="Dr Mamadou SANOGO" w:date="2023-10-25T18:15:00Z">
            <w:rPr>
              <w:color w:val="000000"/>
              <w:szCs w:val="24"/>
            </w:rPr>
          </w:rPrChange>
        </w:rPr>
      </w:pPr>
    </w:p>
    <w:p w14:paraId="247B0E0B"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3" w:author="Dr Mamadou SANOGO" w:date="2023-10-25T18:15:00Z">
            <w:rPr>
              <w:color w:val="000000"/>
              <w:szCs w:val="24"/>
            </w:rPr>
          </w:rPrChange>
        </w:rPr>
      </w:pPr>
    </w:p>
    <w:p w14:paraId="1FD67B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4" w:author="Dr Mamadou SANOGO" w:date="2023-10-25T18:15:00Z">
            <w:rPr>
              <w:color w:val="000000"/>
              <w:szCs w:val="24"/>
            </w:rPr>
          </w:rPrChange>
        </w:rPr>
      </w:pPr>
    </w:p>
    <w:p w14:paraId="0250F1AF"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5" w:author="Dr Mamadou SANOGO" w:date="2023-10-25T18:15:00Z">
            <w:rPr>
              <w:color w:val="000000"/>
              <w:szCs w:val="24"/>
            </w:rPr>
          </w:rPrChange>
        </w:rPr>
      </w:pPr>
    </w:p>
    <w:p w14:paraId="76546A2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6" w:author="Dr Mamadou SANOGO" w:date="2023-10-25T18:15:00Z">
            <w:rPr>
              <w:color w:val="000000"/>
              <w:szCs w:val="24"/>
            </w:rPr>
          </w:rPrChange>
        </w:rPr>
      </w:pPr>
    </w:p>
    <w:p w14:paraId="1F79B1D1"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7" w:author="Dr Mamadou SANOGO" w:date="2023-10-25T18:15:00Z">
            <w:rPr>
              <w:color w:val="000000"/>
              <w:szCs w:val="24"/>
            </w:rPr>
          </w:rPrChange>
        </w:rPr>
      </w:pPr>
    </w:p>
    <w:p w14:paraId="1AA7605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8" w:author="Dr Mamadou SANOGO" w:date="2023-10-25T18:15:00Z">
            <w:rPr>
              <w:color w:val="000000"/>
              <w:szCs w:val="24"/>
            </w:rPr>
          </w:rPrChange>
        </w:rPr>
      </w:pPr>
    </w:p>
    <w:p w14:paraId="2227B30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59" w:author="Dr Mamadou SANOGO" w:date="2023-10-25T18:15:00Z">
            <w:rPr>
              <w:color w:val="000000"/>
              <w:szCs w:val="24"/>
            </w:rPr>
          </w:rPrChange>
        </w:rPr>
      </w:pPr>
    </w:p>
    <w:p w14:paraId="680C3A6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60" w:author="Dr Mamadou SANOGO" w:date="2023-10-25T18:15:00Z">
            <w:rPr>
              <w:color w:val="000000"/>
              <w:szCs w:val="24"/>
            </w:rPr>
          </w:rPrChange>
        </w:rPr>
      </w:pPr>
    </w:p>
    <w:p w14:paraId="38299554"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61" w:author="Dr Mamadou SANOGO" w:date="2023-10-25T18:15:00Z">
            <w:rPr>
              <w:color w:val="000000"/>
              <w:szCs w:val="24"/>
            </w:rPr>
          </w:rPrChange>
        </w:rPr>
      </w:pPr>
    </w:p>
    <w:p w14:paraId="64C2BAB9" w14:textId="77777777" w:rsidR="00837877" w:rsidRPr="007A4AFC" w:rsidRDefault="00837877" w:rsidP="00837877">
      <w:pPr>
        <w:shd w:val="clear" w:color="auto" w:fill="FFFFFF"/>
        <w:spacing w:line="240" w:lineRule="auto"/>
        <w:ind w:right="9"/>
        <w:jc w:val="center"/>
        <w:rPr>
          <w:ins w:id="10562" w:author="Dr Mamadou SANOGO" w:date="2023-10-25T14:49:00Z"/>
          <w:rFonts w:eastAsiaTheme="minorHAnsi"/>
          <w:b/>
          <w:color w:val="000000" w:themeColor="text1"/>
          <w:sz w:val="44"/>
          <w:lang w:eastAsia="en-US"/>
          <w:rPrChange w:id="10563" w:author="Dr Mamadou SANOGO" w:date="2023-10-25T18:15:00Z">
            <w:rPr>
              <w:ins w:id="10564" w:author="Dr Mamadou SANOGO" w:date="2023-10-25T14:49:00Z"/>
              <w:rFonts w:eastAsiaTheme="minorHAnsi"/>
              <w:b/>
              <w:sz w:val="44"/>
              <w:lang w:eastAsia="en-US"/>
            </w:rPr>
          </w:rPrChange>
        </w:rPr>
      </w:pPr>
    </w:p>
    <w:p w14:paraId="593C65F9" w14:textId="77777777" w:rsidR="00837877" w:rsidRPr="007A4AFC" w:rsidRDefault="00837877" w:rsidP="00837877">
      <w:pPr>
        <w:shd w:val="clear" w:color="auto" w:fill="FFFFFF"/>
        <w:spacing w:line="240" w:lineRule="auto"/>
        <w:ind w:right="9"/>
        <w:jc w:val="center"/>
        <w:rPr>
          <w:ins w:id="10565" w:author="Dr Mamadou SANOGO" w:date="2023-10-25T14:49:00Z"/>
          <w:rFonts w:eastAsiaTheme="minorHAnsi"/>
          <w:b/>
          <w:color w:val="000000" w:themeColor="text1"/>
          <w:sz w:val="44"/>
          <w:lang w:eastAsia="en-US"/>
          <w:rPrChange w:id="10566" w:author="Dr Mamadou SANOGO" w:date="2023-10-25T18:15:00Z">
            <w:rPr>
              <w:ins w:id="10567" w:author="Dr Mamadou SANOGO" w:date="2023-10-25T14:49:00Z"/>
              <w:rFonts w:eastAsiaTheme="minorHAnsi"/>
              <w:b/>
              <w:sz w:val="44"/>
              <w:lang w:eastAsia="en-US"/>
            </w:rPr>
          </w:rPrChange>
        </w:rPr>
      </w:pPr>
    </w:p>
    <w:p w14:paraId="506F9186" w14:textId="1B5AE4AD" w:rsidR="00837877" w:rsidRDefault="00837877" w:rsidP="00837877">
      <w:pPr>
        <w:shd w:val="clear" w:color="auto" w:fill="FFFFFF"/>
        <w:spacing w:line="240" w:lineRule="auto"/>
        <w:ind w:right="9"/>
        <w:jc w:val="center"/>
        <w:rPr>
          <w:ins w:id="10568" w:author="Dr Mamadou SANOGO" w:date="2023-10-27T14:03:00Z"/>
          <w:rFonts w:eastAsiaTheme="minorHAnsi"/>
          <w:b/>
          <w:color w:val="000000" w:themeColor="text1"/>
          <w:sz w:val="44"/>
          <w:lang w:eastAsia="en-US"/>
        </w:rPr>
      </w:pPr>
    </w:p>
    <w:p w14:paraId="09037F91" w14:textId="6641926C" w:rsidR="006778CD" w:rsidRDefault="006778CD" w:rsidP="00837877">
      <w:pPr>
        <w:shd w:val="clear" w:color="auto" w:fill="FFFFFF"/>
        <w:spacing w:line="240" w:lineRule="auto"/>
        <w:ind w:right="9"/>
        <w:jc w:val="center"/>
        <w:rPr>
          <w:ins w:id="10569" w:author="Dr Mamadou SANOGO" w:date="2023-10-27T14:03:00Z"/>
          <w:rFonts w:eastAsiaTheme="minorHAnsi"/>
          <w:b/>
          <w:color w:val="000000" w:themeColor="text1"/>
          <w:sz w:val="44"/>
          <w:lang w:eastAsia="en-US"/>
        </w:rPr>
      </w:pPr>
    </w:p>
    <w:p w14:paraId="7C9B34A3" w14:textId="5DB1CB41" w:rsidR="006778CD" w:rsidRDefault="006778CD" w:rsidP="00837877">
      <w:pPr>
        <w:shd w:val="clear" w:color="auto" w:fill="FFFFFF"/>
        <w:spacing w:line="240" w:lineRule="auto"/>
        <w:ind w:right="9"/>
        <w:jc w:val="center"/>
        <w:rPr>
          <w:ins w:id="10570" w:author="Dr Mamadou SANOGO" w:date="2023-10-27T14:03:00Z"/>
          <w:rFonts w:eastAsiaTheme="minorHAnsi"/>
          <w:b/>
          <w:color w:val="000000" w:themeColor="text1"/>
          <w:sz w:val="44"/>
          <w:lang w:eastAsia="en-US"/>
        </w:rPr>
      </w:pPr>
    </w:p>
    <w:p w14:paraId="08CF61D8" w14:textId="52524111" w:rsidR="006778CD" w:rsidRDefault="006778CD" w:rsidP="00837877">
      <w:pPr>
        <w:shd w:val="clear" w:color="auto" w:fill="FFFFFF"/>
        <w:spacing w:line="240" w:lineRule="auto"/>
        <w:ind w:right="9"/>
        <w:jc w:val="center"/>
        <w:rPr>
          <w:ins w:id="10571" w:author="Dr Mamadou SANOGO" w:date="2023-10-27T14:03:00Z"/>
          <w:rFonts w:eastAsiaTheme="minorHAnsi"/>
          <w:b/>
          <w:color w:val="000000" w:themeColor="text1"/>
          <w:sz w:val="44"/>
          <w:lang w:eastAsia="en-US"/>
        </w:rPr>
      </w:pPr>
    </w:p>
    <w:p w14:paraId="3896FD05" w14:textId="431F19AE" w:rsidR="006778CD" w:rsidRDefault="006778CD" w:rsidP="00837877">
      <w:pPr>
        <w:shd w:val="clear" w:color="auto" w:fill="FFFFFF"/>
        <w:spacing w:line="240" w:lineRule="auto"/>
        <w:ind w:right="9"/>
        <w:jc w:val="center"/>
        <w:rPr>
          <w:ins w:id="10572" w:author="Dr Mamadou SANOGO" w:date="2023-10-27T14:03:00Z"/>
          <w:rFonts w:eastAsiaTheme="minorHAnsi"/>
          <w:b/>
          <w:color w:val="000000" w:themeColor="text1"/>
          <w:sz w:val="44"/>
          <w:lang w:eastAsia="en-US"/>
        </w:rPr>
      </w:pPr>
    </w:p>
    <w:p w14:paraId="1B2905E0" w14:textId="2A3E3AF0" w:rsidR="006778CD" w:rsidRDefault="006778CD" w:rsidP="00837877">
      <w:pPr>
        <w:shd w:val="clear" w:color="auto" w:fill="FFFFFF"/>
        <w:spacing w:line="240" w:lineRule="auto"/>
        <w:ind w:right="9"/>
        <w:jc w:val="center"/>
        <w:rPr>
          <w:ins w:id="10573" w:author="Dr Mamadou SANOGO" w:date="2023-10-27T14:03:00Z"/>
          <w:rFonts w:eastAsiaTheme="minorHAnsi"/>
          <w:b/>
          <w:color w:val="000000" w:themeColor="text1"/>
          <w:sz w:val="44"/>
          <w:lang w:eastAsia="en-US"/>
        </w:rPr>
      </w:pPr>
    </w:p>
    <w:p w14:paraId="3067D7B7" w14:textId="2FCA1FC7" w:rsidR="006778CD" w:rsidRDefault="006778CD" w:rsidP="00837877">
      <w:pPr>
        <w:shd w:val="clear" w:color="auto" w:fill="FFFFFF"/>
        <w:spacing w:line="240" w:lineRule="auto"/>
        <w:ind w:right="9"/>
        <w:jc w:val="center"/>
        <w:rPr>
          <w:ins w:id="10574" w:author="Dr Mamadou SANOGO" w:date="2023-10-27T14:04:00Z"/>
          <w:rFonts w:eastAsiaTheme="minorHAnsi"/>
          <w:b/>
          <w:color w:val="000000" w:themeColor="text1"/>
          <w:sz w:val="44"/>
          <w:lang w:eastAsia="en-US"/>
        </w:rPr>
      </w:pPr>
    </w:p>
    <w:p w14:paraId="7831D521" w14:textId="2A04D51E" w:rsidR="006778CD" w:rsidRDefault="006778CD" w:rsidP="00837877">
      <w:pPr>
        <w:shd w:val="clear" w:color="auto" w:fill="FFFFFF"/>
        <w:spacing w:line="240" w:lineRule="auto"/>
        <w:ind w:right="9"/>
        <w:jc w:val="center"/>
        <w:rPr>
          <w:ins w:id="10575" w:author="Dr Mamadou SANOGO" w:date="2023-10-27T14:04:00Z"/>
          <w:rFonts w:eastAsiaTheme="minorHAnsi"/>
          <w:b/>
          <w:color w:val="000000" w:themeColor="text1"/>
          <w:sz w:val="44"/>
          <w:lang w:eastAsia="en-US"/>
        </w:rPr>
      </w:pPr>
    </w:p>
    <w:p w14:paraId="1670A715" w14:textId="77777777" w:rsidR="006778CD" w:rsidRPr="007A4AFC" w:rsidRDefault="006778CD" w:rsidP="00837877">
      <w:pPr>
        <w:shd w:val="clear" w:color="auto" w:fill="FFFFFF"/>
        <w:spacing w:line="240" w:lineRule="auto"/>
        <w:ind w:right="9"/>
        <w:jc w:val="center"/>
        <w:rPr>
          <w:ins w:id="10576" w:author="Dr Mamadou SANOGO" w:date="2023-10-25T14:49:00Z"/>
          <w:rFonts w:eastAsiaTheme="minorHAnsi"/>
          <w:b/>
          <w:color w:val="000000" w:themeColor="text1"/>
          <w:sz w:val="44"/>
          <w:lang w:eastAsia="en-US"/>
          <w:rPrChange w:id="10577" w:author="Dr Mamadou SANOGO" w:date="2023-10-25T18:15:00Z">
            <w:rPr>
              <w:ins w:id="10578" w:author="Dr Mamadou SANOGO" w:date="2023-10-25T14:49:00Z"/>
              <w:rFonts w:eastAsiaTheme="minorHAnsi"/>
              <w:b/>
              <w:sz w:val="44"/>
              <w:lang w:eastAsia="en-US"/>
            </w:rPr>
          </w:rPrChange>
        </w:rPr>
      </w:pPr>
    </w:p>
    <w:p w14:paraId="79DD9815" w14:textId="77777777" w:rsidR="00837877" w:rsidRPr="007A4AFC" w:rsidRDefault="00837877" w:rsidP="00837877">
      <w:pPr>
        <w:shd w:val="clear" w:color="auto" w:fill="FFFFFF"/>
        <w:spacing w:line="240" w:lineRule="auto"/>
        <w:ind w:right="9"/>
        <w:jc w:val="center"/>
        <w:rPr>
          <w:ins w:id="10579" w:author="Dr Mamadou SANOGO" w:date="2023-10-25T14:49:00Z"/>
          <w:rFonts w:eastAsiaTheme="minorHAnsi"/>
          <w:b/>
          <w:color w:val="000000" w:themeColor="text1"/>
          <w:sz w:val="44"/>
          <w:lang w:eastAsia="en-US"/>
          <w:rPrChange w:id="10580" w:author="Dr Mamadou SANOGO" w:date="2023-10-25T18:15:00Z">
            <w:rPr>
              <w:ins w:id="10581" w:author="Dr Mamadou SANOGO" w:date="2023-10-25T14:49:00Z"/>
              <w:rFonts w:eastAsiaTheme="minorHAnsi"/>
              <w:b/>
              <w:sz w:val="44"/>
              <w:lang w:eastAsia="en-US"/>
            </w:rPr>
          </w:rPrChange>
        </w:rPr>
      </w:pPr>
    </w:p>
    <w:p w14:paraId="63F8C430" w14:textId="77777777" w:rsidR="00837877" w:rsidRPr="007A4AFC" w:rsidRDefault="00837877" w:rsidP="00837877">
      <w:pPr>
        <w:shd w:val="clear" w:color="auto" w:fill="FFFFFF"/>
        <w:spacing w:line="240" w:lineRule="auto"/>
        <w:ind w:right="9"/>
        <w:jc w:val="center"/>
        <w:rPr>
          <w:ins w:id="10582" w:author="Dr Mamadou SANOGO" w:date="2023-10-25T14:49:00Z"/>
          <w:rFonts w:eastAsiaTheme="minorHAnsi"/>
          <w:b/>
          <w:color w:val="000000" w:themeColor="text1"/>
          <w:sz w:val="44"/>
          <w:lang w:eastAsia="en-US"/>
          <w:rPrChange w:id="10583" w:author="Dr Mamadou SANOGO" w:date="2023-10-25T18:15:00Z">
            <w:rPr>
              <w:ins w:id="10584" w:author="Dr Mamadou SANOGO" w:date="2023-10-25T14:49:00Z"/>
              <w:rFonts w:eastAsiaTheme="minorHAnsi"/>
              <w:b/>
              <w:sz w:val="44"/>
              <w:lang w:eastAsia="en-US"/>
            </w:rPr>
          </w:rPrChange>
        </w:rPr>
      </w:pPr>
    </w:p>
    <w:p w14:paraId="5BE034CD" w14:textId="081D37F7" w:rsidR="00837877" w:rsidRPr="007A4AFC" w:rsidRDefault="00837877" w:rsidP="00837877">
      <w:pPr>
        <w:shd w:val="clear" w:color="auto" w:fill="FFFFFF"/>
        <w:spacing w:line="240" w:lineRule="auto"/>
        <w:ind w:right="9"/>
        <w:jc w:val="center"/>
        <w:rPr>
          <w:ins w:id="10585" w:author="Dr Mamadou SANOGO" w:date="2023-10-25T14:48:00Z"/>
          <w:rFonts w:eastAsiaTheme="minorHAnsi"/>
          <w:b/>
          <w:color w:val="000000" w:themeColor="text1"/>
          <w:sz w:val="44"/>
          <w:lang w:eastAsia="en-US"/>
          <w:rPrChange w:id="10586" w:author="Dr Mamadou SANOGO" w:date="2023-10-25T18:15:00Z">
            <w:rPr>
              <w:ins w:id="10587" w:author="Dr Mamadou SANOGO" w:date="2023-10-25T14:48:00Z"/>
              <w:rFonts w:eastAsiaTheme="minorHAnsi"/>
              <w:b/>
              <w:sz w:val="44"/>
              <w:lang w:eastAsia="en-US"/>
            </w:rPr>
          </w:rPrChange>
        </w:rPr>
      </w:pPr>
      <w:ins w:id="10588" w:author="Dr Mamadou SANOGO" w:date="2023-10-25T14:48:00Z">
        <w:r w:rsidRPr="007A4AFC">
          <w:rPr>
            <w:rFonts w:eastAsiaTheme="minorHAnsi"/>
            <w:b/>
            <w:color w:val="000000" w:themeColor="text1"/>
            <w:sz w:val="44"/>
            <w:lang w:eastAsia="en-US"/>
            <w:rPrChange w:id="10589" w:author="Dr Mamadou SANOGO" w:date="2023-10-25T18:15:00Z">
              <w:rPr>
                <w:rFonts w:eastAsiaTheme="minorHAnsi"/>
                <w:b/>
                <w:sz w:val="44"/>
                <w:lang w:eastAsia="en-US"/>
              </w:rPr>
            </w:rPrChange>
          </w:rPr>
          <w:t xml:space="preserve">Annexe n°011 : </w:t>
        </w:r>
      </w:ins>
      <w:ins w:id="10590" w:author="Dr Mamadou SANOGO" w:date="2023-10-25T14:49:00Z">
        <w:r w:rsidRPr="007A4AFC">
          <w:rPr>
            <w:rFonts w:eastAsiaTheme="minorHAnsi"/>
            <w:b/>
            <w:color w:val="000000" w:themeColor="text1"/>
            <w:sz w:val="44"/>
            <w:lang w:eastAsia="en-US"/>
            <w:rPrChange w:id="10591" w:author="Dr Mamadou SANOGO" w:date="2023-10-25T18:15:00Z">
              <w:rPr>
                <w:rFonts w:eastAsiaTheme="minorHAnsi"/>
                <w:b/>
                <w:sz w:val="44"/>
                <w:lang w:eastAsia="en-US"/>
              </w:rPr>
            </w:rPrChange>
          </w:rPr>
          <w:t>Conventions de partenariats avec certaines IES</w:t>
        </w:r>
      </w:ins>
    </w:p>
    <w:p w14:paraId="2E52806C" w14:textId="6534F8FE" w:rsidR="00773887" w:rsidRPr="007A4AFC" w:rsidDel="00837877" w:rsidRDefault="00773887" w:rsidP="00011374">
      <w:pPr>
        <w:widowControl w:val="0"/>
        <w:autoSpaceDE w:val="0"/>
        <w:autoSpaceDN w:val="0"/>
        <w:adjustRightInd w:val="0"/>
        <w:spacing w:line="240" w:lineRule="auto"/>
        <w:ind w:right="9"/>
        <w:rPr>
          <w:del w:id="10592" w:author="Dr Mamadou SANOGO" w:date="2023-10-25T14:49:00Z"/>
          <w:color w:val="000000" w:themeColor="text1"/>
          <w:szCs w:val="24"/>
          <w:rPrChange w:id="10593" w:author="Dr Mamadou SANOGO" w:date="2023-10-25T18:15:00Z">
            <w:rPr>
              <w:del w:id="10594" w:author="Dr Mamadou SANOGO" w:date="2023-10-25T14:49:00Z"/>
              <w:color w:val="000000"/>
              <w:szCs w:val="24"/>
            </w:rPr>
          </w:rPrChange>
        </w:rPr>
      </w:pPr>
    </w:p>
    <w:p w14:paraId="3C410B1B" w14:textId="037018A6" w:rsidR="00837877" w:rsidRPr="007A4AFC" w:rsidRDefault="00837877" w:rsidP="00011374">
      <w:pPr>
        <w:widowControl w:val="0"/>
        <w:autoSpaceDE w:val="0"/>
        <w:autoSpaceDN w:val="0"/>
        <w:adjustRightInd w:val="0"/>
        <w:spacing w:line="240" w:lineRule="auto"/>
        <w:ind w:right="9"/>
        <w:rPr>
          <w:ins w:id="10595" w:author="Dr Mamadou SANOGO" w:date="2023-10-25T14:51:00Z"/>
          <w:color w:val="000000" w:themeColor="text1"/>
          <w:szCs w:val="24"/>
          <w:rPrChange w:id="10596" w:author="Dr Mamadou SANOGO" w:date="2023-10-25T18:15:00Z">
            <w:rPr>
              <w:ins w:id="10597" w:author="Dr Mamadou SANOGO" w:date="2023-10-25T14:51:00Z"/>
              <w:color w:val="000000"/>
              <w:szCs w:val="24"/>
            </w:rPr>
          </w:rPrChange>
        </w:rPr>
      </w:pPr>
    </w:p>
    <w:p w14:paraId="7E6E4E8D" w14:textId="798F564F" w:rsidR="00837877" w:rsidRPr="007A4AFC" w:rsidRDefault="00837877" w:rsidP="00011374">
      <w:pPr>
        <w:widowControl w:val="0"/>
        <w:autoSpaceDE w:val="0"/>
        <w:autoSpaceDN w:val="0"/>
        <w:adjustRightInd w:val="0"/>
        <w:spacing w:line="240" w:lineRule="auto"/>
        <w:ind w:right="9"/>
        <w:rPr>
          <w:ins w:id="10598" w:author="Dr Mamadou SANOGO" w:date="2023-10-25T14:51:00Z"/>
          <w:color w:val="000000" w:themeColor="text1"/>
          <w:szCs w:val="24"/>
          <w:rPrChange w:id="10599" w:author="Dr Mamadou SANOGO" w:date="2023-10-25T18:15:00Z">
            <w:rPr>
              <w:ins w:id="10600" w:author="Dr Mamadou SANOGO" w:date="2023-10-25T14:51:00Z"/>
              <w:color w:val="000000"/>
              <w:szCs w:val="24"/>
            </w:rPr>
          </w:rPrChange>
        </w:rPr>
      </w:pPr>
    </w:p>
    <w:p w14:paraId="0AEF0A57" w14:textId="4DB64EF3" w:rsidR="00837877" w:rsidRPr="007A4AFC" w:rsidRDefault="00837877" w:rsidP="00011374">
      <w:pPr>
        <w:widowControl w:val="0"/>
        <w:autoSpaceDE w:val="0"/>
        <w:autoSpaceDN w:val="0"/>
        <w:adjustRightInd w:val="0"/>
        <w:spacing w:line="240" w:lineRule="auto"/>
        <w:ind w:right="9"/>
        <w:rPr>
          <w:ins w:id="10601" w:author="Dr Mamadou SANOGO" w:date="2023-10-25T14:51:00Z"/>
          <w:color w:val="000000" w:themeColor="text1"/>
          <w:szCs w:val="24"/>
          <w:rPrChange w:id="10602" w:author="Dr Mamadou SANOGO" w:date="2023-10-25T18:15:00Z">
            <w:rPr>
              <w:ins w:id="10603" w:author="Dr Mamadou SANOGO" w:date="2023-10-25T14:51:00Z"/>
              <w:color w:val="000000"/>
              <w:szCs w:val="24"/>
            </w:rPr>
          </w:rPrChange>
        </w:rPr>
      </w:pPr>
    </w:p>
    <w:p w14:paraId="65FFAAD3" w14:textId="367AF90C" w:rsidR="00837877" w:rsidRPr="007A4AFC" w:rsidRDefault="00837877" w:rsidP="00011374">
      <w:pPr>
        <w:widowControl w:val="0"/>
        <w:autoSpaceDE w:val="0"/>
        <w:autoSpaceDN w:val="0"/>
        <w:adjustRightInd w:val="0"/>
        <w:spacing w:line="240" w:lineRule="auto"/>
        <w:ind w:right="9"/>
        <w:rPr>
          <w:ins w:id="10604" w:author="Dr Mamadou SANOGO" w:date="2023-10-25T14:51:00Z"/>
          <w:color w:val="000000" w:themeColor="text1"/>
          <w:szCs w:val="24"/>
          <w:rPrChange w:id="10605" w:author="Dr Mamadou SANOGO" w:date="2023-10-25T18:15:00Z">
            <w:rPr>
              <w:ins w:id="10606" w:author="Dr Mamadou SANOGO" w:date="2023-10-25T14:51:00Z"/>
              <w:color w:val="000000"/>
              <w:szCs w:val="24"/>
            </w:rPr>
          </w:rPrChange>
        </w:rPr>
      </w:pPr>
    </w:p>
    <w:p w14:paraId="26B1126F" w14:textId="5812E9D9" w:rsidR="00837877" w:rsidRPr="007A4AFC" w:rsidRDefault="00837877" w:rsidP="00011374">
      <w:pPr>
        <w:widowControl w:val="0"/>
        <w:autoSpaceDE w:val="0"/>
        <w:autoSpaceDN w:val="0"/>
        <w:adjustRightInd w:val="0"/>
        <w:spacing w:line="240" w:lineRule="auto"/>
        <w:ind w:right="9"/>
        <w:rPr>
          <w:ins w:id="10607" w:author="Dr Mamadou SANOGO" w:date="2023-10-25T14:51:00Z"/>
          <w:color w:val="000000" w:themeColor="text1"/>
          <w:szCs w:val="24"/>
          <w:rPrChange w:id="10608" w:author="Dr Mamadou SANOGO" w:date="2023-10-25T18:15:00Z">
            <w:rPr>
              <w:ins w:id="10609" w:author="Dr Mamadou SANOGO" w:date="2023-10-25T14:51:00Z"/>
              <w:color w:val="000000"/>
              <w:szCs w:val="24"/>
            </w:rPr>
          </w:rPrChange>
        </w:rPr>
      </w:pPr>
    </w:p>
    <w:p w14:paraId="68A20DC9" w14:textId="19F48FBC" w:rsidR="00837877" w:rsidRPr="007A4AFC" w:rsidRDefault="00837877" w:rsidP="00011374">
      <w:pPr>
        <w:widowControl w:val="0"/>
        <w:autoSpaceDE w:val="0"/>
        <w:autoSpaceDN w:val="0"/>
        <w:adjustRightInd w:val="0"/>
        <w:spacing w:line="240" w:lineRule="auto"/>
        <w:ind w:right="9"/>
        <w:rPr>
          <w:ins w:id="10610" w:author="Dr Mamadou SANOGO" w:date="2023-10-25T14:51:00Z"/>
          <w:color w:val="000000" w:themeColor="text1"/>
          <w:szCs w:val="24"/>
          <w:rPrChange w:id="10611" w:author="Dr Mamadou SANOGO" w:date="2023-10-25T18:15:00Z">
            <w:rPr>
              <w:ins w:id="10612" w:author="Dr Mamadou SANOGO" w:date="2023-10-25T14:51:00Z"/>
              <w:color w:val="000000"/>
              <w:szCs w:val="24"/>
            </w:rPr>
          </w:rPrChange>
        </w:rPr>
      </w:pPr>
    </w:p>
    <w:p w14:paraId="563AD219" w14:textId="143E83CB" w:rsidR="00837877" w:rsidRPr="007A4AFC" w:rsidRDefault="00837877" w:rsidP="00011374">
      <w:pPr>
        <w:widowControl w:val="0"/>
        <w:autoSpaceDE w:val="0"/>
        <w:autoSpaceDN w:val="0"/>
        <w:adjustRightInd w:val="0"/>
        <w:spacing w:line="240" w:lineRule="auto"/>
        <w:ind w:right="9"/>
        <w:rPr>
          <w:ins w:id="10613" w:author="Dr Mamadou SANOGO" w:date="2023-10-25T14:51:00Z"/>
          <w:color w:val="000000" w:themeColor="text1"/>
          <w:szCs w:val="24"/>
          <w:rPrChange w:id="10614" w:author="Dr Mamadou SANOGO" w:date="2023-10-25T18:15:00Z">
            <w:rPr>
              <w:ins w:id="10615" w:author="Dr Mamadou SANOGO" w:date="2023-10-25T14:51:00Z"/>
              <w:color w:val="000000"/>
              <w:szCs w:val="24"/>
            </w:rPr>
          </w:rPrChange>
        </w:rPr>
      </w:pPr>
    </w:p>
    <w:p w14:paraId="3D52C056" w14:textId="0F91D3CC" w:rsidR="00837877" w:rsidRPr="007A4AFC" w:rsidRDefault="00837877" w:rsidP="00011374">
      <w:pPr>
        <w:widowControl w:val="0"/>
        <w:autoSpaceDE w:val="0"/>
        <w:autoSpaceDN w:val="0"/>
        <w:adjustRightInd w:val="0"/>
        <w:spacing w:line="240" w:lineRule="auto"/>
        <w:ind w:right="9"/>
        <w:rPr>
          <w:ins w:id="10616" w:author="Dr Mamadou SANOGO" w:date="2023-10-25T14:51:00Z"/>
          <w:color w:val="000000" w:themeColor="text1"/>
          <w:szCs w:val="24"/>
          <w:rPrChange w:id="10617" w:author="Dr Mamadou SANOGO" w:date="2023-10-25T18:15:00Z">
            <w:rPr>
              <w:ins w:id="10618" w:author="Dr Mamadou SANOGO" w:date="2023-10-25T14:51:00Z"/>
              <w:color w:val="000000"/>
              <w:szCs w:val="24"/>
            </w:rPr>
          </w:rPrChange>
        </w:rPr>
      </w:pPr>
    </w:p>
    <w:p w14:paraId="6876E35E" w14:textId="17957691" w:rsidR="00837877" w:rsidRPr="007A4AFC" w:rsidRDefault="00837877" w:rsidP="00011374">
      <w:pPr>
        <w:widowControl w:val="0"/>
        <w:autoSpaceDE w:val="0"/>
        <w:autoSpaceDN w:val="0"/>
        <w:adjustRightInd w:val="0"/>
        <w:spacing w:line="240" w:lineRule="auto"/>
        <w:ind w:right="9"/>
        <w:rPr>
          <w:ins w:id="10619" w:author="Dr Mamadou SANOGO" w:date="2023-10-25T14:51:00Z"/>
          <w:color w:val="000000" w:themeColor="text1"/>
          <w:szCs w:val="24"/>
          <w:rPrChange w:id="10620" w:author="Dr Mamadou SANOGO" w:date="2023-10-25T18:15:00Z">
            <w:rPr>
              <w:ins w:id="10621" w:author="Dr Mamadou SANOGO" w:date="2023-10-25T14:51:00Z"/>
              <w:color w:val="000000"/>
              <w:szCs w:val="24"/>
            </w:rPr>
          </w:rPrChange>
        </w:rPr>
      </w:pPr>
    </w:p>
    <w:p w14:paraId="5BF269BF" w14:textId="080EEEDD" w:rsidR="00837877" w:rsidRPr="007A4AFC" w:rsidRDefault="00837877" w:rsidP="00011374">
      <w:pPr>
        <w:widowControl w:val="0"/>
        <w:autoSpaceDE w:val="0"/>
        <w:autoSpaceDN w:val="0"/>
        <w:adjustRightInd w:val="0"/>
        <w:spacing w:line="240" w:lineRule="auto"/>
        <w:ind w:right="9"/>
        <w:rPr>
          <w:ins w:id="10622" w:author="Dr Mamadou SANOGO" w:date="2023-10-25T14:51:00Z"/>
          <w:color w:val="000000" w:themeColor="text1"/>
          <w:szCs w:val="24"/>
          <w:rPrChange w:id="10623" w:author="Dr Mamadou SANOGO" w:date="2023-10-25T18:15:00Z">
            <w:rPr>
              <w:ins w:id="10624" w:author="Dr Mamadou SANOGO" w:date="2023-10-25T14:51:00Z"/>
              <w:color w:val="000000"/>
              <w:szCs w:val="24"/>
            </w:rPr>
          </w:rPrChange>
        </w:rPr>
      </w:pPr>
    </w:p>
    <w:p w14:paraId="3FEE3A20" w14:textId="7EE1550E" w:rsidR="00837877" w:rsidRPr="007A4AFC" w:rsidRDefault="00837877" w:rsidP="00011374">
      <w:pPr>
        <w:widowControl w:val="0"/>
        <w:autoSpaceDE w:val="0"/>
        <w:autoSpaceDN w:val="0"/>
        <w:adjustRightInd w:val="0"/>
        <w:spacing w:line="240" w:lineRule="auto"/>
        <w:ind w:right="9"/>
        <w:rPr>
          <w:ins w:id="10625" w:author="Dr Mamadou SANOGO" w:date="2023-10-25T14:51:00Z"/>
          <w:color w:val="000000" w:themeColor="text1"/>
          <w:szCs w:val="24"/>
          <w:rPrChange w:id="10626" w:author="Dr Mamadou SANOGO" w:date="2023-10-25T18:15:00Z">
            <w:rPr>
              <w:ins w:id="10627" w:author="Dr Mamadou SANOGO" w:date="2023-10-25T14:51:00Z"/>
              <w:color w:val="000000"/>
              <w:szCs w:val="24"/>
            </w:rPr>
          </w:rPrChange>
        </w:rPr>
      </w:pPr>
    </w:p>
    <w:p w14:paraId="2589059B" w14:textId="7F5F2D82" w:rsidR="00837877" w:rsidRPr="007A4AFC" w:rsidRDefault="00837877" w:rsidP="00011374">
      <w:pPr>
        <w:widowControl w:val="0"/>
        <w:autoSpaceDE w:val="0"/>
        <w:autoSpaceDN w:val="0"/>
        <w:adjustRightInd w:val="0"/>
        <w:spacing w:line="240" w:lineRule="auto"/>
        <w:ind w:right="9"/>
        <w:rPr>
          <w:ins w:id="10628" w:author="Dr Mamadou SANOGO" w:date="2023-10-25T14:51:00Z"/>
          <w:color w:val="000000" w:themeColor="text1"/>
          <w:szCs w:val="24"/>
          <w:rPrChange w:id="10629" w:author="Dr Mamadou SANOGO" w:date="2023-10-25T18:15:00Z">
            <w:rPr>
              <w:ins w:id="10630" w:author="Dr Mamadou SANOGO" w:date="2023-10-25T14:51:00Z"/>
              <w:color w:val="000000"/>
              <w:szCs w:val="24"/>
            </w:rPr>
          </w:rPrChange>
        </w:rPr>
      </w:pPr>
    </w:p>
    <w:p w14:paraId="0161D927" w14:textId="11AFDB03" w:rsidR="00837877" w:rsidRPr="007A4AFC" w:rsidRDefault="00837877" w:rsidP="00011374">
      <w:pPr>
        <w:widowControl w:val="0"/>
        <w:autoSpaceDE w:val="0"/>
        <w:autoSpaceDN w:val="0"/>
        <w:adjustRightInd w:val="0"/>
        <w:spacing w:line="240" w:lineRule="auto"/>
        <w:ind w:right="9"/>
        <w:rPr>
          <w:ins w:id="10631" w:author="Dr Mamadou SANOGO" w:date="2023-10-25T14:51:00Z"/>
          <w:color w:val="000000" w:themeColor="text1"/>
          <w:szCs w:val="24"/>
          <w:rPrChange w:id="10632" w:author="Dr Mamadou SANOGO" w:date="2023-10-25T18:15:00Z">
            <w:rPr>
              <w:ins w:id="10633" w:author="Dr Mamadou SANOGO" w:date="2023-10-25T14:51:00Z"/>
              <w:color w:val="000000"/>
              <w:szCs w:val="24"/>
            </w:rPr>
          </w:rPrChange>
        </w:rPr>
      </w:pPr>
    </w:p>
    <w:p w14:paraId="2271C707" w14:textId="25C47B4E" w:rsidR="00837877" w:rsidRPr="007A4AFC" w:rsidRDefault="00837877" w:rsidP="00011374">
      <w:pPr>
        <w:widowControl w:val="0"/>
        <w:autoSpaceDE w:val="0"/>
        <w:autoSpaceDN w:val="0"/>
        <w:adjustRightInd w:val="0"/>
        <w:spacing w:line="240" w:lineRule="auto"/>
        <w:ind w:right="9"/>
        <w:rPr>
          <w:ins w:id="10634" w:author="Dr Mamadou SANOGO" w:date="2023-10-25T14:51:00Z"/>
          <w:color w:val="000000" w:themeColor="text1"/>
          <w:szCs w:val="24"/>
          <w:rPrChange w:id="10635" w:author="Dr Mamadou SANOGO" w:date="2023-10-25T18:15:00Z">
            <w:rPr>
              <w:ins w:id="10636" w:author="Dr Mamadou SANOGO" w:date="2023-10-25T14:51:00Z"/>
              <w:color w:val="000000"/>
              <w:szCs w:val="24"/>
            </w:rPr>
          </w:rPrChange>
        </w:rPr>
      </w:pPr>
    </w:p>
    <w:p w14:paraId="7DBB19C7" w14:textId="7C117B55" w:rsidR="00837877" w:rsidRPr="007A4AFC" w:rsidRDefault="00837877" w:rsidP="00011374">
      <w:pPr>
        <w:widowControl w:val="0"/>
        <w:autoSpaceDE w:val="0"/>
        <w:autoSpaceDN w:val="0"/>
        <w:adjustRightInd w:val="0"/>
        <w:spacing w:line="240" w:lineRule="auto"/>
        <w:ind w:right="9"/>
        <w:rPr>
          <w:ins w:id="10637" w:author="Dr Mamadou SANOGO" w:date="2023-10-25T14:51:00Z"/>
          <w:color w:val="000000" w:themeColor="text1"/>
          <w:szCs w:val="24"/>
          <w:rPrChange w:id="10638" w:author="Dr Mamadou SANOGO" w:date="2023-10-25T18:15:00Z">
            <w:rPr>
              <w:ins w:id="10639" w:author="Dr Mamadou SANOGO" w:date="2023-10-25T14:51:00Z"/>
              <w:color w:val="000000"/>
              <w:szCs w:val="24"/>
            </w:rPr>
          </w:rPrChange>
        </w:rPr>
      </w:pPr>
    </w:p>
    <w:p w14:paraId="45B55886" w14:textId="2E21BF38" w:rsidR="00837877" w:rsidRPr="007A4AFC" w:rsidRDefault="00837877" w:rsidP="00011374">
      <w:pPr>
        <w:widowControl w:val="0"/>
        <w:autoSpaceDE w:val="0"/>
        <w:autoSpaceDN w:val="0"/>
        <w:adjustRightInd w:val="0"/>
        <w:spacing w:line="240" w:lineRule="auto"/>
        <w:ind w:right="9"/>
        <w:rPr>
          <w:ins w:id="10640" w:author="Dr Mamadou SANOGO" w:date="2023-10-25T14:51:00Z"/>
          <w:color w:val="000000" w:themeColor="text1"/>
          <w:szCs w:val="24"/>
          <w:rPrChange w:id="10641" w:author="Dr Mamadou SANOGO" w:date="2023-10-25T18:15:00Z">
            <w:rPr>
              <w:ins w:id="10642" w:author="Dr Mamadou SANOGO" w:date="2023-10-25T14:51:00Z"/>
              <w:color w:val="000000"/>
              <w:szCs w:val="24"/>
            </w:rPr>
          </w:rPrChange>
        </w:rPr>
      </w:pPr>
    </w:p>
    <w:p w14:paraId="5FB1981D" w14:textId="68811965" w:rsidR="00837877" w:rsidRPr="007A4AFC" w:rsidRDefault="00837877" w:rsidP="00011374">
      <w:pPr>
        <w:widowControl w:val="0"/>
        <w:autoSpaceDE w:val="0"/>
        <w:autoSpaceDN w:val="0"/>
        <w:adjustRightInd w:val="0"/>
        <w:spacing w:line="240" w:lineRule="auto"/>
        <w:ind w:right="9"/>
        <w:rPr>
          <w:ins w:id="10643" w:author="Dr Mamadou SANOGO" w:date="2023-10-25T14:51:00Z"/>
          <w:color w:val="000000" w:themeColor="text1"/>
          <w:szCs w:val="24"/>
          <w:rPrChange w:id="10644" w:author="Dr Mamadou SANOGO" w:date="2023-10-25T18:15:00Z">
            <w:rPr>
              <w:ins w:id="10645" w:author="Dr Mamadou SANOGO" w:date="2023-10-25T14:51:00Z"/>
              <w:color w:val="000000"/>
              <w:szCs w:val="24"/>
            </w:rPr>
          </w:rPrChange>
        </w:rPr>
      </w:pPr>
    </w:p>
    <w:p w14:paraId="3BB82709" w14:textId="71594AE8" w:rsidR="00837877" w:rsidRPr="007A4AFC" w:rsidRDefault="00837877" w:rsidP="00011374">
      <w:pPr>
        <w:widowControl w:val="0"/>
        <w:autoSpaceDE w:val="0"/>
        <w:autoSpaceDN w:val="0"/>
        <w:adjustRightInd w:val="0"/>
        <w:spacing w:line="240" w:lineRule="auto"/>
        <w:ind w:right="9"/>
        <w:rPr>
          <w:ins w:id="10646" w:author="Dr Mamadou SANOGO" w:date="2023-10-25T14:51:00Z"/>
          <w:color w:val="000000" w:themeColor="text1"/>
          <w:szCs w:val="24"/>
          <w:rPrChange w:id="10647" w:author="Dr Mamadou SANOGO" w:date="2023-10-25T18:15:00Z">
            <w:rPr>
              <w:ins w:id="10648" w:author="Dr Mamadou SANOGO" w:date="2023-10-25T14:51:00Z"/>
              <w:color w:val="000000"/>
              <w:szCs w:val="24"/>
            </w:rPr>
          </w:rPrChange>
        </w:rPr>
      </w:pPr>
    </w:p>
    <w:p w14:paraId="099B951B" w14:textId="1A34A3D3" w:rsidR="00837877" w:rsidRPr="007A4AFC" w:rsidRDefault="00837877" w:rsidP="00011374">
      <w:pPr>
        <w:widowControl w:val="0"/>
        <w:autoSpaceDE w:val="0"/>
        <w:autoSpaceDN w:val="0"/>
        <w:adjustRightInd w:val="0"/>
        <w:spacing w:line="240" w:lineRule="auto"/>
        <w:ind w:right="9"/>
        <w:rPr>
          <w:ins w:id="10649" w:author="Dr Mamadou SANOGO" w:date="2023-10-25T14:51:00Z"/>
          <w:color w:val="000000" w:themeColor="text1"/>
          <w:szCs w:val="24"/>
          <w:rPrChange w:id="10650" w:author="Dr Mamadou SANOGO" w:date="2023-10-25T18:15:00Z">
            <w:rPr>
              <w:ins w:id="10651" w:author="Dr Mamadou SANOGO" w:date="2023-10-25T14:51:00Z"/>
              <w:color w:val="000000"/>
              <w:szCs w:val="24"/>
            </w:rPr>
          </w:rPrChange>
        </w:rPr>
      </w:pPr>
    </w:p>
    <w:p w14:paraId="707D8920" w14:textId="15C1D99F" w:rsidR="00837877" w:rsidRPr="007A4AFC" w:rsidRDefault="00837877" w:rsidP="00011374">
      <w:pPr>
        <w:widowControl w:val="0"/>
        <w:autoSpaceDE w:val="0"/>
        <w:autoSpaceDN w:val="0"/>
        <w:adjustRightInd w:val="0"/>
        <w:spacing w:line="240" w:lineRule="auto"/>
        <w:ind w:right="9"/>
        <w:rPr>
          <w:ins w:id="10652" w:author="Dr Mamadou SANOGO" w:date="2023-10-25T14:51:00Z"/>
          <w:color w:val="000000" w:themeColor="text1"/>
          <w:szCs w:val="24"/>
          <w:rPrChange w:id="10653" w:author="Dr Mamadou SANOGO" w:date="2023-10-25T18:15:00Z">
            <w:rPr>
              <w:ins w:id="10654" w:author="Dr Mamadou SANOGO" w:date="2023-10-25T14:51:00Z"/>
              <w:color w:val="000000"/>
              <w:szCs w:val="24"/>
            </w:rPr>
          </w:rPrChange>
        </w:rPr>
      </w:pPr>
    </w:p>
    <w:p w14:paraId="48C66574" w14:textId="5F84A3B7" w:rsidR="00837877" w:rsidRPr="007A4AFC" w:rsidRDefault="00837877" w:rsidP="00011374">
      <w:pPr>
        <w:widowControl w:val="0"/>
        <w:autoSpaceDE w:val="0"/>
        <w:autoSpaceDN w:val="0"/>
        <w:adjustRightInd w:val="0"/>
        <w:spacing w:line="240" w:lineRule="auto"/>
        <w:ind w:right="9"/>
        <w:rPr>
          <w:ins w:id="10655" w:author="Dr Mamadou SANOGO" w:date="2023-10-25T14:51:00Z"/>
          <w:color w:val="000000" w:themeColor="text1"/>
          <w:szCs w:val="24"/>
          <w:rPrChange w:id="10656" w:author="Dr Mamadou SANOGO" w:date="2023-10-25T18:15:00Z">
            <w:rPr>
              <w:ins w:id="10657" w:author="Dr Mamadou SANOGO" w:date="2023-10-25T14:51:00Z"/>
              <w:color w:val="000000"/>
              <w:szCs w:val="24"/>
            </w:rPr>
          </w:rPrChange>
        </w:rPr>
      </w:pPr>
    </w:p>
    <w:p w14:paraId="7E899D03" w14:textId="6238038B" w:rsidR="00837877" w:rsidRPr="007A4AFC" w:rsidRDefault="00837877" w:rsidP="00011374">
      <w:pPr>
        <w:widowControl w:val="0"/>
        <w:autoSpaceDE w:val="0"/>
        <w:autoSpaceDN w:val="0"/>
        <w:adjustRightInd w:val="0"/>
        <w:spacing w:line="240" w:lineRule="auto"/>
        <w:ind w:right="9"/>
        <w:rPr>
          <w:ins w:id="10658" w:author="Dr Mamadou SANOGO" w:date="2023-10-25T14:51:00Z"/>
          <w:color w:val="000000" w:themeColor="text1"/>
          <w:szCs w:val="24"/>
          <w:rPrChange w:id="10659" w:author="Dr Mamadou SANOGO" w:date="2023-10-25T18:15:00Z">
            <w:rPr>
              <w:ins w:id="10660" w:author="Dr Mamadou SANOGO" w:date="2023-10-25T14:51:00Z"/>
              <w:color w:val="000000"/>
              <w:szCs w:val="24"/>
            </w:rPr>
          </w:rPrChange>
        </w:rPr>
      </w:pPr>
    </w:p>
    <w:p w14:paraId="19ECD513" w14:textId="6152ED4F" w:rsidR="00837877" w:rsidRPr="007A4AFC" w:rsidRDefault="00837877" w:rsidP="00011374">
      <w:pPr>
        <w:widowControl w:val="0"/>
        <w:autoSpaceDE w:val="0"/>
        <w:autoSpaceDN w:val="0"/>
        <w:adjustRightInd w:val="0"/>
        <w:spacing w:line="240" w:lineRule="auto"/>
        <w:ind w:right="9"/>
        <w:rPr>
          <w:ins w:id="10661" w:author="Dr Mamadou SANOGO" w:date="2023-10-25T14:51:00Z"/>
          <w:color w:val="000000" w:themeColor="text1"/>
          <w:szCs w:val="24"/>
          <w:rPrChange w:id="10662" w:author="Dr Mamadou SANOGO" w:date="2023-10-25T18:15:00Z">
            <w:rPr>
              <w:ins w:id="10663" w:author="Dr Mamadou SANOGO" w:date="2023-10-25T14:51:00Z"/>
              <w:color w:val="000000"/>
              <w:szCs w:val="24"/>
            </w:rPr>
          </w:rPrChange>
        </w:rPr>
      </w:pPr>
    </w:p>
    <w:p w14:paraId="4566E171" w14:textId="1897C1F7" w:rsidR="00837877" w:rsidRPr="007A4AFC" w:rsidRDefault="00837877" w:rsidP="00011374">
      <w:pPr>
        <w:widowControl w:val="0"/>
        <w:autoSpaceDE w:val="0"/>
        <w:autoSpaceDN w:val="0"/>
        <w:adjustRightInd w:val="0"/>
        <w:spacing w:line="240" w:lineRule="auto"/>
        <w:ind w:right="9"/>
        <w:rPr>
          <w:ins w:id="10664" w:author="Dr Mamadou SANOGO" w:date="2023-10-25T14:51:00Z"/>
          <w:color w:val="000000" w:themeColor="text1"/>
          <w:szCs w:val="24"/>
          <w:rPrChange w:id="10665" w:author="Dr Mamadou SANOGO" w:date="2023-10-25T18:15:00Z">
            <w:rPr>
              <w:ins w:id="10666" w:author="Dr Mamadou SANOGO" w:date="2023-10-25T14:51:00Z"/>
              <w:color w:val="000000"/>
              <w:szCs w:val="24"/>
            </w:rPr>
          </w:rPrChange>
        </w:rPr>
      </w:pPr>
    </w:p>
    <w:p w14:paraId="10F8E884" w14:textId="5FC2B6D5" w:rsidR="00837877" w:rsidRPr="007A4AFC" w:rsidRDefault="00837877" w:rsidP="00011374">
      <w:pPr>
        <w:widowControl w:val="0"/>
        <w:autoSpaceDE w:val="0"/>
        <w:autoSpaceDN w:val="0"/>
        <w:adjustRightInd w:val="0"/>
        <w:spacing w:line="240" w:lineRule="auto"/>
        <w:ind w:right="9"/>
        <w:rPr>
          <w:ins w:id="10667" w:author="Dr Mamadou SANOGO" w:date="2023-10-25T14:51:00Z"/>
          <w:color w:val="000000" w:themeColor="text1"/>
          <w:szCs w:val="24"/>
          <w:rPrChange w:id="10668" w:author="Dr Mamadou SANOGO" w:date="2023-10-25T18:15:00Z">
            <w:rPr>
              <w:ins w:id="10669" w:author="Dr Mamadou SANOGO" w:date="2023-10-25T14:51:00Z"/>
              <w:color w:val="000000"/>
              <w:szCs w:val="24"/>
            </w:rPr>
          </w:rPrChange>
        </w:rPr>
      </w:pPr>
    </w:p>
    <w:p w14:paraId="4BECE3AB" w14:textId="4F5F4EB7" w:rsidR="00837877" w:rsidRPr="007A4AFC" w:rsidRDefault="00837877" w:rsidP="00011374">
      <w:pPr>
        <w:widowControl w:val="0"/>
        <w:autoSpaceDE w:val="0"/>
        <w:autoSpaceDN w:val="0"/>
        <w:adjustRightInd w:val="0"/>
        <w:spacing w:line="240" w:lineRule="auto"/>
        <w:ind w:right="9"/>
        <w:rPr>
          <w:ins w:id="10670" w:author="Dr Mamadou SANOGO" w:date="2023-10-25T14:51:00Z"/>
          <w:color w:val="000000" w:themeColor="text1"/>
          <w:szCs w:val="24"/>
          <w:rPrChange w:id="10671" w:author="Dr Mamadou SANOGO" w:date="2023-10-25T18:15:00Z">
            <w:rPr>
              <w:ins w:id="10672" w:author="Dr Mamadou SANOGO" w:date="2023-10-25T14:51:00Z"/>
              <w:color w:val="000000"/>
              <w:szCs w:val="24"/>
            </w:rPr>
          </w:rPrChange>
        </w:rPr>
      </w:pPr>
    </w:p>
    <w:p w14:paraId="165B9581" w14:textId="70085A7E" w:rsidR="00837877" w:rsidRPr="007A4AFC" w:rsidRDefault="00837877" w:rsidP="00011374">
      <w:pPr>
        <w:widowControl w:val="0"/>
        <w:autoSpaceDE w:val="0"/>
        <w:autoSpaceDN w:val="0"/>
        <w:adjustRightInd w:val="0"/>
        <w:spacing w:line="240" w:lineRule="auto"/>
        <w:ind w:right="9"/>
        <w:rPr>
          <w:ins w:id="10673" w:author="Dr Mamadou SANOGO" w:date="2023-10-25T14:51:00Z"/>
          <w:color w:val="000000" w:themeColor="text1"/>
          <w:szCs w:val="24"/>
          <w:rPrChange w:id="10674" w:author="Dr Mamadou SANOGO" w:date="2023-10-25T18:15:00Z">
            <w:rPr>
              <w:ins w:id="10675" w:author="Dr Mamadou SANOGO" w:date="2023-10-25T14:51:00Z"/>
              <w:color w:val="000000"/>
              <w:szCs w:val="24"/>
            </w:rPr>
          </w:rPrChange>
        </w:rPr>
      </w:pPr>
    </w:p>
    <w:p w14:paraId="0B848E49" w14:textId="5AD39829" w:rsidR="00837877" w:rsidRPr="007A4AFC" w:rsidRDefault="00837877" w:rsidP="00011374">
      <w:pPr>
        <w:widowControl w:val="0"/>
        <w:autoSpaceDE w:val="0"/>
        <w:autoSpaceDN w:val="0"/>
        <w:adjustRightInd w:val="0"/>
        <w:spacing w:line="240" w:lineRule="auto"/>
        <w:ind w:right="9"/>
        <w:rPr>
          <w:ins w:id="10676" w:author="Dr Mamadou SANOGO" w:date="2023-10-25T14:51:00Z"/>
          <w:color w:val="000000" w:themeColor="text1"/>
          <w:szCs w:val="24"/>
          <w:rPrChange w:id="10677" w:author="Dr Mamadou SANOGO" w:date="2023-10-25T18:15:00Z">
            <w:rPr>
              <w:ins w:id="10678" w:author="Dr Mamadou SANOGO" w:date="2023-10-25T14:51:00Z"/>
              <w:color w:val="000000"/>
              <w:szCs w:val="24"/>
            </w:rPr>
          </w:rPrChange>
        </w:rPr>
      </w:pPr>
    </w:p>
    <w:p w14:paraId="02814A38" w14:textId="2B2829A0" w:rsidR="00837877" w:rsidRPr="007A4AFC" w:rsidRDefault="00837877" w:rsidP="00011374">
      <w:pPr>
        <w:widowControl w:val="0"/>
        <w:autoSpaceDE w:val="0"/>
        <w:autoSpaceDN w:val="0"/>
        <w:adjustRightInd w:val="0"/>
        <w:spacing w:line="240" w:lineRule="auto"/>
        <w:ind w:right="9"/>
        <w:rPr>
          <w:ins w:id="10679" w:author="Dr Mamadou SANOGO" w:date="2023-10-25T14:51:00Z"/>
          <w:color w:val="000000" w:themeColor="text1"/>
          <w:szCs w:val="24"/>
          <w:rPrChange w:id="10680" w:author="Dr Mamadou SANOGO" w:date="2023-10-25T18:15:00Z">
            <w:rPr>
              <w:ins w:id="10681" w:author="Dr Mamadou SANOGO" w:date="2023-10-25T14:51:00Z"/>
              <w:color w:val="000000"/>
              <w:szCs w:val="24"/>
            </w:rPr>
          </w:rPrChange>
        </w:rPr>
      </w:pPr>
    </w:p>
    <w:p w14:paraId="3ED1B405" w14:textId="1839E87A" w:rsidR="00837877" w:rsidRPr="007A4AFC" w:rsidRDefault="00837877" w:rsidP="00011374">
      <w:pPr>
        <w:widowControl w:val="0"/>
        <w:autoSpaceDE w:val="0"/>
        <w:autoSpaceDN w:val="0"/>
        <w:adjustRightInd w:val="0"/>
        <w:spacing w:line="240" w:lineRule="auto"/>
        <w:ind w:right="9"/>
        <w:rPr>
          <w:ins w:id="10682" w:author="Dr Mamadou SANOGO" w:date="2023-10-25T14:51:00Z"/>
          <w:color w:val="000000" w:themeColor="text1"/>
          <w:szCs w:val="24"/>
          <w:rPrChange w:id="10683" w:author="Dr Mamadou SANOGO" w:date="2023-10-25T18:15:00Z">
            <w:rPr>
              <w:ins w:id="10684" w:author="Dr Mamadou SANOGO" w:date="2023-10-25T14:51:00Z"/>
              <w:color w:val="000000"/>
              <w:szCs w:val="24"/>
            </w:rPr>
          </w:rPrChange>
        </w:rPr>
      </w:pPr>
    </w:p>
    <w:p w14:paraId="0098467F" w14:textId="49C2D86C" w:rsidR="00837877" w:rsidRPr="007A4AFC" w:rsidRDefault="00837877" w:rsidP="00011374">
      <w:pPr>
        <w:widowControl w:val="0"/>
        <w:autoSpaceDE w:val="0"/>
        <w:autoSpaceDN w:val="0"/>
        <w:adjustRightInd w:val="0"/>
        <w:spacing w:line="240" w:lineRule="auto"/>
        <w:ind w:right="9"/>
        <w:rPr>
          <w:ins w:id="10685" w:author="Dr Mamadou SANOGO" w:date="2023-10-25T14:51:00Z"/>
          <w:color w:val="000000" w:themeColor="text1"/>
          <w:szCs w:val="24"/>
          <w:rPrChange w:id="10686" w:author="Dr Mamadou SANOGO" w:date="2023-10-25T18:15:00Z">
            <w:rPr>
              <w:ins w:id="10687" w:author="Dr Mamadou SANOGO" w:date="2023-10-25T14:51:00Z"/>
              <w:color w:val="000000"/>
              <w:szCs w:val="24"/>
            </w:rPr>
          </w:rPrChange>
        </w:rPr>
      </w:pPr>
    </w:p>
    <w:p w14:paraId="52F57349" w14:textId="57404AF8" w:rsidR="00837877" w:rsidRPr="007A4AFC" w:rsidRDefault="00837877" w:rsidP="00011374">
      <w:pPr>
        <w:widowControl w:val="0"/>
        <w:autoSpaceDE w:val="0"/>
        <w:autoSpaceDN w:val="0"/>
        <w:adjustRightInd w:val="0"/>
        <w:spacing w:line="240" w:lineRule="auto"/>
        <w:ind w:right="9"/>
        <w:rPr>
          <w:ins w:id="10688" w:author="Dr Mamadou SANOGO" w:date="2023-10-25T14:51:00Z"/>
          <w:color w:val="000000" w:themeColor="text1"/>
          <w:szCs w:val="24"/>
          <w:rPrChange w:id="10689" w:author="Dr Mamadou SANOGO" w:date="2023-10-25T18:15:00Z">
            <w:rPr>
              <w:ins w:id="10690" w:author="Dr Mamadou SANOGO" w:date="2023-10-25T14:51:00Z"/>
              <w:color w:val="000000"/>
              <w:szCs w:val="24"/>
            </w:rPr>
          </w:rPrChange>
        </w:rPr>
      </w:pPr>
    </w:p>
    <w:p w14:paraId="5888FD3C" w14:textId="6358AD50" w:rsidR="00837877" w:rsidRPr="007A4AFC" w:rsidRDefault="00837877" w:rsidP="00011374">
      <w:pPr>
        <w:widowControl w:val="0"/>
        <w:autoSpaceDE w:val="0"/>
        <w:autoSpaceDN w:val="0"/>
        <w:adjustRightInd w:val="0"/>
        <w:spacing w:line="240" w:lineRule="auto"/>
        <w:ind w:right="9"/>
        <w:rPr>
          <w:ins w:id="10691" w:author="Dr Mamadou SANOGO" w:date="2023-10-25T14:51:00Z"/>
          <w:color w:val="000000" w:themeColor="text1"/>
          <w:szCs w:val="24"/>
          <w:rPrChange w:id="10692" w:author="Dr Mamadou SANOGO" w:date="2023-10-25T18:15:00Z">
            <w:rPr>
              <w:ins w:id="10693" w:author="Dr Mamadou SANOGO" w:date="2023-10-25T14:51:00Z"/>
              <w:color w:val="000000"/>
              <w:szCs w:val="24"/>
            </w:rPr>
          </w:rPrChange>
        </w:rPr>
      </w:pPr>
    </w:p>
    <w:p w14:paraId="5BFDC6FA" w14:textId="2C0A18A4" w:rsidR="00837877" w:rsidRPr="007A4AFC" w:rsidRDefault="00837877" w:rsidP="00011374">
      <w:pPr>
        <w:widowControl w:val="0"/>
        <w:autoSpaceDE w:val="0"/>
        <w:autoSpaceDN w:val="0"/>
        <w:adjustRightInd w:val="0"/>
        <w:spacing w:line="240" w:lineRule="auto"/>
        <w:ind w:right="9"/>
        <w:rPr>
          <w:ins w:id="10694" w:author="Dr Mamadou SANOGO" w:date="2023-10-25T14:51:00Z"/>
          <w:color w:val="000000" w:themeColor="text1"/>
          <w:szCs w:val="24"/>
          <w:rPrChange w:id="10695" w:author="Dr Mamadou SANOGO" w:date="2023-10-25T18:15:00Z">
            <w:rPr>
              <w:ins w:id="10696" w:author="Dr Mamadou SANOGO" w:date="2023-10-25T14:51:00Z"/>
              <w:color w:val="000000"/>
              <w:szCs w:val="24"/>
            </w:rPr>
          </w:rPrChange>
        </w:rPr>
      </w:pPr>
    </w:p>
    <w:p w14:paraId="1A60081F" w14:textId="58C4F826" w:rsidR="00837877" w:rsidRPr="007A4AFC" w:rsidRDefault="00837877" w:rsidP="00011374">
      <w:pPr>
        <w:widowControl w:val="0"/>
        <w:autoSpaceDE w:val="0"/>
        <w:autoSpaceDN w:val="0"/>
        <w:adjustRightInd w:val="0"/>
        <w:spacing w:line="240" w:lineRule="auto"/>
        <w:ind w:right="9"/>
        <w:rPr>
          <w:ins w:id="10697" w:author="Dr Mamadou SANOGO" w:date="2023-10-25T14:51:00Z"/>
          <w:color w:val="000000" w:themeColor="text1"/>
          <w:szCs w:val="24"/>
          <w:rPrChange w:id="10698" w:author="Dr Mamadou SANOGO" w:date="2023-10-25T18:15:00Z">
            <w:rPr>
              <w:ins w:id="10699" w:author="Dr Mamadou SANOGO" w:date="2023-10-25T14:51:00Z"/>
              <w:color w:val="000000"/>
              <w:szCs w:val="24"/>
            </w:rPr>
          </w:rPrChange>
        </w:rPr>
      </w:pPr>
    </w:p>
    <w:p w14:paraId="1770BC73" w14:textId="51430F15" w:rsidR="00837877" w:rsidRPr="007A4AFC" w:rsidRDefault="00837877" w:rsidP="00011374">
      <w:pPr>
        <w:widowControl w:val="0"/>
        <w:autoSpaceDE w:val="0"/>
        <w:autoSpaceDN w:val="0"/>
        <w:adjustRightInd w:val="0"/>
        <w:spacing w:line="240" w:lineRule="auto"/>
        <w:ind w:right="9"/>
        <w:rPr>
          <w:ins w:id="10700" w:author="Dr Mamadou SANOGO" w:date="2023-10-25T14:51:00Z"/>
          <w:color w:val="000000" w:themeColor="text1"/>
          <w:szCs w:val="24"/>
          <w:rPrChange w:id="10701" w:author="Dr Mamadou SANOGO" w:date="2023-10-25T18:15:00Z">
            <w:rPr>
              <w:ins w:id="10702" w:author="Dr Mamadou SANOGO" w:date="2023-10-25T14:51:00Z"/>
              <w:color w:val="000000"/>
              <w:szCs w:val="24"/>
            </w:rPr>
          </w:rPrChange>
        </w:rPr>
      </w:pPr>
    </w:p>
    <w:p w14:paraId="14A66BF4" w14:textId="12DF67C9" w:rsidR="00837877" w:rsidRPr="007A4AFC" w:rsidRDefault="00837877" w:rsidP="00011374">
      <w:pPr>
        <w:widowControl w:val="0"/>
        <w:autoSpaceDE w:val="0"/>
        <w:autoSpaceDN w:val="0"/>
        <w:adjustRightInd w:val="0"/>
        <w:spacing w:line="240" w:lineRule="auto"/>
        <w:ind w:right="9"/>
        <w:rPr>
          <w:ins w:id="10703" w:author="Dr Mamadou SANOGO" w:date="2023-10-25T14:51:00Z"/>
          <w:color w:val="000000" w:themeColor="text1"/>
          <w:szCs w:val="24"/>
          <w:rPrChange w:id="10704" w:author="Dr Mamadou SANOGO" w:date="2023-10-25T18:15:00Z">
            <w:rPr>
              <w:ins w:id="10705" w:author="Dr Mamadou SANOGO" w:date="2023-10-25T14:51:00Z"/>
              <w:color w:val="000000"/>
              <w:szCs w:val="24"/>
            </w:rPr>
          </w:rPrChange>
        </w:rPr>
      </w:pPr>
    </w:p>
    <w:p w14:paraId="1F9D5540" w14:textId="6B55D62A" w:rsidR="00837877" w:rsidRPr="007A4AFC" w:rsidRDefault="00837877" w:rsidP="00011374">
      <w:pPr>
        <w:widowControl w:val="0"/>
        <w:autoSpaceDE w:val="0"/>
        <w:autoSpaceDN w:val="0"/>
        <w:adjustRightInd w:val="0"/>
        <w:spacing w:line="240" w:lineRule="auto"/>
        <w:ind w:right="9"/>
        <w:rPr>
          <w:ins w:id="10706" w:author="Dr Mamadou SANOGO" w:date="2023-10-25T14:52:00Z"/>
          <w:color w:val="000000" w:themeColor="text1"/>
          <w:szCs w:val="24"/>
          <w:rPrChange w:id="10707" w:author="Dr Mamadou SANOGO" w:date="2023-10-25T18:15:00Z">
            <w:rPr>
              <w:ins w:id="10708" w:author="Dr Mamadou SANOGO" w:date="2023-10-25T14:52:00Z"/>
              <w:color w:val="000000"/>
              <w:szCs w:val="24"/>
            </w:rPr>
          </w:rPrChange>
        </w:rPr>
      </w:pPr>
    </w:p>
    <w:p w14:paraId="57060AA8" w14:textId="2CCF76F2" w:rsidR="00837877" w:rsidRPr="007A4AFC" w:rsidRDefault="00837877" w:rsidP="00011374">
      <w:pPr>
        <w:widowControl w:val="0"/>
        <w:autoSpaceDE w:val="0"/>
        <w:autoSpaceDN w:val="0"/>
        <w:adjustRightInd w:val="0"/>
        <w:spacing w:line="240" w:lineRule="auto"/>
        <w:ind w:right="9"/>
        <w:rPr>
          <w:ins w:id="10709" w:author="Dr Mamadou SANOGO" w:date="2023-10-25T14:52:00Z"/>
          <w:color w:val="000000" w:themeColor="text1"/>
          <w:szCs w:val="24"/>
          <w:rPrChange w:id="10710" w:author="Dr Mamadou SANOGO" w:date="2023-10-25T18:15:00Z">
            <w:rPr>
              <w:ins w:id="10711" w:author="Dr Mamadou SANOGO" w:date="2023-10-25T14:52:00Z"/>
              <w:color w:val="000000"/>
              <w:szCs w:val="24"/>
            </w:rPr>
          </w:rPrChange>
        </w:rPr>
      </w:pPr>
    </w:p>
    <w:p w14:paraId="2E12FF34" w14:textId="21AD65FE" w:rsidR="00837877" w:rsidRPr="007A4AFC" w:rsidRDefault="00837877" w:rsidP="00011374">
      <w:pPr>
        <w:widowControl w:val="0"/>
        <w:autoSpaceDE w:val="0"/>
        <w:autoSpaceDN w:val="0"/>
        <w:adjustRightInd w:val="0"/>
        <w:spacing w:line="240" w:lineRule="auto"/>
        <w:ind w:right="9"/>
        <w:rPr>
          <w:ins w:id="10712" w:author="Dr Mamadou SANOGO" w:date="2023-10-25T14:52:00Z"/>
          <w:color w:val="000000" w:themeColor="text1"/>
          <w:szCs w:val="24"/>
          <w:rPrChange w:id="10713" w:author="Dr Mamadou SANOGO" w:date="2023-10-25T18:15:00Z">
            <w:rPr>
              <w:ins w:id="10714" w:author="Dr Mamadou SANOGO" w:date="2023-10-25T14:52:00Z"/>
              <w:color w:val="000000"/>
              <w:szCs w:val="24"/>
            </w:rPr>
          </w:rPrChange>
        </w:rPr>
      </w:pPr>
    </w:p>
    <w:p w14:paraId="142E9772" w14:textId="2D43D525" w:rsidR="00837877" w:rsidRPr="007A4AFC" w:rsidRDefault="00837877" w:rsidP="00011374">
      <w:pPr>
        <w:widowControl w:val="0"/>
        <w:autoSpaceDE w:val="0"/>
        <w:autoSpaceDN w:val="0"/>
        <w:adjustRightInd w:val="0"/>
        <w:spacing w:line="240" w:lineRule="auto"/>
        <w:ind w:right="9"/>
        <w:rPr>
          <w:ins w:id="10715" w:author="Dr Mamadou SANOGO" w:date="2023-10-25T14:52:00Z"/>
          <w:color w:val="000000" w:themeColor="text1"/>
          <w:szCs w:val="24"/>
          <w:rPrChange w:id="10716" w:author="Dr Mamadou SANOGO" w:date="2023-10-25T18:15:00Z">
            <w:rPr>
              <w:ins w:id="10717" w:author="Dr Mamadou SANOGO" w:date="2023-10-25T14:52:00Z"/>
              <w:color w:val="000000"/>
              <w:szCs w:val="24"/>
            </w:rPr>
          </w:rPrChange>
        </w:rPr>
      </w:pPr>
    </w:p>
    <w:p w14:paraId="1E54A7C9" w14:textId="667FEF41" w:rsidR="00837877" w:rsidRPr="007A4AFC" w:rsidRDefault="00837877" w:rsidP="00011374">
      <w:pPr>
        <w:widowControl w:val="0"/>
        <w:autoSpaceDE w:val="0"/>
        <w:autoSpaceDN w:val="0"/>
        <w:adjustRightInd w:val="0"/>
        <w:spacing w:line="240" w:lineRule="auto"/>
        <w:ind w:right="9"/>
        <w:rPr>
          <w:ins w:id="10718" w:author="Dr Mamadou SANOGO" w:date="2023-10-25T14:52:00Z"/>
          <w:color w:val="000000" w:themeColor="text1"/>
          <w:szCs w:val="24"/>
          <w:rPrChange w:id="10719" w:author="Dr Mamadou SANOGO" w:date="2023-10-25T18:15:00Z">
            <w:rPr>
              <w:ins w:id="10720" w:author="Dr Mamadou SANOGO" w:date="2023-10-25T14:52:00Z"/>
              <w:color w:val="000000"/>
              <w:szCs w:val="24"/>
            </w:rPr>
          </w:rPrChange>
        </w:rPr>
      </w:pPr>
    </w:p>
    <w:p w14:paraId="550A71CB" w14:textId="57A93046" w:rsidR="00837877" w:rsidRPr="007A4AFC" w:rsidRDefault="00837877" w:rsidP="00011374">
      <w:pPr>
        <w:widowControl w:val="0"/>
        <w:autoSpaceDE w:val="0"/>
        <w:autoSpaceDN w:val="0"/>
        <w:adjustRightInd w:val="0"/>
        <w:spacing w:line="240" w:lineRule="auto"/>
        <w:ind w:right="9"/>
        <w:rPr>
          <w:ins w:id="10721" w:author="Dr Mamadou SANOGO" w:date="2023-10-25T14:52:00Z"/>
          <w:color w:val="000000" w:themeColor="text1"/>
          <w:szCs w:val="24"/>
          <w:rPrChange w:id="10722" w:author="Dr Mamadou SANOGO" w:date="2023-10-25T18:15:00Z">
            <w:rPr>
              <w:ins w:id="10723" w:author="Dr Mamadou SANOGO" w:date="2023-10-25T14:52:00Z"/>
              <w:color w:val="000000"/>
              <w:szCs w:val="24"/>
            </w:rPr>
          </w:rPrChange>
        </w:rPr>
      </w:pPr>
    </w:p>
    <w:p w14:paraId="10ADDCED" w14:textId="09E5B98D" w:rsidR="00837877" w:rsidRPr="007A4AFC" w:rsidRDefault="00837877" w:rsidP="00011374">
      <w:pPr>
        <w:widowControl w:val="0"/>
        <w:autoSpaceDE w:val="0"/>
        <w:autoSpaceDN w:val="0"/>
        <w:adjustRightInd w:val="0"/>
        <w:spacing w:line="240" w:lineRule="auto"/>
        <w:ind w:right="9"/>
        <w:rPr>
          <w:ins w:id="10724" w:author="Dr Mamadou SANOGO" w:date="2023-10-25T14:52:00Z"/>
          <w:color w:val="000000" w:themeColor="text1"/>
          <w:szCs w:val="24"/>
          <w:rPrChange w:id="10725" w:author="Dr Mamadou SANOGO" w:date="2023-10-25T18:15:00Z">
            <w:rPr>
              <w:ins w:id="10726" w:author="Dr Mamadou SANOGO" w:date="2023-10-25T14:52:00Z"/>
              <w:color w:val="000000"/>
              <w:szCs w:val="24"/>
            </w:rPr>
          </w:rPrChange>
        </w:rPr>
      </w:pPr>
    </w:p>
    <w:p w14:paraId="4D0C12FD" w14:textId="7F5978A5" w:rsidR="00837877" w:rsidRPr="007A4AFC" w:rsidRDefault="00837877" w:rsidP="00011374">
      <w:pPr>
        <w:widowControl w:val="0"/>
        <w:autoSpaceDE w:val="0"/>
        <w:autoSpaceDN w:val="0"/>
        <w:adjustRightInd w:val="0"/>
        <w:spacing w:line="240" w:lineRule="auto"/>
        <w:ind w:right="9"/>
        <w:rPr>
          <w:ins w:id="10727" w:author="Dr Mamadou SANOGO" w:date="2023-10-25T14:52:00Z"/>
          <w:color w:val="000000" w:themeColor="text1"/>
          <w:szCs w:val="24"/>
          <w:rPrChange w:id="10728" w:author="Dr Mamadou SANOGO" w:date="2023-10-25T18:15:00Z">
            <w:rPr>
              <w:ins w:id="10729" w:author="Dr Mamadou SANOGO" w:date="2023-10-25T14:52:00Z"/>
              <w:color w:val="000000"/>
              <w:szCs w:val="24"/>
            </w:rPr>
          </w:rPrChange>
        </w:rPr>
      </w:pPr>
    </w:p>
    <w:p w14:paraId="2676482E" w14:textId="07E81EB6" w:rsidR="00837877" w:rsidRPr="007A4AFC" w:rsidRDefault="00837877" w:rsidP="00011374">
      <w:pPr>
        <w:widowControl w:val="0"/>
        <w:autoSpaceDE w:val="0"/>
        <w:autoSpaceDN w:val="0"/>
        <w:adjustRightInd w:val="0"/>
        <w:spacing w:line="240" w:lineRule="auto"/>
        <w:ind w:right="9"/>
        <w:rPr>
          <w:ins w:id="10730" w:author="Dr Mamadou SANOGO" w:date="2023-10-25T14:52:00Z"/>
          <w:color w:val="000000" w:themeColor="text1"/>
          <w:szCs w:val="24"/>
          <w:rPrChange w:id="10731" w:author="Dr Mamadou SANOGO" w:date="2023-10-25T18:15:00Z">
            <w:rPr>
              <w:ins w:id="10732" w:author="Dr Mamadou SANOGO" w:date="2023-10-25T14:52:00Z"/>
              <w:color w:val="000000"/>
              <w:szCs w:val="24"/>
            </w:rPr>
          </w:rPrChange>
        </w:rPr>
      </w:pPr>
    </w:p>
    <w:p w14:paraId="6EEEEE20" w14:textId="49170081" w:rsidR="00837877" w:rsidRPr="007A4AFC" w:rsidRDefault="00837877" w:rsidP="00011374">
      <w:pPr>
        <w:widowControl w:val="0"/>
        <w:autoSpaceDE w:val="0"/>
        <w:autoSpaceDN w:val="0"/>
        <w:adjustRightInd w:val="0"/>
        <w:spacing w:line="240" w:lineRule="auto"/>
        <w:ind w:right="9"/>
        <w:rPr>
          <w:ins w:id="10733" w:author="Dr Mamadou SANOGO" w:date="2023-10-25T14:52:00Z"/>
          <w:color w:val="000000" w:themeColor="text1"/>
          <w:szCs w:val="24"/>
          <w:rPrChange w:id="10734" w:author="Dr Mamadou SANOGO" w:date="2023-10-25T18:15:00Z">
            <w:rPr>
              <w:ins w:id="10735" w:author="Dr Mamadou SANOGO" w:date="2023-10-25T14:52:00Z"/>
              <w:color w:val="000000"/>
              <w:szCs w:val="24"/>
            </w:rPr>
          </w:rPrChange>
        </w:rPr>
      </w:pPr>
    </w:p>
    <w:p w14:paraId="127B3825" w14:textId="23E02AA8" w:rsidR="00837877" w:rsidRPr="007A4AFC" w:rsidRDefault="00837877" w:rsidP="00011374">
      <w:pPr>
        <w:widowControl w:val="0"/>
        <w:autoSpaceDE w:val="0"/>
        <w:autoSpaceDN w:val="0"/>
        <w:adjustRightInd w:val="0"/>
        <w:spacing w:line="240" w:lineRule="auto"/>
        <w:ind w:right="9"/>
        <w:rPr>
          <w:ins w:id="10736" w:author="Dr Mamadou SANOGO" w:date="2023-10-25T14:52:00Z"/>
          <w:color w:val="000000" w:themeColor="text1"/>
          <w:szCs w:val="24"/>
          <w:rPrChange w:id="10737" w:author="Dr Mamadou SANOGO" w:date="2023-10-25T18:15:00Z">
            <w:rPr>
              <w:ins w:id="10738" w:author="Dr Mamadou SANOGO" w:date="2023-10-25T14:52:00Z"/>
              <w:color w:val="000000"/>
              <w:szCs w:val="24"/>
            </w:rPr>
          </w:rPrChange>
        </w:rPr>
      </w:pPr>
    </w:p>
    <w:p w14:paraId="69D139BC" w14:textId="7B7B5BDC" w:rsidR="00837877" w:rsidRPr="007A4AFC" w:rsidRDefault="00837877" w:rsidP="00011374">
      <w:pPr>
        <w:widowControl w:val="0"/>
        <w:autoSpaceDE w:val="0"/>
        <w:autoSpaceDN w:val="0"/>
        <w:adjustRightInd w:val="0"/>
        <w:spacing w:line="240" w:lineRule="auto"/>
        <w:ind w:right="9"/>
        <w:rPr>
          <w:ins w:id="10739" w:author="Dr Mamadou SANOGO" w:date="2023-10-25T14:52:00Z"/>
          <w:color w:val="000000" w:themeColor="text1"/>
          <w:szCs w:val="24"/>
          <w:rPrChange w:id="10740" w:author="Dr Mamadou SANOGO" w:date="2023-10-25T18:15:00Z">
            <w:rPr>
              <w:ins w:id="10741" w:author="Dr Mamadou SANOGO" w:date="2023-10-25T14:52:00Z"/>
              <w:color w:val="000000"/>
              <w:szCs w:val="24"/>
            </w:rPr>
          </w:rPrChange>
        </w:rPr>
      </w:pPr>
    </w:p>
    <w:p w14:paraId="467FFEA8" w14:textId="0F6321F5" w:rsidR="00837877" w:rsidRPr="007A4AFC" w:rsidRDefault="00837877" w:rsidP="00011374">
      <w:pPr>
        <w:widowControl w:val="0"/>
        <w:autoSpaceDE w:val="0"/>
        <w:autoSpaceDN w:val="0"/>
        <w:adjustRightInd w:val="0"/>
        <w:spacing w:line="240" w:lineRule="auto"/>
        <w:ind w:right="9"/>
        <w:rPr>
          <w:ins w:id="10742" w:author="Dr Mamadou SANOGO" w:date="2023-10-25T14:52:00Z"/>
          <w:color w:val="000000" w:themeColor="text1"/>
          <w:szCs w:val="24"/>
          <w:rPrChange w:id="10743" w:author="Dr Mamadou SANOGO" w:date="2023-10-25T18:15:00Z">
            <w:rPr>
              <w:ins w:id="10744" w:author="Dr Mamadou SANOGO" w:date="2023-10-25T14:52:00Z"/>
              <w:color w:val="000000"/>
              <w:szCs w:val="24"/>
            </w:rPr>
          </w:rPrChange>
        </w:rPr>
      </w:pPr>
    </w:p>
    <w:p w14:paraId="691A7171" w14:textId="54859B90" w:rsidR="00837877" w:rsidRPr="007A4AFC" w:rsidRDefault="00837877" w:rsidP="00011374">
      <w:pPr>
        <w:widowControl w:val="0"/>
        <w:autoSpaceDE w:val="0"/>
        <w:autoSpaceDN w:val="0"/>
        <w:adjustRightInd w:val="0"/>
        <w:spacing w:line="240" w:lineRule="auto"/>
        <w:ind w:right="9"/>
        <w:rPr>
          <w:ins w:id="10745" w:author="Dr Mamadou SANOGO" w:date="2023-10-25T14:52:00Z"/>
          <w:color w:val="000000" w:themeColor="text1"/>
          <w:szCs w:val="24"/>
          <w:rPrChange w:id="10746" w:author="Dr Mamadou SANOGO" w:date="2023-10-25T18:15:00Z">
            <w:rPr>
              <w:ins w:id="10747" w:author="Dr Mamadou SANOGO" w:date="2023-10-25T14:52:00Z"/>
              <w:color w:val="000000"/>
              <w:szCs w:val="24"/>
            </w:rPr>
          </w:rPrChange>
        </w:rPr>
      </w:pPr>
    </w:p>
    <w:p w14:paraId="24ADD761" w14:textId="77B44DEE" w:rsidR="00837877" w:rsidRPr="007A4AFC" w:rsidRDefault="00837877" w:rsidP="00011374">
      <w:pPr>
        <w:widowControl w:val="0"/>
        <w:autoSpaceDE w:val="0"/>
        <w:autoSpaceDN w:val="0"/>
        <w:adjustRightInd w:val="0"/>
        <w:spacing w:line="240" w:lineRule="auto"/>
        <w:ind w:right="9"/>
        <w:rPr>
          <w:ins w:id="10748" w:author="Dr Mamadou SANOGO" w:date="2023-10-25T14:52:00Z"/>
          <w:color w:val="000000" w:themeColor="text1"/>
          <w:szCs w:val="24"/>
          <w:rPrChange w:id="10749" w:author="Dr Mamadou SANOGO" w:date="2023-10-25T18:15:00Z">
            <w:rPr>
              <w:ins w:id="10750" w:author="Dr Mamadou SANOGO" w:date="2023-10-25T14:52:00Z"/>
              <w:color w:val="000000"/>
              <w:szCs w:val="24"/>
            </w:rPr>
          </w:rPrChange>
        </w:rPr>
      </w:pPr>
    </w:p>
    <w:p w14:paraId="5B1EA54F" w14:textId="5D4998AB" w:rsidR="00837877" w:rsidRPr="007A4AFC" w:rsidRDefault="00837877" w:rsidP="00011374">
      <w:pPr>
        <w:widowControl w:val="0"/>
        <w:autoSpaceDE w:val="0"/>
        <w:autoSpaceDN w:val="0"/>
        <w:adjustRightInd w:val="0"/>
        <w:spacing w:line="240" w:lineRule="auto"/>
        <w:ind w:right="9"/>
        <w:rPr>
          <w:ins w:id="10751" w:author="Dr Mamadou SANOGO" w:date="2023-10-25T14:52:00Z"/>
          <w:color w:val="000000" w:themeColor="text1"/>
          <w:szCs w:val="24"/>
          <w:rPrChange w:id="10752" w:author="Dr Mamadou SANOGO" w:date="2023-10-25T18:15:00Z">
            <w:rPr>
              <w:ins w:id="10753" w:author="Dr Mamadou SANOGO" w:date="2023-10-25T14:52:00Z"/>
              <w:color w:val="000000"/>
              <w:szCs w:val="24"/>
            </w:rPr>
          </w:rPrChange>
        </w:rPr>
      </w:pPr>
    </w:p>
    <w:p w14:paraId="6B72B64E" w14:textId="54DC9765" w:rsidR="00837877" w:rsidRPr="007A4AFC" w:rsidRDefault="00837877" w:rsidP="00011374">
      <w:pPr>
        <w:widowControl w:val="0"/>
        <w:autoSpaceDE w:val="0"/>
        <w:autoSpaceDN w:val="0"/>
        <w:adjustRightInd w:val="0"/>
        <w:spacing w:line="240" w:lineRule="auto"/>
        <w:ind w:right="9"/>
        <w:rPr>
          <w:ins w:id="10754" w:author="Dr Mamadou SANOGO" w:date="2023-10-25T14:52:00Z"/>
          <w:color w:val="000000" w:themeColor="text1"/>
          <w:szCs w:val="24"/>
          <w:rPrChange w:id="10755" w:author="Dr Mamadou SANOGO" w:date="2023-10-25T18:15:00Z">
            <w:rPr>
              <w:ins w:id="10756" w:author="Dr Mamadou SANOGO" w:date="2023-10-25T14:52:00Z"/>
              <w:color w:val="000000"/>
              <w:szCs w:val="24"/>
            </w:rPr>
          </w:rPrChange>
        </w:rPr>
      </w:pPr>
    </w:p>
    <w:p w14:paraId="2DA8D01D" w14:textId="5ABD1458" w:rsidR="00837877" w:rsidRPr="007A4AFC" w:rsidRDefault="00837877" w:rsidP="00011374">
      <w:pPr>
        <w:widowControl w:val="0"/>
        <w:autoSpaceDE w:val="0"/>
        <w:autoSpaceDN w:val="0"/>
        <w:adjustRightInd w:val="0"/>
        <w:spacing w:line="240" w:lineRule="auto"/>
        <w:ind w:right="9"/>
        <w:rPr>
          <w:ins w:id="10757" w:author="Dr Mamadou SANOGO" w:date="2023-10-25T14:52:00Z"/>
          <w:color w:val="000000" w:themeColor="text1"/>
          <w:szCs w:val="24"/>
          <w:rPrChange w:id="10758" w:author="Dr Mamadou SANOGO" w:date="2023-10-25T18:15:00Z">
            <w:rPr>
              <w:ins w:id="10759" w:author="Dr Mamadou SANOGO" w:date="2023-10-25T14:52:00Z"/>
              <w:color w:val="000000"/>
              <w:szCs w:val="24"/>
            </w:rPr>
          </w:rPrChange>
        </w:rPr>
      </w:pPr>
    </w:p>
    <w:p w14:paraId="22C263EA" w14:textId="40D21900" w:rsidR="00837877" w:rsidRPr="007A4AFC" w:rsidRDefault="00837877" w:rsidP="00011374">
      <w:pPr>
        <w:widowControl w:val="0"/>
        <w:autoSpaceDE w:val="0"/>
        <w:autoSpaceDN w:val="0"/>
        <w:adjustRightInd w:val="0"/>
        <w:spacing w:line="240" w:lineRule="auto"/>
        <w:ind w:right="9"/>
        <w:rPr>
          <w:ins w:id="10760" w:author="Dr Mamadou SANOGO" w:date="2023-10-25T14:52:00Z"/>
          <w:color w:val="000000" w:themeColor="text1"/>
          <w:szCs w:val="24"/>
          <w:rPrChange w:id="10761" w:author="Dr Mamadou SANOGO" w:date="2023-10-25T18:15:00Z">
            <w:rPr>
              <w:ins w:id="10762" w:author="Dr Mamadou SANOGO" w:date="2023-10-25T14:52:00Z"/>
              <w:color w:val="000000"/>
              <w:szCs w:val="24"/>
            </w:rPr>
          </w:rPrChange>
        </w:rPr>
      </w:pPr>
    </w:p>
    <w:p w14:paraId="5715F44F" w14:textId="1F1A9858" w:rsidR="00837877" w:rsidRPr="007A4AFC" w:rsidRDefault="00837877" w:rsidP="00011374">
      <w:pPr>
        <w:widowControl w:val="0"/>
        <w:autoSpaceDE w:val="0"/>
        <w:autoSpaceDN w:val="0"/>
        <w:adjustRightInd w:val="0"/>
        <w:spacing w:line="240" w:lineRule="auto"/>
        <w:ind w:right="9"/>
        <w:rPr>
          <w:ins w:id="10763" w:author="Dr Mamadou SANOGO" w:date="2023-10-25T14:52:00Z"/>
          <w:color w:val="000000" w:themeColor="text1"/>
          <w:szCs w:val="24"/>
          <w:rPrChange w:id="10764" w:author="Dr Mamadou SANOGO" w:date="2023-10-25T18:15:00Z">
            <w:rPr>
              <w:ins w:id="10765" w:author="Dr Mamadou SANOGO" w:date="2023-10-25T14:52:00Z"/>
              <w:color w:val="000000"/>
              <w:szCs w:val="24"/>
            </w:rPr>
          </w:rPrChange>
        </w:rPr>
      </w:pPr>
    </w:p>
    <w:p w14:paraId="5A532E7A" w14:textId="2C20C594" w:rsidR="00837877" w:rsidRPr="007A4AFC" w:rsidRDefault="00837877" w:rsidP="00011374">
      <w:pPr>
        <w:widowControl w:val="0"/>
        <w:autoSpaceDE w:val="0"/>
        <w:autoSpaceDN w:val="0"/>
        <w:adjustRightInd w:val="0"/>
        <w:spacing w:line="240" w:lineRule="auto"/>
        <w:ind w:right="9"/>
        <w:rPr>
          <w:ins w:id="10766" w:author="Dr Mamadou SANOGO" w:date="2023-10-25T14:52:00Z"/>
          <w:color w:val="000000" w:themeColor="text1"/>
          <w:szCs w:val="24"/>
          <w:rPrChange w:id="10767" w:author="Dr Mamadou SANOGO" w:date="2023-10-25T18:15:00Z">
            <w:rPr>
              <w:ins w:id="10768" w:author="Dr Mamadou SANOGO" w:date="2023-10-25T14:52:00Z"/>
              <w:color w:val="000000"/>
              <w:szCs w:val="24"/>
            </w:rPr>
          </w:rPrChange>
        </w:rPr>
      </w:pPr>
    </w:p>
    <w:p w14:paraId="00487D7C" w14:textId="2D2A1245" w:rsidR="00837877" w:rsidRPr="007A4AFC" w:rsidRDefault="00837877" w:rsidP="00011374">
      <w:pPr>
        <w:widowControl w:val="0"/>
        <w:autoSpaceDE w:val="0"/>
        <w:autoSpaceDN w:val="0"/>
        <w:adjustRightInd w:val="0"/>
        <w:spacing w:line="240" w:lineRule="auto"/>
        <w:ind w:right="9"/>
        <w:rPr>
          <w:ins w:id="10769" w:author="Dr Mamadou SANOGO" w:date="2023-10-25T14:52:00Z"/>
          <w:color w:val="000000" w:themeColor="text1"/>
          <w:szCs w:val="24"/>
          <w:rPrChange w:id="10770" w:author="Dr Mamadou SANOGO" w:date="2023-10-25T18:15:00Z">
            <w:rPr>
              <w:ins w:id="10771" w:author="Dr Mamadou SANOGO" w:date="2023-10-25T14:52:00Z"/>
              <w:color w:val="000000"/>
              <w:szCs w:val="24"/>
            </w:rPr>
          </w:rPrChange>
        </w:rPr>
      </w:pPr>
    </w:p>
    <w:p w14:paraId="420BBAC1" w14:textId="2F20B3F0" w:rsidR="00837877" w:rsidRPr="007A4AFC" w:rsidRDefault="00837877" w:rsidP="00011374">
      <w:pPr>
        <w:widowControl w:val="0"/>
        <w:autoSpaceDE w:val="0"/>
        <w:autoSpaceDN w:val="0"/>
        <w:adjustRightInd w:val="0"/>
        <w:spacing w:line="240" w:lineRule="auto"/>
        <w:ind w:right="9"/>
        <w:rPr>
          <w:ins w:id="10772" w:author="Dr Mamadou SANOGO" w:date="2023-10-25T14:52:00Z"/>
          <w:color w:val="000000" w:themeColor="text1"/>
          <w:szCs w:val="24"/>
          <w:rPrChange w:id="10773" w:author="Dr Mamadou SANOGO" w:date="2023-10-25T18:15:00Z">
            <w:rPr>
              <w:ins w:id="10774" w:author="Dr Mamadou SANOGO" w:date="2023-10-25T14:52:00Z"/>
              <w:color w:val="000000"/>
              <w:szCs w:val="24"/>
            </w:rPr>
          </w:rPrChange>
        </w:rPr>
      </w:pPr>
    </w:p>
    <w:p w14:paraId="14A3C599" w14:textId="4A394D95" w:rsidR="00837877" w:rsidRPr="007A4AFC" w:rsidRDefault="00837877" w:rsidP="00011374">
      <w:pPr>
        <w:widowControl w:val="0"/>
        <w:autoSpaceDE w:val="0"/>
        <w:autoSpaceDN w:val="0"/>
        <w:adjustRightInd w:val="0"/>
        <w:spacing w:line="240" w:lineRule="auto"/>
        <w:ind w:right="9"/>
        <w:rPr>
          <w:ins w:id="10775" w:author="Dr Mamadou SANOGO" w:date="2023-10-25T14:52:00Z"/>
          <w:color w:val="000000" w:themeColor="text1"/>
          <w:szCs w:val="24"/>
          <w:rPrChange w:id="10776" w:author="Dr Mamadou SANOGO" w:date="2023-10-25T18:15:00Z">
            <w:rPr>
              <w:ins w:id="10777" w:author="Dr Mamadou SANOGO" w:date="2023-10-25T14:52:00Z"/>
              <w:color w:val="000000"/>
              <w:szCs w:val="24"/>
            </w:rPr>
          </w:rPrChange>
        </w:rPr>
      </w:pPr>
    </w:p>
    <w:p w14:paraId="1362294B" w14:textId="1E48DCB5" w:rsidR="00837877" w:rsidRPr="007A4AFC" w:rsidRDefault="00837877" w:rsidP="00011374">
      <w:pPr>
        <w:widowControl w:val="0"/>
        <w:autoSpaceDE w:val="0"/>
        <w:autoSpaceDN w:val="0"/>
        <w:adjustRightInd w:val="0"/>
        <w:spacing w:line="240" w:lineRule="auto"/>
        <w:ind w:right="9"/>
        <w:rPr>
          <w:ins w:id="10778" w:author="Dr Mamadou SANOGO" w:date="2023-10-25T14:52:00Z"/>
          <w:color w:val="000000" w:themeColor="text1"/>
          <w:szCs w:val="24"/>
          <w:rPrChange w:id="10779" w:author="Dr Mamadou SANOGO" w:date="2023-10-25T18:15:00Z">
            <w:rPr>
              <w:ins w:id="10780" w:author="Dr Mamadou SANOGO" w:date="2023-10-25T14:52:00Z"/>
              <w:color w:val="000000"/>
              <w:szCs w:val="24"/>
            </w:rPr>
          </w:rPrChange>
        </w:rPr>
      </w:pPr>
    </w:p>
    <w:p w14:paraId="6C47CF56" w14:textId="5E4D8C8A" w:rsidR="00837877" w:rsidRPr="007A4AFC" w:rsidRDefault="00837877" w:rsidP="00011374">
      <w:pPr>
        <w:widowControl w:val="0"/>
        <w:autoSpaceDE w:val="0"/>
        <w:autoSpaceDN w:val="0"/>
        <w:adjustRightInd w:val="0"/>
        <w:spacing w:line="240" w:lineRule="auto"/>
        <w:ind w:right="9"/>
        <w:rPr>
          <w:ins w:id="10781" w:author="Dr Mamadou SANOGO" w:date="2023-10-25T14:52:00Z"/>
          <w:color w:val="000000" w:themeColor="text1"/>
          <w:szCs w:val="24"/>
          <w:rPrChange w:id="10782" w:author="Dr Mamadou SANOGO" w:date="2023-10-25T18:15:00Z">
            <w:rPr>
              <w:ins w:id="10783" w:author="Dr Mamadou SANOGO" w:date="2023-10-25T14:52:00Z"/>
              <w:color w:val="000000"/>
              <w:szCs w:val="24"/>
            </w:rPr>
          </w:rPrChange>
        </w:rPr>
      </w:pPr>
    </w:p>
    <w:p w14:paraId="60156266" w14:textId="153DA9B9" w:rsidR="00837877" w:rsidRPr="007A4AFC" w:rsidRDefault="00837877" w:rsidP="00011374">
      <w:pPr>
        <w:widowControl w:val="0"/>
        <w:autoSpaceDE w:val="0"/>
        <w:autoSpaceDN w:val="0"/>
        <w:adjustRightInd w:val="0"/>
        <w:spacing w:line="240" w:lineRule="auto"/>
        <w:ind w:right="9"/>
        <w:rPr>
          <w:ins w:id="10784" w:author="Dr Mamadou SANOGO" w:date="2023-10-25T14:52:00Z"/>
          <w:color w:val="000000" w:themeColor="text1"/>
          <w:szCs w:val="24"/>
          <w:rPrChange w:id="10785" w:author="Dr Mamadou SANOGO" w:date="2023-10-25T18:15:00Z">
            <w:rPr>
              <w:ins w:id="10786" w:author="Dr Mamadou SANOGO" w:date="2023-10-25T14:52:00Z"/>
              <w:color w:val="000000"/>
              <w:szCs w:val="24"/>
            </w:rPr>
          </w:rPrChange>
        </w:rPr>
      </w:pPr>
    </w:p>
    <w:p w14:paraId="79A4CEC2" w14:textId="5566D7D5" w:rsidR="00837877" w:rsidRPr="007A4AFC" w:rsidRDefault="00837877" w:rsidP="00011374">
      <w:pPr>
        <w:widowControl w:val="0"/>
        <w:autoSpaceDE w:val="0"/>
        <w:autoSpaceDN w:val="0"/>
        <w:adjustRightInd w:val="0"/>
        <w:spacing w:line="240" w:lineRule="auto"/>
        <w:ind w:right="9"/>
        <w:rPr>
          <w:ins w:id="10787" w:author="Dr Mamadou SANOGO" w:date="2023-10-25T14:52:00Z"/>
          <w:color w:val="000000" w:themeColor="text1"/>
          <w:szCs w:val="24"/>
          <w:rPrChange w:id="10788" w:author="Dr Mamadou SANOGO" w:date="2023-10-25T18:15:00Z">
            <w:rPr>
              <w:ins w:id="10789" w:author="Dr Mamadou SANOGO" w:date="2023-10-25T14:52:00Z"/>
              <w:color w:val="000000"/>
              <w:szCs w:val="24"/>
            </w:rPr>
          </w:rPrChange>
        </w:rPr>
      </w:pPr>
    </w:p>
    <w:p w14:paraId="6572F280" w14:textId="4DBF70D0" w:rsidR="00837877" w:rsidRPr="007A4AFC" w:rsidRDefault="00837877" w:rsidP="00011374">
      <w:pPr>
        <w:widowControl w:val="0"/>
        <w:autoSpaceDE w:val="0"/>
        <w:autoSpaceDN w:val="0"/>
        <w:adjustRightInd w:val="0"/>
        <w:spacing w:line="240" w:lineRule="auto"/>
        <w:ind w:right="9"/>
        <w:rPr>
          <w:ins w:id="10790" w:author="Dr Mamadou SANOGO" w:date="2023-10-25T14:52:00Z"/>
          <w:color w:val="000000" w:themeColor="text1"/>
          <w:szCs w:val="24"/>
          <w:rPrChange w:id="10791" w:author="Dr Mamadou SANOGO" w:date="2023-10-25T18:15:00Z">
            <w:rPr>
              <w:ins w:id="10792" w:author="Dr Mamadou SANOGO" w:date="2023-10-25T14:52:00Z"/>
              <w:color w:val="000000"/>
              <w:szCs w:val="24"/>
            </w:rPr>
          </w:rPrChange>
        </w:rPr>
      </w:pPr>
    </w:p>
    <w:p w14:paraId="4457AEA8" w14:textId="16D39233" w:rsidR="00837877" w:rsidRPr="007A4AFC" w:rsidRDefault="00837877" w:rsidP="00011374">
      <w:pPr>
        <w:widowControl w:val="0"/>
        <w:autoSpaceDE w:val="0"/>
        <w:autoSpaceDN w:val="0"/>
        <w:adjustRightInd w:val="0"/>
        <w:spacing w:line="240" w:lineRule="auto"/>
        <w:ind w:right="9"/>
        <w:rPr>
          <w:ins w:id="10793" w:author="Dr Mamadou SANOGO" w:date="2023-10-25T14:52:00Z"/>
          <w:color w:val="000000" w:themeColor="text1"/>
          <w:szCs w:val="24"/>
          <w:rPrChange w:id="10794" w:author="Dr Mamadou SANOGO" w:date="2023-10-25T18:15:00Z">
            <w:rPr>
              <w:ins w:id="10795" w:author="Dr Mamadou SANOGO" w:date="2023-10-25T14:52:00Z"/>
              <w:color w:val="000000"/>
              <w:szCs w:val="24"/>
            </w:rPr>
          </w:rPrChange>
        </w:rPr>
      </w:pPr>
    </w:p>
    <w:p w14:paraId="4D9C7436" w14:textId="0D757155" w:rsidR="00837877" w:rsidRPr="007A4AFC" w:rsidRDefault="00837877" w:rsidP="00011374">
      <w:pPr>
        <w:widowControl w:val="0"/>
        <w:autoSpaceDE w:val="0"/>
        <w:autoSpaceDN w:val="0"/>
        <w:adjustRightInd w:val="0"/>
        <w:spacing w:line="240" w:lineRule="auto"/>
        <w:ind w:right="9"/>
        <w:rPr>
          <w:ins w:id="10796" w:author="Dr Mamadou SANOGO" w:date="2023-10-25T14:52:00Z"/>
          <w:color w:val="000000" w:themeColor="text1"/>
          <w:szCs w:val="24"/>
          <w:rPrChange w:id="10797" w:author="Dr Mamadou SANOGO" w:date="2023-10-25T18:15:00Z">
            <w:rPr>
              <w:ins w:id="10798" w:author="Dr Mamadou SANOGO" w:date="2023-10-25T14:52:00Z"/>
              <w:color w:val="000000"/>
              <w:szCs w:val="24"/>
            </w:rPr>
          </w:rPrChange>
        </w:rPr>
      </w:pPr>
    </w:p>
    <w:p w14:paraId="6D8978A2" w14:textId="28B79F17" w:rsidR="00837877" w:rsidRPr="007A4AFC" w:rsidRDefault="00837877" w:rsidP="00011374">
      <w:pPr>
        <w:widowControl w:val="0"/>
        <w:autoSpaceDE w:val="0"/>
        <w:autoSpaceDN w:val="0"/>
        <w:adjustRightInd w:val="0"/>
        <w:spacing w:line="240" w:lineRule="auto"/>
        <w:ind w:right="9"/>
        <w:rPr>
          <w:ins w:id="10799" w:author="Dr Mamadou SANOGO" w:date="2023-10-25T14:52:00Z"/>
          <w:color w:val="000000" w:themeColor="text1"/>
          <w:szCs w:val="24"/>
          <w:rPrChange w:id="10800" w:author="Dr Mamadou SANOGO" w:date="2023-10-25T18:15:00Z">
            <w:rPr>
              <w:ins w:id="10801" w:author="Dr Mamadou SANOGO" w:date="2023-10-25T14:52:00Z"/>
              <w:color w:val="000000"/>
              <w:szCs w:val="24"/>
            </w:rPr>
          </w:rPrChange>
        </w:rPr>
      </w:pPr>
    </w:p>
    <w:p w14:paraId="275EECF4" w14:textId="062D693A" w:rsidR="00837877" w:rsidRPr="007A4AFC" w:rsidRDefault="00837877" w:rsidP="00011374">
      <w:pPr>
        <w:widowControl w:val="0"/>
        <w:autoSpaceDE w:val="0"/>
        <w:autoSpaceDN w:val="0"/>
        <w:adjustRightInd w:val="0"/>
        <w:spacing w:line="240" w:lineRule="auto"/>
        <w:ind w:right="9"/>
        <w:rPr>
          <w:ins w:id="10802" w:author="Dr Mamadou SANOGO" w:date="2023-10-25T14:52:00Z"/>
          <w:color w:val="000000" w:themeColor="text1"/>
          <w:szCs w:val="24"/>
          <w:rPrChange w:id="10803" w:author="Dr Mamadou SANOGO" w:date="2023-10-25T18:15:00Z">
            <w:rPr>
              <w:ins w:id="10804" w:author="Dr Mamadou SANOGO" w:date="2023-10-25T14:52:00Z"/>
              <w:color w:val="000000"/>
              <w:szCs w:val="24"/>
            </w:rPr>
          </w:rPrChange>
        </w:rPr>
      </w:pPr>
    </w:p>
    <w:p w14:paraId="172A8295" w14:textId="3BE3B6D0" w:rsidR="00837877" w:rsidRPr="007A4AFC" w:rsidRDefault="00837877" w:rsidP="00011374">
      <w:pPr>
        <w:widowControl w:val="0"/>
        <w:autoSpaceDE w:val="0"/>
        <w:autoSpaceDN w:val="0"/>
        <w:adjustRightInd w:val="0"/>
        <w:spacing w:line="240" w:lineRule="auto"/>
        <w:ind w:right="9"/>
        <w:rPr>
          <w:ins w:id="10805" w:author="Dr Mamadou SANOGO" w:date="2023-10-25T14:52:00Z"/>
          <w:color w:val="000000" w:themeColor="text1"/>
          <w:szCs w:val="24"/>
          <w:rPrChange w:id="10806" w:author="Dr Mamadou SANOGO" w:date="2023-10-25T18:15:00Z">
            <w:rPr>
              <w:ins w:id="10807" w:author="Dr Mamadou SANOGO" w:date="2023-10-25T14:52:00Z"/>
              <w:color w:val="000000"/>
              <w:szCs w:val="24"/>
            </w:rPr>
          </w:rPrChange>
        </w:rPr>
      </w:pPr>
    </w:p>
    <w:p w14:paraId="29E92919" w14:textId="0093B068" w:rsidR="00837877" w:rsidRPr="007A4AFC" w:rsidRDefault="00837877" w:rsidP="00011374">
      <w:pPr>
        <w:widowControl w:val="0"/>
        <w:autoSpaceDE w:val="0"/>
        <w:autoSpaceDN w:val="0"/>
        <w:adjustRightInd w:val="0"/>
        <w:spacing w:line="240" w:lineRule="auto"/>
        <w:ind w:right="9"/>
        <w:rPr>
          <w:ins w:id="10808" w:author="Dr Mamadou SANOGO" w:date="2023-10-25T14:52:00Z"/>
          <w:color w:val="000000" w:themeColor="text1"/>
          <w:szCs w:val="24"/>
          <w:rPrChange w:id="10809" w:author="Dr Mamadou SANOGO" w:date="2023-10-25T18:15:00Z">
            <w:rPr>
              <w:ins w:id="10810" w:author="Dr Mamadou SANOGO" w:date="2023-10-25T14:52:00Z"/>
              <w:color w:val="000000"/>
              <w:szCs w:val="24"/>
            </w:rPr>
          </w:rPrChange>
        </w:rPr>
      </w:pPr>
    </w:p>
    <w:p w14:paraId="3CE342B3" w14:textId="4B943F9A" w:rsidR="00837877" w:rsidRPr="007A4AFC" w:rsidRDefault="00837877" w:rsidP="00011374">
      <w:pPr>
        <w:widowControl w:val="0"/>
        <w:autoSpaceDE w:val="0"/>
        <w:autoSpaceDN w:val="0"/>
        <w:adjustRightInd w:val="0"/>
        <w:spacing w:line="240" w:lineRule="auto"/>
        <w:ind w:right="9"/>
        <w:rPr>
          <w:ins w:id="10811" w:author="Dr Mamadou SANOGO" w:date="2023-10-25T14:52:00Z"/>
          <w:color w:val="000000" w:themeColor="text1"/>
          <w:szCs w:val="24"/>
          <w:rPrChange w:id="10812" w:author="Dr Mamadou SANOGO" w:date="2023-10-25T18:15:00Z">
            <w:rPr>
              <w:ins w:id="10813" w:author="Dr Mamadou SANOGO" w:date="2023-10-25T14:52:00Z"/>
              <w:color w:val="000000"/>
              <w:szCs w:val="24"/>
            </w:rPr>
          </w:rPrChange>
        </w:rPr>
      </w:pPr>
    </w:p>
    <w:p w14:paraId="1158CC2E" w14:textId="52C7F44C" w:rsidR="00837877" w:rsidRPr="007A4AFC" w:rsidRDefault="00837877" w:rsidP="00011374">
      <w:pPr>
        <w:widowControl w:val="0"/>
        <w:autoSpaceDE w:val="0"/>
        <w:autoSpaceDN w:val="0"/>
        <w:adjustRightInd w:val="0"/>
        <w:spacing w:line="240" w:lineRule="auto"/>
        <w:ind w:right="9"/>
        <w:rPr>
          <w:ins w:id="10814" w:author="Dr Mamadou SANOGO" w:date="2023-10-25T14:52:00Z"/>
          <w:color w:val="000000" w:themeColor="text1"/>
          <w:szCs w:val="24"/>
          <w:rPrChange w:id="10815" w:author="Dr Mamadou SANOGO" w:date="2023-10-25T18:15:00Z">
            <w:rPr>
              <w:ins w:id="10816" w:author="Dr Mamadou SANOGO" w:date="2023-10-25T14:52:00Z"/>
              <w:color w:val="000000"/>
              <w:szCs w:val="24"/>
            </w:rPr>
          </w:rPrChange>
        </w:rPr>
      </w:pPr>
    </w:p>
    <w:p w14:paraId="5BF3DA67" w14:textId="11905A26" w:rsidR="00837877" w:rsidRPr="007A4AFC" w:rsidRDefault="00837877" w:rsidP="00011374">
      <w:pPr>
        <w:widowControl w:val="0"/>
        <w:autoSpaceDE w:val="0"/>
        <w:autoSpaceDN w:val="0"/>
        <w:adjustRightInd w:val="0"/>
        <w:spacing w:line="240" w:lineRule="auto"/>
        <w:ind w:right="9"/>
        <w:rPr>
          <w:ins w:id="10817" w:author="Dr Mamadou SANOGO" w:date="2023-10-25T14:52:00Z"/>
          <w:color w:val="000000" w:themeColor="text1"/>
          <w:szCs w:val="24"/>
          <w:rPrChange w:id="10818" w:author="Dr Mamadou SANOGO" w:date="2023-10-25T18:15:00Z">
            <w:rPr>
              <w:ins w:id="10819" w:author="Dr Mamadou SANOGO" w:date="2023-10-25T14:52:00Z"/>
              <w:color w:val="000000"/>
              <w:szCs w:val="24"/>
            </w:rPr>
          </w:rPrChange>
        </w:rPr>
      </w:pPr>
    </w:p>
    <w:p w14:paraId="69DF2DFB" w14:textId="7CCC6B65" w:rsidR="00837877" w:rsidRPr="007A4AFC" w:rsidRDefault="00837877" w:rsidP="00011374">
      <w:pPr>
        <w:widowControl w:val="0"/>
        <w:autoSpaceDE w:val="0"/>
        <w:autoSpaceDN w:val="0"/>
        <w:adjustRightInd w:val="0"/>
        <w:spacing w:line="240" w:lineRule="auto"/>
        <w:ind w:right="9"/>
        <w:rPr>
          <w:ins w:id="10820" w:author="Dr Mamadou SANOGO" w:date="2023-10-25T14:52:00Z"/>
          <w:color w:val="000000" w:themeColor="text1"/>
          <w:szCs w:val="24"/>
          <w:rPrChange w:id="10821" w:author="Dr Mamadou SANOGO" w:date="2023-10-25T18:15:00Z">
            <w:rPr>
              <w:ins w:id="10822" w:author="Dr Mamadou SANOGO" w:date="2023-10-25T14:52:00Z"/>
              <w:color w:val="000000"/>
              <w:szCs w:val="24"/>
            </w:rPr>
          </w:rPrChange>
        </w:rPr>
      </w:pPr>
    </w:p>
    <w:p w14:paraId="4940FEE5" w14:textId="3D4F1466" w:rsidR="00837877" w:rsidRPr="007A4AFC" w:rsidRDefault="00837877" w:rsidP="00011374">
      <w:pPr>
        <w:widowControl w:val="0"/>
        <w:autoSpaceDE w:val="0"/>
        <w:autoSpaceDN w:val="0"/>
        <w:adjustRightInd w:val="0"/>
        <w:spacing w:line="240" w:lineRule="auto"/>
        <w:ind w:right="9"/>
        <w:rPr>
          <w:ins w:id="10823" w:author="Dr Mamadou SANOGO" w:date="2023-10-25T14:52:00Z"/>
          <w:color w:val="000000" w:themeColor="text1"/>
          <w:szCs w:val="24"/>
          <w:rPrChange w:id="10824" w:author="Dr Mamadou SANOGO" w:date="2023-10-25T18:15:00Z">
            <w:rPr>
              <w:ins w:id="10825" w:author="Dr Mamadou SANOGO" w:date="2023-10-25T14:52:00Z"/>
              <w:color w:val="000000"/>
              <w:szCs w:val="24"/>
            </w:rPr>
          </w:rPrChange>
        </w:rPr>
      </w:pPr>
    </w:p>
    <w:p w14:paraId="1DCE5A15" w14:textId="77328506" w:rsidR="00837877" w:rsidRPr="007A4AFC" w:rsidRDefault="00837877" w:rsidP="00011374">
      <w:pPr>
        <w:widowControl w:val="0"/>
        <w:autoSpaceDE w:val="0"/>
        <w:autoSpaceDN w:val="0"/>
        <w:adjustRightInd w:val="0"/>
        <w:spacing w:line="240" w:lineRule="auto"/>
        <w:ind w:right="9"/>
        <w:rPr>
          <w:ins w:id="10826" w:author="Dr Mamadou SANOGO" w:date="2023-10-25T14:52:00Z"/>
          <w:color w:val="000000" w:themeColor="text1"/>
          <w:szCs w:val="24"/>
          <w:rPrChange w:id="10827" w:author="Dr Mamadou SANOGO" w:date="2023-10-25T18:15:00Z">
            <w:rPr>
              <w:ins w:id="10828" w:author="Dr Mamadou SANOGO" w:date="2023-10-25T14:52:00Z"/>
              <w:color w:val="000000"/>
              <w:szCs w:val="24"/>
            </w:rPr>
          </w:rPrChange>
        </w:rPr>
      </w:pPr>
    </w:p>
    <w:p w14:paraId="682640F8" w14:textId="58E5B36B" w:rsidR="00837877" w:rsidRPr="007A4AFC" w:rsidRDefault="00837877" w:rsidP="00011374">
      <w:pPr>
        <w:widowControl w:val="0"/>
        <w:autoSpaceDE w:val="0"/>
        <w:autoSpaceDN w:val="0"/>
        <w:adjustRightInd w:val="0"/>
        <w:spacing w:line="240" w:lineRule="auto"/>
        <w:ind w:right="9"/>
        <w:rPr>
          <w:ins w:id="10829" w:author="Dr Mamadou SANOGO" w:date="2023-10-25T14:52:00Z"/>
          <w:color w:val="000000" w:themeColor="text1"/>
          <w:szCs w:val="24"/>
          <w:rPrChange w:id="10830" w:author="Dr Mamadou SANOGO" w:date="2023-10-25T18:15:00Z">
            <w:rPr>
              <w:ins w:id="10831" w:author="Dr Mamadou SANOGO" w:date="2023-10-25T14:52:00Z"/>
              <w:color w:val="000000"/>
              <w:szCs w:val="24"/>
            </w:rPr>
          </w:rPrChange>
        </w:rPr>
      </w:pPr>
    </w:p>
    <w:p w14:paraId="7F2102F5" w14:textId="45BD1BBB" w:rsidR="00837877" w:rsidRPr="007A4AFC" w:rsidRDefault="00837877" w:rsidP="00011374">
      <w:pPr>
        <w:widowControl w:val="0"/>
        <w:autoSpaceDE w:val="0"/>
        <w:autoSpaceDN w:val="0"/>
        <w:adjustRightInd w:val="0"/>
        <w:spacing w:line="240" w:lineRule="auto"/>
        <w:ind w:right="9"/>
        <w:rPr>
          <w:ins w:id="10832" w:author="Dr Mamadou SANOGO" w:date="2023-10-25T14:52:00Z"/>
          <w:color w:val="000000" w:themeColor="text1"/>
          <w:szCs w:val="24"/>
          <w:rPrChange w:id="10833" w:author="Dr Mamadou SANOGO" w:date="2023-10-25T18:15:00Z">
            <w:rPr>
              <w:ins w:id="10834" w:author="Dr Mamadou SANOGO" w:date="2023-10-25T14:52:00Z"/>
              <w:color w:val="000000"/>
              <w:szCs w:val="24"/>
            </w:rPr>
          </w:rPrChange>
        </w:rPr>
      </w:pPr>
    </w:p>
    <w:p w14:paraId="02DD9BD2" w14:textId="50FD4404" w:rsidR="00837877" w:rsidRPr="007A4AFC" w:rsidRDefault="00837877" w:rsidP="00011374">
      <w:pPr>
        <w:widowControl w:val="0"/>
        <w:autoSpaceDE w:val="0"/>
        <w:autoSpaceDN w:val="0"/>
        <w:adjustRightInd w:val="0"/>
        <w:spacing w:line="240" w:lineRule="auto"/>
        <w:ind w:right="9"/>
        <w:rPr>
          <w:ins w:id="10835" w:author="Dr Mamadou SANOGO" w:date="2023-10-25T14:52:00Z"/>
          <w:color w:val="000000" w:themeColor="text1"/>
          <w:szCs w:val="24"/>
          <w:rPrChange w:id="10836" w:author="Dr Mamadou SANOGO" w:date="2023-10-25T18:15:00Z">
            <w:rPr>
              <w:ins w:id="10837" w:author="Dr Mamadou SANOGO" w:date="2023-10-25T14:52:00Z"/>
              <w:color w:val="000000"/>
              <w:szCs w:val="24"/>
            </w:rPr>
          </w:rPrChange>
        </w:rPr>
      </w:pPr>
    </w:p>
    <w:p w14:paraId="1F272B7E" w14:textId="612BD351" w:rsidR="00837877" w:rsidRPr="007A4AFC" w:rsidRDefault="00837877" w:rsidP="00011374">
      <w:pPr>
        <w:widowControl w:val="0"/>
        <w:autoSpaceDE w:val="0"/>
        <w:autoSpaceDN w:val="0"/>
        <w:adjustRightInd w:val="0"/>
        <w:spacing w:line="240" w:lineRule="auto"/>
        <w:ind w:right="9"/>
        <w:rPr>
          <w:ins w:id="10838" w:author="Dr Mamadou SANOGO" w:date="2023-10-25T14:52:00Z"/>
          <w:color w:val="000000" w:themeColor="text1"/>
          <w:szCs w:val="24"/>
          <w:rPrChange w:id="10839" w:author="Dr Mamadou SANOGO" w:date="2023-10-25T18:15:00Z">
            <w:rPr>
              <w:ins w:id="10840" w:author="Dr Mamadou SANOGO" w:date="2023-10-25T14:52:00Z"/>
              <w:color w:val="000000"/>
              <w:szCs w:val="24"/>
            </w:rPr>
          </w:rPrChange>
        </w:rPr>
      </w:pPr>
    </w:p>
    <w:p w14:paraId="6956AC21" w14:textId="4D4AB272" w:rsidR="00837877" w:rsidRPr="007A4AFC" w:rsidRDefault="00837877" w:rsidP="00011374">
      <w:pPr>
        <w:widowControl w:val="0"/>
        <w:autoSpaceDE w:val="0"/>
        <w:autoSpaceDN w:val="0"/>
        <w:adjustRightInd w:val="0"/>
        <w:spacing w:line="240" w:lineRule="auto"/>
        <w:ind w:right="9"/>
        <w:rPr>
          <w:ins w:id="10841" w:author="Dr Mamadou SANOGO" w:date="2023-10-25T14:52:00Z"/>
          <w:color w:val="000000" w:themeColor="text1"/>
          <w:szCs w:val="24"/>
          <w:rPrChange w:id="10842" w:author="Dr Mamadou SANOGO" w:date="2023-10-25T18:15:00Z">
            <w:rPr>
              <w:ins w:id="10843" w:author="Dr Mamadou SANOGO" w:date="2023-10-25T14:52:00Z"/>
              <w:color w:val="000000"/>
              <w:szCs w:val="24"/>
            </w:rPr>
          </w:rPrChange>
        </w:rPr>
      </w:pPr>
    </w:p>
    <w:p w14:paraId="45AC9F3F" w14:textId="465F4198" w:rsidR="00837877" w:rsidRPr="007A4AFC" w:rsidRDefault="00837877" w:rsidP="00011374">
      <w:pPr>
        <w:widowControl w:val="0"/>
        <w:autoSpaceDE w:val="0"/>
        <w:autoSpaceDN w:val="0"/>
        <w:adjustRightInd w:val="0"/>
        <w:spacing w:line="240" w:lineRule="auto"/>
        <w:ind w:right="9"/>
        <w:rPr>
          <w:ins w:id="10844" w:author="Dr Mamadou SANOGO" w:date="2023-10-25T14:52:00Z"/>
          <w:color w:val="000000" w:themeColor="text1"/>
          <w:szCs w:val="24"/>
          <w:rPrChange w:id="10845" w:author="Dr Mamadou SANOGO" w:date="2023-10-25T18:15:00Z">
            <w:rPr>
              <w:ins w:id="10846" w:author="Dr Mamadou SANOGO" w:date="2023-10-25T14:52:00Z"/>
              <w:color w:val="000000"/>
              <w:szCs w:val="24"/>
            </w:rPr>
          </w:rPrChange>
        </w:rPr>
      </w:pPr>
    </w:p>
    <w:p w14:paraId="4F643C2F" w14:textId="27995082" w:rsidR="00837877" w:rsidRPr="007A4AFC" w:rsidRDefault="00837877" w:rsidP="00011374">
      <w:pPr>
        <w:widowControl w:val="0"/>
        <w:autoSpaceDE w:val="0"/>
        <w:autoSpaceDN w:val="0"/>
        <w:adjustRightInd w:val="0"/>
        <w:spacing w:line="240" w:lineRule="auto"/>
        <w:ind w:right="9"/>
        <w:rPr>
          <w:ins w:id="10847" w:author="Dr Mamadou SANOGO" w:date="2023-10-25T14:52:00Z"/>
          <w:color w:val="000000" w:themeColor="text1"/>
          <w:szCs w:val="24"/>
          <w:rPrChange w:id="10848" w:author="Dr Mamadou SANOGO" w:date="2023-10-25T18:15:00Z">
            <w:rPr>
              <w:ins w:id="10849" w:author="Dr Mamadou SANOGO" w:date="2023-10-25T14:52:00Z"/>
              <w:color w:val="000000"/>
              <w:szCs w:val="24"/>
            </w:rPr>
          </w:rPrChange>
        </w:rPr>
      </w:pPr>
    </w:p>
    <w:p w14:paraId="3FB26331" w14:textId="23EE886D" w:rsidR="00837877" w:rsidRPr="007A4AFC" w:rsidRDefault="00837877" w:rsidP="00011374">
      <w:pPr>
        <w:widowControl w:val="0"/>
        <w:autoSpaceDE w:val="0"/>
        <w:autoSpaceDN w:val="0"/>
        <w:adjustRightInd w:val="0"/>
        <w:spacing w:line="240" w:lineRule="auto"/>
        <w:ind w:right="9"/>
        <w:rPr>
          <w:ins w:id="10850" w:author="Dr Mamadou SANOGO" w:date="2023-10-25T14:52:00Z"/>
          <w:color w:val="000000" w:themeColor="text1"/>
          <w:szCs w:val="24"/>
          <w:rPrChange w:id="10851" w:author="Dr Mamadou SANOGO" w:date="2023-10-25T18:15:00Z">
            <w:rPr>
              <w:ins w:id="10852" w:author="Dr Mamadou SANOGO" w:date="2023-10-25T14:52:00Z"/>
              <w:color w:val="000000"/>
              <w:szCs w:val="24"/>
            </w:rPr>
          </w:rPrChange>
        </w:rPr>
      </w:pPr>
    </w:p>
    <w:p w14:paraId="10F491BF" w14:textId="3D314359" w:rsidR="00837877" w:rsidRPr="007A4AFC" w:rsidRDefault="00837877" w:rsidP="00011374">
      <w:pPr>
        <w:widowControl w:val="0"/>
        <w:autoSpaceDE w:val="0"/>
        <w:autoSpaceDN w:val="0"/>
        <w:adjustRightInd w:val="0"/>
        <w:spacing w:line="240" w:lineRule="auto"/>
        <w:ind w:right="9"/>
        <w:rPr>
          <w:ins w:id="10853" w:author="Dr Mamadou SANOGO" w:date="2023-10-25T14:52:00Z"/>
          <w:color w:val="000000" w:themeColor="text1"/>
          <w:szCs w:val="24"/>
          <w:rPrChange w:id="10854" w:author="Dr Mamadou SANOGO" w:date="2023-10-25T18:15:00Z">
            <w:rPr>
              <w:ins w:id="10855" w:author="Dr Mamadou SANOGO" w:date="2023-10-25T14:52:00Z"/>
              <w:color w:val="000000"/>
              <w:szCs w:val="24"/>
            </w:rPr>
          </w:rPrChange>
        </w:rPr>
      </w:pPr>
    </w:p>
    <w:p w14:paraId="25F175A4" w14:textId="45865006" w:rsidR="00837877" w:rsidRPr="007A4AFC" w:rsidRDefault="00837877" w:rsidP="00011374">
      <w:pPr>
        <w:widowControl w:val="0"/>
        <w:autoSpaceDE w:val="0"/>
        <w:autoSpaceDN w:val="0"/>
        <w:adjustRightInd w:val="0"/>
        <w:spacing w:line="240" w:lineRule="auto"/>
        <w:ind w:right="9"/>
        <w:rPr>
          <w:ins w:id="10856" w:author="Dr Mamadou SANOGO" w:date="2023-10-25T14:52:00Z"/>
          <w:color w:val="000000" w:themeColor="text1"/>
          <w:szCs w:val="24"/>
          <w:rPrChange w:id="10857" w:author="Dr Mamadou SANOGO" w:date="2023-10-25T18:15:00Z">
            <w:rPr>
              <w:ins w:id="10858" w:author="Dr Mamadou SANOGO" w:date="2023-10-25T14:52:00Z"/>
              <w:color w:val="000000"/>
              <w:szCs w:val="24"/>
            </w:rPr>
          </w:rPrChange>
        </w:rPr>
      </w:pPr>
    </w:p>
    <w:p w14:paraId="4CB8BE1C" w14:textId="3366EE9C" w:rsidR="00837877" w:rsidRPr="007A4AFC" w:rsidRDefault="00837877" w:rsidP="00011374">
      <w:pPr>
        <w:widowControl w:val="0"/>
        <w:autoSpaceDE w:val="0"/>
        <w:autoSpaceDN w:val="0"/>
        <w:adjustRightInd w:val="0"/>
        <w:spacing w:line="240" w:lineRule="auto"/>
        <w:ind w:right="9"/>
        <w:rPr>
          <w:ins w:id="10859" w:author="Dr Mamadou SANOGO" w:date="2023-10-25T14:52:00Z"/>
          <w:color w:val="000000" w:themeColor="text1"/>
          <w:szCs w:val="24"/>
          <w:rPrChange w:id="10860" w:author="Dr Mamadou SANOGO" w:date="2023-10-25T18:15:00Z">
            <w:rPr>
              <w:ins w:id="10861" w:author="Dr Mamadou SANOGO" w:date="2023-10-25T14:52:00Z"/>
              <w:color w:val="000000"/>
              <w:szCs w:val="24"/>
            </w:rPr>
          </w:rPrChange>
        </w:rPr>
      </w:pPr>
    </w:p>
    <w:p w14:paraId="0EDCB875" w14:textId="225AA9AB" w:rsidR="00837877" w:rsidRPr="007A4AFC" w:rsidRDefault="00837877" w:rsidP="00011374">
      <w:pPr>
        <w:widowControl w:val="0"/>
        <w:autoSpaceDE w:val="0"/>
        <w:autoSpaceDN w:val="0"/>
        <w:adjustRightInd w:val="0"/>
        <w:spacing w:line="240" w:lineRule="auto"/>
        <w:ind w:right="9"/>
        <w:rPr>
          <w:ins w:id="10862" w:author="Dr Mamadou SANOGO" w:date="2023-10-25T14:52:00Z"/>
          <w:color w:val="000000" w:themeColor="text1"/>
          <w:szCs w:val="24"/>
          <w:rPrChange w:id="10863" w:author="Dr Mamadou SANOGO" w:date="2023-10-25T18:15:00Z">
            <w:rPr>
              <w:ins w:id="10864" w:author="Dr Mamadou SANOGO" w:date="2023-10-25T14:52:00Z"/>
              <w:color w:val="000000"/>
              <w:szCs w:val="24"/>
            </w:rPr>
          </w:rPrChange>
        </w:rPr>
      </w:pPr>
    </w:p>
    <w:p w14:paraId="0B2BD5BF" w14:textId="03B17A20" w:rsidR="00837877" w:rsidRPr="007A4AFC" w:rsidRDefault="00837877" w:rsidP="00011374">
      <w:pPr>
        <w:widowControl w:val="0"/>
        <w:autoSpaceDE w:val="0"/>
        <w:autoSpaceDN w:val="0"/>
        <w:adjustRightInd w:val="0"/>
        <w:spacing w:line="240" w:lineRule="auto"/>
        <w:ind w:right="9"/>
        <w:rPr>
          <w:ins w:id="10865" w:author="Dr Mamadou SANOGO" w:date="2023-10-25T14:52:00Z"/>
          <w:color w:val="000000" w:themeColor="text1"/>
          <w:szCs w:val="24"/>
          <w:rPrChange w:id="10866" w:author="Dr Mamadou SANOGO" w:date="2023-10-25T18:15:00Z">
            <w:rPr>
              <w:ins w:id="10867" w:author="Dr Mamadou SANOGO" w:date="2023-10-25T14:52:00Z"/>
              <w:color w:val="000000"/>
              <w:szCs w:val="24"/>
            </w:rPr>
          </w:rPrChange>
        </w:rPr>
      </w:pPr>
    </w:p>
    <w:p w14:paraId="4AA6E123" w14:textId="60D2C739" w:rsidR="00837877" w:rsidRPr="007A4AFC" w:rsidRDefault="00837877" w:rsidP="00011374">
      <w:pPr>
        <w:widowControl w:val="0"/>
        <w:autoSpaceDE w:val="0"/>
        <w:autoSpaceDN w:val="0"/>
        <w:adjustRightInd w:val="0"/>
        <w:spacing w:line="240" w:lineRule="auto"/>
        <w:ind w:right="9"/>
        <w:rPr>
          <w:ins w:id="10868" w:author="Dr Mamadou SANOGO" w:date="2023-10-25T14:52:00Z"/>
          <w:color w:val="000000" w:themeColor="text1"/>
          <w:szCs w:val="24"/>
          <w:rPrChange w:id="10869" w:author="Dr Mamadou SANOGO" w:date="2023-10-25T18:15:00Z">
            <w:rPr>
              <w:ins w:id="10870" w:author="Dr Mamadou SANOGO" w:date="2023-10-25T14:52:00Z"/>
              <w:color w:val="000000"/>
              <w:szCs w:val="24"/>
            </w:rPr>
          </w:rPrChange>
        </w:rPr>
      </w:pPr>
    </w:p>
    <w:p w14:paraId="1131B458" w14:textId="4CCE334B" w:rsidR="00837877" w:rsidRPr="007A4AFC" w:rsidRDefault="00837877" w:rsidP="00011374">
      <w:pPr>
        <w:widowControl w:val="0"/>
        <w:autoSpaceDE w:val="0"/>
        <w:autoSpaceDN w:val="0"/>
        <w:adjustRightInd w:val="0"/>
        <w:spacing w:line="240" w:lineRule="auto"/>
        <w:ind w:right="9"/>
        <w:rPr>
          <w:ins w:id="10871" w:author="Dr Mamadou SANOGO" w:date="2023-10-25T14:52:00Z"/>
          <w:color w:val="000000" w:themeColor="text1"/>
          <w:szCs w:val="24"/>
          <w:rPrChange w:id="10872" w:author="Dr Mamadou SANOGO" w:date="2023-10-25T18:15:00Z">
            <w:rPr>
              <w:ins w:id="10873" w:author="Dr Mamadou SANOGO" w:date="2023-10-25T14:52:00Z"/>
              <w:color w:val="000000"/>
              <w:szCs w:val="24"/>
            </w:rPr>
          </w:rPrChange>
        </w:rPr>
      </w:pPr>
    </w:p>
    <w:p w14:paraId="1D92AD13" w14:textId="42151D52" w:rsidR="00837877" w:rsidRPr="007A4AFC" w:rsidRDefault="00837877" w:rsidP="00011374">
      <w:pPr>
        <w:widowControl w:val="0"/>
        <w:autoSpaceDE w:val="0"/>
        <w:autoSpaceDN w:val="0"/>
        <w:adjustRightInd w:val="0"/>
        <w:spacing w:line="240" w:lineRule="auto"/>
        <w:ind w:right="9"/>
        <w:rPr>
          <w:ins w:id="10874" w:author="Dr Mamadou SANOGO" w:date="2023-10-25T14:52:00Z"/>
          <w:color w:val="000000" w:themeColor="text1"/>
          <w:szCs w:val="24"/>
          <w:rPrChange w:id="10875" w:author="Dr Mamadou SANOGO" w:date="2023-10-25T18:15:00Z">
            <w:rPr>
              <w:ins w:id="10876" w:author="Dr Mamadou SANOGO" w:date="2023-10-25T14:52:00Z"/>
              <w:color w:val="000000"/>
              <w:szCs w:val="24"/>
            </w:rPr>
          </w:rPrChange>
        </w:rPr>
      </w:pPr>
    </w:p>
    <w:p w14:paraId="3F12A895" w14:textId="548E0B25" w:rsidR="00837877" w:rsidRPr="007A4AFC" w:rsidRDefault="00837877" w:rsidP="00011374">
      <w:pPr>
        <w:widowControl w:val="0"/>
        <w:autoSpaceDE w:val="0"/>
        <w:autoSpaceDN w:val="0"/>
        <w:adjustRightInd w:val="0"/>
        <w:spacing w:line="240" w:lineRule="auto"/>
        <w:ind w:right="9"/>
        <w:rPr>
          <w:ins w:id="10877" w:author="Dr Mamadou SANOGO" w:date="2023-10-25T14:52:00Z"/>
          <w:color w:val="000000" w:themeColor="text1"/>
          <w:szCs w:val="24"/>
          <w:rPrChange w:id="10878" w:author="Dr Mamadou SANOGO" w:date="2023-10-25T18:15:00Z">
            <w:rPr>
              <w:ins w:id="10879" w:author="Dr Mamadou SANOGO" w:date="2023-10-25T14:52:00Z"/>
              <w:color w:val="000000"/>
              <w:szCs w:val="24"/>
            </w:rPr>
          </w:rPrChange>
        </w:rPr>
      </w:pPr>
    </w:p>
    <w:p w14:paraId="684E797C" w14:textId="12EC7B64" w:rsidR="00837877" w:rsidRPr="007A4AFC" w:rsidRDefault="00837877" w:rsidP="00011374">
      <w:pPr>
        <w:widowControl w:val="0"/>
        <w:autoSpaceDE w:val="0"/>
        <w:autoSpaceDN w:val="0"/>
        <w:adjustRightInd w:val="0"/>
        <w:spacing w:line="240" w:lineRule="auto"/>
        <w:ind w:right="9"/>
        <w:rPr>
          <w:ins w:id="10880" w:author="Dr Mamadou SANOGO" w:date="2023-10-25T14:52:00Z"/>
          <w:color w:val="000000" w:themeColor="text1"/>
          <w:szCs w:val="24"/>
          <w:rPrChange w:id="10881" w:author="Dr Mamadou SANOGO" w:date="2023-10-25T18:15:00Z">
            <w:rPr>
              <w:ins w:id="10882" w:author="Dr Mamadou SANOGO" w:date="2023-10-25T14:52:00Z"/>
              <w:color w:val="000000"/>
              <w:szCs w:val="24"/>
            </w:rPr>
          </w:rPrChange>
        </w:rPr>
      </w:pPr>
    </w:p>
    <w:p w14:paraId="15466507" w14:textId="77777777" w:rsidR="00837877" w:rsidRPr="007A4AFC" w:rsidRDefault="00837877" w:rsidP="00011374">
      <w:pPr>
        <w:widowControl w:val="0"/>
        <w:autoSpaceDE w:val="0"/>
        <w:autoSpaceDN w:val="0"/>
        <w:adjustRightInd w:val="0"/>
        <w:spacing w:line="240" w:lineRule="auto"/>
        <w:ind w:right="9"/>
        <w:rPr>
          <w:ins w:id="10883" w:author="Dr Mamadou SANOGO" w:date="2023-10-25T14:51:00Z"/>
          <w:color w:val="000000" w:themeColor="text1"/>
          <w:szCs w:val="24"/>
          <w:rPrChange w:id="10884" w:author="Dr Mamadou SANOGO" w:date="2023-10-25T18:15:00Z">
            <w:rPr>
              <w:ins w:id="10885" w:author="Dr Mamadou SANOGO" w:date="2023-10-25T14:51:00Z"/>
              <w:color w:val="000000"/>
              <w:szCs w:val="24"/>
            </w:rPr>
          </w:rPrChange>
        </w:rPr>
      </w:pPr>
    </w:p>
    <w:p w14:paraId="2E157EF6"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86" w:author="Dr Mamadou SANOGO" w:date="2023-10-25T18:15:00Z">
            <w:rPr>
              <w:color w:val="000000"/>
              <w:szCs w:val="24"/>
            </w:rPr>
          </w:rPrChange>
        </w:rPr>
      </w:pPr>
    </w:p>
    <w:p w14:paraId="09B46109"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87" w:author="Dr Mamadou SANOGO" w:date="2023-10-25T18:15:00Z">
            <w:rPr>
              <w:color w:val="000000"/>
              <w:szCs w:val="24"/>
            </w:rPr>
          </w:rPrChange>
        </w:rPr>
      </w:pPr>
    </w:p>
    <w:p w14:paraId="67FB5C8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888" w:author="Dr Mamadou SANOGO" w:date="2023-10-25T18:15:00Z">
            <w:rPr>
              <w:color w:val="000000"/>
              <w:szCs w:val="24"/>
            </w:rPr>
          </w:rPrChange>
        </w:rPr>
      </w:pPr>
    </w:p>
    <w:p w14:paraId="311A7599" w14:textId="77777777" w:rsidR="00773887" w:rsidRPr="007A4AFC" w:rsidDel="00AD42F4" w:rsidRDefault="00773887" w:rsidP="00011374">
      <w:pPr>
        <w:widowControl w:val="0"/>
        <w:autoSpaceDE w:val="0"/>
        <w:autoSpaceDN w:val="0"/>
        <w:adjustRightInd w:val="0"/>
        <w:spacing w:line="240" w:lineRule="auto"/>
        <w:ind w:right="9"/>
        <w:rPr>
          <w:del w:id="10889" w:author="Dr Mamadou SANOGO" w:date="2023-10-27T11:40:00Z"/>
          <w:color w:val="000000" w:themeColor="text1"/>
          <w:szCs w:val="24"/>
          <w:rPrChange w:id="10890" w:author="Dr Mamadou SANOGO" w:date="2023-10-25T18:15:00Z">
            <w:rPr>
              <w:del w:id="10891" w:author="Dr Mamadou SANOGO" w:date="2023-10-27T11:40:00Z"/>
              <w:color w:val="000000"/>
              <w:szCs w:val="24"/>
            </w:rPr>
          </w:rPrChange>
        </w:rPr>
      </w:pPr>
    </w:p>
    <w:p w14:paraId="5F1E4965" w14:textId="77777777" w:rsidR="00773887" w:rsidRPr="007A4AFC" w:rsidDel="00AD42F4" w:rsidRDefault="00773887" w:rsidP="00011374">
      <w:pPr>
        <w:widowControl w:val="0"/>
        <w:autoSpaceDE w:val="0"/>
        <w:autoSpaceDN w:val="0"/>
        <w:adjustRightInd w:val="0"/>
        <w:spacing w:line="240" w:lineRule="auto"/>
        <w:ind w:right="9"/>
        <w:rPr>
          <w:del w:id="10892" w:author="Dr Mamadou SANOGO" w:date="2023-10-27T11:40:00Z"/>
          <w:color w:val="000000" w:themeColor="text1"/>
          <w:szCs w:val="24"/>
          <w:rPrChange w:id="10893" w:author="Dr Mamadou SANOGO" w:date="2023-10-25T18:15:00Z">
            <w:rPr>
              <w:del w:id="10894" w:author="Dr Mamadou SANOGO" w:date="2023-10-27T11:40:00Z"/>
              <w:color w:val="000000"/>
              <w:szCs w:val="24"/>
            </w:rPr>
          </w:rPrChange>
        </w:rPr>
      </w:pPr>
    </w:p>
    <w:p w14:paraId="27F2873A" w14:textId="77777777" w:rsidR="00773887" w:rsidRPr="007A4AFC" w:rsidDel="00AD42F4" w:rsidRDefault="00773887" w:rsidP="00011374">
      <w:pPr>
        <w:widowControl w:val="0"/>
        <w:autoSpaceDE w:val="0"/>
        <w:autoSpaceDN w:val="0"/>
        <w:adjustRightInd w:val="0"/>
        <w:spacing w:line="240" w:lineRule="auto"/>
        <w:ind w:right="9"/>
        <w:rPr>
          <w:del w:id="10895" w:author="Dr Mamadou SANOGO" w:date="2023-10-27T11:40:00Z"/>
          <w:color w:val="000000" w:themeColor="text1"/>
          <w:szCs w:val="24"/>
          <w:rPrChange w:id="10896" w:author="Dr Mamadou SANOGO" w:date="2023-10-25T18:15:00Z">
            <w:rPr>
              <w:del w:id="10897" w:author="Dr Mamadou SANOGO" w:date="2023-10-27T11:40:00Z"/>
              <w:color w:val="000000"/>
              <w:szCs w:val="24"/>
            </w:rPr>
          </w:rPrChange>
        </w:rPr>
      </w:pPr>
    </w:p>
    <w:p w14:paraId="1E3A8640" w14:textId="77777777" w:rsidR="00773887" w:rsidRPr="007A4AFC" w:rsidDel="00AD42F4" w:rsidRDefault="00773887" w:rsidP="00011374">
      <w:pPr>
        <w:widowControl w:val="0"/>
        <w:autoSpaceDE w:val="0"/>
        <w:autoSpaceDN w:val="0"/>
        <w:adjustRightInd w:val="0"/>
        <w:spacing w:line="240" w:lineRule="auto"/>
        <w:ind w:right="9"/>
        <w:rPr>
          <w:del w:id="10898" w:author="Dr Mamadou SANOGO" w:date="2023-10-27T11:40:00Z"/>
          <w:color w:val="000000" w:themeColor="text1"/>
          <w:szCs w:val="24"/>
          <w:rPrChange w:id="10899" w:author="Dr Mamadou SANOGO" w:date="2023-10-25T18:15:00Z">
            <w:rPr>
              <w:del w:id="10900" w:author="Dr Mamadou SANOGO" w:date="2023-10-27T11:40:00Z"/>
              <w:color w:val="000000"/>
              <w:szCs w:val="24"/>
            </w:rPr>
          </w:rPrChange>
        </w:rPr>
      </w:pPr>
    </w:p>
    <w:p w14:paraId="463D1858" w14:textId="77777777" w:rsidR="00773887" w:rsidRPr="007A4AFC" w:rsidDel="00AD42F4" w:rsidRDefault="00773887" w:rsidP="00011374">
      <w:pPr>
        <w:widowControl w:val="0"/>
        <w:autoSpaceDE w:val="0"/>
        <w:autoSpaceDN w:val="0"/>
        <w:adjustRightInd w:val="0"/>
        <w:spacing w:line="240" w:lineRule="auto"/>
        <w:ind w:right="9"/>
        <w:rPr>
          <w:del w:id="10901" w:author="Dr Mamadou SANOGO" w:date="2023-10-27T11:40:00Z"/>
          <w:color w:val="000000" w:themeColor="text1"/>
          <w:szCs w:val="24"/>
          <w:rPrChange w:id="10902" w:author="Dr Mamadou SANOGO" w:date="2023-10-25T18:15:00Z">
            <w:rPr>
              <w:del w:id="10903" w:author="Dr Mamadou SANOGO" w:date="2023-10-27T11:40:00Z"/>
              <w:color w:val="000000"/>
              <w:szCs w:val="24"/>
            </w:rPr>
          </w:rPrChange>
        </w:rPr>
      </w:pPr>
    </w:p>
    <w:p w14:paraId="30DBD2AB" w14:textId="77777777" w:rsidR="00773887" w:rsidRPr="007A4AFC" w:rsidDel="00AD42F4" w:rsidRDefault="00773887" w:rsidP="00011374">
      <w:pPr>
        <w:widowControl w:val="0"/>
        <w:autoSpaceDE w:val="0"/>
        <w:autoSpaceDN w:val="0"/>
        <w:adjustRightInd w:val="0"/>
        <w:spacing w:line="240" w:lineRule="auto"/>
        <w:ind w:right="9"/>
        <w:rPr>
          <w:del w:id="10904" w:author="Dr Mamadou SANOGO" w:date="2023-10-27T11:40:00Z"/>
          <w:color w:val="000000" w:themeColor="text1"/>
          <w:szCs w:val="24"/>
          <w:rPrChange w:id="10905" w:author="Dr Mamadou SANOGO" w:date="2023-10-25T18:15:00Z">
            <w:rPr>
              <w:del w:id="10906" w:author="Dr Mamadou SANOGO" w:date="2023-10-27T11:40:00Z"/>
              <w:color w:val="000000"/>
              <w:szCs w:val="24"/>
            </w:rPr>
          </w:rPrChange>
        </w:rPr>
      </w:pPr>
    </w:p>
    <w:p w14:paraId="7C2DB6C5" w14:textId="77777777" w:rsidR="00773887" w:rsidRPr="007A4AFC" w:rsidDel="00AD42F4" w:rsidRDefault="00773887" w:rsidP="00011374">
      <w:pPr>
        <w:widowControl w:val="0"/>
        <w:autoSpaceDE w:val="0"/>
        <w:autoSpaceDN w:val="0"/>
        <w:adjustRightInd w:val="0"/>
        <w:spacing w:line="240" w:lineRule="auto"/>
        <w:ind w:right="9"/>
        <w:rPr>
          <w:del w:id="10907" w:author="Dr Mamadou SANOGO" w:date="2023-10-27T11:40:00Z"/>
          <w:color w:val="000000" w:themeColor="text1"/>
          <w:szCs w:val="24"/>
          <w:rPrChange w:id="10908" w:author="Dr Mamadou SANOGO" w:date="2023-10-25T18:15:00Z">
            <w:rPr>
              <w:del w:id="10909" w:author="Dr Mamadou SANOGO" w:date="2023-10-27T11:40:00Z"/>
              <w:color w:val="000000"/>
              <w:szCs w:val="24"/>
            </w:rPr>
          </w:rPrChange>
        </w:rPr>
      </w:pPr>
    </w:p>
    <w:p w14:paraId="00C99CC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10" w:author="Dr Mamadou SANOGO" w:date="2023-10-25T18:15:00Z">
            <w:rPr>
              <w:color w:val="000000"/>
              <w:szCs w:val="24"/>
            </w:rPr>
          </w:rPrChange>
        </w:rPr>
      </w:pPr>
    </w:p>
    <w:p w14:paraId="51913A6A" w14:textId="77777777" w:rsidR="00773887" w:rsidRPr="007A4AFC" w:rsidDel="002179BA" w:rsidRDefault="00773887" w:rsidP="00011374">
      <w:pPr>
        <w:widowControl w:val="0"/>
        <w:autoSpaceDE w:val="0"/>
        <w:autoSpaceDN w:val="0"/>
        <w:adjustRightInd w:val="0"/>
        <w:spacing w:line="240" w:lineRule="auto"/>
        <w:ind w:right="9"/>
        <w:rPr>
          <w:del w:id="10911" w:author="Dr Mamadou SANOGO" w:date="2023-10-25T15:06:00Z"/>
          <w:color w:val="000000" w:themeColor="text1"/>
          <w:szCs w:val="24"/>
          <w:rPrChange w:id="10912" w:author="Dr Mamadou SANOGO" w:date="2023-10-25T18:15:00Z">
            <w:rPr>
              <w:del w:id="10913" w:author="Dr Mamadou SANOGO" w:date="2023-10-25T15:06:00Z"/>
              <w:color w:val="000000"/>
              <w:szCs w:val="24"/>
            </w:rPr>
          </w:rPrChange>
        </w:rPr>
      </w:pPr>
    </w:p>
    <w:p w14:paraId="4B7ADB76" w14:textId="77777777" w:rsidR="00773887" w:rsidRPr="007A4AFC" w:rsidDel="002179BA" w:rsidRDefault="00773887" w:rsidP="00011374">
      <w:pPr>
        <w:widowControl w:val="0"/>
        <w:autoSpaceDE w:val="0"/>
        <w:autoSpaceDN w:val="0"/>
        <w:adjustRightInd w:val="0"/>
        <w:spacing w:line="240" w:lineRule="auto"/>
        <w:ind w:right="9"/>
        <w:rPr>
          <w:del w:id="10914" w:author="Dr Mamadou SANOGO" w:date="2023-10-25T15:06:00Z"/>
          <w:color w:val="000000" w:themeColor="text1"/>
          <w:szCs w:val="24"/>
          <w:rPrChange w:id="10915" w:author="Dr Mamadou SANOGO" w:date="2023-10-25T18:15:00Z">
            <w:rPr>
              <w:del w:id="10916" w:author="Dr Mamadou SANOGO" w:date="2023-10-25T15:06:00Z"/>
              <w:color w:val="000000"/>
              <w:szCs w:val="24"/>
            </w:rPr>
          </w:rPrChange>
        </w:rPr>
      </w:pPr>
    </w:p>
    <w:p w14:paraId="434212D6" w14:textId="77777777" w:rsidR="00773887" w:rsidRPr="007A4AFC" w:rsidDel="002179BA" w:rsidRDefault="00773887" w:rsidP="00011374">
      <w:pPr>
        <w:widowControl w:val="0"/>
        <w:autoSpaceDE w:val="0"/>
        <w:autoSpaceDN w:val="0"/>
        <w:adjustRightInd w:val="0"/>
        <w:spacing w:line="240" w:lineRule="auto"/>
        <w:ind w:right="9"/>
        <w:rPr>
          <w:del w:id="10917" w:author="Dr Mamadou SANOGO" w:date="2023-10-25T15:06:00Z"/>
          <w:color w:val="000000" w:themeColor="text1"/>
          <w:szCs w:val="24"/>
          <w:rPrChange w:id="10918" w:author="Dr Mamadou SANOGO" w:date="2023-10-25T18:15:00Z">
            <w:rPr>
              <w:del w:id="10919" w:author="Dr Mamadou SANOGO" w:date="2023-10-25T15:06:00Z"/>
              <w:color w:val="000000"/>
              <w:szCs w:val="24"/>
            </w:rPr>
          </w:rPrChange>
        </w:rPr>
      </w:pPr>
    </w:p>
    <w:p w14:paraId="58D974D5" w14:textId="77777777" w:rsidR="00773887" w:rsidRPr="007A4AFC" w:rsidDel="002179BA" w:rsidRDefault="00773887" w:rsidP="00011374">
      <w:pPr>
        <w:widowControl w:val="0"/>
        <w:autoSpaceDE w:val="0"/>
        <w:autoSpaceDN w:val="0"/>
        <w:adjustRightInd w:val="0"/>
        <w:spacing w:line="240" w:lineRule="auto"/>
        <w:ind w:right="9"/>
        <w:rPr>
          <w:del w:id="10920" w:author="Dr Mamadou SANOGO" w:date="2023-10-25T15:06:00Z"/>
          <w:color w:val="000000" w:themeColor="text1"/>
          <w:szCs w:val="24"/>
          <w:rPrChange w:id="10921" w:author="Dr Mamadou SANOGO" w:date="2023-10-25T18:15:00Z">
            <w:rPr>
              <w:del w:id="10922" w:author="Dr Mamadou SANOGO" w:date="2023-10-25T15:06:00Z"/>
              <w:color w:val="000000"/>
              <w:szCs w:val="24"/>
            </w:rPr>
          </w:rPrChange>
        </w:rPr>
      </w:pPr>
    </w:p>
    <w:p w14:paraId="2963E819" w14:textId="77777777" w:rsidR="00773887" w:rsidRPr="007A4AFC" w:rsidDel="002179BA" w:rsidRDefault="00773887" w:rsidP="00011374">
      <w:pPr>
        <w:widowControl w:val="0"/>
        <w:autoSpaceDE w:val="0"/>
        <w:autoSpaceDN w:val="0"/>
        <w:adjustRightInd w:val="0"/>
        <w:spacing w:line="240" w:lineRule="auto"/>
        <w:ind w:right="9"/>
        <w:rPr>
          <w:del w:id="10923" w:author="Dr Mamadou SANOGO" w:date="2023-10-25T15:06:00Z"/>
          <w:color w:val="000000" w:themeColor="text1"/>
          <w:szCs w:val="24"/>
          <w:rPrChange w:id="10924" w:author="Dr Mamadou SANOGO" w:date="2023-10-25T18:15:00Z">
            <w:rPr>
              <w:del w:id="10925" w:author="Dr Mamadou SANOGO" w:date="2023-10-25T15:06:00Z"/>
              <w:color w:val="000000"/>
              <w:szCs w:val="24"/>
            </w:rPr>
          </w:rPrChange>
        </w:rPr>
      </w:pPr>
    </w:p>
    <w:p w14:paraId="78CBBCF4" w14:textId="77777777" w:rsidR="00773887" w:rsidRPr="007A4AFC" w:rsidDel="002179BA" w:rsidRDefault="00773887" w:rsidP="00011374">
      <w:pPr>
        <w:widowControl w:val="0"/>
        <w:autoSpaceDE w:val="0"/>
        <w:autoSpaceDN w:val="0"/>
        <w:adjustRightInd w:val="0"/>
        <w:spacing w:line="240" w:lineRule="auto"/>
        <w:ind w:right="9"/>
        <w:rPr>
          <w:del w:id="10926" w:author="Dr Mamadou SANOGO" w:date="2023-10-25T15:06:00Z"/>
          <w:color w:val="000000" w:themeColor="text1"/>
          <w:szCs w:val="24"/>
          <w:rPrChange w:id="10927" w:author="Dr Mamadou SANOGO" w:date="2023-10-25T18:15:00Z">
            <w:rPr>
              <w:del w:id="10928" w:author="Dr Mamadou SANOGO" w:date="2023-10-25T15:06:00Z"/>
              <w:color w:val="000000"/>
              <w:szCs w:val="24"/>
            </w:rPr>
          </w:rPrChange>
        </w:rPr>
      </w:pPr>
    </w:p>
    <w:p w14:paraId="3B1CCD7C" w14:textId="77777777" w:rsidR="00773887" w:rsidRPr="007A4AFC" w:rsidDel="002179BA" w:rsidRDefault="00773887" w:rsidP="00011374">
      <w:pPr>
        <w:widowControl w:val="0"/>
        <w:autoSpaceDE w:val="0"/>
        <w:autoSpaceDN w:val="0"/>
        <w:adjustRightInd w:val="0"/>
        <w:spacing w:line="240" w:lineRule="auto"/>
        <w:ind w:right="9"/>
        <w:rPr>
          <w:del w:id="10929" w:author="Dr Mamadou SANOGO" w:date="2023-10-25T15:06:00Z"/>
          <w:color w:val="000000" w:themeColor="text1"/>
          <w:szCs w:val="24"/>
          <w:rPrChange w:id="10930" w:author="Dr Mamadou SANOGO" w:date="2023-10-25T18:15:00Z">
            <w:rPr>
              <w:del w:id="10931" w:author="Dr Mamadou SANOGO" w:date="2023-10-25T15:06:00Z"/>
              <w:color w:val="000000"/>
              <w:szCs w:val="24"/>
            </w:rPr>
          </w:rPrChange>
        </w:rPr>
      </w:pPr>
    </w:p>
    <w:p w14:paraId="5B03D6CD" w14:textId="77777777" w:rsidR="00773887" w:rsidRPr="007A4AFC" w:rsidDel="002179BA" w:rsidRDefault="00773887" w:rsidP="00011374">
      <w:pPr>
        <w:widowControl w:val="0"/>
        <w:autoSpaceDE w:val="0"/>
        <w:autoSpaceDN w:val="0"/>
        <w:adjustRightInd w:val="0"/>
        <w:spacing w:line="240" w:lineRule="auto"/>
        <w:ind w:right="9"/>
        <w:rPr>
          <w:del w:id="10932" w:author="Dr Mamadou SANOGO" w:date="2023-10-25T15:06:00Z"/>
          <w:color w:val="000000" w:themeColor="text1"/>
          <w:szCs w:val="24"/>
          <w:rPrChange w:id="10933" w:author="Dr Mamadou SANOGO" w:date="2023-10-25T18:15:00Z">
            <w:rPr>
              <w:del w:id="10934" w:author="Dr Mamadou SANOGO" w:date="2023-10-25T15:06:00Z"/>
              <w:color w:val="000000"/>
              <w:szCs w:val="24"/>
            </w:rPr>
          </w:rPrChange>
        </w:rPr>
      </w:pPr>
    </w:p>
    <w:p w14:paraId="3D545EA0" w14:textId="77777777" w:rsidR="00773887" w:rsidRPr="007A4AFC" w:rsidDel="002179BA" w:rsidRDefault="00773887" w:rsidP="00011374">
      <w:pPr>
        <w:widowControl w:val="0"/>
        <w:autoSpaceDE w:val="0"/>
        <w:autoSpaceDN w:val="0"/>
        <w:adjustRightInd w:val="0"/>
        <w:spacing w:line="240" w:lineRule="auto"/>
        <w:ind w:right="9"/>
        <w:rPr>
          <w:del w:id="10935" w:author="Dr Mamadou SANOGO" w:date="2023-10-25T15:06:00Z"/>
          <w:color w:val="000000" w:themeColor="text1"/>
          <w:szCs w:val="24"/>
          <w:rPrChange w:id="10936" w:author="Dr Mamadou SANOGO" w:date="2023-10-25T18:15:00Z">
            <w:rPr>
              <w:del w:id="10937" w:author="Dr Mamadou SANOGO" w:date="2023-10-25T15:06:00Z"/>
              <w:color w:val="000000"/>
              <w:szCs w:val="24"/>
            </w:rPr>
          </w:rPrChange>
        </w:rPr>
      </w:pPr>
    </w:p>
    <w:p w14:paraId="68BEE608" w14:textId="77777777" w:rsidR="00773887" w:rsidRPr="007A4AFC" w:rsidDel="002179BA" w:rsidRDefault="00773887" w:rsidP="00011374">
      <w:pPr>
        <w:widowControl w:val="0"/>
        <w:autoSpaceDE w:val="0"/>
        <w:autoSpaceDN w:val="0"/>
        <w:adjustRightInd w:val="0"/>
        <w:spacing w:line="240" w:lineRule="auto"/>
        <w:ind w:right="9"/>
        <w:rPr>
          <w:del w:id="10938" w:author="Dr Mamadou SANOGO" w:date="2023-10-25T15:06:00Z"/>
          <w:color w:val="000000" w:themeColor="text1"/>
          <w:szCs w:val="24"/>
          <w:rPrChange w:id="10939" w:author="Dr Mamadou SANOGO" w:date="2023-10-25T18:15:00Z">
            <w:rPr>
              <w:del w:id="10940" w:author="Dr Mamadou SANOGO" w:date="2023-10-25T15:06:00Z"/>
              <w:color w:val="000000"/>
              <w:szCs w:val="24"/>
            </w:rPr>
          </w:rPrChange>
        </w:rPr>
      </w:pPr>
    </w:p>
    <w:p w14:paraId="7E8BACCD" w14:textId="77777777" w:rsidR="00773887" w:rsidRPr="007A4AFC" w:rsidDel="002179BA" w:rsidRDefault="00773887" w:rsidP="00011374">
      <w:pPr>
        <w:widowControl w:val="0"/>
        <w:autoSpaceDE w:val="0"/>
        <w:autoSpaceDN w:val="0"/>
        <w:adjustRightInd w:val="0"/>
        <w:spacing w:line="240" w:lineRule="auto"/>
        <w:ind w:right="9"/>
        <w:rPr>
          <w:del w:id="10941" w:author="Dr Mamadou SANOGO" w:date="2023-10-25T15:06:00Z"/>
          <w:color w:val="000000" w:themeColor="text1"/>
          <w:szCs w:val="24"/>
          <w:rPrChange w:id="10942" w:author="Dr Mamadou SANOGO" w:date="2023-10-25T18:15:00Z">
            <w:rPr>
              <w:del w:id="10943" w:author="Dr Mamadou SANOGO" w:date="2023-10-25T15:06:00Z"/>
              <w:color w:val="000000"/>
              <w:szCs w:val="24"/>
            </w:rPr>
          </w:rPrChange>
        </w:rPr>
      </w:pPr>
    </w:p>
    <w:p w14:paraId="4F7123E4" w14:textId="77777777" w:rsidR="00773887" w:rsidRPr="007A4AFC" w:rsidDel="002179BA" w:rsidRDefault="00773887" w:rsidP="00011374">
      <w:pPr>
        <w:widowControl w:val="0"/>
        <w:autoSpaceDE w:val="0"/>
        <w:autoSpaceDN w:val="0"/>
        <w:adjustRightInd w:val="0"/>
        <w:spacing w:line="240" w:lineRule="auto"/>
        <w:ind w:right="9"/>
        <w:rPr>
          <w:del w:id="10944" w:author="Dr Mamadou SANOGO" w:date="2023-10-25T15:06:00Z"/>
          <w:color w:val="000000" w:themeColor="text1"/>
          <w:szCs w:val="24"/>
          <w:rPrChange w:id="10945" w:author="Dr Mamadou SANOGO" w:date="2023-10-25T18:15:00Z">
            <w:rPr>
              <w:del w:id="10946" w:author="Dr Mamadou SANOGO" w:date="2023-10-25T15:06:00Z"/>
              <w:color w:val="000000"/>
              <w:szCs w:val="24"/>
            </w:rPr>
          </w:rPrChange>
        </w:rPr>
      </w:pPr>
    </w:p>
    <w:p w14:paraId="427ABF90" w14:textId="77777777" w:rsidR="00773887" w:rsidRPr="007A4AFC" w:rsidDel="002179BA" w:rsidRDefault="00773887" w:rsidP="00011374">
      <w:pPr>
        <w:widowControl w:val="0"/>
        <w:autoSpaceDE w:val="0"/>
        <w:autoSpaceDN w:val="0"/>
        <w:adjustRightInd w:val="0"/>
        <w:spacing w:line="240" w:lineRule="auto"/>
        <w:ind w:right="9"/>
        <w:rPr>
          <w:del w:id="10947" w:author="Dr Mamadou SANOGO" w:date="2023-10-25T15:06:00Z"/>
          <w:color w:val="000000" w:themeColor="text1"/>
          <w:szCs w:val="24"/>
          <w:rPrChange w:id="10948" w:author="Dr Mamadou SANOGO" w:date="2023-10-25T18:15:00Z">
            <w:rPr>
              <w:del w:id="10949" w:author="Dr Mamadou SANOGO" w:date="2023-10-25T15:06:00Z"/>
              <w:color w:val="000000"/>
              <w:szCs w:val="24"/>
            </w:rPr>
          </w:rPrChange>
        </w:rPr>
      </w:pPr>
    </w:p>
    <w:p w14:paraId="7A13DA11" w14:textId="77777777" w:rsidR="00773887" w:rsidRPr="007A4AFC" w:rsidDel="002179BA" w:rsidRDefault="00773887" w:rsidP="00011374">
      <w:pPr>
        <w:widowControl w:val="0"/>
        <w:autoSpaceDE w:val="0"/>
        <w:autoSpaceDN w:val="0"/>
        <w:adjustRightInd w:val="0"/>
        <w:spacing w:line="240" w:lineRule="auto"/>
        <w:ind w:right="9"/>
        <w:rPr>
          <w:del w:id="10950" w:author="Dr Mamadou SANOGO" w:date="2023-10-25T15:06:00Z"/>
          <w:color w:val="000000" w:themeColor="text1"/>
          <w:szCs w:val="24"/>
          <w:rPrChange w:id="10951" w:author="Dr Mamadou SANOGO" w:date="2023-10-25T18:15:00Z">
            <w:rPr>
              <w:del w:id="10952" w:author="Dr Mamadou SANOGO" w:date="2023-10-25T15:06:00Z"/>
              <w:color w:val="000000"/>
              <w:szCs w:val="24"/>
            </w:rPr>
          </w:rPrChange>
        </w:rPr>
      </w:pPr>
    </w:p>
    <w:p w14:paraId="66A1A773" w14:textId="77777777" w:rsidR="00773887" w:rsidRPr="007A4AFC" w:rsidDel="002179BA" w:rsidRDefault="00773887" w:rsidP="00011374">
      <w:pPr>
        <w:widowControl w:val="0"/>
        <w:autoSpaceDE w:val="0"/>
        <w:autoSpaceDN w:val="0"/>
        <w:adjustRightInd w:val="0"/>
        <w:spacing w:line="240" w:lineRule="auto"/>
        <w:ind w:right="9"/>
        <w:rPr>
          <w:del w:id="10953" w:author="Dr Mamadou SANOGO" w:date="2023-10-25T15:06:00Z"/>
          <w:color w:val="000000" w:themeColor="text1"/>
          <w:szCs w:val="24"/>
          <w:rPrChange w:id="10954" w:author="Dr Mamadou SANOGO" w:date="2023-10-25T18:15:00Z">
            <w:rPr>
              <w:del w:id="10955" w:author="Dr Mamadou SANOGO" w:date="2023-10-25T15:06:00Z"/>
              <w:color w:val="000000"/>
              <w:szCs w:val="24"/>
            </w:rPr>
          </w:rPrChange>
        </w:rPr>
      </w:pPr>
    </w:p>
    <w:p w14:paraId="62A1C88F" w14:textId="77777777" w:rsidR="00773887" w:rsidRPr="007A4AFC" w:rsidDel="002179BA" w:rsidRDefault="00773887" w:rsidP="00011374">
      <w:pPr>
        <w:widowControl w:val="0"/>
        <w:autoSpaceDE w:val="0"/>
        <w:autoSpaceDN w:val="0"/>
        <w:adjustRightInd w:val="0"/>
        <w:spacing w:line="240" w:lineRule="auto"/>
        <w:ind w:right="9"/>
        <w:rPr>
          <w:del w:id="10956" w:author="Dr Mamadou SANOGO" w:date="2023-10-25T15:06:00Z"/>
          <w:color w:val="000000" w:themeColor="text1"/>
          <w:szCs w:val="24"/>
          <w:rPrChange w:id="10957" w:author="Dr Mamadou SANOGO" w:date="2023-10-25T18:15:00Z">
            <w:rPr>
              <w:del w:id="10958" w:author="Dr Mamadou SANOGO" w:date="2023-10-25T15:06:00Z"/>
              <w:color w:val="000000"/>
              <w:szCs w:val="24"/>
            </w:rPr>
          </w:rPrChange>
        </w:rPr>
      </w:pPr>
    </w:p>
    <w:p w14:paraId="7397F15C" w14:textId="77777777" w:rsidR="00773887" w:rsidRPr="007A4AFC" w:rsidDel="002179BA" w:rsidRDefault="00773887" w:rsidP="00011374">
      <w:pPr>
        <w:widowControl w:val="0"/>
        <w:autoSpaceDE w:val="0"/>
        <w:autoSpaceDN w:val="0"/>
        <w:adjustRightInd w:val="0"/>
        <w:spacing w:line="240" w:lineRule="auto"/>
        <w:ind w:right="9"/>
        <w:rPr>
          <w:del w:id="10959" w:author="Dr Mamadou SANOGO" w:date="2023-10-25T15:06:00Z"/>
          <w:color w:val="000000" w:themeColor="text1"/>
          <w:szCs w:val="24"/>
          <w:rPrChange w:id="10960" w:author="Dr Mamadou SANOGO" w:date="2023-10-25T18:15:00Z">
            <w:rPr>
              <w:del w:id="10961" w:author="Dr Mamadou SANOGO" w:date="2023-10-25T15:06:00Z"/>
              <w:color w:val="000000"/>
              <w:szCs w:val="24"/>
            </w:rPr>
          </w:rPrChange>
        </w:rPr>
      </w:pPr>
    </w:p>
    <w:p w14:paraId="27134757" w14:textId="77777777" w:rsidR="00773887" w:rsidRPr="007A4AFC" w:rsidDel="002179BA" w:rsidRDefault="00773887" w:rsidP="00011374">
      <w:pPr>
        <w:widowControl w:val="0"/>
        <w:autoSpaceDE w:val="0"/>
        <w:autoSpaceDN w:val="0"/>
        <w:adjustRightInd w:val="0"/>
        <w:spacing w:line="240" w:lineRule="auto"/>
        <w:ind w:right="9"/>
        <w:rPr>
          <w:del w:id="10962" w:author="Dr Mamadou SANOGO" w:date="2023-10-25T15:06:00Z"/>
          <w:color w:val="000000" w:themeColor="text1"/>
          <w:szCs w:val="24"/>
          <w:rPrChange w:id="10963" w:author="Dr Mamadou SANOGO" w:date="2023-10-25T18:15:00Z">
            <w:rPr>
              <w:del w:id="10964" w:author="Dr Mamadou SANOGO" w:date="2023-10-25T15:06:00Z"/>
              <w:color w:val="000000"/>
              <w:szCs w:val="24"/>
            </w:rPr>
          </w:rPrChange>
        </w:rPr>
      </w:pPr>
    </w:p>
    <w:p w14:paraId="29A4A442" w14:textId="77777777" w:rsidR="00773887" w:rsidRPr="007A4AFC" w:rsidDel="002179BA" w:rsidRDefault="00773887" w:rsidP="00011374">
      <w:pPr>
        <w:widowControl w:val="0"/>
        <w:autoSpaceDE w:val="0"/>
        <w:autoSpaceDN w:val="0"/>
        <w:adjustRightInd w:val="0"/>
        <w:spacing w:line="240" w:lineRule="auto"/>
        <w:ind w:right="9"/>
        <w:rPr>
          <w:del w:id="10965" w:author="Dr Mamadou SANOGO" w:date="2023-10-25T15:06:00Z"/>
          <w:color w:val="000000" w:themeColor="text1"/>
          <w:szCs w:val="24"/>
          <w:rPrChange w:id="10966" w:author="Dr Mamadou SANOGO" w:date="2023-10-25T18:15:00Z">
            <w:rPr>
              <w:del w:id="10967" w:author="Dr Mamadou SANOGO" w:date="2023-10-25T15:06:00Z"/>
              <w:color w:val="000000"/>
              <w:szCs w:val="24"/>
            </w:rPr>
          </w:rPrChange>
        </w:rPr>
      </w:pPr>
    </w:p>
    <w:p w14:paraId="2C3E2EAD" w14:textId="77777777" w:rsidR="00773887" w:rsidRPr="007A4AFC" w:rsidDel="002179BA" w:rsidRDefault="00773887" w:rsidP="00011374">
      <w:pPr>
        <w:widowControl w:val="0"/>
        <w:autoSpaceDE w:val="0"/>
        <w:autoSpaceDN w:val="0"/>
        <w:adjustRightInd w:val="0"/>
        <w:spacing w:line="240" w:lineRule="auto"/>
        <w:ind w:right="9"/>
        <w:rPr>
          <w:del w:id="10968" w:author="Dr Mamadou SANOGO" w:date="2023-10-25T15:06:00Z"/>
          <w:color w:val="000000" w:themeColor="text1"/>
          <w:szCs w:val="24"/>
          <w:rPrChange w:id="10969" w:author="Dr Mamadou SANOGO" w:date="2023-10-25T18:15:00Z">
            <w:rPr>
              <w:del w:id="10970" w:author="Dr Mamadou SANOGO" w:date="2023-10-25T15:06:00Z"/>
              <w:color w:val="000000"/>
              <w:szCs w:val="24"/>
            </w:rPr>
          </w:rPrChange>
        </w:rPr>
      </w:pPr>
    </w:p>
    <w:p w14:paraId="68916D40" w14:textId="77777777" w:rsidR="00773887" w:rsidRPr="007A4AFC" w:rsidDel="002179BA" w:rsidRDefault="00773887" w:rsidP="00011374">
      <w:pPr>
        <w:widowControl w:val="0"/>
        <w:autoSpaceDE w:val="0"/>
        <w:autoSpaceDN w:val="0"/>
        <w:adjustRightInd w:val="0"/>
        <w:spacing w:line="240" w:lineRule="auto"/>
        <w:ind w:right="9"/>
        <w:rPr>
          <w:del w:id="10971" w:author="Dr Mamadou SANOGO" w:date="2023-10-25T15:06:00Z"/>
          <w:color w:val="000000" w:themeColor="text1"/>
          <w:szCs w:val="24"/>
          <w:rPrChange w:id="10972" w:author="Dr Mamadou SANOGO" w:date="2023-10-25T18:15:00Z">
            <w:rPr>
              <w:del w:id="10973" w:author="Dr Mamadou SANOGO" w:date="2023-10-25T15:06:00Z"/>
              <w:color w:val="000000"/>
              <w:szCs w:val="24"/>
            </w:rPr>
          </w:rPrChange>
        </w:rPr>
      </w:pPr>
    </w:p>
    <w:p w14:paraId="2E191840" w14:textId="77777777" w:rsidR="00773887" w:rsidRPr="007A4AFC" w:rsidDel="002179BA" w:rsidRDefault="00773887" w:rsidP="00011374">
      <w:pPr>
        <w:widowControl w:val="0"/>
        <w:autoSpaceDE w:val="0"/>
        <w:autoSpaceDN w:val="0"/>
        <w:adjustRightInd w:val="0"/>
        <w:spacing w:line="240" w:lineRule="auto"/>
        <w:ind w:right="9"/>
        <w:rPr>
          <w:del w:id="10974" w:author="Dr Mamadou SANOGO" w:date="2023-10-25T15:06:00Z"/>
          <w:color w:val="000000" w:themeColor="text1"/>
          <w:szCs w:val="24"/>
          <w:rPrChange w:id="10975" w:author="Dr Mamadou SANOGO" w:date="2023-10-25T18:15:00Z">
            <w:rPr>
              <w:del w:id="10976" w:author="Dr Mamadou SANOGO" w:date="2023-10-25T15:06:00Z"/>
              <w:color w:val="000000"/>
              <w:szCs w:val="24"/>
            </w:rPr>
          </w:rPrChange>
        </w:rPr>
      </w:pPr>
    </w:p>
    <w:p w14:paraId="13C42D96" w14:textId="77777777" w:rsidR="00773887" w:rsidRPr="007A4AFC" w:rsidDel="002179BA" w:rsidRDefault="00773887" w:rsidP="00011374">
      <w:pPr>
        <w:widowControl w:val="0"/>
        <w:autoSpaceDE w:val="0"/>
        <w:autoSpaceDN w:val="0"/>
        <w:adjustRightInd w:val="0"/>
        <w:spacing w:line="240" w:lineRule="auto"/>
        <w:ind w:right="9"/>
        <w:rPr>
          <w:del w:id="10977" w:author="Dr Mamadou SANOGO" w:date="2023-10-25T15:06:00Z"/>
          <w:color w:val="000000" w:themeColor="text1"/>
          <w:szCs w:val="24"/>
          <w:rPrChange w:id="10978" w:author="Dr Mamadou SANOGO" w:date="2023-10-25T18:15:00Z">
            <w:rPr>
              <w:del w:id="10979" w:author="Dr Mamadou SANOGO" w:date="2023-10-25T15:06:00Z"/>
              <w:color w:val="000000"/>
              <w:szCs w:val="24"/>
            </w:rPr>
          </w:rPrChange>
        </w:rPr>
      </w:pPr>
    </w:p>
    <w:p w14:paraId="6815A144" w14:textId="77777777" w:rsidR="00773887" w:rsidRPr="007A4AFC" w:rsidDel="002179BA" w:rsidRDefault="00773887" w:rsidP="00011374">
      <w:pPr>
        <w:widowControl w:val="0"/>
        <w:autoSpaceDE w:val="0"/>
        <w:autoSpaceDN w:val="0"/>
        <w:adjustRightInd w:val="0"/>
        <w:spacing w:line="240" w:lineRule="auto"/>
        <w:ind w:right="9"/>
        <w:rPr>
          <w:del w:id="10980" w:author="Dr Mamadou SANOGO" w:date="2023-10-25T15:06:00Z"/>
          <w:color w:val="000000" w:themeColor="text1"/>
          <w:szCs w:val="24"/>
          <w:rPrChange w:id="10981" w:author="Dr Mamadou SANOGO" w:date="2023-10-25T18:15:00Z">
            <w:rPr>
              <w:del w:id="10982" w:author="Dr Mamadou SANOGO" w:date="2023-10-25T15:06:00Z"/>
              <w:color w:val="000000"/>
              <w:szCs w:val="24"/>
            </w:rPr>
          </w:rPrChange>
        </w:rPr>
      </w:pPr>
    </w:p>
    <w:p w14:paraId="20D89C60" w14:textId="77777777" w:rsidR="00773887" w:rsidRPr="007A4AFC" w:rsidDel="002179BA" w:rsidRDefault="00773887" w:rsidP="00011374">
      <w:pPr>
        <w:widowControl w:val="0"/>
        <w:autoSpaceDE w:val="0"/>
        <w:autoSpaceDN w:val="0"/>
        <w:adjustRightInd w:val="0"/>
        <w:spacing w:line="240" w:lineRule="auto"/>
        <w:ind w:right="9"/>
        <w:rPr>
          <w:del w:id="10983" w:author="Dr Mamadou SANOGO" w:date="2023-10-25T15:06:00Z"/>
          <w:color w:val="000000" w:themeColor="text1"/>
          <w:szCs w:val="24"/>
          <w:rPrChange w:id="10984" w:author="Dr Mamadou SANOGO" w:date="2023-10-25T18:15:00Z">
            <w:rPr>
              <w:del w:id="10985" w:author="Dr Mamadou SANOGO" w:date="2023-10-25T15:06:00Z"/>
              <w:color w:val="000000"/>
              <w:szCs w:val="24"/>
            </w:rPr>
          </w:rPrChange>
        </w:rPr>
      </w:pPr>
    </w:p>
    <w:p w14:paraId="30F3CD37" w14:textId="77777777" w:rsidR="00773887" w:rsidRPr="007A4AFC" w:rsidDel="002179BA" w:rsidRDefault="00773887" w:rsidP="00011374">
      <w:pPr>
        <w:widowControl w:val="0"/>
        <w:autoSpaceDE w:val="0"/>
        <w:autoSpaceDN w:val="0"/>
        <w:adjustRightInd w:val="0"/>
        <w:spacing w:line="240" w:lineRule="auto"/>
        <w:ind w:right="9"/>
        <w:rPr>
          <w:del w:id="10986" w:author="Dr Mamadou SANOGO" w:date="2023-10-25T15:06:00Z"/>
          <w:color w:val="000000" w:themeColor="text1"/>
          <w:szCs w:val="24"/>
          <w:rPrChange w:id="10987" w:author="Dr Mamadou SANOGO" w:date="2023-10-25T18:15:00Z">
            <w:rPr>
              <w:del w:id="10988" w:author="Dr Mamadou SANOGO" w:date="2023-10-25T15:06:00Z"/>
              <w:color w:val="000000"/>
              <w:szCs w:val="24"/>
            </w:rPr>
          </w:rPrChange>
        </w:rPr>
      </w:pPr>
    </w:p>
    <w:p w14:paraId="1414959E" w14:textId="77777777" w:rsidR="00773887" w:rsidRPr="007A4AFC" w:rsidDel="002179BA" w:rsidRDefault="00773887" w:rsidP="00011374">
      <w:pPr>
        <w:widowControl w:val="0"/>
        <w:autoSpaceDE w:val="0"/>
        <w:autoSpaceDN w:val="0"/>
        <w:adjustRightInd w:val="0"/>
        <w:spacing w:line="240" w:lineRule="auto"/>
        <w:ind w:right="9"/>
        <w:rPr>
          <w:del w:id="10989" w:author="Dr Mamadou SANOGO" w:date="2023-10-25T15:06:00Z"/>
          <w:color w:val="000000" w:themeColor="text1"/>
          <w:szCs w:val="24"/>
          <w:rPrChange w:id="10990" w:author="Dr Mamadou SANOGO" w:date="2023-10-25T18:15:00Z">
            <w:rPr>
              <w:del w:id="10991" w:author="Dr Mamadou SANOGO" w:date="2023-10-25T15:06:00Z"/>
              <w:color w:val="000000"/>
              <w:szCs w:val="24"/>
            </w:rPr>
          </w:rPrChange>
        </w:rPr>
      </w:pPr>
    </w:p>
    <w:p w14:paraId="53E22CC1" w14:textId="77777777" w:rsidR="00773887" w:rsidRPr="007A4AFC" w:rsidDel="002179BA" w:rsidRDefault="00773887" w:rsidP="00011374">
      <w:pPr>
        <w:widowControl w:val="0"/>
        <w:autoSpaceDE w:val="0"/>
        <w:autoSpaceDN w:val="0"/>
        <w:adjustRightInd w:val="0"/>
        <w:spacing w:line="240" w:lineRule="auto"/>
        <w:ind w:right="9"/>
        <w:rPr>
          <w:del w:id="10992" w:author="Dr Mamadou SANOGO" w:date="2023-10-25T15:06:00Z"/>
          <w:color w:val="000000" w:themeColor="text1"/>
          <w:szCs w:val="24"/>
          <w:rPrChange w:id="10993" w:author="Dr Mamadou SANOGO" w:date="2023-10-25T18:15:00Z">
            <w:rPr>
              <w:del w:id="10994" w:author="Dr Mamadou SANOGO" w:date="2023-10-25T15:06:00Z"/>
              <w:color w:val="000000"/>
              <w:szCs w:val="24"/>
            </w:rPr>
          </w:rPrChange>
        </w:rPr>
      </w:pPr>
    </w:p>
    <w:p w14:paraId="26DBBFA2" w14:textId="77777777" w:rsidR="00773887" w:rsidRPr="007A4AFC" w:rsidDel="002179BA" w:rsidRDefault="00773887" w:rsidP="00011374">
      <w:pPr>
        <w:widowControl w:val="0"/>
        <w:autoSpaceDE w:val="0"/>
        <w:autoSpaceDN w:val="0"/>
        <w:adjustRightInd w:val="0"/>
        <w:spacing w:line="240" w:lineRule="auto"/>
        <w:ind w:right="9"/>
        <w:rPr>
          <w:del w:id="10995" w:author="Dr Mamadou SANOGO" w:date="2023-10-25T15:06:00Z"/>
          <w:color w:val="000000" w:themeColor="text1"/>
          <w:szCs w:val="24"/>
          <w:rPrChange w:id="10996" w:author="Dr Mamadou SANOGO" w:date="2023-10-25T18:15:00Z">
            <w:rPr>
              <w:del w:id="10997" w:author="Dr Mamadou SANOGO" w:date="2023-10-25T15:06:00Z"/>
              <w:color w:val="000000"/>
              <w:szCs w:val="24"/>
            </w:rPr>
          </w:rPrChange>
        </w:rPr>
      </w:pPr>
    </w:p>
    <w:p w14:paraId="57536EC9" w14:textId="77777777" w:rsidR="00773887" w:rsidRPr="007A4AFC" w:rsidDel="002179BA" w:rsidRDefault="00773887" w:rsidP="00011374">
      <w:pPr>
        <w:widowControl w:val="0"/>
        <w:autoSpaceDE w:val="0"/>
        <w:autoSpaceDN w:val="0"/>
        <w:adjustRightInd w:val="0"/>
        <w:spacing w:line="240" w:lineRule="auto"/>
        <w:ind w:right="9"/>
        <w:rPr>
          <w:del w:id="10998" w:author="Dr Mamadou SANOGO" w:date="2023-10-25T15:06:00Z"/>
          <w:color w:val="000000" w:themeColor="text1"/>
          <w:szCs w:val="24"/>
          <w:rPrChange w:id="10999" w:author="Dr Mamadou SANOGO" w:date="2023-10-25T18:15:00Z">
            <w:rPr>
              <w:del w:id="11000" w:author="Dr Mamadou SANOGO" w:date="2023-10-25T15:06:00Z"/>
              <w:color w:val="000000"/>
              <w:szCs w:val="24"/>
            </w:rPr>
          </w:rPrChange>
        </w:rPr>
      </w:pPr>
    </w:p>
    <w:p w14:paraId="36CDF30E" w14:textId="77777777" w:rsidR="00773887" w:rsidRPr="007A4AFC" w:rsidDel="002179BA" w:rsidRDefault="00773887" w:rsidP="00011374">
      <w:pPr>
        <w:widowControl w:val="0"/>
        <w:autoSpaceDE w:val="0"/>
        <w:autoSpaceDN w:val="0"/>
        <w:adjustRightInd w:val="0"/>
        <w:spacing w:line="240" w:lineRule="auto"/>
        <w:ind w:right="9"/>
        <w:rPr>
          <w:del w:id="11001" w:author="Dr Mamadou SANOGO" w:date="2023-10-25T15:06:00Z"/>
          <w:color w:val="000000" w:themeColor="text1"/>
          <w:szCs w:val="24"/>
          <w:rPrChange w:id="11002" w:author="Dr Mamadou SANOGO" w:date="2023-10-25T18:15:00Z">
            <w:rPr>
              <w:del w:id="11003" w:author="Dr Mamadou SANOGO" w:date="2023-10-25T15:06:00Z"/>
              <w:color w:val="000000"/>
              <w:szCs w:val="24"/>
            </w:rPr>
          </w:rPrChange>
        </w:rPr>
      </w:pPr>
    </w:p>
    <w:p w14:paraId="15F2385B" w14:textId="77777777" w:rsidR="00773887" w:rsidRPr="007A4AFC" w:rsidDel="002179BA" w:rsidRDefault="00773887" w:rsidP="00011374">
      <w:pPr>
        <w:widowControl w:val="0"/>
        <w:autoSpaceDE w:val="0"/>
        <w:autoSpaceDN w:val="0"/>
        <w:adjustRightInd w:val="0"/>
        <w:spacing w:line="240" w:lineRule="auto"/>
        <w:ind w:right="9"/>
        <w:rPr>
          <w:del w:id="11004" w:author="Dr Mamadou SANOGO" w:date="2023-10-25T15:06:00Z"/>
          <w:color w:val="000000" w:themeColor="text1"/>
          <w:szCs w:val="24"/>
          <w:rPrChange w:id="11005" w:author="Dr Mamadou SANOGO" w:date="2023-10-25T18:15:00Z">
            <w:rPr>
              <w:del w:id="11006" w:author="Dr Mamadou SANOGO" w:date="2023-10-25T15:06:00Z"/>
              <w:color w:val="000000"/>
              <w:szCs w:val="24"/>
            </w:rPr>
          </w:rPrChange>
        </w:rPr>
      </w:pPr>
    </w:p>
    <w:p w14:paraId="04371F40" w14:textId="7F11D753" w:rsidR="00011374" w:rsidRPr="007A4AFC" w:rsidDel="00837877" w:rsidRDefault="00011374" w:rsidP="00EA40A4">
      <w:pPr>
        <w:pStyle w:val="Titre1"/>
        <w:spacing w:before="0" w:line="240" w:lineRule="auto"/>
        <w:jc w:val="center"/>
        <w:rPr>
          <w:del w:id="11007" w:author="Dr Mamadou SANOGO" w:date="2023-10-25T14:51:00Z"/>
          <w:rFonts w:eastAsiaTheme="minorHAnsi" w:cs="Times New Roman"/>
          <w:b w:val="0"/>
          <w:sz w:val="52"/>
          <w:lang w:eastAsia="en-US"/>
          <w:rPrChange w:id="11008" w:author="Dr Mamadou SANOGO" w:date="2023-10-25T18:15:00Z">
            <w:rPr>
              <w:del w:id="11009" w:author="Dr Mamadou SANOGO" w:date="2023-10-25T14:51:00Z"/>
              <w:rFonts w:eastAsiaTheme="minorHAnsi" w:cs="Times New Roman"/>
              <w:b w:val="0"/>
              <w:color w:val="auto"/>
              <w:sz w:val="52"/>
              <w:lang w:eastAsia="en-US"/>
            </w:rPr>
          </w:rPrChange>
        </w:rPr>
      </w:pPr>
      <w:bookmarkStart w:id="11010" w:name="_Toc145944535"/>
      <w:del w:id="11011" w:author="Dr Mamadou SANOGO" w:date="2023-10-25T14:51:00Z">
        <w:r w:rsidRPr="007A4AFC" w:rsidDel="00837877">
          <w:rPr>
            <w:rFonts w:eastAsiaTheme="minorHAnsi"/>
            <w:b w:val="0"/>
            <w:sz w:val="52"/>
            <w:lang w:eastAsia="en-US"/>
            <w:rPrChange w:id="11012" w:author="Dr Mamadou SANOGO" w:date="2023-10-25T18:15:00Z">
              <w:rPr>
                <w:rFonts w:eastAsiaTheme="minorHAnsi"/>
                <w:b w:val="0"/>
                <w:color w:val="2E74B5" w:themeColor="accent1" w:themeShade="BF"/>
                <w:sz w:val="52"/>
                <w:lang w:eastAsia="en-US"/>
              </w:rPr>
            </w:rPrChange>
          </w:rPr>
          <w:delText xml:space="preserve">Annexe </w:delText>
        </w:r>
        <w:r w:rsidR="007B4390" w:rsidRPr="007A4AFC" w:rsidDel="00837877">
          <w:rPr>
            <w:rFonts w:eastAsiaTheme="minorHAnsi"/>
            <w:b w:val="0"/>
            <w:sz w:val="52"/>
            <w:lang w:eastAsia="en-US"/>
            <w:rPrChange w:id="11013" w:author="Dr Mamadou SANOGO" w:date="2023-10-25T18:15:00Z">
              <w:rPr>
                <w:rFonts w:eastAsiaTheme="minorHAnsi"/>
                <w:b w:val="0"/>
                <w:color w:val="2E74B5" w:themeColor="accent1" w:themeShade="BF"/>
                <w:sz w:val="52"/>
                <w:lang w:eastAsia="en-US"/>
              </w:rPr>
            </w:rPrChange>
          </w:rPr>
          <w:delText>6</w:delText>
        </w:r>
        <w:r w:rsidRPr="007A4AFC" w:rsidDel="00837877">
          <w:rPr>
            <w:rFonts w:eastAsiaTheme="minorHAnsi"/>
            <w:b w:val="0"/>
            <w:sz w:val="52"/>
            <w:lang w:eastAsia="en-US"/>
            <w:rPrChange w:id="11014" w:author="Dr Mamadou SANOGO" w:date="2023-10-25T18:15:00Z">
              <w:rPr>
                <w:rFonts w:eastAsiaTheme="minorHAnsi"/>
                <w:b w:val="0"/>
                <w:color w:val="2E74B5" w:themeColor="accent1" w:themeShade="BF"/>
                <w:sz w:val="52"/>
                <w:lang w:eastAsia="en-US"/>
              </w:rPr>
            </w:rPrChange>
          </w:rPr>
          <w:delText xml:space="preserve"> : </w:delText>
        </w:r>
        <w:bookmarkEnd w:id="11010"/>
        <w:r w:rsidR="007B4390" w:rsidRPr="007A4AFC" w:rsidDel="00837877">
          <w:rPr>
            <w:rFonts w:eastAsiaTheme="minorHAnsi"/>
            <w:b w:val="0"/>
            <w:sz w:val="52"/>
            <w:lang w:eastAsia="en-US"/>
            <w:rPrChange w:id="11015" w:author="Dr Mamadou SANOGO" w:date="2023-10-25T18:15:00Z">
              <w:rPr>
                <w:rFonts w:eastAsiaTheme="minorHAnsi"/>
                <w:b w:val="0"/>
                <w:color w:val="2E74B5" w:themeColor="accent1" w:themeShade="BF"/>
                <w:sz w:val="52"/>
                <w:lang w:eastAsia="en-US"/>
              </w:rPr>
            </w:rPrChange>
          </w:rPr>
          <w:delText>Arrêté d’ouverture</w:delText>
        </w:r>
      </w:del>
    </w:p>
    <w:p w14:paraId="51B69EA9" w14:textId="77777777" w:rsidR="00011374" w:rsidRPr="007A4AFC" w:rsidDel="002179BA" w:rsidRDefault="00011374" w:rsidP="00011374">
      <w:pPr>
        <w:widowControl w:val="0"/>
        <w:autoSpaceDE w:val="0"/>
        <w:autoSpaceDN w:val="0"/>
        <w:adjustRightInd w:val="0"/>
        <w:spacing w:before="5" w:line="280" w:lineRule="exact"/>
        <w:ind w:right="9"/>
        <w:rPr>
          <w:del w:id="11016" w:author="Dr Mamadou SANOGO" w:date="2023-10-25T15:05:00Z"/>
          <w:color w:val="000000" w:themeColor="text1"/>
          <w:sz w:val="28"/>
          <w:szCs w:val="28"/>
          <w:rPrChange w:id="11017" w:author="Dr Mamadou SANOGO" w:date="2023-10-25T18:15:00Z">
            <w:rPr>
              <w:del w:id="11018" w:author="Dr Mamadou SANOGO" w:date="2023-10-25T15:05:00Z"/>
              <w:color w:val="000000"/>
              <w:sz w:val="28"/>
              <w:szCs w:val="28"/>
            </w:rPr>
          </w:rPrChange>
        </w:rPr>
      </w:pPr>
    </w:p>
    <w:p w14:paraId="65F18D03" w14:textId="77777777" w:rsidR="00011374" w:rsidRPr="007A4AFC" w:rsidDel="002179BA" w:rsidRDefault="00011374" w:rsidP="00011374">
      <w:pPr>
        <w:widowControl w:val="0"/>
        <w:autoSpaceDE w:val="0"/>
        <w:autoSpaceDN w:val="0"/>
        <w:adjustRightInd w:val="0"/>
        <w:spacing w:before="5" w:line="280" w:lineRule="exact"/>
        <w:ind w:right="9"/>
        <w:rPr>
          <w:del w:id="11019" w:author="Dr Mamadou SANOGO" w:date="2023-10-25T15:05:00Z"/>
          <w:color w:val="000000" w:themeColor="text1"/>
          <w:sz w:val="28"/>
          <w:szCs w:val="28"/>
          <w:rPrChange w:id="11020" w:author="Dr Mamadou SANOGO" w:date="2023-10-25T18:15:00Z">
            <w:rPr>
              <w:del w:id="11021" w:author="Dr Mamadou SANOGO" w:date="2023-10-25T15:05:00Z"/>
              <w:color w:val="000000"/>
              <w:sz w:val="28"/>
              <w:szCs w:val="28"/>
            </w:rPr>
          </w:rPrChange>
        </w:rPr>
      </w:pPr>
    </w:p>
    <w:p w14:paraId="41B48222" w14:textId="77777777" w:rsidR="00D81BFF" w:rsidRPr="007A4AFC" w:rsidRDefault="00D81BFF">
      <w:pPr>
        <w:shd w:val="clear" w:color="auto" w:fill="FFFFFF"/>
        <w:spacing w:line="240" w:lineRule="auto"/>
        <w:ind w:right="9"/>
        <w:jc w:val="left"/>
        <w:rPr>
          <w:ins w:id="11022" w:author="Dr Mamadou SANOGO" w:date="2023-10-25T15:02:00Z"/>
          <w:b/>
          <w:color w:val="000000" w:themeColor="text1"/>
          <w:sz w:val="44"/>
          <w:rPrChange w:id="11023" w:author="Dr Mamadou SANOGO" w:date="2023-10-25T18:15:00Z">
            <w:rPr>
              <w:ins w:id="11024" w:author="Dr Mamadou SANOGO" w:date="2023-10-25T15:02:00Z"/>
              <w:b/>
              <w:sz w:val="44"/>
            </w:rPr>
          </w:rPrChange>
        </w:rPr>
        <w:pPrChange w:id="11025" w:author="Dr Mamadou SANOGO" w:date="2023-10-25T15:06:00Z">
          <w:pPr>
            <w:shd w:val="clear" w:color="auto" w:fill="FFFFFF"/>
            <w:spacing w:line="240" w:lineRule="auto"/>
            <w:ind w:right="9"/>
            <w:jc w:val="center"/>
          </w:pPr>
        </w:pPrChange>
      </w:pPr>
    </w:p>
    <w:p w14:paraId="4D9C14CF" w14:textId="77777777" w:rsidR="00D81BFF" w:rsidRPr="007A4AFC" w:rsidRDefault="00D81BFF" w:rsidP="00D81BFF">
      <w:pPr>
        <w:shd w:val="clear" w:color="auto" w:fill="FFFFFF"/>
        <w:spacing w:line="240" w:lineRule="auto"/>
        <w:ind w:right="9"/>
        <w:jc w:val="center"/>
        <w:rPr>
          <w:ins w:id="11026" w:author="Dr Mamadou SANOGO" w:date="2023-10-25T15:02:00Z"/>
          <w:b/>
          <w:color w:val="000000" w:themeColor="text1"/>
          <w:sz w:val="44"/>
          <w:rPrChange w:id="11027" w:author="Dr Mamadou SANOGO" w:date="2023-10-25T18:15:00Z">
            <w:rPr>
              <w:ins w:id="11028" w:author="Dr Mamadou SANOGO" w:date="2023-10-25T15:02:00Z"/>
              <w:b/>
              <w:sz w:val="44"/>
            </w:rPr>
          </w:rPrChange>
        </w:rPr>
      </w:pPr>
    </w:p>
    <w:p w14:paraId="502E3181" w14:textId="3990B0E5" w:rsidR="00D81BFF" w:rsidRPr="007A4AFC" w:rsidRDefault="00D81BFF" w:rsidP="00D81BFF">
      <w:pPr>
        <w:shd w:val="clear" w:color="auto" w:fill="FFFFFF"/>
        <w:spacing w:line="240" w:lineRule="auto"/>
        <w:ind w:right="9"/>
        <w:jc w:val="center"/>
        <w:rPr>
          <w:ins w:id="11029" w:author="Dr Mamadou SANOGO" w:date="2023-10-25T15:03:00Z"/>
          <w:b/>
          <w:color w:val="000000" w:themeColor="text1"/>
          <w:sz w:val="44"/>
          <w:rPrChange w:id="11030" w:author="Dr Mamadou SANOGO" w:date="2023-10-25T18:15:00Z">
            <w:rPr>
              <w:ins w:id="11031" w:author="Dr Mamadou SANOGO" w:date="2023-10-25T15:03:00Z"/>
              <w:b/>
              <w:sz w:val="44"/>
            </w:rPr>
          </w:rPrChange>
        </w:rPr>
      </w:pPr>
      <w:ins w:id="11032" w:author="Dr Mamadou SANOGO" w:date="2023-10-25T15:02:00Z">
        <w:r w:rsidRPr="007A4AFC">
          <w:rPr>
            <w:b/>
            <w:color w:val="000000" w:themeColor="text1"/>
            <w:sz w:val="44"/>
            <w:rPrChange w:id="11033" w:author="Dr Mamadou SANOGO" w:date="2023-10-25T18:15:00Z">
              <w:rPr>
                <w:b/>
                <w:sz w:val="44"/>
              </w:rPr>
            </w:rPrChange>
          </w:rPr>
          <w:t>Annexe n°012 :</w:t>
        </w:r>
      </w:ins>
      <w:ins w:id="11034" w:author="Dr Mamadou SANOGO" w:date="2023-10-25T15:03:00Z">
        <w:r w:rsidRPr="007A4AFC">
          <w:rPr>
            <w:b/>
            <w:color w:val="000000" w:themeColor="text1"/>
            <w:sz w:val="44"/>
            <w:rPrChange w:id="11035" w:author="Dr Mamadou SANOGO" w:date="2023-10-25T18:15:00Z">
              <w:rPr>
                <w:b/>
                <w:sz w:val="44"/>
              </w:rPr>
            </w:rPrChange>
          </w:rPr>
          <w:t xml:space="preserve"> </w:t>
        </w:r>
      </w:ins>
      <w:ins w:id="11036" w:author="Dr Mamadou SANOGO" w:date="2023-10-25T15:02:00Z">
        <w:r w:rsidRPr="007A4AFC">
          <w:rPr>
            <w:b/>
            <w:color w:val="000000" w:themeColor="text1"/>
            <w:sz w:val="44"/>
            <w:rPrChange w:id="11037" w:author="Dr Mamadou SANOGO" w:date="2023-10-25T18:15:00Z">
              <w:rPr>
                <w:b/>
                <w:sz w:val="44"/>
              </w:rPr>
            </w:rPrChange>
          </w:rPr>
          <w:t>Conventions de partenariats avec certains organismes du monde socioprofessionnel</w:t>
        </w:r>
      </w:ins>
    </w:p>
    <w:p w14:paraId="250797C1" w14:textId="72533ABD" w:rsidR="00D81BFF" w:rsidRPr="007A4AFC" w:rsidRDefault="00D81BFF" w:rsidP="00D81BFF">
      <w:pPr>
        <w:shd w:val="clear" w:color="auto" w:fill="FFFFFF"/>
        <w:spacing w:line="240" w:lineRule="auto"/>
        <w:ind w:right="9"/>
        <w:jc w:val="center"/>
        <w:rPr>
          <w:ins w:id="11038" w:author="Dr Mamadou SANOGO" w:date="2023-10-25T15:03:00Z"/>
          <w:b/>
          <w:color w:val="000000" w:themeColor="text1"/>
          <w:sz w:val="44"/>
          <w:rPrChange w:id="11039" w:author="Dr Mamadou SANOGO" w:date="2023-10-25T18:15:00Z">
            <w:rPr>
              <w:ins w:id="11040" w:author="Dr Mamadou SANOGO" w:date="2023-10-25T15:03:00Z"/>
              <w:b/>
              <w:sz w:val="44"/>
            </w:rPr>
          </w:rPrChange>
        </w:rPr>
      </w:pPr>
    </w:p>
    <w:p w14:paraId="7E015786" w14:textId="63A0D71A" w:rsidR="00D81BFF" w:rsidRPr="007A4AFC" w:rsidRDefault="00D81BFF" w:rsidP="00D81BFF">
      <w:pPr>
        <w:shd w:val="clear" w:color="auto" w:fill="FFFFFF"/>
        <w:spacing w:line="240" w:lineRule="auto"/>
        <w:ind w:right="9"/>
        <w:jc w:val="center"/>
        <w:rPr>
          <w:ins w:id="11041" w:author="Dr Mamadou SANOGO" w:date="2023-10-25T15:03:00Z"/>
          <w:b/>
          <w:color w:val="000000" w:themeColor="text1"/>
          <w:sz w:val="44"/>
          <w:rPrChange w:id="11042" w:author="Dr Mamadou SANOGO" w:date="2023-10-25T18:15:00Z">
            <w:rPr>
              <w:ins w:id="11043" w:author="Dr Mamadou SANOGO" w:date="2023-10-25T15:03:00Z"/>
              <w:b/>
              <w:sz w:val="44"/>
            </w:rPr>
          </w:rPrChange>
        </w:rPr>
      </w:pPr>
    </w:p>
    <w:p w14:paraId="2C68E4DA" w14:textId="777D5CF4" w:rsidR="00D81BFF" w:rsidRPr="007A4AFC" w:rsidRDefault="00D81BFF" w:rsidP="00D81BFF">
      <w:pPr>
        <w:shd w:val="clear" w:color="auto" w:fill="FFFFFF"/>
        <w:spacing w:line="240" w:lineRule="auto"/>
        <w:ind w:right="9"/>
        <w:jc w:val="center"/>
        <w:rPr>
          <w:ins w:id="11044" w:author="Dr Mamadou SANOGO" w:date="2023-10-25T15:03:00Z"/>
          <w:b/>
          <w:color w:val="000000" w:themeColor="text1"/>
          <w:sz w:val="44"/>
          <w:rPrChange w:id="11045" w:author="Dr Mamadou SANOGO" w:date="2023-10-25T18:15:00Z">
            <w:rPr>
              <w:ins w:id="11046" w:author="Dr Mamadou SANOGO" w:date="2023-10-25T15:03:00Z"/>
              <w:b/>
              <w:sz w:val="44"/>
            </w:rPr>
          </w:rPrChange>
        </w:rPr>
      </w:pPr>
    </w:p>
    <w:p w14:paraId="1F63F1FB" w14:textId="2E94A766" w:rsidR="00D81BFF" w:rsidRPr="007A4AFC" w:rsidRDefault="00D81BFF" w:rsidP="00D81BFF">
      <w:pPr>
        <w:shd w:val="clear" w:color="auto" w:fill="FFFFFF"/>
        <w:spacing w:line="240" w:lineRule="auto"/>
        <w:ind w:right="9"/>
        <w:jc w:val="center"/>
        <w:rPr>
          <w:ins w:id="11047" w:author="Dr Mamadou SANOGO" w:date="2023-10-25T15:03:00Z"/>
          <w:b/>
          <w:color w:val="000000" w:themeColor="text1"/>
          <w:sz w:val="44"/>
          <w:rPrChange w:id="11048" w:author="Dr Mamadou SANOGO" w:date="2023-10-25T18:15:00Z">
            <w:rPr>
              <w:ins w:id="11049" w:author="Dr Mamadou SANOGO" w:date="2023-10-25T15:03:00Z"/>
              <w:b/>
              <w:sz w:val="44"/>
            </w:rPr>
          </w:rPrChange>
        </w:rPr>
      </w:pPr>
    </w:p>
    <w:p w14:paraId="17E6BFCF" w14:textId="268D4F3F" w:rsidR="00D81BFF" w:rsidRPr="007A4AFC" w:rsidRDefault="00D81BFF" w:rsidP="00D81BFF">
      <w:pPr>
        <w:shd w:val="clear" w:color="auto" w:fill="FFFFFF"/>
        <w:spacing w:line="240" w:lineRule="auto"/>
        <w:ind w:right="9"/>
        <w:jc w:val="center"/>
        <w:rPr>
          <w:ins w:id="11050" w:author="Dr Mamadou SANOGO" w:date="2023-10-25T15:03:00Z"/>
          <w:b/>
          <w:color w:val="000000" w:themeColor="text1"/>
          <w:sz w:val="44"/>
          <w:rPrChange w:id="11051" w:author="Dr Mamadou SANOGO" w:date="2023-10-25T18:15:00Z">
            <w:rPr>
              <w:ins w:id="11052" w:author="Dr Mamadou SANOGO" w:date="2023-10-25T15:03:00Z"/>
              <w:b/>
              <w:sz w:val="44"/>
            </w:rPr>
          </w:rPrChange>
        </w:rPr>
      </w:pPr>
    </w:p>
    <w:p w14:paraId="1625D8F0" w14:textId="6CB054C5" w:rsidR="00D81BFF" w:rsidRPr="007A4AFC" w:rsidRDefault="00D81BFF" w:rsidP="00D81BFF">
      <w:pPr>
        <w:shd w:val="clear" w:color="auto" w:fill="FFFFFF"/>
        <w:spacing w:line="240" w:lineRule="auto"/>
        <w:ind w:right="9"/>
        <w:jc w:val="center"/>
        <w:rPr>
          <w:ins w:id="11053" w:author="Dr Mamadou SANOGO" w:date="2023-10-25T15:03:00Z"/>
          <w:b/>
          <w:color w:val="000000" w:themeColor="text1"/>
          <w:sz w:val="44"/>
          <w:rPrChange w:id="11054" w:author="Dr Mamadou SANOGO" w:date="2023-10-25T18:15:00Z">
            <w:rPr>
              <w:ins w:id="11055" w:author="Dr Mamadou SANOGO" w:date="2023-10-25T15:03:00Z"/>
              <w:b/>
              <w:sz w:val="44"/>
            </w:rPr>
          </w:rPrChange>
        </w:rPr>
      </w:pPr>
    </w:p>
    <w:p w14:paraId="43B0F5C3" w14:textId="4E028EBF" w:rsidR="00D81BFF" w:rsidRPr="007A4AFC" w:rsidRDefault="00D81BFF" w:rsidP="00D81BFF">
      <w:pPr>
        <w:shd w:val="clear" w:color="auto" w:fill="FFFFFF"/>
        <w:spacing w:line="240" w:lineRule="auto"/>
        <w:ind w:right="9"/>
        <w:jc w:val="center"/>
        <w:rPr>
          <w:ins w:id="11056" w:author="Dr Mamadou SANOGO" w:date="2023-10-25T15:03:00Z"/>
          <w:b/>
          <w:color w:val="000000" w:themeColor="text1"/>
          <w:sz w:val="44"/>
          <w:rPrChange w:id="11057" w:author="Dr Mamadou SANOGO" w:date="2023-10-25T18:15:00Z">
            <w:rPr>
              <w:ins w:id="11058" w:author="Dr Mamadou SANOGO" w:date="2023-10-25T15:03:00Z"/>
              <w:b/>
              <w:sz w:val="44"/>
            </w:rPr>
          </w:rPrChange>
        </w:rPr>
      </w:pPr>
    </w:p>
    <w:p w14:paraId="532B088E" w14:textId="7F44E558" w:rsidR="00D81BFF" w:rsidRPr="007A4AFC" w:rsidRDefault="00D81BFF" w:rsidP="00D81BFF">
      <w:pPr>
        <w:shd w:val="clear" w:color="auto" w:fill="FFFFFF"/>
        <w:spacing w:line="240" w:lineRule="auto"/>
        <w:ind w:right="9"/>
        <w:jc w:val="center"/>
        <w:rPr>
          <w:ins w:id="11059" w:author="Dr Mamadou SANOGO" w:date="2023-10-25T15:03:00Z"/>
          <w:b/>
          <w:color w:val="000000" w:themeColor="text1"/>
          <w:sz w:val="44"/>
          <w:rPrChange w:id="11060" w:author="Dr Mamadou SANOGO" w:date="2023-10-25T18:15:00Z">
            <w:rPr>
              <w:ins w:id="11061" w:author="Dr Mamadou SANOGO" w:date="2023-10-25T15:03:00Z"/>
              <w:b/>
              <w:sz w:val="44"/>
            </w:rPr>
          </w:rPrChange>
        </w:rPr>
      </w:pPr>
    </w:p>
    <w:p w14:paraId="111F69F1" w14:textId="78CDE99C" w:rsidR="00D81BFF" w:rsidRPr="007A4AFC" w:rsidRDefault="00D81BFF" w:rsidP="00D81BFF">
      <w:pPr>
        <w:shd w:val="clear" w:color="auto" w:fill="FFFFFF"/>
        <w:spacing w:line="240" w:lineRule="auto"/>
        <w:ind w:right="9"/>
        <w:jc w:val="center"/>
        <w:rPr>
          <w:ins w:id="11062" w:author="Dr Mamadou SANOGO" w:date="2023-10-25T15:03:00Z"/>
          <w:b/>
          <w:color w:val="000000" w:themeColor="text1"/>
          <w:sz w:val="44"/>
          <w:rPrChange w:id="11063" w:author="Dr Mamadou SANOGO" w:date="2023-10-25T18:15:00Z">
            <w:rPr>
              <w:ins w:id="11064" w:author="Dr Mamadou SANOGO" w:date="2023-10-25T15:03:00Z"/>
              <w:b/>
              <w:sz w:val="44"/>
            </w:rPr>
          </w:rPrChange>
        </w:rPr>
      </w:pPr>
    </w:p>
    <w:p w14:paraId="0E87F4DE" w14:textId="5C1CDE84" w:rsidR="00D81BFF" w:rsidRPr="007A4AFC" w:rsidRDefault="00D81BFF" w:rsidP="00D81BFF">
      <w:pPr>
        <w:shd w:val="clear" w:color="auto" w:fill="FFFFFF"/>
        <w:spacing w:line="240" w:lineRule="auto"/>
        <w:ind w:right="9"/>
        <w:jc w:val="center"/>
        <w:rPr>
          <w:ins w:id="11065" w:author="Dr Mamadou SANOGO" w:date="2023-10-25T15:03:00Z"/>
          <w:b/>
          <w:color w:val="000000" w:themeColor="text1"/>
          <w:sz w:val="44"/>
          <w:rPrChange w:id="11066" w:author="Dr Mamadou SANOGO" w:date="2023-10-25T18:15:00Z">
            <w:rPr>
              <w:ins w:id="11067" w:author="Dr Mamadou SANOGO" w:date="2023-10-25T15:03:00Z"/>
              <w:b/>
              <w:sz w:val="44"/>
            </w:rPr>
          </w:rPrChange>
        </w:rPr>
      </w:pPr>
    </w:p>
    <w:p w14:paraId="5A914C4A" w14:textId="5A3E7F40" w:rsidR="00D81BFF" w:rsidRPr="007A4AFC" w:rsidRDefault="00D81BFF" w:rsidP="00D81BFF">
      <w:pPr>
        <w:shd w:val="clear" w:color="auto" w:fill="FFFFFF"/>
        <w:spacing w:line="240" w:lineRule="auto"/>
        <w:ind w:right="9"/>
        <w:jc w:val="center"/>
        <w:rPr>
          <w:ins w:id="11068" w:author="Dr Mamadou SANOGO" w:date="2023-10-25T15:03:00Z"/>
          <w:b/>
          <w:color w:val="000000" w:themeColor="text1"/>
          <w:sz w:val="44"/>
          <w:rPrChange w:id="11069" w:author="Dr Mamadou SANOGO" w:date="2023-10-25T18:15:00Z">
            <w:rPr>
              <w:ins w:id="11070" w:author="Dr Mamadou SANOGO" w:date="2023-10-25T15:03:00Z"/>
              <w:b/>
              <w:sz w:val="44"/>
            </w:rPr>
          </w:rPrChange>
        </w:rPr>
      </w:pPr>
    </w:p>
    <w:p w14:paraId="2AA48FD2" w14:textId="04A4E94F" w:rsidR="00D81BFF" w:rsidRPr="007A4AFC" w:rsidRDefault="00D81BFF" w:rsidP="00D81BFF">
      <w:pPr>
        <w:shd w:val="clear" w:color="auto" w:fill="FFFFFF"/>
        <w:spacing w:line="240" w:lineRule="auto"/>
        <w:ind w:right="9"/>
        <w:jc w:val="center"/>
        <w:rPr>
          <w:ins w:id="11071" w:author="Dr Mamadou SANOGO" w:date="2023-10-25T15:03:00Z"/>
          <w:b/>
          <w:color w:val="000000" w:themeColor="text1"/>
          <w:sz w:val="44"/>
          <w:rPrChange w:id="11072" w:author="Dr Mamadou SANOGO" w:date="2023-10-25T18:15:00Z">
            <w:rPr>
              <w:ins w:id="11073" w:author="Dr Mamadou SANOGO" w:date="2023-10-25T15:03:00Z"/>
              <w:b/>
              <w:sz w:val="44"/>
            </w:rPr>
          </w:rPrChange>
        </w:rPr>
      </w:pPr>
    </w:p>
    <w:p w14:paraId="459735C5" w14:textId="7CF3724F" w:rsidR="00D81BFF" w:rsidRPr="007A4AFC" w:rsidRDefault="00D81BFF" w:rsidP="00D81BFF">
      <w:pPr>
        <w:shd w:val="clear" w:color="auto" w:fill="FFFFFF"/>
        <w:spacing w:line="240" w:lineRule="auto"/>
        <w:ind w:right="9"/>
        <w:jc w:val="center"/>
        <w:rPr>
          <w:ins w:id="11074" w:author="Dr Mamadou SANOGO" w:date="2023-10-25T15:03:00Z"/>
          <w:b/>
          <w:color w:val="000000" w:themeColor="text1"/>
          <w:sz w:val="44"/>
          <w:rPrChange w:id="11075" w:author="Dr Mamadou SANOGO" w:date="2023-10-25T18:15:00Z">
            <w:rPr>
              <w:ins w:id="11076" w:author="Dr Mamadou SANOGO" w:date="2023-10-25T15:03:00Z"/>
              <w:b/>
              <w:sz w:val="44"/>
            </w:rPr>
          </w:rPrChange>
        </w:rPr>
      </w:pPr>
    </w:p>
    <w:p w14:paraId="227533A4" w14:textId="58474DF1" w:rsidR="00D81BFF" w:rsidRPr="007A4AFC" w:rsidRDefault="00D81BFF" w:rsidP="00D81BFF">
      <w:pPr>
        <w:shd w:val="clear" w:color="auto" w:fill="FFFFFF"/>
        <w:spacing w:line="240" w:lineRule="auto"/>
        <w:ind w:right="9"/>
        <w:jc w:val="center"/>
        <w:rPr>
          <w:ins w:id="11077" w:author="Dr Mamadou SANOGO" w:date="2023-10-25T15:03:00Z"/>
          <w:b/>
          <w:color w:val="000000" w:themeColor="text1"/>
          <w:sz w:val="44"/>
          <w:rPrChange w:id="11078" w:author="Dr Mamadou SANOGO" w:date="2023-10-25T18:15:00Z">
            <w:rPr>
              <w:ins w:id="11079" w:author="Dr Mamadou SANOGO" w:date="2023-10-25T15:03:00Z"/>
              <w:b/>
              <w:sz w:val="44"/>
            </w:rPr>
          </w:rPrChange>
        </w:rPr>
      </w:pPr>
    </w:p>
    <w:p w14:paraId="4285EF57" w14:textId="3106F1E0" w:rsidR="00D81BFF" w:rsidRPr="007A4AFC" w:rsidRDefault="00D81BFF" w:rsidP="00D81BFF">
      <w:pPr>
        <w:shd w:val="clear" w:color="auto" w:fill="FFFFFF"/>
        <w:spacing w:line="240" w:lineRule="auto"/>
        <w:ind w:right="9"/>
        <w:jc w:val="center"/>
        <w:rPr>
          <w:ins w:id="11080" w:author="Dr Mamadou SANOGO" w:date="2023-10-25T15:03:00Z"/>
          <w:b/>
          <w:color w:val="000000" w:themeColor="text1"/>
          <w:sz w:val="44"/>
          <w:rPrChange w:id="11081" w:author="Dr Mamadou SANOGO" w:date="2023-10-25T18:15:00Z">
            <w:rPr>
              <w:ins w:id="11082" w:author="Dr Mamadou SANOGO" w:date="2023-10-25T15:03:00Z"/>
              <w:b/>
              <w:sz w:val="44"/>
            </w:rPr>
          </w:rPrChange>
        </w:rPr>
      </w:pPr>
    </w:p>
    <w:p w14:paraId="7279E8B3" w14:textId="08225BD8" w:rsidR="00D81BFF" w:rsidRPr="007A4AFC" w:rsidRDefault="00D81BFF" w:rsidP="00D81BFF">
      <w:pPr>
        <w:shd w:val="clear" w:color="auto" w:fill="FFFFFF"/>
        <w:spacing w:line="240" w:lineRule="auto"/>
        <w:ind w:right="9"/>
        <w:jc w:val="center"/>
        <w:rPr>
          <w:ins w:id="11083" w:author="Dr Mamadou SANOGO" w:date="2023-10-25T15:03:00Z"/>
          <w:b/>
          <w:color w:val="000000" w:themeColor="text1"/>
          <w:sz w:val="44"/>
          <w:rPrChange w:id="11084" w:author="Dr Mamadou SANOGO" w:date="2023-10-25T18:15:00Z">
            <w:rPr>
              <w:ins w:id="11085" w:author="Dr Mamadou SANOGO" w:date="2023-10-25T15:03:00Z"/>
              <w:b/>
              <w:sz w:val="44"/>
            </w:rPr>
          </w:rPrChange>
        </w:rPr>
      </w:pPr>
    </w:p>
    <w:p w14:paraId="292A1CAD" w14:textId="5F987802" w:rsidR="00D81BFF" w:rsidRPr="007A4AFC" w:rsidRDefault="00D81BFF" w:rsidP="00D81BFF">
      <w:pPr>
        <w:shd w:val="clear" w:color="auto" w:fill="FFFFFF"/>
        <w:spacing w:line="240" w:lineRule="auto"/>
        <w:ind w:right="9"/>
        <w:jc w:val="center"/>
        <w:rPr>
          <w:ins w:id="11086" w:author="Dr Mamadou SANOGO" w:date="2023-10-25T15:03:00Z"/>
          <w:b/>
          <w:color w:val="000000" w:themeColor="text1"/>
          <w:sz w:val="44"/>
          <w:rPrChange w:id="11087" w:author="Dr Mamadou SANOGO" w:date="2023-10-25T18:15:00Z">
            <w:rPr>
              <w:ins w:id="11088" w:author="Dr Mamadou SANOGO" w:date="2023-10-25T15:03:00Z"/>
              <w:b/>
              <w:sz w:val="44"/>
            </w:rPr>
          </w:rPrChange>
        </w:rPr>
      </w:pPr>
    </w:p>
    <w:p w14:paraId="7740DD22" w14:textId="021CC16D" w:rsidR="00D81BFF" w:rsidRPr="007A4AFC" w:rsidRDefault="00D81BFF" w:rsidP="00D81BFF">
      <w:pPr>
        <w:shd w:val="clear" w:color="auto" w:fill="FFFFFF"/>
        <w:spacing w:line="240" w:lineRule="auto"/>
        <w:ind w:right="9"/>
        <w:jc w:val="center"/>
        <w:rPr>
          <w:ins w:id="11089" w:author="Dr Mamadou SANOGO" w:date="2023-10-25T15:03:00Z"/>
          <w:b/>
          <w:color w:val="000000" w:themeColor="text1"/>
          <w:sz w:val="44"/>
          <w:rPrChange w:id="11090" w:author="Dr Mamadou SANOGO" w:date="2023-10-25T18:15:00Z">
            <w:rPr>
              <w:ins w:id="11091" w:author="Dr Mamadou SANOGO" w:date="2023-10-25T15:03:00Z"/>
              <w:b/>
              <w:sz w:val="44"/>
            </w:rPr>
          </w:rPrChange>
        </w:rPr>
      </w:pPr>
    </w:p>
    <w:p w14:paraId="24352135" w14:textId="69B8E982" w:rsidR="00D81BFF" w:rsidRPr="007A4AFC" w:rsidRDefault="00D81BFF" w:rsidP="00D81BFF">
      <w:pPr>
        <w:shd w:val="clear" w:color="auto" w:fill="FFFFFF"/>
        <w:spacing w:line="240" w:lineRule="auto"/>
        <w:ind w:right="9"/>
        <w:jc w:val="center"/>
        <w:rPr>
          <w:ins w:id="11092" w:author="Dr Mamadou SANOGO" w:date="2023-10-25T15:03:00Z"/>
          <w:b/>
          <w:color w:val="000000" w:themeColor="text1"/>
          <w:sz w:val="44"/>
          <w:rPrChange w:id="11093" w:author="Dr Mamadou SANOGO" w:date="2023-10-25T18:15:00Z">
            <w:rPr>
              <w:ins w:id="11094" w:author="Dr Mamadou SANOGO" w:date="2023-10-25T15:03:00Z"/>
              <w:b/>
              <w:sz w:val="44"/>
            </w:rPr>
          </w:rPrChange>
        </w:rPr>
      </w:pPr>
    </w:p>
    <w:p w14:paraId="75E3024E" w14:textId="2D43DFA2" w:rsidR="00D81BFF" w:rsidRPr="007A4AFC" w:rsidRDefault="00D81BFF" w:rsidP="00D81BFF">
      <w:pPr>
        <w:shd w:val="clear" w:color="auto" w:fill="FFFFFF"/>
        <w:spacing w:line="240" w:lineRule="auto"/>
        <w:ind w:right="9"/>
        <w:jc w:val="center"/>
        <w:rPr>
          <w:ins w:id="11095" w:author="Dr Mamadou SANOGO" w:date="2023-10-25T15:03:00Z"/>
          <w:b/>
          <w:color w:val="000000" w:themeColor="text1"/>
          <w:sz w:val="44"/>
          <w:rPrChange w:id="11096" w:author="Dr Mamadou SANOGO" w:date="2023-10-25T18:15:00Z">
            <w:rPr>
              <w:ins w:id="11097" w:author="Dr Mamadou SANOGO" w:date="2023-10-25T15:03:00Z"/>
              <w:b/>
              <w:sz w:val="44"/>
            </w:rPr>
          </w:rPrChange>
        </w:rPr>
      </w:pPr>
    </w:p>
    <w:p w14:paraId="1FE70D37" w14:textId="61BC65F5" w:rsidR="00D81BFF" w:rsidRPr="007A4AFC" w:rsidRDefault="00D81BFF" w:rsidP="00D81BFF">
      <w:pPr>
        <w:shd w:val="clear" w:color="auto" w:fill="FFFFFF"/>
        <w:spacing w:line="240" w:lineRule="auto"/>
        <w:ind w:right="9"/>
        <w:jc w:val="center"/>
        <w:rPr>
          <w:ins w:id="11098" w:author="Dr Mamadou SANOGO" w:date="2023-10-25T15:03:00Z"/>
          <w:b/>
          <w:color w:val="000000" w:themeColor="text1"/>
          <w:sz w:val="44"/>
          <w:rPrChange w:id="11099" w:author="Dr Mamadou SANOGO" w:date="2023-10-25T18:15:00Z">
            <w:rPr>
              <w:ins w:id="11100" w:author="Dr Mamadou SANOGO" w:date="2023-10-25T15:03:00Z"/>
              <w:b/>
              <w:sz w:val="44"/>
            </w:rPr>
          </w:rPrChange>
        </w:rPr>
      </w:pPr>
    </w:p>
    <w:p w14:paraId="13A05DF2" w14:textId="1B470CAB" w:rsidR="00D81BFF" w:rsidRPr="007A4AFC" w:rsidRDefault="00D81BFF" w:rsidP="00D81BFF">
      <w:pPr>
        <w:shd w:val="clear" w:color="auto" w:fill="FFFFFF"/>
        <w:spacing w:line="240" w:lineRule="auto"/>
        <w:ind w:right="9"/>
        <w:jc w:val="center"/>
        <w:rPr>
          <w:ins w:id="11101" w:author="Dr Mamadou SANOGO" w:date="2023-10-25T15:03:00Z"/>
          <w:b/>
          <w:color w:val="000000" w:themeColor="text1"/>
          <w:sz w:val="44"/>
          <w:rPrChange w:id="11102" w:author="Dr Mamadou SANOGO" w:date="2023-10-25T18:15:00Z">
            <w:rPr>
              <w:ins w:id="11103" w:author="Dr Mamadou SANOGO" w:date="2023-10-25T15:03:00Z"/>
              <w:b/>
              <w:sz w:val="44"/>
            </w:rPr>
          </w:rPrChange>
        </w:rPr>
      </w:pPr>
    </w:p>
    <w:p w14:paraId="0FBDC52E" w14:textId="2D79AD36" w:rsidR="00D81BFF" w:rsidRPr="007A4AFC" w:rsidRDefault="00D81BFF" w:rsidP="00D81BFF">
      <w:pPr>
        <w:shd w:val="clear" w:color="auto" w:fill="FFFFFF"/>
        <w:spacing w:line="240" w:lineRule="auto"/>
        <w:ind w:right="9"/>
        <w:jc w:val="center"/>
        <w:rPr>
          <w:ins w:id="11104" w:author="Dr Mamadou SANOGO" w:date="2023-10-25T15:03:00Z"/>
          <w:b/>
          <w:color w:val="000000" w:themeColor="text1"/>
          <w:sz w:val="44"/>
          <w:rPrChange w:id="11105" w:author="Dr Mamadou SANOGO" w:date="2023-10-25T18:15:00Z">
            <w:rPr>
              <w:ins w:id="11106" w:author="Dr Mamadou SANOGO" w:date="2023-10-25T15:03:00Z"/>
              <w:b/>
              <w:sz w:val="44"/>
            </w:rPr>
          </w:rPrChange>
        </w:rPr>
      </w:pPr>
    </w:p>
    <w:p w14:paraId="2FF6CB0F" w14:textId="24CA8F70" w:rsidR="00D81BFF" w:rsidRPr="007A4AFC" w:rsidRDefault="00D81BFF" w:rsidP="00D81BFF">
      <w:pPr>
        <w:shd w:val="clear" w:color="auto" w:fill="FFFFFF"/>
        <w:spacing w:line="240" w:lineRule="auto"/>
        <w:ind w:right="9"/>
        <w:jc w:val="center"/>
        <w:rPr>
          <w:ins w:id="11107" w:author="Dr Mamadou SANOGO" w:date="2023-10-25T15:03:00Z"/>
          <w:b/>
          <w:color w:val="000000" w:themeColor="text1"/>
          <w:sz w:val="44"/>
          <w:rPrChange w:id="11108" w:author="Dr Mamadou SANOGO" w:date="2023-10-25T18:15:00Z">
            <w:rPr>
              <w:ins w:id="11109" w:author="Dr Mamadou SANOGO" w:date="2023-10-25T15:03:00Z"/>
              <w:b/>
              <w:sz w:val="44"/>
            </w:rPr>
          </w:rPrChange>
        </w:rPr>
      </w:pPr>
    </w:p>
    <w:p w14:paraId="09ED7589" w14:textId="70CEF60B" w:rsidR="00D81BFF" w:rsidRPr="007A4AFC" w:rsidRDefault="00D81BFF" w:rsidP="00D81BFF">
      <w:pPr>
        <w:shd w:val="clear" w:color="auto" w:fill="FFFFFF"/>
        <w:spacing w:line="240" w:lineRule="auto"/>
        <w:ind w:right="9"/>
        <w:jc w:val="center"/>
        <w:rPr>
          <w:ins w:id="11110" w:author="Dr Mamadou SANOGO" w:date="2023-10-25T15:03:00Z"/>
          <w:b/>
          <w:color w:val="000000" w:themeColor="text1"/>
          <w:sz w:val="44"/>
          <w:rPrChange w:id="11111" w:author="Dr Mamadou SANOGO" w:date="2023-10-25T18:15:00Z">
            <w:rPr>
              <w:ins w:id="11112" w:author="Dr Mamadou SANOGO" w:date="2023-10-25T15:03:00Z"/>
              <w:b/>
              <w:sz w:val="44"/>
            </w:rPr>
          </w:rPrChange>
        </w:rPr>
      </w:pPr>
    </w:p>
    <w:p w14:paraId="4EC1F643" w14:textId="5FEAADB3" w:rsidR="00D81BFF" w:rsidRPr="007A4AFC" w:rsidRDefault="00D81BFF" w:rsidP="00D81BFF">
      <w:pPr>
        <w:shd w:val="clear" w:color="auto" w:fill="FFFFFF"/>
        <w:spacing w:line="240" w:lineRule="auto"/>
        <w:ind w:right="9"/>
        <w:jc w:val="center"/>
        <w:rPr>
          <w:ins w:id="11113" w:author="Dr Mamadou SANOGO" w:date="2023-10-25T15:03:00Z"/>
          <w:b/>
          <w:color w:val="000000" w:themeColor="text1"/>
          <w:sz w:val="44"/>
          <w:rPrChange w:id="11114" w:author="Dr Mamadou SANOGO" w:date="2023-10-25T18:15:00Z">
            <w:rPr>
              <w:ins w:id="11115" w:author="Dr Mamadou SANOGO" w:date="2023-10-25T15:03:00Z"/>
              <w:b/>
              <w:sz w:val="44"/>
            </w:rPr>
          </w:rPrChange>
        </w:rPr>
      </w:pPr>
    </w:p>
    <w:p w14:paraId="49169F1E" w14:textId="12D4FD8B" w:rsidR="00D81BFF" w:rsidRPr="007A4AFC" w:rsidRDefault="00D81BFF" w:rsidP="00D81BFF">
      <w:pPr>
        <w:shd w:val="clear" w:color="auto" w:fill="FFFFFF"/>
        <w:spacing w:line="240" w:lineRule="auto"/>
        <w:ind w:right="9"/>
        <w:jc w:val="center"/>
        <w:rPr>
          <w:ins w:id="11116" w:author="Dr Mamadou SANOGO" w:date="2023-10-25T15:03:00Z"/>
          <w:b/>
          <w:color w:val="000000" w:themeColor="text1"/>
          <w:sz w:val="44"/>
          <w:rPrChange w:id="11117" w:author="Dr Mamadou SANOGO" w:date="2023-10-25T18:15:00Z">
            <w:rPr>
              <w:ins w:id="11118" w:author="Dr Mamadou SANOGO" w:date="2023-10-25T15:03:00Z"/>
              <w:b/>
              <w:sz w:val="44"/>
            </w:rPr>
          </w:rPrChange>
        </w:rPr>
      </w:pPr>
    </w:p>
    <w:p w14:paraId="100F71F3" w14:textId="59AC4545" w:rsidR="00D81BFF" w:rsidRPr="007A4AFC" w:rsidRDefault="00D81BFF" w:rsidP="00D81BFF">
      <w:pPr>
        <w:shd w:val="clear" w:color="auto" w:fill="FFFFFF"/>
        <w:spacing w:line="240" w:lineRule="auto"/>
        <w:ind w:right="9"/>
        <w:jc w:val="center"/>
        <w:rPr>
          <w:ins w:id="11119" w:author="Dr Mamadou SANOGO" w:date="2023-10-25T15:03:00Z"/>
          <w:b/>
          <w:color w:val="000000" w:themeColor="text1"/>
          <w:sz w:val="44"/>
          <w:rPrChange w:id="11120" w:author="Dr Mamadou SANOGO" w:date="2023-10-25T18:15:00Z">
            <w:rPr>
              <w:ins w:id="11121" w:author="Dr Mamadou SANOGO" w:date="2023-10-25T15:03:00Z"/>
              <w:b/>
              <w:sz w:val="44"/>
            </w:rPr>
          </w:rPrChange>
        </w:rPr>
      </w:pPr>
    </w:p>
    <w:p w14:paraId="40EA5846" w14:textId="7944A6FF" w:rsidR="00D81BFF" w:rsidRPr="007A4AFC" w:rsidRDefault="00D81BFF" w:rsidP="00D81BFF">
      <w:pPr>
        <w:shd w:val="clear" w:color="auto" w:fill="FFFFFF"/>
        <w:spacing w:line="240" w:lineRule="auto"/>
        <w:ind w:right="9"/>
        <w:jc w:val="center"/>
        <w:rPr>
          <w:ins w:id="11122" w:author="Dr Mamadou SANOGO" w:date="2023-10-25T15:03:00Z"/>
          <w:b/>
          <w:color w:val="000000" w:themeColor="text1"/>
          <w:sz w:val="44"/>
          <w:rPrChange w:id="11123" w:author="Dr Mamadou SANOGO" w:date="2023-10-25T18:15:00Z">
            <w:rPr>
              <w:ins w:id="11124" w:author="Dr Mamadou SANOGO" w:date="2023-10-25T15:03:00Z"/>
              <w:b/>
              <w:sz w:val="44"/>
            </w:rPr>
          </w:rPrChange>
        </w:rPr>
      </w:pPr>
    </w:p>
    <w:p w14:paraId="59C76B70" w14:textId="5D4C05E5" w:rsidR="00D81BFF" w:rsidRPr="007A4AFC" w:rsidRDefault="00D81BFF" w:rsidP="00D81BFF">
      <w:pPr>
        <w:shd w:val="clear" w:color="auto" w:fill="FFFFFF"/>
        <w:spacing w:line="240" w:lineRule="auto"/>
        <w:ind w:right="9"/>
        <w:jc w:val="center"/>
        <w:rPr>
          <w:ins w:id="11125" w:author="Dr Mamadou SANOGO" w:date="2023-10-25T15:03:00Z"/>
          <w:b/>
          <w:color w:val="000000" w:themeColor="text1"/>
          <w:sz w:val="44"/>
          <w:rPrChange w:id="11126" w:author="Dr Mamadou SANOGO" w:date="2023-10-25T18:15:00Z">
            <w:rPr>
              <w:ins w:id="11127" w:author="Dr Mamadou SANOGO" w:date="2023-10-25T15:03:00Z"/>
              <w:b/>
              <w:sz w:val="44"/>
            </w:rPr>
          </w:rPrChange>
        </w:rPr>
      </w:pPr>
    </w:p>
    <w:p w14:paraId="488AFD9B" w14:textId="0F3F9F41" w:rsidR="00D81BFF" w:rsidRPr="007A4AFC" w:rsidRDefault="00D81BFF" w:rsidP="00D81BFF">
      <w:pPr>
        <w:shd w:val="clear" w:color="auto" w:fill="FFFFFF"/>
        <w:spacing w:line="240" w:lineRule="auto"/>
        <w:ind w:right="9"/>
        <w:jc w:val="center"/>
        <w:rPr>
          <w:ins w:id="11128" w:author="Dr Mamadou SANOGO" w:date="2023-10-25T15:03:00Z"/>
          <w:b/>
          <w:color w:val="000000" w:themeColor="text1"/>
          <w:sz w:val="44"/>
          <w:rPrChange w:id="11129" w:author="Dr Mamadou SANOGO" w:date="2023-10-25T18:15:00Z">
            <w:rPr>
              <w:ins w:id="11130" w:author="Dr Mamadou SANOGO" w:date="2023-10-25T15:03:00Z"/>
              <w:b/>
              <w:sz w:val="44"/>
            </w:rPr>
          </w:rPrChange>
        </w:rPr>
      </w:pPr>
    </w:p>
    <w:p w14:paraId="16CD433A" w14:textId="04780756" w:rsidR="00D81BFF" w:rsidRPr="007A4AFC" w:rsidRDefault="00D81BFF" w:rsidP="00D81BFF">
      <w:pPr>
        <w:shd w:val="clear" w:color="auto" w:fill="FFFFFF"/>
        <w:spacing w:line="240" w:lineRule="auto"/>
        <w:ind w:right="9"/>
        <w:jc w:val="center"/>
        <w:rPr>
          <w:ins w:id="11131" w:author="Dr Mamadou SANOGO" w:date="2023-10-25T15:03:00Z"/>
          <w:b/>
          <w:color w:val="000000" w:themeColor="text1"/>
          <w:sz w:val="44"/>
          <w:rPrChange w:id="11132" w:author="Dr Mamadou SANOGO" w:date="2023-10-25T18:15:00Z">
            <w:rPr>
              <w:ins w:id="11133" w:author="Dr Mamadou SANOGO" w:date="2023-10-25T15:03:00Z"/>
              <w:b/>
              <w:sz w:val="44"/>
            </w:rPr>
          </w:rPrChange>
        </w:rPr>
      </w:pPr>
    </w:p>
    <w:p w14:paraId="0BBE1881" w14:textId="39B8C805" w:rsidR="00D81BFF" w:rsidRPr="007A4AFC" w:rsidRDefault="00D81BFF" w:rsidP="00D81BFF">
      <w:pPr>
        <w:shd w:val="clear" w:color="auto" w:fill="FFFFFF"/>
        <w:spacing w:line="240" w:lineRule="auto"/>
        <w:ind w:right="9"/>
        <w:jc w:val="center"/>
        <w:rPr>
          <w:ins w:id="11134" w:author="Dr Mamadou SANOGO" w:date="2023-10-25T15:03:00Z"/>
          <w:b/>
          <w:color w:val="000000" w:themeColor="text1"/>
          <w:sz w:val="44"/>
          <w:rPrChange w:id="11135" w:author="Dr Mamadou SANOGO" w:date="2023-10-25T18:15:00Z">
            <w:rPr>
              <w:ins w:id="11136" w:author="Dr Mamadou SANOGO" w:date="2023-10-25T15:03:00Z"/>
              <w:b/>
              <w:sz w:val="44"/>
            </w:rPr>
          </w:rPrChange>
        </w:rPr>
      </w:pPr>
    </w:p>
    <w:p w14:paraId="00DE29C0" w14:textId="7B055A3E" w:rsidR="00D81BFF" w:rsidRPr="007A4AFC" w:rsidRDefault="00D81BFF" w:rsidP="00D81BFF">
      <w:pPr>
        <w:shd w:val="clear" w:color="auto" w:fill="FFFFFF"/>
        <w:spacing w:line="240" w:lineRule="auto"/>
        <w:ind w:right="9"/>
        <w:jc w:val="center"/>
        <w:rPr>
          <w:ins w:id="11137" w:author="Dr Mamadou SANOGO" w:date="2023-10-25T15:03:00Z"/>
          <w:b/>
          <w:color w:val="000000" w:themeColor="text1"/>
          <w:sz w:val="44"/>
          <w:rPrChange w:id="11138" w:author="Dr Mamadou SANOGO" w:date="2023-10-25T18:15:00Z">
            <w:rPr>
              <w:ins w:id="11139" w:author="Dr Mamadou SANOGO" w:date="2023-10-25T15:03:00Z"/>
              <w:b/>
              <w:sz w:val="44"/>
            </w:rPr>
          </w:rPrChange>
        </w:rPr>
      </w:pPr>
    </w:p>
    <w:p w14:paraId="1763F34A" w14:textId="417D2076" w:rsidR="00D81BFF" w:rsidRPr="007A4AFC" w:rsidRDefault="00D81BFF" w:rsidP="00D81BFF">
      <w:pPr>
        <w:shd w:val="clear" w:color="auto" w:fill="FFFFFF"/>
        <w:spacing w:line="240" w:lineRule="auto"/>
        <w:ind w:right="9"/>
        <w:jc w:val="center"/>
        <w:rPr>
          <w:ins w:id="11140" w:author="Dr Mamadou SANOGO" w:date="2023-10-25T15:03:00Z"/>
          <w:b/>
          <w:color w:val="000000" w:themeColor="text1"/>
          <w:sz w:val="44"/>
          <w:rPrChange w:id="11141" w:author="Dr Mamadou SANOGO" w:date="2023-10-25T18:15:00Z">
            <w:rPr>
              <w:ins w:id="11142" w:author="Dr Mamadou SANOGO" w:date="2023-10-25T15:03:00Z"/>
              <w:b/>
              <w:sz w:val="44"/>
            </w:rPr>
          </w:rPrChange>
        </w:rPr>
      </w:pPr>
    </w:p>
    <w:p w14:paraId="78532807" w14:textId="7B66D335" w:rsidR="00D81BFF" w:rsidRPr="007A4AFC" w:rsidRDefault="00D81BFF" w:rsidP="00D81BFF">
      <w:pPr>
        <w:shd w:val="clear" w:color="auto" w:fill="FFFFFF"/>
        <w:spacing w:line="240" w:lineRule="auto"/>
        <w:ind w:right="9"/>
        <w:jc w:val="center"/>
        <w:rPr>
          <w:ins w:id="11143" w:author="Dr Mamadou SANOGO" w:date="2023-10-25T15:03:00Z"/>
          <w:b/>
          <w:color w:val="000000" w:themeColor="text1"/>
          <w:sz w:val="44"/>
          <w:rPrChange w:id="11144" w:author="Dr Mamadou SANOGO" w:date="2023-10-25T18:15:00Z">
            <w:rPr>
              <w:ins w:id="11145" w:author="Dr Mamadou SANOGO" w:date="2023-10-25T15:03:00Z"/>
              <w:b/>
              <w:sz w:val="44"/>
            </w:rPr>
          </w:rPrChange>
        </w:rPr>
      </w:pPr>
    </w:p>
    <w:p w14:paraId="32C19E4D" w14:textId="5860215E" w:rsidR="00D81BFF" w:rsidRPr="007A4AFC" w:rsidRDefault="00D81BFF" w:rsidP="00D81BFF">
      <w:pPr>
        <w:shd w:val="clear" w:color="auto" w:fill="FFFFFF"/>
        <w:spacing w:line="240" w:lineRule="auto"/>
        <w:ind w:right="9"/>
        <w:jc w:val="center"/>
        <w:rPr>
          <w:ins w:id="11146" w:author="Dr Mamadou SANOGO" w:date="2023-10-25T15:03:00Z"/>
          <w:b/>
          <w:color w:val="000000" w:themeColor="text1"/>
          <w:sz w:val="44"/>
          <w:rPrChange w:id="11147" w:author="Dr Mamadou SANOGO" w:date="2023-10-25T18:15:00Z">
            <w:rPr>
              <w:ins w:id="11148" w:author="Dr Mamadou SANOGO" w:date="2023-10-25T15:03:00Z"/>
              <w:b/>
              <w:sz w:val="44"/>
            </w:rPr>
          </w:rPrChange>
        </w:rPr>
      </w:pPr>
    </w:p>
    <w:p w14:paraId="7AECF274" w14:textId="740C83CC" w:rsidR="00D81BFF" w:rsidRPr="007A4AFC" w:rsidRDefault="00D81BFF" w:rsidP="00D81BFF">
      <w:pPr>
        <w:shd w:val="clear" w:color="auto" w:fill="FFFFFF"/>
        <w:spacing w:line="240" w:lineRule="auto"/>
        <w:ind w:right="9"/>
        <w:jc w:val="center"/>
        <w:rPr>
          <w:ins w:id="11149" w:author="Dr Mamadou SANOGO" w:date="2023-10-25T15:03:00Z"/>
          <w:b/>
          <w:color w:val="000000" w:themeColor="text1"/>
          <w:sz w:val="44"/>
          <w:rPrChange w:id="11150" w:author="Dr Mamadou SANOGO" w:date="2023-10-25T18:15:00Z">
            <w:rPr>
              <w:ins w:id="11151" w:author="Dr Mamadou SANOGO" w:date="2023-10-25T15:03:00Z"/>
              <w:b/>
              <w:sz w:val="44"/>
            </w:rPr>
          </w:rPrChange>
        </w:rPr>
      </w:pPr>
    </w:p>
    <w:p w14:paraId="1F292771" w14:textId="714E0E13" w:rsidR="00D81BFF" w:rsidRPr="007A4AFC" w:rsidRDefault="00D81BFF" w:rsidP="00D81BFF">
      <w:pPr>
        <w:shd w:val="clear" w:color="auto" w:fill="FFFFFF"/>
        <w:spacing w:line="240" w:lineRule="auto"/>
        <w:ind w:right="9"/>
        <w:jc w:val="center"/>
        <w:rPr>
          <w:ins w:id="11152" w:author="Dr Mamadou SANOGO" w:date="2023-10-25T15:03:00Z"/>
          <w:b/>
          <w:color w:val="000000" w:themeColor="text1"/>
          <w:sz w:val="44"/>
          <w:rPrChange w:id="11153" w:author="Dr Mamadou SANOGO" w:date="2023-10-25T18:15:00Z">
            <w:rPr>
              <w:ins w:id="11154" w:author="Dr Mamadou SANOGO" w:date="2023-10-25T15:03:00Z"/>
              <w:b/>
              <w:sz w:val="44"/>
            </w:rPr>
          </w:rPrChange>
        </w:rPr>
      </w:pPr>
    </w:p>
    <w:p w14:paraId="5A7ED0D6" w14:textId="46CEBA70" w:rsidR="00D81BFF" w:rsidRPr="007A4AFC" w:rsidRDefault="00D81BFF" w:rsidP="00D81BFF">
      <w:pPr>
        <w:shd w:val="clear" w:color="auto" w:fill="FFFFFF"/>
        <w:spacing w:line="240" w:lineRule="auto"/>
        <w:ind w:right="9"/>
        <w:jc w:val="center"/>
        <w:rPr>
          <w:ins w:id="11155" w:author="Dr Mamadou SANOGO" w:date="2023-10-25T15:03:00Z"/>
          <w:b/>
          <w:color w:val="000000" w:themeColor="text1"/>
          <w:sz w:val="44"/>
          <w:rPrChange w:id="11156" w:author="Dr Mamadou SANOGO" w:date="2023-10-25T18:15:00Z">
            <w:rPr>
              <w:ins w:id="11157" w:author="Dr Mamadou SANOGO" w:date="2023-10-25T15:03:00Z"/>
              <w:b/>
              <w:sz w:val="44"/>
            </w:rPr>
          </w:rPrChange>
        </w:rPr>
      </w:pPr>
    </w:p>
    <w:p w14:paraId="03D324A5" w14:textId="600D9EE3" w:rsidR="00D81BFF" w:rsidRPr="007A4AFC" w:rsidRDefault="00D81BFF" w:rsidP="00D81BFF">
      <w:pPr>
        <w:shd w:val="clear" w:color="auto" w:fill="FFFFFF"/>
        <w:spacing w:line="240" w:lineRule="auto"/>
        <w:ind w:right="9"/>
        <w:jc w:val="center"/>
        <w:rPr>
          <w:ins w:id="11158" w:author="Dr Mamadou SANOGO" w:date="2023-10-25T15:03:00Z"/>
          <w:b/>
          <w:color w:val="000000" w:themeColor="text1"/>
          <w:sz w:val="44"/>
          <w:rPrChange w:id="11159" w:author="Dr Mamadou SANOGO" w:date="2023-10-25T18:15:00Z">
            <w:rPr>
              <w:ins w:id="11160" w:author="Dr Mamadou SANOGO" w:date="2023-10-25T15:03:00Z"/>
              <w:b/>
              <w:sz w:val="44"/>
            </w:rPr>
          </w:rPrChange>
        </w:rPr>
      </w:pPr>
    </w:p>
    <w:p w14:paraId="05955697" w14:textId="4CA1B1CB" w:rsidR="00D81BFF" w:rsidRPr="007A4AFC" w:rsidRDefault="00D81BFF" w:rsidP="00D81BFF">
      <w:pPr>
        <w:shd w:val="clear" w:color="auto" w:fill="FFFFFF"/>
        <w:spacing w:line="240" w:lineRule="auto"/>
        <w:ind w:right="9"/>
        <w:jc w:val="center"/>
        <w:rPr>
          <w:ins w:id="11161" w:author="Dr Mamadou SANOGO" w:date="2023-10-25T15:03:00Z"/>
          <w:b/>
          <w:color w:val="000000" w:themeColor="text1"/>
          <w:sz w:val="44"/>
          <w:rPrChange w:id="11162" w:author="Dr Mamadou SANOGO" w:date="2023-10-25T18:15:00Z">
            <w:rPr>
              <w:ins w:id="11163" w:author="Dr Mamadou SANOGO" w:date="2023-10-25T15:03:00Z"/>
              <w:b/>
              <w:sz w:val="44"/>
            </w:rPr>
          </w:rPrChange>
        </w:rPr>
      </w:pPr>
    </w:p>
    <w:p w14:paraId="0BC27F82" w14:textId="77777777" w:rsidR="00D81BFF" w:rsidRPr="007A4AFC" w:rsidRDefault="00D81BFF">
      <w:pPr>
        <w:shd w:val="clear" w:color="auto" w:fill="FFFFFF"/>
        <w:spacing w:line="240" w:lineRule="auto"/>
        <w:ind w:right="9"/>
        <w:jc w:val="left"/>
        <w:rPr>
          <w:ins w:id="11164" w:author="Dr Mamadou SANOGO" w:date="2023-10-25T15:02:00Z"/>
          <w:b/>
          <w:color w:val="000000" w:themeColor="text1"/>
          <w:sz w:val="44"/>
          <w:rPrChange w:id="11165" w:author="Dr Mamadou SANOGO" w:date="2023-10-25T18:15:00Z">
            <w:rPr>
              <w:ins w:id="11166" w:author="Dr Mamadou SANOGO" w:date="2023-10-25T15:02:00Z"/>
              <w:b/>
              <w:sz w:val="44"/>
            </w:rPr>
          </w:rPrChange>
        </w:rPr>
        <w:pPrChange w:id="11167" w:author="Dr Mamadou SANOGO" w:date="2023-10-27T11:40:00Z">
          <w:pPr>
            <w:shd w:val="clear" w:color="auto" w:fill="FFFFFF"/>
            <w:spacing w:line="240" w:lineRule="auto"/>
            <w:ind w:right="9"/>
            <w:jc w:val="center"/>
          </w:pPr>
        </w:pPrChange>
      </w:pPr>
    </w:p>
    <w:p w14:paraId="172DF064" w14:textId="69AC835F" w:rsidR="00D81BFF" w:rsidRPr="007A4AFC" w:rsidRDefault="00D81BFF" w:rsidP="00D81BFF">
      <w:pPr>
        <w:shd w:val="clear" w:color="auto" w:fill="FFFFFF"/>
        <w:spacing w:line="240" w:lineRule="auto"/>
        <w:ind w:right="9"/>
        <w:jc w:val="center"/>
        <w:rPr>
          <w:ins w:id="11168" w:author="Dr Mamadou SANOGO" w:date="2023-10-25T15:07:00Z"/>
          <w:b/>
          <w:color w:val="000000" w:themeColor="text1"/>
          <w:sz w:val="44"/>
          <w:rPrChange w:id="11169" w:author="Dr Mamadou SANOGO" w:date="2023-10-25T18:15:00Z">
            <w:rPr>
              <w:ins w:id="11170" w:author="Dr Mamadou SANOGO" w:date="2023-10-25T15:07:00Z"/>
              <w:b/>
              <w:sz w:val="44"/>
            </w:rPr>
          </w:rPrChange>
        </w:rPr>
      </w:pPr>
      <w:ins w:id="11171" w:author="Dr Mamadou SANOGO" w:date="2023-10-25T15:02:00Z">
        <w:r w:rsidRPr="007A4AFC">
          <w:rPr>
            <w:b/>
            <w:color w:val="000000" w:themeColor="text1"/>
            <w:sz w:val="44"/>
            <w:rPrChange w:id="11172" w:author="Dr Mamadou SANOGO" w:date="2023-10-25T18:15:00Z">
              <w:rPr>
                <w:b/>
                <w:sz w:val="44"/>
              </w:rPr>
            </w:rPrChange>
          </w:rPr>
          <w:t>Annexe n°013 : Convocation, rapport de validation et liste de présence des membres des commissions d’élaboration du programme</w:t>
        </w:r>
      </w:ins>
    </w:p>
    <w:p w14:paraId="1A38C435" w14:textId="791D6A94" w:rsidR="002179BA" w:rsidRPr="007A4AFC" w:rsidRDefault="002179BA" w:rsidP="00D81BFF">
      <w:pPr>
        <w:shd w:val="clear" w:color="auto" w:fill="FFFFFF"/>
        <w:spacing w:line="240" w:lineRule="auto"/>
        <w:ind w:right="9"/>
        <w:jc w:val="center"/>
        <w:rPr>
          <w:ins w:id="11173" w:author="Dr Mamadou SANOGO" w:date="2023-10-25T15:07:00Z"/>
          <w:b/>
          <w:color w:val="000000" w:themeColor="text1"/>
          <w:sz w:val="44"/>
          <w:rPrChange w:id="11174" w:author="Dr Mamadou SANOGO" w:date="2023-10-25T18:15:00Z">
            <w:rPr>
              <w:ins w:id="11175" w:author="Dr Mamadou SANOGO" w:date="2023-10-25T15:07:00Z"/>
              <w:b/>
              <w:sz w:val="44"/>
            </w:rPr>
          </w:rPrChange>
        </w:rPr>
      </w:pPr>
    </w:p>
    <w:p w14:paraId="788E96CA" w14:textId="5F33F786" w:rsidR="002179BA" w:rsidRPr="007A4AFC" w:rsidRDefault="002179BA" w:rsidP="00D81BFF">
      <w:pPr>
        <w:shd w:val="clear" w:color="auto" w:fill="FFFFFF"/>
        <w:spacing w:line="240" w:lineRule="auto"/>
        <w:ind w:right="9"/>
        <w:jc w:val="center"/>
        <w:rPr>
          <w:ins w:id="11176" w:author="Dr Mamadou SANOGO" w:date="2023-10-25T15:07:00Z"/>
          <w:b/>
          <w:color w:val="000000" w:themeColor="text1"/>
          <w:sz w:val="44"/>
          <w:rPrChange w:id="11177" w:author="Dr Mamadou SANOGO" w:date="2023-10-25T18:15:00Z">
            <w:rPr>
              <w:ins w:id="11178" w:author="Dr Mamadou SANOGO" w:date="2023-10-25T15:07:00Z"/>
              <w:b/>
              <w:sz w:val="44"/>
            </w:rPr>
          </w:rPrChange>
        </w:rPr>
      </w:pPr>
    </w:p>
    <w:p w14:paraId="67ABC0BF" w14:textId="06B4DCAE" w:rsidR="002179BA" w:rsidRPr="007A4AFC" w:rsidRDefault="002179BA" w:rsidP="00D81BFF">
      <w:pPr>
        <w:shd w:val="clear" w:color="auto" w:fill="FFFFFF"/>
        <w:spacing w:line="240" w:lineRule="auto"/>
        <w:ind w:right="9"/>
        <w:jc w:val="center"/>
        <w:rPr>
          <w:ins w:id="11179" w:author="Dr Mamadou SANOGO" w:date="2023-10-25T16:11:00Z"/>
          <w:b/>
          <w:color w:val="000000" w:themeColor="text1"/>
          <w:sz w:val="44"/>
          <w:rPrChange w:id="11180" w:author="Dr Mamadou SANOGO" w:date="2023-10-25T18:15:00Z">
            <w:rPr>
              <w:ins w:id="11181" w:author="Dr Mamadou SANOGO" w:date="2023-10-25T16:11:00Z"/>
              <w:b/>
              <w:sz w:val="44"/>
            </w:rPr>
          </w:rPrChange>
        </w:rPr>
      </w:pPr>
    </w:p>
    <w:p w14:paraId="6382A101" w14:textId="3E7F7F1F" w:rsidR="00A47334" w:rsidRPr="007A4AFC" w:rsidRDefault="00A47334" w:rsidP="00D81BFF">
      <w:pPr>
        <w:shd w:val="clear" w:color="auto" w:fill="FFFFFF"/>
        <w:spacing w:line="240" w:lineRule="auto"/>
        <w:ind w:right="9"/>
        <w:jc w:val="center"/>
        <w:rPr>
          <w:ins w:id="11182" w:author="Dr Mamadou SANOGO" w:date="2023-10-25T16:11:00Z"/>
          <w:b/>
          <w:color w:val="000000" w:themeColor="text1"/>
          <w:sz w:val="44"/>
          <w:rPrChange w:id="11183" w:author="Dr Mamadou SANOGO" w:date="2023-10-25T18:15:00Z">
            <w:rPr>
              <w:ins w:id="11184" w:author="Dr Mamadou SANOGO" w:date="2023-10-25T16:11:00Z"/>
              <w:b/>
              <w:sz w:val="44"/>
            </w:rPr>
          </w:rPrChange>
        </w:rPr>
      </w:pPr>
    </w:p>
    <w:p w14:paraId="3C3CB01D" w14:textId="35EBD83D" w:rsidR="00A47334" w:rsidRPr="007A4AFC" w:rsidRDefault="00A47334" w:rsidP="00D81BFF">
      <w:pPr>
        <w:shd w:val="clear" w:color="auto" w:fill="FFFFFF"/>
        <w:spacing w:line="240" w:lineRule="auto"/>
        <w:ind w:right="9"/>
        <w:jc w:val="center"/>
        <w:rPr>
          <w:ins w:id="11185" w:author="Dr Mamadou SANOGO" w:date="2023-10-25T16:11:00Z"/>
          <w:b/>
          <w:color w:val="000000" w:themeColor="text1"/>
          <w:sz w:val="44"/>
          <w:rPrChange w:id="11186" w:author="Dr Mamadou SANOGO" w:date="2023-10-25T18:15:00Z">
            <w:rPr>
              <w:ins w:id="11187" w:author="Dr Mamadou SANOGO" w:date="2023-10-25T16:11:00Z"/>
              <w:b/>
              <w:sz w:val="44"/>
            </w:rPr>
          </w:rPrChange>
        </w:rPr>
      </w:pPr>
    </w:p>
    <w:p w14:paraId="33D35D46" w14:textId="4B18121F" w:rsidR="00A47334" w:rsidRPr="007A4AFC" w:rsidRDefault="00A47334" w:rsidP="00D81BFF">
      <w:pPr>
        <w:shd w:val="clear" w:color="auto" w:fill="FFFFFF"/>
        <w:spacing w:line="240" w:lineRule="auto"/>
        <w:ind w:right="9"/>
        <w:jc w:val="center"/>
        <w:rPr>
          <w:ins w:id="11188" w:author="Dr Mamadou SANOGO" w:date="2023-10-25T16:11:00Z"/>
          <w:b/>
          <w:color w:val="000000" w:themeColor="text1"/>
          <w:sz w:val="44"/>
          <w:rPrChange w:id="11189" w:author="Dr Mamadou SANOGO" w:date="2023-10-25T18:15:00Z">
            <w:rPr>
              <w:ins w:id="11190" w:author="Dr Mamadou SANOGO" w:date="2023-10-25T16:11:00Z"/>
              <w:b/>
              <w:sz w:val="44"/>
            </w:rPr>
          </w:rPrChange>
        </w:rPr>
      </w:pPr>
    </w:p>
    <w:p w14:paraId="757C1C48" w14:textId="091AF165" w:rsidR="00A47334" w:rsidRPr="007A4AFC" w:rsidRDefault="00A47334" w:rsidP="00D81BFF">
      <w:pPr>
        <w:shd w:val="clear" w:color="auto" w:fill="FFFFFF"/>
        <w:spacing w:line="240" w:lineRule="auto"/>
        <w:ind w:right="9"/>
        <w:jc w:val="center"/>
        <w:rPr>
          <w:ins w:id="11191" w:author="Dr Mamadou SANOGO" w:date="2023-10-25T16:11:00Z"/>
          <w:b/>
          <w:color w:val="000000" w:themeColor="text1"/>
          <w:sz w:val="44"/>
          <w:rPrChange w:id="11192" w:author="Dr Mamadou SANOGO" w:date="2023-10-25T18:15:00Z">
            <w:rPr>
              <w:ins w:id="11193" w:author="Dr Mamadou SANOGO" w:date="2023-10-25T16:11:00Z"/>
              <w:b/>
              <w:sz w:val="44"/>
            </w:rPr>
          </w:rPrChange>
        </w:rPr>
      </w:pPr>
    </w:p>
    <w:p w14:paraId="69AB7526" w14:textId="4C79FD31" w:rsidR="00A47334" w:rsidRPr="007A4AFC" w:rsidRDefault="00A47334" w:rsidP="00D81BFF">
      <w:pPr>
        <w:shd w:val="clear" w:color="auto" w:fill="FFFFFF"/>
        <w:spacing w:line="240" w:lineRule="auto"/>
        <w:ind w:right="9"/>
        <w:jc w:val="center"/>
        <w:rPr>
          <w:ins w:id="11194" w:author="Dr Mamadou SANOGO" w:date="2023-10-25T16:11:00Z"/>
          <w:b/>
          <w:color w:val="000000" w:themeColor="text1"/>
          <w:sz w:val="44"/>
          <w:rPrChange w:id="11195" w:author="Dr Mamadou SANOGO" w:date="2023-10-25T18:15:00Z">
            <w:rPr>
              <w:ins w:id="11196" w:author="Dr Mamadou SANOGO" w:date="2023-10-25T16:11:00Z"/>
              <w:b/>
              <w:sz w:val="44"/>
            </w:rPr>
          </w:rPrChange>
        </w:rPr>
      </w:pPr>
    </w:p>
    <w:p w14:paraId="1FCE4494" w14:textId="06D77896" w:rsidR="006778CD" w:rsidRDefault="006778CD" w:rsidP="00B43097">
      <w:pPr>
        <w:shd w:val="clear" w:color="auto" w:fill="FFFFFF"/>
        <w:spacing w:line="240" w:lineRule="auto"/>
        <w:ind w:right="9"/>
        <w:rPr>
          <w:ins w:id="11197" w:author="Dr Mamadou SANOGO" w:date="2023-10-28T00:01:00Z"/>
          <w:b/>
          <w:color w:val="000000" w:themeColor="text1"/>
          <w:sz w:val="44"/>
        </w:rPr>
      </w:pPr>
    </w:p>
    <w:p w14:paraId="1339B902" w14:textId="68A44A63" w:rsidR="00B43097" w:rsidRDefault="00B43097" w:rsidP="00B43097">
      <w:pPr>
        <w:shd w:val="clear" w:color="auto" w:fill="FFFFFF"/>
        <w:spacing w:line="240" w:lineRule="auto"/>
        <w:ind w:right="9"/>
        <w:rPr>
          <w:ins w:id="11198" w:author="Dr Mamadou SANOGO" w:date="2023-10-28T00:01:00Z"/>
          <w:b/>
          <w:color w:val="000000" w:themeColor="text1"/>
          <w:sz w:val="44"/>
        </w:rPr>
      </w:pPr>
    </w:p>
    <w:p w14:paraId="01C6A2AB" w14:textId="228F77D2" w:rsidR="00B43097" w:rsidRDefault="00B43097" w:rsidP="00B43097">
      <w:pPr>
        <w:shd w:val="clear" w:color="auto" w:fill="FFFFFF"/>
        <w:spacing w:line="240" w:lineRule="auto"/>
        <w:ind w:right="9"/>
        <w:rPr>
          <w:ins w:id="11199" w:author="Dr Mamadou SANOGO" w:date="2023-10-28T00:01:00Z"/>
          <w:b/>
          <w:color w:val="000000" w:themeColor="text1"/>
          <w:sz w:val="44"/>
        </w:rPr>
      </w:pPr>
    </w:p>
    <w:p w14:paraId="74F47F57" w14:textId="0E7D13C4" w:rsidR="00B43097" w:rsidRDefault="00B43097" w:rsidP="00B43097">
      <w:pPr>
        <w:shd w:val="clear" w:color="auto" w:fill="FFFFFF"/>
        <w:spacing w:line="240" w:lineRule="auto"/>
        <w:ind w:right="9"/>
        <w:rPr>
          <w:ins w:id="11200" w:author="Dr Mamadou SANOGO" w:date="2023-10-28T00:01:00Z"/>
          <w:b/>
          <w:color w:val="000000" w:themeColor="text1"/>
          <w:sz w:val="44"/>
        </w:rPr>
      </w:pPr>
    </w:p>
    <w:p w14:paraId="6F6C042B" w14:textId="19EFCDEE" w:rsidR="00B43097" w:rsidRDefault="00B43097" w:rsidP="00B43097">
      <w:pPr>
        <w:shd w:val="clear" w:color="auto" w:fill="FFFFFF"/>
        <w:spacing w:line="240" w:lineRule="auto"/>
        <w:ind w:right="9"/>
        <w:rPr>
          <w:ins w:id="11201" w:author="Dr Mamadou SANOGO" w:date="2023-10-28T00:01:00Z"/>
          <w:b/>
          <w:color w:val="000000" w:themeColor="text1"/>
          <w:sz w:val="44"/>
        </w:rPr>
      </w:pPr>
    </w:p>
    <w:p w14:paraId="1FBBE7A6" w14:textId="5DB668E8" w:rsidR="00B43097" w:rsidRDefault="00B43097" w:rsidP="00B43097">
      <w:pPr>
        <w:shd w:val="clear" w:color="auto" w:fill="FFFFFF"/>
        <w:spacing w:line="240" w:lineRule="auto"/>
        <w:ind w:right="9"/>
        <w:rPr>
          <w:ins w:id="11202" w:author="Dr Mamadou SANOGO" w:date="2023-10-28T00:01:00Z"/>
          <w:b/>
          <w:color w:val="000000" w:themeColor="text1"/>
          <w:sz w:val="44"/>
        </w:rPr>
      </w:pPr>
    </w:p>
    <w:p w14:paraId="39E37F99" w14:textId="3E86CE2B" w:rsidR="00B43097" w:rsidRDefault="00B43097" w:rsidP="00B43097">
      <w:pPr>
        <w:shd w:val="clear" w:color="auto" w:fill="FFFFFF"/>
        <w:spacing w:line="240" w:lineRule="auto"/>
        <w:ind w:right="9"/>
        <w:rPr>
          <w:ins w:id="11203" w:author="Dr Mamadou SANOGO" w:date="2023-10-28T00:01:00Z"/>
          <w:b/>
          <w:color w:val="000000" w:themeColor="text1"/>
          <w:sz w:val="44"/>
        </w:rPr>
      </w:pPr>
    </w:p>
    <w:p w14:paraId="54A01C84" w14:textId="531C30DA" w:rsidR="00B43097" w:rsidRDefault="00B43097" w:rsidP="00B43097">
      <w:pPr>
        <w:shd w:val="clear" w:color="auto" w:fill="FFFFFF"/>
        <w:spacing w:line="240" w:lineRule="auto"/>
        <w:ind w:right="9"/>
        <w:rPr>
          <w:ins w:id="11204" w:author="Dr Mamadou SANOGO" w:date="2023-10-28T00:01:00Z"/>
          <w:b/>
          <w:color w:val="000000" w:themeColor="text1"/>
          <w:sz w:val="44"/>
        </w:rPr>
      </w:pPr>
    </w:p>
    <w:p w14:paraId="7B8B08F6" w14:textId="2EFB2E98" w:rsidR="00B43097" w:rsidRDefault="00B43097" w:rsidP="00B43097">
      <w:pPr>
        <w:shd w:val="clear" w:color="auto" w:fill="FFFFFF"/>
        <w:spacing w:line="240" w:lineRule="auto"/>
        <w:ind w:right="9"/>
        <w:rPr>
          <w:ins w:id="11205" w:author="Dr Mamadou SANOGO" w:date="2023-10-28T00:01:00Z"/>
          <w:b/>
          <w:color w:val="000000" w:themeColor="text1"/>
          <w:sz w:val="44"/>
        </w:rPr>
      </w:pPr>
    </w:p>
    <w:p w14:paraId="75375209" w14:textId="0F7CF53B" w:rsidR="00B43097" w:rsidRDefault="00B43097" w:rsidP="00B43097">
      <w:pPr>
        <w:shd w:val="clear" w:color="auto" w:fill="FFFFFF"/>
        <w:spacing w:line="240" w:lineRule="auto"/>
        <w:ind w:right="9"/>
        <w:rPr>
          <w:ins w:id="11206" w:author="Dr Mamadou SANOGO" w:date="2023-10-28T00:01:00Z"/>
          <w:b/>
          <w:color w:val="000000" w:themeColor="text1"/>
          <w:sz w:val="44"/>
        </w:rPr>
      </w:pPr>
    </w:p>
    <w:p w14:paraId="47D899B2" w14:textId="71B22FF3" w:rsidR="00B43097" w:rsidRDefault="00B43097" w:rsidP="00B43097">
      <w:pPr>
        <w:shd w:val="clear" w:color="auto" w:fill="FFFFFF"/>
        <w:spacing w:line="240" w:lineRule="auto"/>
        <w:ind w:right="9"/>
        <w:rPr>
          <w:ins w:id="11207" w:author="Dr Mamadou SANOGO" w:date="2023-10-28T00:01:00Z"/>
          <w:b/>
          <w:color w:val="000000" w:themeColor="text1"/>
          <w:sz w:val="44"/>
        </w:rPr>
      </w:pPr>
    </w:p>
    <w:p w14:paraId="5BE67D07" w14:textId="77777777" w:rsidR="00B43097" w:rsidRPr="007A4AFC" w:rsidRDefault="00B43097">
      <w:pPr>
        <w:shd w:val="clear" w:color="auto" w:fill="FFFFFF"/>
        <w:spacing w:line="240" w:lineRule="auto"/>
        <w:ind w:right="9"/>
        <w:rPr>
          <w:ins w:id="11208" w:author="Dr Mamadou SANOGO" w:date="2023-10-25T16:11:00Z"/>
          <w:b/>
          <w:color w:val="000000" w:themeColor="text1"/>
          <w:sz w:val="44"/>
          <w:rPrChange w:id="11209" w:author="Dr Mamadou SANOGO" w:date="2023-10-25T18:15:00Z">
            <w:rPr>
              <w:ins w:id="11210" w:author="Dr Mamadou SANOGO" w:date="2023-10-25T16:11:00Z"/>
              <w:b/>
              <w:sz w:val="44"/>
            </w:rPr>
          </w:rPrChange>
        </w:rPr>
        <w:pPrChange w:id="11211" w:author="Dr Mamadou SANOGO" w:date="2023-10-27T23:50:00Z">
          <w:pPr>
            <w:shd w:val="clear" w:color="auto" w:fill="FFFFFF"/>
            <w:spacing w:line="240" w:lineRule="auto"/>
            <w:ind w:right="9"/>
            <w:jc w:val="center"/>
          </w:pPr>
        </w:pPrChange>
      </w:pPr>
    </w:p>
    <w:p w14:paraId="5BECFC0D" w14:textId="029F94FA" w:rsidR="00A47334" w:rsidRPr="007A4AFC" w:rsidRDefault="00A47334">
      <w:pPr>
        <w:shd w:val="clear" w:color="auto" w:fill="FFFFFF"/>
        <w:spacing w:line="240" w:lineRule="auto"/>
        <w:ind w:right="9"/>
        <w:jc w:val="left"/>
        <w:rPr>
          <w:ins w:id="11212" w:author="Dr Mamadou SANOGO" w:date="2023-10-25T16:11:00Z"/>
          <w:b/>
          <w:color w:val="000000" w:themeColor="text1"/>
          <w:sz w:val="44"/>
          <w:rPrChange w:id="11213" w:author="Dr Mamadou SANOGO" w:date="2023-10-25T18:15:00Z">
            <w:rPr>
              <w:ins w:id="11214" w:author="Dr Mamadou SANOGO" w:date="2023-10-25T16:11:00Z"/>
              <w:b/>
              <w:sz w:val="44"/>
            </w:rPr>
          </w:rPrChange>
        </w:rPr>
        <w:pPrChange w:id="11215" w:author="Dr Mamadou SANOGO" w:date="2023-10-27T11:40:00Z">
          <w:pPr>
            <w:shd w:val="clear" w:color="auto" w:fill="FFFFFF"/>
            <w:spacing w:line="240" w:lineRule="auto"/>
            <w:ind w:right="9"/>
            <w:jc w:val="center"/>
          </w:pPr>
        </w:pPrChange>
      </w:pPr>
    </w:p>
    <w:p w14:paraId="39F2E9FE" w14:textId="426725B5" w:rsidR="00A47334" w:rsidRPr="007A4AFC" w:rsidRDefault="00A47334" w:rsidP="00A47334">
      <w:pPr>
        <w:rPr>
          <w:ins w:id="11216" w:author="Dr Mamadou SANOGO" w:date="2023-10-25T16:13:00Z"/>
          <w:b/>
          <w:color w:val="000000" w:themeColor="text1"/>
          <w:rPrChange w:id="11217" w:author="Dr Mamadou SANOGO" w:date="2023-10-25T18:15:00Z">
            <w:rPr>
              <w:ins w:id="11218" w:author="Dr Mamadou SANOGO" w:date="2023-10-25T16:13:00Z"/>
              <w:b/>
            </w:rPr>
          </w:rPrChange>
        </w:rPr>
      </w:pPr>
    </w:p>
    <w:p w14:paraId="03CB54B0" w14:textId="77777777" w:rsidR="00A47334" w:rsidRPr="007A4AFC" w:rsidRDefault="00A47334" w:rsidP="00A47334">
      <w:pPr>
        <w:spacing w:line="240" w:lineRule="auto"/>
        <w:rPr>
          <w:ins w:id="11219" w:author="Dr Mamadou SANOGO" w:date="2023-10-25T16:14:00Z"/>
          <w:rFonts w:eastAsia="Calibri"/>
          <w:color w:val="000000" w:themeColor="text1"/>
          <w:lang w:eastAsia="en-US"/>
          <w:rPrChange w:id="11220" w:author="Dr Mamadou SANOGO" w:date="2023-10-25T18:15:00Z">
            <w:rPr>
              <w:ins w:id="11221" w:author="Dr Mamadou SANOGO" w:date="2023-10-25T16:14:00Z"/>
              <w:rFonts w:eastAsia="Calibri"/>
              <w:lang w:eastAsia="en-US"/>
            </w:rPr>
          </w:rPrChange>
        </w:rPr>
      </w:pPr>
      <w:ins w:id="11222" w:author="Dr Mamadou SANOGO" w:date="2023-10-25T16:14:00Z">
        <w:r w:rsidRPr="007A4AFC">
          <w:rPr>
            <w:rFonts w:eastAsia="Calibri"/>
            <w:bCs/>
            <w:noProof/>
            <w:color w:val="000000" w:themeColor="text1"/>
            <w:sz w:val="40"/>
            <w:szCs w:val="40"/>
            <w:lang w:eastAsia="en-US"/>
            <w:rPrChange w:id="11223" w:author="Dr Mamadou SANOGO" w:date="2023-10-25T18:15:00Z">
              <w:rPr>
                <w:rFonts w:eastAsia="Calibri"/>
                <w:bCs/>
                <w:noProof/>
                <w:sz w:val="40"/>
                <w:szCs w:val="40"/>
                <w:lang w:eastAsia="en-US"/>
              </w:rPr>
            </w:rPrChange>
          </w:rPr>
          <w:lastRenderedPageBreak/>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A7C904C" w14:textId="77777777" w:rsidR="00A47334" w:rsidRPr="007A4AFC" w:rsidRDefault="00A47334" w:rsidP="00A47334">
      <w:pPr>
        <w:spacing w:line="240" w:lineRule="auto"/>
        <w:rPr>
          <w:ins w:id="11224" w:author="Dr Mamadou SANOGO" w:date="2023-10-25T16:14:00Z"/>
          <w:rFonts w:eastAsia="Calibri"/>
          <w:color w:val="000000" w:themeColor="text1"/>
          <w:lang w:eastAsia="en-US"/>
          <w:rPrChange w:id="11225" w:author="Dr Mamadou SANOGO" w:date="2023-10-25T18:15:00Z">
            <w:rPr>
              <w:ins w:id="11226" w:author="Dr Mamadou SANOGO" w:date="2023-10-25T16:14:00Z"/>
              <w:rFonts w:eastAsia="Calibri"/>
              <w:lang w:eastAsia="en-US"/>
            </w:rPr>
          </w:rPrChange>
        </w:rPr>
      </w:pPr>
    </w:p>
    <w:p w14:paraId="07B87B78" w14:textId="77777777" w:rsidR="00A47334" w:rsidRPr="007A4AFC" w:rsidRDefault="00A47334" w:rsidP="00A47334">
      <w:pPr>
        <w:spacing w:line="240" w:lineRule="auto"/>
        <w:rPr>
          <w:ins w:id="11227" w:author="Dr Mamadou SANOGO" w:date="2023-10-25T16:14:00Z"/>
          <w:rFonts w:eastAsia="Calibri"/>
          <w:color w:val="000000" w:themeColor="text1"/>
          <w:lang w:eastAsia="en-US"/>
          <w:rPrChange w:id="11228" w:author="Dr Mamadou SANOGO" w:date="2023-10-25T18:15:00Z">
            <w:rPr>
              <w:ins w:id="11229" w:author="Dr Mamadou SANOGO" w:date="2023-10-25T16:14:00Z"/>
              <w:rFonts w:eastAsia="Calibri"/>
              <w:lang w:eastAsia="en-US"/>
            </w:rPr>
          </w:rPrChange>
        </w:rPr>
      </w:pPr>
    </w:p>
    <w:p w14:paraId="4B65657D" w14:textId="77777777" w:rsidR="00A47334" w:rsidRPr="007A4AFC" w:rsidRDefault="00A47334" w:rsidP="00A47334">
      <w:pPr>
        <w:spacing w:line="240" w:lineRule="auto"/>
        <w:rPr>
          <w:ins w:id="11230" w:author="Dr Mamadou SANOGO" w:date="2023-10-25T16:14:00Z"/>
          <w:rFonts w:eastAsia="Calibri"/>
          <w:b/>
          <w:bCs/>
          <w:color w:val="000000" w:themeColor="text1"/>
          <w:sz w:val="36"/>
          <w:szCs w:val="36"/>
          <w:lang w:eastAsia="en-US"/>
          <w:rPrChange w:id="11231" w:author="Dr Mamadou SANOGO" w:date="2023-10-25T18:15:00Z">
            <w:rPr>
              <w:ins w:id="11232" w:author="Dr Mamadou SANOGO" w:date="2023-10-25T16:14:00Z"/>
              <w:rFonts w:eastAsia="Calibri"/>
              <w:b/>
              <w:bCs/>
              <w:sz w:val="36"/>
              <w:szCs w:val="36"/>
              <w:lang w:eastAsia="en-US"/>
            </w:rPr>
          </w:rPrChange>
        </w:rPr>
      </w:pPr>
      <w:ins w:id="11233" w:author="Dr Mamadou SANOGO" w:date="2023-10-25T16:14:00Z">
        <w:r w:rsidRPr="007A4AFC">
          <w:rPr>
            <w:rFonts w:eastAsia="Calibri"/>
            <w:b/>
            <w:bCs/>
            <w:color w:val="000000" w:themeColor="text1"/>
            <w:sz w:val="36"/>
            <w:szCs w:val="36"/>
            <w:lang w:eastAsia="en-US"/>
            <w:rPrChange w:id="11234" w:author="Dr Mamadou SANOGO" w:date="2023-10-25T18:15:00Z">
              <w:rPr>
                <w:rFonts w:eastAsia="Calibri"/>
                <w:b/>
                <w:bCs/>
                <w:sz w:val="36"/>
                <w:szCs w:val="36"/>
                <w:lang w:eastAsia="en-US"/>
              </w:rPr>
            </w:rPrChange>
          </w:rPr>
          <w:t xml:space="preserve"> </w:t>
        </w:r>
      </w:ins>
    </w:p>
    <w:p w14:paraId="0BF33D69" w14:textId="77777777" w:rsidR="00A47334" w:rsidRPr="007A4AFC" w:rsidRDefault="00A47334" w:rsidP="00A47334">
      <w:pPr>
        <w:spacing w:line="240" w:lineRule="auto"/>
        <w:jc w:val="center"/>
        <w:rPr>
          <w:ins w:id="11235" w:author="Dr Mamadou SANOGO" w:date="2023-10-25T16:14:00Z"/>
          <w:rFonts w:ascii="Arial" w:eastAsia="Calibri" w:hAnsi="Arial" w:cs="Arial"/>
          <w:b/>
          <w:bCs/>
          <w:color w:val="000000" w:themeColor="text1"/>
          <w:sz w:val="36"/>
          <w:szCs w:val="36"/>
          <w:lang w:eastAsia="en-US"/>
          <w:rPrChange w:id="11236" w:author="Dr Mamadou SANOGO" w:date="2023-10-25T18:15:00Z">
            <w:rPr>
              <w:ins w:id="11237" w:author="Dr Mamadou SANOGO" w:date="2023-10-25T16:14:00Z"/>
              <w:rFonts w:ascii="Arial" w:eastAsia="Calibri" w:hAnsi="Arial" w:cs="Arial"/>
              <w:b/>
              <w:bCs/>
              <w:sz w:val="36"/>
              <w:szCs w:val="36"/>
              <w:lang w:eastAsia="en-US"/>
            </w:rPr>
          </w:rPrChange>
        </w:rPr>
      </w:pPr>
      <w:ins w:id="11238" w:author="Dr Mamadou SANOGO" w:date="2023-10-25T16:14:00Z">
        <w:r w:rsidRPr="007A4AFC">
          <w:rPr>
            <w:rFonts w:ascii="Arial" w:eastAsia="Calibri" w:hAnsi="Arial" w:cs="Arial"/>
            <w:b/>
            <w:bCs/>
            <w:color w:val="000000" w:themeColor="text1"/>
            <w:sz w:val="36"/>
            <w:szCs w:val="36"/>
            <w:lang w:eastAsia="en-US"/>
            <w:rPrChange w:id="11239" w:author="Dr Mamadou SANOGO" w:date="2023-10-25T18:15:00Z">
              <w:rPr>
                <w:rFonts w:ascii="Arial" w:eastAsia="Calibri" w:hAnsi="Arial" w:cs="Arial"/>
                <w:b/>
                <w:bCs/>
                <w:sz w:val="36"/>
                <w:szCs w:val="36"/>
                <w:lang w:eastAsia="en-US"/>
              </w:rPr>
            </w:rPrChange>
          </w:rPr>
          <w:t>Note de service N°004-DG/ESFé10920</w:t>
        </w:r>
      </w:ins>
    </w:p>
    <w:p w14:paraId="0D87A630" w14:textId="77777777" w:rsidR="00A47334" w:rsidRPr="007A4AFC" w:rsidRDefault="00A47334" w:rsidP="00A47334">
      <w:pPr>
        <w:spacing w:line="240" w:lineRule="auto"/>
        <w:rPr>
          <w:ins w:id="11240" w:author="Dr Mamadou SANOGO" w:date="2023-10-25T16:14:00Z"/>
          <w:rFonts w:ascii="Arial" w:eastAsia="Calibri" w:hAnsi="Arial" w:cs="Arial"/>
          <w:color w:val="000000" w:themeColor="text1"/>
          <w:lang w:eastAsia="en-US"/>
          <w:rPrChange w:id="11241" w:author="Dr Mamadou SANOGO" w:date="2023-10-25T18:15:00Z">
            <w:rPr>
              <w:ins w:id="11242" w:author="Dr Mamadou SANOGO" w:date="2023-10-25T16:14:00Z"/>
              <w:rFonts w:ascii="Arial" w:eastAsia="Calibri" w:hAnsi="Arial" w:cs="Arial"/>
              <w:lang w:eastAsia="en-US"/>
            </w:rPr>
          </w:rPrChange>
        </w:rPr>
      </w:pPr>
    </w:p>
    <w:p w14:paraId="27FF2607" w14:textId="77777777" w:rsidR="00A47334" w:rsidRPr="007A4AFC" w:rsidRDefault="00A47334" w:rsidP="00A47334">
      <w:pPr>
        <w:spacing w:line="240" w:lineRule="auto"/>
        <w:rPr>
          <w:ins w:id="11243" w:author="Dr Mamadou SANOGO" w:date="2023-10-25T16:14:00Z"/>
          <w:rFonts w:ascii="Arial" w:eastAsia="Calibri" w:hAnsi="Arial" w:cs="Arial"/>
          <w:color w:val="000000" w:themeColor="text1"/>
          <w:lang w:eastAsia="en-US"/>
          <w:rPrChange w:id="11244" w:author="Dr Mamadou SANOGO" w:date="2023-10-25T18:15:00Z">
            <w:rPr>
              <w:ins w:id="11245" w:author="Dr Mamadou SANOGO" w:date="2023-10-25T16:14:00Z"/>
              <w:rFonts w:ascii="Arial" w:eastAsia="Calibri" w:hAnsi="Arial" w:cs="Arial"/>
              <w:lang w:eastAsia="en-US"/>
            </w:rPr>
          </w:rPrChange>
        </w:rPr>
      </w:pPr>
      <w:ins w:id="11246" w:author="Dr Mamadou SANOGO" w:date="2023-10-25T16:14:00Z">
        <w:r w:rsidRPr="007A4AFC">
          <w:rPr>
            <w:rFonts w:ascii="Arial" w:eastAsia="Calibri" w:hAnsi="Arial" w:cs="Arial"/>
            <w:color w:val="000000" w:themeColor="text1"/>
            <w:lang w:eastAsia="en-US"/>
            <w:rPrChange w:id="11247" w:author="Dr Mamadou SANOGO" w:date="2023-10-25T18:15:00Z">
              <w:rPr>
                <w:rFonts w:ascii="Arial" w:eastAsia="Calibri" w:hAnsi="Arial" w:cs="Arial"/>
                <w:lang w:eastAsia="en-US"/>
              </w:rPr>
            </w:rPrChange>
          </w:rPr>
          <w:t xml:space="preserve">                                                  -------------------------------------------</w:t>
        </w:r>
      </w:ins>
    </w:p>
    <w:p w14:paraId="0262A2EE" w14:textId="77777777" w:rsidR="00A47334" w:rsidRPr="007A4AFC" w:rsidRDefault="00A47334" w:rsidP="00A47334">
      <w:pPr>
        <w:spacing w:line="276" w:lineRule="auto"/>
        <w:rPr>
          <w:ins w:id="11248" w:author="Dr Mamadou SANOGO" w:date="2023-10-25T16:14:00Z"/>
          <w:rFonts w:ascii="Arial" w:eastAsia="Calibri" w:hAnsi="Arial" w:cs="Arial"/>
          <w:color w:val="000000" w:themeColor="text1"/>
          <w:szCs w:val="24"/>
          <w:lang w:eastAsia="en-US"/>
          <w:rPrChange w:id="11249" w:author="Dr Mamadou SANOGO" w:date="2023-10-25T18:15:00Z">
            <w:rPr>
              <w:ins w:id="11250" w:author="Dr Mamadou SANOGO" w:date="2023-10-25T16:14:00Z"/>
              <w:rFonts w:ascii="Arial" w:eastAsia="Calibri" w:hAnsi="Arial" w:cs="Arial"/>
              <w:szCs w:val="24"/>
              <w:lang w:eastAsia="en-US"/>
            </w:rPr>
          </w:rPrChange>
        </w:rPr>
      </w:pPr>
    </w:p>
    <w:p w14:paraId="1D112369" w14:textId="77777777" w:rsidR="00A47334" w:rsidRPr="007A4AFC" w:rsidRDefault="00A47334" w:rsidP="00A47334">
      <w:pPr>
        <w:spacing w:line="276" w:lineRule="auto"/>
        <w:rPr>
          <w:ins w:id="11251" w:author="Dr Mamadou SANOGO" w:date="2023-10-25T16:14:00Z"/>
          <w:rFonts w:ascii="Arial" w:eastAsia="Calibri" w:hAnsi="Arial" w:cs="Arial"/>
          <w:color w:val="000000" w:themeColor="text1"/>
          <w:szCs w:val="24"/>
          <w:lang w:eastAsia="en-US"/>
          <w:rPrChange w:id="11252" w:author="Dr Mamadou SANOGO" w:date="2023-10-25T18:15:00Z">
            <w:rPr>
              <w:ins w:id="11253" w:author="Dr Mamadou SANOGO" w:date="2023-10-25T16:14:00Z"/>
              <w:rFonts w:ascii="Arial" w:eastAsia="Calibri" w:hAnsi="Arial" w:cs="Arial"/>
              <w:szCs w:val="24"/>
              <w:lang w:eastAsia="en-US"/>
            </w:rPr>
          </w:rPrChange>
        </w:rPr>
      </w:pPr>
      <w:ins w:id="11254" w:author="Dr Mamadou SANOGO" w:date="2023-10-25T16:14:00Z">
        <w:r w:rsidRPr="007A4AFC">
          <w:rPr>
            <w:rFonts w:ascii="Arial" w:eastAsia="Calibri" w:hAnsi="Arial" w:cs="Arial"/>
            <w:color w:val="000000" w:themeColor="text1"/>
            <w:szCs w:val="24"/>
            <w:lang w:eastAsia="en-US"/>
            <w:rPrChange w:id="11255" w:author="Dr Mamadou SANOGO" w:date="2023-10-25T18:15:00Z">
              <w:rPr>
                <w:rFonts w:ascii="Arial" w:eastAsia="Calibri" w:hAnsi="Arial" w:cs="Arial"/>
                <w:szCs w:val="24"/>
                <w:lang w:eastAsia="en-US"/>
              </w:rPr>
            </w:rPrChange>
          </w:rPr>
          <w:t xml:space="preserve">Je viens par la présente vous convoquer à une réunion extraordinaire </w:t>
        </w:r>
        <w:bookmarkStart w:id="11256" w:name="_Hlk149139590"/>
        <w:r w:rsidRPr="007A4AFC">
          <w:rPr>
            <w:rFonts w:ascii="Arial" w:eastAsia="Calibri" w:hAnsi="Arial" w:cs="Arial"/>
            <w:color w:val="000000" w:themeColor="text1"/>
            <w:szCs w:val="24"/>
            <w:lang w:eastAsia="en-US"/>
            <w:rPrChange w:id="11257" w:author="Dr Mamadou SANOGO" w:date="2023-10-25T18:15:00Z">
              <w:rPr>
                <w:rFonts w:ascii="Arial" w:eastAsia="Calibri" w:hAnsi="Arial" w:cs="Arial"/>
                <w:szCs w:val="24"/>
                <w:lang w:eastAsia="en-US"/>
              </w:rPr>
            </w:rPrChange>
          </w:rPr>
          <w:t>relative au projet d’ouverture de certains programmes de formation assez demandées</w:t>
        </w:r>
        <w:bookmarkEnd w:id="11256"/>
        <w:r w:rsidRPr="007A4AFC">
          <w:rPr>
            <w:rFonts w:ascii="Arial" w:eastAsia="Calibri" w:hAnsi="Arial" w:cs="Arial"/>
            <w:color w:val="000000" w:themeColor="text1"/>
            <w:szCs w:val="24"/>
            <w:lang w:eastAsia="en-US"/>
            <w:rPrChange w:id="11258" w:author="Dr Mamadou SANOGO" w:date="2023-10-25T18:15:00Z">
              <w:rPr>
                <w:rFonts w:ascii="Arial" w:eastAsia="Calibri" w:hAnsi="Arial" w:cs="Arial"/>
                <w:szCs w:val="24"/>
                <w:lang w:eastAsia="en-US"/>
              </w:rPr>
            </w:rPrChange>
          </w:rPr>
          <w:t xml:space="preserve"> le mardi 08 septembre 2020 dans la salle de conférence de l’EPSFé à 10H00mn. Il s’agit </w:t>
        </w:r>
        <w:proofErr w:type="gramStart"/>
        <w:r w:rsidRPr="007A4AFC">
          <w:rPr>
            <w:rFonts w:ascii="Arial" w:eastAsia="Calibri" w:hAnsi="Arial" w:cs="Arial"/>
            <w:color w:val="000000" w:themeColor="text1"/>
            <w:szCs w:val="24"/>
            <w:lang w:eastAsia="en-US"/>
            <w:rPrChange w:id="11259" w:author="Dr Mamadou SANOGO" w:date="2023-10-25T18:15:00Z">
              <w:rPr>
                <w:rFonts w:ascii="Arial" w:eastAsia="Calibri" w:hAnsi="Arial" w:cs="Arial"/>
                <w:szCs w:val="24"/>
                <w:lang w:eastAsia="en-US"/>
              </w:rPr>
            </w:rPrChange>
          </w:rPr>
          <w:t>de:</w:t>
        </w:r>
        <w:proofErr w:type="gramEnd"/>
      </w:ins>
    </w:p>
    <w:p w14:paraId="3588274C" w14:textId="77777777" w:rsidR="00A47334" w:rsidRPr="007A4AFC" w:rsidRDefault="00A47334" w:rsidP="00A47334">
      <w:pPr>
        <w:spacing w:line="276" w:lineRule="auto"/>
        <w:rPr>
          <w:ins w:id="11260" w:author="Dr Mamadou SANOGO" w:date="2023-10-25T16:14:00Z"/>
          <w:rFonts w:ascii="Arial" w:eastAsia="Calibri" w:hAnsi="Arial" w:cs="Arial"/>
          <w:color w:val="000000" w:themeColor="text1"/>
          <w:sz w:val="16"/>
          <w:szCs w:val="16"/>
          <w:lang w:eastAsia="en-US"/>
          <w:rPrChange w:id="11261" w:author="Dr Mamadou SANOGO" w:date="2023-10-25T18:15:00Z">
            <w:rPr>
              <w:ins w:id="11262" w:author="Dr Mamadou SANOGO" w:date="2023-10-25T16:14:00Z"/>
              <w:rFonts w:ascii="Arial" w:eastAsia="Calibri" w:hAnsi="Arial" w:cs="Arial"/>
              <w:sz w:val="16"/>
              <w:szCs w:val="16"/>
              <w:lang w:eastAsia="en-US"/>
            </w:rPr>
          </w:rPrChange>
        </w:rPr>
      </w:pPr>
      <w:ins w:id="11263" w:author="Dr Mamadou SANOGO" w:date="2023-10-25T16:14:00Z">
        <w:r w:rsidRPr="007A4AFC">
          <w:rPr>
            <w:rFonts w:ascii="Arial" w:eastAsia="Calibri" w:hAnsi="Arial" w:cs="Arial"/>
            <w:color w:val="000000" w:themeColor="text1"/>
            <w:szCs w:val="24"/>
            <w:lang w:eastAsia="en-US"/>
            <w:rPrChange w:id="11264" w:author="Dr Mamadou SANOGO" w:date="2023-10-25T18:15:00Z">
              <w:rPr>
                <w:rFonts w:ascii="Arial" w:eastAsia="Calibri" w:hAnsi="Arial" w:cs="Arial"/>
                <w:szCs w:val="24"/>
                <w:lang w:eastAsia="en-US"/>
              </w:rPr>
            </w:rPrChange>
          </w:rPr>
          <w:t xml:space="preserve"> </w:t>
        </w:r>
      </w:ins>
    </w:p>
    <w:p w14:paraId="43586946" w14:textId="77777777" w:rsidR="00A47334" w:rsidRPr="007A4AFC" w:rsidRDefault="00A47334" w:rsidP="00A47334">
      <w:pPr>
        <w:numPr>
          <w:ilvl w:val="0"/>
          <w:numId w:val="34"/>
        </w:numPr>
        <w:spacing w:line="276" w:lineRule="auto"/>
        <w:contextualSpacing/>
        <w:rPr>
          <w:ins w:id="11265" w:author="Dr Mamadou SANOGO" w:date="2023-10-25T16:14:00Z"/>
          <w:rFonts w:ascii="Arial" w:eastAsia="Calibri" w:hAnsi="Arial" w:cs="Arial"/>
          <w:color w:val="000000" w:themeColor="text1"/>
          <w:szCs w:val="24"/>
          <w:lang w:eastAsia="en-US"/>
          <w:rPrChange w:id="11266" w:author="Dr Mamadou SANOGO" w:date="2023-10-25T18:15:00Z">
            <w:rPr>
              <w:ins w:id="11267" w:author="Dr Mamadou SANOGO" w:date="2023-10-25T16:14:00Z"/>
              <w:rFonts w:ascii="Arial" w:eastAsia="Calibri" w:hAnsi="Arial" w:cs="Arial"/>
              <w:szCs w:val="24"/>
              <w:lang w:eastAsia="en-US"/>
            </w:rPr>
          </w:rPrChange>
        </w:rPr>
      </w:pPr>
      <w:bookmarkStart w:id="11268" w:name="_Hlk149140292"/>
      <w:ins w:id="11269" w:author="Dr Mamadou SANOGO" w:date="2023-10-25T16:14:00Z">
        <w:r w:rsidRPr="007A4AFC">
          <w:rPr>
            <w:rFonts w:ascii="Arial" w:eastAsia="Calibri" w:hAnsi="Arial" w:cs="Arial"/>
            <w:color w:val="000000" w:themeColor="text1"/>
            <w:szCs w:val="24"/>
            <w:lang w:eastAsia="en-US"/>
            <w:rPrChange w:id="11270" w:author="Dr Mamadou SANOGO" w:date="2023-10-25T18:15:00Z">
              <w:rPr>
                <w:rFonts w:ascii="Arial" w:eastAsia="Calibri" w:hAnsi="Arial" w:cs="Arial"/>
                <w:szCs w:val="24"/>
                <w:lang w:eastAsia="en-US"/>
              </w:rPr>
            </w:rPrChange>
          </w:rPr>
          <w:t>Santé environnementale</w:t>
        </w:r>
      </w:ins>
    </w:p>
    <w:p w14:paraId="31CB7407" w14:textId="77777777" w:rsidR="00A47334" w:rsidRPr="007A4AFC" w:rsidRDefault="00A47334" w:rsidP="00A47334">
      <w:pPr>
        <w:numPr>
          <w:ilvl w:val="0"/>
          <w:numId w:val="34"/>
        </w:numPr>
        <w:spacing w:line="276" w:lineRule="auto"/>
        <w:contextualSpacing/>
        <w:rPr>
          <w:ins w:id="11271" w:author="Dr Mamadou SANOGO" w:date="2023-10-25T16:14:00Z"/>
          <w:rFonts w:ascii="Arial" w:eastAsia="Calibri" w:hAnsi="Arial" w:cs="Arial"/>
          <w:color w:val="000000" w:themeColor="text1"/>
          <w:szCs w:val="24"/>
          <w:lang w:eastAsia="en-US"/>
          <w:rPrChange w:id="11272" w:author="Dr Mamadou SANOGO" w:date="2023-10-25T18:15:00Z">
            <w:rPr>
              <w:ins w:id="11273" w:author="Dr Mamadou SANOGO" w:date="2023-10-25T16:14:00Z"/>
              <w:rFonts w:ascii="Arial" w:eastAsia="Calibri" w:hAnsi="Arial" w:cs="Arial"/>
              <w:szCs w:val="24"/>
              <w:lang w:eastAsia="en-US"/>
            </w:rPr>
          </w:rPrChange>
        </w:rPr>
      </w:pPr>
      <w:ins w:id="11274" w:author="Dr Mamadou SANOGO" w:date="2023-10-25T16:14:00Z">
        <w:r w:rsidRPr="007A4AFC">
          <w:rPr>
            <w:rFonts w:ascii="Arial" w:eastAsia="Calibri" w:hAnsi="Arial" w:cs="Arial"/>
            <w:color w:val="000000" w:themeColor="text1"/>
            <w:szCs w:val="24"/>
            <w:lang w:eastAsia="en-US"/>
            <w:rPrChange w:id="11275" w:author="Dr Mamadou SANOGO" w:date="2023-10-25T18:15:00Z">
              <w:rPr>
                <w:rFonts w:ascii="Arial" w:eastAsia="Calibri" w:hAnsi="Arial" w:cs="Arial"/>
                <w:szCs w:val="24"/>
                <w:lang w:eastAsia="en-US"/>
              </w:rPr>
            </w:rPrChange>
          </w:rPr>
          <w:t xml:space="preserve">Nutrition </w:t>
        </w:r>
      </w:ins>
    </w:p>
    <w:p w14:paraId="652F02F6" w14:textId="77777777" w:rsidR="00A47334" w:rsidRPr="007A4AFC" w:rsidRDefault="00A47334" w:rsidP="00A47334">
      <w:pPr>
        <w:numPr>
          <w:ilvl w:val="0"/>
          <w:numId w:val="34"/>
        </w:numPr>
        <w:spacing w:line="276" w:lineRule="auto"/>
        <w:contextualSpacing/>
        <w:rPr>
          <w:ins w:id="11276" w:author="Dr Mamadou SANOGO" w:date="2023-10-25T16:14:00Z"/>
          <w:rFonts w:ascii="Arial" w:eastAsia="Calibri" w:hAnsi="Arial" w:cs="Arial"/>
          <w:color w:val="000000" w:themeColor="text1"/>
          <w:szCs w:val="24"/>
          <w:lang w:eastAsia="en-US"/>
          <w:rPrChange w:id="11277" w:author="Dr Mamadou SANOGO" w:date="2023-10-25T18:15:00Z">
            <w:rPr>
              <w:ins w:id="11278" w:author="Dr Mamadou SANOGO" w:date="2023-10-25T16:14:00Z"/>
              <w:rFonts w:ascii="Arial" w:eastAsia="Calibri" w:hAnsi="Arial" w:cs="Arial"/>
              <w:szCs w:val="24"/>
              <w:lang w:eastAsia="en-US"/>
            </w:rPr>
          </w:rPrChange>
        </w:rPr>
      </w:pPr>
      <w:ins w:id="11279" w:author="Dr Mamadou SANOGO" w:date="2023-10-25T16:14:00Z">
        <w:r w:rsidRPr="007A4AFC">
          <w:rPr>
            <w:rFonts w:ascii="Arial" w:eastAsia="Calibri" w:hAnsi="Arial" w:cs="Arial"/>
            <w:color w:val="000000" w:themeColor="text1"/>
            <w:szCs w:val="24"/>
            <w:lang w:eastAsia="en-US"/>
            <w:rPrChange w:id="11280" w:author="Dr Mamadou SANOGO" w:date="2023-10-25T18:15:00Z">
              <w:rPr>
                <w:rFonts w:ascii="Arial" w:eastAsia="Calibri" w:hAnsi="Arial" w:cs="Arial"/>
                <w:szCs w:val="24"/>
                <w:lang w:eastAsia="en-US"/>
              </w:rPr>
            </w:rPrChange>
          </w:rPr>
          <w:t xml:space="preserve">Epidémiologie </w:t>
        </w:r>
      </w:ins>
    </w:p>
    <w:p w14:paraId="57919013" w14:textId="77777777" w:rsidR="00A47334" w:rsidRPr="007A4AFC" w:rsidRDefault="00A47334" w:rsidP="00A47334">
      <w:pPr>
        <w:numPr>
          <w:ilvl w:val="0"/>
          <w:numId w:val="34"/>
        </w:numPr>
        <w:spacing w:line="276" w:lineRule="auto"/>
        <w:contextualSpacing/>
        <w:rPr>
          <w:ins w:id="11281" w:author="Dr Mamadou SANOGO" w:date="2023-10-25T16:14:00Z"/>
          <w:rFonts w:ascii="Arial" w:eastAsia="Calibri" w:hAnsi="Arial" w:cs="Arial"/>
          <w:color w:val="000000" w:themeColor="text1"/>
          <w:szCs w:val="24"/>
          <w:lang w:eastAsia="en-US"/>
          <w:rPrChange w:id="11282" w:author="Dr Mamadou SANOGO" w:date="2023-10-25T18:15:00Z">
            <w:rPr>
              <w:ins w:id="11283" w:author="Dr Mamadou SANOGO" w:date="2023-10-25T16:14:00Z"/>
              <w:rFonts w:ascii="Arial" w:eastAsia="Calibri" w:hAnsi="Arial" w:cs="Arial"/>
              <w:szCs w:val="24"/>
              <w:lang w:eastAsia="en-US"/>
            </w:rPr>
          </w:rPrChange>
        </w:rPr>
      </w:pPr>
      <w:ins w:id="11284" w:author="Dr Mamadou SANOGO" w:date="2023-10-25T16:14:00Z">
        <w:r w:rsidRPr="007A4AFC">
          <w:rPr>
            <w:rFonts w:ascii="Arial" w:eastAsia="Calibri" w:hAnsi="Arial" w:cs="Arial"/>
            <w:color w:val="000000" w:themeColor="text1"/>
            <w:szCs w:val="24"/>
            <w:lang w:eastAsia="en-US"/>
            <w:rPrChange w:id="11285" w:author="Dr Mamadou SANOGO" w:date="2023-10-25T18:15:00Z">
              <w:rPr>
                <w:rFonts w:ascii="Arial" w:eastAsia="Calibri" w:hAnsi="Arial" w:cs="Arial"/>
                <w:szCs w:val="24"/>
                <w:lang w:eastAsia="en-US"/>
              </w:rPr>
            </w:rPrChange>
          </w:rPr>
          <w:t xml:space="preserve">Gynécologie Obstétrique </w:t>
        </w:r>
      </w:ins>
    </w:p>
    <w:p w14:paraId="06511AA6" w14:textId="77777777" w:rsidR="00A47334" w:rsidRPr="007A4AFC" w:rsidRDefault="00A47334" w:rsidP="00A47334">
      <w:pPr>
        <w:numPr>
          <w:ilvl w:val="0"/>
          <w:numId w:val="34"/>
        </w:numPr>
        <w:spacing w:line="276" w:lineRule="auto"/>
        <w:contextualSpacing/>
        <w:rPr>
          <w:ins w:id="11286" w:author="Dr Mamadou SANOGO" w:date="2023-10-25T16:14:00Z"/>
          <w:rFonts w:ascii="Arial" w:eastAsia="Calibri" w:hAnsi="Arial" w:cs="Arial"/>
          <w:color w:val="000000" w:themeColor="text1"/>
          <w:szCs w:val="24"/>
          <w:lang w:eastAsia="en-US"/>
          <w:rPrChange w:id="11287" w:author="Dr Mamadou SANOGO" w:date="2023-10-25T18:15:00Z">
            <w:rPr>
              <w:ins w:id="11288" w:author="Dr Mamadou SANOGO" w:date="2023-10-25T16:14:00Z"/>
              <w:rFonts w:ascii="Arial" w:eastAsia="Calibri" w:hAnsi="Arial" w:cs="Arial"/>
              <w:szCs w:val="24"/>
              <w:lang w:eastAsia="en-US"/>
            </w:rPr>
          </w:rPrChange>
        </w:rPr>
      </w:pPr>
      <w:ins w:id="11289" w:author="Dr Mamadou SANOGO" w:date="2023-10-25T16:14:00Z">
        <w:r w:rsidRPr="007A4AFC">
          <w:rPr>
            <w:rFonts w:ascii="Arial" w:eastAsia="Calibri" w:hAnsi="Arial" w:cs="Arial"/>
            <w:color w:val="000000" w:themeColor="text1"/>
            <w:szCs w:val="24"/>
            <w:lang w:eastAsia="en-US"/>
            <w:rPrChange w:id="11290" w:author="Dr Mamadou SANOGO" w:date="2023-10-25T18:15:00Z">
              <w:rPr>
                <w:rFonts w:ascii="Arial" w:eastAsia="Calibri" w:hAnsi="Arial" w:cs="Arial"/>
                <w:szCs w:val="24"/>
                <w:lang w:eastAsia="en-US"/>
              </w:rPr>
            </w:rPrChange>
          </w:rPr>
          <w:t xml:space="preserve">Pédagogie en Science de la Santé </w:t>
        </w:r>
      </w:ins>
    </w:p>
    <w:p w14:paraId="7077FB70" w14:textId="37476273" w:rsidR="00A47334" w:rsidRPr="007A4AFC" w:rsidRDefault="00753B92" w:rsidP="00A47334">
      <w:pPr>
        <w:numPr>
          <w:ilvl w:val="0"/>
          <w:numId w:val="34"/>
        </w:numPr>
        <w:spacing w:line="276" w:lineRule="auto"/>
        <w:contextualSpacing/>
        <w:rPr>
          <w:ins w:id="11291" w:author="Dr Mamadou SANOGO" w:date="2023-10-25T16:14:00Z"/>
          <w:rFonts w:ascii="Arial" w:eastAsia="Calibri" w:hAnsi="Arial" w:cs="Arial"/>
          <w:color w:val="000000" w:themeColor="text1"/>
          <w:szCs w:val="24"/>
          <w:lang w:eastAsia="en-US"/>
          <w:rPrChange w:id="11292" w:author="Dr Mamadou SANOGO" w:date="2023-10-25T18:15:00Z">
            <w:rPr>
              <w:ins w:id="11293" w:author="Dr Mamadou SANOGO" w:date="2023-10-25T16:14:00Z"/>
              <w:rFonts w:ascii="Arial" w:eastAsia="Calibri" w:hAnsi="Arial" w:cs="Arial"/>
              <w:szCs w:val="24"/>
              <w:lang w:eastAsia="en-US"/>
            </w:rPr>
          </w:rPrChange>
        </w:rPr>
      </w:pPr>
      <w:ins w:id="11294" w:author="Dr Mamadou SANOGO" w:date="2023-10-27T19:43:00Z">
        <w:r>
          <w:rPr>
            <w:rFonts w:ascii="Arial" w:eastAsia="Calibri" w:hAnsi="Arial" w:cs="Arial"/>
            <w:color w:val="000000" w:themeColor="text1"/>
            <w:szCs w:val="24"/>
            <w:lang w:eastAsia="en-US"/>
          </w:rPr>
          <w:t>Management des services de santé</w:t>
        </w:r>
      </w:ins>
      <w:ins w:id="11295" w:author="Dr Mamadou SANOGO" w:date="2023-10-25T16:14:00Z">
        <w:r w:rsidR="00A47334" w:rsidRPr="007A4AFC">
          <w:rPr>
            <w:rFonts w:ascii="Arial" w:eastAsia="Calibri" w:hAnsi="Arial" w:cs="Arial"/>
            <w:color w:val="000000" w:themeColor="text1"/>
            <w:szCs w:val="24"/>
            <w:lang w:eastAsia="en-US"/>
            <w:rPrChange w:id="11296" w:author="Dr Mamadou SANOGO" w:date="2023-10-25T18:15:00Z">
              <w:rPr>
                <w:rFonts w:ascii="Arial" w:eastAsia="Calibri" w:hAnsi="Arial" w:cs="Arial"/>
                <w:szCs w:val="24"/>
                <w:lang w:eastAsia="en-US"/>
              </w:rPr>
            </w:rPrChange>
          </w:rPr>
          <w:t xml:space="preserve"> </w:t>
        </w:r>
      </w:ins>
    </w:p>
    <w:bookmarkEnd w:id="11268"/>
    <w:p w14:paraId="45F5ED2D" w14:textId="77777777" w:rsidR="00A47334" w:rsidRPr="007A4AFC" w:rsidRDefault="00A47334" w:rsidP="00A47334">
      <w:pPr>
        <w:spacing w:line="276" w:lineRule="auto"/>
        <w:ind w:left="720"/>
        <w:contextualSpacing/>
        <w:rPr>
          <w:ins w:id="11297" w:author="Dr Mamadou SANOGO" w:date="2023-10-25T16:14:00Z"/>
          <w:rFonts w:ascii="Arial" w:eastAsia="Calibri" w:hAnsi="Arial" w:cs="Arial"/>
          <w:color w:val="000000" w:themeColor="text1"/>
          <w:sz w:val="18"/>
          <w:szCs w:val="18"/>
          <w:lang w:eastAsia="en-US"/>
          <w:rPrChange w:id="11298" w:author="Dr Mamadou SANOGO" w:date="2023-10-25T18:15:00Z">
            <w:rPr>
              <w:ins w:id="11299" w:author="Dr Mamadou SANOGO" w:date="2023-10-25T16:14:00Z"/>
              <w:rFonts w:ascii="Arial" w:eastAsia="Calibri" w:hAnsi="Arial" w:cs="Arial"/>
              <w:sz w:val="18"/>
              <w:szCs w:val="18"/>
              <w:lang w:eastAsia="en-US"/>
            </w:rPr>
          </w:rPrChange>
        </w:rPr>
      </w:pPr>
    </w:p>
    <w:p w14:paraId="0698A9FF" w14:textId="77777777" w:rsidR="00A47334" w:rsidRPr="007A4AFC" w:rsidRDefault="00A47334" w:rsidP="00A47334">
      <w:pPr>
        <w:spacing w:line="276" w:lineRule="auto"/>
        <w:rPr>
          <w:ins w:id="11300" w:author="Dr Mamadou SANOGO" w:date="2023-10-25T16:14:00Z"/>
          <w:rFonts w:ascii="Arial" w:eastAsia="Calibri" w:hAnsi="Arial" w:cs="Arial"/>
          <w:color w:val="000000" w:themeColor="text1"/>
          <w:szCs w:val="24"/>
          <w:lang w:eastAsia="en-US"/>
          <w:rPrChange w:id="11301" w:author="Dr Mamadou SANOGO" w:date="2023-10-25T18:15:00Z">
            <w:rPr>
              <w:ins w:id="11302" w:author="Dr Mamadou SANOGO" w:date="2023-10-25T16:14:00Z"/>
              <w:rFonts w:ascii="Arial" w:eastAsia="Calibri" w:hAnsi="Arial" w:cs="Arial"/>
              <w:szCs w:val="24"/>
              <w:lang w:eastAsia="en-US"/>
            </w:rPr>
          </w:rPrChange>
        </w:rPr>
      </w:pPr>
      <w:ins w:id="11303" w:author="Dr Mamadou SANOGO" w:date="2023-10-25T16:14:00Z">
        <w:r w:rsidRPr="007A4AFC">
          <w:rPr>
            <w:rFonts w:ascii="Arial" w:eastAsia="Calibri" w:hAnsi="Arial" w:cs="Arial"/>
            <w:color w:val="000000" w:themeColor="text1"/>
            <w:szCs w:val="24"/>
            <w:lang w:eastAsia="en-US"/>
            <w:rPrChange w:id="11304" w:author="Dr Mamadou SANOGO" w:date="2023-10-25T18:15:00Z">
              <w:rPr>
                <w:rFonts w:ascii="Arial" w:eastAsia="Calibri" w:hAnsi="Arial" w:cs="Arial"/>
                <w:szCs w:val="24"/>
                <w:lang w:eastAsia="en-US"/>
              </w:rPr>
            </w:rPrChange>
          </w:rPr>
          <w:t>L’objet de la réunion étant de discuter de la validation par pertinence de l’ouverture des programmes, veuillez bien réunir les éléments de travail, en l’espèce liés à vos différents départements.</w:t>
        </w:r>
      </w:ins>
    </w:p>
    <w:p w14:paraId="29BE5C87" w14:textId="77777777" w:rsidR="00A47334" w:rsidRPr="007A4AFC" w:rsidRDefault="00A47334" w:rsidP="00A47334">
      <w:pPr>
        <w:spacing w:line="276" w:lineRule="auto"/>
        <w:rPr>
          <w:ins w:id="11305" w:author="Dr Mamadou SANOGO" w:date="2023-10-25T16:14:00Z"/>
          <w:rFonts w:ascii="Arial" w:eastAsia="Calibri" w:hAnsi="Arial" w:cs="Arial"/>
          <w:color w:val="000000" w:themeColor="text1"/>
          <w:sz w:val="16"/>
          <w:szCs w:val="16"/>
          <w:lang w:eastAsia="en-US"/>
          <w:rPrChange w:id="11306" w:author="Dr Mamadou SANOGO" w:date="2023-10-25T18:15:00Z">
            <w:rPr>
              <w:ins w:id="11307" w:author="Dr Mamadou SANOGO" w:date="2023-10-25T16:14:00Z"/>
              <w:rFonts w:ascii="Arial" w:eastAsia="Calibri" w:hAnsi="Arial" w:cs="Arial"/>
              <w:sz w:val="16"/>
              <w:szCs w:val="16"/>
              <w:lang w:eastAsia="en-US"/>
            </w:rPr>
          </w:rPrChange>
        </w:rPr>
      </w:pPr>
    </w:p>
    <w:p w14:paraId="06F06610" w14:textId="77777777" w:rsidR="00A47334" w:rsidRPr="007A4AFC" w:rsidRDefault="00A47334" w:rsidP="00A47334">
      <w:pPr>
        <w:spacing w:line="276" w:lineRule="auto"/>
        <w:rPr>
          <w:ins w:id="11308" w:author="Dr Mamadou SANOGO" w:date="2023-10-25T16:14:00Z"/>
          <w:rFonts w:ascii="Arial" w:eastAsia="Calibri" w:hAnsi="Arial" w:cs="Arial"/>
          <w:color w:val="000000" w:themeColor="text1"/>
          <w:szCs w:val="24"/>
          <w:lang w:eastAsia="en-US"/>
          <w:rPrChange w:id="11309" w:author="Dr Mamadou SANOGO" w:date="2023-10-25T18:15:00Z">
            <w:rPr>
              <w:ins w:id="11310" w:author="Dr Mamadou SANOGO" w:date="2023-10-25T16:14:00Z"/>
              <w:rFonts w:ascii="Arial" w:eastAsia="Calibri" w:hAnsi="Arial" w:cs="Arial"/>
              <w:szCs w:val="24"/>
              <w:lang w:eastAsia="en-US"/>
            </w:rPr>
          </w:rPrChange>
        </w:rPr>
      </w:pPr>
      <w:ins w:id="11311" w:author="Dr Mamadou SANOGO" w:date="2023-10-25T16:14:00Z">
        <w:r w:rsidRPr="007A4AFC">
          <w:rPr>
            <w:rFonts w:ascii="Arial" w:eastAsia="Calibri" w:hAnsi="Arial" w:cs="Arial"/>
            <w:color w:val="000000" w:themeColor="text1"/>
            <w:szCs w:val="24"/>
            <w:lang w:eastAsia="en-US"/>
            <w:rPrChange w:id="11312" w:author="Dr Mamadou SANOGO" w:date="2023-10-25T18:15:00Z">
              <w:rPr>
                <w:rFonts w:ascii="Arial" w:eastAsia="Calibri" w:hAnsi="Arial" w:cs="Arial"/>
                <w:szCs w:val="24"/>
                <w:lang w:eastAsia="en-US"/>
              </w:rPr>
            </w:rPrChange>
          </w:rPr>
          <w:t xml:space="preserve">En comptant sur la bonne et compréhension, et collaboration de chacun de vous, je vous remercie d’avance pour votre participation. </w:t>
        </w:r>
      </w:ins>
    </w:p>
    <w:p w14:paraId="4F881E12" w14:textId="77777777" w:rsidR="00A47334" w:rsidRPr="007A4AFC" w:rsidRDefault="00A47334" w:rsidP="00A47334">
      <w:pPr>
        <w:spacing w:line="240" w:lineRule="auto"/>
        <w:rPr>
          <w:ins w:id="11313" w:author="Dr Mamadou SANOGO" w:date="2023-10-25T16:14:00Z"/>
          <w:rFonts w:ascii="Arial" w:eastAsia="Calibri" w:hAnsi="Arial" w:cs="Arial"/>
          <w:color w:val="000000" w:themeColor="text1"/>
          <w:lang w:eastAsia="en-US"/>
          <w:rPrChange w:id="11314" w:author="Dr Mamadou SANOGO" w:date="2023-10-25T18:15:00Z">
            <w:rPr>
              <w:ins w:id="11315" w:author="Dr Mamadou SANOGO" w:date="2023-10-25T16:14:00Z"/>
              <w:rFonts w:ascii="Arial" w:eastAsia="Calibri" w:hAnsi="Arial" w:cs="Arial"/>
              <w:lang w:eastAsia="en-US"/>
            </w:rPr>
          </w:rPrChange>
        </w:rPr>
      </w:pPr>
    </w:p>
    <w:p w14:paraId="33F68376" w14:textId="77777777" w:rsidR="00A47334" w:rsidRPr="007A4AFC" w:rsidRDefault="00A47334" w:rsidP="00A47334">
      <w:pPr>
        <w:spacing w:line="240" w:lineRule="auto"/>
        <w:jc w:val="right"/>
        <w:rPr>
          <w:ins w:id="11316" w:author="Dr Mamadou SANOGO" w:date="2023-10-25T16:14:00Z"/>
          <w:rFonts w:ascii="Arial" w:eastAsia="Calibri" w:hAnsi="Arial" w:cs="Arial"/>
          <w:color w:val="000000" w:themeColor="text1"/>
          <w:lang w:eastAsia="en-US"/>
          <w:rPrChange w:id="11317" w:author="Dr Mamadou SANOGO" w:date="2023-10-25T18:15:00Z">
            <w:rPr>
              <w:ins w:id="11318" w:author="Dr Mamadou SANOGO" w:date="2023-10-25T16:14:00Z"/>
              <w:rFonts w:ascii="Arial" w:eastAsia="Calibri" w:hAnsi="Arial" w:cs="Arial"/>
              <w:lang w:eastAsia="en-US"/>
            </w:rPr>
          </w:rPrChange>
        </w:rPr>
      </w:pPr>
    </w:p>
    <w:p w14:paraId="131E276D" w14:textId="77777777" w:rsidR="00A47334" w:rsidRPr="007A4AFC" w:rsidRDefault="00A47334" w:rsidP="00A47334">
      <w:pPr>
        <w:spacing w:line="240" w:lineRule="auto"/>
        <w:jc w:val="right"/>
        <w:rPr>
          <w:ins w:id="11319" w:author="Dr Mamadou SANOGO" w:date="2023-10-25T16:14:00Z"/>
          <w:rFonts w:ascii="Arial" w:eastAsia="Calibri" w:hAnsi="Arial" w:cs="Arial"/>
          <w:color w:val="000000" w:themeColor="text1"/>
          <w:lang w:eastAsia="en-US"/>
          <w:rPrChange w:id="11320" w:author="Dr Mamadou SANOGO" w:date="2023-10-25T18:15:00Z">
            <w:rPr>
              <w:ins w:id="11321" w:author="Dr Mamadou SANOGO" w:date="2023-10-25T16:14:00Z"/>
              <w:rFonts w:ascii="Arial" w:eastAsia="Calibri" w:hAnsi="Arial" w:cs="Arial"/>
              <w:lang w:eastAsia="en-US"/>
            </w:rPr>
          </w:rPrChange>
        </w:rPr>
      </w:pPr>
      <w:ins w:id="11322" w:author="Dr Mamadou SANOGO" w:date="2023-10-25T16:14:00Z">
        <w:r w:rsidRPr="007A4AFC">
          <w:rPr>
            <w:rFonts w:ascii="Arial" w:eastAsia="Calibri" w:hAnsi="Arial" w:cs="Arial"/>
            <w:color w:val="000000" w:themeColor="text1"/>
            <w:szCs w:val="24"/>
            <w:lang w:eastAsia="en-US"/>
            <w:rPrChange w:id="11323"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1324"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1325" w:author="Dr Mamadou SANOGO" w:date="2023-10-25T18:15:00Z">
              <w:rPr>
                <w:rFonts w:ascii="Arial" w:eastAsia="Calibri" w:hAnsi="Arial" w:cs="Arial"/>
                <w:szCs w:val="24"/>
                <w:lang w:eastAsia="en-US"/>
              </w:rPr>
            </w:rPrChange>
          </w:rPr>
          <w:t xml:space="preserve"> septembre 2020</w:t>
        </w:r>
      </w:ins>
    </w:p>
    <w:p w14:paraId="06DB471C" w14:textId="77777777" w:rsidR="00A47334" w:rsidRPr="007A4AFC" w:rsidRDefault="00A47334" w:rsidP="00A47334">
      <w:pPr>
        <w:spacing w:line="240" w:lineRule="auto"/>
        <w:jc w:val="right"/>
        <w:rPr>
          <w:ins w:id="11326" w:author="Dr Mamadou SANOGO" w:date="2023-10-25T16:14:00Z"/>
          <w:rFonts w:ascii="Arial" w:eastAsia="Calibri" w:hAnsi="Arial" w:cs="Arial"/>
          <w:color w:val="000000" w:themeColor="text1"/>
          <w:lang w:eastAsia="en-US"/>
          <w:rPrChange w:id="11327" w:author="Dr Mamadou SANOGO" w:date="2023-10-25T18:15:00Z">
            <w:rPr>
              <w:ins w:id="11328" w:author="Dr Mamadou SANOGO" w:date="2023-10-25T16:14:00Z"/>
              <w:rFonts w:ascii="Arial" w:eastAsia="Calibri" w:hAnsi="Arial" w:cs="Arial"/>
              <w:lang w:eastAsia="en-US"/>
            </w:rPr>
          </w:rPrChange>
        </w:rPr>
      </w:pPr>
    </w:p>
    <w:p w14:paraId="2543ADBA" w14:textId="77777777" w:rsidR="00A47334" w:rsidRPr="007A4AFC" w:rsidRDefault="00A47334" w:rsidP="00A47334">
      <w:pPr>
        <w:spacing w:line="240" w:lineRule="auto"/>
        <w:ind w:left="5664"/>
        <w:rPr>
          <w:ins w:id="11329" w:author="Dr Mamadou SANOGO" w:date="2023-10-25T16:14:00Z"/>
          <w:rFonts w:ascii="Arial" w:eastAsia="Calibri" w:hAnsi="Arial" w:cs="Arial"/>
          <w:b/>
          <w:bCs/>
          <w:color w:val="000000" w:themeColor="text1"/>
          <w:sz w:val="28"/>
          <w:szCs w:val="28"/>
          <w:lang w:eastAsia="en-US"/>
          <w:rPrChange w:id="11330" w:author="Dr Mamadou SANOGO" w:date="2023-10-25T18:15:00Z">
            <w:rPr>
              <w:ins w:id="11331" w:author="Dr Mamadou SANOGO" w:date="2023-10-25T16:14:00Z"/>
              <w:rFonts w:ascii="Arial" w:eastAsia="Calibri" w:hAnsi="Arial" w:cs="Arial"/>
              <w:b/>
              <w:bCs/>
              <w:sz w:val="28"/>
              <w:szCs w:val="28"/>
              <w:lang w:eastAsia="en-US"/>
            </w:rPr>
          </w:rPrChange>
        </w:rPr>
      </w:pPr>
      <w:ins w:id="11332" w:author="Dr Mamadou SANOGO" w:date="2023-10-25T16:14:00Z">
        <w:r w:rsidRPr="007A4AFC">
          <w:rPr>
            <w:rFonts w:ascii="Arial" w:eastAsia="Calibri" w:hAnsi="Arial" w:cs="Arial"/>
            <w:b/>
            <w:bCs/>
            <w:color w:val="000000" w:themeColor="text1"/>
            <w:sz w:val="28"/>
            <w:szCs w:val="28"/>
            <w:lang w:eastAsia="en-US"/>
            <w:rPrChange w:id="11333" w:author="Dr Mamadou SANOGO" w:date="2023-10-25T18:15:00Z">
              <w:rPr>
                <w:rFonts w:ascii="Arial" w:eastAsia="Calibri" w:hAnsi="Arial" w:cs="Arial"/>
                <w:b/>
                <w:bCs/>
                <w:sz w:val="28"/>
                <w:szCs w:val="28"/>
                <w:lang w:eastAsia="en-US"/>
              </w:rPr>
            </w:rPrChange>
          </w:rPr>
          <w:t xml:space="preserve">       Directeur Général </w:t>
        </w:r>
      </w:ins>
    </w:p>
    <w:p w14:paraId="306C8706" w14:textId="77777777" w:rsidR="00A47334" w:rsidRPr="007A4AFC" w:rsidRDefault="00A47334" w:rsidP="00A47334">
      <w:pPr>
        <w:spacing w:line="240" w:lineRule="auto"/>
        <w:ind w:left="5664"/>
        <w:rPr>
          <w:ins w:id="11334" w:author="Dr Mamadou SANOGO" w:date="2023-10-25T16:14:00Z"/>
          <w:rFonts w:ascii="Arial" w:eastAsia="Calibri" w:hAnsi="Arial" w:cs="Arial"/>
          <w:color w:val="000000" w:themeColor="text1"/>
          <w:lang w:eastAsia="en-US"/>
          <w:rPrChange w:id="11335" w:author="Dr Mamadou SANOGO" w:date="2023-10-25T18:15:00Z">
            <w:rPr>
              <w:ins w:id="11336" w:author="Dr Mamadou SANOGO" w:date="2023-10-25T16:14:00Z"/>
              <w:rFonts w:ascii="Arial" w:eastAsia="Calibri" w:hAnsi="Arial" w:cs="Arial"/>
              <w:lang w:eastAsia="en-US"/>
            </w:rPr>
          </w:rPrChange>
        </w:rPr>
      </w:pPr>
    </w:p>
    <w:p w14:paraId="4E84AB79" w14:textId="77777777" w:rsidR="00A47334" w:rsidRPr="007A4AFC" w:rsidRDefault="00A47334" w:rsidP="00A47334">
      <w:pPr>
        <w:spacing w:line="240" w:lineRule="auto"/>
        <w:ind w:left="5664"/>
        <w:rPr>
          <w:ins w:id="11337" w:author="Dr Mamadou SANOGO" w:date="2023-10-25T16:14:00Z"/>
          <w:rFonts w:ascii="Arial" w:eastAsia="Calibri" w:hAnsi="Arial" w:cs="Arial"/>
          <w:color w:val="000000" w:themeColor="text1"/>
          <w:lang w:eastAsia="en-US"/>
          <w:rPrChange w:id="11338" w:author="Dr Mamadou SANOGO" w:date="2023-10-25T18:15:00Z">
            <w:rPr>
              <w:ins w:id="11339" w:author="Dr Mamadou SANOGO" w:date="2023-10-25T16:14:00Z"/>
              <w:rFonts w:ascii="Arial" w:eastAsia="Calibri" w:hAnsi="Arial" w:cs="Arial"/>
              <w:lang w:eastAsia="en-US"/>
            </w:rPr>
          </w:rPrChange>
        </w:rPr>
      </w:pPr>
    </w:p>
    <w:p w14:paraId="52B326EF" w14:textId="77777777" w:rsidR="00A47334" w:rsidRPr="007A4AFC" w:rsidRDefault="00A47334" w:rsidP="00A47334">
      <w:pPr>
        <w:spacing w:line="240" w:lineRule="auto"/>
        <w:ind w:left="5664"/>
        <w:rPr>
          <w:ins w:id="11340" w:author="Dr Mamadou SANOGO" w:date="2023-10-25T16:14:00Z"/>
          <w:rFonts w:ascii="Arial" w:eastAsia="Calibri" w:hAnsi="Arial" w:cs="Arial"/>
          <w:color w:val="000000" w:themeColor="text1"/>
          <w:lang w:eastAsia="en-US"/>
          <w:rPrChange w:id="11341" w:author="Dr Mamadou SANOGO" w:date="2023-10-25T18:15:00Z">
            <w:rPr>
              <w:ins w:id="11342" w:author="Dr Mamadou SANOGO" w:date="2023-10-25T16:14:00Z"/>
              <w:rFonts w:ascii="Arial" w:eastAsia="Calibri" w:hAnsi="Arial" w:cs="Arial"/>
              <w:lang w:eastAsia="en-US"/>
            </w:rPr>
          </w:rPrChange>
        </w:rPr>
      </w:pPr>
    </w:p>
    <w:p w14:paraId="3DE980D5" w14:textId="77777777" w:rsidR="00A47334" w:rsidRPr="007A4AFC" w:rsidRDefault="00A47334" w:rsidP="00A47334">
      <w:pPr>
        <w:spacing w:line="240" w:lineRule="auto"/>
        <w:ind w:left="5664"/>
        <w:rPr>
          <w:ins w:id="11343" w:author="Dr Mamadou SANOGO" w:date="2023-10-25T16:14:00Z"/>
          <w:rFonts w:ascii="Arial" w:eastAsia="Calibri" w:hAnsi="Arial" w:cs="Arial"/>
          <w:color w:val="000000" w:themeColor="text1"/>
          <w:lang w:eastAsia="en-US"/>
          <w:rPrChange w:id="11344" w:author="Dr Mamadou SANOGO" w:date="2023-10-25T18:15:00Z">
            <w:rPr>
              <w:ins w:id="11345" w:author="Dr Mamadou SANOGO" w:date="2023-10-25T16:14:00Z"/>
              <w:rFonts w:ascii="Arial" w:eastAsia="Calibri" w:hAnsi="Arial" w:cs="Arial"/>
              <w:lang w:eastAsia="en-US"/>
            </w:rPr>
          </w:rPrChange>
        </w:rPr>
      </w:pPr>
    </w:p>
    <w:p w14:paraId="42003555" w14:textId="77777777" w:rsidR="00A47334" w:rsidRPr="007A4AFC" w:rsidRDefault="00A47334" w:rsidP="00A47334">
      <w:pPr>
        <w:spacing w:line="240" w:lineRule="auto"/>
        <w:ind w:left="5664"/>
        <w:rPr>
          <w:ins w:id="11346" w:author="Dr Mamadou SANOGO" w:date="2023-10-25T16:14:00Z"/>
          <w:rFonts w:ascii="Arial" w:eastAsia="Calibri" w:hAnsi="Arial" w:cs="Arial"/>
          <w:b/>
          <w:bCs/>
          <w:color w:val="000000" w:themeColor="text1"/>
          <w:lang w:eastAsia="en-US"/>
          <w:rPrChange w:id="11347" w:author="Dr Mamadou SANOGO" w:date="2023-10-25T18:15:00Z">
            <w:rPr>
              <w:ins w:id="11348" w:author="Dr Mamadou SANOGO" w:date="2023-10-25T16:14:00Z"/>
              <w:rFonts w:ascii="Arial" w:eastAsia="Calibri" w:hAnsi="Arial" w:cs="Arial"/>
              <w:b/>
              <w:bCs/>
              <w:lang w:eastAsia="en-US"/>
            </w:rPr>
          </w:rPrChange>
        </w:rPr>
      </w:pPr>
      <w:ins w:id="11349" w:author="Dr Mamadou SANOGO" w:date="2023-10-25T16:14:00Z">
        <w:r w:rsidRPr="007A4AFC">
          <w:rPr>
            <w:rFonts w:ascii="Arial" w:eastAsia="Calibri" w:hAnsi="Arial" w:cs="Arial"/>
            <w:b/>
            <w:bCs/>
            <w:color w:val="000000" w:themeColor="text1"/>
            <w:lang w:eastAsia="en-US"/>
            <w:rPrChange w:id="11350" w:author="Dr Mamadou SANOGO" w:date="2023-10-25T18:15:00Z">
              <w:rPr>
                <w:rFonts w:ascii="Arial" w:eastAsia="Calibri" w:hAnsi="Arial" w:cs="Arial"/>
                <w:b/>
                <w:bCs/>
                <w:lang w:eastAsia="en-US"/>
              </w:rPr>
            </w:rPrChange>
          </w:rPr>
          <w:t xml:space="preserve">                   </w:t>
        </w:r>
      </w:ins>
    </w:p>
    <w:p w14:paraId="1D0AE26F" w14:textId="77777777" w:rsidR="00A47334" w:rsidRPr="007A4AFC" w:rsidRDefault="00A47334" w:rsidP="00A47334">
      <w:pPr>
        <w:spacing w:line="240" w:lineRule="auto"/>
        <w:ind w:left="5664"/>
        <w:rPr>
          <w:ins w:id="11351" w:author="Dr Mamadou SANOGO" w:date="2023-10-25T16:14:00Z"/>
          <w:rFonts w:ascii="Arial" w:eastAsia="Calibri" w:hAnsi="Arial" w:cs="Arial"/>
          <w:b/>
          <w:bCs/>
          <w:color w:val="000000" w:themeColor="text1"/>
          <w:lang w:eastAsia="en-US"/>
          <w:rPrChange w:id="11352" w:author="Dr Mamadou SANOGO" w:date="2023-10-25T18:15:00Z">
            <w:rPr>
              <w:ins w:id="11353" w:author="Dr Mamadou SANOGO" w:date="2023-10-25T16:14:00Z"/>
              <w:rFonts w:ascii="Arial" w:eastAsia="Calibri" w:hAnsi="Arial" w:cs="Arial"/>
              <w:b/>
              <w:bCs/>
              <w:lang w:eastAsia="en-US"/>
            </w:rPr>
          </w:rPrChange>
        </w:rPr>
      </w:pPr>
    </w:p>
    <w:p w14:paraId="459D8D06" w14:textId="77777777" w:rsidR="00A47334" w:rsidRPr="007A4AFC" w:rsidRDefault="00A47334" w:rsidP="00A47334">
      <w:pPr>
        <w:spacing w:line="240" w:lineRule="auto"/>
        <w:ind w:left="5664"/>
        <w:rPr>
          <w:ins w:id="11354" w:author="Dr Mamadou SANOGO" w:date="2023-10-25T16:14:00Z"/>
          <w:rFonts w:ascii="Arial" w:eastAsia="Calibri" w:hAnsi="Arial" w:cs="Arial"/>
          <w:b/>
          <w:bCs/>
          <w:color w:val="000000" w:themeColor="text1"/>
          <w:lang w:eastAsia="en-US"/>
          <w:rPrChange w:id="11355" w:author="Dr Mamadou SANOGO" w:date="2023-10-25T18:15:00Z">
            <w:rPr>
              <w:ins w:id="11356" w:author="Dr Mamadou SANOGO" w:date="2023-10-25T16:14:00Z"/>
              <w:rFonts w:ascii="Arial" w:eastAsia="Calibri" w:hAnsi="Arial" w:cs="Arial"/>
              <w:b/>
              <w:bCs/>
              <w:lang w:eastAsia="en-US"/>
            </w:rPr>
          </w:rPrChange>
        </w:rPr>
      </w:pPr>
    </w:p>
    <w:p w14:paraId="4837EAB5" w14:textId="77777777" w:rsidR="00A47334" w:rsidRPr="007A4AFC" w:rsidRDefault="00A47334" w:rsidP="00A47334">
      <w:pPr>
        <w:spacing w:line="240" w:lineRule="auto"/>
        <w:ind w:left="5664"/>
        <w:rPr>
          <w:ins w:id="11357" w:author="Dr Mamadou SANOGO" w:date="2023-10-25T16:14:00Z"/>
          <w:rFonts w:ascii="Arial" w:eastAsia="Calibri" w:hAnsi="Arial" w:cs="Arial"/>
          <w:b/>
          <w:bCs/>
          <w:color w:val="000000" w:themeColor="text1"/>
          <w:lang w:eastAsia="en-US"/>
          <w:rPrChange w:id="11358" w:author="Dr Mamadou SANOGO" w:date="2023-10-25T18:15:00Z">
            <w:rPr>
              <w:ins w:id="11359" w:author="Dr Mamadou SANOGO" w:date="2023-10-25T16:14:00Z"/>
              <w:rFonts w:ascii="Arial" w:eastAsia="Calibri" w:hAnsi="Arial" w:cs="Arial"/>
              <w:b/>
              <w:bCs/>
              <w:lang w:eastAsia="en-US"/>
            </w:rPr>
          </w:rPrChange>
        </w:rPr>
      </w:pPr>
      <w:ins w:id="11360" w:author="Dr Mamadou SANOGO" w:date="2023-10-25T16:14:00Z">
        <w:r w:rsidRPr="007A4AFC">
          <w:rPr>
            <w:rFonts w:ascii="Arial" w:eastAsia="Calibri" w:hAnsi="Arial" w:cs="Arial"/>
            <w:b/>
            <w:bCs/>
            <w:color w:val="000000" w:themeColor="text1"/>
            <w:lang w:eastAsia="en-US"/>
            <w:rPrChange w:id="11361" w:author="Dr Mamadou SANOGO" w:date="2023-10-25T18:15:00Z">
              <w:rPr>
                <w:rFonts w:ascii="Arial" w:eastAsia="Calibri" w:hAnsi="Arial" w:cs="Arial"/>
                <w:b/>
                <w:bCs/>
                <w:lang w:eastAsia="en-US"/>
              </w:rPr>
            </w:rPrChange>
          </w:rPr>
          <w:t xml:space="preserve">        Dr SANOGO Mamadou </w:t>
        </w:r>
      </w:ins>
    </w:p>
    <w:p w14:paraId="2433FF31" w14:textId="23EB54C5" w:rsidR="00A47334" w:rsidRDefault="00A47334" w:rsidP="00A47334">
      <w:pPr>
        <w:spacing w:line="240" w:lineRule="auto"/>
        <w:ind w:left="5664"/>
        <w:rPr>
          <w:ins w:id="11362" w:author="Dr Mamadou SANOGO" w:date="2023-10-27T14:04:00Z"/>
          <w:rFonts w:ascii="Arial" w:eastAsia="Calibri" w:hAnsi="Arial" w:cs="Arial"/>
          <w:color w:val="000000" w:themeColor="text1"/>
          <w:lang w:eastAsia="en-US"/>
        </w:rPr>
      </w:pPr>
    </w:p>
    <w:p w14:paraId="161FD3C9" w14:textId="51623C08" w:rsidR="006778CD" w:rsidRDefault="006778CD" w:rsidP="00A47334">
      <w:pPr>
        <w:spacing w:line="240" w:lineRule="auto"/>
        <w:ind w:left="5664"/>
        <w:rPr>
          <w:ins w:id="11363" w:author="Dr Mamadou SANOGO" w:date="2023-10-27T14:04:00Z"/>
          <w:rFonts w:ascii="Arial" w:eastAsia="Calibri" w:hAnsi="Arial" w:cs="Arial"/>
          <w:color w:val="000000" w:themeColor="text1"/>
          <w:lang w:eastAsia="en-US"/>
        </w:rPr>
      </w:pPr>
    </w:p>
    <w:p w14:paraId="40A5F30C" w14:textId="71B6F556" w:rsidR="006778CD" w:rsidRDefault="006778CD" w:rsidP="00A47334">
      <w:pPr>
        <w:spacing w:line="240" w:lineRule="auto"/>
        <w:ind w:left="5664"/>
        <w:rPr>
          <w:ins w:id="11364" w:author="Dr Mamadou SANOGO" w:date="2023-10-27T14:04:00Z"/>
          <w:rFonts w:ascii="Arial" w:eastAsia="Calibri" w:hAnsi="Arial" w:cs="Arial"/>
          <w:color w:val="000000" w:themeColor="text1"/>
          <w:lang w:eastAsia="en-US"/>
        </w:rPr>
      </w:pPr>
    </w:p>
    <w:p w14:paraId="12EECA73" w14:textId="3B94D42B" w:rsidR="006778CD" w:rsidRDefault="006778CD" w:rsidP="00A47334">
      <w:pPr>
        <w:spacing w:line="240" w:lineRule="auto"/>
        <w:ind w:left="5664"/>
        <w:rPr>
          <w:ins w:id="11365" w:author="Dr Mamadou SANOGO" w:date="2023-10-27T14:04:00Z"/>
          <w:rFonts w:ascii="Arial" w:eastAsia="Calibri" w:hAnsi="Arial" w:cs="Arial"/>
          <w:color w:val="000000" w:themeColor="text1"/>
          <w:lang w:eastAsia="en-US"/>
        </w:rPr>
      </w:pPr>
    </w:p>
    <w:p w14:paraId="579C50F5" w14:textId="471B2A27" w:rsidR="006778CD" w:rsidRDefault="006778CD" w:rsidP="00A47334">
      <w:pPr>
        <w:spacing w:line="240" w:lineRule="auto"/>
        <w:ind w:left="5664"/>
        <w:rPr>
          <w:ins w:id="11366" w:author="Dr Mamadou SANOGO" w:date="2023-10-28T00:01:00Z"/>
          <w:rFonts w:ascii="Arial" w:eastAsia="Calibri" w:hAnsi="Arial" w:cs="Arial"/>
          <w:color w:val="000000" w:themeColor="text1"/>
          <w:lang w:eastAsia="en-US"/>
        </w:rPr>
      </w:pPr>
    </w:p>
    <w:p w14:paraId="782D01CA" w14:textId="094E7A5D" w:rsidR="00B43097" w:rsidRDefault="00B43097" w:rsidP="00A47334">
      <w:pPr>
        <w:spacing w:line="240" w:lineRule="auto"/>
        <w:ind w:left="5664"/>
        <w:rPr>
          <w:ins w:id="11367" w:author="Dr Mamadou SANOGO" w:date="2023-10-28T00:01:00Z"/>
          <w:rFonts w:ascii="Arial" w:eastAsia="Calibri" w:hAnsi="Arial" w:cs="Arial"/>
          <w:color w:val="000000" w:themeColor="text1"/>
          <w:lang w:eastAsia="en-US"/>
        </w:rPr>
      </w:pPr>
    </w:p>
    <w:p w14:paraId="22B904A0" w14:textId="77777777" w:rsidR="00B43097" w:rsidRDefault="00B43097" w:rsidP="00A47334">
      <w:pPr>
        <w:spacing w:line="240" w:lineRule="auto"/>
        <w:ind w:left="5664"/>
        <w:rPr>
          <w:ins w:id="11368" w:author="Dr Mamadou SANOGO" w:date="2023-10-27T14:04:00Z"/>
          <w:rFonts w:ascii="Arial" w:eastAsia="Calibri" w:hAnsi="Arial" w:cs="Arial"/>
          <w:color w:val="000000" w:themeColor="text1"/>
          <w:lang w:eastAsia="en-US"/>
        </w:rPr>
      </w:pPr>
    </w:p>
    <w:p w14:paraId="45E00509" w14:textId="77777777" w:rsidR="006778CD" w:rsidRPr="007A4AFC" w:rsidRDefault="006778CD" w:rsidP="00A47334">
      <w:pPr>
        <w:spacing w:line="240" w:lineRule="auto"/>
        <w:ind w:left="5664"/>
        <w:rPr>
          <w:ins w:id="11369" w:author="Dr Mamadou SANOGO" w:date="2023-10-25T16:14:00Z"/>
          <w:rFonts w:ascii="Arial" w:eastAsia="Calibri" w:hAnsi="Arial" w:cs="Arial"/>
          <w:color w:val="000000" w:themeColor="text1"/>
          <w:lang w:eastAsia="en-US"/>
          <w:rPrChange w:id="11370" w:author="Dr Mamadou SANOGO" w:date="2023-10-25T18:15:00Z">
            <w:rPr>
              <w:ins w:id="11371" w:author="Dr Mamadou SANOGO" w:date="2023-10-25T16:14:00Z"/>
              <w:rFonts w:ascii="Arial" w:eastAsia="Calibri" w:hAnsi="Arial" w:cs="Arial"/>
              <w:lang w:eastAsia="en-US"/>
            </w:rPr>
          </w:rPrChange>
        </w:rPr>
      </w:pPr>
    </w:p>
    <w:p w14:paraId="58E9B8B1" w14:textId="75D1E085" w:rsidR="00424982" w:rsidRPr="00AD42F4" w:rsidRDefault="00A47334">
      <w:pPr>
        <w:spacing w:line="240" w:lineRule="auto"/>
        <w:jc w:val="left"/>
        <w:rPr>
          <w:ins w:id="11372" w:author="Dr Mamadou SANOGO" w:date="2023-10-25T16:15:00Z"/>
          <w:rFonts w:ascii="Arial" w:eastAsia="Calibri" w:hAnsi="Arial" w:cs="Arial"/>
          <w:color w:val="000000" w:themeColor="text1"/>
          <w:lang w:eastAsia="en-US"/>
          <w:rPrChange w:id="11373" w:author="Dr Mamadou SANOGO" w:date="2023-10-27T11:41:00Z">
            <w:rPr>
              <w:ins w:id="11374" w:author="Dr Mamadou SANOGO" w:date="2023-10-25T16:15:00Z"/>
              <w:b/>
              <w:szCs w:val="24"/>
            </w:rPr>
          </w:rPrChange>
        </w:rPr>
        <w:pPrChange w:id="11375" w:author="Dr Mamadou SANOGO" w:date="2023-10-25T16:16:00Z">
          <w:pPr>
            <w:spacing w:line="240" w:lineRule="auto"/>
            <w:jc w:val="center"/>
          </w:pPr>
        </w:pPrChange>
      </w:pPr>
      <w:ins w:id="11376" w:author="Dr Mamadou SANOGO" w:date="2023-10-25T16:14:00Z">
        <w:r w:rsidRPr="007A4AFC">
          <w:rPr>
            <w:rFonts w:ascii="Arial" w:eastAsia="Calibri" w:hAnsi="Arial" w:cs="Arial"/>
            <w:color w:val="000000" w:themeColor="text1"/>
            <w:lang w:eastAsia="en-US"/>
            <w:rPrChange w:id="11377" w:author="Dr Mamadou SANOGO" w:date="2023-10-25T18:15:00Z">
              <w:rPr>
                <w:rFonts w:ascii="Arial" w:eastAsia="Calibri" w:hAnsi="Arial" w:cs="Arial"/>
                <w:lang w:eastAsia="en-US"/>
              </w:rPr>
            </w:rPrChange>
          </w:rPr>
          <w:t xml:space="preserve">         </w:t>
        </w:r>
      </w:ins>
    </w:p>
    <w:p w14:paraId="570585A5" w14:textId="77777777" w:rsidR="00424982" w:rsidRPr="007A4AFC" w:rsidRDefault="00424982" w:rsidP="00424982">
      <w:pPr>
        <w:spacing w:line="240" w:lineRule="auto"/>
        <w:jc w:val="center"/>
        <w:rPr>
          <w:ins w:id="11378" w:author="Dr Mamadou SANOGO" w:date="2023-10-25T16:15:00Z"/>
          <w:b/>
          <w:color w:val="000000" w:themeColor="text1"/>
          <w:szCs w:val="24"/>
          <w:rPrChange w:id="11379" w:author="Dr Mamadou SANOGO" w:date="2023-10-25T18:15:00Z">
            <w:rPr>
              <w:ins w:id="11380" w:author="Dr Mamadou SANOGO" w:date="2023-10-25T16:15:00Z"/>
              <w:b/>
              <w:szCs w:val="24"/>
            </w:rPr>
          </w:rPrChange>
        </w:rPr>
      </w:pPr>
      <w:ins w:id="11381" w:author="Dr Mamadou SANOGO" w:date="2023-10-25T16:15:00Z">
        <w:r w:rsidRPr="007A4AFC">
          <w:rPr>
            <w:b/>
            <w:color w:val="000000" w:themeColor="text1"/>
            <w:szCs w:val="24"/>
            <w:rPrChange w:id="11382" w:author="Dr Mamadou SANOGO" w:date="2023-10-25T18:15:00Z">
              <w:rPr>
                <w:b/>
                <w:szCs w:val="24"/>
              </w:rPr>
            </w:rPrChange>
          </w:rPr>
          <w:lastRenderedPageBreak/>
          <w:t>Rapport succinct de réunion</w:t>
        </w:r>
      </w:ins>
    </w:p>
    <w:p w14:paraId="09E4FE2F" w14:textId="77777777" w:rsidR="00424982" w:rsidRPr="007A4AFC" w:rsidRDefault="00424982" w:rsidP="00424982">
      <w:pPr>
        <w:spacing w:line="240" w:lineRule="auto"/>
        <w:rPr>
          <w:ins w:id="11383" w:author="Dr Mamadou SANOGO" w:date="2023-10-25T16:15:00Z"/>
          <w:color w:val="000000" w:themeColor="text1"/>
          <w:szCs w:val="24"/>
          <w:rPrChange w:id="11384" w:author="Dr Mamadou SANOGO" w:date="2023-10-25T18:15:00Z">
            <w:rPr>
              <w:ins w:id="11385" w:author="Dr Mamadou SANOGO" w:date="2023-10-25T16:15:00Z"/>
              <w:szCs w:val="24"/>
            </w:rPr>
          </w:rPrChange>
        </w:rPr>
      </w:pPr>
      <w:ins w:id="11386" w:author="Dr Mamadou SANOGO" w:date="2023-10-25T16:15:00Z">
        <w:r w:rsidRPr="007A4AFC">
          <w:rPr>
            <w:color w:val="000000" w:themeColor="text1"/>
            <w:szCs w:val="24"/>
            <w:rPrChange w:id="11387" w:author="Dr Mamadou SANOGO" w:date="2023-10-25T18:15:00Z">
              <w:rPr>
                <w:szCs w:val="24"/>
              </w:rPr>
            </w:rPrChange>
          </w:rPr>
          <w:t xml:space="preserve">L’an deux mille vingt </w:t>
        </w:r>
        <w:proofErr w:type="gramStart"/>
        <w:r w:rsidRPr="007A4AFC">
          <w:rPr>
            <w:color w:val="000000" w:themeColor="text1"/>
            <w:szCs w:val="24"/>
            <w:rPrChange w:id="11388" w:author="Dr Mamadou SANOGO" w:date="2023-10-25T18:15:00Z">
              <w:rPr>
                <w:szCs w:val="24"/>
              </w:rPr>
            </w:rPrChange>
          </w:rPr>
          <w:t>le huit septembre</w:t>
        </w:r>
        <w:proofErr w:type="gramEnd"/>
        <w:r w:rsidRPr="007A4AFC">
          <w:rPr>
            <w:color w:val="000000" w:themeColor="text1"/>
            <w:szCs w:val="24"/>
            <w:rPrChange w:id="11389" w:author="Dr Mamadou SANOGO" w:date="2023-10-25T18:15:00Z">
              <w:rPr>
                <w:szCs w:val="24"/>
              </w:rPr>
            </w:rPrChange>
          </w:rPr>
          <w:t xml:space="preserve"> à 10 heures s’est tenue la réunion extraordinaire relative au projet d’ouverture de certains programmes de formation dans la salle de conférence de l’École Privée de Santé Félix Houphouët Boigny (EPSFé).</w:t>
        </w:r>
      </w:ins>
    </w:p>
    <w:p w14:paraId="30F8127D" w14:textId="77777777" w:rsidR="00424982" w:rsidRPr="007A4AFC" w:rsidRDefault="00424982" w:rsidP="00424982">
      <w:pPr>
        <w:spacing w:line="240" w:lineRule="auto"/>
        <w:rPr>
          <w:ins w:id="11390" w:author="Dr Mamadou SANOGO" w:date="2023-10-25T16:15:00Z"/>
          <w:color w:val="000000" w:themeColor="text1"/>
          <w:szCs w:val="24"/>
          <w:rPrChange w:id="11391" w:author="Dr Mamadou SANOGO" w:date="2023-10-25T18:15:00Z">
            <w:rPr>
              <w:ins w:id="11392" w:author="Dr Mamadou SANOGO" w:date="2023-10-25T16:15:00Z"/>
              <w:szCs w:val="24"/>
            </w:rPr>
          </w:rPrChange>
        </w:rPr>
      </w:pPr>
    </w:p>
    <w:p w14:paraId="37EA0ED7" w14:textId="77777777" w:rsidR="00424982" w:rsidRPr="007A4AFC" w:rsidRDefault="00424982" w:rsidP="00424982">
      <w:pPr>
        <w:spacing w:line="240" w:lineRule="auto"/>
        <w:rPr>
          <w:ins w:id="11393" w:author="Dr Mamadou SANOGO" w:date="2023-10-25T16:15:00Z"/>
          <w:color w:val="000000" w:themeColor="text1"/>
          <w:szCs w:val="24"/>
          <w:rPrChange w:id="11394" w:author="Dr Mamadou SANOGO" w:date="2023-10-25T18:15:00Z">
            <w:rPr>
              <w:ins w:id="11395" w:author="Dr Mamadou SANOGO" w:date="2023-10-25T16:15:00Z"/>
              <w:szCs w:val="24"/>
            </w:rPr>
          </w:rPrChange>
        </w:rPr>
      </w:pPr>
      <w:ins w:id="11396" w:author="Dr Mamadou SANOGO" w:date="2023-10-25T16:15:00Z">
        <w:r w:rsidRPr="007A4AFC">
          <w:rPr>
            <w:color w:val="000000" w:themeColor="text1"/>
            <w:szCs w:val="24"/>
            <w:rPrChange w:id="11397" w:author="Dr Mamadou SANOGO" w:date="2023-10-25T18:15:00Z">
              <w:rPr>
                <w:szCs w:val="24"/>
              </w:rPr>
            </w:rPrChange>
          </w:rPr>
          <w:t xml:space="preserve">L’ordre du jour portait sur : </w:t>
        </w:r>
      </w:ins>
    </w:p>
    <w:p w14:paraId="2948283F" w14:textId="77777777" w:rsidR="00424982" w:rsidRPr="007A4AFC" w:rsidRDefault="00424982" w:rsidP="00424982">
      <w:pPr>
        <w:spacing w:line="240" w:lineRule="auto"/>
        <w:rPr>
          <w:ins w:id="11398" w:author="Dr Mamadou SANOGO" w:date="2023-10-25T16:15:00Z"/>
          <w:color w:val="000000" w:themeColor="text1"/>
          <w:szCs w:val="24"/>
          <w:rPrChange w:id="11399" w:author="Dr Mamadou SANOGO" w:date="2023-10-25T18:15:00Z">
            <w:rPr>
              <w:ins w:id="11400" w:author="Dr Mamadou SANOGO" w:date="2023-10-25T16:15:00Z"/>
              <w:szCs w:val="24"/>
            </w:rPr>
          </w:rPrChange>
        </w:rPr>
      </w:pPr>
      <w:ins w:id="11401" w:author="Dr Mamadou SANOGO" w:date="2023-10-25T16:15:00Z">
        <w:r w:rsidRPr="007A4AFC">
          <w:rPr>
            <w:color w:val="000000" w:themeColor="text1"/>
            <w:szCs w:val="24"/>
            <w:rPrChange w:id="11402" w:author="Dr Mamadou SANOGO" w:date="2023-10-25T18:15:00Z">
              <w:rPr>
                <w:szCs w:val="24"/>
              </w:rPr>
            </w:rPrChange>
          </w:rPr>
          <w:t xml:space="preserve">La discussion et la validation du projet d’ouverture des programmes de formation : </w:t>
        </w:r>
      </w:ins>
    </w:p>
    <w:p w14:paraId="503CC011" w14:textId="77777777" w:rsidR="00424982" w:rsidRPr="007A4AFC" w:rsidRDefault="00424982">
      <w:pPr>
        <w:numPr>
          <w:ilvl w:val="0"/>
          <w:numId w:val="38"/>
        </w:numPr>
        <w:spacing w:line="240" w:lineRule="auto"/>
        <w:contextualSpacing/>
        <w:rPr>
          <w:ins w:id="11403" w:author="Dr Mamadou SANOGO" w:date="2023-10-25T16:15:00Z"/>
          <w:color w:val="000000" w:themeColor="text1"/>
          <w:szCs w:val="24"/>
          <w:rPrChange w:id="11404" w:author="Dr Mamadou SANOGO" w:date="2023-10-25T18:15:00Z">
            <w:rPr>
              <w:ins w:id="11405" w:author="Dr Mamadou SANOGO" w:date="2023-10-25T16:15:00Z"/>
              <w:szCs w:val="24"/>
            </w:rPr>
          </w:rPrChange>
        </w:rPr>
        <w:pPrChange w:id="11406" w:author="Dr Mamadou SANOGO" w:date="2023-10-25T16:20:00Z">
          <w:pPr>
            <w:numPr>
              <w:numId w:val="31"/>
            </w:numPr>
            <w:spacing w:line="240" w:lineRule="auto"/>
            <w:ind w:left="720" w:hanging="360"/>
            <w:contextualSpacing/>
          </w:pPr>
        </w:pPrChange>
      </w:pPr>
      <w:ins w:id="11407" w:author="Dr Mamadou SANOGO" w:date="2023-10-25T16:15:00Z">
        <w:r w:rsidRPr="007A4AFC">
          <w:rPr>
            <w:color w:val="000000" w:themeColor="text1"/>
            <w:szCs w:val="24"/>
            <w:rPrChange w:id="11408" w:author="Dr Mamadou SANOGO" w:date="2023-10-25T18:15:00Z">
              <w:rPr>
                <w:szCs w:val="24"/>
              </w:rPr>
            </w:rPrChange>
          </w:rPr>
          <w:t>Santé environnementale</w:t>
        </w:r>
      </w:ins>
    </w:p>
    <w:p w14:paraId="45A13B72" w14:textId="77777777" w:rsidR="00424982" w:rsidRPr="007A4AFC" w:rsidRDefault="00424982">
      <w:pPr>
        <w:numPr>
          <w:ilvl w:val="0"/>
          <w:numId w:val="38"/>
        </w:numPr>
        <w:spacing w:line="240" w:lineRule="auto"/>
        <w:contextualSpacing/>
        <w:rPr>
          <w:ins w:id="11409" w:author="Dr Mamadou SANOGO" w:date="2023-10-25T16:15:00Z"/>
          <w:color w:val="000000" w:themeColor="text1"/>
          <w:szCs w:val="24"/>
          <w:rPrChange w:id="11410" w:author="Dr Mamadou SANOGO" w:date="2023-10-25T18:15:00Z">
            <w:rPr>
              <w:ins w:id="11411" w:author="Dr Mamadou SANOGO" w:date="2023-10-25T16:15:00Z"/>
              <w:szCs w:val="24"/>
            </w:rPr>
          </w:rPrChange>
        </w:rPr>
        <w:pPrChange w:id="11412" w:author="Dr Mamadou SANOGO" w:date="2023-10-25T16:20:00Z">
          <w:pPr>
            <w:numPr>
              <w:numId w:val="31"/>
            </w:numPr>
            <w:spacing w:line="240" w:lineRule="auto"/>
            <w:ind w:left="720" w:hanging="360"/>
            <w:contextualSpacing/>
          </w:pPr>
        </w:pPrChange>
      </w:pPr>
      <w:ins w:id="11413" w:author="Dr Mamadou SANOGO" w:date="2023-10-25T16:15:00Z">
        <w:r w:rsidRPr="007A4AFC">
          <w:rPr>
            <w:color w:val="000000" w:themeColor="text1"/>
            <w:szCs w:val="24"/>
            <w:rPrChange w:id="11414" w:author="Dr Mamadou SANOGO" w:date="2023-10-25T18:15:00Z">
              <w:rPr>
                <w:szCs w:val="24"/>
              </w:rPr>
            </w:rPrChange>
          </w:rPr>
          <w:t xml:space="preserve">Nutrition </w:t>
        </w:r>
      </w:ins>
    </w:p>
    <w:p w14:paraId="55725423" w14:textId="77777777" w:rsidR="00424982" w:rsidRPr="007A4AFC" w:rsidRDefault="00424982">
      <w:pPr>
        <w:numPr>
          <w:ilvl w:val="0"/>
          <w:numId w:val="38"/>
        </w:numPr>
        <w:spacing w:line="240" w:lineRule="auto"/>
        <w:contextualSpacing/>
        <w:rPr>
          <w:ins w:id="11415" w:author="Dr Mamadou SANOGO" w:date="2023-10-25T16:15:00Z"/>
          <w:color w:val="000000" w:themeColor="text1"/>
          <w:szCs w:val="24"/>
          <w:rPrChange w:id="11416" w:author="Dr Mamadou SANOGO" w:date="2023-10-25T18:15:00Z">
            <w:rPr>
              <w:ins w:id="11417" w:author="Dr Mamadou SANOGO" w:date="2023-10-25T16:15:00Z"/>
              <w:szCs w:val="24"/>
            </w:rPr>
          </w:rPrChange>
        </w:rPr>
        <w:pPrChange w:id="11418" w:author="Dr Mamadou SANOGO" w:date="2023-10-25T16:20:00Z">
          <w:pPr>
            <w:numPr>
              <w:numId w:val="31"/>
            </w:numPr>
            <w:spacing w:line="240" w:lineRule="auto"/>
            <w:ind w:left="720" w:hanging="360"/>
            <w:contextualSpacing/>
          </w:pPr>
        </w:pPrChange>
      </w:pPr>
      <w:ins w:id="11419" w:author="Dr Mamadou SANOGO" w:date="2023-10-25T16:15:00Z">
        <w:r w:rsidRPr="007A4AFC">
          <w:rPr>
            <w:color w:val="000000" w:themeColor="text1"/>
            <w:szCs w:val="24"/>
            <w:rPrChange w:id="11420" w:author="Dr Mamadou SANOGO" w:date="2023-10-25T18:15:00Z">
              <w:rPr>
                <w:szCs w:val="24"/>
              </w:rPr>
            </w:rPrChange>
          </w:rPr>
          <w:t xml:space="preserve">Epidémiologie </w:t>
        </w:r>
      </w:ins>
    </w:p>
    <w:p w14:paraId="1E12A6BF" w14:textId="77777777" w:rsidR="00424982" w:rsidRPr="007A4AFC" w:rsidRDefault="00424982">
      <w:pPr>
        <w:numPr>
          <w:ilvl w:val="0"/>
          <w:numId w:val="38"/>
        </w:numPr>
        <w:spacing w:line="240" w:lineRule="auto"/>
        <w:contextualSpacing/>
        <w:rPr>
          <w:ins w:id="11421" w:author="Dr Mamadou SANOGO" w:date="2023-10-25T16:15:00Z"/>
          <w:color w:val="000000" w:themeColor="text1"/>
          <w:szCs w:val="24"/>
          <w:rPrChange w:id="11422" w:author="Dr Mamadou SANOGO" w:date="2023-10-25T18:15:00Z">
            <w:rPr>
              <w:ins w:id="11423" w:author="Dr Mamadou SANOGO" w:date="2023-10-25T16:15:00Z"/>
              <w:szCs w:val="24"/>
            </w:rPr>
          </w:rPrChange>
        </w:rPr>
        <w:pPrChange w:id="11424" w:author="Dr Mamadou SANOGO" w:date="2023-10-25T16:20:00Z">
          <w:pPr>
            <w:numPr>
              <w:numId w:val="31"/>
            </w:numPr>
            <w:spacing w:line="240" w:lineRule="auto"/>
            <w:ind w:left="720" w:hanging="360"/>
            <w:contextualSpacing/>
          </w:pPr>
        </w:pPrChange>
      </w:pPr>
      <w:ins w:id="11425" w:author="Dr Mamadou SANOGO" w:date="2023-10-25T16:15:00Z">
        <w:r w:rsidRPr="007A4AFC">
          <w:rPr>
            <w:color w:val="000000" w:themeColor="text1"/>
            <w:szCs w:val="24"/>
            <w:rPrChange w:id="11426" w:author="Dr Mamadou SANOGO" w:date="2023-10-25T18:15:00Z">
              <w:rPr>
                <w:szCs w:val="24"/>
              </w:rPr>
            </w:rPrChange>
          </w:rPr>
          <w:t xml:space="preserve">Gynécologie Obstétrique </w:t>
        </w:r>
      </w:ins>
    </w:p>
    <w:p w14:paraId="4C93B3AB" w14:textId="77777777" w:rsidR="00424982" w:rsidRPr="007A4AFC" w:rsidRDefault="00424982">
      <w:pPr>
        <w:numPr>
          <w:ilvl w:val="0"/>
          <w:numId w:val="38"/>
        </w:numPr>
        <w:spacing w:line="240" w:lineRule="auto"/>
        <w:contextualSpacing/>
        <w:rPr>
          <w:ins w:id="11427" w:author="Dr Mamadou SANOGO" w:date="2023-10-25T16:15:00Z"/>
          <w:color w:val="000000" w:themeColor="text1"/>
          <w:szCs w:val="24"/>
          <w:rPrChange w:id="11428" w:author="Dr Mamadou SANOGO" w:date="2023-10-25T18:15:00Z">
            <w:rPr>
              <w:ins w:id="11429" w:author="Dr Mamadou SANOGO" w:date="2023-10-25T16:15:00Z"/>
              <w:szCs w:val="24"/>
            </w:rPr>
          </w:rPrChange>
        </w:rPr>
        <w:pPrChange w:id="11430" w:author="Dr Mamadou SANOGO" w:date="2023-10-25T16:20:00Z">
          <w:pPr>
            <w:numPr>
              <w:numId w:val="31"/>
            </w:numPr>
            <w:spacing w:line="240" w:lineRule="auto"/>
            <w:ind w:left="720" w:hanging="360"/>
            <w:contextualSpacing/>
          </w:pPr>
        </w:pPrChange>
      </w:pPr>
      <w:ins w:id="11431" w:author="Dr Mamadou SANOGO" w:date="2023-10-25T16:15:00Z">
        <w:r w:rsidRPr="007A4AFC">
          <w:rPr>
            <w:color w:val="000000" w:themeColor="text1"/>
            <w:szCs w:val="24"/>
            <w:rPrChange w:id="11432" w:author="Dr Mamadou SANOGO" w:date="2023-10-25T18:15:00Z">
              <w:rPr>
                <w:szCs w:val="24"/>
              </w:rPr>
            </w:rPrChange>
          </w:rPr>
          <w:t xml:space="preserve">Pédagogie en Science de la Santé </w:t>
        </w:r>
      </w:ins>
    </w:p>
    <w:p w14:paraId="59608F7F" w14:textId="338DD7C5" w:rsidR="00424982" w:rsidRPr="007A4AFC" w:rsidRDefault="008D1EE7">
      <w:pPr>
        <w:numPr>
          <w:ilvl w:val="0"/>
          <w:numId w:val="38"/>
        </w:numPr>
        <w:spacing w:line="240" w:lineRule="auto"/>
        <w:contextualSpacing/>
        <w:rPr>
          <w:ins w:id="11433" w:author="Dr Mamadou SANOGO" w:date="2023-10-25T16:15:00Z"/>
          <w:color w:val="000000" w:themeColor="text1"/>
          <w:szCs w:val="24"/>
          <w:rPrChange w:id="11434" w:author="Dr Mamadou SANOGO" w:date="2023-10-25T18:15:00Z">
            <w:rPr>
              <w:ins w:id="11435" w:author="Dr Mamadou SANOGO" w:date="2023-10-25T16:15:00Z"/>
              <w:szCs w:val="24"/>
            </w:rPr>
          </w:rPrChange>
        </w:rPr>
        <w:pPrChange w:id="11436" w:author="Dr Mamadou SANOGO" w:date="2023-10-25T16:20:00Z">
          <w:pPr>
            <w:numPr>
              <w:numId w:val="31"/>
            </w:numPr>
            <w:spacing w:line="240" w:lineRule="auto"/>
            <w:ind w:left="720" w:hanging="360"/>
            <w:contextualSpacing/>
          </w:pPr>
        </w:pPrChange>
      </w:pPr>
      <w:ins w:id="11437" w:author="Dr Mamadou SANOGO" w:date="2023-10-27T19:44:00Z">
        <w:r>
          <w:rPr>
            <w:color w:val="000000" w:themeColor="text1"/>
            <w:szCs w:val="24"/>
          </w:rPr>
          <w:t>Management des services de santé</w:t>
        </w:r>
      </w:ins>
    </w:p>
    <w:p w14:paraId="686DD5F3" w14:textId="77777777" w:rsidR="00424982" w:rsidRPr="007A4AFC" w:rsidRDefault="00424982" w:rsidP="00424982">
      <w:pPr>
        <w:spacing w:line="240" w:lineRule="auto"/>
        <w:ind w:left="720"/>
        <w:contextualSpacing/>
        <w:rPr>
          <w:ins w:id="11438" w:author="Dr Mamadou SANOGO" w:date="2023-10-25T16:15:00Z"/>
          <w:color w:val="000000" w:themeColor="text1"/>
          <w:szCs w:val="24"/>
          <w:rPrChange w:id="11439" w:author="Dr Mamadou SANOGO" w:date="2023-10-25T18:15:00Z">
            <w:rPr>
              <w:ins w:id="11440" w:author="Dr Mamadou SANOGO" w:date="2023-10-25T16:15:00Z"/>
              <w:szCs w:val="24"/>
            </w:rPr>
          </w:rPrChange>
        </w:rPr>
      </w:pPr>
    </w:p>
    <w:p w14:paraId="58B5AACF" w14:textId="77777777" w:rsidR="00424982" w:rsidRPr="007A4AFC" w:rsidRDefault="00424982" w:rsidP="00424982">
      <w:pPr>
        <w:spacing w:line="240" w:lineRule="auto"/>
        <w:rPr>
          <w:ins w:id="11441" w:author="Dr Mamadou SANOGO" w:date="2023-10-25T16:15:00Z"/>
          <w:color w:val="000000" w:themeColor="text1"/>
          <w:szCs w:val="24"/>
          <w:rPrChange w:id="11442" w:author="Dr Mamadou SANOGO" w:date="2023-10-25T18:15:00Z">
            <w:rPr>
              <w:ins w:id="11443" w:author="Dr Mamadou SANOGO" w:date="2023-10-25T16:15:00Z"/>
              <w:szCs w:val="24"/>
            </w:rPr>
          </w:rPrChange>
        </w:rPr>
      </w:pPr>
      <w:ins w:id="11444" w:author="Dr Mamadou SANOGO" w:date="2023-10-25T16:15:00Z">
        <w:r w:rsidRPr="007A4AFC">
          <w:rPr>
            <w:color w:val="000000" w:themeColor="text1"/>
            <w:szCs w:val="24"/>
            <w:rPrChange w:id="11445" w:author="Dr Mamadou SANOGO" w:date="2023-10-25T18:15:00Z">
              <w:rPr>
                <w:szCs w:val="24"/>
              </w:rPr>
            </w:rPrChange>
          </w:rPr>
          <w:t xml:space="preserve">Etaient présents outre le Directeur Général Dr Mamadou SANOGO qui présidait la séance. </w:t>
        </w:r>
      </w:ins>
    </w:p>
    <w:p w14:paraId="4C66B7BE" w14:textId="77777777" w:rsidR="00424982" w:rsidRPr="007A4AFC" w:rsidRDefault="00424982" w:rsidP="00424982">
      <w:pPr>
        <w:spacing w:line="240" w:lineRule="auto"/>
        <w:rPr>
          <w:ins w:id="11446" w:author="Dr Mamadou SANOGO" w:date="2023-10-25T16:15:00Z"/>
          <w:color w:val="000000" w:themeColor="text1"/>
          <w:szCs w:val="24"/>
          <w:rPrChange w:id="11447" w:author="Dr Mamadou SANOGO" w:date="2023-10-25T18:15:00Z">
            <w:rPr>
              <w:ins w:id="11448" w:author="Dr Mamadou SANOGO" w:date="2023-10-25T16:15:00Z"/>
              <w:szCs w:val="24"/>
            </w:rPr>
          </w:rPrChange>
        </w:rPr>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14:paraId="2D008152" w14:textId="77777777" w:rsidTr="00D27EF1">
        <w:trPr>
          <w:trHeight w:val="315"/>
          <w:ins w:id="11449" w:author="Dr Mamadou SANOGO" w:date="2023-10-25T16:15:00Z"/>
        </w:trPr>
        <w:tc>
          <w:tcPr>
            <w:tcW w:w="1200" w:type="dxa"/>
            <w:tcBorders>
              <w:top w:val="nil"/>
              <w:left w:val="nil"/>
              <w:bottom w:val="nil"/>
              <w:right w:val="nil"/>
            </w:tcBorders>
            <w:shd w:val="clear" w:color="auto" w:fill="auto"/>
            <w:noWrap/>
            <w:vAlign w:val="center"/>
            <w:hideMark/>
          </w:tcPr>
          <w:p w14:paraId="1BA3C71F" w14:textId="77777777" w:rsidR="00424982" w:rsidRPr="007A4AFC" w:rsidRDefault="00424982" w:rsidP="00424982">
            <w:pPr>
              <w:spacing w:line="240" w:lineRule="auto"/>
              <w:rPr>
                <w:ins w:id="11450" w:author="Dr Mamadou SANOGO" w:date="2023-10-25T16:15:00Z"/>
                <w:color w:val="000000" w:themeColor="text1"/>
                <w:szCs w:val="24"/>
                <w:rPrChange w:id="11451" w:author="Dr Mamadou SANOGO" w:date="2023-10-25T18:15:00Z">
                  <w:rPr>
                    <w:ins w:id="11452" w:author="Dr Mamadou SANOGO" w:date="2023-10-25T16:15:00Z"/>
                    <w:color w:val="000000"/>
                    <w:szCs w:val="24"/>
                  </w:rPr>
                </w:rPrChange>
              </w:rPr>
            </w:pPr>
            <w:ins w:id="11453" w:author="Dr Mamadou SANOGO" w:date="2023-10-25T16:15:00Z">
              <w:r w:rsidRPr="007A4AFC">
                <w:rPr>
                  <w:color w:val="000000" w:themeColor="text1"/>
                  <w:szCs w:val="24"/>
                  <w:rPrChange w:id="11454"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751AB498" w14:textId="77777777" w:rsidR="00424982" w:rsidRPr="007A4AFC" w:rsidRDefault="00424982" w:rsidP="00424982">
            <w:pPr>
              <w:spacing w:line="240" w:lineRule="auto"/>
              <w:rPr>
                <w:ins w:id="11455" w:author="Dr Mamadou SANOGO" w:date="2023-10-25T16:15:00Z"/>
                <w:color w:val="000000" w:themeColor="text1"/>
                <w:szCs w:val="24"/>
                <w:rPrChange w:id="11456" w:author="Dr Mamadou SANOGO" w:date="2023-10-25T18:15:00Z">
                  <w:rPr>
                    <w:ins w:id="11457" w:author="Dr Mamadou SANOGO" w:date="2023-10-25T16:15:00Z"/>
                    <w:color w:val="000000"/>
                    <w:szCs w:val="24"/>
                  </w:rPr>
                </w:rPrChange>
              </w:rPr>
            </w:pPr>
            <w:ins w:id="11458" w:author="Dr Mamadou SANOGO" w:date="2023-10-25T16:15:00Z">
              <w:r w:rsidRPr="007A4AFC">
                <w:rPr>
                  <w:color w:val="000000" w:themeColor="text1"/>
                  <w:szCs w:val="24"/>
                  <w:rPrChange w:id="11459" w:author="Dr Mamadou SANOGO" w:date="2023-10-25T18:15:00Z">
                    <w:rPr>
                      <w:color w:val="000000"/>
                      <w:szCs w:val="24"/>
                    </w:rPr>
                  </w:rPrChange>
                </w:rPr>
                <w:t>BERTE Yacouba</w:t>
              </w:r>
            </w:ins>
          </w:p>
        </w:tc>
        <w:tc>
          <w:tcPr>
            <w:tcW w:w="4395" w:type="dxa"/>
            <w:tcBorders>
              <w:top w:val="nil"/>
              <w:left w:val="nil"/>
              <w:bottom w:val="nil"/>
              <w:right w:val="nil"/>
            </w:tcBorders>
            <w:shd w:val="clear" w:color="auto" w:fill="auto"/>
            <w:noWrap/>
            <w:vAlign w:val="center"/>
            <w:hideMark/>
          </w:tcPr>
          <w:p w14:paraId="1C8F1E3C" w14:textId="77777777" w:rsidR="00424982" w:rsidRPr="007A4AFC" w:rsidRDefault="00424982" w:rsidP="00424982">
            <w:pPr>
              <w:spacing w:line="240" w:lineRule="auto"/>
              <w:rPr>
                <w:ins w:id="11460" w:author="Dr Mamadou SANOGO" w:date="2023-10-25T16:15:00Z"/>
                <w:color w:val="000000" w:themeColor="text1"/>
                <w:szCs w:val="24"/>
                <w:rPrChange w:id="11461" w:author="Dr Mamadou SANOGO" w:date="2023-10-25T18:15:00Z">
                  <w:rPr>
                    <w:ins w:id="11462" w:author="Dr Mamadou SANOGO" w:date="2023-10-25T16:15:00Z"/>
                    <w:color w:val="000000"/>
                    <w:szCs w:val="24"/>
                  </w:rPr>
                </w:rPrChange>
              </w:rPr>
            </w:pPr>
            <w:ins w:id="11463" w:author="Dr Mamadou SANOGO" w:date="2023-10-25T16:15:00Z">
              <w:r w:rsidRPr="007A4AFC">
                <w:rPr>
                  <w:color w:val="000000" w:themeColor="text1"/>
                  <w:szCs w:val="24"/>
                  <w:rPrChange w:id="11464" w:author="Dr Mamadou SANOGO" w:date="2023-10-25T18:15:00Z">
                    <w:rPr>
                      <w:color w:val="000000"/>
                      <w:szCs w:val="24"/>
                    </w:rPr>
                  </w:rPrChange>
                </w:rPr>
                <w:t>Directeur des Etudes</w:t>
              </w:r>
            </w:ins>
          </w:p>
        </w:tc>
      </w:tr>
      <w:tr w:rsidR="007A4AFC" w:rsidRPr="007A4AFC" w14:paraId="614855CB" w14:textId="77777777" w:rsidTr="00D27EF1">
        <w:trPr>
          <w:trHeight w:val="315"/>
          <w:ins w:id="11465" w:author="Dr Mamadou SANOGO" w:date="2023-10-25T16:15:00Z"/>
        </w:trPr>
        <w:tc>
          <w:tcPr>
            <w:tcW w:w="1200" w:type="dxa"/>
            <w:tcBorders>
              <w:top w:val="nil"/>
              <w:left w:val="nil"/>
              <w:bottom w:val="nil"/>
              <w:right w:val="nil"/>
            </w:tcBorders>
            <w:shd w:val="clear" w:color="auto" w:fill="auto"/>
            <w:noWrap/>
            <w:vAlign w:val="center"/>
            <w:hideMark/>
          </w:tcPr>
          <w:p w14:paraId="267A73C9" w14:textId="77777777" w:rsidR="00424982" w:rsidRPr="007A4AFC" w:rsidRDefault="00424982" w:rsidP="00424982">
            <w:pPr>
              <w:spacing w:line="240" w:lineRule="auto"/>
              <w:rPr>
                <w:ins w:id="11466" w:author="Dr Mamadou SANOGO" w:date="2023-10-25T16:15:00Z"/>
                <w:color w:val="000000" w:themeColor="text1"/>
                <w:szCs w:val="24"/>
                <w:rPrChange w:id="11467" w:author="Dr Mamadou SANOGO" w:date="2023-10-25T18:15:00Z">
                  <w:rPr>
                    <w:ins w:id="11468" w:author="Dr Mamadou SANOGO" w:date="2023-10-25T16:15:00Z"/>
                    <w:color w:val="000000"/>
                    <w:szCs w:val="24"/>
                  </w:rPr>
                </w:rPrChange>
              </w:rPr>
            </w:pPr>
            <w:ins w:id="11469" w:author="Dr Mamadou SANOGO" w:date="2023-10-25T16:15:00Z">
              <w:r w:rsidRPr="007A4AFC">
                <w:rPr>
                  <w:color w:val="000000" w:themeColor="text1"/>
                  <w:szCs w:val="24"/>
                  <w:rPrChange w:id="11470"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B8BAEA" w14:textId="77777777" w:rsidR="00424982" w:rsidRPr="007A4AFC" w:rsidRDefault="00424982" w:rsidP="00424982">
            <w:pPr>
              <w:spacing w:line="240" w:lineRule="auto"/>
              <w:rPr>
                <w:ins w:id="11471" w:author="Dr Mamadou SANOGO" w:date="2023-10-25T16:15:00Z"/>
                <w:color w:val="000000" w:themeColor="text1"/>
                <w:szCs w:val="24"/>
                <w:rPrChange w:id="11472" w:author="Dr Mamadou SANOGO" w:date="2023-10-25T18:15:00Z">
                  <w:rPr>
                    <w:ins w:id="11473" w:author="Dr Mamadou SANOGO" w:date="2023-10-25T16:15:00Z"/>
                    <w:color w:val="000000"/>
                    <w:szCs w:val="24"/>
                  </w:rPr>
                </w:rPrChange>
              </w:rPr>
            </w:pPr>
            <w:ins w:id="11474" w:author="Dr Mamadou SANOGO" w:date="2023-10-25T16:15:00Z">
              <w:r w:rsidRPr="007A4AFC">
                <w:rPr>
                  <w:color w:val="000000" w:themeColor="text1"/>
                  <w:szCs w:val="24"/>
                  <w:rPrChange w:id="11475" w:author="Dr Mamadou SANOGO" w:date="2023-10-25T18:15:00Z">
                    <w:rPr>
                      <w:color w:val="000000"/>
                      <w:szCs w:val="24"/>
                    </w:rPr>
                  </w:rPrChange>
                </w:rPr>
                <w:t>BERTHE Ahmadou</w:t>
              </w:r>
            </w:ins>
          </w:p>
        </w:tc>
        <w:tc>
          <w:tcPr>
            <w:tcW w:w="4395" w:type="dxa"/>
            <w:tcBorders>
              <w:top w:val="nil"/>
              <w:left w:val="nil"/>
              <w:bottom w:val="nil"/>
              <w:right w:val="nil"/>
            </w:tcBorders>
            <w:shd w:val="clear" w:color="auto" w:fill="auto"/>
            <w:noWrap/>
            <w:vAlign w:val="center"/>
            <w:hideMark/>
          </w:tcPr>
          <w:p w14:paraId="43E77521" w14:textId="77777777" w:rsidR="00424982" w:rsidRPr="007A4AFC" w:rsidRDefault="00424982" w:rsidP="00424982">
            <w:pPr>
              <w:spacing w:line="240" w:lineRule="auto"/>
              <w:rPr>
                <w:ins w:id="11476" w:author="Dr Mamadou SANOGO" w:date="2023-10-25T16:15:00Z"/>
                <w:color w:val="000000" w:themeColor="text1"/>
                <w:szCs w:val="24"/>
                <w:rPrChange w:id="11477" w:author="Dr Mamadou SANOGO" w:date="2023-10-25T18:15:00Z">
                  <w:rPr>
                    <w:ins w:id="11478" w:author="Dr Mamadou SANOGO" w:date="2023-10-25T16:15:00Z"/>
                    <w:color w:val="000000"/>
                    <w:szCs w:val="24"/>
                  </w:rPr>
                </w:rPrChange>
              </w:rPr>
            </w:pPr>
            <w:ins w:id="11479" w:author="Dr Mamadou SANOGO" w:date="2023-10-25T16:15:00Z">
              <w:r w:rsidRPr="007A4AFC">
                <w:rPr>
                  <w:color w:val="000000" w:themeColor="text1"/>
                  <w:szCs w:val="24"/>
                  <w:rPrChange w:id="11480" w:author="Dr Mamadou SANOGO" w:date="2023-10-25T18:15:00Z">
                    <w:rPr>
                      <w:color w:val="000000"/>
                      <w:szCs w:val="24"/>
                    </w:rPr>
                  </w:rPrChange>
                </w:rPr>
                <w:t>Responsable qualité de la formation</w:t>
              </w:r>
            </w:ins>
          </w:p>
        </w:tc>
      </w:tr>
      <w:tr w:rsidR="007A4AFC" w:rsidRPr="007A4AFC" w14:paraId="417FC41B" w14:textId="77777777" w:rsidTr="00D27EF1">
        <w:trPr>
          <w:trHeight w:val="315"/>
          <w:ins w:id="11481" w:author="Dr Mamadou SANOGO" w:date="2023-10-25T16:15:00Z"/>
        </w:trPr>
        <w:tc>
          <w:tcPr>
            <w:tcW w:w="1200" w:type="dxa"/>
            <w:tcBorders>
              <w:top w:val="nil"/>
              <w:left w:val="nil"/>
              <w:bottom w:val="nil"/>
              <w:right w:val="nil"/>
            </w:tcBorders>
            <w:shd w:val="clear" w:color="auto" w:fill="auto"/>
            <w:noWrap/>
            <w:vAlign w:val="center"/>
            <w:hideMark/>
          </w:tcPr>
          <w:p w14:paraId="12542D84" w14:textId="77777777" w:rsidR="00424982" w:rsidRPr="007A4AFC" w:rsidRDefault="00424982" w:rsidP="00424982">
            <w:pPr>
              <w:spacing w:line="240" w:lineRule="auto"/>
              <w:rPr>
                <w:ins w:id="11482" w:author="Dr Mamadou SANOGO" w:date="2023-10-25T16:15:00Z"/>
                <w:color w:val="000000" w:themeColor="text1"/>
                <w:szCs w:val="24"/>
                <w:rPrChange w:id="11483" w:author="Dr Mamadou SANOGO" w:date="2023-10-25T18:15:00Z">
                  <w:rPr>
                    <w:ins w:id="11484" w:author="Dr Mamadou SANOGO" w:date="2023-10-25T16:15:00Z"/>
                    <w:color w:val="000000"/>
                    <w:szCs w:val="24"/>
                  </w:rPr>
                </w:rPrChange>
              </w:rPr>
            </w:pPr>
            <w:ins w:id="11485" w:author="Dr Mamadou SANOGO" w:date="2023-10-25T16:15:00Z">
              <w:r w:rsidRPr="007A4AFC">
                <w:rPr>
                  <w:color w:val="000000" w:themeColor="text1"/>
                  <w:szCs w:val="24"/>
                  <w:rPrChange w:id="11486"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62EEF4" w14:textId="77777777" w:rsidR="00424982" w:rsidRPr="007A4AFC" w:rsidRDefault="00424982" w:rsidP="00424982">
            <w:pPr>
              <w:spacing w:line="240" w:lineRule="auto"/>
              <w:rPr>
                <w:ins w:id="11487" w:author="Dr Mamadou SANOGO" w:date="2023-10-25T16:15:00Z"/>
                <w:color w:val="000000" w:themeColor="text1"/>
                <w:szCs w:val="24"/>
                <w:rPrChange w:id="11488" w:author="Dr Mamadou SANOGO" w:date="2023-10-25T18:15:00Z">
                  <w:rPr>
                    <w:ins w:id="11489" w:author="Dr Mamadou SANOGO" w:date="2023-10-25T16:15:00Z"/>
                    <w:color w:val="000000"/>
                    <w:szCs w:val="24"/>
                  </w:rPr>
                </w:rPrChange>
              </w:rPr>
            </w:pPr>
            <w:ins w:id="11490" w:author="Dr Mamadou SANOGO" w:date="2023-10-25T16:15:00Z">
              <w:r w:rsidRPr="007A4AFC">
                <w:rPr>
                  <w:color w:val="000000" w:themeColor="text1"/>
                  <w:szCs w:val="24"/>
                  <w:rPrChange w:id="11491" w:author="Dr Mamadou SANOGO" w:date="2023-10-25T18:15:00Z">
                    <w:rPr>
                      <w:color w:val="000000"/>
                      <w:szCs w:val="24"/>
                    </w:rPr>
                  </w:rPrChange>
                </w:rPr>
                <w:t>NIARE Issa</w:t>
              </w:r>
            </w:ins>
          </w:p>
        </w:tc>
        <w:tc>
          <w:tcPr>
            <w:tcW w:w="4395" w:type="dxa"/>
            <w:tcBorders>
              <w:top w:val="nil"/>
              <w:left w:val="nil"/>
              <w:bottom w:val="nil"/>
              <w:right w:val="nil"/>
            </w:tcBorders>
            <w:shd w:val="clear" w:color="auto" w:fill="auto"/>
            <w:noWrap/>
            <w:vAlign w:val="center"/>
            <w:hideMark/>
          </w:tcPr>
          <w:p w14:paraId="6875E3D9" w14:textId="77777777" w:rsidR="00424982" w:rsidRPr="007A4AFC" w:rsidRDefault="00424982" w:rsidP="00424982">
            <w:pPr>
              <w:spacing w:line="240" w:lineRule="auto"/>
              <w:rPr>
                <w:ins w:id="11492" w:author="Dr Mamadou SANOGO" w:date="2023-10-25T16:15:00Z"/>
                <w:color w:val="000000" w:themeColor="text1"/>
                <w:szCs w:val="24"/>
                <w:rPrChange w:id="11493" w:author="Dr Mamadou SANOGO" w:date="2023-10-25T18:15:00Z">
                  <w:rPr>
                    <w:ins w:id="11494" w:author="Dr Mamadou SANOGO" w:date="2023-10-25T16:15:00Z"/>
                    <w:color w:val="000000"/>
                    <w:szCs w:val="24"/>
                  </w:rPr>
                </w:rPrChange>
              </w:rPr>
            </w:pPr>
            <w:ins w:id="11495" w:author="Dr Mamadou SANOGO" w:date="2023-10-25T16:15:00Z">
              <w:r w:rsidRPr="007A4AFC">
                <w:rPr>
                  <w:color w:val="000000" w:themeColor="text1"/>
                  <w:szCs w:val="24"/>
                  <w:rPrChange w:id="11496" w:author="Dr Mamadou SANOGO" w:date="2023-10-25T18:15:00Z">
                    <w:rPr>
                      <w:color w:val="000000"/>
                      <w:szCs w:val="24"/>
                    </w:rPr>
                  </w:rPrChange>
                </w:rPr>
                <w:t>Surveillant Général</w:t>
              </w:r>
            </w:ins>
          </w:p>
        </w:tc>
      </w:tr>
      <w:tr w:rsidR="007A4AFC" w:rsidRPr="007A4AFC" w14:paraId="071563D9" w14:textId="77777777" w:rsidTr="00D27EF1">
        <w:trPr>
          <w:trHeight w:val="315"/>
          <w:ins w:id="11497" w:author="Dr Mamadou SANOGO" w:date="2023-10-25T16:15:00Z"/>
        </w:trPr>
        <w:tc>
          <w:tcPr>
            <w:tcW w:w="1200" w:type="dxa"/>
            <w:tcBorders>
              <w:top w:val="nil"/>
              <w:left w:val="nil"/>
              <w:bottom w:val="nil"/>
              <w:right w:val="nil"/>
            </w:tcBorders>
            <w:shd w:val="clear" w:color="auto" w:fill="auto"/>
            <w:noWrap/>
            <w:vAlign w:val="center"/>
            <w:hideMark/>
          </w:tcPr>
          <w:p w14:paraId="26423988" w14:textId="77777777" w:rsidR="00424982" w:rsidRPr="007A4AFC" w:rsidRDefault="00424982" w:rsidP="00424982">
            <w:pPr>
              <w:spacing w:line="240" w:lineRule="auto"/>
              <w:rPr>
                <w:ins w:id="11498" w:author="Dr Mamadou SANOGO" w:date="2023-10-25T16:15:00Z"/>
                <w:color w:val="000000" w:themeColor="text1"/>
                <w:szCs w:val="24"/>
                <w:rPrChange w:id="11499" w:author="Dr Mamadou SANOGO" w:date="2023-10-25T18:15:00Z">
                  <w:rPr>
                    <w:ins w:id="11500" w:author="Dr Mamadou SANOGO" w:date="2023-10-25T16:15:00Z"/>
                    <w:color w:val="000000"/>
                    <w:szCs w:val="24"/>
                  </w:rPr>
                </w:rPrChange>
              </w:rPr>
            </w:pPr>
            <w:ins w:id="11501" w:author="Dr Mamadou SANOGO" w:date="2023-10-25T16:15:00Z">
              <w:r w:rsidRPr="007A4AFC">
                <w:rPr>
                  <w:color w:val="000000" w:themeColor="text1"/>
                  <w:szCs w:val="24"/>
                  <w:rPrChange w:id="11502"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5A5CF20" w14:textId="77777777" w:rsidR="00424982" w:rsidRPr="007A4AFC" w:rsidRDefault="00424982" w:rsidP="00424982">
            <w:pPr>
              <w:spacing w:line="240" w:lineRule="auto"/>
              <w:rPr>
                <w:ins w:id="11503" w:author="Dr Mamadou SANOGO" w:date="2023-10-25T16:15:00Z"/>
                <w:color w:val="000000" w:themeColor="text1"/>
                <w:szCs w:val="24"/>
                <w:rPrChange w:id="11504" w:author="Dr Mamadou SANOGO" w:date="2023-10-25T18:15:00Z">
                  <w:rPr>
                    <w:ins w:id="11505" w:author="Dr Mamadou SANOGO" w:date="2023-10-25T16:15:00Z"/>
                    <w:color w:val="000000"/>
                    <w:szCs w:val="24"/>
                  </w:rPr>
                </w:rPrChange>
              </w:rPr>
            </w:pPr>
            <w:ins w:id="11506" w:author="Dr Mamadou SANOGO" w:date="2023-10-25T16:15:00Z">
              <w:r w:rsidRPr="007A4AFC">
                <w:rPr>
                  <w:color w:val="000000" w:themeColor="text1"/>
                  <w:szCs w:val="24"/>
                  <w:rPrChange w:id="11507" w:author="Dr Mamadou SANOGO" w:date="2023-10-25T18:15:00Z">
                    <w:rPr>
                      <w:color w:val="000000"/>
                      <w:szCs w:val="24"/>
                    </w:rPr>
                  </w:rPrChange>
                </w:rPr>
                <w:t>SOGOBA Rokiatou</w:t>
              </w:r>
            </w:ins>
          </w:p>
        </w:tc>
        <w:tc>
          <w:tcPr>
            <w:tcW w:w="4395" w:type="dxa"/>
            <w:tcBorders>
              <w:top w:val="nil"/>
              <w:left w:val="nil"/>
              <w:bottom w:val="nil"/>
              <w:right w:val="nil"/>
            </w:tcBorders>
            <w:shd w:val="clear" w:color="auto" w:fill="auto"/>
            <w:noWrap/>
            <w:vAlign w:val="center"/>
            <w:hideMark/>
          </w:tcPr>
          <w:p w14:paraId="5507EBB8" w14:textId="77777777" w:rsidR="00424982" w:rsidRPr="007A4AFC" w:rsidRDefault="00424982" w:rsidP="00424982">
            <w:pPr>
              <w:spacing w:line="240" w:lineRule="auto"/>
              <w:rPr>
                <w:ins w:id="11508" w:author="Dr Mamadou SANOGO" w:date="2023-10-25T16:15:00Z"/>
                <w:color w:val="000000" w:themeColor="text1"/>
                <w:szCs w:val="24"/>
                <w:rPrChange w:id="11509" w:author="Dr Mamadou SANOGO" w:date="2023-10-25T18:15:00Z">
                  <w:rPr>
                    <w:ins w:id="11510" w:author="Dr Mamadou SANOGO" w:date="2023-10-25T16:15:00Z"/>
                    <w:color w:val="000000"/>
                    <w:szCs w:val="24"/>
                  </w:rPr>
                </w:rPrChange>
              </w:rPr>
            </w:pPr>
            <w:ins w:id="11511" w:author="Dr Mamadou SANOGO" w:date="2023-10-25T16:15:00Z">
              <w:r w:rsidRPr="007A4AFC">
                <w:rPr>
                  <w:color w:val="000000" w:themeColor="text1"/>
                  <w:szCs w:val="24"/>
                  <w:rPrChange w:id="11512" w:author="Dr Mamadou SANOGO" w:date="2023-10-25T18:15:00Z">
                    <w:rPr>
                      <w:color w:val="000000"/>
                      <w:szCs w:val="24"/>
                    </w:rPr>
                  </w:rPrChange>
                </w:rPr>
                <w:t>Gestion et comptabilité</w:t>
              </w:r>
            </w:ins>
          </w:p>
        </w:tc>
      </w:tr>
      <w:tr w:rsidR="007A4AFC" w:rsidRPr="007A4AFC" w14:paraId="74C60E51" w14:textId="77777777" w:rsidTr="00D27EF1">
        <w:trPr>
          <w:trHeight w:val="315"/>
          <w:ins w:id="11513" w:author="Dr Mamadou SANOGO" w:date="2023-10-25T16:15:00Z"/>
        </w:trPr>
        <w:tc>
          <w:tcPr>
            <w:tcW w:w="1200" w:type="dxa"/>
            <w:tcBorders>
              <w:top w:val="nil"/>
              <w:left w:val="nil"/>
              <w:bottom w:val="nil"/>
              <w:right w:val="nil"/>
            </w:tcBorders>
            <w:shd w:val="clear" w:color="auto" w:fill="auto"/>
            <w:noWrap/>
            <w:vAlign w:val="center"/>
            <w:hideMark/>
          </w:tcPr>
          <w:p w14:paraId="6C46AB35" w14:textId="77777777" w:rsidR="00424982" w:rsidRPr="007A4AFC" w:rsidRDefault="00424982" w:rsidP="00424982">
            <w:pPr>
              <w:spacing w:line="240" w:lineRule="auto"/>
              <w:rPr>
                <w:ins w:id="11514" w:author="Dr Mamadou SANOGO" w:date="2023-10-25T16:15:00Z"/>
                <w:color w:val="000000" w:themeColor="text1"/>
                <w:szCs w:val="24"/>
                <w:rPrChange w:id="11515" w:author="Dr Mamadou SANOGO" w:date="2023-10-25T18:15:00Z">
                  <w:rPr>
                    <w:ins w:id="11516" w:author="Dr Mamadou SANOGO" w:date="2023-10-25T16:15:00Z"/>
                    <w:color w:val="000000"/>
                    <w:szCs w:val="24"/>
                  </w:rPr>
                </w:rPrChange>
              </w:rPr>
            </w:pPr>
            <w:ins w:id="11517" w:author="Dr Mamadou SANOGO" w:date="2023-10-25T16:15:00Z">
              <w:r w:rsidRPr="007A4AFC">
                <w:rPr>
                  <w:color w:val="000000" w:themeColor="text1"/>
                  <w:szCs w:val="24"/>
                  <w:rPrChange w:id="11518"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E22F208" w14:textId="77777777" w:rsidR="00424982" w:rsidRPr="007A4AFC" w:rsidRDefault="00424982" w:rsidP="00424982">
            <w:pPr>
              <w:spacing w:line="240" w:lineRule="auto"/>
              <w:rPr>
                <w:ins w:id="11519" w:author="Dr Mamadou SANOGO" w:date="2023-10-25T16:15:00Z"/>
                <w:color w:val="000000" w:themeColor="text1"/>
                <w:szCs w:val="24"/>
                <w:rPrChange w:id="11520" w:author="Dr Mamadou SANOGO" w:date="2023-10-25T18:15:00Z">
                  <w:rPr>
                    <w:ins w:id="11521" w:author="Dr Mamadou SANOGO" w:date="2023-10-25T16:15:00Z"/>
                    <w:color w:val="000000"/>
                    <w:szCs w:val="24"/>
                  </w:rPr>
                </w:rPrChange>
              </w:rPr>
            </w:pPr>
            <w:ins w:id="11522" w:author="Dr Mamadou SANOGO" w:date="2023-10-25T16:15:00Z">
              <w:r w:rsidRPr="007A4AFC">
                <w:rPr>
                  <w:color w:val="000000" w:themeColor="text1"/>
                  <w:szCs w:val="24"/>
                  <w:rPrChange w:id="11523" w:author="Dr Mamadou SANOGO" w:date="2023-10-25T18:15:00Z">
                    <w:rPr>
                      <w:color w:val="000000"/>
                      <w:szCs w:val="24"/>
                    </w:rPr>
                  </w:rPrChange>
                </w:rPr>
                <w:t>DOUMBIA Moussa</w:t>
              </w:r>
            </w:ins>
          </w:p>
        </w:tc>
        <w:tc>
          <w:tcPr>
            <w:tcW w:w="4395" w:type="dxa"/>
            <w:tcBorders>
              <w:top w:val="nil"/>
              <w:left w:val="nil"/>
              <w:bottom w:val="nil"/>
              <w:right w:val="nil"/>
            </w:tcBorders>
            <w:shd w:val="clear" w:color="auto" w:fill="auto"/>
            <w:noWrap/>
            <w:vAlign w:val="center"/>
            <w:hideMark/>
          </w:tcPr>
          <w:p w14:paraId="4DAC1EC2" w14:textId="77777777" w:rsidR="00424982" w:rsidRPr="007A4AFC" w:rsidRDefault="00424982" w:rsidP="00424982">
            <w:pPr>
              <w:spacing w:line="240" w:lineRule="auto"/>
              <w:rPr>
                <w:ins w:id="11524" w:author="Dr Mamadou SANOGO" w:date="2023-10-25T16:15:00Z"/>
                <w:color w:val="000000" w:themeColor="text1"/>
                <w:szCs w:val="24"/>
                <w:rPrChange w:id="11525" w:author="Dr Mamadou SANOGO" w:date="2023-10-25T18:15:00Z">
                  <w:rPr>
                    <w:ins w:id="11526" w:author="Dr Mamadou SANOGO" w:date="2023-10-25T16:15:00Z"/>
                    <w:color w:val="000000"/>
                    <w:szCs w:val="24"/>
                  </w:rPr>
                </w:rPrChange>
              </w:rPr>
            </w:pPr>
            <w:ins w:id="11527" w:author="Dr Mamadou SANOGO" w:date="2023-10-25T16:15:00Z">
              <w:r w:rsidRPr="007A4AFC">
                <w:rPr>
                  <w:color w:val="000000" w:themeColor="text1"/>
                  <w:szCs w:val="24"/>
                  <w:rPrChange w:id="11528" w:author="Dr Mamadou SANOGO" w:date="2023-10-25T18:15:00Z">
                    <w:rPr>
                      <w:color w:val="000000"/>
                      <w:szCs w:val="24"/>
                    </w:rPr>
                  </w:rPrChange>
                </w:rPr>
                <w:t>Moniteur</w:t>
              </w:r>
            </w:ins>
          </w:p>
        </w:tc>
      </w:tr>
      <w:tr w:rsidR="007A4AFC" w:rsidRPr="007A4AFC" w14:paraId="7B840F3A" w14:textId="77777777" w:rsidTr="00D27EF1">
        <w:trPr>
          <w:trHeight w:val="315"/>
          <w:ins w:id="11529" w:author="Dr Mamadou SANOGO" w:date="2023-10-25T16:15:00Z"/>
        </w:trPr>
        <w:tc>
          <w:tcPr>
            <w:tcW w:w="1200" w:type="dxa"/>
            <w:tcBorders>
              <w:top w:val="nil"/>
              <w:left w:val="nil"/>
              <w:bottom w:val="nil"/>
              <w:right w:val="nil"/>
            </w:tcBorders>
            <w:shd w:val="clear" w:color="auto" w:fill="auto"/>
            <w:noWrap/>
            <w:vAlign w:val="center"/>
            <w:hideMark/>
          </w:tcPr>
          <w:p w14:paraId="21690D53" w14:textId="77777777" w:rsidR="00424982" w:rsidRPr="007A4AFC" w:rsidRDefault="00424982" w:rsidP="00424982">
            <w:pPr>
              <w:spacing w:line="240" w:lineRule="auto"/>
              <w:rPr>
                <w:ins w:id="11530" w:author="Dr Mamadou SANOGO" w:date="2023-10-25T16:15:00Z"/>
                <w:color w:val="000000" w:themeColor="text1"/>
                <w:szCs w:val="24"/>
                <w:rPrChange w:id="11531" w:author="Dr Mamadou SANOGO" w:date="2023-10-25T18:15:00Z">
                  <w:rPr>
                    <w:ins w:id="11532" w:author="Dr Mamadou SANOGO" w:date="2023-10-25T16:15:00Z"/>
                    <w:color w:val="000000"/>
                    <w:szCs w:val="24"/>
                  </w:rPr>
                </w:rPrChange>
              </w:rPr>
            </w:pPr>
            <w:ins w:id="11533" w:author="Dr Mamadou SANOGO" w:date="2023-10-25T16:15:00Z">
              <w:r w:rsidRPr="007A4AFC">
                <w:rPr>
                  <w:color w:val="000000" w:themeColor="text1"/>
                  <w:szCs w:val="24"/>
                  <w:rPrChange w:id="11534"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630FB7F" w14:textId="77777777" w:rsidR="00424982" w:rsidRPr="007A4AFC" w:rsidRDefault="00424982" w:rsidP="00424982">
            <w:pPr>
              <w:spacing w:line="240" w:lineRule="auto"/>
              <w:rPr>
                <w:ins w:id="11535" w:author="Dr Mamadou SANOGO" w:date="2023-10-25T16:15:00Z"/>
                <w:color w:val="000000" w:themeColor="text1"/>
                <w:szCs w:val="24"/>
                <w:rPrChange w:id="11536" w:author="Dr Mamadou SANOGO" w:date="2023-10-25T18:15:00Z">
                  <w:rPr>
                    <w:ins w:id="11537" w:author="Dr Mamadou SANOGO" w:date="2023-10-25T16:15:00Z"/>
                    <w:color w:val="000000"/>
                    <w:szCs w:val="24"/>
                  </w:rPr>
                </w:rPrChange>
              </w:rPr>
            </w:pPr>
            <w:ins w:id="11538" w:author="Dr Mamadou SANOGO" w:date="2023-10-25T16:15:00Z">
              <w:r w:rsidRPr="007A4AFC">
                <w:rPr>
                  <w:color w:val="000000" w:themeColor="text1"/>
                  <w:szCs w:val="24"/>
                  <w:rPrChange w:id="11539" w:author="Dr Mamadou SANOGO" w:date="2023-10-25T18:15:00Z">
                    <w:rPr>
                      <w:color w:val="000000"/>
                      <w:szCs w:val="24"/>
                    </w:rPr>
                  </w:rPrChange>
                </w:rPr>
                <w:t>DIABY Fatoumata</w:t>
              </w:r>
            </w:ins>
          </w:p>
        </w:tc>
        <w:tc>
          <w:tcPr>
            <w:tcW w:w="4395" w:type="dxa"/>
            <w:tcBorders>
              <w:top w:val="nil"/>
              <w:left w:val="nil"/>
              <w:bottom w:val="nil"/>
              <w:right w:val="nil"/>
            </w:tcBorders>
            <w:shd w:val="clear" w:color="auto" w:fill="auto"/>
            <w:noWrap/>
            <w:vAlign w:val="center"/>
            <w:hideMark/>
          </w:tcPr>
          <w:p w14:paraId="302D28E1" w14:textId="77777777" w:rsidR="00424982" w:rsidRPr="007A4AFC" w:rsidRDefault="00424982" w:rsidP="00424982">
            <w:pPr>
              <w:spacing w:line="240" w:lineRule="auto"/>
              <w:rPr>
                <w:ins w:id="11540" w:author="Dr Mamadou SANOGO" w:date="2023-10-25T16:15:00Z"/>
                <w:color w:val="000000" w:themeColor="text1"/>
                <w:szCs w:val="24"/>
                <w:rPrChange w:id="11541" w:author="Dr Mamadou SANOGO" w:date="2023-10-25T18:15:00Z">
                  <w:rPr>
                    <w:ins w:id="11542" w:author="Dr Mamadou SANOGO" w:date="2023-10-25T16:15:00Z"/>
                    <w:color w:val="000000"/>
                    <w:szCs w:val="24"/>
                  </w:rPr>
                </w:rPrChange>
              </w:rPr>
            </w:pPr>
            <w:ins w:id="11543" w:author="Dr Mamadou SANOGO" w:date="2023-10-25T16:15:00Z">
              <w:r w:rsidRPr="007A4AFC">
                <w:rPr>
                  <w:color w:val="000000" w:themeColor="text1"/>
                  <w:szCs w:val="24"/>
                  <w:rPrChange w:id="11544" w:author="Dr Mamadou SANOGO" w:date="2023-10-25T18:15:00Z">
                    <w:rPr>
                      <w:color w:val="000000"/>
                      <w:szCs w:val="24"/>
                    </w:rPr>
                  </w:rPrChange>
                </w:rPr>
                <w:t>Monitrice</w:t>
              </w:r>
            </w:ins>
          </w:p>
        </w:tc>
      </w:tr>
      <w:tr w:rsidR="007A4AFC" w:rsidRPr="007A4AFC" w14:paraId="4DBDA805" w14:textId="77777777" w:rsidTr="00D27EF1">
        <w:trPr>
          <w:trHeight w:val="315"/>
          <w:ins w:id="11545" w:author="Dr Mamadou SANOGO" w:date="2023-10-25T16:15:00Z"/>
        </w:trPr>
        <w:tc>
          <w:tcPr>
            <w:tcW w:w="1200" w:type="dxa"/>
            <w:tcBorders>
              <w:top w:val="nil"/>
              <w:left w:val="nil"/>
              <w:bottom w:val="nil"/>
              <w:right w:val="nil"/>
            </w:tcBorders>
            <w:shd w:val="clear" w:color="auto" w:fill="auto"/>
            <w:noWrap/>
            <w:vAlign w:val="center"/>
            <w:hideMark/>
          </w:tcPr>
          <w:p w14:paraId="65036648" w14:textId="77777777" w:rsidR="00424982" w:rsidRPr="007A4AFC" w:rsidRDefault="00424982" w:rsidP="00424982">
            <w:pPr>
              <w:spacing w:line="240" w:lineRule="auto"/>
              <w:rPr>
                <w:ins w:id="11546" w:author="Dr Mamadou SANOGO" w:date="2023-10-25T16:15:00Z"/>
                <w:color w:val="000000" w:themeColor="text1"/>
                <w:szCs w:val="24"/>
                <w:rPrChange w:id="11547" w:author="Dr Mamadou SANOGO" w:date="2023-10-25T18:15:00Z">
                  <w:rPr>
                    <w:ins w:id="11548" w:author="Dr Mamadou SANOGO" w:date="2023-10-25T16:15:00Z"/>
                    <w:color w:val="000000"/>
                    <w:szCs w:val="24"/>
                  </w:rPr>
                </w:rPrChange>
              </w:rPr>
            </w:pPr>
            <w:ins w:id="11549" w:author="Dr Mamadou SANOGO" w:date="2023-10-25T16:15:00Z">
              <w:r w:rsidRPr="007A4AFC">
                <w:rPr>
                  <w:color w:val="000000" w:themeColor="text1"/>
                  <w:szCs w:val="24"/>
                  <w:rPrChange w:id="11550"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4E77D12A" w14:textId="77777777" w:rsidR="00424982" w:rsidRPr="007A4AFC" w:rsidRDefault="00424982" w:rsidP="00424982">
            <w:pPr>
              <w:spacing w:line="240" w:lineRule="auto"/>
              <w:rPr>
                <w:ins w:id="11551" w:author="Dr Mamadou SANOGO" w:date="2023-10-25T16:15:00Z"/>
                <w:color w:val="000000" w:themeColor="text1"/>
                <w:szCs w:val="24"/>
                <w:rPrChange w:id="11552" w:author="Dr Mamadou SANOGO" w:date="2023-10-25T18:15:00Z">
                  <w:rPr>
                    <w:ins w:id="11553" w:author="Dr Mamadou SANOGO" w:date="2023-10-25T16:15:00Z"/>
                    <w:color w:val="000000"/>
                    <w:szCs w:val="24"/>
                  </w:rPr>
                </w:rPrChange>
              </w:rPr>
            </w:pPr>
            <w:ins w:id="11554" w:author="Dr Mamadou SANOGO" w:date="2023-10-25T16:15:00Z">
              <w:r w:rsidRPr="007A4AFC">
                <w:rPr>
                  <w:color w:val="000000" w:themeColor="text1"/>
                  <w:szCs w:val="24"/>
                  <w:rPrChange w:id="11555" w:author="Dr Mamadou SANOGO" w:date="2023-10-25T18:15:00Z">
                    <w:rPr>
                      <w:color w:val="000000"/>
                      <w:szCs w:val="24"/>
                    </w:rPr>
                  </w:rPrChange>
                </w:rPr>
                <w:t>SAVADOGO Salimata</w:t>
              </w:r>
            </w:ins>
          </w:p>
        </w:tc>
        <w:tc>
          <w:tcPr>
            <w:tcW w:w="4395" w:type="dxa"/>
            <w:tcBorders>
              <w:top w:val="nil"/>
              <w:left w:val="nil"/>
              <w:bottom w:val="nil"/>
              <w:right w:val="nil"/>
            </w:tcBorders>
            <w:shd w:val="clear" w:color="auto" w:fill="auto"/>
            <w:noWrap/>
            <w:vAlign w:val="center"/>
            <w:hideMark/>
          </w:tcPr>
          <w:p w14:paraId="65A01F82" w14:textId="77777777" w:rsidR="00424982" w:rsidRPr="007A4AFC" w:rsidRDefault="00424982" w:rsidP="00424982">
            <w:pPr>
              <w:spacing w:line="240" w:lineRule="auto"/>
              <w:rPr>
                <w:ins w:id="11556" w:author="Dr Mamadou SANOGO" w:date="2023-10-25T16:15:00Z"/>
                <w:color w:val="000000" w:themeColor="text1"/>
                <w:szCs w:val="24"/>
                <w:rPrChange w:id="11557" w:author="Dr Mamadou SANOGO" w:date="2023-10-25T18:15:00Z">
                  <w:rPr>
                    <w:ins w:id="11558" w:author="Dr Mamadou SANOGO" w:date="2023-10-25T16:15:00Z"/>
                    <w:color w:val="000000"/>
                    <w:szCs w:val="24"/>
                  </w:rPr>
                </w:rPrChange>
              </w:rPr>
            </w:pPr>
            <w:ins w:id="11559" w:author="Dr Mamadou SANOGO" w:date="2023-10-25T16:15:00Z">
              <w:r w:rsidRPr="007A4AFC">
                <w:rPr>
                  <w:color w:val="000000" w:themeColor="text1"/>
                  <w:szCs w:val="24"/>
                  <w:rPrChange w:id="11560" w:author="Dr Mamadou SANOGO" w:date="2023-10-25T18:15:00Z">
                    <w:rPr>
                      <w:color w:val="000000"/>
                      <w:szCs w:val="24"/>
                    </w:rPr>
                  </w:rPrChange>
                </w:rPr>
                <w:t>Assistante de Direction</w:t>
              </w:r>
            </w:ins>
          </w:p>
        </w:tc>
      </w:tr>
      <w:tr w:rsidR="007A4AFC" w:rsidRPr="007A4AFC" w14:paraId="4F5DEC40" w14:textId="77777777" w:rsidTr="00D27EF1">
        <w:trPr>
          <w:trHeight w:val="315"/>
          <w:ins w:id="11561" w:author="Dr Mamadou SANOGO" w:date="2023-10-25T16:15:00Z"/>
        </w:trPr>
        <w:tc>
          <w:tcPr>
            <w:tcW w:w="1200" w:type="dxa"/>
            <w:tcBorders>
              <w:top w:val="nil"/>
              <w:left w:val="nil"/>
              <w:bottom w:val="nil"/>
              <w:right w:val="nil"/>
            </w:tcBorders>
            <w:shd w:val="clear" w:color="auto" w:fill="auto"/>
            <w:noWrap/>
            <w:vAlign w:val="center"/>
            <w:hideMark/>
          </w:tcPr>
          <w:p w14:paraId="66C241EE" w14:textId="77777777" w:rsidR="00424982" w:rsidRPr="007A4AFC" w:rsidRDefault="00424982" w:rsidP="00424982">
            <w:pPr>
              <w:spacing w:line="240" w:lineRule="auto"/>
              <w:rPr>
                <w:ins w:id="11562" w:author="Dr Mamadou SANOGO" w:date="2023-10-25T16:15:00Z"/>
                <w:color w:val="000000" w:themeColor="text1"/>
                <w:szCs w:val="24"/>
                <w:rPrChange w:id="11563" w:author="Dr Mamadou SANOGO" w:date="2023-10-25T18:15:00Z">
                  <w:rPr>
                    <w:ins w:id="11564" w:author="Dr Mamadou SANOGO" w:date="2023-10-25T16:15:00Z"/>
                    <w:color w:val="000000"/>
                    <w:szCs w:val="24"/>
                  </w:rPr>
                </w:rPrChange>
              </w:rPr>
            </w:pPr>
            <w:ins w:id="11565" w:author="Dr Mamadou SANOGO" w:date="2023-10-25T16:15:00Z">
              <w:r w:rsidRPr="007A4AFC">
                <w:rPr>
                  <w:color w:val="000000" w:themeColor="text1"/>
                  <w:szCs w:val="24"/>
                  <w:rPrChange w:id="11566"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5683262" w14:textId="77777777" w:rsidR="00424982" w:rsidRPr="007A4AFC" w:rsidRDefault="00424982" w:rsidP="00424982">
            <w:pPr>
              <w:spacing w:line="240" w:lineRule="auto"/>
              <w:rPr>
                <w:ins w:id="11567" w:author="Dr Mamadou SANOGO" w:date="2023-10-25T16:15:00Z"/>
                <w:color w:val="000000" w:themeColor="text1"/>
                <w:szCs w:val="24"/>
                <w:rPrChange w:id="11568" w:author="Dr Mamadou SANOGO" w:date="2023-10-25T18:15:00Z">
                  <w:rPr>
                    <w:ins w:id="11569" w:author="Dr Mamadou SANOGO" w:date="2023-10-25T16:15:00Z"/>
                    <w:color w:val="000000"/>
                    <w:szCs w:val="24"/>
                  </w:rPr>
                </w:rPrChange>
              </w:rPr>
            </w:pPr>
            <w:ins w:id="11570" w:author="Dr Mamadou SANOGO" w:date="2023-10-25T16:15:00Z">
              <w:r w:rsidRPr="007A4AFC">
                <w:rPr>
                  <w:color w:val="000000" w:themeColor="text1"/>
                  <w:szCs w:val="24"/>
                  <w:rPrChange w:id="11571" w:author="Dr Mamadou SANOGO" w:date="2023-10-25T18:15:00Z">
                    <w:rPr>
                      <w:color w:val="000000"/>
                      <w:szCs w:val="24"/>
                    </w:rPr>
                  </w:rPrChange>
                </w:rPr>
                <w:t>HALAM Falla dit Abba</w:t>
              </w:r>
            </w:ins>
          </w:p>
        </w:tc>
        <w:tc>
          <w:tcPr>
            <w:tcW w:w="4395" w:type="dxa"/>
            <w:tcBorders>
              <w:top w:val="nil"/>
              <w:left w:val="nil"/>
              <w:bottom w:val="nil"/>
              <w:right w:val="nil"/>
            </w:tcBorders>
            <w:shd w:val="clear" w:color="auto" w:fill="auto"/>
            <w:noWrap/>
            <w:vAlign w:val="center"/>
            <w:hideMark/>
          </w:tcPr>
          <w:p w14:paraId="4961BB28" w14:textId="77777777" w:rsidR="00424982" w:rsidRPr="007A4AFC" w:rsidRDefault="00424982" w:rsidP="00424982">
            <w:pPr>
              <w:spacing w:line="240" w:lineRule="auto"/>
              <w:rPr>
                <w:ins w:id="11572" w:author="Dr Mamadou SANOGO" w:date="2023-10-25T16:15:00Z"/>
                <w:color w:val="000000" w:themeColor="text1"/>
                <w:szCs w:val="24"/>
                <w:rPrChange w:id="11573" w:author="Dr Mamadou SANOGO" w:date="2023-10-25T18:15:00Z">
                  <w:rPr>
                    <w:ins w:id="11574" w:author="Dr Mamadou SANOGO" w:date="2023-10-25T16:15:00Z"/>
                    <w:color w:val="000000"/>
                    <w:szCs w:val="24"/>
                  </w:rPr>
                </w:rPrChange>
              </w:rPr>
            </w:pPr>
            <w:ins w:id="11575" w:author="Dr Mamadou SANOGO" w:date="2023-10-25T16:15:00Z">
              <w:r w:rsidRPr="007A4AFC">
                <w:rPr>
                  <w:color w:val="000000" w:themeColor="text1"/>
                  <w:szCs w:val="24"/>
                  <w:rPrChange w:id="11576" w:author="Dr Mamadou SANOGO" w:date="2023-10-25T18:15:00Z">
                    <w:rPr>
                      <w:color w:val="000000"/>
                      <w:szCs w:val="24"/>
                    </w:rPr>
                  </w:rPrChange>
                </w:rPr>
                <w:t>Responsable bureautique et informatique</w:t>
              </w:r>
            </w:ins>
          </w:p>
        </w:tc>
      </w:tr>
      <w:tr w:rsidR="007A4AFC" w:rsidRPr="007A4AFC" w14:paraId="41A18CF1" w14:textId="77777777" w:rsidTr="00D27EF1">
        <w:trPr>
          <w:trHeight w:val="315"/>
          <w:ins w:id="11577" w:author="Dr Mamadou SANOGO" w:date="2023-10-25T16:15:00Z"/>
        </w:trPr>
        <w:tc>
          <w:tcPr>
            <w:tcW w:w="1200" w:type="dxa"/>
            <w:tcBorders>
              <w:top w:val="nil"/>
              <w:left w:val="nil"/>
              <w:bottom w:val="nil"/>
              <w:right w:val="nil"/>
            </w:tcBorders>
            <w:shd w:val="clear" w:color="auto" w:fill="auto"/>
            <w:noWrap/>
            <w:vAlign w:val="center"/>
            <w:hideMark/>
          </w:tcPr>
          <w:p w14:paraId="09A87857" w14:textId="77777777" w:rsidR="00424982" w:rsidRPr="007A4AFC" w:rsidRDefault="00424982" w:rsidP="00424982">
            <w:pPr>
              <w:spacing w:line="240" w:lineRule="auto"/>
              <w:rPr>
                <w:ins w:id="11578" w:author="Dr Mamadou SANOGO" w:date="2023-10-25T16:15:00Z"/>
                <w:color w:val="000000" w:themeColor="text1"/>
                <w:szCs w:val="24"/>
                <w:rPrChange w:id="11579" w:author="Dr Mamadou SANOGO" w:date="2023-10-25T18:15:00Z">
                  <w:rPr>
                    <w:ins w:id="11580" w:author="Dr Mamadou SANOGO" w:date="2023-10-25T16:15:00Z"/>
                    <w:color w:val="000000"/>
                    <w:szCs w:val="24"/>
                  </w:rPr>
                </w:rPrChange>
              </w:rPr>
            </w:pPr>
            <w:ins w:id="11581" w:author="Dr Mamadou SANOGO" w:date="2023-10-25T16:15:00Z">
              <w:r w:rsidRPr="007A4AFC">
                <w:rPr>
                  <w:color w:val="000000" w:themeColor="text1"/>
                  <w:szCs w:val="24"/>
                  <w:rPrChange w:id="11582"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F1D49B2" w14:textId="77777777" w:rsidR="00424982" w:rsidRPr="007A4AFC" w:rsidRDefault="00424982" w:rsidP="00424982">
            <w:pPr>
              <w:spacing w:line="240" w:lineRule="auto"/>
              <w:rPr>
                <w:ins w:id="11583" w:author="Dr Mamadou SANOGO" w:date="2023-10-25T16:15:00Z"/>
                <w:color w:val="000000" w:themeColor="text1"/>
                <w:szCs w:val="24"/>
                <w:rPrChange w:id="11584" w:author="Dr Mamadou SANOGO" w:date="2023-10-25T18:15:00Z">
                  <w:rPr>
                    <w:ins w:id="11585" w:author="Dr Mamadou SANOGO" w:date="2023-10-25T16:15:00Z"/>
                    <w:color w:val="000000"/>
                    <w:szCs w:val="24"/>
                  </w:rPr>
                </w:rPrChange>
              </w:rPr>
            </w:pPr>
            <w:ins w:id="11586" w:author="Dr Mamadou SANOGO" w:date="2023-10-25T16:15:00Z">
              <w:r w:rsidRPr="007A4AFC">
                <w:rPr>
                  <w:color w:val="000000" w:themeColor="text1"/>
                  <w:szCs w:val="24"/>
                  <w:rPrChange w:id="11587" w:author="Dr Mamadou SANOGO" w:date="2023-10-25T18:15:00Z">
                    <w:rPr>
                      <w:color w:val="000000"/>
                      <w:szCs w:val="24"/>
                    </w:rPr>
                  </w:rPrChange>
                </w:rPr>
                <w:t>SIDIBE Drissa</w:t>
              </w:r>
            </w:ins>
          </w:p>
        </w:tc>
        <w:tc>
          <w:tcPr>
            <w:tcW w:w="4395" w:type="dxa"/>
            <w:tcBorders>
              <w:top w:val="nil"/>
              <w:left w:val="nil"/>
              <w:bottom w:val="nil"/>
              <w:right w:val="nil"/>
            </w:tcBorders>
            <w:shd w:val="clear" w:color="auto" w:fill="auto"/>
            <w:noWrap/>
            <w:vAlign w:val="center"/>
            <w:hideMark/>
          </w:tcPr>
          <w:p w14:paraId="41A0EBF5" w14:textId="77777777" w:rsidR="00424982" w:rsidRPr="007A4AFC" w:rsidRDefault="00424982" w:rsidP="00424982">
            <w:pPr>
              <w:spacing w:line="240" w:lineRule="auto"/>
              <w:rPr>
                <w:ins w:id="11588" w:author="Dr Mamadou SANOGO" w:date="2023-10-25T16:15:00Z"/>
                <w:color w:val="000000" w:themeColor="text1"/>
                <w:szCs w:val="24"/>
                <w:rPrChange w:id="11589" w:author="Dr Mamadou SANOGO" w:date="2023-10-25T18:15:00Z">
                  <w:rPr>
                    <w:ins w:id="11590" w:author="Dr Mamadou SANOGO" w:date="2023-10-25T16:15:00Z"/>
                    <w:color w:val="000000"/>
                    <w:szCs w:val="24"/>
                  </w:rPr>
                </w:rPrChange>
              </w:rPr>
            </w:pPr>
            <w:ins w:id="11591" w:author="Dr Mamadou SANOGO" w:date="2023-10-25T16:15:00Z">
              <w:r w:rsidRPr="007A4AFC">
                <w:rPr>
                  <w:color w:val="000000" w:themeColor="text1"/>
                  <w:szCs w:val="24"/>
                  <w:rPrChange w:id="11592" w:author="Dr Mamadou SANOGO" w:date="2023-10-25T18:15:00Z">
                    <w:rPr>
                      <w:color w:val="000000"/>
                      <w:szCs w:val="24"/>
                    </w:rPr>
                  </w:rPrChange>
                </w:rPr>
                <w:t>Professeur</w:t>
              </w:r>
            </w:ins>
          </w:p>
        </w:tc>
      </w:tr>
      <w:tr w:rsidR="007A4AFC" w:rsidRPr="007A4AFC" w14:paraId="2973027E" w14:textId="77777777" w:rsidTr="00D27EF1">
        <w:trPr>
          <w:trHeight w:val="315"/>
          <w:ins w:id="11593" w:author="Dr Mamadou SANOGO" w:date="2023-10-25T16:15:00Z"/>
        </w:trPr>
        <w:tc>
          <w:tcPr>
            <w:tcW w:w="1200" w:type="dxa"/>
            <w:tcBorders>
              <w:top w:val="nil"/>
              <w:left w:val="nil"/>
              <w:bottom w:val="nil"/>
              <w:right w:val="nil"/>
            </w:tcBorders>
            <w:shd w:val="clear" w:color="auto" w:fill="auto"/>
            <w:noWrap/>
            <w:vAlign w:val="center"/>
            <w:hideMark/>
          </w:tcPr>
          <w:p w14:paraId="0337AE32" w14:textId="77777777" w:rsidR="00424982" w:rsidRPr="007A4AFC" w:rsidRDefault="00424982" w:rsidP="00424982">
            <w:pPr>
              <w:spacing w:line="240" w:lineRule="auto"/>
              <w:rPr>
                <w:ins w:id="11594" w:author="Dr Mamadou SANOGO" w:date="2023-10-25T16:15:00Z"/>
                <w:color w:val="000000" w:themeColor="text1"/>
                <w:szCs w:val="24"/>
                <w:rPrChange w:id="11595" w:author="Dr Mamadou SANOGO" w:date="2023-10-25T18:15:00Z">
                  <w:rPr>
                    <w:ins w:id="11596" w:author="Dr Mamadou SANOGO" w:date="2023-10-25T16:15:00Z"/>
                    <w:color w:val="000000"/>
                    <w:szCs w:val="24"/>
                  </w:rPr>
                </w:rPrChange>
              </w:rPr>
            </w:pPr>
            <w:ins w:id="11597" w:author="Dr Mamadou SANOGO" w:date="2023-10-25T16:15:00Z">
              <w:r w:rsidRPr="007A4AFC">
                <w:rPr>
                  <w:color w:val="000000" w:themeColor="text1"/>
                  <w:szCs w:val="24"/>
                  <w:rPrChange w:id="11598"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0A2257C2" w14:textId="77777777" w:rsidR="00424982" w:rsidRPr="007A4AFC" w:rsidRDefault="00424982" w:rsidP="00424982">
            <w:pPr>
              <w:spacing w:line="240" w:lineRule="auto"/>
              <w:rPr>
                <w:ins w:id="11599" w:author="Dr Mamadou SANOGO" w:date="2023-10-25T16:15:00Z"/>
                <w:color w:val="000000" w:themeColor="text1"/>
                <w:szCs w:val="24"/>
                <w:rPrChange w:id="11600" w:author="Dr Mamadou SANOGO" w:date="2023-10-25T18:15:00Z">
                  <w:rPr>
                    <w:ins w:id="11601" w:author="Dr Mamadou SANOGO" w:date="2023-10-25T16:15:00Z"/>
                    <w:color w:val="000000"/>
                    <w:szCs w:val="24"/>
                  </w:rPr>
                </w:rPrChange>
              </w:rPr>
            </w:pPr>
            <w:ins w:id="11602" w:author="Dr Mamadou SANOGO" w:date="2023-10-25T16:15:00Z">
              <w:r w:rsidRPr="007A4AFC">
                <w:rPr>
                  <w:color w:val="000000" w:themeColor="text1"/>
                  <w:szCs w:val="24"/>
                  <w:rPrChange w:id="11603" w:author="Dr Mamadou SANOGO" w:date="2023-10-25T18:15:00Z">
                    <w:rPr>
                      <w:color w:val="000000"/>
                      <w:szCs w:val="24"/>
                    </w:rPr>
                  </w:rPrChange>
                </w:rPr>
                <w:t xml:space="preserve">DICKO </w:t>
              </w:r>
              <w:proofErr w:type="spellStart"/>
              <w:r w:rsidRPr="007A4AFC">
                <w:rPr>
                  <w:color w:val="000000" w:themeColor="text1"/>
                  <w:szCs w:val="24"/>
                  <w:rPrChange w:id="11604" w:author="Dr Mamadou SANOGO" w:date="2023-10-25T18:15:00Z">
                    <w:rPr>
                      <w:color w:val="000000"/>
                      <w:szCs w:val="24"/>
                    </w:rPr>
                  </w:rPrChange>
                </w:rPr>
                <w:t>Abderhamane</w:t>
              </w:r>
              <w:proofErr w:type="spellEnd"/>
            </w:ins>
          </w:p>
        </w:tc>
        <w:tc>
          <w:tcPr>
            <w:tcW w:w="4395" w:type="dxa"/>
            <w:tcBorders>
              <w:top w:val="nil"/>
              <w:left w:val="nil"/>
              <w:bottom w:val="nil"/>
              <w:right w:val="nil"/>
            </w:tcBorders>
            <w:shd w:val="clear" w:color="auto" w:fill="auto"/>
            <w:noWrap/>
            <w:vAlign w:val="center"/>
            <w:hideMark/>
          </w:tcPr>
          <w:p w14:paraId="628D6BAB" w14:textId="77777777" w:rsidR="00424982" w:rsidRPr="007A4AFC" w:rsidRDefault="00424982" w:rsidP="00424982">
            <w:pPr>
              <w:spacing w:line="240" w:lineRule="auto"/>
              <w:rPr>
                <w:ins w:id="11605" w:author="Dr Mamadou SANOGO" w:date="2023-10-25T16:15:00Z"/>
                <w:color w:val="000000" w:themeColor="text1"/>
                <w:szCs w:val="24"/>
                <w:rPrChange w:id="11606" w:author="Dr Mamadou SANOGO" w:date="2023-10-25T18:15:00Z">
                  <w:rPr>
                    <w:ins w:id="11607" w:author="Dr Mamadou SANOGO" w:date="2023-10-25T16:15:00Z"/>
                    <w:color w:val="000000"/>
                    <w:szCs w:val="24"/>
                  </w:rPr>
                </w:rPrChange>
              </w:rPr>
            </w:pPr>
            <w:ins w:id="11608" w:author="Dr Mamadou SANOGO" w:date="2023-10-25T16:15:00Z">
              <w:r w:rsidRPr="007A4AFC">
                <w:rPr>
                  <w:color w:val="000000" w:themeColor="text1"/>
                  <w:szCs w:val="24"/>
                  <w:rPrChange w:id="11609" w:author="Dr Mamadou SANOGO" w:date="2023-10-25T18:15:00Z">
                    <w:rPr>
                      <w:color w:val="000000"/>
                      <w:szCs w:val="24"/>
                    </w:rPr>
                  </w:rPrChange>
                </w:rPr>
                <w:t>Professeur</w:t>
              </w:r>
            </w:ins>
          </w:p>
        </w:tc>
      </w:tr>
      <w:tr w:rsidR="007A4AFC" w:rsidRPr="007A4AFC" w14:paraId="0BA7B138" w14:textId="77777777" w:rsidTr="00D27EF1">
        <w:trPr>
          <w:trHeight w:val="315"/>
          <w:ins w:id="11610" w:author="Dr Mamadou SANOGO" w:date="2023-10-25T16:15:00Z"/>
        </w:trPr>
        <w:tc>
          <w:tcPr>
            <w:tcW w:w="1200" w:type="dxa"/>
            <w:tcBorders>
              <w:top w:val="nil"/>
              <w:left w:val="nil"/>
              <w:bottom w:val="nil"/>
              <w:right w:val="nil"/>
            </w:tcBorders>
            <w:shd w:val="clear" w:color="auto" w:fill="auto"/>
            <w:noWrap/>
            <w:vAlign w:val="center"/>
            <w:hideMark/>
          </w:tcPr>
          <w:p w14:paraId="4E3D131A" w14:textId="77777777" w:rsidR="00424982" w:rsidRPr="007A4AFC" w:rsidRDefault="00424982" w:rsidP="00424982">
            <w:pPr>
              <w:spacing w:line="240" w:lineRule="auto"/>
              <w:rPr>
                <w:ins w:id="11611" w:author="Dr Mamadou SANOGO" w:date="2023-10-25T16:15:00Z"/>
                <w:color w:val="000000" w:themeColor="text1"/>
                <w:szCs w:val="24"/>
                <w:rPrChange w:id="11612" w:author="Dr Mamadou SANOGO" w:date="2023-10-25T18:15:00Z">
                  <w:rPr>
                    <w:ins w:id="11613" w:author="Dr Mamadou SANOGO" w:date="2023-10-25T16:15:00Z"/>
                    <w:color w:val="000000"/>
                    <w:szCs w:val="24"/>
                  </w:rPr>
                </w:rPrChange>
              </w:rPr>
            </w:pPr>
            <w:ins w:id="11614" w:author="Dr Mamadou SANOGO" w:date="2023-10-25T16:15:00Z">
              <w:r w:rsidRPr="007A4AFC">
                <w:rPr>
                  <w:color w:val="000000" w:themeColor="text1"/>
                  <w:szCs w:val="24"/>
                  <w:rPrChange w:id="1161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812A89C" w14:textId="77777777" w:rsidR="00424982" w:rsidRPr="007A4AFC" w:rsidRDefault="00424982" w:rsidP="00424982">
            <w:pPr>
              <w:spacing w:line="240" w:lineRule="auto"/>
              <w:rPr>
                <w:ins w:id="11616" w:author="Dr Mamadou SANOGO" w:date="2023-10-25T16:15:00Z"/>
                <w:color w:val="000000" w:themeColor="text1"/>
                <w:szCs w:val="24"/>
                <w:rPrChange w:id="11617" w:author="Dr Mamadou SANOGO" w:date="2023-10-25T18:15:00Z">
                  <w:rPr>
                    <w:ins w:id="11618" w:author="Dr Mamadou SANOGO" w:date="2023-10-25T16:15:00Z"/>
                    <w:color w:val="000000"/>
                    <w:szCs w:val="24"/>
                  </w:rPr>
                </w:rPrChange>
              </w:rPr>
            </w:pPr>
            <w:ins w:id="11619" w:author="Dr Mamadou SANOGO" w:date="2023-10-25T16:15:00Z">
              <w:r w:rsidRPr="007A4AFC">
                <w:rPr>
                  <w:color w:val="000000" w:themeColor="text1"/>
                  <w:szCs w:val="24"/>
                  <w:rPrChange w:id="11620" w:author="Dr Mamadou SANOGO" w:date="2023-10-25T18:15:00Z">
                    <w:rPr>
                      <w:color w:val="000000"/>
                      <w:szCs w:val="24"/>
                    </w:rPr>
                  </w:rPrChange>
                </w:rPr>
                <w:t>TOGO Mohamed</w:t>
              </w:r>
            </w:ins>
          </w:p>
        </w:tc>
        <w:tc>
          <w:tcPr>
            <w:tcW w:w="4395" w:type="dxa"/>
            <w:tcBorders>
              <w:top w:val="nil"/>
              <w:left w:val="nil"/>
              <w:bottom w:val="nil"/>
              <w:right w:val="nil"/>
            </w:tcBorders>
            <w:shd w:val="clear" w:color="auto" w:fill="auto"/>
            <w:noWrap/>
            <w:vAlign w:val="center"/>
            <w:hideMark/>
          </w:tcPr>
          <w:p w14:paraId="1EDB2C2F" w14:textId="77777777" w:rsidR="00424982" w:rsidRPr="007A4AFC" w:rsidRDefault="00424982" w:rsidP="00424982">
            <w:pPr>
              <w:spacing w:line="240" w:lineRule="auto"/>
              <w:rPr>
                <w:ins w:id="11621" w:author="Dr Mamadou SANOGO" w:date="2023-10-25T16:15:00Z"/>
                <w:color w:val="000000" w:themeColor="text1"/>
                <w:szCs w:val="24"/>
                <w:rPrChange w:id="11622" w:author="Dr Mamadou SANOGO" w:date="2023-10-25T18:15:00Z">
                  <w:rPr>
                    <w:ins w:id="11623" w:author="Dr Mamadou SANOGO" w:date="2023-10-25T16:15:00Z"/>
                    <w:color w:val="000000"/>
                    <w:szCs w:val="24"/>
                  </w:rPr>
                </w:rPrChange>
              </w:rPr>
            </w:pPr>
            <w:ins w:id="11624" w:author="Dr Mamadou SANOGO" w:date="2023-10-25T16:15:00Z">
              <w:r w:rsidRPr="007A4AFC">
                <w:rPr>
                  <w:color w:val="000000" w:themeColor="text1"/>
                  <w:szCs w:val="24"/>
                  <w:rPrChange w:id="11625" w:author="Dr Mamadou SANOGO" w:date="2023-10-25T18:15:00Z">
                    <w:rPr>
                      <w:color w:val="000000"/>
                      <w:szCs w:val="24"/>
                    </w:rPr>
                  </w:rPrChange>
                </w:rPr>
                <w:t>Professeur</w:t>
              </w:r>
            </w:ins>
          </w:p>
        </w:tc>
      </w:tr>
      <w:tr w:rsidR="007A4AFC" w:rsidRPr="007A4AFC" w14:paraId="501839F8" w14:textId="77777777" w:rsidTr="00D27EF1">
        <w:trPr>
          <w:trHeight w:val="315"/>
          <w:ins w:id="11626" w:author="Dr Mamadou SANOGO" w:date="2023-10-25T16:15:00Z"/>
        </w:trPr>
        <w:tc>
          <w:tcPr>
            <w:tcW w:w="1200" w:type="dxa"/>
            <w:tcBorders>
              <w:top w:val="nil"/>
              <w:left w:val="nil"/>
              <w:bottom w:val="nil"/>
              <w:right w:val="nil"/>
            </w:tcBorders>
            <w:shd w:val="clear" w:color="auto" w:fill="auto"/>
            <w:noWrap/>
            <w:vAlign w:val="center"/>
            <w:hideMark/>
          </w:tcPr>
          <w:p w14:paraId="40DC3950" w14:textId="77777777" w:rsidR="00424982" w:rsidRPr="007A4AFC" w:rsidRDefault="00424982" w:rsidP="00424982">
            <w:pPr>
              <w:spacing w:line="240" w:lineRule="auto"/>
              <w:rPr>
                <w:ins w:id="11627" w:author="Dr Mamadou SANOGO" w:date="2023-10-25T16:15:00Z"/>
                <w:color w:val="000000" w:themeColor="text1"/>
                <w:szCs w:val="24"/>
                <w:rPrChange w:id="11628" w:author="Dr Mamadou SANOGO" w:date="2023-10-25T18:15:00Z">
                  <w:rPr>
                    <w:ins w:id="11629" w:author="Dr Mamadou SANOGO" w:date="2023-10-25T16:15:00Z"/>
                    <w:color w:val="000000"/>
                    <w:szCs w:val="24"/>
                  </w:rPr>
                </w:rPrChange>
              </w:rPr>
            </w:pPr>
            <w:ins w:id="11630" w:author="Dr Mamadou SANOGO" w:date="2023-10-25T16:15:00Z">
              <w:r w:rsidRPr="007A4AFC">
                <w:rPr>
                  <w:color w:val="000000" w:themeColor="text1"/>
                  <w:szCs w:val="24"/>
                  <w:rPrChange w:id="1163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B8F83BC" w14:textId="77777777" w:rsidR="00424982" w:rsidRPr="007A4AFC" w:rsidRDefault="00424982" w:rsidP="00424982">
            <w:pPr>
              <w:spacing w:line="240" w:lineRule="auto"/>
              <w:rPr>
                <w:ins w:id="11632" w:author="Dr Mamadou SANOGO" w:date="2023-10-25T16:15:00Z"/>
                <w:color w:val="000000" w:themeColor="text1"/>
                <w:szCs w:val="24"/>
                <w:rPrChange w:id="11633" w:author="Dr Mamadou SANOGO" w:date="2023-10-25T18:15:00Z">
                  <w:rPr>
                    <w:ins w:id="11634" w:author="Dr Mamadou SANOGO" w:date="2023-10-25T16:15:00Z"/>
                    <w:color w:val="000000"/>
                    <w:szCs w:val="24"/>
                  </w:rPr>
                </w:rPrChange>
              </w:rPr>
            </w:pPr>
            <w:ins w:id="11635" w:author="Dr Mamadou SANOGO" w:date="2023-10-25T16:15:00Z">
              <w:r w:rsidRPr="007A4AFC">
                <w:rPr>
                  <w:color w:val="000000" w:themeColor="text1"/>
                  <w:szCs w:val="24"/>
                  <w:rPrChange w:id="11636" w:author="Dr Mamadou SANOGO" w:date="2023-10-25T18:15:00Z">
                    <w:rPr>
                      <w:color w:val="000000"/>
                      <w:szCs w:val="24"/>
                    </w:rPr>
                  </w:rPrChange>
                </w:rPr>
                <w:t>TRAORE Yaya</w:t>
              </w:r>
            </w:ins>
          </w:p>
        </w:tc>
        <w:tc>
          <w:tcPr>
            <w:tcW w:w="4395" w:type="dxa"/>
            <w:tcBorders>
              <w:top w:val="nil"/>
              <w:left w:val="nil"/>
              <w:bottom w:val="nil"/>
              <w:right w:val="nil"/>
            </w:tcBorders>
            <w:shd w:val="clear" w:color="auto" w:fill="auto"/>
            <w:noWrap/>
            <w:vAlign w:val="center"/>
            <w:hideMark/>
          </w:tcPr>
          <w:p w14:paraId="2BBD9CB0" w14:textId="77777777" w:rsidR="00424982" w:rsidRPr="007A4AFC" w:rsidRDefault="00424982" w:rsidP="00424982">
            <w:pPr>
              <w:spacing w:line="240" w:lineRule="auto"/>
              <w:rPr>
                <w:ins w:id="11637" w:author="Dr Mamadou SANOGO" w:date="2023-10-25T16:15:00Z"/>
                <w:color w:val="000000" w:themeColor="text1"/>
                <w:szCs w:val="24"/>
                <w:rPrChange w:id="11638" w:author="Dr Mamadou SANOGO" w:date="2023-10-25T18:15:00Z">
                  <w:rPr>
                    <w:ins w:id="11639" w:author="Dr Mamadou SANOGO" w:date="2023-10-25T16:15:00Z"/>
                    <w:color w:val="000000"/>
                    <w:szCs w:val="24"/>
                  </w:rPr>
                </w:rPrChange>
              </w:rPr>
            </w:pPr>
            <w:ins w:id="11640" w:author="Dr Mamadou SANOGO" w:date="2023-10-25T16:15:00Z">
              <w:r w:rsidRPr="007A4AFC">
                <w:rPr>
                  <w:color w:val="000000" w:themeColor="text1"/>
                  <w:szCs w:val="24"/>
                  <w:rPrChange w:id="11641" w:author="Dr Mamadou SANOGO" w:date="2023-10-25T18:15:00Z">
                    <w:rPr>
                      <w:color w:val="000000"/>
                      <w:szCs w:val="24"/>
                    </w:rPr>
                  </w:rPrChange>
                </w:rPr>
                <w:t>Professeur</w:t>
              </w:r>
            </w:ins>
          </w:p>
        </w:tc>
      </w:tr>
      <w:tr w:rsidR="007A4AFC" w:rsidRPr="007A4AFC" w14:paraId="67E2D452" w14:textId="77777777" w:rsidTr="00D27EF1">
        <w:trPr>
          <w:trHeight w:val="315"/>
          <w:ins w:id="11642" w:author="Dr Mamadou SANOGO" w:date="2023-10-25T16:15:00Z"/>
        </w:trPr>
        <w:tc>
          <w:tcPr>
            <w:tcW w:w="1200" w:type="dxa"/>
            <w:tcBorders>
              <w:top w:val="nil"/>
              <w:left w:val="nil"/>
              <w:bottom w:val="nil"/>
              <w:right w:val="nil"/>
            </w:tcBorders>
            <w:shd w:val="clear" w:color="auto" w:fill="auto"/>
            <w:noWrap/>
            <w:vAlign w:val="center"/>
            <w:hideMark/>
          </w:tcPr>
          <w:p w14:paraId="012E4904" w14:textId="77777777" w:rsidR="00424982" w:rsidRPr="007A4AFC" w:rsidRDefault="00424982" w:rsidP="00424982">
            <w:pPr>
              <w:spacing w:line="240" w:lineRule="auto"/>
              <w:rPr>
                <w:ins w:id="11643" w:author="Dr Mamadou SANOGO" w:date="2023-10-25T16:15:00Z"/>
                <w:color w:val="000000" w:themeColor="text1"/>
                <w:szCs w:val="24"/>
                <w:rPrChange w:id="11644" w:author="Dr Mamadou SANOGO" w:date="2023-10-25T18:15:00Z">
                  <w:rPr>
                    <w:ins w:id="11645" w:author="Dr Mamadou SANOGO" w:date="2023-10-25T16:15:00Z"/>
                    <w:color w:val="000000"/>
                    <w:szCs w:val="24"/>
                  </w:rPr>
                </w:rPrChange>
              </w:rPr>
            </w:pPr>
            <w:ins w:id="11646" w:author="Dr Mamadou SANOGO" w:date="2023-10-25T16:15:00Z">
              <w:r w:rsidRPr="007A4AFC">
                <w:rPr>
                  <w:color w:val="000000" w:themeColor="text1"/>
                  <w:szCs w:val="24"/>
                  <w:rPrChange w:id="1164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B3C411" w14:textId="77777777" w:rsidR="00424982" w:rsidRPr="007A4AFC" w:rsidRDefault="00424982" w:rsidP="00424982">
            <w:pPr>
              <w:spacing w:line="240" w:lineRule="auto"/>
              <w:rPr>
                <w:ins w:id="11648" w:author="Dr Mamadou SANOGO" w:date="2023-10-25T16:15:00Z"/>
                <w:color w:val="000000" w:themeColor="text1"/>
                <w:szCs w:val="24"/>
                <w:rPrChange w:id="11649" w:author="Dr Mamadou SANOGO" w:date="2023-10-25T18:15:00Z">
                  <w:rPr>
                    <w:ins w:id="11650" w:author="Dr Mamadou SANOGO" w:date="2023-10-25T16:15:00Z"/>
                    <w:color w:val="000000"/>
                    <w:szCs w:val="24"/>
                  </w:rPr>
                </w:rPrChange>
              </w:rPr>
            </w:pPr>
            <w:ins w:id="11651" w:author="Dr Mamadou SANOGO" w:date="2023-10-25T16:15:00Z">
              <w:r w:rsidRPr="007A4AFC">
                <w:rPr>
                  <w:color w:val="000000" w:themeColor="text1"/>
                  <w:szCs w:val="24"/>
                  <w:rPrChange w:id="11652" w:author="Dr Mamadou SANOGO" w:date="2023-10-25T18:15:00Z">
                    <w:rPr>
                      <w:color w:val="000000"/>
                      <w:szCs w:val="24"/>
                    </w:rPr>
                  </w:rPrChange>
                </w:rPr>
                <w:t>DIALLO Baba</w:t>
              </w:r>
            </w:ins>
          </w:p>
        </w:tc>
        <w:tc>
          <w:tcPr>
            <w:tcW w:w="4395" w:type="dxa"/>
            <w:tcBorders>
              <w:top w:val="nil"/>
              <w:left w:val="nil"/>
              <w:bottom w:val="nil"/>
              <w:right w:val="nil"/>
            </w:tcBorders>
            <w:shd w:val="clear" w:color="auto" w:fill="auto"/>
            <w:noWrap/>
            <w:vAlign w:val="center"/>
            <w:hideMark/>
          </w:tcPr>
          <w:p w14:paraId="7675A10E" w14:textId="77777777" w:rsidR="00424982" w:rsidRPr="007A4AFC" w:rsidRDefault="00424982" w:rsidP="00424982">
            <w:pPr>
              <w:spacing w:line="240" w:lineRule="auto"/>
              <w:rPr>
                <w:ins w:id="11653" w:author="Dr Mamadou SANOGO" w:date="2023-10-25T16:15:00Z"/>
                <w:color w:val="000000" w:themeColor="text1"/>
                <w:szCs w:val="24"/>
                <w:rPrChange w:id="11654" w:author="Dr Mamadou SANOGO" w:date="2023-10-25T18:15:00Z">
                  <w:rPr>
                    <w:ins w:id="11655" w:author="Dr Mamadou SANOGO" w:date="2023-10-25T16:15:00Z"/>
                    <w:color w:val="000000"/>
                    <w:szCs w:val="24"/>
                  </w:rPr>
                </w:rPrChange>
              </w:rPr>
            </w:pPr>
            <w:ins w:id="11656" w:author="Dr Mamadou SANOGO" w:date="2023-10-25T16:15:00Z">
              <w:r w:rsidRPr="007A4AFC">
                <w:rPr>
                  <w:color w:val="000000" w:themeColor="text1"/>
                  <w:szCs w:val="24"/>
                  <w:rPrChange w:id="11657" w:author="Dr Mamadou SANOGO" w:date="2023-10-25T18:15:00Z">
                    <w:rPr>
                      <w:color w:val="000000"/>
                      <w:szCs w:val="24"/>
                    </w:rPr>
                  </w:rPrChange>
                </w:rPr>
                <w:t>Professeur</w:t>
              </w:r>
            </w:ins>
          </w:p>
        </w:tc>
      </w:tr>
      <w:tr w:rsidR="007A4AFC" w:rsidRPr="007A4AFC" w14:paraId="404E9C79" w14:textId="77777777" w:rsidTr="00D27EF1">
        <w:trPr>
          <w:trHeight w:val="315"/>
          <w:ins w:id="11658" w:author="Dr Mamadou SANOGO" w:date="2023-10-25T16:15:00Z"/>
        </w:trPr>
        <w:tc>
          <w:tcPr>
            <w:tcW w:w="1200" w:type="dxa"/>
            <w:tcBorders>
              <w:top w:val="nil"/>
              <w:left w:val="nil"/>
              <w:bottom w:val="nil"/>
              <w:right w:val="nil"/>
            </w:tcBorders>
            <w:shd w:val="clear" w:color="auto" w:fill="auto"/>
            <w:noWrap/>
            <w:vAlign w:val="center"/>
            <w:hideMark/>
          </w:tcPr>
          <w:p w14:paraId="276E1C07" w14:textId="77777777" w:rsidR="00424982" w:rsidRPr="007A4AFC" w:rsidRDefault="00424982" w:rsidP="00424982">
            <w:pPr>
              <w:spacing w:line="240" w:lineRule="auto"/>
              <w:rPr>
                <w:ins w:id="11659" w:author="Dr Mamadou SANOGO" w:date="2023-10-25T16:15:00Z"/>
                <w:color w:val="000000" w:themeColor="text1"/>
                <w:szCs w:val="24"/>
                <w:rPrChange w:id="11660" w:author="Dr Mamadou SANOGO" w:date="2023-10-25T18:15:00Z">
                  <w:rPr>
                    <w:ins w:id="11661" w:author="Dr Mamadou SANOGO" w:date="2023-10-25T16:15:00Z"/>
                    <w:color w:val="000000"/>
                    <w:szCs w:val="24"/>
                  </w:rPr>
                </w:rPrChange>
              </w:rPr>
            </w:pPr>
            <w:ins w:id="11662" w:author="Dr Mamadou SANOGO" w:date="2023-10-25T16:15:00Z">
              <w:r w:rsidRPr="007A4AFC">
                <w:rPr>
                  <w:color w:val="000000" w:themeColor="text1"/>
                  <w:szCs w:val="24"/>
                  <w:rPrChange w:id="1166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635F9E1" w14:textId="77777777" w:rsidR="00424982" w:rsidRPr="007A4AFC" w:rsidRDefault="00424982" w:rsidP="00424982">
            <w:pPr>
              <w:spacing w:line="240" w:lineRule="auto"/>
              <w:rPr>
                <w:ins w:id="11664" w:author="Dr Mamadou SANOGO" w:date="2023-10-25T16:15:00Z"/>
                <w:color w:val="000000" w:themeColor="text1"/>
                <w:szCs w:val="24"/>
                <w:rPrChange w:id="11665" w:author="Dr Mamadou SANOGO" w:date="2023-10-25T18:15:00Z">
                  <w:rPr>
                    <w:ins w:id="11666" w:author="Dr Mamadou SANOGO" w:date="2023-10-25T16:15:00Z"/>
                    <w:color w:val="000000"/>
                    <w:szCs w:val="24"/>
                  </w:rPr>
                </w:rPrChange>
              </w:rPr>
            </w:pPr>
            <w:ins w:id="11667" w:author="Dr Mamadou SANOGO" w:date="2023-10-25T16:15:00Z">
              <w:r w:rsidRPr="007A4AFC">
                <w:rPr>
                  <w:color w:val="000000" w:themeColor="text1"/>
                  <w:szCs w:val="24"/>
                  <w:rPrChange w:id="11668" w:author="Dr Mamadou SANOGO" w:date="2023-10-25T18:15:00Z">
                    <w:rPr>
                      <w:color w:val="000000"/>
                      <w:szCs w:val="24"/>
                    </w:rPr>
                  </w:rPrChange>
                </w:rPr>
                <w:t xml:space="preserve">AG OUFENE Al </w:t>
              </w:r>
              <w:proofErr w:type="spellStart"/>
              <w:r w:rsidRPr="007A4AFC">
                <w:rPr>
                  <w:color w:val="000000" w:themeColor="text1"/>
                  <w:szCs w:val="24"/>
                  <w:rPrChange w:id="11669" w:author="Dr Mamadou SANOGO" w:date="2023-10-25T18:15:00Z">
                    <w:rPr>
                      <w:color w:val="000000"/>
                      <w:szCs w:val="24"/>
                    </w:rPr>
                  </w:rPrChange>
                </w:rPr>
                <w:t>housseini</w:t>
              </w:r>
              <w:proofErr w:type="spellEnd"/>
            </w:ins>
          </w:p>
        </w:tc>
        <w:tc>
          <w:tcPr>
            <w:tcW w:w="4395" w:type="dxa"/>
            <w:tcBorders>
              <w:top w:val="nil"/>
              <w:left w:val="nil"/>
              <w:bottom w:val="nil"/>
              <w:right w:val="nil"/>
            </w:tcBorders>
            <w:shd w:val="clear" w:color="auto" w:fill="auto"/>
            <w:noWrap/>
            <w:vAlign w:val="center"/>
            <w:hideMark/>
          </w:tcPr>
          <w:p w14:paraId="1FC01591" w14:textId="77777777" w:rsidR="00424982" w:rsidRPr="007A4AFC" w:rsidRDefault="00424982" w:rsidP="00424982">
            <w:pPr>
              <w:spacing w:line="240" w:lineRule="auto"/>
              <w:rPr>
                <w:ins w:id="11670" w:author="Dr Mamadou SANOGO" w:date="2023-10-25T16:15:00Z"/>
                <w:color w:val="000000" w:themeColor="text1"/>
                <w:szCs w:val="24"/>
                <w:rPrChange w:id="11671" w:author="Dr Mamadou SANOGO" w:date="2023-10-25T18:15:00Z">
                  <w:rPr>
                    <w:ins w:id="11672" w:author="Dr Mamadou SANOGO" w:date="2023-10-25T16:15:00Z"/>
                    <w:color w:val="000000"/>
                    <w:szCs w:val="24"/>
                  </w:rPr>
                </w:rPrChange>
              </w:rPr>
            </w:pPr>
            <w:ins w:id="11673" w:author="Dr Mamadou SANOGO" w:date="2023-10-25T16:15:00Z">
              <w:r w:rsidRPr="007A4AFC">
                <w:rPr>
                  <w:color w:val="000000" w:themeColor="text1"/>
                  <w:szCs w:val="24"/>
                  <w:rPrChange w:id="11674" w:author="Dr Mamadou SANOGO" w:date="2023-10-25T18:15:00Z">
                    <w:rPr>
                      <w:color w:val="000000"/>
                      <w:szCs w:val="24"/>
                    </w:rPr>
                  </w:rPrChange>
                </w:rPr>
                <w:t>Professeur</w:t>
              </w:r>
            </w:ins>
          </w:p>
        </w:tc>
      </w:tr>
      <w:tr w:rsidR="007A4AFC" w:rsidRPr="007A4AFC" w14:paraId="7C01B550" w14:textId="77777777" w:rsidTr="00D27EF1">
        <w:trPr>
          <w:trHeight w:val="315"/>
          <w:ins w:id="11675" w:author="Dr Mamadou SANOGO" w:date="2023-10-25T16:15:00Z"/>
        </w:trPr>
        <w:tc>
          <w:tcPr>
            <w:tcW w:w="1200" w:type="dxa"/>
            <w:tcBorders>
              <w:top w:val="nil"/>
              <w:left w:val="nil"/>
              <w:bottom w:val="nil"/>
              <w:right w:val="nil"/>
            </w:tcBorders>
            <w:shd w:val="clear" w:color="auto" w:fill="auto"/>
            <w:noWrap/>
            <w:vAlign w:val="center"/>
            <w:hideMark/>
          </w:tcPr>
          <w:p w14:paraId="7BE3B535" w14:textId="77777777" w:rsidR="00424982" w:rsidRPr="007A4AFC" w:rsidRDefault="00424982" w:rsidP="00424982">
            <w:pPr>
              <w:spacing w:line="240" w:lineRule="auto"/>
              <w:rPr>
                <w:ins w:id="11676" w:author="Dr Mamadou SANOGO" w:date="2023-10-25T16:15:00Z"/>
                <w:color w:val="000000" w:themeColor="text1"/>
                <w:szCs w:val="24"/>
                <w:rPrChange w:id="11677" w:author="Dr Mamadou SANOGO" w:date="2023-10-25T18:15:00Z">
                  <w:rPr>
                    <w:ins w:id="11678" w:author="Dr Mamadou SANOGO" w:date="2023-10-25T16:15:00Z"/>
                    <w:color w:val="000000"/>
                    <w:szCs w:val="24"/>
                  </w:rPr>
                </w:rPrChange>
              </w:rPr>
            </w:pPr>
            <w:ins w:id="11679" w:author="Dr Mamadou SANOGO" w:date="2023-10-25T16:15:00Z">
              <w:r w:rsidRPr="007A4AFC">
                <w:rPr>
                  <w:color w:val="000000" w:themeColor="text1"/>
                  <w:szCs w:val="24"/>
                  <w:rPrChange w:id="11680"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69ABA50B" w14:textId="77777777" w:rsidR="00424982" w:rsidRPr="007A4AFC" w:rsidRDefault="00424982" w:rsidP="00424982">
            <w:pPr>
              <w:spacing w:line="240" w:lineRule="auto"/>
              <w:rPr>
                <w:ins w:id="11681" w:author="Dr Mamadou SANOGO" w:date="2023-10-25T16:15:00Z"/>
                <w:color w:val="000000" w:themeColor="text1"/>
                <w:szCs w:val="24"/>
                <w:rPrChange w:id="11682" w:author="Dr Mamadou SANOGO" w:date="2023-10-25T18:15:00Z">
                  <w:rPr>
                    <w:ins w:id="11683" w:author="Dr Mamadou SANOGO" w:date="2023-10-25T16:15:00Z"/>
                    <w:color w:val="000000"/>
                    <w:szCs w:val="24"/>
                  </w:rPr>
                </w:rPrChange>
              </w:rPr>
            </w:pPr>
            <w:ins w:id="11684" w:author="Dr Mamadou SANOGO" w:date="2023-10-25T16:15:00Z">
              <w:r w:rsidRPr="007A4AFC">
                <w:rPr>
                  <w:color w:val="000000" w:themeColor="text1"/>
                  <w:szCs w:val="24"/>
                  <w:rPrChange w:id="11685" w:author="Dr Mamadou SANOGO" w:date="2023-10-25T18:15:00Z">
                    <w:rPr>
                      <w:color w:val="000000"/>
                      <w:szCs w:val="24"/>
                    </w:rPr>
                  </w:rPrChange>
                </w:rPr>
                <w:t>CISSE Oumou</w:t>
              </w:r>
            </w:ins>
          </w:p>
        </w:tc>
        <w:tc>
          <w:tcPr>
            <w:tcW w:w="4395" w:type="dxa"/>
            <w:tcBorders>
              <w:top w:val="nil"/>
              <w:left w:val="nil"/>
              <w:bottom w:val="nil"/>
              <w:right w:val="nil"/>
            </w:tcBorders>
            <w:shd w:val="clear" w:color="auto" w:fill="auto"/>
            <w:noWrap/>
            <w:vAlign w:val="center"/>
            <w:hideMark/>
          </w:tcPr>
          <w:p w14:paraId="78E77B52" w14:textId="77777777" w:rsidR="00424982" w:rsidRPr="007A4AFC" w:rsidRDefault="00424982" w:rsidP="00424982">
            <w:pPr>
              <w:spacing w:line="240" w:lineRule="auto"/>
              <w:rPr>
                <w:ins w:id="11686" w:author="Dr Mamadou SANOGO" w:date="2023-10-25T16:15:00Z"/>
                <w:color w:val="000000" w:themeColor="text1"/>
                <w:szCs w:val="24"/>
                <w:rPrChange w:id="11687" w:author="Dr Mamadou SANOGO" w:date="2023-10-25T18:15:00Z">
                  <w:rPr>
                    <w:ins w:id="11688" w:author="Dr Mamadou SANOGO" w:date="2023-10-25T16:15:00Z"/>
                    <w:color w:val="000000"/>
                    <w:szCs w:val="24"/>
                  </w:rPr>
                </w:rPrChange>
              </w:rPr>
            </w:pPr>
            <w:ins w:id="11689" w:author="Dr Mamadou SANOGO" w:date="2023-10-25T16:15:00Z">
              <w:r w:rsidRPr="007A4AFC">
                <w:rPr>
                  <w:color w:val="000000" w:themeColor="text1"/>
                  <w:szCs w:val="24"/>
                  <w:rPrChange w:id="11690" w:author="Dr Mamadou SANOGO" w:date="2023-10-25T18:15:00Z">
                    <w:rPr>
                      <w:color w:val="000000"/>
                      <w:szCs w:val="24"/>
                    </w:rPr>
                  </w:rPrChange>
                </w:rPr>
                <w:t>Représentant du bureau des étudiants</w:t>
              </w:r>
            </w:ins>
          </w:p>
        </w:tc>
      </w:tr>
      <w:tr w:rsidR="007A4AFC" w:rsidRPr="007A4AFC" w14:paraId="3681E170" w14:textId="77777777" w:rsidTr="00D27EF1">
        <w:trPr>
          <w:trHeight w:val="315"/>
          <w:ins w:id="11691" w:author="Dr Mamadou SANOGO" w:date="2023-10-25T16:15:00Z"/>
        </w:trPr>
        <w:tc>
          <w:tcPr>
            <w:tcW w:w="1200" w:type="dxa"/>
            <w:tcBorders>
              <w:top w:val="nil"/>
              <w:left w:val="nil"/>
              <w:bottom w:val="nil"/>
              <w:right w:val="nil"/>
            </w:tcBorders>
            <w:shd w:val="clear" w:color="auto" w:fill="auto"/>
            <w:noWrap/>
            <w:vAlign w:val="center"/>
            <w:hideMark/>
          </w:tcPr>
          <w:p w14:paraId="4E060BBD" w14:textId="77777777" w:rsidR="00424982" w:rsidRPr="007A4AFC" w:rsidRDefault="00424982" w:rsidP="00424982">
            <w:pPr>
              <w:spacing w:line="240" w:lineRule="auto"/>
              <w:rPr>
                <w:ins w:id="11692" w:author="Dr Mamadou SANOGO" w:date="2023-10-25T16:15:00Z"/>
                <w:color w:val="000000" w:themeColor="text1"/>
                <w:szCs w:val="24"/>
                <w:rPrChange w:id="11693" w:author="Dr Mamadou SANOGO" w:date="2023-10-25T18:15:00Z">
                  <w:rPr>
                    <w:ins w:id="11694" w:author="Dr Mamadou SANOGO" w:date="2023-10-25T16:15:00Z"/>
                    <w:color w:val="000000"/>
                    <w:szCs w:val="24"/>
                  </w:rPr>
                </w:rPrChange>
              </w:rPr>
            </w:pPr>
            <w:ins w:id="11695" w:author="Dr Mamadou SANOGO" w:date="2023-10-25T16:15:00Z">
              <w:r w:rsidRPr="007A4AFC">
                <w:rPr>
                  <w:color w:val="000000" w:themeColor="text1"/>
                  <w:szCs w:val="24"/>
                  <w:rPrChange w:id="11696"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8FD3BE8" w14:textId="77777777" w:rsidR="00424982" w:rsidRPr="007A4AFC" w:rsidRDefault="00424982" w:rsidP="00424982">
            <w:pPr>
              <w:spacing w:line="240" w:lineRule="auto"/>
              <w:rPr>
                <w:ins w:id="11697" w:author="Dr Mamadou SANOGO" w:date="2023-10-25T16:15:00Z"/>
                <w:color w:val="000000" w:themeColor="text1"/>
                <w:szCs w:val="24"/>
                <w:rPrChange w:id="11698" w:author="Dr Mamadou SANOGO" w:date="2023-10-25T18:15:00Z">
                  <w:rPr>
                    <w:ins w:id="11699" w:author="Dr Mamadou SANOGO" w:date="2023-10-25T16:15:00Z"/>
                    <w:color w:val="000000"/>
                    <w:szCs w:val="24"/>
                  </w:rPr>
                </w:rPrChange>
              </w:rPr>
            </w:pPr>
            <w:ins w:id="11700" w:author="Dr Mamadou SANOGO" w:date="2023-10-25T16:15:00Z">
              <w:r w:rsidRPr="007A4AFC">
                <w:rPr>
                  <w:color w:val="000000" w:themeColor="text1"/>
                  <w:szCs w:val="24"/>
                  <w:rPrChange w:id="11701" w:author="Dr Mamadou SANOGO" w:date="2023-10-25T18:15:00Z">
                    <w:rPr>
                      <w:color w:val="000000"/>
                      <w:szCs w:val="24"/>
                    </w:rPr>
                  </w:rPrChange>
                </w:rPr>
                <w:t>TRAORE Amadou</w:t>
              </w:r>
            </w:ins>
          </w:p>
        </w:tc>
        <w:tc>
          <w:tcPr>
            <w:tcW w:w="4395" w:type="dxa"/>
            <w:tcBorders>
              <w:top w:val="nil"/>
              <w:left w:val="nil"/>
              <w:bottom w:val="nil"/>
              <w:right w:val="nil"/>
            </w:tcBorders>
            <w:shd w:val="clear" w:color="auto" w:fill="auto"/>
            <w:noWrap/>
            <w:vAlign w:val="center"/>
            <w:hideMark/>
          </w:tcPr>
          <w:p w14:paraId="05F022DA" w14:textId="77777777" w:rsidR="00424982" w:rsidRPr="007A4AFC" w:rsidRDefault="00424982" w:rsidP="00424982">
            <w:pPr>
              <w:spacing w:line="240" w:lineRule="auto"/>
              <w:rPr>
                <w:ins w:id="11702" w:author="Dr Mamadou SANOGO" w:date="2023-10-25T16:15:00Z"/>
                <w:color w:val="000000" w:themeColor="text1"/>
                <w:szCs w:val="24"/>
                <w:rPrChange w:id="11703" w:author="Dr Mamadou SANOGO" w:date="2023-10-25T18:15:00Z">
                  <w:rPr>
                    <w:ins w:id="11704" w:author="Dr Mamadou SANOGO" w:date="2023-10-25T16:15:00Z"/>
                    <w:color w:val="000000"/>
                    <w:szCs w:val="24"/>
                  </w:rPr>
                </w:rPrChange>
              </w:rPr>
            </w:pPr>
            <w:ins w:id="11705" w:author="Dr Mamadou SANOGO" w:date="2023-10-25T16:15:00Z">
              <w:r w:rsidRPr="007A4AFC">
                <w:rPr>
                  <w:color w:val="000000" w:themeColor="text1"/>
                  <w:szCs w:val="24"/>
                  <w:rPrChange w:id="11706" w:author="Dr Mamadou SANOGO" w:date="2023-10-25T18:15:00Z">
                    <w:rPr>
                      <w:color w:val="000000"/>
                      <w:szCs w:val="24"/>
                    </w:rPr>
                  </w:rPrChange>
                </w:rPr>
                <w:t>Représentant du bureau des étudiants</w:t>
              </w:r>
            </w:ins>
          </w:p>
        </w:tc>
      </w:tr>
      <w:tr w:rsidR="007A4AFC" w:rsidRPr="007A4AFC" w14:paraId="752896D2" w14:textId="77777777" w:rsidTr="00D27EF1">
        <w:trPr>
          <w:trHeight w:val="315"/>
          <w:ins w:id="11707" w:author="Dr Mamadou SANOGO" w:date="2023-10-25T16:15:00Z"/>
        </w:trPr>
        <w:tc>
          <w:tcPr>
            <w:tcW w:w="1200" w:type="dxa"/>
            <w:tcBorders>
              <w:top w:val="nil"/>
              <w:left w:val="nil"/>
              <w:bottom w:val="nil"/>
              <w:right w:val="nil"/>
            </w:tcBorders>
            <w:shd w:val="clear" w:color="auto" w:fill="auto"/>
            <w:noWrap/>
            <w:vAlign w:val="center"/>
            <w:hideMark/>
          </w:tcPr>
          <w:p w14:paraId="09E3B182" w14:textId="77777777" w:rsidR="00424982" w:rsidRPr="007A4AFC" w:rsidRDefault="00424982" w:rsidP="00424982">
            <w:pPr>
              <w:spacing w:line="240" w:lineRule="auto"/>
              <w:rPr>
                <w:ins w:id="11708" w:author="Dr Mamadou SANOGO" w:date="2023-10-25T16:15:00Z"/>
                <w:color w:val="000000" w:themeColor="text1"/>
                <w:szCs w:val="24"/>
                <w:rPrChange w:id="11709" w:author="Dr Mamadou SANOGO" w:date="2023-10-25T18:15:00Z">
                  <w:rPr>
                    <w:ins w:id="11710" w:author="Dr Mamadou SANOGO" w:date="2023-10-25T16:15:00Z"/>
                    <w:color w:val="000000"/>
                    <w:szCs w:val="24"/>
                  </w:rPr>
                </w:rPrChange>
              </w:rPr>
            </w:pPr>
            <w:ins w:id="11711" w:author="Dr Mamadou SANOGO" w:date="2023-10-25T16:15:00Z">
              <w:r w:rsidRPr="007A4AFC">
                <w:rPr>
                  <w:color w:val="000000" w:themeColor="text1"/>
                  <w:szCs w:val="24"/>
                  <w:rPrChange w:id="11712"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7F1D9001" w14:textId="77777777" w:rsidR="00424982" w:rsidRPr="007A4AFC" w:rsidRDefault="00424982" w:rsidP="00424982">
            <w:pPr>
              <w:spacing w:line="240" w:lineRule="auto"/>
              <w:rPr>
                <w:ins w:id="11713" w:author="Dr Mamadou SANOGO" w:date="2023-10-25T16:15:00Z"/>
                <w:color w:val="000000" w:themeColor="text1"/>
                <w:szCs w:val="24"/>
                <w:rPrChange w:id="11714" w:author="Dr Mamadou SANOGO" w:date="2023-10-25T18:15:00Z">
                  <w:rPr>
                    <w:ins w:id="11715" w:author="Dr Mamadou SANOGO" w:date="2023-10-25T16:15:00Z"/>
                    <w:color w:val="000000"/>
                    <w:szCs w:val="24"/>
                  </w:rPr>
                </w:rPrChange>
              </w:rPr>
            </w:pPr>
            <w:ins w:id="11716" w:author="Dr Mamadou SANOGO" w:date="2023-10-25T16:15:00Z">
              <w:r w:rsidRPr="007A4AFC">
                <w:rPr>
                  <w:color w:val="000000" w:themeColor="text1"/>
                  <w:szCs w:val="24"/>
                  <w:rPrChange w:id="11717" w:author="Dr Mamadou SANOGO" w:date="2023-10-25T18:15:00Z">
                    <w:rPr>
                      <w:color w:val="000000"/>
                      <w:szCs w:val="24"/>
                    </w:rPr>
                  </w:rPrChange>
                </w:rPr>
                <w:t>KONE Korotimi</w:t>
              </w:r>
            </w:ins>
          </w:p>
        </w:tc>
        <w:tc>
          <w:tcPr>
            <w:tcW w:w="4395" w:type="dxa"/>
            <w:tcBorders>
              <w:top w:val="nil"/>
              <w:left w:val="nil"/>
              <w:bottom w:val="nil"/>
              <w:right w:val="nil"/>
            </w:tcBorders>
            <w:shd w:val="clear" w:color="auto" w:fill="auto"/>
            <w:noWrap/>
            <w:vAlign w:val="center"/>
            <w:hideMark/>
          </w:tcPr>
          <w:p w14:paraId="2C2A7704" w14:textId="77777777" w:rsidR="00424982" w:rsidRPr="007A4AFC" w:rsidRDefault="00424982" w:rsidP="00424982">
            <w:pPr>
              <w:spacing w:line="240" w:lineRule="auto"/>
              <w:rPr>
                <w:ins w:id="11718" w:author="Dr Mamadou SANOGO" w:date="2023-10-25T16:15:00Z"/>
                <w:color w:val="000000" w:themeColor="text1"/>
                <w:szCs w:val="24"/>
                <w:rPrChange w:id="11719" w:author="Dr Mamadou SANOGO" w:date="2023-10-25T18:15:00Z">
                  <w:rPr>
                    <w:ins w:id="11720" w:author="Dr Mamadou SANOGO" w:date="2023-10-25T16:15:00Z"/>
                    <w:color w:val="000000"/>
                    <w:szCs w:val="24"/>
                  </w:rPr>
                </w:rPrChange>
              </w:rPr>
            </w:pPr>
            <w:ins w:id="11721" w:author="Dr Mamadou SANOGO" w:date="2023-10-25T16:15:00Z">
              <w:r w:rsidRPr="007A4AFC">
                <w:rPr>
                  <w:color w:val="000000" w:themeColor="text1"/>
                  <w:szCs w:val="24"/>
                  <w:rPrChange w:id="11722" w:author="Dr Mamadou SANOGO" w:date="2023-10-25T18:15:00Z">
                    <w:rPr>
                      <w:color w:val="000000"/>
                      <w:szCs w:val="24"/>
                    </w:rPr>
                  </w:rPrChange>
                </w:rPr>
                <w:t>Parent d’étudiant</w:t>
              </w:r>
            </w:ins>
          </w:p>
        </w:tc>
      </w:tr>
      <w:tr w:rsidR="007A4AFC" w:rsidRPr="007A4AFC" w14:paraId="1613C5DB" w14:textId="77777777" w:rsidTr="00D27EF1">
        <w:trPr>
          <w:trHeight w:val="315"/>
          <w:ins w:id="11723" w:author="Dr Mamadou SANOGO" w:date="2023-10-25T16:15:00Z"/>
        </w:trPr>
        <w:tc>
          <w:tcPr>
            <w:tcW w:w="1200" w:type="dxa"/>
            <w:tcBorders>
              <w:top w:val="nil"/>
              <w:left w:val="nil"/>
              <w:bottom w:val="nil"/>
              <w:right w:val="nil"/>
            </w:tcBorders>
            <w:shd w:val="clear" w:color="auto" w:fill="auto"/>
            <w:noWrap/>
            <w:vAlign w:val="center"/>
            <w:hideMark/>
          </w:tcPr>
          <w:p w14:paraId="3D8D0CF0" w14:textId="77777777" w:rsidR="00424982" w:rsidRPr="007A4AFC" w:rsidRDefault="00424982" w:rsidP="00424982">
            <w:pPr>
              <w:spacing w:line="240" w:lineRule="auto"/>
              <w:rPr>
                <w:ins w:id="11724" w:author="Dr Mamadou SANOGO" w:date="2023-10-25T16:15:00Z"/>
                <w:color w:val="000000" w:themeColor="text1"/>
                <w:szCs w:val="24"/>
                <w:rPrChange w:id="11725" w:author="Dr Mamadou SANOGO" w:date="2023-10-25T18:15:00Z">
                  <w:rPr>
                    <w:ins w:id="11726" w:author="Dr Mamadou SANOGO" w:date="2023-10-25T16:15:00Z"/>
                    <w:color w:val="000000"/>
                    <w:szCs w:val="24"/>
                  </w:rPr>
                </w:rPrChange>
              </w:rPr>
            </w:pPr>
            <w:ins w:id="11727" w:author="Dr Mamadou SANOGO" w:date="2023-10-25T16:15:00Z">
              <w:r w:rsidRPr="007A4AFC">
                <w:rPr>
                  <w:color w:val="000000" w:themeColor="text1"/>
                  <w:szCs w:val="24"/>
                  <w:rPrChange w:id="11728"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361F8A" w14:textId="77777777" w:rsidR="00424982" w:rsidRPr="007A4AFC" w:rsidRDefault="00424982" w:rsidP="00424982">
            <w:pPr>
              <w:spacing w:line="240" w:lineRule="auto"/>
              <w:rPr>
                <w:ins w:id="11729" w:author="Dr Mamadou SANOGO" w:date="2023-10-25T16:15:00Z"/>
                <w:color w:val="000000" w:themeColor="text1"/>
                <w:szCs w:val="24"/>
                <w:rPrChange w:id="11730" w:author="Dr Mamadou SANOGO" w:date="2023-10-25T18:15:00Z">
                  <w:rPr>
                    <w:ins w:id="11731" w:author="Dr Mamadou SANOGO" w:date="2023-10-25T16:15:00Z"/>
                    <w:color w:val="000000"/>
                    <w:szCs w:val="24"/>
                  </w:rPr>
                </w:rPrChange>
              </w:rPr>
            </w:pPr>
            <w:ins w:id="11732" w:author="Dr Mamadou SANOGO" w:date="2023-10-25T16:15:00Z">
              <w:r w:rsidRPr="007A4AFC">
                <w:rPr>
                  <w:color w:val="000000" w:themeColor="text1"/>
                  <w:szCs w:val="24"/>
                  <w:rPrChange w:id="11733" w:author="Dr Mamadou SANOGO" w:date="2023-10-25T18:15:00Z">
                    <w:rPr>
                      <w:color w:val="000000"/>
                      <w:szCs w:val="24"/>
                    </w:rPr>
                  </w:rPrChange>
                </w:rPr>
                <w:t xml:space="preserve">KEITA </w:t>
              </w:r>
              <w:proofErr w:type="spellStart"/>
              <w:r w:rsidRPr="007A4AFC">
                <w:rPr>
                  <w:color w:val="000000" w:themeColor="text1"/>
                  <w:szCs w:val="24"/>
                  <w:rPrChange w:id="11734" w:author="Dr Mamadou SANOGO" w:date="2023-10-25T18:15:00Z">
                    <w:rPr>
                      <w:color w:val="000000"/>
                      <w:szCs w:val="24"/>
                    </w:rPr>
                  </w:rPrChange>
                </w:rPr>
                <w:t>Siriman</w:t>
              </w:r>
              <w:proofErr w:type="spellEnd"/>
            </w:ins>
          </w:p>
        </w:tc>
        <w:tc>
          <w:tcPr>
            <w:tcW w:w="4395" w:type="dxa"/>
            <w:tcBorders>
              <w:top w:val="nil"/>
              <w:left w:val="nil"/>
              <w:bottom w:val="nil"/>
              <w:right w:val="nil"/>
            </w:tcBorders>
            <w:shd w:val="clear" w:color="auto" w:fill="auto"/>
            <w:noWrap/>
            <w:vAlign w:val="center"/>
            <w:hideMark/>
          </w:tcPr>
          <w:p w14:paraId="2264CE7F" w14:textId="77777777" w:rsidR="00424982" w:rsidRPr="007A4AFC" w:rsidRDefault="00424982" w:rsidP="00424982">
            <w:pPr>
              <w:spacing w:line="240" w:lineRule="auto"/>
              <w:rPr>
                <w:ins w:id="11735" w:author="Dr Mamadou SANOGO" w:date="2023-10-25T16:15:00Z"/>
                <w:color w:val="000000" w:themeColor="text1"/>
                <w:szCs w:val="24"/>
                <w:rPrChange w:id="11736" w:author="Dr Mamadou SANOGO" w:date="2023-10-25T18:15:00Z">
                  <w:rPr>
                    <w:ins w:id="11737" w:author="Dr Mamadou SANOGO" w:date="2023-10-25T16:15:00Z"/>
                    <w:color w:val="000000"/>
                    <w:szCs w:val="24"/>
                  </w:rPr>
                </w:rPrChange>
              </w:rPr>
            </w:pPr>
            <w:ins w:id="11738" w:author="Dr Mamadou SANOGO" w:date="2023-10-25T16:15:00Z">
              <w:r w:rsidRPr="007A4AFC">
                <w:rPr>
                  <w:color w:val="000000" w:themeColor="text1"/>
                  <w:szCs w:val="24"/>
                  <w:rPrChange w:id="11739" w:author="Dr Mamadou SANOGO" w:date="2023-10-25T18:15:00Z">
                    <w:rPr>
                      <w:color w:val="000000"/>
                      <w:szCs w:val="24"/>
                    </w:rPr>
                  </w:rPrChange>
                </w:rPr>
                <w:t>Parent d’étudiant</w:t>
              </w:r>
            </w:ins>
          </w:p>
        </w:tc>
      </w:tr>
    </w:tbl>
    <w:p w14:paraId="52F573FE" w14:textId="77777777" w:rsidR="00424982" w:rsidRPr="007A4AFC" w:rsidRDefault="00424982" w:rsidP="00424982">
      <w:pPr>
        <w:spacing w:line="240" w:lineRule="auto"/>
        <w:rPr>
          <w:ins w:id="11740" w:author="Dr Mamadou SANOGO" w:date="2023-10-25T16:15:00Z"/>
          <w:color w:val="000000" w:themeColor="text1"/>
          <w:szCs w:val="24"/>
          <w:rPrChange w:id="11741" w:author="Dr Mamadou SANOGO" w:date="2023-10-25T18:15:00Z">
            <w:rPr>
              <w:ins w:id="11742" w:author="Dr Mamadou SANOGO" w:date="2023-10-25T16:15:00Z"/>
              <w:szCs w:val="24"/>
            </w:rPr>
          </w:rPrChange>
        </w:rPr>
      </w:pPr>
    </w:p>
    <w:p w14:paraId="2D6FBD54" w14:textId="77777777" w:rsidR="00424982" w:rsidRPr="007A4AFC" w:rsidRDefault="00424982" w:rsidP="00424982">
      <w:pPr>
        <w:spacing w:line="240" w:lineRule="auto"/>
        <w:rPr>
          <w:ins w:id="11743" w:author="Dr Mamadou SANOGO" w:date="2023-10-25T16:15:00Z"/>
          <w:color w:val="000000" w:themeColor="text1"/>
          <w:szCs w:val="24"/>
          <w:rPrChange w:id="11744" w:author="Dr Mamadou SANOGO" w:date="2023-10-25T18:15:00Z">
            <w:rPr>
              <w:ins w:id="11745" w:author="Dr Mamadou SANOGO" w:date="2023-10-25T16:15:00Z"/>
              <w:szCs w:val="24"/>
            </w:rPr>
          </w:rPrChange>
        </w:rPr>
      </w:pPr>
      <w:ins w:id="11746" w:author="Dr Mamadou SANOGO" w:date="2023-10-25T16:15:00Z">
        <w:r w:rsidRPr="007A4AFC">
          <w:rPr>
            <w:color w:val="000000" w:themeColor="text1"/>
            <w:szCs w:val="24"/>
            <w:rPrChange w:id="11747" w:author="Dr Mamadou SANOGO" w:date="2023-10-25T18:15:00Z">
              <w:rPr>
                <w:szCs w:val="24"/>
              </w:rPr>
            </w:rPrChange>
          </w:rPr>
          <w:t xml:space="preserve">Le secrétariat de séance était assuré par Mme </w:t>
        </w:r>
        <w:proofErr w:type="spellStart"/>
        <w:r w:rsidRPr="007A4AFC">
          <w:rPr>
            <w:color w:val="000000" w:themeColor="text1"/>
            <w:szCs w:val="24"/>
            <w:rPrChange w:id="11748" w:author="Dr Mamadou SANOGO" w:date="2023-10-25T18:15:00Z">
              <w:rPr>
                <w:szCs w:val="24"/>
              </w:rPr>
            </w:rPrChange>
          </w:rPr>
          <w:t>Sogoba</w:t>
        </w:r>
        <w:proofErr w:type="spellEnd"/>
        <w:r w:rsidRPr="007A4AFC">
          <w:rPr>
            <w:color w:val="000000" w:themeColor="text1"/>
            <w:szCs w:val="24"/>
            <w:rPrChange w:id="11749" w:author="Dr Mamadou SANOGO" w:date="2023-10-25T18:15:00Z">
              <w:rPr>
                <w:szCs w:val="24"/>
              </w:rPr>
            </w:rPrChange>
          </w:rPr>
          <w:t xml:space="preserve"> </w:t>
        </w:r>
        <w:proofErr w:type="spellStart"/>
        <w:r w:rsidRPr="007A4AFC">
          <w:rPr>
            <w:color w:val="000000" w:themeColor="text1"/>
            <w:szCs w:val="24"/>
            <w:rPrChange w:id="11750" w:author="Dr Mamadou SANOGO" w:date="2023-10-25T18:15:00Z">
              <w:rPr>
                <w:szCs w:val="24"/>
              </w:rPr>
            </w:rPrChange>
          </w:rPr>
          <w:t>Rokia</w:t>
        </w:r>
        <w:proofErr w:type="spellEnd"/>
        <w:r w:rsidRPr="007A4AFC">
          <w:rPr>
            <w:color w:val="000000" w:themeColor="text1"/>
            <w:szCs w:val="24"/>
            <w:rPrChange w:id="11751" w:author="Dr Mamadou SANOGO" w:date="2023-10-25T18:15:00Z">
              <w:rPr>
                <w:szCs w:val="24"/>
              </w:rPr>
            </w:rPrChange>
          </w:rPr>
          <w:t>.</w:t>
        </w:r>
      </w:ins>
    </w:p>
    <w:p w14:paraId="32BF0221" w14:textId="77777777" w:rsidR="00424982" w:rsidRPr="007A4AFC" w:rsidRDefault="00424982" w:rsidP="00424982">
      <w:pPr>
        <w:spacing w:line="240" w:lineRule="auto"/>
        <w:rPr>
          <w:ins w:id="11752" w:author="Dr Mamadou SANOGO" w:date="2023-10-25T16:15:00Z"/>
          <w:color w:val="000000" w:themeColor="text1"/>
          <w:szCs w:val="24"/>
          <w:rPrChange w:id="11753" w:author="Dr Mamadou SANOGO" w:date="2023-10-25T18:15:00Z">
            <w:rPr>
              <w:ins w:id="11754" w:author="Dr Mamadou SANOGO" w:date="2023-10-25T16:15:00Z"/>
              <w:szCs w:val="24"/>
            </w:rPr>
          </w:rPrChange>
        </w:rPr>
      </w:pPr>
    </w:p>
    <w:p w14:paraId="64C171D2" w14:textId="77777777" w:rsidR="00424982" w:rsidRPr="007A4AFC" w:rsidRDefault="00424982" w:rsidP="00424982">
      <w:pPr>
        <w:spacing w:line="240" w:lineRule="auto"/>
        <w:rPr>
          <w:ins w:id="11755" w:author="Dr Mamadou SANOGO" w:date="2023-10-25T16:15:00Z"/>
          <w:color w:val="000000" w:themeColor="text1"/>
          <w:szCs w:val="24"/>
          <w:rPrChange w:id="11756" w:author="Dr Mamadou SANOGO" w:date="2023-10-25T18:15:00Z">
            <w:rPr>
              <w:ins w:id="11757" w:author="Dr Mamadou SANOGO" w:date="2023-10-25T16:15:00Z"/>
              <w:szCs w:val="24"/>
            </w:rPr>
          </w:rPrChange>
        </w:rPr>
      </w:pPr>
      <w:ins w:id="11758" w:author="Dr Mamadou SANOGO" w:date="2023-10-25T16:15:00Z">
        <w:r w:rsidRPr="007A4AFC">
          <w:rPr>
            <w:color w:val="000000" w:themeColor="text1"/>
            <w:szCs w:val="24"/>
            <w:rPrChange w:id="11759" w:author="Dr Mamadou SANOGO" w:date="2023-10-25T18:15:00Z">
              <w:rPr>
                <w:szCs w:val="24"/>
              </w:rPr>
            </w:rPrChange>
          </w:rPr>
          <w:t>Après les salutations et les remerciements du président pour la présence des uns et autres, le président procéda à l’ouverture de séance.</w:t>
        </w:r>
      </w:ins>
    </w:p>
    <w:p w14:paraId="6C386A37" w14:textId="77777777" w:rsidR="00424982" w:rsidRPr="007A4AFC" w:rsidRDefault="00424982" w:rsidP="00424982">
      <w:pPr>
        <w:spacing w:line="240" w:lineRule="auto"/>
        <w:rPr>
          <w:ins w:id="11760" w:author="Dr Mamadou SANOGO" w:date="2023-10-25T16:15:00Z"/>
          <w:color w:val="000000" w:themeColor="text1"/>
          <w:szCs w:val="24"/>
          <w:rPrChange w:id="11761" w:author="Dr Mamadou SANOGO" w:date="2023-10-25T18:15:00Z">
            <w:rPr>
              <w:ins w:id="11762" w:author="Dr Mamadou SANOGO" w:date="2023-10-25T16:15:00Z"/>
              <w:szCs w:val="24"/>
            </w:rPr>
          </w:rPrChange>
        </w:rPr>
      </w:pPr>
      <w:ins w:id="11763" w:author="Dr Mamadou SANOGO" w:date="2023-10-25T16:15:00Z">
        <w:r w:rsidRPr="007A4AFC">
          <w:rPr>
            <w:color w:val="000000" w:themeColor="text1"/>
            <w:szCs w:val="24"/>
            <w:rPrChange w:id="11764" w:author="Dr Mamadou SANOGO" w:date="2023-10-25T18:15:00Z">
              <w:rPr>
                <w:szCs w:val="24"/>
              </w:rPr>
            </w:rPrChange>
          </w:rPr>
          <w:t xml:space="preserve">Cette ouverture de séance fut précédée par un tour de table pour la présentation des participants. </w:t>
        </w:r>
      </w:ins>
    </w:p>
    <w:p w14:paraId="4B4FB385" w14:textId="77777777" w:rsidR="00424982" w:rsidRPr="007A4AFC" w:rsidRDefault="00424982" w:rsidP="00424982">
      <w:pPr>
        <w:spacing w:line="240" w:lineRule="auto"/>
        <w:rPr>
          <w:ins w:id="11765" w:author="Dr Mamadou SANOGO" w:date="2023-10-25T16:15:00Z"/>
          <w:b/>
          <w:color w:val="000000" w:themeColor="text1"/>
          <w:szCs w:val="24"/>
          <w:rPrChange w:id="11766" w:author="Dr Mamadou SANOGO" w:date="2023-10-25T18:15:00Z">
            <w:rPr>
              <w:ins w:id="11767" w:author="Dr Mamadou SANOGO" w:date="2023-10-25T16:15:00Z"/>
              <w:b/>
              <w:szCs w:val="24"/>
            </w:rPr>
          </w:rPrChange>
        </w:rPr>
      </w:pPr>
    </w:p>
    <w:p w14:paraId="4BA6D2C0" w14:textId="77777777" w:rsidR="00424982" w:rsidRPr="007A4AFC" w:rsidRDefault="00424982" w:rsidP="00424982">
      <w:pPr>
        <w:spacing w:line="240" w:lineRule="auto"/>
        <w:rPr>
          <w:ins w:id="11768" w:author="Dr Mamadou SANOGO" w:date="2023-10-25T16:15:00Z"/>
          <w:b/>
          <w:color w:val="000000" w:themeColor="text1"/>
          <w:szCs w:val="24"/>
          <w:rPrChange w:id="11769" w:author="Dr Mamadou SANOGO" w:date="2023-10-25T18:15:00Z">
            <w:rPr>
              <w:ins w:id="11770" w:author="Dr Mamadou SANOGO" w:date="2023-10-25T16:15:00Z"/>
              <w:b/>
              <w:szCs w:val="24"/>
            </w:rPr>
          </w:rPrChange>
        </w:rPr>
      </w:pPr>
    </w:p>
    <w:p w14:paraId="59EFFCFF" w14:textId="77777777" w:rsidR="00424982" w:rsidRPr="007A4AFC" w:rsidRDefault="00424982" w:rsidP="00424982">
      <w:pPr>
        <w:spacing w:line="240" w:lineRule="auto"/>
        <w:rPr>
          <w:ins w:id="11771" w:author="Dr Mamadou SANOGO" w:date="2023-10-25T16:15:00Z"/>
          <w:b/>
          <w:color w:val="000000" w:themeColor="text1"/>
          <w:szCs w:val="24"/>
          <w:rPrChange w:id="11772" w:author="Dr Mamadou SANOGO" w:date="2023-10-25T18:15:00Z">
            <w:rPr>
              <w:ins w:id="11773" w:author="Dr Mamadou SANOGO" w:date="2023-10-25T16:15:00Z"/>
              <w:b/>
              <w:szCs w:val="24"/>
            </w:rPr>
          </w:rPrChange>
        </w:rPr>
      </w:pPr>
    </w:p>
    <w:p w14:paraId="5E8D911D" w14:textId="55AE1CCF" w:rsidR="00424982" w:rsidRDefault="00424982" w:rsidP="00424982">
      <w:pPr>
        <w:spacing w:line="240" w:lineRule="auto"/>
        <w:rPr>
          <w:ins w:id="11774" w:author="Dr Mamadou SANOGO" w:date="2023-10-27T14:04:00Z"/>
          <w:b/>
          <w:color w:val="000000" w:themeColor="text1"/>
          <w:szCs w:val="24"/>
        </w:rPr>
      </w:pPr>
    </w:p>
    <w:p w14:paraId="13942125" w14:textId="62F306E8" w:rsidR="006778CD" w:rsidRDefault="006778CD" w:rsidP="00424982">
      <w:pPr>
        <w:spacing w:line="240" w:lineRule="auto"/>
        <w:rPr>
          <w:ins w:id="11775" w:author="Dr Mamadou SANOGO" w:date="2023-10-28T00:01:00Z"/>
          <w:b/>
          <w:color w:val="000000" w:themeColor="text1"/>
          <w:szCs w:val="24"/>
        </w:rPr>
      </w:pPr>
    </w:p>
    <w:p w14:paraId="205CDFD4" w14:textId="77777777" w:rsidR="00B43097" w:rsidRDefault="00B43097" w:rsidP="00424982">
      <w:pPr>
        <w:spacing w:line="240" w:lineRule="auto"/>
        <w:rPr>
          <w:ins w:id="11776" w:author="Dr Mamadou SANOGO" w:date="2023-10-27T14:04:00Z"/>
          <w:b/>
          <w:color w:val="000000" w:themeColor="text1"/>
          <w:szCs w:val="24"/>
        </w:rPr>
      </w:pPr>
    </w:p>
    <w:p w14:paraId="0142F5E3" w14:textId="77777777" w:rsidR="006778CD" w:rsidRPr="007A4AFC" w:rsidRDefault="006778CD" w:rsidP="00424982">
      <w:pPr>
        <w:spacing w:line="240" w:lineRule="auto"/>
        <w:rPr>
          <w:ins w:id="11777" w:author="Dr Mamadou SANOGO" w:date="2023-10-25T16:15:00Z"/>
          <w:b/>
          <w:color w:val="000000" w:themeColor="text1"/>
          <w:szCs w:val="24"/>
          <w:rPrChange w:id="11778" w:author="Dr Mamadou SANOGO" w:date="2023-10-25T18:15:00Z">
            <w:rPr>
              <w:ins w:id="11779" w:author="Dr Mamadou SANOGO" w:date="2023-10-25T16:15:00Z"/>
              <w:b/>
              <w:szCs w:val="24"/>
            </w:rPr>
          </w:rPrChange>
        </w:rPr>
      </w:pPr>
    </w:p>
    <w:p w14:paraId="7804E810" w14:textId="77777777" w:rsidR="00424982" w:rsidRPr="007A4AFC" w:rsidRDefault="00424982" w:rsidP="00424982">
      <w:pPr>
        <w:spacing w:line="240" w:lineRule="auto"/>
        <w:rPr>
          <w:ins w:id="11780" w:author="Dr Mamadou SANOGO" w:date="2023-10-25T16:15:00Z"/>
          <w:b/>
          <w:color w:val="000000" w:themeColor="text1"/>
          <w:szCs w:val="24"/>
          <w:rPrChange w:id="11781" w:author="Dr Mamadou SANOGO" w:date="2023-10-25T18:15:00Z">
            <w:rPr>
              <w:ins w:id="11782" w:author="Dr Mamadou SANOGO" w:date="2023-10-25T16:15:00Z"/>
              <w:b/>
              <w:szCs w:val="24"/>
            </w:rPr>
          </w:rPrChange>
        </w:rPr>
      </w:pPr>
    </w:p>
    <w:p w14:paraId="6F47A88B" w14:textId="77777777" w:rsidR="00424982" w:rsidRPr="007A4AFC" w:rsidRDefault="00424982">
      <w:pPr>
        <w:numPr>
          <w:ilvl w:val="0"/>
          <w:numId w:val="37"/>
        </w:numPr>
        <w:spacing w:line="240" w:lineRule="auto"/>
        <w:contextualSpacing/>
        <w:rPr>
          <w:ins w:id="11783" w:author="Dr Mamadou SANOGO" w:date="2023-10-25T16:15:00Z"/>
          <w:b/>
          <w:color w:val="000000" w:themeColor="text1"/>
          <w:szCs w:val="24"/>
          <w:rPrChange w:id="11784" w:author="Dr Mamadou SANOGO" w:date="2023-10-25T18:15:00Z">
            <w:rPr>
              <w:ins w:id="11785" w:author="Dr Mamadou SANOGO" w:date="2023-10-25T16:15:00Z"/>
              <w:b/>
              <w:szCs w:val="24"/>
            </w:rPr>
          </w:rPrChange>
        </w:rPr>
        <w:pPrChange w:id="11786" w:author="Dr Mamadou SANOGO" w:date="2023-10-25T16:16:00Z">
          <w:pPr>
            <w:numPr>
              <w:numId w:val="33"/>
            </w:numPr>
            <w:spacing w:line="240" w:lineRule="auto"/>
            <w:ind w:left="720" w:hanging="360"/>
            <w:contextualSpacing/>
          </w:pPr>
        </w:pPrChange>
      </w:pPr>
      <w:ins w:id="11787" w:author="Dr Mamadou SANOGO" w:date="2023-10-25T16:15:00Z">
        <w:r w:rsidRPr="007A4AFC">
          <w:rPr>
            <w:b/>
            <w:color w:val="000000" w:themeColor="text1"/>
            <w:szCs w:val="24"/>
            <w:rPrChange w:id="11788" w:author="Dr Mamadou SANOGO" w:date="2023-10-25T18:15:00Z">
              <w:rPr>
                <w:b/>
                <w:szCs w:val="24"/>
              </w:rPr>
            </w:rPrChange>
          </w:rPr>
          <w:lastRenderedPageBreak/>
          <w:t>DISCUSSION DE LA PERTINENCE DE L’OUVERTURE DES PROGRAMMES</w:t>
        </w:r>
      </w:ins>
    </w:p>
    <w:p w14:paraId="2B19CAB8" w14:textId="4AE5A7DD" w:rsidR="00424982" w:rsidRPr="007A4AFC" w:rsidRDefault="00424982" w:rsidP="00424982">
      <w:pPr>
        <w:spacing w:line="240" w:lineRule="auto"/>
        <w:rPr>
          <w:ins w:id="11789" w:author="Dr Mamadou SANOGO" w:date="2023-10-25T16:15:00Z"/>
          <w:bCs/>
          <w:color w:val="000000" w:themeColor="text1"/>
          <w:szCs w:val="24"/>
          <w:rPrChange w:id="11790" w:author="Dr Mamadou SANOGO" w:date="2023-10-25T18:15:00Z">
            <w:rPr>
              <w:ins w:id="11791" w:author="Dr Mamadou SANOGO" w:date="2023-10-25T16:15:00Z"/>
              <w:bCs/>
              <w:szCs w:val="24"/>
            </w:rPr>
          </w:rPrChange>
        </w:rPr>
      </w:pPr>
      <w:ins w:id="11792" w:author="Dr Mamadou SANOGO" w:date="2023-10-25T16:15:00Z">
        <w:r w:rsidRPr="007A4AFC">
          <w:rPr>
            <w:bCs/>
            <w:color w:val="000000" w:themeColor="text1"/>
            <w:szCs w:val="24"/>
            <w:rPrChange w:id="11793" w:author="Dr Mamadou SANOGO" w:date="2023-10-25T18:15:00Z">
              <w:rPr>
                <w:bCs/>
                <w:szCs w:val="24"/>
              </w:rPr>
            </w:rPrChange>
          </w:rPr>
          <w:t>Après l</w:t>
        </w:r>
      </w:ins>
      <w:ins w:id="11794" w:author="Dr Mamadou SANOGO" w:date="2023-10-25T16:21:00Z">
        <w:r w:rsidRPr="007A4AFC">
          <w:rPr>
            <w:bCs/>
            <w:color w:val="000000" w:themeColor="text1"/>
            <w:szCs w:val="24"/>
            <w:rPrChange w:id="11795" w:author="Dr Mamadou SANOGO" w:date="2023-10-25T18:15:00Z">
              <w:rPr>
                <w:bCs/>
                <w:szCs w:val="24"/>
              </w:rPr>
            </w:rPrChange>
          </w:rPr>
          <w:t>’ouverture de la séance</w:t>
        </w:r>
      </w:ins>
      <w:ins w:id="11796" w:author="Dr Mamadou SANOGO" w:date="2023-10-25T16:15:00Z">
        <w:r w:rsidRPr="007A4AFC">
          <w:rPr>
            <w:bCs/>
            <w:color w:val="000000" w:themeColor="text1"/>
            <w:szCs w:val="24"/>
            <w:rPrChange w:id="11797" w:author="Dr Mamadou SANOGO" w:date="2023-10-25T18:15:00Z">
              <w:rPr>
                <w:bCs/>
                <w:szCs w:val="24"/>
              </w:rPr>
            </w:rPrChange>
          </w:rPr>
          <w:t xml:space="preserve">, la réunion a continué avec une présentation de chaque programme. Chacune des présentations a traité trois problématiques majeures : </w:t>
        </w:r>
      </w:ins>
    </w:p>
    <w:p w14:paraId="1782AFD1" w14:textId="77777777" w:rsidR="00424982" w:rsidRPr="007A4AFC" w:rsidRDefault="00424982" w:rsidP="00424982">
      <w:pPr>
        <w:numPr>
          <w:ilvl w:val="0"/>
          <w:numId w:val="32"/>
        </w:numPr>
        <w:spacing w:line="240" w:lineRule="auto"/>
        <w:contextualSpacing/>
        <w:rPr>
          <w:ins w:id="11798" w:author="Dr Mamadou SANOGO" w:date="2023-10-25T16:15:00Z"/>
          <w:color w:val="000000" w:themeColor="text1"/>
          <w:szCs w:val="24"/>
          <w:rPrChange w:id="11799" w:author="Dr Mamadou SANOGO" w:date="2023-10-25T18:15:00Z">
            <w:rPr>
              <w:ins w:id="11800" w:author="Dr Mamadou SANOGO" w:date="2023-10-25T16:15:00Z"/>
              <w:szCs w:val="24"/>
            </w:rPr>
          </w:rPrChange>
        </w:rPr>
      </w:pPr>
      <w:ins w:id="11801" w:author="Dr Mamadou SANOGO" w:date="2023-10-25T16:15:00Z">
        <w:r w:rsidRPr="007A4AFC">
          <w:rPr>
            <w:color w:val="000000" w:themeColor="text1"/>
            <w:szCs w:val="24"/>
            <w:rPrChange w:id="11802" w:author="Dr Mamadou SANOGO" w:date="2023-10-25T18:15:00Z">
              <w:rPr>
                <w:szCs w:val="24"/>
              </w:rPr>
            </w:rPrChange>
          </w:rPr>
          <w:t>Le rapport besoin et demande de la formation ;</w:t>
        </w:r>
      </w:ins>
    </w:p>
    <w:p w14:paraId="0B9F9688" w14:textId="77777777" w:rsidR="00424982" w:rsidRPr="007A4AFC" w:rsidRDefault="00424982" w:rsidP="00424982">
      <w:pPr>
        <w:numPr>
          <w:ilvl w:val="0"/>
          <w:numId w:val="32"/>
        </w:numPr>
        <w:spacing w:line="240" w:lineRule="auto"/>
        <w:contextualSpacing/>
        <w:rPr>
          <w:ins w:id="11803" w:author="Dr Mamadou SANOGO" w:date="2023-10-25T16:15:00Z"/>
          <w:color w:val="000000" w:themeColor="text1"/>
          <w:szCs w:val="24"/>
          <w:rPrChange w:id="11804" w:author="Dr Mamadou SANOGO" w:date="2023-10-25T18:15:00Z">
            <w:rPr>
              <w:ins w:id="11805" w:author="Dr Mamadou SANOGO" w:date="2023-10-25T16:15:00Z"/>
              <w:szCs w:val="24"/>
            </w:rPr>
          </w:rPrChange>
        </w:rPr>
      </w:pPr>
      <w:ins w:id="11806" w:author="Dr Mamadou SANOGO" w:date="2023-10-25T16:15:00Z">
        <w:r w:rsidRPr="007A4AFC">
          <w:rPr>
            <w:color w:val="000000" w:themeColor="text1"/>
            <w:szCs w:val="24"/>
            <w:rPrChange w:id="11807" w:author="Dr Mamadou SANOGO" w:date="2023-10-25T18:15:00Z">
              <w:rPr>
                <w:szCs w:val="24"/>
              </w:rPr>
            </w:rPrChange>
          </w:rPr>
          <w:t xml:space="preserve">La valeur ajoutée de la </w:t>
        </w:r>
        <w:proofErr w:type="gramStart"/>
        <w:r w:rsidRPr="007A4AFC">
          <w:rPr>
            <w:color w:val="000000" w:themeColor="text1"/>
            <w:szCs w:val="24"/>
            <w:rPrChange w:id="11808" w:author="Dr Mamadou SANOGO" w:date="2023-10-25T18:15:00Z">
              <w:rPr>
                <w:szCs w:val="24"/>
              </w:rPr>
            </w:rPrChange>
          </w:rPr>
          <w:t>formation;</w:t>
        </w:r>
        <w:proofErr w:type="gramEnd"/>
      </w:ins>
    </w:p>
    <w:p w14:paraId="045E9C54" w14:textId="77777777" w:rsidR="00424982" w:rsidRPr="007A4AFC" w:rsidRDefault="00424982" w:rsidP="00424982">
      <w:pPr>
        <w:numPr>
          <w:ilvl w:val="0"/>
          <w:numId w:val="32"/>
        </w:numPr>
        <w:spacing w:line="240" w:lineRule="auto"/>
        <w:contextualSpacing/>
        <w:rPr>
          <w:ins w:id="11809" w:author="Dr Mamadou SANOGO" w:date="2023-10-25T16:15:00Z"/>
          <w:color w:val="000000" w:themeColor="text1"/>
          <w:szCs w:val="24"/>
          <w:rPrChange w:id="11810" w:author="Dr Mamadou SANOGO" w:date="2023-10-25T18:15:00Z">
            <w:rPr>
              <w:ins w:id="11811" w:author="Dr Mamadou SANOGO" w:date="2023-10-25T16:15:00Z"/>
              <w:szCs w:val="24"/>
            </w:rPr>
          </w:rPrChange>
        </w:rPr>
      </w:pPr>
      <w:ins w:id="11812" w:author="Dr Mamadou SANOGO" w:date="2023-10-25T16:15:00Z">
        <w:r w:rsidRPr="007A4AFC">
          <w:rPr>
            <w:color w:val="000000" w:themeColor="text1"/>
            <w:szCs w:val="24"/>
            <w:rPrChange w:id="11813" w:author="Dr Mamadou SANOGO" w:date="2023-10-25T18:15:00Z">
              <w:rPr>
                <w:szCs w:val="24"/>
              </w:rPr>
            </w:rPrChange>
          </w:rPr>
          <w:t>La faisabilité</w:t>
        </w:r>
      </w:ins>
    </w:p>
    <w:p w14:paraId="3C9FE97B" w14:textId="77777777" w:rsidR="00424982" w:rsidRPr="007A4AFC" w:rsidRDefault="00424982" w:rsidP="00424982">
      <w:pPr>
        <w:spacing w:line="240" w:lineRule="auto"/>
        <w:rPr>
          <w:ins w:id="11814" w:author="Dr Mamadou SANOGO" w:date="2023-10-25T16:15:00Z"/>
          <w:color w:val="000000" w:themeColor="text1"/>
          <w:szCs w:val="24"/>
          <w:rPrChange w:id="11815" w:author="Dr Mamadou SANOGO" w:date="2023-10-25T18:15:00Z">
            <w:rPr>
              <w:ins w:id="11816" w:author="Dr Mamadou SANOGO" w:date="2023-10-25T16:15:00Z"/>
              <w:szCs w:val="24"/>
            </w:rPr>
          </w:rPrChange>
        </w:rPr>
      </w:pPr>
      <w:ins w:id="11817" w:author="Dr Mamadou SANOGO" w:date="2023-10-25T16:15:00Z">
        <w:r w:rsidRPr="007A4AFC">
          <w:rPr>
            <w:color w:val="000000" w:themeColor="text1"/>
            <w:szCs w:val="24"/>
            <w:rPrChange w:id="11818" w:author="Dr Mamadou SANOGO" w:date="2023-10-25T18:15:00Z">
              <w:rPr>
                <w:szCs w:val="24"/>
              </w:rPr>
            </w:rPrChange>
          </w:rPr>
          <w:t xml:space="preserve">Après ces différentes présentations, ce fut des questions/réponses. </w:t>
        </w:r>
      </w:ins>
    </w:p>
    <w:p w14:paraId="5DCCD88B" w14:textId="77777777" w:rsidR="00424982" w:rsidRPr="007A4AFC" w:rsidRDefault="00424982" w:rsidP="00424982">
      <w:pPr>
        <w:spacing w:line="240" w:lineRule="auto"/>
        <w:rPr>
          <w:ins w:id="11819" w:author="Dr Mamadou SANOGO" w:date="2023-10-25T16:15:00Z"/>
          <w:color w:val="000000" w:themeColor="text1"/>
          <w:szCs w:val="24"/>
          <w:rPrChange w:id="11820" w:author="Dr Mamadou SANOGO" w:date="2023-10-25T18:15:00Z">
            <w:rPr>
              <w:ins w:id="11821" w:author="Dr Mamadou SANOGO" w:date="2023-10-25T16:15:00Z"/>
              <w:szCs w:val="24"/>
            </w:rPr>
          </w:rPrChange>
        </w:rPr>
      </w:pPr>
      <w:ins w:id="11822" w:author="Dr Mamadou SANOGO" w:date="2023-10-25T16:15:00Z">
        <w:r w:rsidRPr="007A4AFC">
          <w:rPr>
            <w:color w:val="000000" w:themeColor="text1"/>
            <w:szCs w:val="24"/>
            <w:rPrChange w:id="11823" w:author="Dr Mamadou SANOGO" w:date="2023-10-25T18:15:00Z">
              <w:rPr>
                <w:szCs w:val="24"/>
              </w:rPr>
            </w:rPrChange>
          </w:rPr>
          <w:t>Au cours de la réunion des fiches plus détaillées de présentation des différentes formations ont été distribuées.</w:t>
        </w:r>
      </w:ins>
    </w:p>
    <w:p w14:paraId="169C2391" w14:textId="77777777" w:rsidR="00424982" w:rsidRPr="007A4AFC" w:rsidRDefault="00424982" w:rsidP="00424982">
      <w:pPr>
        <w:spacing w:line="240" w:lineRule="auto"/>
        <w:rPr>
          <w:ins w:id="11824" w:author="Dr Mamadou SANOGO" w:date="2023-10-25T16:15:00Z"/>
          <w:color w:val="000000" w:themeColor="text1"/>
          <w:sz w:val="10"/>
          <w:szCs w:val="24"/>
          <w:rPrChange w:id="11825" w:author="Dr Mamadou SANOGO" w:date="2023-10-25T18:15:00Z">
            <w:rPr>
              <w:ins w:id="11826" w:author="Dr Mamadou SANOGO" w:date="2023-10-25T16:15:00Z"/>
              <w:sz w:val="10"/>
              <w:szCs w:val="24"/>
            </w:rPr>
          </w:rPrChange>
        </w:rPr>
      </w:pPr>
    </w:p>
    <w:p w14:paraId="7F0D27B2" w14:textId="77777777" w:rsidR="00424982" w:rsidRPr="007A4AFC" w:rsidRDefault="00424982">
      <w:pPr>
        <w:numPr>
          <w:ilvl w:val="0"/>
          <w:numId w:val="37"/>
        </w:numPr>
        <w:spacing w:line="240" w:lineRule="auto"/>
        <w:contextualSpacing/>
        <w:rPr>
          <w:ins w:id="11827" w:author="Dr Mamadou SANOGO" w:date="2023-10-25T16:15:00Z"/>
          <w:b/>
          <w:color w:val="000000" w:themeColor="text1"/>
          <w:szCs w:val="24"/>
          <w:rPrChange w:id="11828" w:author="Dr Mamadou SANOGO" w:date="2023-10-25T18:15:00Z">
            <w:rPr>
              <w:ins w:id="11829" w:author="Dr Mamadou SANOGO" w:date="2023-10-25T16:15:00Z"/>
              <w:b/>
              <w:szCs w:val="24"/>
            </w:rPr>
          </w:rPrChange>
        </w:rPr>
        <w:pPrChange w:id="11830" w:author="Dr Mamadou SANOGO" w:date="2023-10-25T16:16:00Z">
          <w:pPr>
            <w:numPr>
              <w:numId w:val="33"/>
            </w:numPr>
            <w:spacing w:line="240" w:lineRule="auto"/>
            <w:ind w:left="720" w:hanging="360"/>
            <w:contextualSpacing/>
          </w:pPr>
        </w:pPrChange>
      </w:pPr>
      <w:ins w:id="11831" w:author="Dr Mamadou SANOGO" w:date="2023-10-25T16:15:00Z">
        <w:r w:rsidRPr="007A4AFC">
          <w:rPr>
            <w:b/>
            <w:color w:val="000000" w:themeColor="text1"/>
            <w:szCs w:val="24"/>
            <w:rPrChange w:id="11832" w:author="Dr Mamadou SANOGO" w:date="2023-10-25T18:15:00Z">
              <w:rPr>
                <w:b/>
                <w:szCs w:val="24"/>
              </w:rPr>
            </w:rPrChange>
          </w:rPr>
          <w:t>VALIDATION DU PROJET</w:t>
        </w:r>
      </w:ins>
    </w:p>
    <w:p w14:paraId="36B8D672" w14:textId="77777777" w:rsidR="00424982" w:rsidRPr="007A4AFC" w:rsidRDefault="00424982" w:rsidP="00424982">
      <w:pPr>
        <w:spacing w:line="240" w:lineRule="auto"/>
        <w:rPr>
          <w:ins w:id="11833" w:author="Dr Mamadou SANOGO" w:date="2023-10-25T16:15:00Z"/>
          <w:color w:val="000000" w:themeColor="text1"/>
          <w:szCs w:val="24"/>
          <w:rPrChange w:id="11834" w:author="Dr Mamadou SANOGO" w:date="2023-10-25T18:15:00Z">
            <w:rPr>
              <w:ins w:id="11835" w:author="Dr Mamadou SANOGO" w:date="2023-10-25T16:15:00Z"/>
              <w:szCs w:val="24"/>
            </w:rPr>
          </w:rPrChange>
        </w:rPr>
      </w:pPr>
      <w:ins w:id="11836" w:author="Dr Mamadou SANOGO" w:date="2023-10-25T16:15:00Z">
        <w:r w:rsidRPr="007A4AFC">
          <w:rPr>
            <w:color w:val="000000" w:themeColor="text1"/>
            <w:szCs w:val="24"/>
            <w:rPrChange w:id="11837" w:author="Dr Mamadou SANOGO" w:date="2023-10-25T18:15:00Z">
              <w:rPr>
                <w:szCs w:val="24"/>
              </w:rPr>
            </w:rPrChange>
          </w:rPr>
          <w:t>Prenant toujours la parole, le président proposa alors de se prononcer quant à la validation du projet.</w:t>
        </w:r>
      </w:ins>
    </w:p>
    <w:p w14:paraId="04347019" w14:textId="649E8FF8" w:rsidR="00424982" w:rsidRPr="007A4AFC" w:rsidRDefault="00424982" w:rsidP="00424982">
      <w:pPr>
        <w:spacing w:line="240" w:lineRule="auto"/>
        <w:rPr>
          <w:ins w:id="11838" w:author="Dr Mamadou SANOGO" w:date="2023-10-25T16:15:00Z"/>
          <w:color w:val="000000" w:themeColor="text1"/>
          <w:szCs w:val="24"/>
          <w:rPrChange w:id="11839" w:author="Dr Mamadou SANOGO" w:date="2023-10-25T18:15:00Z">
            <w:rPr>
              <w:ins w:id="11840" w:author="Dr Mamadou SANOGO" w:date="2023-10-25T16:15:00Z"/>
              <w:szCs w:val="24"/>
            </w:rPr>
          </w:rPrChange>
        </w:rPr>
      </w:pPr>
      <w:ins w:id="11841" w:author="Dr Mamadou SANOGO" w:date="2023-10-25T16:15:00Z">
        <w:r w:rsidRPr="007A4AFC">
          <w:rPr>
            <w:color w:val="000000" w:themeColor="text1"/>
            <w:szCs w:val="24"/>
            <w:rPrChange w:id="11842" w:author="Dr Mamadou SANOGO" w:date="2023-10-25T18:15:00Z">
              <w:rPr>
                <w:szCs w:val="24"/>
              </w:rPr>
            </w:rPrChange>
          </w:rPr>
          <w:t>À l’unanimité et en toute indépendance, tous les membres acquiescèrent au projet d’ouverture des programmes de formation</w:t>
        </w:r>
      </w:ins>
      <w:ins w:id="11843" w:author="Dr Mamadou SANOGO" w:date="2023-10-25T16:22:00Z">
        <w:r w:rsidRPr="007A4AFC">
          <w:rPr>
            <w:color w:val="000000" w:themeColor="text1"/>
            <w:szCs w:val="24"/>
            <w:rPrChange w:id="11844" w:author="Dr Mamadou SANOGO" w:date="2023-10-25T18:15:00Z">
              <w:rPr>
                <w:szCs w:val="24"/>
              </w:rPr>
            </w:rPrChange>
          </w:rPr>
          <w:t>. Ce qui mit fin à la réunion.</w:t>
        </w:r>
      </w:ins>
    </w:p>
    <w:p w14:paraId="65BEEF3B" w14:textId="77777777" w:rsidR="00424982" w:rsidRPr="007A4AFC" w:rsidRDefault="00424982" w:rsidP="00424982">
      <w:pPr>
        <w:spacing w:line="240" w:lineRule="auto"/>
        <w:jc w:val="right"/>
        <w:rPr>
          <w:ins w:id="11845" w:author="Dr Mamadou SANOGO" w:date="2023-10-25T16:15:00Z"/>
          <w:b/>
          <w:i/>
          <w:color w:val="000000" w:themeColor="text1"/>
          <w:szCs w:val="24"/>
          <w:rPrChange w:id="11846" w:author="Dr Mamadou SANOGO" w:date="2023-10-25T18:15:00Z">
            <w:rPr>
              <w:ins w:id="11847" w:author="Dr Mamadou SANOGO" w:date="2023-10-25T16:15:00Z"/>
              <w:b/>
              <w:i/>
              <w:szCs w:val="24"/>
            </w:rPr>
          </w:rPrChange>
        </w:rPr>
      </w:pPr>
      <w:ins w:id="11848" w:author="Dr Mamadou SANOGO" w:date="2023-10-25T16:15:00Z">
        <w:r w:rsidRPr="007A4AFC">
          <w:rPr>
            <w:b/>
            <w:i/>
            <w:color w:val="000000" w:themeColor="text1"/>
            <w:szCs w:val="24"/>
            <w:rPrChange w:id="11849" w:author="Dr Mamadou SANOGO" w:date="2023-10-25T18:15:00Z">
              <w:rPr>
                <w:b/>
                <w:i/>
                <w:szCs w:val="24"/>
              </w:rPr>
            </w:rPrChange>
          </w:rPr>
          <w:t>Bamako, le 1</w:t>
        </w:r>
        <w:r w:rsidRPr="007A4AFC">
          <w:rPr>
            <w:b/>
            <w:i/>
            <w:color w:val="000000" w:themeColor="text1"/>
            <w:szCs w:val="24"/>
            <w:vertAlign w:val="superscript"/>
            <w:rPrChange w:id="11850" w:author="Dr Mamadou SANOGO" w:date="2023-10-25T18:15:00Z">
              <w:rPr>
                <w:b/>
                <w:i/>
                <w:szCs w:val="24"/>
                <w:vertAlign w:val="superscript"/>
              </w:rPr>
            </w:rPrChange>
          </w:rPr>
          <w:t>er</w:t>
        </w:r>
        <w:r w:rsidRPr="007A4AFC">
          <w:rPr>
            <w:b/>
            <w:i/>
            <w:color w:val="000000" w:themeColor="text1"/>
            <w:szCs w:val="24"/>
            <w:rPrChange w:id="11851" w:author="Dr Mamadou SANOGO" w:date="2023-10-25T18:15:00Z">
              <w:rPr>
                <w:b/>
                <w:i/>
                <w:szCs w:val="24"/>
              </w:rPr>
            </w:rPrChange>
          </w:rPr>
          <w:t xml:space="preserve"> juin 2023</w:t>
        </w:r>
      </w:ins>
    </w:p>
    <w:p w14:paraId="68ECA0BE" w14:textId="77777777" w:rsidR="00424982" w:rsidRPr="007A4AFC" w:rsidRDefault="00424982" w:rsidP="00424982">
      <w:pPr>
        <w:spacing w:line="240" w:lineRule="auto"/>
        <w:jc w:val="right"/>
        <w:rPr>
          <w:ins w:id="11852" w:author="Dr Mamadou SANOGO" w:date="2023-10-25T16:15:00Z"/>
          <w:b/>
          <w:i/>
          <w:color w:val="000000" w:themeColor="text1"/>
          <w:szCs w:val="24"/>
          <w:rPrChange w:id="11853" w:author="Dr Mamadou SANOGO" w:date="2023-10-25T18:15:00Z">
            <w:rPr>
              <w:ins w:id="11854" w:author="Dr Mamadou SANOGO" w:date="2023-10-25T16:15:00Z"/>
              <w:b/>
              <w:i/>
              <w:szCs w:val="24"/>
            </w:rPr>
          </w:rPrChange>
        </w:rPr>
      </w:pPr>
    </w:p>
    <w:p w14:paraId="58DF91F5" w14:textId="75277B9C" w:rsidR="00424982" w:rsidRPr="007A4AFC" w:rsidRDefault="00424982" w:rsidP="00424982">
      <w:pPr>
        <w:spacing w:line="240" w:lineRule="auto"/>
        <w:rPr>
          <w:ins w:id="11855" w:author="Dr Mamadou SANOGO" w:date="2023-10-25T16:15:00Z"/>
          <w:b/>
          <w:i/>
          <w:color w:val="000000" w:themeColor="text1"/>
          <w:szCs w:val="24"/>
          <w:rPrChange w:id="11856" w:author="Dr Mamadou SANOGO" w:date="2023-10-25T18:15:00Z">
            <w:rPr>
              <w:ins w:id="11857" w:author="Dr Mamadou SANOGO" w:date="2023-10-25T16:15:00Z"/>
              <w:b/>
              <w:i/>
              <w:szCs w:val="24"/>
            </w:rPr>
          </w:rPrChange>
        </w:rPr>
      </w:pPr>
      <w:ins w:id="11858" w:author="Dr Mamadou SANOGO" w:date="2023-10-25T16:15:00Z">
        <w:r w:rsidRPr="007A4AFC">
          <w:rPr>
            <w:b/>
            <w:i/>
            <w:color w:val="000000" w:themeColor="text1"/>
            <w:szCs w:val="24"/>
            <w:rPrChange w:id="11859" w:author="Dr Mamadou SANOGO" w:date="2023-10-25T18:15:00Z">
              <w:rPr>
                <w:b/>
                <w:i/>
                <w:szCs w:val="24"/>
              </w:rPr>
            </w:rPrChange>
          </w:rPr>
          <w:tab/>
        </w:r>
        <w:r w:rsidRPr="007A4AFC">
          <w:rPr>
            <w:b/>
            <w:i/>
            <w:color w:val="000000" w:themeColor="text1"/>
            <w:szCs w:val="24"/>
            <w:rPrChange w:id="11860" w:author="Dr Mamadou SANOGO" w:date="2023-10-25T18:15:00Z">
              <w:rPr>
                <w:b/>
                <w:i/>
                <w:szCs w:val="24"/>
              </w:rPr>
            </w:rPrChange>
          </w:rPr>
          <w:tab/>
        </w:r>
        <w:r w:rsidRPr="007A4AFC">
          <w:rPr>
            <w:b/>
            <w:i/>
            <w:color w:val="000000" w:themeColor="text1"/>
            <w:szCs w:val="24"/>
            <w:rPrChange w:id="11861" w:author="Dr Mamadou SANOGO" w:date="2023-10-25T18:15:00Z">
              <w:rPr>
                <w:b/>
                <w:i/>
                <w:szCs w:val="24"/>
              </w:rPr>
            </w:rPrChange>
          </w:rPr>
          <w:tab/>
        </w:r>
        <w:r w:rsidRPr="007A4AFC">
          <w:rPr>
            <w:b/>
            <w:i/>
            <w:color w:val="000000" w:themeColor="text1"/>
            <w:szCs w:val="24"/>
            <w:rPrChange w:id="11862" w:author="Dr Mamadou SANOGO" w:date="2023-10-25T18:15:00Z">
              <w:rPr>
                <w:b/>
                <w:i/>
                <w:szCs w:val="24"/>
              </w:rPr>
            </w:rPrChange>
          </w:rPr>
          <w:tab/>
          <w:t xml:space="preserve">                                                                 La secrétaire de séance</w:t>
        </w:r>
        <w:r w:rsidRPr="007A4AFC">
          <w:rPr>
            <w:b/>
            <w:i/>
            <w:color w:val="000000" w:themeColor="text1"/>
            <w:szCs w:val="24"/>
            <w:rPrChange w:id="11863" w:author="Dr Mamadou SANOGO" w:date="2023-10-25T18:15:00Z">
              <w:rPr>
                <w:b/>
                <w:i/>
                <w:szCs w:val="24"/>
              </w:rPr>
            </w:rPrChange>
          </w:rPr>
          <w:tab/>
        </w:r>
        <w:r w:rsidRPr="007A4AFC">
          <w:rPr>
            <w:b/>
            <w:i/>
            <w:color w:val="000000" w:themeColor="text1"/>
            <w:szCs w:val="24"/>
            <w:rPrChange w:id="11864" w:author="Dr Mamadou SANOGO" w:date="2023-10-25T18:15:00Z">
              <w:rPr>
                <w:b/>
                <w:i/>
                <w:szCs w:val="24"/>
              </w:rPr>
            </w:rPrChange>
          </w:rPr>
          <w:tab/>
        </w:r>
        <w:r w:rsidRPr="007A4AFC">
          <w:rPr>
            <w:b/>
            <w:i/>
            <w:color w:val="000000" w:themeColor="text1"/>
            <w:szCs w:val="24"/>
            <w:rPrChange w:id="11865" w:author="Dr Mamadou SANOGO" w:date="2023-10-25T18:15:00Z">
              <w:rPr>
                <w:b/>
                <w:i/>
                <w:szCs w:val="24"/>
              </w:rPr>
            </w:rPrChange>
          </w:rPr>
          <w:tab/>
        </w:r>
        <w:r w:rsidRPr="007A4AFC">
          <w:rPr>
            <w:b/>
            <w:i/>
            <w:color w:val="000000" w:themeColor="text1"/>
            <w:szCs w:val="24"/>
            <w:rPrChange w:id="11866" w:author="Dr Mamadou SANOGO" w:date="2023-10-25T18:15:00Z">
              <w:rPr>
                <w:b/>
                <w:i/>
                <w:szCs w:val="24"/>
              </w:rPr>
            </w:rPrChange>
          </w:rPr>
          <w:tab/>
        </w:r>
        <w:r w:rsidRPr="007A4AFC">
          <w:rPr>
            <w:b/>
            <w:i/>
            <w:color w:val="000000" w:themeColor="text1"/>
            <w:szCs w:val="24"/>
            <w:rPrChange w:id="11867" w:author="Dr Mamadou SANOGO" w:date="2023-10-25T18:15:00Z">
              <w:rPr>
                <w:b/>
                <w:i/>
                <w:szCs w:val="24"/>
              </w:rPr>
            </w:rPrChange>
          </w:rPr>
          <w:tab/>
        </w:r>
      </w:ins>
    </w:p>
    <w:p w14:paraId="13EF444A" w14:textId="77777777" w:rsidR="00424982" w:rsidRPr="007A4AFC" w:rsidRDefault="00424982" w:rsidP="00424982">
      <w:pPr>
        <w:spacing w:line="240" w:lineRule="auto"/>
        <w:rPr>
          <w:ins w:id="11868" w:author="Dr Mamadou SANOGO" w:date="2023-10-25T16:15:00Z"/>
          <w:b/>
          <w:i/>
          <w:color w:val="000000" w:themeColor="text1"/>
          <w:szCs w:val="24"/>
          <w:rPrChange w:id="11869" w:author="Dr Mamadou SANOGO" w:date="2023-10-25T18:15:00Z">
            <w:rPr>
              <w:ins w:id="11870" w:author="Dr Mamadou SANOGO" w:date="2023-10-25T16:15:00Z"/>
              <w:b/>
              <w:i/>
              <w:szCs w:val="24"/>
            </w:rPr>
          </w:rPrChange>
        </w:rPr>
      </w:pPr>
    </w:p>
    <w:p w14:paraId="5D1B8E04" w14:textId="77777777" w:rsidR="00424982" w:rsidRPr="007A4AFC" w:rsidRDefault="00424982" w:rsidP="00424982">
      <w:pPr>
        <w:spacing w:line="240" w:lineRule="auto"/>
        <w:rPr>
          <w:ins w:id="11871" w:author="Dr Mamadou SANOGO" w:date="2023-10-25T16:15:00Z"/>
          <w:b/>
          <w:i/>
          <w:color w:val="000000" w:themeColor="text1"/>
          <w:szCs w:val="24"/>
          <w:rPrChange w:id="11872" w:author="Dr Mamadou SANOGO" w:date="2023-10-25T18:15:00Z">
            <w:rPr>
              <w:ins w:id="11873" w:author="Dr Mamadou SANOGO" w:date="2023-10-25T16:15:00Z"/>
              <w:b/>
              <w:i/>
              <w:szCs w:val="24"/>
            </w:rPr>
          </w:rPrChange>
        </w:rPr>
      </w:pPr>
    </w:p>
    <w:p w14:paraId="05242612" w14:textId="77777777" w:rsidR="00424982" w:rsidRPr="007A4AFC" w:rsidRDefault="00424982" w:rsidP="00424982">
      <w:pPr>
        <w:spacing w:line="240" w:lineRule="auto"/>
        <w:rPr>
          <w:ins w:id="11874" w:author="Dr Mamadou SANOGO" w:date="2023-10-25T16:15:00Z"/>
          <w:b/>
          <w:i/>
          <w:color w:val="000000" w:themeColor="text1"/>
          <w:szCs w:val="24"/>
          <w:rPrChange w:id="11875" w:author="Dr Mamadou SANOGO" w:date="2023-10-25T18:15:00Z">
            <w:rPr>
              <w:ins w:id="11876" w:author="Dr Mamadou SANOGO" w:date="2023-10-25T16:15:00Z"/>
              <w:b/>
              <w:i/>
              <w:szCs w:val="24"/>
            </w:rPr>
          </w:rPrChange>
        </w:rPr>
      </w:pPr>
    </w:p>
    <w:p w14:paraId="56D52241" w14:textId="77777777" w:rsidR="00424982" w:rsidRPr="007A4AFC" w:rsidRDefault="00424982" w:rsidP="00424982">
      <w:pPr>
        <w:spacing w:line="240" w:lineRule="auto"/>
        <w:rPr>
          <w:ins w:id="11877" w:author="Dr Mamadou SANOGO" w:date="2023-10-25T16:15:00Z"/>
          <w:b/>
          <w:i/>
          <w:color w:val="000000" w:themeColor="text1"/>
          <w:szCs w:val="24"/>
          <w:rPrChange w:id="11878" w:author="Dr Mamadou SANOGO" w:date="2023-10-25T18:15:00Z">
            <w:rPr>
              <w:ins w:id="11879" w:author="Dr Mamadou SANOGO" w:date="2023-10-25T16:15:00Z"/>
              <w:b/>
              <w:i/>
              <w:szCs w:val="24"/>
            </w:rPr>
          </w:rPrChange>
        </w:rPr>
      </w:pPr>
    </w:p>
    <w:p w14:paraId="49900DC6" w14:textId="2A62A760" w:rsidR="00424982" w:rsidRPr="007A4AFC" w:rsidRDefault="00424982" w:rsidP="00424982">
      <w:pPr>
        <w:spacing w:line="240" w:lineRule="auto"/>
        <w:rPr>
          <w:ins w:id="11880" w:author="Dr Mamadou SANOGO" w:date="2023-10-25T16:15:00Z"/>
          <w:b/>
          <w:i/>
          <w:color w:val="000000" w:themeColor="text1"/>
          <w:szCs w:val="24"/>
          <w:rPrChange w:id="11881" w:author="Dr Mamadou SANOGO" w:date="2023-10-25T18:15:00Z">
            <w:rPr>
              <w:ins w:id="11882" w:author="Dr Mamadou SANOGO" w:date="2023-10-25T16:15:00Z"/>
              <w:b/>
              <w:i/>
              <w:szCs w:val="24"/>
            </w:rPr>
          </w:rPrChange>
        </w:rPr>
      </w:pPr>
      <w:ins w:id="11883" w:author="Dr Mamadou SANOGO" w:date="2023-10-25T16:15:00Z">
        <w:r w:rsidRPr="007A4AFC">
          <w:rPr>
            <w:b/>
            <w:i/>
            <w:color w:val="000000" w:themeColor="text1"/>
            <w:szCs w:val="24"/>
            <w:rPrChange w:id="11884" w:author="Dr Mamadou SANOGO" w:date="2023-10-25T18:15:00Z">
              <w:rPr>
                <w:b/>
                <w:i/>
                <w:szCs w:val="24"/>
              </w:rPr>
            </w:rPrChange>
          </w:rPr>
          <w:t xml:space="preserve">                                                                                                                    Mme SOGOBA </w:t>
        </w:r>
        <w:proofErr w:type="spellStart"/>
        <w:r w:rsidRPr="007A4AFC">
          <w:rPr>
            <w:b/>
            <w:i/>
            <w:color w:val="000000" w:themeColor="text1"/>
            <w:szCs w:val="24"/>
            <w:rPrChange w:id="11885" w:author="Dr Mamadou SANOGO" w:date="2023-10-25T18:15:00Z">
              <w:rPr>
                <w:b/>
                <w:i/>
                <w:szCs w:val="24"/>
              </w:rPr>
            </w:rPrChange>
          </w:rPr>
          <w:t>Rokia</w:t>
        </w:r>
        <w:proofErr w:type="spellEnd"/>
      </w:ins>
    </w:p>
    <w:p w14:paraId="366D4FEE" w14:textId="77777777" w:rsidR="00424982" w:rsidRPr="007A4AFC" w:rsidRDefault="00424982" w:rsidP="00424982">
      <w:pPr>
        <w:spacing w:line="240" w:lineRule="auto"/>
        <w:rPr>
          <w:ins w:id="11886" w:author="Dr Mamadou SANOGO" w:date="2023-10-25T16:15:00Z"/>
          <w:b/>
          <w:i/>
          <w:color w:val="000000" w:themeColor="text1"/>
          <w:szCs w:val="24"/>
          <w:rPrChange w:id="11887" w:author="Dr Mamadou SANOGO" w:date="2023-10-25T18:15:00Z">
            <w:rPr>
              <w:ins w:id="11888" w:author="Dr Mamadou SANOGO" w:date="2023-10-25T16:15:00Z"/>
              <w:b/>
              <w:i/>
              <w:szCs w:val="24"/>
            </w:rPr>
          </w:rPrChange>
        </w:rPr>
      </w:pPr>
    </w:p>
    <w:p w14:paraId="1AA01FA0" w14:textId="77777777" w:rsidR="00424982" w:rsidRPr="007A4AFC" w:rsidRDefault="00424982" w:rsidP="00424982">
      <w:pPr>
        <w:spacing w:line="240" w:lineRule="auto"/>
        <w:rPr>
          <w:ins w:id="11889" w:author="Dr Mamadou SANOGO" w:date="2023-10-25T16:15:00Z"/>
          <w:color w:val="000000" w:themeColor="text1"/>
          <w:szCs w:val="24"/>
          <w:rPrChange w:id="11890" w:author="Dr Mamadou SANOGO" w:date="2023-10-25T18:15:00Z">
            <w:rPr>
              <w:ins w:id="11891" w:author="Dr Mamadou SANOGO" w:date="2023-10-25T16:15:00Z"/>
              <w:szCs w:val="24"/>
            </w:rPr>
          </w:rPrChange>
        </w:rPr>
      </w:pPr>
    </w:p>
    <w:p w14:paraId="47821522" w14:textId="7BC88661" w:rsidR="002179BA" w:rsidRPr="007A4AFC" w:rsidRDefault="002179BA" w:rsidP="00D81BFF">
      <w:pPr>
        <w:shd w:val="clear" w:color="auto" w:fill="FFFFFF"/>
        <w:spacing w:line="240" w:lineRule="auto"/>
        <w:ind w:right="9"/>
        <w:jc w:val="center"/>
        <w:rPr>
          <w:ins w:id="11892" w:author="Dr Mamadou SANOGO" w:date="2023-10-25T15:07:00Z"/>
          <w:b/>
          <w:color w:val="000000" w:themeColor="text1"/>
          <w:sz w:val="44"/>
          <w:rPrChange w:id="11893" w:author="Dr Mamadou SANOGO" w:date="2023-10-25T18:15:00Z">
            <w:rPr>
              <w:ins w:id="11894" w:author="Dr Mamadou SANOGO" w:date="2023-10-25T15:07:00Z"/>
              <w:b/>
              <w:sz w:val="44"/>
            </w:rPr>
          </w:rPrChange>
        </w:rPr>
      </w:pPr>
    </w:p>
    <w:p w14:paraId="56D83531" w14:textId="32BD9BA5" w:rsidR="002179BA" w:rsidRPr="007A4AFC" w:rsidRDefault="002179BA" w:rsidP="00D81BFF">
      <w:pPr>
        <w:shd w:val="clear" w:color="auto" w:fill="FFFFFF"/>
        <w:spacing w:line="240" w:lineRule="auto"/>
        <w:ind w:right="9"/>
        <w:jc w:val="center"/>
        <w:rPr>
          <w:ins w:id="11895" w:author="Dr Mamadou SANOGO" w:date="2023-10-25T15:07:00Z"/>
          <w:b/>
          <w:color w:val="000000" w:themeColor="text1"/>
          <w:sz w:val="44"/>
          <w:rPrChange w:id="11896" w:author="Dr Mamadou SANOGO" w:date="2023-10-25T18:15:00Z">
            <w:rPr>
              <w:ins w:id="11897" w:author="Dr Mamadou SANOGO" w:date="2023-10-25T15:07:00Z"/>
              <w:b/>
              <w:sz w:val="44"/>
            </w:rPr>
          </w:rPrChange>
        </w:rPr>
      </w:pPr>
    </w:p>
    <w:p w14:paraId="2F08C6D5" w14:textId="6D88C479" w:rsidR="002179BA" w:rsidRPr="007A4AFC" w:rsidRDefault="002179BA" w:rsidP="00D81BFF">
      <w:pPr>
        <w:shd w:val="clear" w:color="auto" w:fill="FFFFFF"/>
        <w:spacing w:line="240" w:lineRule="auto"/>
        <w:ind w:right="9"/>
        <w:jc w:val="center"/>
        <w:rPr>
          <w:ins w:id="11898" w:author="Dr Mamadou SANOGO" w:date="2023-10-25T15:07:00Z"/>
          <w:b/>
          <w:color w:val="000000" w:themeColor="text1"/>
          <w:sz w:val="44"/>
          <w:rPrChange w:id="11899" w:author="Dr Mamadou SANOGO" w:date="2023-10-25T18:15:00Z">
            <w:rPr>
              <w:ins w:id="11900" w:author="Dr Mamadou SANOGO" w:date="2023-10-25T15:07:00Z"/>
              <w:b/>
              <w:sz w:val="44"/>
            </w:rPr>
          </w:rPrChange>
        </w:rPr>
      </w:pPr>
    </w:p>
    <w:p w14:paraId="32E64F6B" w14:textId="2A6978FB" w:rsidR="002179BA" w:rsidRPr="007A4AFC" w:rsidRDefault="002179BA" w:rsidP="00D81BFF">
      <w:pPr>
        <w:shd w:val="clear" w:color="auto" w:fill="FFFFFF"/>
        <w:spacing w:line="240" w:lineRule="auto"/>
        <w:ind w:right="9"/>
        <w:jc w:val="center"/>
        <w:rPr>
          <w:ins w:id="11901" w:author="Dr Mamadou SANOGO" w:date="2023-10-25T15:07:00Z"/>
          <w:b/>
          <w:color w:val="000000" w:themeColor="text1"/>
          <w:sz w:val="44"/>
          <w:rPrChange w:id="11902" w:author="Dr Mamadou SANOGO" w:date="2023-10-25T18:15:00Z">
            <w:rPr>
              <w:ins w:id="11903" w:author="Dr Mamadou SANOGO" w:date="2023-10-25T15:07:00Z"/>
              <w:b/>
              <w:sz w:val="44"/>
            </w:rPr>
          </w:rPrChange>
        </w:rPr>
      </w:pPr>
    </w:p>
    <w:p w14:paraId="2B530150" w14:textId="4F651F08" w:rsidR="002179BA" w:rsidRPr="007A4AFC" w:rsidRDefault="002179BA" w:rsidP="00D81BFF">
      <w:pPr>
        <w:shd w:val="clear" w:color="auto" w:fill="FFFFFF"/>
        <w:spacing w:line="240" w:lineRule="auto"/>
        <w:ind w:right="9"/>
        <w:jc w:val="center"/>
        <w:rPr>
          <w:ins w:id="11904" w:author="Dr Mamadou SANOGO" w:date="2023-10-25T15:07:00Z"/>
          <w:b/>
          <w:color w:val="000000" w:themeColor="text1"/>
          <w:sz w:val="44"/>
          <w:rPrChange w:id="11905" w:author="Dr Mamadou SANOGO" w:date="2023-10-25T18:15:00Z">
            <w:rPr>
              <w:ins w:id="11906" w:author="Dr Mamadou SANOGO" w:date="2023-10-25T15:07:00Z"/>
              <w:b/>
              <w:sz w:val="44"/>
            </w:rPr>
          </w:rPrChange>
        </w:rPr>
      </w:pPr>
    </w:p>
    <w:p w14:paraId="75646279" w14:textId="3E1763B7" w:rsidR="002179BA" w:rsidRPr="007A4AFC" w:rsidRDefault="002179BA" w:rsidP="00D81BFF">
      <w:pPr>
        <w:shd w:val="clear" w:color="auto" w:fill="FFFFFF"/>
        <w:spacing w:line="240" w:lineRule="auto"/>
        <w:ind w:right="9"/>
        <w:jc w:val="center"/>
        <w:rPr>
          <w:ins w:id="11907" w:author="Dr Mamadou SANOGO" w:date="2023-10-25T15:07:00Z"/>
          <w:b/>
          <w:color w:val="000000" w:themeColor="text1"/>
          <w:sz w:val="44"/>
          <w:rPrChange w:id="11908" w:author="Dr Mamadou SANOGO" w:date="2023-10-25T18:15:00Z">
            <w:rPr>
              <w:ins w:id="11909" w:author="Dr Mamadou SANOGO" w:date="2023-10-25T15:07:00Z"/>
              <w:b/>
              <w:sz w:val="44"/>
            </w:rPr>
          </w:rPrChange>
        </w:rPr>
      </w:pPr>
    </w:p>
    <w:p w14:paraId="2259408B" w14:textId="646DA09D" w:rsidR="002179BA" w:rsidRPr="007A4AFC" w:rsidRDefault="002179BA" w:rsidP="00D81BFF">
      <w:pPr>
        <w:shd w:val="clear" w:color="auto" w:fill="FFFFFF"/>
        <w:spacing w:line="240" w:lineRule="auto"/>
        <w:ind w:right="9"/>
        <w:jc w:val="center"/>
        <w:rPr>
          <w:ins w:id="11910" w:author="Dr Mamadou SANOGO" w:date="2023-10-25T15:07:00Z"/>
          <w:b/>
          <w:color w:val="000000" w:themeColor="text1"/>
          <w:sz w:val="44"/>
          <w:rPrChange w:id="11911" w:author="Dr Mamadou SANOGO" w:date="2023-10-25T18:15:00Z">
            <w:rPr>
              <w:ins w:id="11912" w:author="Dr Mamadou SANOGO" w:date="2023-10-25T15:07:00Z"/>
              <w:b/>
              <w:sz w:val="44"/>
            </w:rPr>
          </w:rPrChange>
        </w:rPr>
      </w:pPr>
    </w:p>
    <w:p w14:paraId="5CB78777" w14:textId="17597C83" w:rsidR="002179BA" w:rsidRPr="007A4AFC" w:rsidRDefault="002179BA" w:rsidP="00D81BFF">
      <w:pPr>
        <w:shd w:val="clear" w:color="auto" w:fill="FFFFFF"/>
        <w:spacing w:line="240" w:lineRule="auto"/>
        <w:ind w:right="9"/>
        <w:jc w:val="center"/>
        <w:rPr>
          <w:ins w:id="11913" w:author="Dr Mamadou SANOGO" w:date="2023-10-25T15:07:00Z"/>
          <w:b/>
          <w:color w:val="000000" w:themeColor="text1"/>
          <w:sz w:val="44"/>
          <w:rPrChange w:id="11914" w:author="Dr Mamadou SANOGO" w:date="2023-10-25T18:15:00Z">
            <w:rPr>
              <w:ins w:id="11915" w:author="Dr Mamadou SANOGO" w:date="2023-10-25T15:07:00Z"/>
              <w:b/>
              <w:sz w:val="44"/>
            </w:rPr>
          </w:rPrChange>
        </w:rPr>
      </w:pPr>
    </w:p>
    <w:p w14:paraId="5F0A61E4" w14:textId="4822D041" w:rsidR="002179BA" w:rsidRPr="007A4AFC" w:rsidRDefault="002179BA" w:rsidP="00D81BFF">
      <w:pPr>
        <w:shd w:val="clear" w:color="auto" w:fill="FFFFFF"/>
        <w:spacing w:line="240" w:lineRule="auto"/>
        <w:ind w:right="9"/>
        <w:jc w:val="center"/>
        <w:rPr>
          <w:ins w:id="11916" w:author="Dr Mamadou SANOGO" w:date="2023-10-25T15:07:00Z"/>
          <w:b/>
          <w:color w:val="000000" w:themeColor="text1"/>
          <w:sz w:val="44"/>
          <w:rPrChange w:id="11917" w:author="Dr Mamadou SANOGO" w:date="2023-10-25T18:15:00Z">
            <w:rPr>
              <w:ins w:id="11918" w:author="Dr Mamadou SANOGO" w:date="2023-10-25T15:07:00Z"/>
              <w:b/>
              <w:sz w:val="44"/>
            </w:rPr>
          </w:rPrChange>
        </w:rPr>
      </w:pPr>
    </w:p>
    <w:p w14:paraId="7A9C2E0B" w14:textId="451B726D" w:rsidR="002179BA" w:rsidRPr="007A4AFC" w:rsidRDefault="002179BA" w:rsidP="00D81BFF">
      <w:pPr>
        <w:shd w:val="clear" w:color="auto" w:fill="FFFFFF"/>
        <w:spacing w:line="240" w:lineRule="auto"/>
        <w:ind w:right="9"/>
        <w:jc w:val="center"/>
        <w:rPr>
          <w:ins w:id="11919" w:author="Dr Mamadou SANOGO" w:date="2023-10-25T15:07:00Z"/>
          <w:b/>
          <w:color w:val="000000" w:themeColor="text1"/>
          <w:sz w:val="44"/>
          <w:rPrChange w:id="11920" w:author="Dr Mamadou SANOGO" w:date="2023-10-25T18:15:00Z">
            <w:rPr>
              <w:ins w:id="11921" w:author="Dr Mamadou SANOGO" w:date="2023-10-25T15:07:00Z"/>
              <w:b/>
              <w:sz w:val="44"/>
            </w:rPr>
          </w:rPrChange>
        </w:rPr>
      </w:pPr>
    </w:p>
    <w:p w14:paraId="49019371" w14:textId="18EDF81D" w:rsidR="002179BA" w:rsidRPr="007A4AFC" w:rsidRDefault="002179BA" w:rsidP="00D81BFF">
      <w:pPr>
        <w:shd w:val="clear" w:color="auto" w:fill="FFFFFF"/>
        <w:spacing w:line="240" w:lineRule="auto"/>
        <w:ind w:right="9"/>
        <w:jc w:val="center"/>
        <w:rPr>
          <w:ins w:id="11922" w:author="Dr Mamadou SANOGO" w:date="2023-10-25T15:07:00Z"/>
          <w:b/>
          <w:color w:val="000000" w:themeColor="text1"/>
          <w:sz w:val="44"/>
          <w:rPrChange w:id="11923" w:author="Dr Mamadou SANOGO" w:date="2023-10-25T18:15:00Z">
            <w:rPr>
              <w:ins w:id="11924" w:author="Dr Mamadou SANOGO" w:date="2023-10-25T15:07:00Z"/>
              <w:b/>
              <w:sz w:val="44"/>
            </w:rPr>
          </w:rPrChange>
        </w:rPr>
      </w:pPr>
    </w:p>
    <w:p w14:paraId="7C542C53" w14:textId="6438BACC" w:rsidR="002179BA" w:rsidRPr="007A4AFC" w:rsidRDefault="002179BA" w:rsidP="00D81BFF">
      <w:pPr>
        <w:shd w:val="clear" w:color="auto" w:fill="FFFFFF"/>
        <w:spacing w:line="240" w:lineRule="auto"/>
        <w:ind w:right="9"/>
        <w:jc w:val="center"/>
        <w:rPr>
          <w:ins w:id="11925" w:author="Dr Mamadou SANOGO" w:date="2023-10-25T15:07:00Z"/>
          <w:b/>
          <w:color w:val="000000" w:themeColor="text1"/>
          <w:sz w:val="44"/>
          <w:rPrChange w:id="11926" w:author="Dr Mamadou SANOGO" w:date="2023-10-25T18:15:00Z">
            <w:rPr>
              <w:ins w:id="11927" w:author="Dr Mamadou SANOGO" w:date="2023-10-25T15:07:00Z"/>
              <w:b/>
              <w:sz w:val="44"/>
            </w:rPr>
          </w:rPrChange>
        </w:rPr>
      </w:pPr>
    </w:p>
    <w:p w14:paraId="6F6308E3" w14:textId="4456D4C4" w:rsidR="002179BA" w:rsidRPr="007A4AFC" w:rsidRDefault="002179BA" w:rsidP="00D81BFF">
      <w:pPr>
        <w:shd w:val="clear" w:color="auto" w:fill="FFFFFF"/>
        <w:spacing w:line="240" w:lineRule="auto"/>
        <w:ind w:right="9"/>
        <w:jc w:val="center"/>
        <w:rPr>
          <w:ins w:id="11928" w:author="Dr Mamadou SANOGO" w:date="2023-10-25T15:07:00Z"/>
          <w:b/>
          <w:color w:val="000000" w:themeColor="text1"/>
          <w:sz w:val="44"/>
          <w:rPrChange w:id="11929" w:author="Dr Mamadou SANOGO" w:date="2023-10-25T18:15:00Z">
            <w:rPr>
              <w:ins w:id="11930" w:author="Dr Mamadou SANOGO" w:date="2023-10-25T15:07:00Z"/>
              <w:b/>
              <w:sz w:val="44"/>
            </w:rPr>
          </w:rPrChange>
        </w:rPr>
      </w:pPr>
    </w:p>
    <w:p w14:paraId="522D46C8" w14:textId="041B3FF0" w:rsidR="002179BA" w:rsidRPr="007A4AFC" w:rsidRDefault="002179BA" w:rsidP="00D81BFF">
      <w:pPr>
        <w:shd w:val="clear" w:color="auto" w:fill="FFFFFF"/>
        <w:spacing w:line="240" w:lineRule="auto"/>
        <w:ind w:right="9"/>
        <w:jc w:val="center"/>
        <w:rPr>
          <w:ins w:id="11931" w:author="Dr Mamadou SANOGO" w:date="2023-10-25T15:07:00Z"/>
          <w:b/>
          <w:color w:val="000000" w:themeColor="text1"/>
          <w:sz w:val="44"/>
          <w:rPrChange w:id="11932" w:author="Dr Mamadou SANOGO" w:date="2023-10-25T18:15:00Z">
            <w:rPr>
              <w:ins w:id="11933" w:author="Dr Mamadou SANOGO" w:date="2023-10-25T15:07:00Z"/>
              <w:b/>
              <w:sz w:val="44"/>
            </w:rPr>
          </w:rPrChange>
        </w:rPr>
      </w:pPr>
    </w:p>
    <w:p w14:paraId="247097EE" w14:textId="79FAC635" w:rsidR="002179BA" w:rsidRPr="007A4AFC" w:rsidRDefault="002179BA" w:rsidP="00D81BFF">
      <w:pPr>
        <w:shd w:val="clear" w:color="auto" w:fill="FFFFFF"/>
        <w:spacing w:line="240" w:lineRule="auto"/>
        <w:ind w:right="9"/>
        <w:jc w:val="center"/>
        <w:rPr>
          <w:ins w:id="11934" w:author="Dr Mamadou SANOGO" w:date="2023-10-25T15:07:00Z"/>
          <w:b/>
          <w:color w:val="000000" w:themeColor="text1"/>
          <w:sz w:val="44"/>
          <w:rPrChange w:id="11935" w:author="Dr Mamadou SANOGO" w:date="2023-10-25T18:15:00Z">
            <w:rPr>
              <w:ins w:id="11936" w:author="Dr Mamadou SANOGO" w:date="2023-10-25T15:07:00Z"/>
              <w:b/>
              <w:sz w:val="44"/>
            </w:rPr>
          </w:rPrChange>
        </w:rPr>
      </w:pPr>
    </w:p>
    <w:p w14:paraId="2492DC76" w14:textId="6F9397E1" w:rsidR="002179BA" w:rsidRPr="007A4AFC" w:rsidRDefault="002179BA" w:rsidP="00D81BFF">
      <w:pPr>
        <w:shd w:val="clear" w:color="auto" w:fill="FFFFFF"/>
        <w:spacing w:line="240" w:lineRule="auto"/>
        <w:ind w:right="9"/>
        <w:jc w:val="center"/>
        <w:rPr>
          <w:ins w:id="11937" w:author="Dr Mamadou SANOGO" w:date="2023-10-25T16:17:00Z"/>
          <w:b/>
          <w:color w:val="000000" w:themeColor="text1"/>
          <w:sz w:val="44"/>
          <w:rPrChange w:id="11938" w:author="Dr Mamadou SANOGO" w:date="2023-10-25T18:15:00Z">
            <w:rPr>
              <w:ins w:id="11939" w:author="Dr Mamadou SANOGO" w:date="2023-10-25T16:17:00Z"/>
              <w:b/>
              <w:sz w:val="44"/>
            </w:rPr>
          </w:rPrChange>
        </w:rPr>
      </w:pPr>
    </w:p>
    <w:p w14:paraId="0C367905" w14:textId="4B4DF35B" w:rsidR="00424982" w:rsidRPr="007A4AFC" w:rsidRDefault="00424982" w:rsidP="00D81BFF">
      <w:pPr>
        <w:shd w:val="clear" w:color="auto" w:fill="FFFFFF"/>
        <w:spacing w:line="240" w:lineRule="auto"/>
        <w:ind w:right="9"/>
        <w:jc w:val="center"/>
        <w:rPr>
          <w:ins w:id="11940" w:author="Dr Mamadou SANOGO" w:date="2023-10-25T16:17:00Z"/>
          <w:b/>
          <w:color w:val="000000" w:themeColor="text1"/>
          <w:sz w:val="44"/>
          <w:rPrChange w:id="11941" w:author="Dr Mamadou SANOGO" w:date="2023-10-25T18:15:00Z">
            <w:rPr>
              <w:ins w:id="11942" w:author="Dr Mamadou SANOGO" w:date="2023-10-25T16:17:00Z"/>
              <w:b/>
              <w:sz w:val="44"/>
            </w:rPr>
          </w:rPrChange>
        </w:rPr>
      </w:pPr>
    </w:p>
    <w:p w14:paraId="087DD49C" w14:textId="3B739E02" w:rsidR="00424982" w:rsidRPr="007A4AFC" w:rsidRDefault="00424982" w:rsidP="00D81BFF">
      <w:pPr>
        <w:shd w:val="clear" w:color="auto" w:fill="FFFFFF"/>
        <w:spacing w:line="240" w:lineRule="auto"/>
        <w:ind w:right="9"/>
        <w:jc w:val="center"/>
        <w:rPr>
          <w:ins w:id="11943" w:author="Dr Mamadou SANOGO" w:date="2023-10-25T16:17:00Z"/>
          <w:b/>
          <w:color w:val="000000" w:themeColor="text1"/>
          <w:sz w:val="44"/>
          <w:rPrChange w:id="11944" w:author="Dr Mamadou SANOGO" w:date="2023-10-25T18:15:00Z">
            <w:rPr>
              <w:ins w:id="11945" w:author="Dr Mamadou SANOGO" w:date="2023-10-25T16:17:00Z"/>
              <w:b/>
              <w:sz w:val="44"/>
            </w:rPr>
          </w:rPrChange>
        </w:rPr>
      </w:pPr>
    </w:p>
    <w:p w14:paraId="5D817AE2" w14:textId="7A9AEA61" w:rsidR="00424982" w:rsidRPr="007A4AFC" w:rsidRDefault="00424982" w:rsidP="00D81BFF">
      <w:pPr>
        <w:shd w:val="clear" w:color="auto" w:fill="FFFFFF"/>
        <w:spacing w:line="240" w:lineRule="auto"/>
        <w:ind w:right="9"/>
        <w:jc w:val="center"/>
        <w:rPr>
          <w:ins w:id="11946" w:author="Dr Mamadou SANOGO" w:date="2023-10-25T16:17:00Z"/>
          <w:b/>
          <w:color w:val="000000" w:themeColor="text1"/>
          <w:sz w:val="44"/>
          <w:rPrChange w:id="11947" w:author="Dr Mamadou SANOGO" w:date="2023-10-25T18:15:00Z">
            <w:rPr>
              <w:ins w:id="11948" w:author="Dr Mamadou SANOGO" w:date="2023-10-25T16:17:00Z"/>
              <w:b/>
              <w:sz w:val="44"/>
            </w:rPr>
          </w:rPrChange>
        </w:rPr>
      </w:pPr>
    </w:p>
    <w:p w14:paraId="241E7A36" w14:textId="77777777" w:rsidR="00424982" w:rsidRPr="007A4AFC" w:rsidRDefault="00424982" w:rsidP="00D81BFF">
      <w:pPr>
        <w:shd w:val="clear" w:color="auto" w:fill="FFFFFF"/>
        <w:spacing w:line="240" w:lineRule="auto"/>
        <w:ind w:right="9"/>
        <w:jc w:val="center"/>
        <w:rPr>
          <w:ins w:id="11949" w:author="Dr Mamadou SANOGO" w:date="2023-10-25T15:07:00Z"/>
          <w:b/>
          <w:color w:val="000000" w:themeColor="text1"/>
          <w:sz w:val="44"/>
          <w:rPrChange w:id="11950" w:author="Dr Mamadou SANOGO" w:date="2023-10-25T18:15:00Z">
            <w:rPr>
              <w:ins w:id="11951" w:author="Dr Mamadou SANOGO" w:date="2023-10-25T15:07:00Z"/>
              <w:b/>
              <w:sz w:val="44"/>
            </w:rPr>
          </w:rPrChange>
        </w:rPr>
      </w:pPr>
    </w:p>
    <w:p w14:paraId="183CF1B2" w14:textId="77777777" w:rsidR="002179BA" w:rsidRPr="007A4AFC" w:rsidRDefault="002179BA" w:rsidP="00D81BFF">
      <w:pPr>
        <w:shd w:val="clear" w:color="auto" w:fill="FFFFFF"/>
        <w:spacing w:line="240" w:lineRule="auto"/>
        <w:ind w:right="9"/>
        <w:jc w:val="center"/>
        <w:rPr>
          <w:ins w:id="11952" w:author="Dr Mamadou SANOGO" w:date="2023-10-25T15:02:00Z"/>
          <w:b/>
          <w:color w:val="000000" w:themeColor="text1"/>
          <w:sz w:val="44"/>
          <w:rPrChange w:id="11953" w:author="Dr Mamadou SANOGO" w:date="2023-10-25T18:15:00Z">
            <w:rPr>
              <w:ins w:id="11954" w:author="Dr Mamadou SANOGO" w:date="2023-10-25T15:02:00Z"/>
              <w:b/>
              <w:sz w:val="44"/>
            </w:rPr>
          </w:rPrChange>
        </w:rPr>
      </w:pPr>
    </w:p>
    <w:p w14:paraId="586BED97" w14:textId="2A01D411" w:rsidR="00D81BFF" w:rsidRPr="007A4AFC" w:rsidRDefault="00D81BFF" w:rsidP="00D81BFF">
      <w:pPr>
        <w:shd w:val="clear" w:color="auto" w:fill="FFFFFF"/>
        <w:spacing w:line="240" w:lineRule="auto"/>
        <w:ind w:right="9"/>
        <w:jc w:val="center"/>
        <w:rPr>
          <w:ins w:id="11955" w:author="Dr Mamadou SANOGO" w:date="2023-10-25T16:16:00Z"/>
          <w:b/>
          <w:color w:val="000000" w:themeColor="text1"/>
          <w:sz w:val="44"/>
          <w:rPrChange w:id="11956" w:author="Dr Mamadou SANOGO" w:date="2023-10-25T18:15:00Z">
            <w:rPr>
              <w:ins w:id="11957" w:author="Dr Mamadou SANOGO" w:date="2023-10-25T16:16:00Z"/>
              <w:b/>
              <w:sz w:val="44"/>
            </w:rPr>
          </w:rPrChange>
        </w:rPr>
      </w:pPr>
      <w:ins w:id="11958" w:author="Dr Mamadou SANOGO" w:date="2023-10-25T15:02:00Z">
        <w:r w:rsidRPr="007A4AFC">
          <w:rPr>
            <w:b/>
            <w:color w:val="000000" w:themeColor="text1"/>
            <w:sz w:val="44"/>
            <w:rPrChange w:id="11959" w:author="Dr Mamadou SANOGO" w:date="2023-10-25T18:15:00Z">
              <w:rPr>
                <w:b/>
                <w:sz w:val="44"/>
              </w:rPr>
            </w:rPrChange>
          </w:rPr>
          <w:t>Annexe n°014 : Référentiel-développement-SI-CAMES 41</w:t>
        </w:r>
      </w:ins>
    </w:p>
    <w:p w14:paraId="2331587C" w14:textId="63CA5084" w:rsidR="00424982" w:rsidRPr="007A4AFC" w:rsidRDefault="00424982" w:rsidP="00D81BFF">
      <w:pPr>
        <w:shd w:val="clear" w:color="auto" w:fill="FFFFFF"/>
        <w:spacing w:line="240" w:lineRule="auto"/>
        <w:ind w:right="9"/>
        <w:jc w:val="center"/>
        <w:rPr>
          <w:ins w:id="11960" w:author="Dr Mamadou SANOGO" w:date="2023-10-25T16:16:00Z"/>
          <w:b/>
          <w:color w:val="000000" w:themeColor="text1"/>
          <w:sz w:val="44"/>
          <w:rPrChange w:id="11961" w:author="Dr Mamadou SANOGO" w:date="2023-10-25T18:15:00Z">
            <w:rPr>
              <w:ins w:id="11962" w:author="Dr Mamadou SANOGO" w:date="2023-10-25T16:16:00Z"/>
              <w:b/>
              <w:sz w:val="44"/>
            </w:rPr>
          </w:rPrChange>
        </w:rPr>
      </w:pPr>
    </w:p>
    <w:p w14:paraId="637FD408" w14:textId="5D127802" w:rsidR="00424982" w:rsidRPr="007A4AFC" w:rsidRDefault="00424982" w:rsidP="00D81BFF">
      <w:pPr>
        <w:shd w:val="clear" w:color="auto" w:fill="FFFFFF"/>
        <w:spacing w:line="240" w:lineRule="auto"/>
        <w:ind w:right="9"/>
        <w:jc w:val="center"/>
        <w:rPr>
          <w:ins w:id="11963" w:author="Dr Mamadou SANOGO" w:date="2023-10-25T16:16:00Z"/>
          <w:b/>
          <w:color w:val="000000" w:themeColor="text1"/>
          <w:sz w:val="44"/>
          <w:rPrChange w:id="11964" w:author="Dr Mamadou SANOGO" w:date="2023-10-25T18:15:00Z">
            <w:rPr>
              <w:ins w:id="11965" w:author="Dr Mamadou SANOGO" w:date="2023-10-25T16:16:00Z"/>
              <w:b/>
              <w:sz w:val="44"/>
            </w:rPr>
          </w:rPrChange>
        </w:rPr>
      </w:pPr>
    </w:p>
    <w:p w14:paraId="2892C277" w14:textId="4FD7EEDA" w:rsidR="00424982" w:rsidRPr="007A4AFC" w:rsidRDefault="00424982" w:rsidP="00D81BFF">
      <w:pPr>
        <w:shd w:val="clear" w:color="auto" w:fill="FFFFFF"/>
        <w:spacing w:line="240" w:lineRule="auto"/>
        <w:ind w:right="9"/>
        <w:jc w:val="center"/>
        <w:rPr>
          <w:ins w:id="11966" w:author="Dr Mamadou SANOGO" w:date="2023-10-25T16:16:00Z"/>
          <w:b/>
          <w:color w:val="000000" w:themeColor="text1"/>
          <w:sz w:val="44"/>
          <w:rPrChange w:id="11967" w:author="Dr Mamadou SANOGO" w:date="2023-10-25T18:15:00Z">
            <w:rPr>
              <w:ins w:id="11968" w:author="Dr Mamadou SANOGO" w:date="2023-10-25T16:16:00Z"/>
              <w:b/>
              <w:sz w:val="44"/>
            </w:rPr>
          </w:rPrChange>
        </w:rPr>
      </w:pPr>
    </w:p>
    <w:p w14:paraId="29F2F6B1" w14:textId="24F931F2" w:rsidR="00424982" w:rsidRPr="007A4AFC" w:rsidRDefault="00424982" w:rsidP="00D81BFF">
      <w:pPr>
        <w:shd w:val="clear" w:color="auto" w:fill="FFFFFF"/>
        <w:spacing w:line="240" w:lineRule="auto"/>
        <w:ind w:right="9"/>
        <w:jc w:val="center"/>
        <w:rPr>
          <w:ins w:id="11969" w:author="Dr Mamadou SANOGO" w:date="2023-10-25T16:16:00Z"/>
          <w:b/>
          <w:color w:val="000000" w:themeColor="text1"/>
          <w:sz w:val="44"/>
          <w:rPrChange w:id="11970" w:author="Dr Mamadou SANOGO" w:date="2023-10-25T18:15:00Z">
            <w:rPr>
              <w:ins w:id="11971" w:author="Dr Mamadou SANOGO" w:date="2023-10-25T16:16:00Z"/>
              <w:b/>
              <w:sz w:val="44"/>
            </w:rPr>
          </w:rPrChange>
        </w:rPr>
      </w:pPr>
    </w:p>
    <w:p w14:paraId="06FDE690" w14:textId="5A2EB3D9" w:rsidR="00424982" w:rsidRPr="007A4AFC" w:rsidRDefault="00424982" w:rsidP="00D81BFF">
      <w:pPr>
        <w:shd w:val="clear" w:color="auto" w:fill="FFFFFF"/>
        <w:spacing w:line="240" w:lineRule="auto"/>
        <w:ind w:right="9"/>
        <w:jc w:val="center"/>
        <w:rPr>
          <w:ins w:id="11972" w:author="Dr Mamadou SANOGO" w:date="2023-10-25T16:16:00Z"/>
          <w:b/>
          <w:color w:val="000000" w:themeColor="text1"/>
          <w:sz w:val="44"/>
          <w:rPrChange w:id="11973" w:author="Dr Mamadou SANOGO" w:date="2023-10-25T18:15:00Z">
            <w:rPr>
              <w:ins w:id="11974" w:author="Dr Mamadou SANOGO" w:date="2023-10-25T16:16:00Z"/>
              <w:b/>
              <w:sz w:val="44"/>
            </w:rPr>
          </w:rPrChange>
        </w:rPr>
      </w:pPr>
    </w:p>
    <w:p w14:paraId="4CB66DC3" w14:textId="2661E495" w:rsidR="00424982" w:rsidRPr="007A4AFC" w:rsidRDefault="00424982" w:rsidP="00D81BFF">
      <w:pPr>
        <w:shd w:val="clear" w:color="auto" w:fill="FFFFFF"/>
        <w:spacing w:line="240" w:lineRule="auto"/>
        <w:ind w:right="9"/>
        <w:jc w:val="center"/>
        <w:rPr>
          <w:ins w:id="11975" w:author="Dr Mamadou SANOGO" w:date="2023-10-25T16:16:00Z"/>
          <w:b/>
          <w:color w:val="000000" w:themeColor="text1"/>
          <w:sz w:val="44"/>
          <w:rPrChange w:id="11976" w:author="Dr Mamadou SANOGO" w:date="2023-10-25T18:15:00Z">
            <w:rPr>
              <w:ins w:id="11977" w:author="Dr Mamadou SANOGO" w:date="2023-10-25T16:16:00Z"/>
              <w:b/>
              <w:sz w:val="44"/>
            </w:rPr>
          </w:rPrChange>
        </w:rPr>
      </w:pPr>
    </w:p>
    <w:p w14:paraId="148B003F" w14:textId="68927462" w:rsidR="00424982" w:rsidRPr="007A4AFC" w:rsidRDefault="00424982" w:rsidP="00D81BFF">
      <w:pPr>
        <w:shd w:val="clear" w:color="auto" w:fill="FFFFFF"/>
        <w:spacing w:line="240" w:lineRule="auto"/>
        <w:ind w:right="9"/>
        <w:jc w:val="center"/>
        <w:rPr>
          <w:ins w:id="11978" w:author="Dr Mamadou SANOGO" w:date="2023-10-25T16:16:00Z"/>
          <w:b/>
          <w:color w:val="000000" w:themeColor="text1"/>
          <w:sz w:val="44"/>
          <w:rPrChange w:id="11979" w:author="Dr Mamadou SANOGO" w:date="2023-10-25T18:15:00Z">
            <w:rPr>
              <w:ins w:id="11980" w:author="Dr Mamadou SANOGO" w:date="2023-10-25T16:16:00Z"/>
              <w:b/>
              <w:sz w:val="44"/>
            </w:rPr>
          </w:rPrChange>
        </w:rPr>
      </w:pPr>
    </w:p>
    <w:p w14:paraId="5587C292" w14:textId="22146A0F" w:rsidR="00424982" w:rsidRPr="007A4AFC" w:rsidRDefault="00424982" w:rsidP="00D81BFF">
      <w:pPr>
        <w:shd w:val="clear" w:color="auto" w:fill="FFFFFF"/>
        <w:spacing w:line="240" w:lineRule="auto"/>
        <w:ind w:right="9"/>
        <w:jc w:val="center"/>
        <w:rPr>
          <w:ins w:id="11981" w:author="Dr Mamadou SANOGO" w:date="2023-10-25T16:16:00Z"/>
          <w:b/>
          <w:color w:val="000000" w:themeColor="text1"/>
          <w:sz w:val="44"/>
          <w:rPrChange w:id="11982" w:author="Dr Mamadou SANOGO" w:date="2023-10-25T18:15:00Z">
            <w:rPr>
              <w:ins w:id="11983" w:author="Dr Mamadou SANOGO" w:date="2023-10-25T16:16:00Z"/>
              <w:b/>
              <w:sz w:val="44"/>
            </w:rPr>
          </w:rPrChange>
        </w:rPr>
      </w:pPr>
    </w:p>
    <w:p w14:paraId="0435803E" w14:textId="30FDA814" w:rsidR="00424982" w:rsidRPr="007A4AFC" w:rsidRDefault="00424982" w:rsidP="00D81BFF">
      <w:pPr>
        <w:shd w:val="clear" w:color="auto" w:fill="FFFFFF"/>
        <w:spacing w:line="240" w:lineRule="auto"/>
        <w:ind w:right="9"/>
        <w:jc w:val="center"/>
        <w:rPr>
          <w:ins w:id="11984" w:author="Dr Mamadou SANOGO" w:date="2023-10-25T16:16:00Z"/>
          <w:b/>
          <w:color w:val="000000" w:themeColor="text1"/>
          <w:sz w:val="44"/>
          <w:rPrChange w:id="11985" w:author="Dr Mamadou SANOGO" w:date="2023-10-25T18:15:00Z">
            <w:rPr>
              <w:ins w:id="11986" w:author="Dr Mamadou SANOGO" w:date="2023-10-25T16:16:00Z"/>
              <w:b/>
              <w:sz w:val="44"/>
            </w:rPr>
          </w:rPrChange>
        </w:rPr>
      </w:pPr>
    </w:p>
    <w:p w14:paraId="0E25D1BF" w14:textId="33DE64E5" w:rsidR="00424982" w:rsidRPr="007A4AFC" w:rsidRDefault="00424982" w:rsidP="00D81BFF">
      <w:pPr>
        <w:shd w:val="clear" w:color="auto" w:fill="FFFFFF"/>
        <w:spacing w:line="240" w:lineRule="auto"/>
        <w:ind w:right="9"/>
        <w:jc w:val="center"/>
        <w:rPr>
          <w:ins w:id="11987" w:author="Dr Mamadou SANOGO" w:date="2023-10-25T16:16:00Z"/>
          <w:b/>
          <w:color w:val="000000" w:themeColor="text1"/>
          <w:sz w:val="44"/>
          <w:rPrChange w:id="11988" w:author="Dr Mamadou SANOGO" w:date="2023-10-25T18:15:00Z">
            <w:rPr>
              <w:ins w:id="11989" w:author="Dr Mamadou SANOGO" w:date="2023-10-25T16:16:00Z"/>
              <w:b/>
              <w:sz w:val="44"/>
            </w:rPr>
          </w:rPrChange>
        </w:rPr>
      </w:pPr>
    </w:p>
    <w:p w14:paraId="75D16CF8" w14:textId="38E6D139" w:rsidR="00424982" w:rsidRPr="007A4AFC" w:rsidRDefault="00424982" w:rsidP="00D81BFF">
      <w:pPr>
        <w:shd w:val="clear" w:color="auto" w:fill="FFFFFF"/>
        <w:spacing w:line="240" w:lineRule="auto"/>
        <w:ind w:right="9"/>
        <w:jc w:val="center"/>
        <w:rPr>
          <w:ins w:id="11990" w:author="Dr Mamadou SANOGO" w:date="2023-10-25T16:16:00Z"/>
          <w:b/>
          <w:color w:val="000000" w:themeColor="text1"/>
          <w:sz w:val="44"/>
          <w:rPrChange w:id="11991" w:author="Dr Mamadou SANOGO" w:date="2023-10-25T18:15:00Z">
            <w:rPr>
              <w:ins w:id="11992" w:author="Dr Mamadou SANOGO" w:date="2023-10-25T16:16:00Z"/>
              <w:b/>
              <w:sz w:val="44"/>
            </w:rPr>
          </w:rPrChange>
        </w:rPr>
      </w:pPr>
    </w:p>
    <w:p w14:paraId="32B47994" w14:textId="5E11A177" w:rsidR="00424982" w:rsidRPr="007A4AFC" w:rsidRDefault="00424982" w:rsidP="00D81BFF">
      <w:pPr>
        <w:shd w:val="clear" w:color="auto" w:fill="FFFFFF"/>
        <w:spacing w:line="240" w:lineRule="auto"/>
        <w:ind w:right="9"/>
        <w:jc w:val="center"/>
        <w:rPr>
          <w:ins w:id="11993" w:author="Dr Mamadou SANOGO" w:date="2023-10-25T16:16:00Z"/>
          <w:b/>
          <w:color w:val="000000" w:themeColor="text1"/>
          <w:sz w:val="44"/>
          <w:rPrChange w:id="11994" w:author="Dr Mamadou SANOGO" w:date="2023-10-25T18:15:00Z">
            <w:rPr>
              <w:ins w:id="11995" w:author="Dr Mamadou SANOGO" w:date="2023-10-25T16:16:00Z"/>
              <w:b/>
              <w:sz w:val="44"/>
            </w:rPr>
          </w:rPrChange>
        </w:rPr>
      </w:pPr>
      <w:ins w:id="11996" w:author="Dr Mamadou SANOGO" w:date="2023-10-25T16:19:00Z">
        <w:r w:rsidRPr="007A4AFC">
          <w:rPr>
            <w:noProof/>
            <w:color w:val="000000" w:themeColor="text1"/>
            <w:rPrChange w:id="11997" w:author="Dr Mamadou SANOGO" w:date="2023-10-25T18:15:00Z">
              <w:rPr>
                <w:noProof/>
              </w:rPr>
            </w:rPrChange>
          </w:rPr>
          <w:lastRenderedPageBreak/>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ins>
    </w:p>
    <w:p w14:paraId="14574414" w14:textId="6F429CFC" w:rsidR="00424982" w:rsidRPr="007A4AFC" w:rsidRDefault="00424982" w:rsidP="00D81BFF">
      <w:pPr>
        <w:shd w:val="clear" w:color="auto" w:fill="FFFFFF"/>
        <w:spacing w:line="240" w:lineRule="auto"/>
        <w:ind w:right="9"/>
        <w:jc w:val="center"/>
        <w:rPr>
          <w:ins w:id="11998" w:author="Dr Mamadou SANOGO" w:date="2023-10-25T16:16:00Z"/>
          <w:b/>
          <w:color w:val="000000" w:themeColor="text1"/>
          <w:sz w:val="44"/>
          <w:rPrChange w:id="11999" w:author="Dr Mamadou SANOGO" w:date="2023-10-25T18:15:00Z">
            <w:rPr>
              <w:ins w:id="12000" w:author="Dr Mamadou SANOGO" w:date="2023-10-25T16:16:00Z"/>
              <w:b/>
              <w:sz w:val="44"/>
            </w:rPr>
          </w:rPrChange>
        </w:rPr>
      </w:pPr>
    </w:p>
    <w:p w14:paraId="698D5094" w14:textId="74916832" w:rsidR="00424982" w:rsidRPr="007A4AFC" w:rsidRDefault="00424982" w:rsidP="00D81BFF">
      <w:pPr>
        <w:shd w:val="clear" w:color="auto" w:fill="FFFFFF"/>
        <w:spacing w:line="240" w:lineRule="auto"/>
        <w:ind w:right="9"/>
        <w:jc w:val="center"/>
        <w:rPr>
          <w:ins w:id="12001" w:author="Dr Mamadou SANOGO" w:date="2023-10-25T16:16:00Z"/>
          <w:b/>
          <w:color w:val="000000" w:themeColor="text1"/>
          <w:sz w:val="44"/>
          <w:rPrChange w:id="12002" w:author="Dr Mamadou SANOGO" w:date="2023-10-25T18:15:00Z">
            <w:rPr>
              <w:ins w:id="12003" w:author="Dr Mamadou SANOGO" w:date="2023-10-25T16:16:00Z"/>
              <w:b/>
              <w:sz w:val="44"/>
            </w:rPr>
          </w:rPrChange>
        </w:rPr>
      </w:pPr>
    </w:p>
    <w:p w14:paraId="09573117" w14:textId="2B71E9A1" w:rsidR="00424982" w:rsidRPr="007A4AFC" w:rsidRDefault="00424982" w:rsidP="00D81BFF">
      <w:pPr>
        <w:shd w:val="clear" w:color="auto" w:fill="FFFFFF"/>
        <w:spacing w:line="240" w:lineRule="auto"/>
        <w:ind w:right="9"/>
        <w:jc w:val="center"/>
        <w:rPr>
          <w:ins w:id="12004" w:author="Dr Mamadou SANOGO" w:date="2023-10-25T16:16:00Z"/>
          <w:b/>
          <w:color w:val="000000" w:themeColor="text1"/>
          <w:sz w:val="44"/>
          <w:rPrChange w:id="12005" w:author="Dr Mamadou SANOGO" w:date="2023-10-25T18:15:00Z">
            <w:rPr>
              <w:ins w:id="12006" w:author="Dr Mamadou SANOGO" w:date="2023-10-25T16:16:00Z"/>
              <w:b/>
              <w:sz w:val="44"/>
            </w:rPr>
          </w:rPrChange>
        </w:rPr>
      </w:pPr>
    </w:p>
    <w:p w14:paraId="4C1C8CAB" w14:textId="0C8149A6" w:rsidR="00424982" w:rsidRPr="007A4AFC" w:rsidRDefault="00424982" w:rsidP="00D81BFF">
      <w:pPr>
        <w:shd w:val="clear" w:color="auto" w:fill="FFFFFF"/>
        <w:spacing w:line="240" w:lineRule="auto"/>
        <w:ind w:right="9"/>
        <w:jc w:val="center"/>
        <w:rPr>
          <w:ins w:id="12007" w:author="Dr Mamadou SANOGO" w:date="2023-10-25T16:16:00Z"/>
          <w:b/>
          <w:color w:val="000000" w:themeColor="text1"/>
          <w:sz w:val="44"/>
          <w:rPrChange w:id="12008" w:author="Dr Mamadou SANOGO" w:date="2023-10-25T18:15:00Z">
            <w:rPr>
              <w:ins w:id="12009" w:author="Dr Mamadou SANOGO" w:date="2023-10-25T16:16:00Z"/>
              <w:b/>
              <w:sz w:val="44"/>
            </w:rPr>
          </w:rPrChange>
        </w:rPr>
      </w:pPr>
    </w:p>
    <w:p w14:paraId="56F32BF6" w14:textId="11E7B76C" w:rsidR="00424982" w:rsidRPr="007A4AFC" w:rsidRDefault="00424982" w:rsidP="00D81BFF">
      <w:pPr>
        <w:shd w:val="clear" w:color="auto" w:fill="FFFFFF"/>
        <w:spacing w:line="240" w:lineRule="auto"/>
        <w:ind w:right="9"/>
        <w:jc w:val="center"/>
        <w:rPr>
          <w:ins w:id="12010" w:author="Dr Mamadou SANOGO" w:date="2023-10-25T16:16:00Z"/>
          <w:b/>
          <w:color w:val="000000" w:themeColor="text1"/>
          <w:sz w:val="44"/>
          <w:rPrChange w:id="12011" w:author="Dr Mamadou SANOGO" w:date="2023-10-25T18:15:00Z">
            <w:rPr>
              <w:ins w:id="12012" w:author="Dr Mamadou SANOGO" w:date="2023-10-25T16:16:00Z"/>
              <w:b/>
              <w:sz w:val="44"/>
            </w:rPr>
          </w:rPrChange>
        </w:rPr>
      </w:pPr>
    </w:p>
    <w:p w14:paraId="01746FEC" w14:textId="1F09BA7A" w:rsidR="00424982" w:rsidRPr="007A4AFC" w:rsidRDefault="00424982" w:rsidP="00D81BFF">
      <w:pPr>
        <w:shd w:val="clear" w:color="auto" w:fill="FFFFFF"/>
        <w:spacing w:line="240" w:lineRule="auto"/>
        <w:ind w:right="9"/>
        <w:jc w:val="center"/>
        <w:rPr>
          <w:ins w:id="12013" w:author="Dr Mamadou SANOGO" w:date="2023-10-25T16:16:00Z"/>
          <w:b/>
          <w:color w:val="000000" w:themeColor="text1"/>
          <w:sz w:val="44"/>
          <w:rPrChange w:id="12014" w:author="Dr Mamadou SANOGO" w:date="2023-10-25T18:15:00Z">
            <w:rPr>
              <w:ins w:id="12015" w:author="Dr Mamadou SANOGO" w:date="2023-10-25T16:16:00Z"/>
              <w:b/>
              <w:sz w:val="44"/>
            </w:rPr>
          </w:rPrChange>
        </w:rPr>
      </w:pPr>
    </w:p>
    <w:p w14:paraId="5343A459" w14:textId="73501107" w:rsidR="00424982" w:rsidRPr="007A4AFC" w:rsidRDefault="00424982" w:rsidP="00D81BFF">
      <w:pPr>
        <w:shd w:val="clear" w:color="auto" w:fill="FFFFFF"/>
        <w:spacing w:line="240" w:lineRule="auto"/>
        <w:ind w:right="9"/>
        <w:jc w:val="center"/>
        <w:rPr>
          <w:ins w:id="12016" w:author="Dr Mamadou SANOGO" w:date="2023-10-25T16:16:00Z"/>
          <w:b/>
          <w:color w:val="000000" w:themeColor="text1"/>
          <w:sz w:val="44"/>
          <w:rPrChange w:id="12017" w:author="Dr Mamadou SANOGO" w:date="2023-10-25T18:15:00Z">
            <w:rPr>
              <w:ins w:id="12018" w:author="Dr Mamadou SANOGO" w:date="2023-10-25T16:16:00Z"/>
              <w:b/>
              <w:sz w:val="44"/>
            </w:rPr>
          </w:rPrChange>
        </w:rPr>
      </w:pPr>
    </w:p>
    <w:p w14:paraId="61AA2B6F" w14:textId="7CED5CBD" w:rsidR="00424982" w:rsidRPr="007A4AFC" w:rsidRDefault="00424982" w:rsidP="00D81BFF">
      <w:pPr>
        <w:shd w:val="clear" w:color="auto" w:fill="FFFFFF"/>
        <w:spacing w:line="240" w:lineRule="auto"/>
        <w:ind w:right="9"/>
        <w:jc w:val="center"/>
        <w:rPr>
          <w:ins w:id="12019" w:author="Dr Mamadou SANOGO" w:date="2023-10-25T16:16:00Z"/>
          <w:b/>
          <w:color w:val="000000" w:themeColor="text1"/>
          <w:sz w:val="44"/>
          <w:rPrChange w:id="12020" w:author="Dr Mamadou SANOGO" w:date="2023-10-25T18:15:00Z">
            <w:rPr>
              <w:ins w:id="12021" w:author="Dr Mamadou SANOGO" w:date="2023-10-25T16:16:00Z"/>
              <w:b/>
              <w:sz w:val="44"/>
            </w:rPr>
          </w:rPrChange>
        </w:rPr>
      </w:pPr>
    </w:p>
    <w:p w14:paraId="06765777" w14:textId="51FB501B" w:rsidR="00424982" w:rsidRPr="007A4AFC" w:rsidRDefault="00424982" w:rsidP="00D81BFF">
      <w:pPr>
        <w:shd w:val="clear" w:color="auto" w:fill="FFFFFF"/>
        <w:spacing w:line="240" w:lineRule="auto"/>
        <w:ind w:right="9"/>
        <w:jc w:val="center"/>
        <w:rPr>
          <w:ins w:id="12022" w:author="Dr Mamadou SANOGO" w:date="2023-10-25T16:16:00Z"/>
          <w:b/>
          <w:color w:val="000000" w:themeColor="text1"/>
          <w:sz w:val="44"/>
          <w:rPrChange w:id="12023" w:author="Dr Mamadou SANOGO" w:date="2023-10-25T18:15:00Z">
            <w:rPr>
              <w:ins w:id="12024" w:author="Dr Mamadou SANOGO" w:date="2023-10-25T16:16:00Z"/>
              <w:b/>
              <w:sz w:val="44"/>
            </w:rPr>
          </w:rPrChange>
        </w:rPr>
      </w:pPr>
    </w:p>
    <w:p w14:paraId="313D01CA" w14:textId="369C7810" w:rsidR="00424982" w:rsidRPr="007A4AFC" w:rsidRDefault="00424982" w:rsidP="00D81BFF">
      <w:pPr>
        <w:shd w:val="clear" w:color="auto" w:fill="FFFFFF"/>
        <w:spacing w:line="240" w:lineRule="auto"/>
        <w:ind w:right="9"/>
        <w:jc w:val="center"/>
        <w:rPr>
          <w:ins w:id="12025" w:author="Dr Mamadou SANOGO" w:date="2023-10-25T16:16:00Z"/>
          <w:b/>
          <w:color w:val="000000" w:themeColor="text1"/>
          <w:sz w:val="44"/>
          <w:rPrChange w:id="12026" w:author="Dr Mamadou SANOGO" w:date="2023-10-25T18:15:00Z">
            <w:rPr>
              <w:ins w:id="12027" w:author="Dr Mamadou SANOGO" w:date="2023-10-25T16:16:00Z"/>
              <w:b/>
              <w:sz w:val="44"/>
            </w:rPr>
          </w:rPrChange>
        </w:rPr>
      </w:pPr>
    </w:p>
    <w:p w14:paraId="2BB6E0CB" w14:textId="24BA362F" w:rsidR="00424982" w:rsidRPr="007A4AFC" w:rsidRDefault="00424982" w:rsidP="00D81BFF">
      <w:pPr>
        <w:shd w:val="clear" w:color="auto" w:fill="FFFFFF"/>
        <w:spacing w:line="240" w:lineRule="auto"/>
        <w:ind w:right="9"/>
        <w:jc w:val="center"/>
        <w:rPr>
          <w:ins w:id="12028" w:author="Dr Mamadou SANOGO" w:date="2023-10-25T16:16:00Z"/>
          <w:b/>
          <w:color w:val="000000" w:themeColor="text1"/>
          <w:sz w:val="44"/>
          <w:rPrChange w:id="12029" w:author="Dr Mamadou SANOGO" w:date="2023-10-25T18:15:00Z">
            <w:rPr>
              <w:ins w:id="12030" w:author="Dr Mamadou SANOGO" w:date="2023-10-25T16:16:00Z"/>
              <w:b/>
              <w:sz w:val="44"/>
            </w:rPr>
          </w:rPrChange>
        </w:rPr>
      </w:pPr>
    </w:p>
    <w:p w14:paraId="5E9A68BF" w14:textId="77777777" w:rsidR="00424982" w:rsidRPr="007A4AFC" w:rsidRDefault="00424982" w:rsidP="00D81BFF">
      <w:pPr>
        <w:shd w:val="clear" w:color="auto" w:fill="FFFFFF"/>
        <w:spacing w:line="240" w:lineRule="auto"/>
        <w:ind w:right="9"/>
        <w:jc w:val="center"/>
        <w:rPr>
          <w:ins w:id="12031" w:author="Dr Mamadou SANOGO" w:date="2023-10-25T15:02:00Z"/>
          <w:b/>
          <w:color w:val="000000" w:themeColor="text1"/>
          <w:sz w:val="44"/>
          <w:rPrChange w:id="12032" w:author="Dr Mamadou SANOGO" w:date="2023-10-25T18:15:00Z">
            <w:rPr>
              <w:ins w:id="12033" w:author="Dr Mamadou SANOGO" w:date="2023-10-25T15:02:00Z"/>
              <w:b/>
              <w:sz w:val="44"/>
            </w:rPr>
          </w:rPrChange>
        </w:rPr>
      </w:pPr>
    </w:p>
    <w:p w14:paraId="3F869BB6" w14:textId="6DAD686D" w:rsidR="00D81BFF" w:rsidRPr="007A4AFC" w:rsidRDefault="00D81BFF" w:rsidP="00D81BFF">
      <w:pPr>
        <w:shd w:val="clear" w:color="auto" w:fill="FFFFFF"/>
        <w:spacing w:line="240" w:lineRule="auto"/>
        <w:ind w:right="9"/>
        <w:jc w:val="center"/>
        <w:rPr>
          <w:ins w:id="12034" w:author="Dr Mamadou SANOGO" w:date="2023-10-25T16:24:00Z"/>
          <w:b/>
          <w:color w:val="000000" w:themeColor="text1"/>
          <w:sz w:val="44"/>
          <w:rPrChange w:id="12035" w:author="Dr Mamadou SANOGO" w:date="2023-10-25T18:15:00Z">
            <w:rPr>
              <w:ins w:id="12036" w:author="Dr Mamadou SANOGO" w:date="2023-10-25T16:24:00Z"/>
              <w:b/>
              <w:sz w:val="44"/>
            </w:rPr>
          </w:rPrChange>
        </w:rPr>
      </w:pPr>
      <w:ins w:id="12037" w:author="Dr Mamadou SANOGO" w:date="2023-10-25T15:02:00Z">
        <w:r w:rsidRPr="007A4AFC">
          <w:rPr>
            <w:b/>
            <w:color w:val="000000" w:themeColor="text1"/>
            <w:sz w:val="44"/>
            <w:rPrChange w:id="12038" w:author="Dr Mamadou SANOGO" w:date="2023-10-25T18:15:00Z">
              <w:rPr>
                <w:b/>
                <w:sz w:val="44"/>
              </w:rPr>
            </w:rPrChange>
          </w:rPr>
          <w:t>Annexe n°015 : Décret N° 790/P-RM/du 31 Déc. 2008, Portant Institution du système LMD dans l’enseignement Supérieur au Mali</w:t>
        </w:r>
      </w:ins>
    </w:p>
    <w:p w14:paraId="308BFD35" w14:textId="0363714A" w:rsidR="00424982" w:rsidRPr="007A4AFC" w:rsidRDefault="00424982" w:rsidP="00D81BFF">
      <w:pPr>
        <w:shd w:val="clear" w:color="auto" w:fill="FFFFFF"/>
        <w:spacing w:line="240" w:lineRule="auto"/>
        <w:ind w:right="9"/>
        <w:jc w:val="center"/>
        <w:rPr>
          <w:ins w:id="12039" w:author="Dr Mamadou SANOGO" w:date="2023-10-25T16:24:00Z"/>
          <w:b/>
          <w:color w:val="000000" w:themeColor="text1"/>
          <w:sz w:val="44"/>
          <w:rPrChange w:id="12040" w:author="Dr Mamadou SANOGO" w:date="2023-10-25T18:15:00Z">
            <w:rPr>
              <w:ins w:id="12041" w:author="Dr Mamadou SANOGO" w:date="2023-10-25T16:24:00Z"/>
              <w:b/>
              <w:sz w:val="44"/>
            </w:rPr>
          </w:rPrChange>
        </w:rPr>
      </w:pPr>
    </w:p>
    <w:p w14:paraId="18FDE167" w14:textId="1E4658DC" w:rsidR="00424982" w:rsidRPr="007A4AFC" w:rsidRDefault="00424982" w:rsidP="00D81BFF">
      <w:pPr>
        <w:shd w:val="clear" w:color="auto" w:fill="FFFFFF"/>
        <w:spacing w:line="240" w:lineRule="auto"/>
        <w:ind w:right="9"/>
        <w:jc w:val="center"/>
        <w:rPr>
          <w:ins w:id="12042" w:author="Dr Mamadou SANOGO" w:date="2023-10-25T16:24:00Z"/>
          <w:b/>
          <w:color w:val="000000" w:themeColor="text1"/>
          <w:sz w:val="44"/>
          <w:rPrChange w:id="12043" w:author="Dr Mamadou SANOGO" w:date="2023-10-25T18:15:00Z">
            <w:rPr>
              <w:ins w:id="12044" w:author="Dr Mamadou SANOGO" w:date="2023-10-25T16:24:00Z"/>
              <w:b/>
              <w:sz w:val="44"/>
            </w:rPr>
          </w:rPrChange>
        </w:rPr>
      </w:pPr>
    </w:p>
    <w:p w14:paraId="0BCBBA7B" w14:textId="251F628A" w:rsidR="00424982" w:rsidRPr="007A4AFC" w:rsidRDefault="00424982" w:rsidP="00D81BFF">
      <w:pPr>
        <w:shd w:val="clear" w:color="auto" w:fill="FFFFFF"/>
        <w:spacing w:line="240" w:lineRule="auto"/>
        <w:ind w:right="9"/>
        <w:jc w:val="center"/>
        <w:rPr>
          <w:ins w:id="12045" w:author="Dr Mamadou SANOGO" w:date="2023-10-25T16:24:00Z"/>
          <w:b/>
          <w:color w:val="000000" w:themeColor="text1"/>
          <w:sz w:val="44"/>
          <w:rPrChange w:id="12046" w:author="Dr Mamadou SANOGO" w:date="2023-10-25T18:15:00Z">
            <w:rPr>
              <w:ins w:id="12047" w:author="Dr Mamadou SANOGO" w:date="2023-10-25T16:24:00Z"/>
              <w:b/>
              <w:sz w:val="44"/>
            </w:rPr>
          </w:rPrChange>
        </w:rPr>
      </w:pPr>
    </w:p>
    <w:p w14:paraId="40140FB1" w14:textId="4420162C" w:rsidR="00424982" w:rsidRPr="007A4AFC" w:rsidRDefault="00424982" w:rsidP="00D81BFF">
      <w:pPr>
        <w:shd w:val="clear" w:color="auto" w:fill="FFFFFF"/>
        <w:spacing w:line="240" w:lineRule="auto"/>
        <w:ind w:right="9"/>
        <w:jc w:val="center"/>
        <w:rPr>
          <w:ins w:id="12048" w:author="Dr Mamadou SANOGO" w:date="2023-10-25T16:24:00Z"/>
          <w:b/>
          <w:color w:val="000000" w:themeColor="text1"/>
          <w:sz w:val="44"/>
          <w:rPrChange w:id="12049" w:author="Dr Mamadou SANOGO" w:date="2023-10-25T18:15:00Z">
            <w:rPr>
              <w:ins w:id="12050" w:author="Dr Mamadou SANOGO" w:date="2023-10-25T16:24:00Z"/>
              <w:b/>
              <w:sz w:val="44"/>
            </w:rPr>
          </w:rPrChange>
        </w:rPr>
      </w:pPr>
    </w:p>
    <w:p w14:paraId="1DFF75F8" w14:textId="1E33BF78" w:rsidR="00424982" w:rsidRPr="007A4AFC" w:rsidRDefault="00424982" w:rsidP="00D81BFF">
      <w:pPr>
        <w:shd w:val="clear" w:color="auto" w:fill="FFFFFF"/>
        <w:spacing w:line="240" w:lineRule="auto"/>
        <w:ind w:right="9"/>
        <w:jc w:val="center"/>
        <w:rPr>
          <w:ins w:id="12051" w:author="Dr Mamadou SANOGO" w:date="2023-10-25T16:24:00Z"/>
          <w:b/>
          <w:color w:val="000000" w:themeColor="text1"/>
          <w:sz w:val="44"/>
          <w:rPrChange w:id="12052" w:author="Dr Mamadou SANOGO" w:date="2023-10-25T18:15:00Z">
            <w:rPr>
              <w:ins w:id="12053" w:author="Dr Mamadou SANOGO" w:date="2023-10-25T16:24:00Z"/>
              <w:b/>
              <w:sz w:val="44"/>
            </w:rPr>
          </w:rPrChange>
        </w:rPr>
      </w:pPr>
    </w:p>
    <w:p w14:paraId="42452148" w14:textId="1A498592" w:rsidR="00424982" w:rsidRPr="007A4AFC" w:rsidRDefault="00424982" w:rsidP="00D81BFF">
      <w:pPr>
        <w:shd w:val="clear" w:color="auto" w:fill="FFFFFF"/>
        <w:spacing w:line="240" w:lineRule="auto"/>
        <w:ind w:right="9"/>
        <w:jc w:val="center"/>
        <w:rPr>
          <w:ins w:id="12054" w:author="Dr Mamadou SANOGO" w:date="2023-10-25T16:24:00Z"/>
          <w:b/>
          <w:color w:val="000000" w:themeColor="text1"/>
          <w:sz w:val="44"/>
          <w:rPrChange w:id="12055" w:author="Dr Mamadou SANOGO" w:date="2023-10-25T18:15:00Z">
            <w:rPr>
              <w:ins w:id="12056" w:author="Dr Mamadou SANOGO" w:date="2023-10-25T16:24:00Z"/>
              <w:b/>
              <w:sz w:val="44"/>
            </w:rPr>
          </w:rPrChange>
        </w:rPr>
      </w:pPr>
    </w:p>
    <w:p w14:paraId="1195F208" w14:textId="6AA8D8DE" w:rsidR="00424982" w:rsidRPr="007A4AFC" w:rsidRDefault="00424982" w:rsidP="00D81BFF">
      <w:pPr>
        <w:shd w:val="clear" w:color="auto" w:fill="FFFFFF"/>
        <w:spacing w:line="240" w:lineRule="auto"/>
        <w:ind w:right="9"/>
        <w:jc w:val="center"/>
        <w:rPr>
          <w:ins w:id="12057" w:author="Dr Mamadou SANOGO" w:date="2023-10-25T16:24:00Z"/>
          <w:b/>
          <w:color w:val="000000" w:themeColor="text1"/>
          <w:sz w:val="44"/>
          <w:rPrChange w:id="12058" w:author="Dr Mamadou SANOGO" w:date="2023-10-25T18:15:00Z">
            <w:rPr>
              <w:ins w:id="12059" w:author="Dr Mamadou SANOGO" w:date="2023-10-25T16:24:00Z"/>
              <w:b/>
              <w:sz w:val="44"/>
            </w:rPr>
          </w:rPrChange>
        </w:rPr>
      </w:pPr>
    </w:p>
    <w:p w14:paraId="6A94B847" w14:textId="4FC65AF6" w:rsidR="00424982" w:rsidRPr="007A4AFC" w:rsidRDefault="00424982" w:rsidP="00D81BFF">
      <w:pPr>
        <w:shd w:val="clear" w:color="auto" w:fill="FFFFFF"/>
        <w:spacing w:line="240" w:lineRule="auto"/>
        <w:ind w:right="9"/>
        <w:jc w:val="center"/>
        <w:rPr>
          <w:ins w:id="12060" w:author="Dr Mamadou SANOGO" w:date="2023-10-25T16:24:00Z"/>
          <w:b/>
          <w:color w:val="000000" w:themeColor="text1"/>
          <w:sz w:val="44"/>
          <w:rPrChange w:id="12061" w:author="Dr Mamadou SANOGO" w:date="2023-10-25T18:15:00Z">
            <w:rPr>
              <w:ins w:id="12062" w:author="Dr Mamadou SANOGO" w:date="2023-10-25T16:24:00Z"/>
              <w:b/>
              <w:sz w:val="44"/>
            </w:rPr>
          </w:rPrChange>
        </w:rPr>
      </w:pPr>
    </w:p>
    <w:p w14:paraId="079C6490" w14:textId="12B89E8D" w:rsidR="00424982" w:rsidRPr="007A4AFC" w:rsidRDefault="00424982" w:rsidP="00D81BFF">
      <w:pPr>
        <w:shd w:val="clear" w:color="auto" w:fill="FFFFFF"/>
        <w:spacing w:line="240" w:lineRule="auto"/>
        <w:ind w:right="9"/>
        <w:jc w:val="center"/>
        <w:rPr>
          <w:ins w:id="12063" w:author="Dr Mamadou SANOGO" w:date="2023-10-25T16:24:00Z"/>
          <w:b/>
          <w:color w:val="000000" w:themeColor="text1"/>
          <w:sz w:val="44"/>
          <w:rPrChange w:id="12064" w:author="Dr Mamadou SANOGO" w:date="2023-10-25T18:15:00Z">
            <w:rPr>
              <w:ins w:id="12065" w:author="Dr Mamadou SANOGO" w:date="2023-10-25T16:24:00Z"/>
              <w:b/>
              <w:sz w:val="44"/>
            </w:rPr>
          </w:rPrChange>
        </w:rPr>
      </w:pPr>
    </w:p>
    <w:p w14:paraId="4FA736BA" w14:textId="19B8D0E0" w:rsidR="00424982" w:rsidRPr="007A4AFC" w:rsidRDefault="00424982" w:rsidP="00D81BFF">
      <w:pPr>
        <w:shd w:val="clear" w:color="auto" w:fill="FFFFFF"/>
        <w:spacing w:line="240" w:lineRule="auto"/>
        <w:ind w:right="9"/>
        <w:jc w:val="center"/>
        <w:rPr>
          <w:ins w:id="12066" w:author="Dr Mamadou SANOGO" w:date="2023-10-25T16:24:00Z"/>
          <w:b/>
          <w:color w:val="000000" w:themeColor="text1"/>
          <w:sz w:val="44"/>
          <w:rPrChange w:id="12067" w:author="Dr Mamadou SANOGO" w:date="2023-10-25T18:15:00Z">
            <w:rPr>
              <w:ins w:id="12068" w:author="Dr Mamadou SANOGO" w:date="2023-10-25T16:24:00Z"/>
              <w:b/>
              <w:sz w:val="44"/>
            </w:rPr>
          </w:rPrChange>
        </w:rPr>
      </w:pPr>
    </w:p>
    <w:p w14:paraId="6231DDB1" w14:textId="3376621F" w:rsidR="00424982" w:rsidRPr="007A4AFC" w:rsidRDefault="00424982" w:rsidP="00D81BFF">
      <w:pPr>
        <w:shd w:val="clear" w:color="auto" w:fill="FFFFFF"/>
        <w:spacing w:line="240" w:lineRule="auto"/>
        <w:ind w:right="9"/>
        <w:jc w:val="center"/>
        <w:rPr>
          <w:ins w:id="12069" w:author="Dr Mamadou SANOGO" w:date="2023-10-25T16:24:00Z"/>
          <w:b/>
          <w:color w:val="000000" w:themeColor="text1"/>
          <w:sz w:val="44"/>
          <w:rPrChange w:id="12070" w:author="Dr Mamadou SANOGO" w:date="2023-10-25T18:15:00Z">
            <w:rPr>
              <w:ins w:id="12071" w:author="Dr Mamadou SANOGO" w:date="2023-10-25T16:24:00Z"/>
              <w:b/>
              <w:sz w:val="44"/>
            </w:rPr>
          </w:rPrChange>
        </w:rPr>
      </w:pPr>
    </w:p>
    <w:p w14:paraId="5F9F1102" w14:textId="5BB37A79" w:rsidR="00424982" w:rsidRPr="007A4AFC" w:rsidRDefault="00424982" w:rsidP="00D81BFF">
      <w:pPr>
        <w:shd w:val="clear" w:color="auto" w:fill="FFFFFF"/>
        <w:spacing w:line="240" w:lineRule="auto"/>
        <w:ind w:right="9"/>
        <w:jc w:val="center"/>
        <w:rPr>
          <w:ins w:id="12072" w:author="Dr Mamadou SANOGO" w:date="2023-10-25T16:24:00Z"/>
          <w:b/>
          <w:color w:val="000000" w:themeColor="text1"/>
          <w:sz w:val="44"/>
          <w:rPrChange w:id="12073" w:author="Dr Mamadou SANOGO" w:date="2023-10-25T18:15:00Z">
            <w:rPr>
              <w:ins w:id="12074" w:author="Dr Mamadou SANOGO" w:date="2023-10-25T16:24:00Z"/>
              <w:b/>
              <w:sz w:val="44"/>
            </w:rPr>
          </w:rPrChange>
        </w:rPr>
      </w:pPr>
    </w:p>
    <w:p w14:paraId="0F6E4F00" w14:textId="32D55FD3" w:rsidR="00424982" w:rsidRPr="007A4AFC" w:rsidRDefault="00424982" w:rsidP="00D81BFF">
      <w:pPr>
        <w:shd w:val="clear" w:color="auto" w:fill="FFFFFF"/>
        <w:spacing w:line="240" w:lineRule="auto"/>
        <w:ind w:right="9"/>
        <w:jc w:val="center"/>
        <w:rPr>
          <w:ins w:id="12075" w:author="Dr Mamadou SANOGO" w:date="2023-10-25T16:24:00Z"/>
          <w:b/>
          <w:color w:val="000000" w:themeColor="text1"/>
          <w:sz w:val="44"/>
          <w:rPrChange w:id="12076" w:author="Dr Mamadou SANOGO" w:date="2023-10-25T18:15:00Z">
            <w:rPr>
              <w:ins w:id="12077" w:author="Dr Mamadou SANOGO" w:date="2023-10-25T16:24:00Z"/>
              <w:b/>
              <w:sz w:val="44"/>
            </w:rPr>
          </w:rPrChange>
        </w:rPr>
      </w:pPr>
    </w:p>
    <w:p w14:paraId="3EC9F1FA" w14:textId="7D0E1F41" w:rsidR="00424982" w:rsidRPr="007A4AFC" w:rsidRDefault="00424982" w:rsidP="00D81BFF">
      <w:pPr>
        <w:shd w:val="clear" w:color="auto" w:fill="FFFFFF"/>
        <w:spacing w:line="240" w:lineRule="auto"/>
        <w:ind w:right="9"/>
        <w:jc w:val="center"/>
        <w:rPr>
          <w:ins w:id="12078" w:author="Dr Mamadou SANOGO" w:date="2023-10-25T16:24:00Z"/>
          <w:b/>
          <w:color w:val="000000" w:themeColor="text1"/>
          <w:sz w:val="44"/>
          <w:rPrChange w:id="12079" w:author="Dr Mamadou SANOGO" w:date="2023-10-25T18:15:00Z">
            <w:rPr>
              <w:ins w:id="12080" w:author="Dr Mamadou SANOGO" w:date="2023-10-25T16:24:00Z"/>
              <w:b/>
              <w:sz w:val="44"/>
            </w:rPr>
          </w:rPrChange>
        </w:rPr>
      </w:pPr>
    </w:p>
    <w:p w14:paraId="21D1F461" w14:textId="673BCC2C" w:rsidR="00424982" w:rsidRPr="007A4AFC" w:rsidRDefault="00424982" w:rsidP="00D81BFF">
      <w:pPr>
        <w:shd w:val="clear" w:color="auto" w:fill="FFFFFF"/>
        <w:spacing w:line="240" w:lineRule="auto"/>
        <w:ind w:right="9"/>
        <w:jc w:val="center"/>
        <w:rPr>
          <w:ins w:id="12081" w:author="Dr Mamadou SANOGO" w:date="2023-10-25T16:24:00Z"/>
          <w:b/>
          <w:color w:val="000000" w:themeColor="text1"/>
          <w:sz w:val="44"/>
          <w:rPrChange w:id="12082" w:author="Dr Mamadou SANOGO" w:date="2023-10-25T18:15:00Z">
            <w:rPr>
              <w:ins w:id="12083" w:author="Dr Mamadou SANOGO" w:date="2023-10-25T16:24:00Z"/>
              <w:b/>
              <w:sz w:val="44"/>
            </w:rPr>
          </w:rPrChange>
        </w:rPr>
      </w:pPr>
    </w:p>
    <w:p w14:paraId="7C149F81" w14:textId="607CC9F3" w:rsidR="00424982" w:rsidRPr="007A4AFC" w:rsidRDefault="00424982" w:rsidP="00D81BFF">
      <w:pPr>
        <w:shd w:val="clear" w:color="auto" w:fill="FFFFFF"/>
        <w:spacing w:line="240" w:lineRule="auto"/>
        <w:ind w:right="9"/>
        <w:jc w:val="center"/>
        <w:rPr>
          <w:ins w:id="12084" w:author="Dr Mamadou SANOGO" w:date="2023-10-25T16:24:00Z"/>
          <w:b/>
          <w:color w:val="000000" w:themeColor="text1"/>
          <w:sz w:val="44"/>
          <w:rPrChange w:id="12085" w:author="Dr Mamadou SANOGO" w:date="2023-10-25T18:15:00Z">
            <w:rPr>
              <w:ins w:id="12086" w:author="Dr Mamadou SANOGO" w:date="2023-10-25T16:24:00Z"/>
              <w:b/>
              <w:sz w:val="44"/>
            </w:rPr>
          </w:rPrChange>
        </w:rPr>
      </w:pPr>
    </w:p>
    <w:p w14:paraId="2E5C576E" w14:textId="1CA56C67" w:rsidR="00424982" w:rsidRPr="007A4AFC" w:rsidRDefault="00424982" w:rsidP="00D81BFF">
      <w:pPr>
        <w:shd w:val="clear" w:color="auto" w:fill="FFFFFF"/>
        <w:spacing w:line="240" w:lineRule="auto"/>
        <w:ind w:right="9"/>
        <w:jc w:val="center"/>
        <w:rPr>
          <w:ins w:id="12087" w:author="Dr Mamadou SANOGO" w:date="2023-10-25T16:24:00Z"/>
          <w:b/>
          <w:color w:val="000000" w:themeColor="text1"/>
          <w:sz w:val="44"/>
          <w:rPrChange w:id="12088" w:author="Dr Mamadou SANOGO" w:date="2023-10-25T18:15:00Z">
            <w:rPr>
              <w:ins w:id="12089" w:author="Dr Mamadou SANOGO" w:date="2023-10-25T16:24:00Z"/>
              <w:b/>
              <w:sz w:val="44"/>
            </w:rPr>
          </w:rPrChange>
        </w:rPr>
      </w:pPr>
    </w:p>
    <w:p w14:paraId="113C7693" w14:textId="213254E4" w:rsidR="00424982" w:rsidRPr="007A4AFC" w:rsidRDefault="00424982" w:rsidP="00D81BFF">
      <w:pPr>
        <w:shd w:val="clear" w:color="auto" w:fill="FFFFFF"/>
        <w:spacing w:line="240" w:lineRule="auto"/>
        <w:ind w:right="9"/>
        <w:jc w:val="center"/>
        <w:rPr>
          <w:ins w:id="12090" w:author="Dr Mamadou SANOGO" w:date="2023-10-25T16:24:00Z"/>
          <w:b/>
          <w:color w:val="000000" w:themeColor="text1"/>
          <w:sz w:val="44"/>
          <w:rPrChange w:id="12091" w:author="Dr Mamadou SANOGO" w:date="2023-10-25T18:15:00Z">
            <w:rPr>
              <w:ins w:id="12092" w:author="Dr Mamadou SANOGO" w:date="2023-10-25T16:24:00Z"/>
              <w:b/>
              <w:sz w:val="44"/>
            </w:rPr>
          </w:rPrChange>
        </w:rPr>
      </w:pPr>
    </w:p>
    <w:p w14:paraId="22EF8526" w14:textId="5AF10AAE" w:rsidR="00424982" w:rsidRPr="007A4AFC" w:rsidRDefault="00424982" w:rsidP="00D81BFF">
      <w:pPr>
        <w:shd w:val="clear" w:color="auto" w:fill="FFFFFF"/>
        <w:spacing w:line="240" w:lineRule="auto"/>
        <w:ind w:right="9"/>
        <w:jc w:val="center"/>
        <w:rPr>
          <w:ins w:id="12093" w:author="Dr Mamadou SANOGO" w:date="2023-10-25T16:24:00Z"/>
          <w:b/>
          <w:color w:val="000000" w:themeColor="text1"/>
          <w:sz w:val="44"/>
          <w:rPrChange w:id="12094" w:author="Dr Mamadou SANOGO" w:date="2023-10-25T18:15:00Z">
            <w:rPr>
              <w:ins w:id="12095" w:author="Dr Mamadou SANOGO" w:date="2023-10-25T16:24:00Z"/>
              <w:b/>
              <w:sz w:val="44"/>
            </w:rPr>
          </w:rPrChange>
        </w:rPr>
      </w:pPr>
    </w:p>
    <w:p w14:paraId="6C339724" w14:textId="4E48C016" w:rsidR="00424982" w:rsidRPr="007A4AFC" w:rsidRDefault="00424982" w:rsidP="00D81BFF">
      <w:pPr>
        <w:shd w:val="clear" w:color="auto" w:fill="FFFFFF"/>
        <w:spacing w:line="240" w:lineRule="auto"/>
        <w:ind w:right="9"/>
        <w:jc w:val="center"/>
        <w:rPr>
          <w:ins w:id="12096" w:author="Dr Mamadou SANOGO" w:date="2023-10-25T16:24:00Z"/>
          <w:b/>
          <w:color w:val="000000" w:themeColor="text1"/>
          <w:sz w:val="44"/>
          <w:rPrChange w:id="12097" w:author="Dr Mamadou SANOGO" w:date="2023-10-25T18:15:00Z">
            <w:rPr>
              <w:ins w:id="12098" w:author="Dr Mamadou SANOGO" w:date="2023-10-25T16:24:00Z"/>
              <w:b/>
              <w:sz w:val="44"/>
            </w:rPr>
          </w:rPrChange>
        </w:rPr>
      </w:pPr>
    </w:p>
    <w:p w14:paraId="57FDFB69" w14:textId="39A8F69D" w:rsidR="00424982" w:rsidRPr="007A4AFC" w:rsidRDefault="00424982" w:rsidP="00D81BFF">
      <w:pPr>
        <w:shd w:val="clear" w:color="auto" w:fill="FFFFFF"/>
        <w:spacing w:line="240" w:lineRule="auto"/>
        <w:ind w:right="9"/>
        <w:jc w:val="center"/>
        <w:rPr>
          <w:ins w:id="12099" w:author="Dr Mamadou SANOGO" w:date="2023-10-25T16:24:00Z"/>
          <w:b/>
          <w:color w:val="000000" w:themeColor="text1"/>
          <w:sz w:val="44"/>
          <w:rPrChange w:id="12100" w:author="Dr Mamadou SANOGO" w:date="2023-10-25T18:15:00Z">
            <w:rPr>
              <w:ins w:id="12101" w:author="Dr Mamadou SANOGO" w:date="2023-10-25T16:24:00Z"/>
              <w:b/>
              <w:sz w:val="44"/>
            </w:rPr>
          </w:rPrChange>
        </w:rPr>
      </w:pPr>
    </w:p>
    <w:p w14:paraId="2209A999" w14:textId="487D9A36" w:rsidR="00424982" w:rsidRPr="007A4AFC" w:rsidRDefault="00424982" w:rsidP="00D81BFF">
      <w:pPr>
        <w:shd w:val="clear" w:color="auto" w:fill="FFFFFF"/>
        <w:spacing w:line="240" w:lineRule="auto"/>
        <w:ind w:right="9"/>
        <w:jc w:val="center"/>
        <w:rPr>
          <w:ins w:id="12102" w:author="Dr Mamadou SANOGO" w:date="2023-10-25T16:24:00Z"/>
          <w:b/>
          <w:color w:val="000000" w:themeColor="text1"/>
          <w:sz w:val="44"/>
          <w:rPrChange w:id="12103" w:author="Dr Mamadou SANOGO" w:date="2023-10-25T18:15:00Z">
            <w:rPr>
              <w:ins w:id="12104" w:author="Dr Mamadou SANOGO" w:date="2023-10-25T16:24:00Z"/>
              <w:b/>
              <w:sz w:val="44"/>
            </w:rPr>
          </w:rPrChange>
        </w:rPr>
      </w:pPr>
    </w:p>
    <w:p w14:paraId="1591F824" w14:textId="122ED83C" w:rsidR="00424982" w:rsidRPr="007A4AFC" w:rsidRDefault="00424982" w:rsidP="00D81BFF">
      <w:pPr>
        <w:shd w:val="clear" w:color="auto" w:fill="FFFFFF"/>
        <w:spacing w:line="240" w:lineRule="auto"/>
        <w:ind w:right="9"/>
        <w:jc w:val="center"/>
        <w:rPr>
          <w:ins w:id="12105" w:author="Dr Mamadou SANOGO" w:date="2023-10-25T16:24:00Z"/>
          <w:b/>
          <w:color w:val="000000" w:themeColor="text1"/>
          <w:sz w:val="44"/>
          <w:rPrChange w:id="12106" w:author="Dr Mamadou SANOGO" w:date="2023-10-25T18:15:00Z">
            <w:rPr>
              <w:ins w:id="12107" w:author="Dr Mamadou SANOGO" w:date="2023-10-25T16:24:00Z"/>
              <w:b/>
              <w:sz w:val="44"/>
            </w:rPr>
          </w:rPrChange>
        </w:rPr>
      </w:pPr>
    </w:p>
    <w:p w14:paraId="2A2A4200" w14:textId="046E8C93" w:rsidR="00424982" w:rsidRPr="007A4AFC" w:rsidRDefault="00424982" w:rsidP="00D81BFF">
      <w:pPr>
        <w:shd w:val="clear" w:color="auto" w:fill="FFFFFF"/>
        <w:spacing w:line="240" w:lineRule="auto"/>
        <w:ind w:right="9"/>
        <w:jc w:val="center"/>
        <w:rPr>
          <w:ins w:id="12108" w:author="Dr Mamadou SANOGO" w:date="2023-10-25T16:24:00Z"/>
          <w:b/>
          <w:color w:val="000000" w:themeColor="text1"/>
          <w:sz w:val="44"/>
          <w:rPrChange w:id="12109" w:author="Dr Mamadou SANOGO" w:date="2023-10-25T18:15:00Z">
            <w:rPr>
              <w:ins w:id="12110" w:author="Dr Mamadou SANOGO" w:date="2023-10-25T16:24:00Z"/>
              <w:b/>
              <w:sz w:val="44"/>
            </w:rPr>
          </w:rPrChange>
        </w:rPr>
      </w:pPr>
    </w:p>
    <w:p w14:paraId="20138C77" w14:textId="41C94614" w:rsidR="00424982" w:rsidRPr="007A4AFC" w:rsidRDefault="00424982" w:rsidP="00D81BFF">
      <w:pPr>
        <w:shd w:val="clear" w:color="auto" w:fill="FFFFFF"/>
        <w:spacing w:line="240" w:lineRule="auto"/>
        <w:ind w:right="9"/>
        <w:jc w:val="center"/>
        <w:rPr>
          <w:ins w:id="12111" w:author="Dr Mamadou SANOGO" w:date="2023-10-25T16:24:00Z"/>
          <w:b/>
          <w:color w:val="000000" w:themeColor="text1"/>
          <w:sz w:val="44"/>
          <w:rPrChange w:id="12112" w:author="Dr Mamadou SANOGO" w:date="2023-10-25T18:15:00Z">
            <w:rPr>
              <w:ins w:id="12113" w:author="Dr Mamadou SANOGO" w:date="2023-10-25T16:24:00Z"/>
              <w:b/>
              <w:sz w:val="44"/>
            </w:rPr>
          </w:rPrChange>
        </w:rPr>
      </w:pPr>
    </w:p>
    <w:p w14:paraId="619251D1" w14:textId="7752DE65" w:rsidR="00424982" w:rsidRPr="007A4AFC" w:rsidRDefault="00424982" w:rsidP="00D81BFF">
      <w:pPr>
        <w:shd w:val="clear" w:color="auto" w:fill="FFFFFF"/>
        <w:spacing w:line="240" w:lineRule="auto"/>
        <w:ind w:right="9"/>
        <w:jc w:val="center"/>
        <w:rPr>
          <w:ins w:id="12114" w:author="Dr Mamadou SANOGO" w:date="2023-10-25T16:24:00Z"/>
          <w:b/>
          <w:color w:val="000000" w:themeColor="text1"/>
          <w:sz w:val="44"/>
          <w:rPrChange w:id="12115" w:author="Dr Mamadou SANOGO" w:date="2023-10-25T18:15:00Z">
            <w:rPr>
              <w:ins w:id="12116" w:author="Dr Mamadou SANOGO" w:date="2023-10-25T16:24:00Z"/>
              <w:b/>
              <w:sz w:val="44"/>
            </w:rPr>
          </w:rPrChange>
        </w:rPr>
      </w:pPr>
    </w:p>
    <w:p w14:paraId="412AC333" w14:textId="5A96B7BD" w:rsidR="00424982" w:rsidRPr="007A4AFC" w:rsidRDefault="00424982" w:rsidP="00D81BFF">
      <w:pPr>
        <w:shd w:val="clear" w:color="auto" w:fill="FFFFFF"/>
        <w:spacing w:line="240" w:lineRule="auto"/>
        <w:ind w:right="9"/>
        <w:jc w:val="center"/>
        <w:rPr>
          <w:ins w:id="12117" w:author="Dr Mamadou SANOGO" w:date="2023-10-25T16:24:00Z"/>
          <w:b/>
          <w:color w:val="000000" w:themeColor="text1"/>
          <w:sz w:val="44"/>
          <w:rPrChange w:id="12118" w:author="Dr Mamadou SANOGO" w:date="2023-10-25T18:15:00Z">
            <w:rPr>
              <w:ins w:id="12119" w:author="Dr Mamadou SANOGO" w:date="2023-10-25T16:24:00Z"/>
              <w:b/>
              <w:sz w:val="44"/>
            </w:rPr>
          </w:rPrChange>
        </w:rPr>
      </w:pPr>
    </w:p>
    <w:p w14:paraId="6313AE77" w14:textId="13024C8D" w:rsidR="00424982" w:rsidRPr="007A4AFC" w:rsidRDefault="00424982" w:rsidP="00D81BFF">
      <w:pPr>
        <w:shd w:val="clear" w:color="auto" w:fill="FFFFFF"/>
        <w:spacing w:line="240" w:lineRule="auto"/>
        <w:ind w:right="9"/>
        <w:jc w:val="center"/>
        <w:rPr>
          <w:ins w:id="12120" w:author="Dr Mamadou SANOGO" w:date="2023-10-25T16:24:00Z"/>
          <w:b/>
          <w:color w:val="000000" w:themeColor="text1"/>
          <w:sz w:val="44"/>
          <w:rPrChange w:id="12121" w:author="Dr Mamadou SANOGO" w:date="2023-10-25T18:15:00Z">
            <w:rPr>
              <w:ins w:id="12122" w:author="Dr Mamadou SANOGO" w:date="2023-10-25T16:24:00Z"/>
              <w:b/>
              <w:sz w:val="44"/>
            </w:rPr>
          </w:rPrChange>
        </w:rPr>
      </w:pPr>
    </w:p>
    <w:p w14:paraId="5A3F8348" w14:textId="0AC23FF4" w:rsidR="00424982" w:rsidRPr="007A4AFC" w:rsidRDefault="00424982" w:rsidP="00D81BFF">
      <w:pPr>
        <w:shd w:val="clear" w:color="auto" w:fill="FFFFFF"/>
        <w:spacing w:line="240" w:lineRule="auto"/>
        <w:ind w:right="9"/>
        <w:jc w:val="center"/>
        <w:rPr>
          <w:ins w:id="12123" w:author="Dr Mamadou SANOGO" w:date="2023-10-25T16:24:00Z"/>
          <w:b/>
          <w:color w:val="000000" w:themeColor="text1"/>
          <w:sz w:val="44"/>
          <w:rPrChange w:id="12124" w:author="Dr Mamadou SANOGO" w:date="2023-10-25T18:15:00Z">
            <w:rPr>
              <w:ins w:id="12125" w:author="Dr Mamadou SANOGO" w:date="2023-10-25T16:24:00Z"/>
              <w:b/>
              <w:sz w:val="44"/>
            </w:rPr>
          </w:rPrChange>
        </w:rPr>
      </w:pPr>
    </w:p>
    <w:p w14:paraId="591C229F" w14:textId="4D2245C9" w:rsidR="00424982" w:rsidRPr="007A4AFC" w:rsidRDefault="00424982" w:rsidP="00D81BFF">
      <w:pPr>
        <w:shd w:val="clear" w:color="auto" w:fill="FFFFFF"/>
        <w:spacing w:line="240" w:lineRule="auto"/>
        <w:ind w:right="9"/>
        <w:jc w:val="center"/>
        <w:rPr>
          <w:ins w:id="12126" w:author="Dr Mamadou SANOGO" w:date="2023-10-25T16:24:00Z"/>
          <w:b/>
          <w:color w:val="000000" w:themeColor="text1"/>
          <w:sz w:val="44"/>
          <w:rPrChange w:id="12127" w:author="Dr Mamadou SANOGO" w:date="2023-10-25T18:15:00Z">
            <w:rPr>
              <w:ins w:id="12128" w:author="Dr Mamadou SANOGO" w:date="2023-10-25T16:24:00Z"/>
              <w:b/>
              <w:sz w:val="44"/>
            </w:rPr>
          </w:rPrChange>
        </w:rPr>
      </w:pPr>
    </w:p>
    <w:p w14:paraId="36DC109A" w14:textId="5CCDA473" w:rsidR="00424982" w:rsidRPr="007A4AFC" w:rsidRDefault="00424982" w:rsidP="00D81BFF">
      <w:pPr>
        <w:shd w:val="clear" w:color="auto" w:fill="FFFFFF"/>
        <w:spacing w:line="240" w:lineRule="auto"/>
        <w:ind w:right="9"/>
        <w:jc w:val="center"/>
        <w:rPr>
          <w:ins w:id="12129" w:author="Dr Mamadou SANOGO" w:date="2023-10-25T16:24:00Z"/>
          <w:b/>
          <w:color w:val="000000" w:themeColor="text1"/>
          <w:sz w:val="44"/>
          <w:rPrChange w:id="12130" w:author="Dr Mamadou SANOGO" w:date="2023-10-25T18:15:00Z">
            <w:rPr>
              <w:ins w:id="12131" w:author="Dr Mamadou SANOGO" w:date="2023-10-25T16:24:00Z"/>
              <w:b/>
              <w:sz w:val="44"/>
            </w:rPr>
          </w:rPrChange>
        </w:rPr>
      </w:pPr>
    </w:p>
    <w:p w14:paraId="582AA5B8" w14:textId="044CEE21" w:rsidR="00424982" w:rsidRPr="007A4AFC" w:rsidRDefault="00424982" w:rsidP="00D81BFF">
      <w:pPr>
        <w:shd w:val="clear" w:color="auto" w:fill="FFFFFF"/>
        <w:spacing w:line="240" w:lineRule="auto"/>
        <w:ind w:right="9"/>
        <w:jc w:val="center"/>
        <w:rPr>
          <w:ins w:id="12132" w:author="Dr Mamadou SANOGO" w:date="2023-10-25T16:24:00Z"/>
          <w:b/>
          <w:color w:val="000000" w:themeColor="text1"/>
          <w:sz w:val="44"/>
          <w:rPrChange w:id="12133" w:author="Dr Mamadou SANOGO" w:date="2023-10-25T18:15:00Z">
            <w:rPr>
              <w:ins w:id="12134" w:author="Dr Mamadou SANOGO" w:date="2023-10-25T16:24:00Z"/>
              <w:b/>
              <w:sz w:val="44"/>
            </w:rPr>
          </w:rPrChange>
        </w:rPr>
      </w:pPr>
    </w:p>
    <w:p w14:paraId="16581240" w14:textId="08DC7456" w:rsidR="00424982" w:rsidRPr="007A4AFC" w:rsidRDefault="00424982" w:rsidP="00D81BFF">
      <w:pPr>
        <w:shd w:val="clear" w:color="auto" w:fill="FFFFFF"/>
        <w:spacing w:line="240" w:lineRule="auto"/>
        <w:ind w:right="9"/>
        <w:jc w:val="center"/>
        <w:rPr>
          <w:ins w:id="12135" w:author="Dr Mamadou SANOGO" w:date="2023-10-25T16:24:00Z"/>
          <w:b/>
          <w:color w:val="000000" w:themeColor="text1"/>
          <w:sz w:val="44"/>
          <w:rPrChange w:id="12136" w:author="Dr Mamadou SANOGO" w:date="2023-10-25T18:15:00Z">
            <w:rPr>
              <w:ins w:id="12137" w:author="Dr Mamadou SANOGO" w:date="2023-10-25T16:24:00Z"/>
              <w:b/>
              <w:sz w:val="44"/>
            </w:rPr>
          </w:rPrChange>
        </w:rPr>
      </w:pPr>
    </w:p>
    <w:p w14:paraId="0C67BF24" w14:textId="164AE59D" w:rsidR="00424982" w:rsidRPr="007A4AFC" w:rsidRDefault="00424982" w:rsidP="00D81BFF">
      <w:pPr>
        <w:shd w:val="clear" w:color="auto" w:fill="FFFFFF"/>
        <w:spacing w:line="240" w:lineRule="auto"/>
        <w:ind w:right="9"/>
        <w:jc w:val="center"/>
        <w:rPr>
          <w:ins w:id="12138" w:author="Dr Mamadou SANOGO" w:date="2023-10-25T16:24:00Z"/>
          <w:b/>
          <w:color w:val="000000" w:themeColor="text1"/>
          <w:sz w:val="44"/>
          <w:rPrChange w:id="12139" w:author="Dr Mamadou SANOGO" w:date="2023-10-25T18:15:00Z">
            <w:rPr>
              <w:ins w:id="12140" w:author="Dr Mamadou SANOGO" w:date="2023-10-25T16:24:00Z"/>
              <w:b/>
              <w:sz w:val="44"/>
            </w:rPr>
          </w:rPrChange>
        </w:rPr>
      </w:pPr>
    </w:p>
    <w:p w14:paraId="52577C25" w14:textId="1B3E5033" w:rsidR="00424982" w:rsidRPr="007A4AFC" w:rsidRDefault="00424982" w:rsidP="00D81BFF">
      <w:pPr>
        <w:shd w:val="clear" w:color="auto" w:fill="FFFFFF"/>
        <w:spacing w:line="240" w:lineRule="auto"/>
        <w:ind w:right="9"/>
        <w:jc w:val="center"/>
        <w:rPr>
          <w:ins w:id="12141" w:author="Dr Mamadou SANOGO" w:date="2023-10-25T16:24:00Z"/>
          <w:b/>
          <w:color w:val="000000" w:themeColor="text1"/>
          <w:sz w:val="44"/>
          <w:rPrChange w:id="12142" w:author="Dr Mamadou SANOGO" w:date="2023-10-25T18:15:00Z">
            <w:rPr>
              <w:ins w:id="12143" w:author="Dr Mamadou SANOGO" w:date="2023-10-25T16:24:00Z"/>
              <w:b/>
              <w:sz w:val="44"/>
            </w:rPr>
          </w:rPrChange>
        </w:rPr>
      </w:pPr>
    </w:p>
    <w:p w14:paraId="40976BD3" w14:textId="0C5E64E3" w:rsidR="00424982" w:rsidRPr="007A4AFC" w:rsidRDefault="00424982" w:rsidP="00D81BFF">
      <w:pPr>
        <w:shd w:val="clear" w:color="auto" w:fill="FFFFFF"/>
        <w:spacing w:line="240" w:lineRule="auto"/>
        <w:ind w:right="9"/>
        <w:jc w:val="center"/>
        <w:rPr>
          <w:ins w:id="12144" w:author="Dr Mamadou SANOGO" w:date="2023-10-25T16:24:00Z"/>
          <w:b/>
          <w:color w:val="000000" w:themeColor="text1"/>
          <w:sz w:val="44"/>
          <w:rPrChange w:id="12145" w:author="Dr Mamadou SANOGO" w:date="2023-10-25T18:15:00Z">
            <w:rPr>
              <w:ins w:id="12146" w:author="Dr Mamadou SANOGO" w:date="2023-10-25T16:24:00Z"/>
              <w:b/>
              <w:sz w:val="44"/>
            </w:rPr>
          </w:rPrChange>
        </w:rPr>
      </w:pPr>
    </w:p>
    <w:p w14:paraId="1C51092C" w14:textId="65375760" w:rsidR="00424982" w:rsidRPr="007A4AFC" w:rsidRDefault="00424982" w:rsidP="00D81BFF">
      <w:pPr>
        <w:shd w:val="clear" w:color="auto" w:fill="FFFFFF"/>
        <w:spacing w:line="240" w:lineRule="auto"/>
        <w:ind w:right="9"/>
        <w:jc w:val="center"/>
        <w:rPr>
          <w:ins w:id="12147" w:author="Dr Mamadou SANOGO" w:date="2023-10-25T16:24:00Z"/>
          <w:b/>
          <w:color w:val="000000" w:themeColor="text1"/>
          <w:sz w:val="44"/>
          <w:rPrChange w:id="12148" w:author="Dr Mamadou SANOGO" w:date="2023-10-25T18:15:00Z">
            <w:rPr>
              <w:ins w:id="12149" w:author="Dr Mamadou SANOGO" w:date="2023-10-25T16:24:00Z"/>
              <w:b/>
              <w:sz w:val="44"/>
            </w:rPr>
          </w:rPrChange>
        </w:rPr>
      </w:pPr>
    </w:p>
    <w:p w14:paraId="171FFD8E" w14:textId="4FB3F7FF" w:rsidR="00424982" w:rsidRPr="007A4AFC" w:rsidRDefault="00424982" w:rsidP="00D81BFF">
      <w:pPr>
        <w:shd w:val="clear" w:color="auto" w:fill="FFFFFF"/>
        <w:spacing w:line="240" w:lineRule="auto"/>
        <w:ind w:right="9"/>
        <w:jc w:val="center"/>
        <w:rPr>
          <w:ins w:id="12150" w:author="Dr Mamadou SANOGO" w:date="2023-10-25T16:24:00Z"/>
          <w:b/>
          <w:color w:val="000000" w:themeColor="text1"/>
          <w:sz w:val="44"/>
          <w:rPrChange w:id="12151" w:author="Dr Mamadou SANOGO" w:date="2023-10-25T18:15:00Z">
            <w:rPr>
              <w:ins w:id="12152" w:author="Dr Mamadou SANOGO" w:date="2023-10-25T16:24:00Z"/>
              <w:b/>
              <w:sz w:val="44"/>
            </w:rPr>
          </w:rPrChange>
        </w:rPr>
      </w:pPr>
    </w:p>
    <w:p w14:paraId="463DDD89" w14:textId="24BA319E" w:rsidR="00424982" w:rsidRPr="007A4AFC" w:rsidRDefault="00424982" w:rsidP="00D81BFF">
      <w:pPr>
        <w:shd w:val="clear" w:color="auto" w:fill="FFFFFF"/>
        <w:spacing w:line="240" w:lineRule="auto"/>
        <w:ind w:right="9"/>
        <w:jc w:val="center"/>
        <w:rPr>
          <w:ins w:id="12153" w:author="Dr Mamadou SANOGO" w:date="2023-10-25T16:24:00Z"/>
          <w:b/>
          <w:color w:val="000000" w:themeColor="text1"/>
          <w:sz w:val="44"/>
          <w:rPrChange w:id="12154" w:author="Dr Mamadou SANOGO" w:date="2023-10-25T18:15:00Z">
            <w:rPr>
              <w:ins w:id="12155" w:author="Dr Mamadou SANOGO" w:date="2023-10-25T16:24:00Z"/>
              <w:b/>
              <w:sz w:val="44"/>
            </w:rPr>
          </w:rPrChange>
        </w:rPr>
      </w:pPr>
    </w:p>
    <w:p w14:paraId="160E4BA0" w14:textId="3A243CE8" w:rsidR="00424982" w:rsidRPr="007A4AFC" w:rsidRDefault="00424982" w:rsidP="00D81BFF">
      <w:pPr>
        <w:shd w:val="clear" w:color="auto" w:fill="FFFFFF"/>
        <w:spacing w:line="240" w:lineRule="auto"/>
        <w:ind w:right="9"/>
        <w:jc w:val="center"/>
        <w:rPr>
          <w:ins w:id="12156" w:author="Dr Mamadou SANOGO" w:date="2023-10-25T16:24:00Z"/>
          <w:b/>
          <w:color w:val="000000" w:themeColor="text1"/>
          <w:sz w:val="44"/>
          <w:rPrChange w:id="12157" w:author="Dr Mamadou SANOGO" w:date="2023-10-25T18:15:00Z">
            <w:rPr>
              <w:ins w:id="12158" w:author="Dr Mamadou SANOGO" w:date="2023-10-25T16:24:00Z"/>
              <w:b/>
              <w:sz w:val="44"/>
            </w:rPr>
          </w:rPrChange>
        </w:rPr>
      </w:pPr>
    </w:p>
    <w:p w14:paraId="1B415B70" w14:textId="571DC93C" w:rsidR="00424982" w:rsidRPr="007A4AFC" w:rsidRDefault="00424982" w:rsidP="00D81BFF">
      <w:pPr>
        <w:shd w:val="clear" w:color="auto" w:fill="FFFFFF"/>
        <w:spacing w:line="240" w:lineRule="auto"/>
        <w:ind w:right="9"/>
        <w:jc w:val="center"/>
        <w:rPr>
          <w:ins w:id="12159" w:author="Dr Mamadou SANOGO" w:date="2023-10-25T16:24:00Z"/>
          <w:b/>
          <w:color w:val="000000" w:themeColor="text1"/>
          <w:sz w:val="44"/>
          <w:rPrChange w:id="12160" w:author="Dr Mamadou SANOGO" w:date="2023-10-25T18:15:00Z">
            <w:rPr>
              <w:ins w:id="12161" w:author="Dr Mamadou SANOGO" w:date="2023-10-25T16:24:00Z"/>
              <w:b/>
              <w:sz w:val="44"/>
            </w:rPr>
          </w:rPrChange>
        </w:rPr>
      </w:pPr>
    </w:p>
    <w:p w14:paraId="2CBDE5EE" w14:textId="5620CB1B" w:rsidR="00424982" w:rsidRPr="007A4AFC" w:rsidRDefault="00424982" w:rsidP="00D81BFF">
      <w:pPr>
        <w:shd w:val="clear" w:color="auto" w:fill="FFFFFF"/>
        <w:spacing w:line="240" w:lineRule="auto"/>
        <w:ind w:right="9"/>
        <w:jc w:val="center"/>
        <w:rPr>
          <w:ins w:id="12162" w:author="Dr Mamadou SANOGO" w:date="2023-10-25T16:24:00Z"/>
          <w:b/>
          <w:color w:val="000000" w:themeColor="text1"/>
          <w:sz w:val="44"/>
          <w:rPrChange w:id="12163" w:author="Dr Mamadou SANOGO" w:date="2023-10-25T18:15:00Z">
            <w:rPr>
              <w:ins w:id="12164" w:author="Dr Mamadou SANOGO" w:date="2023-10-25T16:24:00Z"/>
              <w:b/>
              <w:sz w:val="44"/>
            </w:rPr>
          </w:rPrChange>
        </w:rPr>
      </w:pPr>
    </w:p>
    <w:p w14:paraId="431CAF96" w14:textId="63160325" w:rsidR="00424982" w:rsidRPr="007A4AFC" w:rsidRDefault="00424982" w:rsidP="00D81BFF">
      <w:pPr>
        <w:shd w:val="clear" w:color="auto" w:fill="FFFFFF"/>
        <w:spacing w:line="240" w:lineRule="auto"/>
        <w:ind w:right="9"/>
        <w:jc w:val="center"/>
        <w:rPr>
          <w:ins w:id="12165" w:author="Dr Mamadou SANOGO" w:date="2023-10-25T16:24:00Z"/>
          <w:b/>
          <w:color w:val="000000" w:themeColor="text1"/>
          <w:sz w:val="44"/>
          <w:rPrChange w:id="12166" w:author="Dr Mamadou SANOGO" w:date="2023-10-25T18:15:00Z">
            <w:rPr>
              <w:ins w:id="12167" w:author="Dr Mamadou SANOGO" w:date="2023-10-25T16:24:00Z"/>
              <w:b/>
              <w:sz w:val="44"/>
            </w:rPr>
          </w:rPrChange>
        </w:rPr>
      </w:pPr>
    </w:p>
    <w:p w14:paraId="5E837FE1" w14:textId="02D157C9" w:rsidR="00424982" w:rsidRPr="007A4AFC" w:rsidRDefault="00424982" w:rsidP="00D81BFF">
      <w:pPr>
        <w:shd w:val="clear" w:color="auto" w:fill="FFFFFF"/>
        <w:spacing w:line="240" w:lineRule="auto"/>
        <w:ind w:right="9"/>
        <w:jc w:val="center"/>
        <w:rPr>
          <w:ins w:id="12168" w:author="Dr Mamadou SANOGO" w:date="2023-10-25T16:24:00Z"/>
          <w:b/>
          <w:color w:val="000000" w:themeColor="text1"/>
          <w:sz w:val="44"/>
          <w:rPrChange w:id="12169" w:author="Dr Mamadou SANOGO" w:date="2023-10-25T18:15:00Z">
            <w:rPr>
              <w:ins w:id="12170" w:author="Dr Mamadou SANOGO" w:date="2023-10-25T16:24:00Z"/>
              <w:b/>
              <w:sz w:val="44"/>
            </w:rPr>
          </w:rPrChange>
        </w:rPr>
      </w:pPr>
    </w:p>
    <w:p w14:paraId="34216ED8" w14:textId="77777777" w:rsidR="00424982" w:rsidRPr="007A4AFC" w:rsidRDefault="00424982" w:rsidP="00D81BFF">
      <w:pPr>
        <w:shd w:val="clear" w:color="auto" w:fill="FFFFFF"/>
        <w:spacing w:line="240" w:lineRule="auto"/>
        <w:ind w:right="9"/>
        <w:jc w:val="center"/>
        <w:rPr>
          <w:ins w:id="12171" w:author="Dr Mamadou SANOGO" w:date="2023-10-25T16:24:00Z"/>
          <w:b/>
          <w:color w:val="000000" w:themeColor="text1"/>
          <w:sz w:val="44"/>
          <w:rPrChange w:id="12172" w:author="Dr Mamadou SANOGO" w:date="2023-10-25T18:15:00Z">
            <w:rPr>
              <w:ins w:id="12173" w:author="Dr Mamadou SANOGO" w:date="2023-10-25T16:24:00Z"/>
              <w:b/>
              <w:sz w:val="44"/>
            </w:rPr>
          </w:rPrChange>
        </w:rPr>
      </w:pPr>
    </w:p>
    <w:p w14:paraId="54A25E5E" w14:textId="158B26F8" w:rsidR="00424982" w:rsidRPr="007A4AFC" w:rsidRDefault="00424982" w:rsidP="00D81BFF">
      <w:pPr>
        <w:shd w:val="clear" w:color="auto" w:fill="FFFFFF"/>
        <w:spacing w:line="240" w:lineRule="auto"/>
        <w:ind w:right="9"/>
        <w:jc w:val="center"/>
        <w:rPr>
          <w:ins w:id="12174" w:author="Dr Mamadou SANOGO" w:date="2023-10-25T16:24:00Z"/>
          <w:b/>
          <w:color w:val="000000" w:themeColor="text1"/>
          <w:sz w:val="44"/>
          <w:rPrChange w:id="12175" w:author="Dr Mamadou SANOGO" w:date="2023-10-25T18:15:00Z">
            <w:rPr>
              <w:ins w:id="12176" w:author="Dr Mamadou SANOGO" w:date="2023-10-25T16:24:00Z"/>
              <w:b/>
              <w:sz w:val="44"/>
            </w:rPr>
          </w:rPrChange>
        </w:rPr>
      </w:pPr>
    </w:p>
    <w:p w14:paraId="1662C0DA" w14:textId="5ECDE902" w:rsidR="00424982" w:rsidRPr="007A4AFC" w:rsidRDefault="00424982" w:rsidP="00D81BFF">
      <w:pPr>
        <w:shd w:val="clear" w:color="auto" w:fill="FFFFFF"/>
        <w:spacing w:line="240" w:lineRule="auto"/>
        <w:ind w:right="9"/>
        <w:jc w:val="center"/>
        <w:rPr>
          <w:ins w:id="12177" w:author="Dr Mamadou SANOGO" w:date="2023-10-25T16:24:00Z"/>
          <w:b/>
          <w:color w:val="000000" w:themeColor="text1"/>
          <w:sz w:val="44"/>
          <w:rPrChange w:id="12178" w:author="Dr Mamadou SANOGO" w:date="2023-10-25T18:15:00Z">
            <w:rPr>
              <w:ins w:id="12179" w:author="Dr Mamadou SANOGO" w:date="2023-10-25T16:24:00Z"/>
              <w:b/>
              <w:sz w:val="44"/>
            </w:rPr>
          </w:rPrChange>
        </w:rPr>
      </w:pPr>
    </w:p>
    <w:p w14:paraId="1C70E079" w14:textId="4A39CF52" w:rsidR="00424982" w:rsidRPr="007A4AFC" w:rsidRDefault="00424982" w:rsidP="00D81BFF">
      <w:pPr>
        <w:shd w:val="clear" w:color="auto" w:fill="FFFFFF"/>
        <w:spacing w:line="240" w:lineRule="auto"/>
        <w:ind w:right="9"/>
        <w:jc w:val="center"/>
        <w:rPr>
          <w:ins w:id="12180" w:author="Dr Mamadou SANOGO" w:date="2023-10-25T16:24:00Z"/>
          <w:b/>
          <w:color w:val="000000" w:themeColor="text1"/>
          <w:sz w:val="44"/>
          <w:rPrChange w:id="12181" w:author="Dr Mamadou SANOGO" w:date="2023-10-25T18:15:00Z">
            <w:rPr>
              <w:ins w:id="12182" w:author="Dr Mamadou SANOGO" w:date="2023-10-25T16:24:00Z"/>
              <w:b/>
              <w:sz w:val="44"/>
            </w:rPr>
          </w:rPrChange>
        </w:rPr>
      </w:pPr>
    </w:p>
    <w:p w14:paraId="26D35A27" w14:textId="61188CC9" w:rsidR="00424982" w:rsidRPr="007A4AFC" w:rsidRDefault="00424982" w:rsidP="00D81BFF">
      <w:pPr>
        <w:shd w:val="clear" w:color="auto" w:fill="FFFFFF"/>
        <w:spacing w:line="240" w:lineRule="auto"/>
        <w:ind w:right="9"/>
        <w:jc w:val="center"/>
        <w:rPr>
          <w:ins w:id="12183" w:author="Dr Mamadou SANOGO" w:date="2023-10-25T16:25:00Z"/>
          <w:b/>
          <w:color w:val="000000" w:themeColor="text1"/>
          <w:sz w:val="44"/>
          <w:rPrChange w:id="12184" w:author="Dr Mamadou SANOGO" w:date="2023-10-25T18:15:00Z">
            <w:rPr>
              <w:ins w:id="12185" w:author="Dr Mamadou SANOGO" w:date="2023-10-25T16:25:00Z"/>
              <w:b/>
              <w:sz w:val="44"/>
            </w:rPr>
          </w:rPrChange>
        </w:rPr>
      </w:pPr>
    </w:p>
    <w:p w14:paraId="05DDF7C7" w14:textId="77777777" w:rsidR="00424982" w:rsidRPr="007A4AFC" w:rsidRDefault="00424982" w:rsidP="00D81BFF">
      <w:pPr>
        <w:shd w:val="clear" w:color="auto" w:fill="FFFFFF"/>
        <w:spacing w:line="240" w:lineRule="auto"/>
        <w:ind w:right="9"/>
        <w:jc w:val="center"/>
        <w:rPr>
          <w:ins w:id="12186" w:author="Dr Mamadou SANOGO" w:date="2023-10-25T16:24:00Z"/>
          <w:b/>
          <w:color w:val="000000" w:themeColor="text1"/>
          <w:sz w:val="44"/>
          <w:rPrChange w:id="12187" w:author="Dr Mamadou SANOGO" w:date="2023-10-25T18:15:00Z">
            <w:rPr>
              <w:ins w:id="12188" w:author="Dr Mamadou SANOGO" w:date="2023-10-25T16:24:00Z"/>
              <w:b/>
              <w:sz w:val="44"/>
            </w:rPr>
          </w:rPrChange>
        </w:rPr>
      </w:pPr>
    </w:p>
    <w:p w14:paraId="148C1CB4" w14:textId="28987722" w:rsidR="00424982" w:rsidRPr="007A4AFC" w:rsidRDefault="00424982" w:rsidP="00D81BFF">
      <w:pPr>
        <w:shd w:val="clear" w:color="auto" w:fill="FFFFFF"/>
        <w:spacing w:line="240" w:lineRule="auto"/>
        <w:ind w:right="9"/>
        <w:jc w:val="center"/>
        <w:rPr>
          <w:ins w:id="12189" w:author="Dr Mamadou SANOGO" w:date="2023-10-25T16:24:00Z"/>
          <w:b/>
          <w:color w:val="000000" w:themeColor="text1"/>
          <w:sz w:val="44"/>
          <w:rPrChange w:id="12190" w:author="Dr Mamadou SANOGO" w:date="2023-10-25T18:15:00Z">
            <w:rPr>
              <w:ins w:id="12191" w:author="Dr Mamadou SANOGO" w:date="2023-10-25T16:24:00Z"/>
              <w:b/>
              <w:sz w:val="44"/>
            </w:rPr>
          </w:rPrChange>
        </w:rPr>
      </w:pPr>
    </w:p>
    <w:p w14:paraId="7C1F143C" w14:textId="6DB4F247" w:rsidR="00424982" w:rsidRPr="007A4AFC" w:rsidRDefault="00424982" w:rsidP="00D81BFF">
      <w:pPr>
        <w:shd w:val="clear" w:color="auto" w:fill="FFFFFF"/>
        <w:spacing w:line="240" w:lineRule="auto"/>
        <w:ind w:right="9"/>
        <w:jc w:val="center"/>
        <w:rPr>
          <w:ins w:id="12192" w:author="Dr Mamadou SANOGO" w:date="2023-10-25T16:24:00Z"/>
          <w:b/>
          <w:color w:val="000000" w:themeColor="text1"/>
          <w:sz w:val="44"/>
          <w:rPrChange w:id="12193" w:author="Dr Mamadou SANOGO" w:date="2023-10-25T18:15:00Z">
            <w:rPr>
              <w:ins w:id="12194" w:author="Dr Mamadou SANOGO" w:date="2023-10-25T16:24:00Z"/>
              <w:b/>
              <w:sz w:val="44"/>
            </w:rPr>
          </w:rPrChange>
        </w:rPr>
      </w:pPr>
    </w:p>
    <w:p w14:paraId="51BF8CA5" w14:textId="77777777" w:rsidR="00424982" w:rsidRPr="007A4AFC" w:rsidRDefault="00424982" w:rsidP="00D81BFF">
      <w:pPr>
        <w:shd w:val="clear" w:color="auto" w:fill="FFFFFF"/>
        <w:spacing w:line="240" w:lineRule="auto"/>
        <w:ind w:right="9"/>
        <w:jc w:val="center"/>
        <w:rPr>
          <w:ins w:id="12195" w:author="Dr Mamadou SANOGO" w:date="2023-10-25T15:02:00Z"/>
          <w:b/>
          <w:color w:val="000000" w:themeColor="text1"/>
          <w:sz w:val="44"/>
          <w:rPrChange w:id="12196" w:author="Dr Mamadou SANOGO" w:date="2023-10-25T18:15:00Z">
            <w:rPr>
              <w:ins w:id="12197" w:author="Dr Mamadou SANOGO" w:date="2023-10-25T15:02:00Z"/>
              <w:b/>
              <w:sz w:val="44"/>
            </w:rPr>
          </w:rPrChange>
        </w:rPr>
      </w:pPr>
    </w:p>
    <w:p w14:paraId="2A107780" w14:textId="44CC5F32" w:rsidR="00D81BFF" w:rsidRPr="007A4AFC" w:rsidRDefault="00D81BFF" w:rsidP="00D81BFF">
      <w:pPr>
        <w:shd w:val="clear" w:color="auto" w:fill="FFFFFF"/>
        <w:spacing w:line="240" w:lineRule="auto"/>
        <w:ind w:right="9"/>
        <w:jc w:val="center"/>
        <w:rPr>
          <w:ins w:id="12198" w:author="Dr Mamadou SANOGO" w:date="2023-10-25T16:24:00Z"/>
          <w:b/>
          <w:color w:val="000000" w:themeColor="text1"/>
          <w:sz w:val="44"/>
          <w:rPrChange w:id="12199" w:author="Dr Mamadou SANOGO" w:date="2023-10-25T18:15:00Z">
            <w:rPr>
              <w:ins w:id="12200" w:author="Dr Mamadou SANOGO" w:date="2023-10-25T16:24:00Z"/>
              <w:b/>
              <w:sz w:val="44"/>
            </w:rPr>
          </w:rPrChange>
        </w:rPr>
      </w:pPr>
      <w:ins w:id="12201" w:author="Dr Mamadou SANOGO" w:date="2023-10-25T15:02:00Z">
        <w:r w:rsidRPr="007A4AFC">
          <w:rPr>
            <w:b/>
            <w:color w:val="000000" w:themeColor="text1"/>
            <w:sz w:val="44"/>
            <w:rPrChange w:id="12202" w:author="Dr Mamadou SANOGO" w:date="2023-10-25T18:15:00Z">
              <w:rPr>
                <w:b/>
                <w:sz w:val="44"/>
              </w:rPr>
            </w:rPrChange>
          </w:rPr>
          <w:t>Annexe n°016 : Cadre organique de l’EPSFé</w:t>
        </w:r>
      </w:ins>
    </w:p>
    <w:p w14:paraId="6F6CD023" w14:textId="10036B2D" w:rsidR="00424982" w:rsidRPr="007A4AFC" w:rsidRDefault="00424982" w:rsidP="00D81BFF">
      <w:pPr>
        <w:shd w:val="clear" w:color="auto" w:fill="FFFFFF"/>
        <w:spacing w:line="240" w:lineRule="auto"/>
        <w:ind w:right="9"/>
        <w:jc w:val="center"/>
        <w:rPr>
          <w:ins w:id="12203" w:author="Dr Mamadou SANOGO" w:date="2023-10-25T16:24:00Z"/>
          <w:b/>
          <w:color w:val="000000" w:themeColor="text1"/>
          <w:sz w:val="44"/>
          <w:rPrChange w:id="12204" w:author="Dr Mamadou SANOGO" w:date="2023-10-25T18:15:00Z">
            <w:rPr>
              <w:ins w:id="12205" w:author="Dr Mamadou SANOGO" w:date="2023-10-25T16:24:00Z"/>
              <w:b/>
              <w:sz w:val="44"/>
            </w:rPr>
          </w:rPrChange>
        </w:rPr>
      </w:pPr>
    </w:p>
    <w:p w14:paraId="6E3368DF" w14:textId="547F5E43" w:rsidR="00424982" w:rsidRPr="007A4AFC" w:rsidRDefault="00424982" w:rsidP="00D81BFF">
      <w:pPr>
        <w:shd w:val="clear" w:color="auto" w:fill="FFFFFF"/>
        <w:spacing w:line="240" w:lineRule="auto"/>
        <w:ind w:right="9"/>
        <w:jc w:val="center"/>
        <w:rPr>
          <w:ins w:id="12206" w:author="Dr Mamadou SANOGO" w:date="2023-10-25T16:24:00Z"/>
          <w:b/>
          <w:color w:val="000000" w:themeColor="text1"/>
          <w:sz w:val="44"/>
          <w:rPrChange w:id="12207" w:author="Dr Mamadou SANOGO" w:date="2023-10-25T18:15:00Z">
            <w:rPr>
              <w:ins w:id="12208" w:author="Dr Mamadou SANOGO" w:date="2023-10-25T16:24:00Z"/>
              <w:b/>
              <w:sz w:val="44"/>
            </w:rPr>
          </w:rPrChange>
        </w:rPr>
      </w:pPr>
    </w:p>
    <w:p w14:paraId="35502527" w14:textId="79CE8CAB" w:rsidR="00424982" w:rsidRPr="007A4AFC" w:rsidRDefault="00424982" w:rsidP="00D81BFF">
      <w:pPr>
        <w:shd w:val="clear" w:color="auto" w:fill="FFFFFF"/>
        <w:spacing w:line="240" w:lineRule="auto"/>
        <w:ind w:right="9"/>
        <w:jc w:val="center"/>
        <w:rPr>
          <w:ins w:id="12209" w:author="Dr Mamadou SANOGO" w:date="2023-10-25T16:24:00Z"/>
          <w:b/>
          <w:color w:val="000000" w:themeColor="text1"/>
          <w:sz w:val="44"/>
          <w:rPrChange w:id="12210" w:author="Dr Mamadou SANOGO" w:date="2023-10-25T18:15:00Z">
            <w:rPr>
              <w:ins w:id="12211" w:author="Dr Mamadou SANOGO" w:date="2023-10-25T16:24:00Z"/>
              <w:b/>
              <w:sz w:val="44"/>
            </w:rPr>
          </w:rPrChange>
        </w:rPr>
      </w:pPr>
    </w:p>
    <w:p w14:paraId="03F7798E" w14:textId="54B8AB96" w:rsidR="00424982" w:rsidRPr="007A4AFC" w:rsidRDefault="00424982" w:rsidP="00D81BFF">
      <w:pPr>
        <w:shd w:val="clear" w:color="auto" w:fill="FFFFFF"/>
        <w:spacing w:line="240" w:lineRule="auto"/>
        <w:ind w:right="9"/>
        <w:jc w:val="center"/>
        <w:rPr>
          <w:ins w:id="12212" w:author="Dr Mamadou SANOGO" w:date="2023-10-25T16:24:00Z"/>
          <w:b/>
          <w:color w:val="000000" w:themeColor="text1"/>
          <w:sz w:val="44"/>
          <w:rPrChange w:id="12213" w:author="Dr Mamadou SANOGO" w:date="2023-10-25T18:15:00Z">
            <w:rPr>
              <w:ins w:id="12214" w:author="Dr Mamadou SANOGO" w:date="2023-10-25T16:24:00Z"/>
              <w:b/>
              <w:sz w:val="44"/>
            </w:rPr>
          </w:rPrChange>
        </w:rPr>
      </w:pPr>
    </w:p>
    <w:p w14:paraId="4B9B8E88" w14:textId="36C40280" w:rsidR="00424982" w:rsidRPr="007A4AFC" w:rsidRDefault="00424982" w:rsidP="00D81BFF">
      <w:pPr>
        <w:shd w:val="clear" w:color="auto" w:fill="FFFFFF"/>
        <w:spacing w:line="240" w:lineRule="auto"/>
        <w:ind w:right="9"/>
        <w:jc w:val="center"/>
        <w:rPr>
          <w:ins w:id="12215" w:author="Dr Mamadou SANOGO" w:date="2023-10-25T16:24:00Z"/>
          <w:b/>
          <w:color w:val="000000" w:themeColor="text1"/>
          <w:sz w:val="44"/>
          <w:rPrChange w:id="12216" w:author="Dr Mamadou SANOGO" w:date="2023-10-25T18:15:00Z">
            <w:rPr>
              <w:ins w:id="12217" w:author="Dr Mamadou SANOGO" w:date="2023-10-25T16:24:00Z"/>
              <w:b/>
              <w:sz w:val="44"/>
            </w:rPr>
          </w:rPrChange>
        </w:rPr>
      </w:pPr>
    </w:p>
    <w:p w14:paraId="18A0C317" w14:textId="52FB17B4" w:rsidR="00424982" w:rsidRPr="007A4AFC" w:rsidRDefault="00424982" w:rsidP="00D81BFF">
      <w:pPr>
        <w:shd w:val="clear" w:color="auto" w:fill="FFFFFF"/>
        <w:spacing w:line="240" w:lineRule="auto"/>
        <w:ind w:right="9"/>
        <w:jc w:val="center"/>
        <w:rPr>
          <w:ins w:id="12218" w:author="Dr Mamadou SANOGO" w:date="2023-10-25T16:24:00Z"/>
          <w:b/>
          <w:color w:val="000000" w:themeColor="text1"/>
          <w:sz w:val="44"/>
          <w:rPrChange w:id="12219" w:author="Dr Mamadou SANOGO" w:date="2023-10-25T18:15:00Z">
            <w:rPr>
              <w:ins w:id="12220" w:author="Dr Mamadou SANOGO" w:date="2023-10-25T16:24:00Z"/>
              <w:b/>
              <w:sz w:val="44"/>
            </w:rPr>
          </w:rPrChange>
        </w:rPr>
      </w:pPr>
    </w:p>
    <w:p w14:paraId="6ABE6B5D" w14:textId="032FEEF5" w:rsidR="00424982" w:rsidRPr="007A4AFC" w:rsidRDefault="00424982" w:rsidP="00D81BFF">
      <w:pPr>
        <w:shd w:val="clear" w:color="auto" w:fill="FFFFFF"/>
        <w:spacing w:line="240" w:lineRule="auto"/>
        <w:ind w:right="9"/>
        <w:jc w:val="center"/>
        <w:rPr>
          <w:ins w:id="12221" w:author="Dr Mamadou SANOGO" w:date="2023-10-25T15:02:00Z"/>
          <w:b/>
          <w:color w:val="000000" w:themeColor="text1"/>
          <w:sz w:val="44"/>
          <w:rPrChange w:id="12222" w:author="Dr Mamadou SANOGO" w:date="2023-10-25T18:15:00Z">
            <w:rPr>
              <w:ins w:id="12223" w:author="Dr Mamadou SANOGO" w:date="2023-10-25T15:02:00Z"/>
              <w:b/>
              <w:sz w:val="44"/>
            </w:rPr>
          </w:rPrChange>
        </w:rPr>
      </w:pPr>
      <w:ins w:id="12224" w:author="Dr Mamadou SANOGO" w:date="2023-10-25T16:25:00Z">
        <w:r w:rsidRPr="007A4AFC">
          <w:rPr>
            <w:noProof/>
            <w:color w:val="000000" w:themeColor="text1"/>
            <w:sz w:val="28"/>
            <w:szCs w:val="28"/>
            <w:rPrChange w:id="12225" w:author="Dr Mamadou SANOGO" w:date="2023-10-25T18:15:00Z">
              <w:rPr>
                <w:noProof/>
                <w:color w:val="000000"/>
                <w:sz w:val="28"/>
                <w:szCs w:val="28"/>
              </w:rPr>
            </w:rPrChange>
          </w:rPr>
          <w:lastRenderedPageBreak/>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ins>
    </w:p>
    <w:p w14:paraId="648F7BDF" w14:textId="77777777" w:rsidR="00A209C6" w:rsidRPr="007A4AFC" w:rsidRDefault="00A209C6" w:rsidP="00D81BFF">
      <w:pPr>
        <w:shd w:val="clear" w:color="auto" w:fill="FFFFFF"/>
        <w:spacing w:line="240" w:lineRule="auto"/>
        <w:ind w:right="9"/>
        <w:jc w:val="center"/>
        <w:rPr>
          <w:ins w:id="12226" w:author="Dr Mamadou SANOGO" w:date="2023-10-25T16:26:00Z"/>
          <w:b/>
          <w:color w:val="000000" w:themeColor="text1"/>
          <w:sz w:val="44"/>
          <w:rPrChange w:id="12227" w:author="Dr Mamadou SANOGO" w:date="2023-10-25T18:15:00Z">
            <w:rPr>
              <w:ins w:id="12228" w:author="Dr Mamadou SANOGO" w:date="2023-10-25T16:26:00Z"/>
              <w:b/>
              <w:sz w:val="44"/>
            </w:rPr>
          </w:rPrChange>
        </w:rPr>
      </w:pPr>
    </w:p>
    <w:p w14:paraId="33B63F22" w14:textId="77777777" w:rsidR="00A209C6" w:rsidRPr="007A4AFC" w:rsidRDefault="00A209C6" w:rsidP="00D81BFF">
      <w:pPr>
        <w:shd w:val="clear" w:color="auto" w:fill="FFFFFF"/>
        <w:spacing w:line="240" w:lineRule="auto"/>
        <w:ind w:right="9"/>
        <w:jc w:val="center"/>
        <w:rPr>
          <w:ins w:id="12229" w:author="Dr Mamadou SANOGO" w:date="2023-10-25T16:26:00Z"/>
          <w:b/>
          <w:color w:val="000000" w:themeColor="text1"/>
          <w:sz w:val="44"/>
          <w:rPrChange w:id="12230" w:author="Dr Mamadou SANOGO" w:date="2023-10-25T18:15:00Z">
            <w:rPr>
              <w:ins w:id="12231" w:author="Dr Mamadou SANOGO" w:date="2023-10-25T16:26:00Z"/>
              <w:b/>
              <w:sz w:val="44"/>
            </w:rPr>
          </w:rPrChange>
        </w:rPr>
      </w:pPr>
    </w:p>
    <w:p w14:paraId="77AC1EEC" w14:textId="77777777" w:rsidR="00A209C6" w:rsidRPr="007A4AFC" w:rsidRDefault="00A209C6" w:rsidP="00D81BFF">
      <w:pPr>
        <w:shd w:val="clear" w:color="auto" w:fill="FFFFFF"/>
        <w:spacing w:line="240" w:lineRule="auto"/>
        <w:ind w:right="9"/>
        <w:jc w:val="center"/>
        <w:rPr>
          <w:ins w:id="12232" w:author="Dr Mamadou SANOGO" w:date="2023-10-25T16:26:00Z"/>
          <w:b/>
          <w:color w:val="000000" w:themeColor="text1"/>
          <w:sz w:val="44"/>
          <w:rPrChange w:id="12233" w:author="Dr Mamadou SANOGO" w:date="2023-10-25T18:15:00Z">
            <w:rPr>
              <w:ins w:id="12234" w:author="Dr Mamadou SANOGO" w:date="2023-10-25T16:26:00Z"/>
              <w:b/>
              <w:sz w:val="44"/>
            </w:rPr>
          </w:rPrChange>
        </w:rPr>
      </w:pPr>
    </w:p>
    <w:p w14:paraId="2BEF2EF4" w14:textId="77777777" w:rsidR="00A209C6" w:rsidRPr="007A4AFC" w:rsidRDefault="00A209C6" w:rsidP="00D81BFF">
      <w:pPr>
        <w:shd w:val="clear" w:color="auto" w:fill="FFFFFF"/>
        <w:spacing w:line="240" w:lineRule="auto"/>
        <w:ind w:right="9"/>
        <w:jc w:val="center"/>
        <w:rPr>
          <w:ins w:id="12235" w:author="Dr Mamadou SANOGO" w:date="2023-10-25T16:26:00Z"/>
          <w:b/>
          <w:color w:val="000000" w:themeColor="text1"/>
          <w:sz w:val="44"/>
          <w:rPrChange w:id="12236" w:author="Dr Mamadou SANOGO" w:date="2023-10-25T18:15:00Z">
            <w:rPr>
              <w:ins w:id="12237" w:author="Dr Mamadou SANOGO" w:date="2023-10-25T16:26:00Z"/>
              <w:b/>
              <w:sz w:val="44"/>
            </w:rPr>
          </w:rPrChange>
        </w:rPr>
      </w:pPr>
    </w:p>
    <w:p w14:paraId="597B5B91" w14:textId="77777777" w:rsidR="00A209C6" w:rsidRPr="007A4AFC" w:rsidRDefault="00A209C6" w:rsidP="00D81BFF">
      <w:pPr>
        <w:shd w:val="clear" w:color="auto" w:fill="FFFFFF"/>
        <w:spacing w:line="240" w:lineRule="auto"/>
        <w:ind w:right="9"/>
        <w:jc w:val="center"/>
        <w:rPr>
          <w:ins w:id="12238" w:author="Dr Mamadou SANOGO" w:date="2023-10-25T16:26:00Z"/>
          <w:b/>
          <w:color w:val="000000" w:themeColor="text1"/>
          <w:sz w:val="44"/>
          <w:rPrChange w:id="12239" w:author="Dr Mamadou SANOGO" w:date="2023-10-25T18:15:00Z">
            <w:rPr>
              <w:ins w:id="12240" w:author="Dr Mamadou SANOGO" w:date="2023-10-25T16:26:00Z"/>
              <w:b/>
              <w:sz w:val="44"/>
            </w:rPr>
          </w:rPrChange>
        </w:rPr>
      </w:pPr>
    </w:p>
    <w:p w14:paraId="58CCC5EF" w14:textId="77777777" w:rsidR="00A209C6" w:rsidRPr="007A4AFC" w:rsidRDefault="00A209C6" w:rsidP="00D81BFF">
      <w:pPr>
        <w:shd w:val="clear" w:color="auto" w:fill="FFFFFF"/>
        <w:spacing w:line="240" w:lineRule="auto"/>
        <w:ind w:right="9"/>
        <w:jc w:val="center"/>
        <w:rPr>
          <w:ins w:id="12241" w:author="Dr Mamadou SANOGO" w:date="2023-10-25T16:26:00Z"/>
          <w:b/>
          <w:color w:val="000000" w:themeColor="text1"/>
          <w:sz w:val="44"/>
          <w:rPrChange w:id="12242" w:author="Dr Mamadou SANOGO" w:date="2023-10-25T18:15:00Z">
            <w:rPr>
              <w:ins w:id="12243" w:author="Dr Mamadou SANOGO" w:date="2023-10-25T16:26:00Z"/>
              <w:b/>
              <w:sz w:val="44"/>
            </w:rPr>
          </w:rPrChange>
        </w:rPr>
      </w:pPr>
    </w:p>
    <w:p w14:paraId="07CA4392" w14:textId="77777777" w:rsidR="00A209C6" w:rsidRPr="007A4AFC" w:rsidRDefault="00A209C6" w:rsidP="00D81BFF">
      <w:pPr>
        <w:shd w:val="clear" w:color="auto" w:fill="FFFFFF"/>
        <w:spacing w:line="240" w:lineRule="auto"/>
        <w:ind w:right="9"/>
        <w:jc w:val="center"/>
        <w:rPr>
          <w:ins w:id="12244" w:author="Dr Mamadou SANOGO" w:date="2023-10-25T16:26:00Z"/>
          <w:b/>
          <w:color w:val="000000" w:themeColor="text1"/>
          <w:sz w:val="44"/>
          <w:rPrChange w:id="12245" w:author="Dr Mamadou SANOGO" w:date="2023-10-25T18:15:00Z">
            <w:rPr>
              <w:ins w:id="12246" w:author="Dr Mamadou SANOGO" w:date="2023-10-25T16:26:00Z"/>
              <w:b/>
              <w:sz w:val="44"/>
            </w:rPr>
          </w:rPrChange>
        </w:rPr>
      </w:pPr>
    </w:p>
    <w:p w14:paraId="319DEBD4" w14:textId="77777777" w:rsidR="00A209C6" w:rsidRPr="007A4AFC" w:rsidRDefault="00A209C6" w:rsidP="00D81BFF">
      <w:pPr>
        <w:shd w:val="clear" w:color="auto" w:fill="FFFFFF"/>
        <w:spacing w:line="240" w:lineRule="auto"/>
        <w:ind w:right="9"/>
        <w:jc w:val="center"/>
        <w:rPr>
          <w:ins w:id="12247" w:author="Dr Mamadou SANOGO" w:date="2023-10-25T16:26:00Z"/>
          <w:b/>
          <w:color w:val="000000" w:themeColor="text1"/>
          <w:sz w:val="44"/>
          <w:rPrChange w:id="12248" w:author="Dr Mamadou SANOGO" w:date="2023-10-25T18:15:00Z">
            <w:rPr>
              <w:ins w:id="12249" w:author="Dr Mamadou SANOGO" w:date="2023-10-25T16:26:00Z"/>
              <w:b/>
              <w:sz w:val="44"/>
            </w:rPr>
          </w:rPrChange>
        </w:rPr>
      </w:pPr>
    </w:p>
    <w:p w14:paraId="50CAA7F5" w14:textId="77777777" w:rsidR="00A209C6" w:rsidRPr="007A4AFC" w:rsidRDefault="00A209C6" w:rsidP="00D81BFF">
      <w:pPr>
        <w:shd w:val="clear" w:color="auto" w:fill="FFFFFF"/>
        <w:spacing w:line="240" w:lineRule="auto"/>
        <w:ind w:right="9"/>
        <w:jc w:val="center"/>
        <w:rPr>
          <w:ins w:id="12250" w:author="Dr Mamadou SANOGO" w:date="2023-10-25T16:26:00Z"/>
          <w:b/>
          <w:color w:val="000000" w:themeColor="text1"/>
          <w:sz w:val="44"/>
          <w:rPrChange w:id="12251" w:author="Dr Mamadou SANOGO" w:date="2023-10-25T18:15:00Z">
            <w:rPr>
              <w:ins w:id="12252" w:author="Dr Mamadou SANOGO" w:date="2023-10-25T16:26:00Z"/>
              <w:b/>
              <w:sz w:val="44"/>
            </w:rPr>
          </w:rPrChange>
        </w:rPr>
      </w:pPr>
    </w:p>
    <w:p w14:paraId="25F9DFF9" w14:textId="48BB6FE9" w:rsidR="00A209C6" w:rsidRDefault="00A209C6" w:rsidP="00D81BFF">
      <w:pPr>
        <w:shd w:val="clear" w:color="auto" w:fill="FFFFFF"/>
        <w:spacing w:line="240" w:lineRule="auto"/>
        <w:ind w:right="9"/>
        <w:jc w:val="center"/>
        <w:rPr>
          <w:ins w:id="12253" w:author="Dr Mamadou SANOGO" w:date="2023-10-27T14:04:00Z"/>
          <w:b/>
          <w:color w:val="000000" w:themeColor="text1"/>
          <w:sz w:val="44"/>
        </w:rPr>
      </w:pPr>
    </w:p>
    <w:p w14:paraId="59C11815" w14:textId="756A670C" w:rsidR="006778CD" w:rsidRDefault="006778CD" w:rsidP="00D81BFF">
      <w:pPr>
        <w:shd w:val="clear" w:color="auto" w:fill="FFFFFF"/>
        <w:spacing w:line="240" w:lineRule="auto"/>
        <w:ind w:right="9"/>
        <w:jc w:val="center"/>
        <w:rPr>
          <w:ins w:id="12254" w:author="Dr Mamadou SANOGO" w:date="2023-10-27T14:04:00Z"/>
          <w:b/>
          <w:color w:val="000000" w:themeColor="text1"/>
          <w:sz w:val="44"/>
        </w:rPr>
      </w:pPr>
    </w:p>
    <w:p w14:paraId="0E00365E" w14:textId="734AAEF5" w:rsidR="006778CD" w:rsidRDefault="006778CD" w:rsidP="00D81BFF">
      <w:pPr>
        <w:shd w:val="clear" w:color="auto" w:fill="FFFFFF"/>
        <w:spacing w:line="240" w:lineRule="auto"/>
        <w:ind w:right="9"/>
        <w:jc w:val="center"/>
        <w:rPr>
          <w:ins w:id="12255" w:author="Dr Mamadou SANOGO" w:date="2023-10-27T14:04:00Z"/>
          <w:b/>
          <w:color w:val="000000" w:themeColor="text1"/>
          <w:sz w:val="44"/>
        </w:rPr>
      </w:pPr>
    </w:p>
    <w:p w14:paraId="1326F500" w14:textId="69BC617C" w:rsidR="006778CD" w:rsidRDefault="006778CD" w:rsidP="00D81BFF">
      <w:pPr>
        <w:shd w:val="clear" w:color="auto" w:fill="FFFFFF"/>
        <w:spacing w:line="240" w:lineRule="auto"/>
        <w:ind w:right="9"/>
        <w:jc w:val="center"/>
        <w:rPr>
          <w:ins w:id="12256" w:author="Dr Mamadou SANOGO" w:date="2023-10-27T14:04:00Z"/>
          <w:b/>
          <w:color w:val="000000" w:themeColor="text1"/>
          <w:sz w:val="44"/>
        </w:rPr>
      </w:pPr>
    </w:p>
    <w:p w14:paraId="7AF4D000" w14:textId="250B2516" w:rsidR="006778CD" w:rsidRDefault="006778CD" w:rsidP="00D81BFF">
      <w:pPr>
        <w:shd w:val="clear" w:color="auto" w:fill="FFFFFF"/>
        <w:spacing w:line="240" w:lineRule="auto"/>
        <w:ind w:right="9"/>
        <w:jc w:val="center"/>
        <w:rPr>
          <w:ins w:id="12257" w:author="Dr Mamadou SANOGO" w:date="2023-10-27T14:04:00Z"/>
          <w:b/>
          <w:color w:val="000000" w:themeColor="text1"/>
          <w:sz w:val="44"/>
        </w:rPr>
      </w:pPr>
    </w:p>
    <w:p w14:paraId="379A74AA" w14:textId="77777777" w:rsidR="006778CD" w:rsidRPr="007A4AFC" w:rsidRDefault="006778CD" w:rsidP="00D81BFF">
      <w:pPr>
        <w:shd w:val="clear" w:color="auto" w:fill="FFFFFF"/>
        <w:spacing w:line="240" w:lineRule="auto"/>
        <w:ind w:right="9"/>
        <w:jc w:val="center"/>
        <w:rPr>
          <w:ins w:id="12258" w:author="Dr Mamadou SANOGO" w:date="2023-10-25T16:26:00Z"/>
          <w:b/>
          <w:color w:val="000000" w:themeColor="text1"/>
          <w:sz w:val="44"/>
          <w:rPrChange w:id="12259" w:author="Dr Mamadou SANOGO" w:date="2023-10-25T18:15:00Z">
            <w:rPr>
              <w:ins w:id="12260" w:author="Dr Mamadou SANOGO" w:date="2023-10-25T16:26:00Z"/>
              <w:b/>
              <w:sz w:val="44"/>
            </w:rPr>
          </w:rPrChange>
        </w:rPr>
      </w:pPr>
    </w:p>
    <w:p w14:paraId="7EE9645A" w14:textId="77777777" w:rsidR="00A209C6" w:rsidRPr="007A4AFC" w:rsidRDefault="00A209C6" w:rsidP="00D81BFF">
      <w:pPr>
        <w:shd w:val="clear" w:color="auto" w:fill="FFFFFF"/>
        <w:spacing w:line="240" w:lineRule="auto"/>
        <w:ind w:right="9"/>
        <w:jc w:val="center"/>
        <w:rPr>
          <w:ins w:id="12261" w:author="Dr Mamadou SANOGO" w:date="2023-10-25T16:26:00Z"/>
          <w:b/>
          <w:color w:val="000000" w:themeColor="text1"/>
          <w:sz w:val="44"/>
          <w:rPrChange w:id="12262" w:author="Dr Mamadou SANOGO" w:date="2023-10-25T18:15:00Z">
            <w:rPr>
              <w:ins w:id="12263" w:author="Dr Mamadou SANOGO" w:date="2023-10-25T16:26:00Z"/>
              <w:b/>
              <w:sz w:val="44"/>
            </w:rPr>
          </w:rPrChange>
        </w:rPr>
      </w:pPr>
    </w:p>
    <w:p w14:paraId="54C52FEF" w14:textId="5ABD863F" w:rsidR="00D81BFF" w:rsidRPr="007A4AFC" w:rsidRDefault="00D81BFF" w:rsidP="00D81BFF">
      <w:pPr>
        <w:shd w:val="clear" w:color="auto" w:fill="FFFFFF"/>
        <w:spacing w:line="240" w:lineRule="auto"/>
        <w:ind w:right="9"/>
        <w:jc w:val="center"/>
        <w:rPr>
          <w:ins w:id="12264" w:author="Dr Mamadou SANOGO" w:date="2023-10-25T16:39:00Z"/>
          <w:b/>
          <w:color w:val="000000" w:themeColor="text1"/>
          <w:sz w:val="44"/>
          <w:rPrChange w:id="12265" w:author="Dr Mamadou SANOGO" w:date="2023-10-25T18:15:00Z">
            <w:rPr>
              <w:ins w:id="12266" w:author="Dr Mamadou SANOGO" w:date="2023-10-25T16:39:00Z"/>
              <w:b/>
              <w:sz w:val="44"/>
            </w:rPr>
          </w:rPrChange>
        </w:rPr>
      </w:pPr>
      <w:ins w:id="12267" w:author="Dr Mamadou SANOGO" w:date="2023-10-25T15:02:00Z">
        <w:r w:rsidRPr="007A4AFC">
          <w:rPr>
            <w:b/>
            <w:color w:val="000000" w:themeColor="text1"/>
            <w:sz w:val="44"/>
            <w:rPrChange w:id="12268" w:author="Dr Mamadou SANOGO" w:date="2023-10-25T18:15:00Z">
              <w:rPr>
                <w:b/>
                <w:sz w:val="44"/>
              </w:rPr>
            </w:rPrChange>
          </w:rPr>
          <w:t>Annexe n°017 : Actes de nomination des membres de l’équipe pédagogique</w:t>
        </w:r>
      </w:ins>
    </w:p>
    <w:p w14:paraId="33D3F282" w14:textId="07733BCE" w:rsidR="00D3265D" w:rsidRPr="007A4AFC" w:rsidRDefault="00D3265D" w:rsidP="00D81BFF">
      <w:pPr>
        <w:shd w:val="clear" w:color="auto" w:fill="FFFFFF"/>
        <w:spacing w:line="240" w:lineRule="auto"/>
        <w:ind w:right="9"/>
        <w:jc w:val="center"/>
        <w:rPr>
          <w:ins w:id="12269" w:author="Dr Mamadou SANOGO" w:date="2023-10-25T16:39:00Z"/>
          <w:b/>
          <w:color w:val="000000" w:themeColor="text1"/>
          <w:sz w:val="44"/>
          <w:rPrChange w:id="12270" w:author="Dr Mamadou SANOGO" w:date="2023-10-25T18:15:00Z">
            <w:rPr>
              <w:ins w:id="12271" w:author="Dr Mamadou SANOGO" w:date="2023-10-25T16:39:00Z"/>
              <w:b/>
              <w:sz w:val="44"/>
            </w:rPr>
          </w:rPrChange>
        </w:rPr>
      </w:pPr>
    </w:p>
    <w:p w14:paraId="6ACA068E" w14:textId="75D51249" w:rsidR="00D3265D" w:rsidRPr="007A4AFC" w:rsidRDefault="00D3265D" w:rsidP="00D81BFF">
      <w:pPr>
        <w:shd w:val="clear" w:color="auto" w:fill="FFFFFF"/>
        <w:spacing w:line="240" w:lineRule="auto"/>
        <w:ind w:right="9"/>
        <w:jc w:val="center"/>
        <w:rPr>
          <w:ins w:id="12272" w:author="Dr Mamadou SANOGO" w:date="2023-10-25T16:39:00Z"/>
          <w:b/>
          <w:color w:val="000000" w:themeColor="text1"/>
          <w:sz w:val="44"/>
          <w:rPrChange w:id="12273" w:author="Dr Mamadou SANOGO" w:date="2023-10-25T18:15:00Z">
            <w:rPr>
              <w:ins w:id="12274" w:author="Dr Mamadou SANOGO" w:date="2023-10-25T16:39:00Z"/>
              <w:b/>
              <w:sz w:val="44"/>
            </w:rPr>
          </w:rPrChange>
        </w:rPr>
      </w:pPr>
    </w:p>
    <w:p w14:paraId="0A2B6F90" w14:textId="786EDC3C" w:rsidR="00D3265D" w:rsidRPr="007A4AFC" w:rsidRDefault="00D3265D" w:rsidP="00D81BFF">
      <w:pPr>
        <w:shd w:val="clear" w:color="auto" w:fill="FFFFFF"/>
        <w:spacing w:line="240" w:lineRule="auto"/>
        <w:ind w:right="9"/>
        <w:jc w:val="center"/>
        <w:rPr>
          <w:ins w:id="12275" w:author="Dr Mamadou SANOGO" w:date="2023-10-25T16:39:00Z"/>
          <w:b/>
          <w:color w:val="000000" w:themeColor="text1"/>
          <w:sz w:val="44"/>
          <w:rPrChange w:id="12276" w:author="Dr Mamadou SANOGO" w:date="2023-10-25T18:15:00Z">
            <w:rPr>
              <w:ins w:id="12277" w:author="Dr Mamadou SANOGO" w:date="2023-10-25T16:39:00Z"/>
              <w:b/>
              <w:sz w:val="44"/>
            </w:rPr>
          </w:rPrChange>
        </w:rPr>
      </w:pPr>
    </w:p>
    <w:p w14:paraId="5003F2B1" w14:textId="361D0D8E" w:rsidR="00D3265D" w:rsidRPr="007A4AFC" w:rsidRDefault="00D3265D" w:rsidP="00D81BFF">
      <w:pPr>
        <w:shd w:val="clear" w:color="auto" w:fill="FFFFFF"/>
        <w:spacing w:line="240" w:lineRule="auto"/>
        <w:ind w:right="9"/>
        <w:jc w:val="center"/>
        <w:rPr>
          <w:ins w:id="12278" w:author="Dr Mamadou SANOGO" w:date="2023-10-25T16:39:00Z"/>
          <w:b/>
          <w:color w:val="000000" w:themeColor="text1"/>
          <w:sz w:val="44"/>
          <w:rPrChange w:id="12279" w:author="Dr Mamadou SANOGO" w:date="2023-10-25T18:15:00Z">
            <w:rPr>
              <w:ins w:id="12280" w:author="Dr Mamadou SANOGO" w:date="2023-10-25T16:39:00Z"/>
              <w:b/>
              <w:sz w:val="44"/>
            </w:rPr>
          </w:rPrChange>
        </w:rPr>
      </w:pPr>
    </w:p>
    <w:p w14:paraId="139DCF1D" w14:textId="49E1A58F" w:rsidR="00D3265D" w:rsidRPr="007A4AFC" w:rsidRDefault="00D3265D" w:rsidP="00D81BFF">
      <w:pPr>
        <w:shd w:val="clear" w:color="auto" w:fill="FFFFFF"/>
        <w:spacing w:line="240" w:lineRule="auto"/>
        <w:ind w:right="9"/>
        <w:jc w:val="center"/>
        <w:rPr>
          <w:ins w:id="12281" w:author="Dr Mamadou SANOGO" w:date="2023-10-25T16:39:00Z"/>
          <w:b/>
          <w:color w:val="000000" w:themeColor="text1"/>
          <w:sz w:val="44"/>
          <w:rPrChange w:id="12282" w:author="Dr Mamadou SANOGO" w:date="2023-10-25T18:15:00Z">
            <w:rPr>
              <w:ins w:id="12283" w:author="Dr Mamadou SANOGO" w:date="2023-10-25T16:39:00Z"/>
              <w:b/>
              <w:sz w:val="44"/>
            </w:rPr>
          </w:rPrChange>
        </w:rPr>
      </w:pPr>
    </w:p>
    <w:p w14:paraId="709944D9" w14:textId="4D9C1280" w:rsidR="00D3265D" w:rsidRPr="007A4AFC" w:rsidRDefault="00D3265D" w:rsidP="00D81BFF">
      <w:pPr>
        <w:shd w:val="clear" w:color="auto" w:fill="FFFFFF"/>
        <w:spacing w:line="240" w:lineRule="auto"/>
        <w:ind w:right="9"/>
        <w:jc w:val="center"/>
        <w:rPr>
          <w:ins w:id="12284" w:author="Dr Mamadou SANOGO" w:date="2023-10-25T16:39:00Z"/>
          <w:b/>
          <w:color w:val="000000" w:themeColor="text1"/>
          <w:sz w:val="44"/>
          <w:rPrChange w:id="12285" w:author="Dr Mamadou SANOGO" w:date="2023-10-25T18:15:00Z">
            <w:rPr>
              <w:ins w:id="12286" w:author="Dr Mamadou SANOGO" w:date="2023-10-25T16:39:00Z"/>
              <w:b/>
              <w:sz w:val="44"/>
            </w:rPr>
          </w:rPrChange>
        </w:rPr>
      </w:pPr>
    </w:p>
    <w:p w14:paraId="777E8A8B" w14:textId="47090186" w:rsidR="00D3265D" w:rsidRPr="007A4AFC" w:rsidRDefault="00D3265D" w:rsidP="00D81BFF">
      <w:pPr>
        <w:shd w:val="clear" w:color="auto" w:fill="FFFFFF"/>
        <w:spacing w:line="240" w:lineRule="auto"/>
        <w:ind w:right="9"/>
        <w:jc w:val="center"/>
        <w:rPr>
          <w:ins w:id="12287" w:author="Dr Mamadou SANOGO" w:date="2023-10-25T16:39:00Z"/>
          <w:b/>
          <w:color w:val="000000" w:themeColor="text1"/>
          <w:sz w:val="44"/>
          <w:rPrChange w:id="12288" w:author="Dr Mamadou SANOGO" w:date="2023-10-25T18:15:00Z">
            <w:rPr>
              <w:ins w:id="12289" w:author="Dr Mamadou SANOGO" w:date="2023-10-25T16:39:00Z"/>
              <w:b/>
              <w:sz w:val="44"/>
            </w:rPr>
          </w:rPrChange>
        </w:rPr>
      </w:pPr>
    </w:p>
    <w:p w14:paraId="3F8C5A21" w14:textId="48804B8D" w:rsidR="00D3265D" w:rsidRPr="007A4AFC" w:rsidRDefault="00D3265D" w:rsidP="00D81BFF">
      <w:pPr>
        <w:shd w:val="clear" w:color="auto" w:fill="FFFFFF"/>
        <w:spacing w:line="240" w:lineRule="auto"/>
        <w:ind w:right="9"/>
        <w:jc w:val="center"/>
        <w:rPr>
          <w:ins w:id="12290" w:author="Dr Mamadou SANOGO" w:date="2023-10-25T16:39:00Z"/>
          <w:b/>
          <w:color w:val="000000" w:themeColor="text1"/>
          <w:sz w:val="44"/>
          <w:rPrChange w:id="12291" w:author="Dr Mamadou SANOGO" w:date="2023-10-25T18:15:00Z">
            <w:rPr>
              <w:ins w:id="12292" w:author="Dr Mamadou SANOGO" w:date="2023-10-25T16:39:00Z"/>
              <w:b/>
              <w:sz w:val="44"/>
            </w:rPr>
          </w:rPrChange>
        </w:rPr>
      </w:pPr>
    </w:p>
    <w:p w14:paraId="7CDF4BBE" w14:textId="56B2E144" w:rsidR="00D3265D" w:rsidRPr="007A4AFC" w:rsidRDefault="00D3265D" w:rsidP="00D81BFF">
      <w:pPr>
        <w:shd w:val="clear" w:color="auto" w:fill="FFFFFF"/>
        <w:spacing w:line="240" w:lineRule="auto"/>
        <w:ind w:right="9"/>
        <w:jc w:val="center"/>
        <w:rPr>
          <w:ins w:id="12293" w:author="Dr Mamadou SANOGO" w:date="2023-10-25T16:39:00Z"/>
          <w:b/>
          <w:color w:val="000000" w:themeColor="text1"/>
          <w:sz w:val="44"/>
          <w:rPrChange w:id="12294" w:author="Dr Mamadou SANOGO" w:date="2023-10-25T18:15:00Z">
            <w:rPr>
              <w:ins w:id="12295" w:author="Dr Mamadou SANOGO" w:date="2023-10-25T16:39:00Z"/>
              <w:b/>
              <w:sz w:val="44"/>
            </w:rPr>
          </w:rPrChange>
        </w:rPr>
      </w:pPr>
    </w:p>
    <w:p w14:paraId="2778D27C" w14:textId="02AC3926" w:rsidR="00D3265D" w:rsidRPr="007A4AFC" w:rsidRDefault="00D3265D" w:rsidP="00D81BFF">
      <w:pPr>
        <w:shd w:val="clear" w:color="auto" w:fill="FFFFFF"/>
        <w:spacing w:line="240" w:lineRule="auto"/>
        <w:ind w:right="9"/>
        <w:jc w:val="center"/>
        <w:rPr>
          <w:ins w:id="12296" w:author="Dr Mamadou SANOGO" w:date="2023-10-25T16:39:00Z"/>
          <w:b/>
          <w:color w:val="000000" w:themeColor="text1"/>
          <w:sz w:val="44"/>
          <w:rPrChange w:id="12297" w:author="Dr Mamadou SANOGO" w:date="2023-10-25T18:15:00Z">
            <w:rPr>
              <w:ins w:id="12298" w:author="Dr Mamadou SANOGO" w:date="2023-10-25T16:39:00Z"/>
              <w:b/>
              <w:sz w:val="44"/>
            </w:rPr>
          </w:rPrChange>
        </w:rPr>
      </w:pPr>
    </w:p>
    <w:p w14:paraId="24190E72" w14:textId="15ADA651" w:rsidR="00D3265D" w:rsidRPr="007A4AFC" w:rsidRDefault="00D3265D" w:rsidP="00D81BFF">
      <w:pPr>
        <w:shd w:val="clear" w:color="auto" w:fill="FFFFFF"/>
        <w:spacing w:line="240" w:lineRule="auto"/>
        <w:ind w:right="9"/>
        <w:jc w:val="center"/>
        <w:rPr>
          <w:ins w:id="12299" w:author="Dr Mamadou SANOGO" w:date="2023-10-25T16:39:00Z"/>
          <w:b/>
          <w:color w:val="000000" w:themeColor="text1"/>
          <w:sz w:val="44"/>
          <w:rPrChange w:id="12300" w:author="Dr Mamadou SANOGO" w:date="2023-10-25T18:15:00Z">
            <w:rPr>
              <w:ins w:id="12301" w:author="Dr Mamadou SANOGO" w:date="2023-10-25T16:39:00Z"/>
              <w:b/>
              <w:sz w:val="44"/>
            </w:rPr>
          </w:rPrChange>
        </w:rPr>
      </w:pPr>
    </w:p>
    <w:p w14:paraId="41D220A1" w14:textId="64DDA3FC" w:rsidR="00D3265D" w:rsidRPr="007A4AFC" w:rsidRDefault="00D3265D" w:rsidP="00D81BFF">
      <w:pPr>
        <w:shd w:val="clear" w:color="auto" w:fill="FFFFFF"/>
        <w:spacing w:line="240" w:lineRule="auto"/>
        <w:ind w:right="9"/>
        <w:jc w:val="center"/>
        <w:rPr>
          <w:ins w:id="12302" w:author="Dr Mamadou SANOGO" w:date="2023-10-25T16:39:00Z"/>
          <w:b/>
          <w:color w:val="000000" w:themeColor="text1"/>
          <w:sz w:val="44"/>
          <w:rPrChange w:id="12303" w:author="Dr Mamadou SANOGO" w:date="2023-10-25T18:15:00Z">
            <w:rPr>
              <w:ins w:id="12304" w:author="Dr Mamadou SANOGO" w:date="2023-10-25T16:39:00Z"/>
              <w:b/>
              <w:sz w:val="44"/>
            </w:rPr>
          </w:rPrChange>
        </w:rPr>
      </w:pPr>
    </w:p>
    <w:p w14:paraId="25E8E8FE" w14:textId="0F2DE4FA" w:rsidR="00D3265D" w:rsidRPr="007A4AFC" w:rsidRDefault="00D3265D" w:rsidP="00D81BFF">
      <w:pPr>
        <w:shd w:val="clear" w:color="auto" w:fill="FFFFFF"/>
        <w:spacing w:line="240" w:lineRule="auto"/>
        <w:ind w:right="9"/>
        <w:jc w:val="center"/>
        <w:rPr>
          <w:ins w:id="12305" w:author="Dr Mamadou SANOGO" w:date="2023-10-25T16:39:00Z"/>
          <w:b/>
          <w:color w:val="000000" w:themeColor="text1"/>
          <w:sz w:val="44"/>
          <w:rPrChange w:id="12306" w:author="Dr Mamadou SANOGO" w:date="2023-10-25T18:15:00Z">
            <w:rPr>
              <w:ins w:id="12307" w:author="Dr Mamadou SANOGO" w:date="2023-10-25T16:39:00Z"/>
              <w:b/>
              <w:sz w:val="44"/>
            </w:rPr>
          </w:rPrChange>
        </w:rPr>
      </w:pPr>
    </w:p>
    <w:p w14:paraId="6EB6112D" w14:textId="2029D05F" w:rsidR="00D3265D" w:rsidRPr="007A4AFC" w:rsidRDefault="00D3265D" w:rsidP="00D81BFF">
      <w:pPr>
        <w:shd w:val="clear" w:color="auto" w:fill="FFFFFF"/>
        <w:spacing w:line="240" w:lineRule="auto"/>
        <w:ind w:right="9"/>
        <w:jc w:val="center"/>
        <w:rPr>
          <w:ins w:id="12308" w:author="Dr Mamadou SANOGO" w:date="2023-10-25T16:39:00Z"/>
          <w:b/>
          <w:color w:val="000000" w:themeColor="text1"/>
          <w:sz w:val="44"/>
          <w:rPrChange w:id="12309" w:author="Dr Mamadou SANOGO" w:date="2023-10-25T18:15:00Z">
            <w:rPr>
              <w:ins w:id="12310" w:author="Dr Mamadou SANOGO" w:date="2023-10-25T16:39:00Z"/>
              <w:b/>
              <w:sz w:val="44"/>
            </w:rPr>
          </w:rPrChange>
        </w:rPr>
      </w:pPr>
    </w:p>
    <w:p w14:paraId="7F2B9710" w14:textId="4664B7CF" w:rsidR="00D3265D" w:rsidRDefault="00D3265D" w:rsidP="00D81BFF">
      <w:pPr>
        <w:shd w:val="clear" w:color="auto" w:fill="FFFFFF"/>
        <w:spacing w:line="240" w:lineRule="auto"/>
        <w:ind w:right="9"/>
        <w:jc w:val="center"/>
        <w:rPr>
          <w:ins w:id="12311" w:author="Dr Mamadou SANOGO" w:date="2023-10-28T00:02:00Z"/>
          <w:b/>
          <w:color w:val="000000" w:themeColor="text1"/>
          <w:sz w:val="44"/>
        </w:rPr>
      </w:pPr>
    </w:p>
    <w:p w14:paraId="20EC5372" w14:textId="34E35FB2" w:rsidR="00B43097" w:rsidRDefault="00B43097" w:rsidP="00D81BFF">
      <w:pPr>
        <w:shd w:val="clear" w:color="auto" w:fill="FFFFFF"/>
        <w:spacing w:line="240" w:lineRule="auto"/>
        <w:ind w:right="9"/>
        <w:jc w:val="center"/>
        <w:rPr>
          <w:ins w:id="12312" w:author="Dr Mamadou SANOGO" w:date="2023-10-28T00:02:00Z"/>
          <w:b/>
          <w:color w:val="000000" w:themeColor="text1"/>
          <w:sz w:val="44"/>
        </w:rPr>
      </w:pPr>
    </w:p>
    <w:p w14:paraId="11DAF14E" w14:textId="43035B41" w:rsidR="00B43097" w:rsidRDefault="00B43097" w:rsidP="00D81BFF">
      <w:pPr>
        <w:shd w:val="clear" w:color="auto" w:fill="FFFFFF"/>
        <w:spacing w:line="240" w:lineRule="auto"/>
        <w:ind w:right="9"/>
        <w:jc w:val="center"/>
        <w:rPr>
          <w:ins w:id="12313" w:author="Dr Mamadou SANOGO" w:date="2023-10-28T00:02:00Z"/>
          <w:b/>
          <w:color w:val="000000" w:themeColor="text1"/>
          <w:sz w:val="44"/>
        </w:rPr>
      </w:pPr>
    </w:p>
    <w:p w14:paraId="72D0AAF2" w14:textId="77777777" w:rsidR="00B43097" w:rsidRPr="007A4AFC" w:rsidRDefault="00B43097" w:rsidP="00D81BFF">
      <w:pPr>
        <w:shd w:val="clear" w:color="auto" w:fill="FFFFFF"/>
        <w:spacing w:line="240" w:lineRule="auto"/>
        <w:ind w:right="9"/>
        <w:jc w:val="center"/>
        <w:rPr>
          <w:ins w:id="12314" w:author="Dr Mamadou SANOGO" w:date="2023-10-25T16:39:00Z"/>
          <w:b/>
          <w:color w:val="000000" w:themeColor="text1"/>
          <w:sz w:val="44"/>
          <w:rPrChange w:id="12315" w:author="Dr Mamadou SANOGO" w:date="2023-10-25T18:15:00Z">
            <w:rPr>
              <w:ins w:id="12316" w:author="Dr Mamadou SANOGO" w:date="2023-10-25T16:39:00Z"/>
              <w:b/>
              <w:sz w:val="44"/>
            </w:rPr>
          </w:rPrChange>
        </w:rPr>
      </w:pPr>
    </w:p>
    <w:p w14:paraId="500A4176" w14:textId="015BB91A" w:rsidR="00D3265D" w:rsidRPr="007A4AFC" w:rsidRDefault="00D3265D">
      <w:pPr>
        <w:shd w:val="clear" w:color="auto" w:fill="FFFFFF"/>
        <w:spacing w:line="240" w:lineRule="auto"/>
        <w:ind w:right="9"/>
        <w:rPr>
          <w:ins w:id="12317" w:author="Dr Mamadou SANOGO" w:date="2023-10-25T16:39:00Z"/>
          <w:b/>
          <w:color w:val="000000" w:themeColor="text1"/>
          <w:sz w:val="44"/>
          <w:rPrChange w:id="12318" w:author="Dr Mamadou SANOGO" w:date="2023-10-25T18:15:00Z">
            <w:rPr>
              <w:ins w:id="12319" w:author="Dr Mamadou SANOGO" w:date="2023-10-25T16:39:00Z"/>
              <w:b/>
              <w:sz w:val="44"/>
            </w:rPr>
          </w:rPrChange>
        </w:rPr>
        <w:pPrChange w:id="12320" w:author="Dr Mamadou SANOGO" w:date="2023-10-27T23:50:00Z">
          <w:pPr>
            <w:shd w:val="clear" w:color="auto" w:fill="FFFFFF"/>
            <w:spacing w:line="240" w:lineRule="auto"/>
            <w:ind w:right="9"/>
            <w:jc w:val="center"/>
          </w:pPr>
        </w:pPrChange>
      </w:pPr>
    </w:p>
    <w:p w14:paraId="36D8C95A" w14:textId="3CD731D9" w:rsidR="00D3265D" w:rsidRPr="007A4AFC" w:rsidRDefault="006778CD" w:rsidP="00D81BFF">
      <w:pPr>
        <w:shd w:val="clear" w:color="auto" w:fill="FFFFFF"/>
        <w:spacing w:line="240" w:lineRule="auto"/>
        <w:ind w:right="9"/>
        <w:jc w:val="center"/>
        <w:rPr>
          <w:ins w:id="12321" w:author="Dr Mamadou SANOGO" w:date="2023-10-25T16:39:00Z"/>
          <w:b/>
          <w:color w:val="000000" w:themeColor="text1"/>
          <w:sz w:val="44"/>
          <w:rPrChange w:id="12322" w:author="Dr Mamadou SANOGO" w:date="2023-10-25T18:15:00Z">
            <w:rPr>
              <w:ins w:id="12323" w:author="Dr Mamadou SANOGO" w:date="2023-10-25T16:39:00Z"/>
              <w:b/>
              <w:sz w:val="44"/>
            </w:rPr>
          </w:rPrChange>
        </w:rPr>
      </w:pPr>
      <w:ins w:id="12324" w:author="Dr Mamadou SANOGO" w:date="2023-10-25T16:40:00Z">
        <w:r w:rsidRPr="007A4AFC">
          <w:rPr>
            <w:rFonts w:eastAsia="Calibri"/>
            <w:bCs/>
            <w:noProof/>
            <w:color w:val="000000" w:themeColor="text1"/>
            <w:sz w:val="40"/>
            <w:szCs w:val="40"/>
            <w:lang w:eastAsia="en-US"/>
            <w:rPrChange w:id="12325" w:author="Dr Mamadou SANOGO" w:date="2023-10-25T18:15:00Z">
              <w:rPr>
                <w:rFonts w:eastAsia="Calibri"/>
                <w:bCs/>
                <w:noProof/>
                <w:sz w:val="40"/>
                <w:szCs w:val="40"/>
                <w:lang w:eastAsia="en-US"/>
              </w:rPr>
            </w:rPrChange>
          </w:rPr>
          <w:lastRenderedPageBreak/>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ABA595" w14:textId="236B75A3" w:rsidR="00D3265D" w:rsidRPr="007A4AFC" w:rsidRDefault="00D3265D" w:rsidP="00D81BFF">
      <w:pPr>
        <w:shd w:val="clear" w:color="auto" w:fill="FFFFFF"/>
        <w:spacing w:line="240" w:lineRule="auto"/>
        <w:ind w:right="9"/>
        <w:jc w:val="center"/>
        <w:rPr>
          <w:ins w:id="12326" w:author="Dr Mamadou SANOGO" w:date="2023-10-25T16:39:00Z"/>
          <w:b/>
          <w:color w:val="000000" w:themeColor="text1"/>
          <w:sz w:val="44"/>
          <w:rPrChange w:id="12327" w:author="Dr Mamadou SANOGO" w:date="2023-10-25T18:15:00Z">
            <w:rPr>
              <w:ins w:id="12328" w:author="Dr Mamadou SANOGO" w:date="2023-10-25T16:39:00Z"/>
              <w:b/>
              <w:sz w:val="44"/>
            </w:rPr>
          </w:rPrChange>
        </w:rPr>
      </w:pPr>
    </w:p>
    <w:p w14:paraId="64B40E0C" w14:textId="195A6B68" w:rsidR="00D3265D" w:rsidRPr="006778CD" w:rsidRDefault="00D3265D">
      <w:pPr>
        <w:shd w:val="clear" w:color="auto" w:fill="FFFFFF"/>
        <w:spacing w:line="240" w:lineRule="auto"/>
        <w:ind w:right="9"/>
        <w:jc w:val="center"/>
        <w:rPr>
          <w:ins w:id="12329" w:author="Dr Mamadou SANOGO" w:date="2023-10-25T16:40:00Z"/>
          <w:b/>
          <w:color w:val="000000" w:themeColor="text1"/>
          <w:sz w:val="20"/>
          <w:szCs w:val="8"/>
          <w:rPrChange w:id="12330" w:author="Dr Mamadou SANOGO" w:date="2023-10-27T14:05:00Z">
            <w:rPr>
              <w:ins w:id="12331" w:author="Dr Mamadou SANOGO" w:date="2023-10-25T16:40:00Z"/>
              <w:rFonts w:eastAsia="Calibri"/>
              <w:lang w:eastAsia="en-US"/>
            </w:rPr>
          </w:rPrChange>
        </w:rPr>
        <w:pPrChange w:id="12332" w:author="Dr Mamadou SANOGO" w:date="2023-10-27T11:43:00Z">
          <w:pPr>
            <w:spacing w:line="240" w:lineRule="auto"/>
          </w:pPr>
        </w:pPrChange>
      </w:pPr>
    </w:p>
    <w:p w14:paraId="160069E6" w14:textId="3A535EF9" w:rsidR="00D3265D" w:rsidRPr="00AD42F4" w:rsidRDefault="00D3265D">
      <w:pPr>
        <w:spacing w:line="240" w:lineRule="auto"/>
        <w:jc w:val="center"/>
        <w:rPr>
          <w:ins w:id="12333" w:author="Dr Mamadou SANOGO" w:date="2023-10-25T16:40:00Z"/>
          <w:rFonts w:ascii="Arial" w:eastAsia="Calibri" w:hAnsi="Arial" w:cs="Arial"/>
          <w:b/>
          <w:bCs/>
          <w:color w:val="000000" w:themeColor="text1"/>
          <w:sz w:val="36"/>
          <w:szCs w:val="36"/>
          <w:lang w:eastAsia="en-US"/>
          <w:rPrChange w:id="12334" w:author="Dr Mamadou SANOGO" w:date="2023-10-27T11:42:00Z">
            <w:rPr>
              <w:ins w:id="12335" w:author="Dr Mamadou SANOGO" w:date="2023-10-25T16:40:00Z"/>
              <w:rFonts w:ascii="Arial" w:eastAsia="Calibri" w:hAnsi="Arial" w:cs="Arial"/>
              <w:lang w:eastAsia="en-US"/>
            </w:rPr>
          </w:rPrChange>
        </w:rPr>
        <w:pPrChange w:id="12336" w:author="Dr Mamadou SANOGO" w:date="2023-10-27T14:04:00Z">
          <w:pPr>
            <w:spacing w:line="240" w:lineRule="auto"/>
          </w:pPr>
        </w:pPrChange>
      </w:pPr>
      <w:ins w:id="12337" w:author="Dr Mamadou SANOGO" w:date="2023-10-25T16:40:00Z">
        <w:r w:rsidRPr="007A4AFC">
          <w:rPr>
            <w:rFonts w:ascii="Arial" w:eastAsia="Calibri" w:hAnsi="Arial" w:cs="Arial"/>
            <w:b/>
            <w:bCs/>
            <w:color w:val="000000" w:themeColor="text1"/>
            <w:sz w:val="36"/>
            <w:szCs w:val="36"/>
            <w:lang w:eastAsia="en-US"/>
            <w:rPrChange w:id="12338" w:author="Dr Mamadou SANOGO" w:date="2023-10-25T18:15:00Z">
              <w:rPr>
                <w:rFonts w:ascii="Arial" w:eastAsia="Calibri" w:hAnsi="Arial" w:cs="Arial"/>
                <w:b/>
                <w:bCs/>
                <w:sz w:val="36"/>
                <w:szCs w:val="36"/>
                <w:lang w:eastAsia="en-US"/>
              </w:rPr>
            </w:rPrChange>
          </w:rPr>
          <w:t>DECISION N°008-DG/ESFé30718</w:t>
        </w:r>
      </w:ins>
    </w:p>
    <w:p w14:paraId="28EB50DB" w14:textId="1A2547F0" w:rsidR="00D3265D" w:rsidRPr="007A4AFC" w:rsidRDefault="00D3265D">
      <w:pPr>
        <w:spacing w:line="240" w:lineRule="auto"/>
        <w:jc w:val="center"/>
        <w:rPr>
          <w:ins w:id="12339" w:author="Dr Mamadou SANOGO" w:date="2023-10-25T16:40:00Z"/>
          <w:rFonts w:ascii="Arial" w:eastAsia="Calibri" w:hAnsi="Arial" w:cs="Arial"/>
          <w:b/>
          <w:bCs/>
          <w:color w:val="000000" w:themeColor="text1"/>
          <w:lang w:eastAsia="en-US"/>
          <w:rPrChange w:id="12340" w:author="Dr Mamadou SANOGO" w:date="2023-10-25T18:15:00Z">
            <w:rPr>
              <w:ins w:id="12341" w:author="Dr Mamadou SANOGO" w:date="2023-10-25T16:40:00Z"/>
              <w:rFonts w:ascii="Arial" w:eastAsia="Calibri" w:hAnsi="Arial" w:cs="Arial"/>
              <w:b/>
              <w:bCs/>
              <w:lang w:eastAsia="en-US"/>
            </w:rPr>
          </w:rPrChange>
        </w:rPr>
        <w:pPrChange w:id="12342" w:author="Dr Mamadou SANOGO" w:date="2023-10-27T14:04:00Z">
          <w:pPr>
            <w:spacing w:line="240" w:lineRule="auto"/>
          </w:pPr>
        </w:pPrChange>
      </w:pPr>
      <w:ins w:id="12343" w:author="Dr Mamadou SANOGO" w:date="2023-10-25T16:40:00Z">
        <w:r w:rsidRPr="007A4AFC">
          <w:rPr>
            <w:rFonts w:ascii="Arial" w:eastAsia="Calibri" w:hAnsi="Arial" w:cs="Arial"/>
            <w:b/>
            <w:bCs/>
            <w:color w:val="000000" w:themeColor="text1"/>
            <w:sz w:val="20"/>
            <w:szCs w:val="20"/>
            <w:lang w:eastAsia="en-US"/>
            <w:rPrChange w:id="12344" w:author="Dr Mamadou SANOGO" w:date="2023-10-25T18:15:00Z">
              <w:rPr>
                <w:rFonts w:ascii="Arial" w:eastAsia="Calibri" w:hAnsi="Arial" w:cs="Arial"/>
                <w:b/>
                <w:bCs/>
                <w:sz w:val="20"/>
                <w:szCs w:val="20"/>
                <w:lang w:eastAsia="en-US"/>
              </w:rPr>
            </w:rPrChange>
          </w:rPr>
          <w:t>PORTANT NOMMINATION DES RESPONSABLES PEDAGOGIQUES ET ADMINISTRATIFS</w:t>
        </w:r>
      </w:ins>
    </w:p>
    <w:p w14:paraId="6689B327" w14:textId="77777777" w:rsidR="00D3265D" w:rsidRPr="007A4AFC" w:rsidRDefault="00D3265D" w:rsidP="00D3265D">
      <w:pPr>
        <w:spacing w:line="276" w:lineRule="auto"/>
        <w:rPr>
          <w:ins w:id="12345" w:author="Dr Mamadou SANOGO" w:date="2023-10-25T16:40:00Z"/>
          <w:rFonts w:ascii="Arial" w:eastAsia="Calibri" w:hAnsi="Arial" w:cs="Arial"/>
          <w:color w:val="000000" w:themeColor="text1"/>
          <w:szCs w:val="24"/>
          <w:lang w:eastAsia="en-US"/>
          <w:rPrChange w:id="12346" w:author="Dr Mamadou SANOGO" w:date="2023-10-25T18:15:00Z">
            <w:rPr>
              <w:ins w:id="12347" w:author="Dr Mamadou SANOGO" w:date="2023-10-25T16:40:00Z"/>
              <w:rFonts w:ascii="Arial" w:eastAsia="Calibri" w:hAnsi="Arial" w:cs="Arial"/>
              <w:szCs w:val="24"/>
              <w:lang w:eastAsia="en-US"/>
            </w:rPr>
          </w:rPrChange>
        </w:rPr>
      </w:pPr>
    </w:p>
    <w:p w14:paraId="4BAAD7F4" w14:textId="77777777" w:rsidR="00D3265D" w:rsidRPr="007A4AFC" w:rsidRDefault="00D3265D" w:rsidP="00D3265D">
      <w:pPr>
        <w:spacing w:line="276" w:lineRule="auto"/>
        <w:jc w:val="center"/>
        <w:rPr>
          <w:ins w:id="12348" w:author="Dr Mamadou SANOGO" w:date="2023-10-25T16:40:00Z"/>
          <w:rFonts w:ascii="Arial" w:eastAsia="Calibri" w:hAnsi="Arial" w:cs="Arial"/>
          <w:b/>
          <w:bCs/>
          <w:color w:val="000000" w:themeColor="text1"/>
          <w:szCs w:val="24"/>
          <w:lang w:eastAsia="en-US"/>
          <w:rPrChange w:id="12349" w:author="Dr Mamadou SANOGO" w:date="2023-10-25T18:15:00Z">
            <w:rPr>
              <w:ins w:id="12350" w:author="Dr Mamadou SANOGO" w:date="2023-10-25T16:40:00Z"/>
              <w:rFonts w:ascii="Arial" w:eastAsia="Calibri" w:hAnsi="Arial" w:cs="Arial"/>
              <w:b/>
              <w:bCs/>
              <w:szCs w:val="24"/>
              <w:lang w:eastAsia="en-US"/>
            </w:rPr>
          </w:rPrChange>
        </w:rPr>
      </w:pPr>
      <w:ins w:id="12351" w:author="Dr Mamadou SANOGO" w:date="2023-10-25T16:40:00Z">
        <w:r w:rsidRPr="007A4AFC">
          <w:rPr>
            <w:rFonts w:ascii="Arial" w:eastAsia="Calibri" w:hAnsi="Arial" w:cs="Arial"/>
            <w:b/>
            <w:bCs/>
            <w:color w:val="000000" w:themeColor="text1"/>
            <w:szCs w:val="24"/>
            <w:lang w:eastAsia="en-US"/>
            <w:rPrChange w:id="12352" w:author="Dr Mamadou SANOGO" w:date="2023-10-25T18:15:00Z">
              <w:rPr>
                <w:rFonts w:ascii="Arial" w:eastAsia="Calibri" w:hAnsi="Arial" w:cs="Arial"/>
                <w:b/>
                <w:bCs/>
                <w:szCs w:val="24"/>
                <w:lang w:eastAsia="en-US"/>
              </w:rPr>
            </w:rPrChange>
          </w:rPr>
          <w:t>Le Directeur General,</w:t>
        </w:r>
      </w:ins>
    </w:p>
    <w:p w14:paraId="742B7DFC" w14:textId="77777777" w:rsidR="00D3265D" w:rsidRPr="007A4AFC" w:rsidRDefault="00D3265D" w:rsidP="00D3265D">
      <w:pPr>
        <w:spacing w:line="276" w:lineRule="auto"/>
        <w:rPr>
          <w:ins w:id="12353" w:author="Dr Mamadou SANOGO" w:date="2023-10-25T16:40:00Z"/>
          <w:rFonts w:ascii="Arial" w:eastAsia="Calibri" w:hAnsi="Arial" w:cs="Arial"/>
          <w:color w:val="000000" w:themeColor="text1"/>
          <w:szCs w:val="24"/>
          <w:lang w:eastAsia="en-US"/>
          <w:rPrChange w:id="12354" w:author="Dr Mamadou SANOGO" w:date="2023-10-25T18:15:00Z">
            <w:rPr>
              <w:ins w:id="12355" w:author="Dr Mamadou SANOGO" w:date="2023-10-25T16:40:00Z"/>
              <w:rFonts w:ascii="Arial" w:eastAsia="Calibri" w:hAnsi="Arial" w:cs="Arial"/>
              <w:szCs w:val="24"/>
              <w:lang w:eastAsia="en-US"/>
            </w:rPr>
          </w:rPrChange>
        </w:rPr>
      </w:pPr>
      <w:ins w:id="12356" w:author="Dr Mamadou SANOGO" w:date="2023-10-25T16:40:00Z">
        <w:r w:rsidRPr="007A4AFC">
          <w:rPr>
            <w:rFonts w:ascii="Arial" w:eastAsia="Calibri" w:hAnsi="Arial" w:cs="Arial"/>
            <w:color w:val="000000" w:themeColor="text1"/>
            <w:szCs w:val="24"/>
            <w:lang w:eastAsia="en-US"/>
            <w:rPrChange w:id="12357" w:author="Dr Mamadou SANOGO" w:date="2023-10-25T18:15:00Z">
              <w:rPr>
                <w:rFonts w:ascii="Arial" w:eastAsia="Calibri" w:hAnsi="Arial" w:cs="Arial"/>
                <w:szCs w:val="24"/>
                <w:lang w:eastAsia="en-US"/>
              </w:rPr>
            </w:rPrChange>
          </w:rPr>
          <w:t>Vu la Loi n°2012-013 du 24 février 2012 relative aux établissements privés d’enseignement en république du Mali</w:t>
        </w:r>
      </w:ins>
    </w:p>
    <w:p w14:paraId="438D1E4A" w14:textId="77777777" w:rsidR="00D3265D" w:rsidRPr="007A4AFC" w:rsidRDefault="00D3265D" w:rsidP="00D3265D">
      <w:pPr>
        <w:spacing w:line="276" w:lineRule="auto"/>
        <w:rPr>
          <w:ins w:id="12358" w:author="Dr Mamadou SANOGO" w:date="2023-10-25T16:40:00Z"/>
          <w:rFonts w:ascii="Arial" w:eastAsia="Calibri" w:hAnsi="Arial" w:cs="Arial"/>
          <w:color w:val="000000" w:themeColor="text1"/>
          <w:szCs w:val="24"/>
          <w:lang w:eastAsia="en-US"/>
          <w:rPrChange w:id="12359" w:author="Dr Mamadou SANOGO" w:date="2023-10-25T18:15:00Z">
            <w:rPr>
              <w:ins w:id="12360" w:author="Dr Mamadou SANOGO" w:date="2023-10-25T16:40:00Z"/>
              <w:rFonts w:ascii="Arial" w:eastAsia="Calibri" w:hAnsi="Arial" w:cs="Arial"/>
              <w:szCs w:val="24"/>
              <w:lang w:eastAsia="en-US"/>
            </w:rPr>
          </w:rPrChange>
        </w:rPr>
      </w:pPr>
      <w:ins w:id="12361" w:author="Dr Mamadou SANOGO" w:date="2023-10-25T16:40:00Z">
        <w:r w:rsidRPr="007A4AFC">
          <w:rPr>
            <w:rFonts w:ascii="Arial" w:eastAsia="Calibri" w:hAnsi="Arial" w:cs="Arial"/>
            <w:color w:val="000000" w:themeColor="text1"/>
            <w:szCs w:val="24"/>
            <w:lang w:eastAsia="en-US"/>
            <w:rPrChange w:id="12362" w:author="Dr Mamadou SANOGO" w:date="2023-10-25T18:15:00Z">
              <w:rPr>
                <w:rFonts w:ascii="Arial" w:eastAsia="Calibri" w:hAnsi="Arial" w:cs="Arial"/>
                <w:szCs w:val="24"/>
                <w:lang w:eastAsia="en-US"/>
              </w:rPr>
            </w:rPrChange>
          </w:rPr>
          <w:t>Vu la Décision n° 2014-0000714/MERSRS-SG du 25 juin 2014 autorisant la création de l’école privée de santé Félix Houphouët Boigny</w:t>
        </w:r>
      </w:ins>
    </w:p>
    <w:p w14:paraId="17CFCC89" w14:textId="77777777" w:rsidR="00D3265D" w:rsidRPr="007A4AFC" w:rsidRDefault="00D3265D" w:rsidP="00D3265D">
      <w:pPr>
        <w:spacing w:line="276" w:lineRule="auto"/>
        <w:rPr>
          <w:ins w:id="12363" w:author="Dr Mamadou SANOGO" w:date="2023-10-25T16:40:00Z"/>
          <w:rFonts w:ascii="Arial" w:eastAsia="Calibri" w:hAnsi="Arial" w:cs="Arial"/>
          <w:color w:val="000000" w:themeColor="text1"/>
          <w:szCs w:val="24"/>
          <w:lang w:eastAsia="en-US"/>
          <w:rPrChange w:id="12364" w:author="Dr Mamadou SANOGO" w:date="2023-10-25T18:15:00Z">
            <w:rPr>
              <w:ins w:id="12365" w:author="Dr Mamadou SANOGO" w:date="2023-10-25T16:40:00Z"/>
              <w:rFonts w:ascii="Arial" w:eastAsia="Calibri" w:hAnsi="Arial" w:cs="Arial"/>
              <w:szCs w:val="24"/>
              <w:lang w:eastAsia="en-US"/>
            </w:rPr>
          </w:rPrChange>
        </w:rPr>
      </w:pPr>
      <w:ins w:id="12366" w:author="Dr Mamadou SANOGO" w:date="2023-10-25T16:40:00Z">
        <w:r w:rsidRPr="007A4AFC">
          <w:rPr>
            <w:rFonts w:ascii="Arial" w:eastAsia="Calibri" w:hAnsi="Arial" w:cs="Arial"/>
            <w:color w:val="000000" w:themeColor="text1"/>
            <w:szCs w:val="24"/>
            <w:lang w:eastAsia="en-US"/>
            <w:rPrChange w:id="12367" w:author="Dr Mamadou SANOGO" w:date="2023-10-25T18:15:00Z">
              <w:rPr>
                <w:rFonts w:ascii="Arial" w:eastAsia="Calibri" w:hAnsi="Arial" w:cs="Arial"/>
                <w:szCs w:val="24"/>
                <w:lang w:eastAsia="en-US"/>
              </w:rPr>
            </w:rPrChange>
          </w:rPr>
          <w:t xml:space="preserve">Vu l’Arrêté 1167/MEN-SG du 17 Avril 2019 autorisant l’ouverture de l’école privée de santé Félix Houphouët Boigny. </w:t>
        </w:r>
      </w:ins>
    </w:p>
    <w:p w14:paraId="19E65A78" w14:textId="77777777" w:rsidR="00D3265D" w:rsidRPr="007A4AFC" w:rsidRDefault="00D3265D" w:rsidP="00D3265D">
      <w:pPr>
        <w:spacing w:line="276" w:lineRule="auto"/>
        <w:rPr>
          <w:ins w:id="12368" w:author="Dr Mamadou SANOGO" w:date="2023-10-25T16:40:00Z"/>
          <w:rFonts w:ascii="Arial" w:eastAsia="Calibri" w:hAnsi="Arial" w:cs="Arial"/>
          <w:color w:val="000000" w:themeColor="text1"/>
          <w:szCs w:val="24"/>
          <w:lang w:eastAsia="en-US"/>
          <w:rPrChange w:id="12369" w:author="Dr Mamadou SANOGO" w:date="2023-10-25T18:15:00Z">
            <w:rPr>
              <w:ins w:id="12370" w:author="Dr Mamadou SANOGO" w:date="2023-10-25T16:40:00Z"/>
              <w:rFonts w:ascii="Arial" w:eastAsia="Calibri" w:hAnsi="Arial" w:cs="Arial"/>
              <w:szCs w:val="24"/>
              <w:lang w:eastAsia="en-US"/>
            </w:rPr>
          </w:rPrChange>
        </w:rPr>
      </w:pPr>
      <w:ins w:id="12371" w:author="Dr Mamadou SANOGO" w:date="2023-10-25T16:40:00Z">
        <w:r w:rsidRPr="007A4AFC">
          <w:rPr>
            <w:rFonts w:ascii="Arial" w:eastAsia="Calibri" w:hAnsi="Arial" w:cs="Arial"/>
            <w:color w:val="000000" w:themeColor="text1"/>
            <w:szCs w:val="24"/>
            <w:lang w:eastAsia="en-US"/>
            <w:rPrChange w:id="12372" w:author="Dr Mamadou SANOGO" w:date="2023-10-25T18:15:00Z">
              <w:rPr>
                <w:rFonts w:ascii="Arial" w:eastAsia="Calibri" w:hAnsi="Arial" w:cs="Arial"/>
                <w:szCs w:val="24"/>
                <w:lang w:eastAsia="en-US"/>
              </w:rPr>
            </w:rPrChange>
          </w:rPr>
          <w:t xml:space="preserve">  </w:t>
        </w:r>
      </w:ins>
    </w:p>
    <w:p w14:paraId="12ED59A4" w14:textId="28865769" w:rsidR="00D3265D" w:rsidRPr="006778CD" w:rsidRDefault="00D3265D">
      <w:pPr>
        <w:spacing w:line="276" w:lineRule="auto"/>
        <w:jc w:val="center"/>
        <w:rPr>
          <w:ins w:id="12373" w:author="Dr Mamadou SANOGO" w:date="2023-10-25T16:40:00Z"/>
          <w:rFonts w:ascii="Arial" w:eastAsia="Calibri" w:hAnsi="Arial" w:cs="Arial"/>
          <w:b/>
          <w:bCs/>
          <w:color w:val="000000" w:themeColor="text1"/>
          <w:szCs w:val="24"/>
          <w:lang w:eastAsia="en-US"/>
          <w:rPrChange w:id="12374" w:author="Dr Mamadou SANOGO" w:date="2023-10-27T14:05:00Z">
            <w:rPr>
              <w:ins w:id="12375" w:author="Dr Mamadou SANOGO" w:date="2023-10-25T16:40:00Z"/>
              <w:rFonts w:ascii="Arial" w:eastAsia="Calibri" w:hAnsi="Arial" w:cs="Arial"/>
              <w:sz w:val="20"/>
              <w:szCs w:val="20"/>
              <w:lang w:eastAsia="en-US"/>
            </w:rPr>
          </w:rPrChange>
        </w:rPr>
        <w:pPrChange w:id="12376" w:author="Dr Mamadou SANOGO" w:date="2023-10-27T14:05:00Z">
          <w:pPr>
            <w:spacing w:line="276" w:lineRule="auto"/>
          </w:pPr>
        </w:pPrChange>
      </w:pPr>
      <w:ins w:id="12377" w:author="Dr Mamadou SANOGO" w:date="2023-10-25T16:40:00Z">
        <w:r w:rsidRPr="007A4AFC">
          <w:rPr>
            <w:rFonts w:ascii="Arial" w:eastAsia="Calibri" w:hAnsi="Arial" w:cs="Arial"/>
            <w:b/>
            <w:bCs/>
            <w:color w:val="000000" w:themeColor="text1"/>
            <w:szCs w:val="24"/>
            <w:lang w:eastAsia="en-US"/>
            <w:rPrChange w:id="12378" w:author="Dr Mamadou SANOGO" w:date="2023-10-25T18:15:00Z">
              <w:rPr>
                <w:rFonts w:ascii="Arial" w:eastAsia="Calibri" w:hAnsi="Arial" w:cs="Arial"/>
                <w:b/>
                <w:bCs/>
                <w:szCs w:val="24"/>
                <w:lang w:eastAsia="en-US"/>
              </w:rPr>
            </w:rPrChange>
          </w:rPr>
          <w:t>DECIDE</w:t>
        </w:r>
      </w:ins>
    </w:p>
    <w:p w14:paraId="3694A08D" w14:textId="77777777" w:rsidR="00D3265D" w:rsidRPr="007A4AFC" w:rsidRDefault="00D3265D" w:rsidP="00D3265D">
      <w:pPr>
        <w:spacing w:line="276" w:lineRule="auto"/>
        <w:rPr>
          <w:ins w:id="12379" w:author="Dr Mamadou SANOGO" w:date="2023-10-25T16:40:00Z"/>
          <w:rFonts w:ascii="Arial" w:eastAsia="Calibri" w:hAnsi="Arial" w:cs="Arial"/>
          <w:color w:val="000000" w:themeColor="text1"/>
          <w:szCs w:val="24"/>
          <w:lang w:eastAsia="en-US"/>
          <w:rPrChange w:id="12380" w:author="Dr Mamadou SANOGO" w:date="2023-10-25T18:15:00Z">
            <w:rPr>
              <w:ins w:id="12381" w:author="Dr Mamadou SANOGO" w:date="2023-10-25T16:40:00Z"/>
              <w:rFonts w:ascii="Arial" w:eastAsia="Calibri" w:hAnsi="Arial" w:cs="Arial"/>
              <w:szCs w:val="24"/>
              <w:lang w:eastAsia="en-US"/>
            </w:rPr>
          </w:rPrChange>
        </w:rPr>
      </w:pPr>
      <w:ins w:id="12382" w:author="Dr Mamadou SANOGO" w:date="2023-10-25T16:40:00Z">
        <w:r w:rsidRPr="007A4AFC">
          <w:rPr>
            <w:rFonts w:ascii="Arial" w:eastAsia="Calibri" w:hAnsi="Arial" w:cs="Arial"/>
            <w:b/>
            <w:bCs/>
            <w:color w:val="000000" w:themeColor="text1"/>
            <w:szCs w:val="24"/>
            <w:lang w:eastAsia="en-US"/>
            <w:rPrChange w:id="12383" w:author="Dr Mamadou SANOGO" w:date="2023-10-25T18:15:00Z">
              <w:rPr>
                <w:rFonts w:ascii="Arial" w:eastAsia="Calibri" w:hAnsi="Arial" w:cs="Arial"/>
                <w:b/>
                <w:bCs/>
                <w:szCs w:val="24"/>
                <w:lang w:eastAsia="en-US"/>
              </w:rPr>
            </w:rPrChange>
          </w:rPr>
          <w:t>Article 1</w:t>
        </w:r>
        <w:r w:rsidRPr="007A4AFC">
          <w:rPr>
            <w:rFonts w:ascii="Arial" w:eastAsia="Calibri" w:hAnsi="Arial" w:cs="Arial"/>
            <w:color w:val="000000" w:themeColor="text1"/>
            <w:szCs w:val="24"/>
            <w:lang w:eastAsia="en-US"/>
            <w:rPrChange w:id="12384" w:author="Dr Mamadou SANOGO" w:date="2023-10-25T18:15:00Z">
              <w:rPr>
                <w:rFonts w:ascii="Arial" w:eastAsia="Calibri" w:hAnsi="Arial" w:cs="Arial"/>
                <w:szCs w:val="24"/>
                <w:lang w:eastAsia="en-US"/>
              </w:rPr>
            </w:rPrChange>
          </w:rPr>
          <w:t> : sont nommés responsables Administratifs, les personnes dont les noms suivent </w:t>
        </w:r>
      </w:ins>
    </w:p>
    <w:p w14:paraId="7EE00EFF" w14:textId="77777777" w:rsidR="00D3265D" w:rsidRPr="007A4AFC" w:rsidRDefault="00D3265D" w:rsidP="00D3265D">
      <w:pPr>
        <w:spacing w:line="276" w:lineRule="auto"/>
        <w:rPr>
          <w:ins w:id="12385" w:author="Dr Mamadou SANOGO" w:date="2023-10-25T16:40:00Z"/>
          <w:rFonts w:ascii="Arial" w:eastAsia="Calibri" w:hAnsi="Arial" w:cs="Arial"/>
          <w:color w:val="000000" w:themeColor="text1"/>
          <w:szCs w:val="24"/>
          <w:lang w:eastAsia="en-US"/>
          <w:rPrChange w:id="12386" w:author="Dr Mamadou SANOGO" w:date="2023-10-25T18:15:00Z">
            <w:rPr>
              <w:ins w:id="12387" w:author="Dr Mamadou SANOGO" w:date="2023-10-25T16:40:00Z"/>
              <w:rFonts w:ascii="Arial" w:eastAsia="Calibri" w:hAnsi="Arial" w:cs="Arial"/>
              <w:szCs w:val="24"/>
              <w:lang w:eastAsia="en-US"/>
            </w:rPr>
          </w:rPrChange>
        </w:rPr>
      </w:pPr>
      <w:ins w:id="12388" w:author="Dr Mamadou SANOGO" w:date="2023-10-25T16:40:00Z">
        <w:r w:rsidRPr="007A4AFC">
          <w:rPr>
            <w:rFonts w:ascii="Arial" w:eastAsia="Calibri" w:hAnsi="Arial" w:cs="Arial"/>
            <w:color w:val="000000" w:themeColor="text1"/>
            <w:szCs w:val="24"/>
            <w:lang w:eastAsia="en-US"/>
            <w:rPrChange w:id="12389" w:author="Dr Mamadou SANOGO" w:date="2023-10-25T18:15:00Z">
              <w:rPr>
                <w:rFonts w:ascii="Arial" w:eastAsia="Calibri" w:hAnsi="Arial" w:cs="Arial"/>
                <w:szCs w:val="24"/>
                <w:lang w:eastAsia="en-US"/>
              </w:rPr>
            </w:rPrChange>
          </w:rPr>
          <w:t>-Directeur General : M. Mamadou SANOGO</w:t>
        </w:r>
      </w:ins>
    </w:p>
    <w:p w14:paraId="74AC3B4E" w14:textId="77777777" w:rsidR="00D3265D" w:rsidRPr="007A4AFC" w:rsidRDefault="00D3265D" w:rsidP="00D3265D">
      <w:pPr>
        <w:spacing w:line="276" w:lineRule="auto"/>
        <w:rPr>
          <w:ins w:id="12390" w:author="Dr Mamadou SANOGO" w:date="2023-10-25T16:40:00Z"/>
          <w:rFonts w:ascii="Arial" w:eastAsia="Calibri" w:hAnsi="Arial" w:cs="Arial"/>
          <w:color w:val="000000" w:themeColor="text1"/>
          <w:szCs w:val="24"/>
          <w:lang w:eastAsia="en-US"/>
          <w:rPrChange w:id="12391" w:author="Dr Mamadou SANOGO" w:date="2023-10-25T18:15:00Z">
            <w:rPr>
              <w:ins w:id="12392" w:author="Dr Mamadou SANOGO" w:date="2023-10-25T16:40:00Z"/>
              <w:rFonts w:ascii="Arial" w:eastAsia="Calibri" w:hAnsi="Arial" w:cs="Arial"/>
              <w:szCs w:val="24"/>
              <w:lang w:eastAsia="en-US"/>
            </w:rPr>
          </w:rPrChange>
        </w:rPr>
      </w:pPr>
      <w:ins w:id="12393" w:author="Dr Mamadou SANOGO" w:date="2023-10-25T16:40:00Z">
        <w:r w:rsidRPr="007A4AFC">
          <w:rPr>
            <w:rFonts w:ascii="Arial" w:eastAsia="Calibri" w:hAnsi="Arial" w:cs="Arial"/>
            <w:color w:val="000000" w:themeColor="text1"/>
            <w:szCs w:val="24"/>
            <w:lang w:eastAsia="en-US"/>
            <w:rPrChange w:id="12394" w:author="Dr Mamadou SANOGO" w:date="2023-10-25T18:15:00Z">
              <w:rPr>
                <w:rFonts w:ascii="Arial" w:eastAsia="Calibri" w:hAnsi="Arial" w:cs="Arial"/>
                <w:szCs w:val="24"/>
                <w:lang w:eastAsia="en-US"/>
              </w:rPr>
            </w:rPrChange>
          </w:rPr>
          <w:t xml:space="preserve">-Secrétaire : Mme </w:t>
        </w:r>
        <w:proofErr w:type="spellStart"/>
        <w:r w:rsidRPr="007A4AFC">
          <w:rPr>
            <w:rFonts w:ascii="Arial" w:eastAsia="Calibri" w:hAnsi="Arial" w:cs="Arial"/>
            <w:color w:val="000000" w:themeColor="text1"/>
            <w:szCs w:val="24"/>
            <w:lang w:eastAsia="en-US"/>
            <w:rPrChange w:id="12395" w:author="Dr Mamadou SANOGO" w:date="2023-10-25T18:15:00Z">
              <w:rPr>
                <w:rFonts w:ascii="Arial" w:eastAsia="Calibri" w:hAnsi="Arial" w:cs="Arial"/>
                <w:szCs w:val="24"/>
                <w:lang w:eastAsia="en-US"/>
              </w:rPr>
            </w:rPrChange>
          </w:rPr>
          <w:t>Kadidja</w:t>
        </w:r>
        <w:proofErr w:type="spellEnd"/>
        <w:r w:rsidRPr="007A4AFC">
          <w:rPr>
            <w:rFonts w:ascii="Arial" w:eastAsia="Calibri" w:hAnsi="Arial" w:cs="Arial"/>
            <w:color w:val="000000" w:themeColor="text1"/>
            <w:szCs w:val="24"/>
            <w:lang w:eastAsia="en-US"/>
            <w:rPrChange w:id="12396" w:author="Dr Mamadou SANOGO" w:date="2023-10-25T18:15:00Z">
              <w:rPr>
                <w:rFonts w:ascii="Arial" w:eastAsia="Calibri" w:hAnsi="Arial" w:cs="Arial"/>
                <w:szCs w:val="24"/>
                <w:lang w:eastAsia="en-US"/>
              </w:rPr>
            </w:rPrChange>
          </w:rPr>
          <w:t xml:space="preserve"> SAMAKE</w:t>
        </w:r>
      </w:ins>
    </w:p>
    <w:p w14:paraId="0E6C041E" w14:textId="77777777" w:rsidR="00D3265D" w:rsidRPr="007A4AFC" w:rsidRDefault="00D3265D" w:rsidP="00D3265D">
      <w:pPr>
        <w:spacing w:line="276" w:lineRule="auto"/>
        <w:rPr>
          <w:ins w:id="12397" w:author="Dr Mamadou SANOGO" w:date="2023-10-25T16:40:00Z"/>
          <w:rFonts w:ascii="Arial" w:eastAsia="Calibri" w:hAnsi="Arial" w:cs="Arial"/>
          <w:color w:val="000000" w:themeColor="text1"/>
          <w:szCs w:val="24"/>
          <w:lang w:eastAsia="en-US"/>
          <w:rPrChange w:id="12398" w:author="Dr Mamadou SANOGO" w:date="2023-10-25T18:15:00Z">
            <w:rPr>
              <w:ins w:id="12399" w:author="Dr Mamadou SANOGO" w:date="2023-10-25T16:40:00Z"/>
              <w:rFonts w:ascii="Arial" w:eastAsia="Calibri" w:hAnsi="Arial" w:cs="Arial"/>
              <w:szCs w:val="24"/>
              <w:lang w:eastAsia="en-US"/>
            </w:rPr>
          </w:rPrChange>
        </w:rPr>
      </w:pPr>
      <w:ins w:id="12400" w:author="Dr Mamadou SANOGO" w:date="2023-10-25T16:40:00Z">
        <w:r w:rsidRPr="007A4AFC">
          <w:rPr>
            <w:rFonts w:ascii="Arial" w:eastAsia="Calibri" w:hAnsi="Arial" w:cs="Arial"/>
            <w:color w:val="000000" w:themeColor="text1"/>
            <w:szCs w:val="24"/>
            <w:lang w:eastAsia="en-US"/>
            <w:rPrChange w:id="12401" w:author="Dr Mamadou SANOGO" w:date="2023-10-25T18:15:00Z">
              <w:rPr>
                <w:rFonts w:ascii="Arial" w:eastAsia="Calibri" w:hAnsi="Arial" w:cs="Arial"/>
                <w:szCs w:val="24"/>
                <w:lang w:eastAsia="en-US"/>
              </w:rPr>
            </w:rPrChange>
          </w:rPr>
          <w:t>-Comptable : Mme Rokiatou DEMBELE</w:t>
        </w:r>
      </w:ins>
    </w:p>
    <w:p w14:paraId="60E6B236" w14:textId="77777777" w:rsidR="00D3265D" w:rsidRPr="007A4AFC" w:rsidRDefault="00D3265D" w:rsidP="00D3265D">
      <w:pPr>
        <w:spacing w:line="276" w:lineRule="auto"/>
        <w:rPr>
          <w:ins w:id="12402" w:author="Dr Mamadou SANOGO" w:date="2023-10-25T16:40:00Z"/>
          <w:rFonts w:ascii="Arial" w:eastAsia="Calibri" w:hAnsi="Arial" w:cs="Arial"/>
          <w:color w:val="000000" w:themeColor="text1"/>
          <w:szCs w:val="24"/>
          <w:lang w:eastAsia="en-US"/>
          <w:rPrChange w:id="12403" w:author="Dr Mamadou SANOGO" w:date="2023-10-25T18:15:00Z">
            <w:rPr>
              <w:ins w:id="12404" w:author="Dr Mamadou SANOGO" w:date="2023-10-25T16:40:00Z"/>
              <w:rFonts w:ascii="Arial" w:eastAsia="Calibri" w:hAnsi="Arial" w:cs="Arial"/>
              <w:szCs w:val="24"/>
              <w:lang w:eastAsia="en-US"/>
            </w:rPr>
          </w:rPrChange>
        </w:rPr>
      </w:pPr>
      <w:ins w:id="12405" w:author="Dr Mamadou SANOGO" w:date="2023-10-25T16:40:00Z">
        <w:r w:rsidRPr="007A4AFC">
          <w:rPr>
            <w:rFonts w:ascii="Arial" w:eastAsia="Calibri" w:hAnsi="Arial" w:cs="Arial"/>
            <w:color w:val="000000" w:themeColor="text1"/>
            <w:szCs w:val="24"/>
            <w:lang w:eastAsia="en-US"/>
            <w:rPrChange w:id="12406" w:author="Dr Mamadou SANOGO" w:date="2023-10-25T18:15:00Z">
              <w:rPr>
                <w:rFonts w:ascii="Arial" w:eastAsia="Calibri" w:hAnsi="Arial" w:cs="Arial"/>
                <w:szCs w:val="24"/>
                <w:lang w:eastAsia="en-US"/>
              </w:rPr>
            </w:rPrChange>
          </w:rPr>
          <w:t>-Directeur des Etudes : M. Adama KONE</w:t>
        </w:r>
      </w:ins>
    </w:p>
    <w:p w14:paraId="0D4FAE1E" w14:textId="77777777" w:rsidR="00D3265D" w:rsidRPr="007A4AFC" w:rsidRDefault="00D3265D" w:rsidP="00D3265D">
      <w:pPr>
        <w:spacing w:line="276" w:lineRule="auto"/>
        <w:rPr>
          <w:ins w:id="12407" w:author="Dr Mamadou SANOGO" w:date="2023-10-25T16:40:00Z"/>
          <w:rFonts w:ascii="Arial" w:eastAsia="Calibri" w:hAnsi="Arial" w:cs="Arial"/>
          <w:color w:val="000000" w:themeColor="text1"/>
          <w:szCs w:val="24"/>
          <w:lang w:eastAsia="en-US"/>
          <w:rPrChange w:id="12408" w:author="Dr Mamadou SANOGO" w:date="2023-10-25T18:15:00Z">
            <w:rPr>
              <w:ins w:id="12409" w:author="Dr Mamadou SANOGO" w:date="2023-10-25T16:40:00Z"/>
              <w:rFonts w:ascii="Arial" w:eastAsia="Calibri" w:hAnsi="Arial" w:cs="Arial"/>
              <w:szCs w:val="24"/>
              <w:lang w:eastAsia="en-US"/>
            </w:rPr>
          </w:rPrChange>
        </w:rPr>
      </w:pPr>
      <w:ins w:id="12410" w:author="Dr Mamadou SANOGO" w:date="2023-10-25T16:40:00Z">
        <w:r w:rsidRPr="007A4AFC">
          <w:rPr>
            <w:rFonts w:ascii="Arial" w:eastAsia="Calibri" w:hAnsi="Arial" w:cs="Arial"/>
            <w:color w:val="000000" w:themeColor="text1"/>
            <w:szCs w:val="24"/>
            <w:lang w:eastAsia="en-US"/>
            <w:rPrChange w:id="12411" w:author="Dr Mamadou SANOGO" w:date="2023-10-25T18:15:00Z">
              <w:rPr>
                <w:rFonts w:ascii="Arial" w:eastAsia="Calibri" w:hAnsi="Arial" w:cs="Arial"/>
                <w:szCs w:val="24"/>
                <w:lang w:eastAsia="en-US"/>
              </w:rPr>
            </w:rPrChange>
          </w:rPr>
          <w:t xml:space="preserve"> </w:t>
        </w:r>
      </w:ins>
    </w:p>
    <w:p w14:paraId="44D768F9" w14:textId="77777777" w:rsidR="00D3265D" w:rsidRPr="007A4AFC" w:rsidRDefault="00D3265D" w:rsidP="00D3265D">
      <w:pPr>
        <w:spacing w:line="276" w:lineRule="auto"/>
        <w:rPr>
          <w:ins w:id="12412" w:author="Dr Mamadou SANOGO" w:date="2023-10-25T16:40:00Z"/>
          <w:rFonts w:ascii="Arial" w:eastAsia="Calibri" w:hAnsi="Arial" w:cs="Arial"/>
          <w:color w:val="000000" w:themeColor="text1"/>
          <w:szCs w:val="24"/>
          <w:lang w:eastAsia="en-US"/>
          <w:rPrChange w:id="12413" w:author="Dr Mamadou SANOGO" w:date="2023-10-25T18:15:00Z">
            <w:rPr>
              <w:ins w:id="12414" w:author="Dr Mamadou SANOGO" w:date="2023-10-25T16:40:00Z"/>
              <w:rFonts w:ascii="Arial" w:eastAsia="Calibri" w:hAnsi="Arial" w:cs="Arial"/>
              <w:szCs w:val="24"/>
              <w:lang w:eastAsia="en-US"/>
            </w:rPr>
          </w:rPrChange>
        </w:rPr>
      </w:pPr>
      <w:ins w:id="12415" w:author="Dr Mamadou SANOGO" w:date="2023-10-25T16:40:00Z">
        <w:r w:rsidRPr="007A4AFC">
          <w:rPr>
            <w:rFonts w:ascii="Arial" w:eastAsia="Calibri" w:hAnsi="Arial" w:cs="Arial"/>
            <w:b/>
            <w:bCs/>
            <w:color w:val="000000" w:themeColor="text1"/>
            <w:szCs w:val="24"/>
            <w:lang w:eastAsia="en-US"/>
            <w:rPrChange w:id="12416" w:author="Dr Mamadou SANOGO" w:date="2023-10-25T18:15:00Z">
              <w:rPr>
                <w:rFonts w:ascii="Arial" w:eastAsia="Calibri" w:hAnsi="Arial" w:cs="Arial"/>
                <w:b/>
                <w:bCs/>
                <w:szCs w:val="24"/>
                <w:lang w:eastAsia="en-US"/>
              </w:rPr>
            </w:rPrChange>
          </w:rPr>
          <w:t>Article 2 :</w:t>
        </w:r>
        <w:r w:rsidRPr="007A4AFC">
          <w:rPr>
            <w:rFonts w:ascii="Arial" w:eastAsia="Calibri" w:hAnsi="Arial" w:cs="Arial"/>
            <w:color w:val="000000" w:themeColor="text1"/>
            <w:szCs w:val="24"/>
            <w:lang w:eastAsia="en-US"/>
            <w:rPrChange w:id="12417" w:author="Dr Mamadou SANOGO" w:date="2023-10-25T18:15:00Z">
              <w:rPr>
                <w:rFonts w:ascii="Arial" w:eastAsia="Calibri" w:hAnsi="Arial" w:cs="Arial"/>
                <w:szCs w:val="24"/>
                <w:lang w:eastAsia="en-US"/>
              </w:rPr>
            </w:rPrChange>
          </w:rPr>
          <w:t xml:space="preserve"> sont nommés responsables pédagogiques, les personnes dont les noms suivent </w:t>
        </w:r>
      </w:ins>
    </w:p>
    <w:p w14:paraId="16E2FB84" w14:textId="77777777" w:rsidR="00D3265D" w:rsidRPr="007A4AFC" w:rsidRDefault="00D3265D" w:rsidP="00D3265D">
      <w:pPr>
        <w:spacing w:line="276" w:lineRule="auto"/>
        <w:rPr>
          <w:ins w:id="12418" w:author="Dr Mamadou SANOGO" w:date="2023-10-25T16:40:00Z"/>
          <w:rFonts w:ascii="Arial" w:eastAsia="Calibri" w:hAnsi="Arial" w:cs="Arial"/>
          <w:color w:val="000000" w:themeColor="text1"/>
          <w:szCs w:val="24"/>
          <w:lang w:eastAsia="en-US"/>
          <w:rPrChange w:id="12419" w:author="Dr Mamadou SANOGO" w:date="2023-10-25T18:15:00Z">
            <w:rPr>
              <w:ins w:id="12420" w:author="Dr Mamadou SANOGO" w:date="2023-10-25T16:40:00Z"/>
              <w:rFonts w:ascii="Arial" w:eastAsia="Calibri" w:hAnsi="Arial" w:cs="Arial"/>
              <w:szCs w:val="24"/>
              <w:lang w:eastAsia="en-US"/>
            </w:rPr>
          </w:rPrChange>
        </w:rPr>
      </w:pPr>
      <w:ins w:id="12421" w:author="Dr Mamadou SANOGO" w:date="2023-10-25T16:40:00Z">
        <w:r w:rsidRPr="007A4AFC">
          <w:rPr>
            <w:rFonts w:ascii="Arial" w:eastAsia="Calibri" w:hAnsi="Arial" w:cs="Arial"/>
            <w:color w:val="000000" w:themeColor="text1"/>
            <w:szCs w:val="24"/>
            <w:lang w:eastAsia="en-US"/>
            <w:rPrChange w:id="12422" w:author="Dr Mamadou SANOGO" w:date="2023-10-25T18:15:00Z">
              <w:rPr>
                <w:rFonts w:ascii="Arial" w:eastAsia="Calibri" w:hAnsi="Arial" w:cs="Arial"/>
                <w:szCs w:val="24"/>
                <w:lang w:eastAsia="en-US"/>
              </w:rPr>
            </w:rPrChange>
          </w:rPr>
          <w:t>-Directeur des Etudes : M. Adama KONE</w:t>
        </w:r>
      </w:ins>
    </w:p>
    <w:p w14:paraId="1CD7AF60" w14:textId="77777777" w:rsidR="00D3265D" w:rsidRPr="007A4AFC" w:rsidRDefault="00D3265D" w:rsidP="00D3265D">
      <w:pPr>
        <w:spacing w:line="276" w:lineRule="auto"/>
        <w:rPr>
          <w:ins w:id="12423" w:author="Dr Mamadou SANOGO" w:date="2023-10-25T16:40:00Z"/>
          <w:rFonts w:ascii="Arial" w:eastAsia="Calibri" w:hAnsi="Arial" w:cs="Arial"/>
          <w:color w:val="000000" w:themeColor="text1"/>
          <w:szCs w:val="24"/>
          <w:lang w:eastAsia="en-US"/>
          <w:rPrChange w:id="12424" w:author="Dr Mamadou SANOGO" w:date="2023-10-25T18:15:00Z">
            <w:rPr>
              <w:ins w:id="12425" w:author="Dr Mamadou SANOGO" w:date="2023-10-25T16:40:00Z"/>
              <w:rFonts w:ascii="Arial" w:eastAsia="Calibri" w:hAnsi="Arial" w:cs="Arial"/>
              <w:szCs w:val="24"/>
              <w:lang w:eastAsia="en-US"/>
            </w:rPr>
          </w:rPrChange>
        </w:rPr>
      </w:pPr>
      <w:ins w:id="12426" w:author="Dr Mamadou SANOGO" w:date="2023-10-25T16:40:00Z">
        <w:r w:rsidRPr="007A4AFC">
          <w:rPr>
            <w:rFonts w:ascii="Arial" w:eastAsia="Calibri" w:hAnsi="Arial" w:cs="Arial"/>
            <w:color w:val="000000" w:themeColor="text1"/>
            <w:szCs w:val="24"/>
            <w:lang w:eastAsia="en-US"/>
            <w:rPrChange w:id="12427" w:author="Dr Mamadou SANOGO" w:date="2023-10-25T18:15:00Z">
              <w:rPr>
                <w:rFonts w:ascii="Arial" w:eastAsia="Calibri" w:hAnsi="Arial" w:cs="Arial"/>
                <w:szCs w:val="24"/>
                <w:lang w:eastAsia="en-US"/>
              </w:rPr>
            </w:rPrChange>
          </w:rPr>
          <w:t>-Surveillant General : M. Issa NIARE</w:t>
        </w:r>
      </w:ins>
    </w:p>
    <w:p w14:paraId="196FC71A" w14:textId="77777777" w:rsidR="00D3265D" w:rsidRPr="007A4AFC" w:rsidRDefault="00D3265D" w:rsidP="00D3265D">
      <w:pPr>
        <w:spacing w:line="276" w:lineRule="auto"/>
        <w:rPr>
          <w:ins w:id="12428" w:author="Dr Mamadou SANOGO" w:date="2023-10-25T16:40:00Z"/>
          <w:rFonts w:ascii="Arial" w:eastAsia="Calibri" w:hAnsi="Arial" w:cs="Arial"/>
          <w:color w:val="000000" w:themeColor="text1"/>
          <w:szCs w:val="24"/>
          <w:lang w:eastAsia="en-US"/>
          <w:rPrChange w:id="12429" w:author="Dr Mamadou SANOGO" w:date="2023-10-25T18:15:00Z">
            <w:rPr>
              <w:ins w:id="12430" w:author="Dr Mamadou SANOGO" w:date="2023-10-25T16:40:00Z"/>
              <w:rFonts w:ascii="Arial" w:eastAsia="Calibri" w:hAnsi="Arial" w:cs="Arial"/>
              <w:szCs w:val="24"/>
              <w:lang w:eastAsia="en-US"/>
            </w:rPr>
          </w:rPrChange>
        </w:rPr>
      </w:pPr>
      <w:ins w:id="12431" w:author="Dr Mamadou SANOGO" w:date="2023-10-25T16:40:00Z">
        <w:r w:rsidRPr="007A4AFC">
          <w:rPr>
            <w:rFonts w:ascii="Arial" w:eastAsia="Calibri" w:hAnsi="Arial" w:cs="Arial"/>
            <w:color w:val="000000" w:themeColor="text1"/>
            <w:szCs w:val="24"/>
            <w:lang w:eastAsia="en-US"/>
            <w:rPrChange w:id="12432" w:author="Dr Mamadou SANOGO" w:date="2023-10-25T18:15:00Z">
              <w:rPr>
                <w:rFonts w:ascii="Arial" w:eastAsia="Calibri" w:hAnsi="Arial" w:cs="Arial"/>
                <w:szCs w:val="24"/>
                <w:lang w:eastAsia="en-US"/>
              </w:rPr>
            </w:rPrChange>
          </w:rPr>
          <w:t xml:space="preserve">-Responsable département licence : M. Yacouba </w:t>
        </w:r>
        <w:proofErr w:type="spellStart"/>
        <w:r w:rsidRPr="007A4AFC">
          <w:rPr>
            <w:rFonts w:ascii="Arial" w:eastAsia="Calibri" w:hAnsi="Arial" w:cs="Arial"/>
            <w:color w:val="000000" w:themeColor="text1"/>
            <w:szCs w:val="24"/>
            <w:lang w:eastAsia="en-US"/>
            <w:rPrChange w:id="12433" w:author="Dr Mamadou SANOGO" w:date="2023-10-25T18:15:00Z">
              <w:rPr>
                <w:rFonts w:ascii="Arial" w:eastAsia="Calibri" w:hAnsi="Arial" w:cs="Arial"/>
                <w:szCs w:val="24"/>
                <w:lang w:eastAsia="en-US"/>
              </w:rPr>
            </w:rPrChange>
          </w:rPr>
          <w:t>Tionon</w:t>
        </w:r>
        <w:proofErr w:type="spellEnd"/>
        <w:r w:rsidRPr="007A4AFC">
          <w:rPr>
            <w:rFonts w:ascii="Arial" w:eastAsia="Calibri" w:hAnsi="Arial" w:cs="Arial"/>
            <w:color w:val="000000" w:themeColor="text1"/>
            <w:szCs w:val="24"/>
            <w:lang w:eastAsia="en-US"/>
            <w:rPrChange w:id="12434" w:author="Dr Mamadou SANOGO" w:date="2023-10-25T18:15:00Z">
              <w:rPr>
                <w:rFonts w:ascii="Arial" w:eastAsia="Calibri" w:hAnsi="Arial" w:cs="Arial"/>
                <w:szCs w:val="24"/>
                <w:lang w:eastAsia="en-US"/>
              </w:rPr>
            </w:rPrChange>
          </w:rPr>
          <w:t xml:space="preserve"> SANOGO</w:t>
        </w:r>
      </w:ins>
    </w:p>
    <w:p w14:paraId="7035E006" w14:textId="77777777" w:rsidR="00D3265D" w:rsidRPr="007A4AFC" w:rsidRDefault="00D3265D" w:rsidP="00D3265D">
      <w:pPr>
        <w:spacing w:line="276" w:lineRule="auto"/>
        <w:rPr>
          <w:ins w:id="12435" w:author="Dr Mamadou SANOGO" w:date="2023-10-25T16:40:00Z"/>
          <w:rFonts w:ascii="Arial" w:eastAsia="Calibri" w:hAnsi="Arial" w:cs="Arial"/>
          <w:color w:val="000000" w:themeColor="text1"/>
          <w:szCs w:val="24"/>
          <w:lang w:eastAsia="en-US"/>
          <w:rPrChange w:id="12436" w:author="Dr Mamadou SANOGO" w:date="2023-10-25T18:15:00Z">
            <w:rPr>
              <w:ins w:id="12437" w:author="Dr Mamadou SANOGO" w:date="2023-10-25T16:40:00Z"/>
              <w:rFonts w:ascii="Arial" w:eastAsia="Calibri" w:hAnsi="Arial" w:cs="Arial"/>
              <w:szCs w:val="24"/>
              <w:lang w:eastAsia="en-US"/>
            </w:rPr>
          </w:rPrChange>
        </w:rPr>
      </w:pPr>
      <w:ins w:id="12438" w:author="Dr Mamadou SANOGO" w:date="2023-10-25T16:40:00Z">
        <w:r w:rsidRPr="007A4AFC">
          <w:rPr>
            <w:rFonts w:ascii="Arial" w:eastAsia="Calibri" w:hAnsi="Arial" w:cs="Arial"/>
            <w:color w:val="000000" w:themeColor="text1"/>
            <w:szCs w:val="24"/>
            <w:lang w:eastAsia="en-US"/>
            <w:rPrChange w:id="12439" w:author="Dr Mamadou SANOGO" w:date="2023-10-25T18:15:00Z">
              <w:rPr>
                <w:rFonts w:ascii="Arial" w:eastAsia="Calibri" w:hAnsi="Arial" w:cs="Arial"/>
                <w:szCs w:val="24"/>
                <w:lang w:eastAsia="en-US"/>
              </w:rPr>
            </w:rPrChange>
          </w:rPr>
          <w:t>-Responsable département master : M. Moussa DOUMBIA</w:t>
        </w:r>
      </w:ins>
    </w:p>
    <w:p w14:paraId="5DE02D21" w14:textId="77777777" w:rsidR="00D3265D" w:rsidRPr="007A4AFC" w:rsidRDefault="00D3265D" w:rsidP="00D3265D">
      <w:pPr>
        <w:spacing w:line="276" w:lineRule="auto"/>
        <w:rPr>
          <w:ins w:id="12440" w:author="Dr Mamadou SANOGO" w:date="2023-10-25T16:40:00Z"/>
          <w:rFonts w:ascii="Arial" w:eastAsia="Calibri" w:hAnsi="Arial" w:cs="Arial"/>
          <w:color w:val="000000" w:themeColor="text1"/>
          <w:szCs w:val="24"/>
          <w:lang w:eastAsia="en-US"/>
          <w:rPrChange w:id="12441" w:author="Dr Mamadou SANOGO" w:date="2023-10-25T18:15:00Z">
            <w:rPr>
              <w:ins w:id="12442" w:author="Dr Mamadou SANOGO" w:date="2023-10-25T16:40:00Z"/>
              <w:rFonts w:ascii="Arial" w:eastAsia="Calibri" w:hAnsi="Arial" w:cs="Arial"/>
              <w:szCs w:val="24"/>
              <w:lang w:eastAsia="en-US"/>
            </w:rPr>
          </w:rPrChange>
        </w:rPr>
      </w:pPr>
      <w:ins w:id="12443" w:author="Dr Mamadou SANOGO" w:date="2023-10-25T16:40:00Z">
        <w:r w:rsidRPr="007A4AFC">
          <w:rPr>
            <w:rFonts w:ascii="Arial" w:eastAsia="Calibri" w:hAnsi="Arial" w:cs="Arial"/>
            <w:color w:val="000000" w:themeColor="text1"/>
            <w:szCs w:val="24"/>
            <w:lang w:eastAsia="en-US"/>
            <w:rPrChange w:id="12444" w:author="Dr Mamadou SANOGO" w:date="2023-10-25T18:15:00Z">
              <w:rPr>
                <w:rFonts w:ascii="Arial" w:eastAsia="Calibri" w:hAnsi="Arial" w:cs="Arial"/>
                <w:szCs w:val="24"/>
                <w:lang w:eastAsia="en-US"/>
              </w:rPr>
            </w:rPrChange>
          </w:rPr>
          <w:t>-Moniteurs : Mme Fatoumata DIABY, Mme Romaine SANGARE, Mme Kadiatou DIARRA</w:t>
        </w:r>
      </w:ins>
    </w:p>
    <w:p w14:paraId="7C303B01" w14:textId="77777777" w:rsidR="00D3265D" w:rsidRPr="007A4AFC" w:rsidRDefault="00D3265D" w:rsidP="00D3265D">
      <w:pPr>
        <w:spacing w:line="276" w:lineRule="auto"/>
        <w:rPr>
          <w:ins w:id="12445" w:author="Dr Mamadou SANOGO" w:date="2023-10-25T16:40:00Z"/>
          <w:rFonts w:ascii="Arial" w:eastAsia="Calibri" w:hAnsi="Arial" w:cs="Arial"/>
          <w:color w:val="000000" w:themeColor="text1"/>
          <w:szCs w:val="24"/>
          <w:lang w:eastAsia="en-US"/>
          <w:rPrChange w:id="12446" w:author="Dr Mamadou SANOGO" w:date="2023-10-25T18:15:00Z">
            <w:rPr>
              <w:ins w:id="12447" w:author="Dr Mamadou SANOGO" w:date="2023-10-25T16:40:00Z"/>
              <w:rFonts w:ascii="Arial" w:eastAsia="Calibri" w:hAnsi="Arial" w:cs="Arial"/>
              <w:szCs w:val="24"/>
              <w:lang w:eastAsia="en-US"/>
            </w:rPr>
          </w:rPrChange>
        </w:rPr>
      </w:pPr>
    </w:p>
    <w:p w14:paraId="61548468" w14:textId="77777777" w:rsidR="00D3265D" w:rsidRPr="007A4AFC" w:rsidRDefault="00D3265D" w:rsidP="00D3265D">
      <w:pPr>
        <w:spacing w:line="276" w:lineRule="auto"/>
        <w:rPr>
          <w:ins w:id="12448" w:author="Dr Mamadou SANOGO" w:date="2023-10-25T16:40:00Z"/>
          <w:rFonts w:ascii="Arial" w:eastAsia="Calibri" w:hAnsi="Arial" w:cs="Arial"/>
          <w:b/>
          <w:bCs/>
          <w:color w:val="000000" w:themeColor="text1"/>
          <w:u w:val="single"/>
          <w:lang w:eastAsia="en-US"/>
          <w:rPrChange w:id="12449" w:author="Dr Mamadou SANOGO" w:date="2023-10-25T18:15:00Z">
            <w:rPr>
              <w:ins w:id="12450" w:author="Dr Mamadou SANOGO" w:date="2023-10-25T16:40:00Z"/>
              <w:rFonts w:ascii="Arial" w:eastAsia="Calibri" w:hAnsi="Arial" w:cs="Arial"/>
              <w:b/>
              <w:bCs/>
              <w:u w:val="single"/>
              <w:lang w:eastAsia="en-US"/>
            </w:rPr>
          </w:rPrChange>
        </w:rPr>
      </w:pPr>
      <w:ins w:id="12451" w:author="Dr Mamadou SANOGO" w:date="2023-10-25T16:40:00Z">
        <w:r w:rsidRPr="007A4AFC">
          <w:rPr>
            <w:rFonts w:ascii="Arial" w:eastAsia="Calibri" w:hAnsi="Arial" w:cs="Arial"/>
            <w:b/>
            <w:bCs/>
            <w:color w:val="000000" w:themeColor="text1"/>
            <w:u w:val="single"/>
            <w:lang w:eastAsia="en-US"/>
            <w:rPrChange w:id="12452" w:author="Dr Mamadou SANOGO" w:date="2023-10-25T18:15:00Z">
              <w:rPr>
                <w:rFonts w:ascii="Arial" w:eastAsia="Calibri" w:hAnsi="Arial" w:cs="Arial"/>
                <w:b/>
                <w:bCs/>
                <w:u w:val="single"/>
                <w:lang w:eastAsia="en-US"/>
              </w:rPr>
            </w:rPrChange>
          </w:rPr>
          <w:t>AMPLIATIONS</w:t>
        </w:r>
      </w:ins>
    </w:p>
    <w:p w14:paraId="02686B1E" w14:textId="77777777" w:rsidR="00D3265D" w:rsidRPr="007A4AFC" w:rsidRDefault="00D3265D" w:rsidP="00D3265D">
      <w:pPr>
        <w:spacing w:line="276" w:lineRule="auto"/>
        <w:rPr>
          <w:ins w:id="12453" w:author="Dr Mamadou SANOGO" w:date="2023-10-25T16:40:00Z"/>
          <w:rFonts w:ascii="Arial" w:eastAsia="Calibri" w:hAnsi="Arial" w:cs="Arial"/>
          <w:color w:val="000000" w:themeColor="text1"/>
          <w:szCs w:val="24"/>
          <w:lang w:eastAsia="en-US"/>
          <w:rPrChange w:id="12454" w:author="Dr Mamadou SANOGO" w:date="2023-10-25T18:15:00Z">
            <w:rPr>
              <w:ins w:id="12455" w:author="Dr Mamadou SANOGO" w:date="2023-10-25T16:40:00Z"/>
              <w:rFonts w:ascii="Arial" w:eastAsia="Calibri" w:hAnsi="Arial" w:cs="Arial"/>
              <w:szCs w:val="24"/>
              <w:lang w:eastAsia="en-US"/>
            </w:rPr>
          </w:rPrChange>
        </w:rPr>
      </w:pPr>
      <w:ins w:id="12456" w:author="Dr Mamadou SANOGO" w:date="2023-10-25T16:40:00Z">
        <w:r w:rsidRPr="007A4AFC">
          <w:rPr>
            <w:rFonts w:ascii="Arial" w:eastAsia="Calibri" w:hAnsi="Arial" w:cs="Arial"/>
            <w:color w:val="000000" w:themeColor="text1"/>
            <w:szCs w:val="24"/>
            <w:lang w:eastAsia="en-US"/>
            <w:rPrChange w:id="12457" w:author="Dr Mamadou SANOGO" w:date="2023-10-25T18:15:00Z">
              <w:rPr>
                <w:rFonts w:ascii="Arial" w:eastAsia="Calibri" w:hAnsi="Arial" w:cs="Arial"/>
                <w:szCs w:val="24"/>
                <w:lang w:eastAsia="en-US"/>
              </w:rPr>
            </w:rPrChange>
          </w:rPr>
          <w:t>-Original---------------------------------01</w:t>
        </w:r>
      </w:ins>
    </w:p>
    <w:p w14:paraId="7AE20F7F" w14:textId="77777777" w:rsidR="00D3265D" w:rsidRPr="007A4AFC" w:rsidRDefault="00D3265D" w:rsidP="00D3265D">
      <w:pPr>
        <w:spacing w:line="276" w:lineRule="auto"/>
        <w:rPr>
          <w:ins w:id="12458" w:author="Dr Mamadou SANOGO" w:date="2023-10-25T16:40:00Z"/>
          <w:rFonts w:ascii="Arial" w:eastAsia="Calibri" w:hAnsi="Arial" w:cs="Arial"/>
          <w:color w:val="000000" w:themeColor="text1"/>
          <w:szCs w:val="24"/>
          <w:lang w:eastAsia="en-US"/>
          <w:rPrChange w:id="12459" w:author="Dr Mamadou SANOGO" w:date="2023-10-25T18:15:00Z">
            <w:rPr>
              <w:ins w:id="12460" w:author="Dr Mamadou SANOGO" w:date="2023-10-25T16:40:00Z"/>
              <w:rFonts w:ascii="Arial" w:eastAsia="Calibri" w:hAnsi="Arial" w:cs="Arial"/>
              <w:szCs w:val="24"/>
              <w:lang w:eastAsia="en-US"/>
            </w:rPr>
          </w:rPrChange>
        </w:rPr>
      </w:pPr>
      <w:ins w:id="12461" w:author="Dr Mamadou SANOGO" w:date="2023-10-25T16:40:00Z">
        <w:r w:rsidRPr="007A4AFC">
          <w:rPr>
            <w:rFonts w:ascii="Arial" w:eastAsia="Calibri" w:hAnsi="Arial" w:cs="Arial"/>
            <w:color w:val="000000" w:themeColor="text1"/>
            <w:szCs w:val="24"/>
            <w:lang w:eastAsia="en-US"/>
            <w:rPrChange w:id="12462" w:author="Dr Mamadou SANOGO" w:date="2023-10-25T18:15:00Z">
              <w:rPr>
                <w:rFonts w:ascii="Arial" w:eastAsia="Calibri" w:hAnsi="Arial" w:cs="Arial"/>
                <w:szCs w:val="24"/>
                <w:lang w:eastAsia="en-US"/>
              </w:rPr>
            </w:rPrChange>
          </w:rPr>
          <w:t>-Archives--------------------------------01</w:t>
        </w:r>
      </w:ins>
    </w:p>
    <w:p w14:paraId="4D7984C8" w14:textId="77777777" w:rsidR="00D3265D" w:rsidRPr="007A4AFC" w:rsidRDefault="00D3265D" w:rsidP="00D3265D">
      <w:pPr>
        <w:spacing w:line="276" w:lineRule="auto"/>
        <w:rPr>
          <w:ins w:id="12463" w:author="Dr Mamadou SANOGO" w:date="2023-10-25T16:40:00Z"/>
          <w:rFonts w:ascii="Arial" w:eastAsia="Calibri" w:hAnsi="Arial" w:cs="Arial"/>
          <w:color w:val="000000" w:themeColor="text1"/>
          <w:szCs w:val="24"/>
          <w:lang w:eastAsia="en-US"/>
          <w:rPrChange w:id="12464" w:author="Dr Mamadou SANOGO" w:date="2023-10-25T18:15:00Z">
            <w:rPr>
              <w:ins w:id="12465" w:author="Dr Mamadou SANOGO" w:date="2023-10-25T16:40:00Z"/>
              <w:rFonts w:ascii="Arial" w:eastAsia="Calibri" w:hAnsi="Arial" w:cs="Arial"/>
              <w:szCs w:val="24"/>
              <w:lang w:eastAsia="en-US"/>
            </w:rPr>
          </w:rPrChange>
        </w:rPr>
      </w:pPr>
      <w:ins w:id="12466" w:author="Dr Mamadou SANOGO" w:date="2023-10-25T16:40:00Z">
        <w:r w:rsidRPr="007A4AFC">
          <w:rPr>
            <w:rFonts w:ascii="Arial" w:eastAsia="Calibri" w:hAnsi="Arial" w:cs="Arial"/>
            <w:color w:val="000000" w:themeColor="text1"/>
            <w:szCs w:val="24"/>
            <w:lang w:eastAsia="en-US"/>
            <w:rPrChange w:id="12467" w:author="Dr Mamadou SANOGO" w:date="2023-10-25T18:15:00Z">
              <w:rPr>
                <w:rFonts w:ascii="Arial" w:eastAsia="Calibri" w:hAnsi="Arial" w:cs="Arial"/>
                <w:szCs w:val="24"/>
                <w:lang w:eastAsia="en-US"/>
              </w:rPr>
            </w:rPrChange>
          </w:rPr>
          <w:t>-Intéressés------------------------------11</w:t>
        </w:r>
      </w:ins>
    </w:p>
    <w:p w14:paraId="49E7D0FC" w14:textId="77777777" w:rsidR="00D3265D" w:rsidRPr="007A4AFC" w:rsidRDefault="00D3265D" w:rsidP="00D3265D">
      <w:pPr>
        <w:spacing w:line="240" w:lineRule="auto"/>
        <w:rPr>
          <w:ins w:id="12468" w:author="Dr Mamadou SANOGO" w:date="2023-10-25T16:40:00Z"/>
          <w:rFonts w:ascii="Arial" w:eastAsia="Calibri" w:hAnsi="Arial" w:cs="Arial"/>
          <w:color w:val="000000" w:themeColor="text1"/>
          <w:lang w:eastAsia="en-US"/>
          <w:rPrChange w:id="12469" w:author="Dr Mamadou SANOGO" w:date="2023-10-25T18:15:00Z">
            <w:rPr>
              <w:ins w:id="12470" w:author="Dr Mamadou SANOGO" w:date="2023-10-25T16:40:00Z"/>
              <w:rFonts w:ascii="Arial" w:eastAsia="Calibri" w:hAnsi="Arial" w:cs="Arial"/>
              <w:lang w:eastAsia="en-US"/>
            </w:rPr>
          </w:rPrChange>
        </w:rPr>
      </w:pPr>
    </w:p>
    <w:p w14:paraId="5D4935B4" w14:textId="77777777" w:rsidR="00D3265D" w:rsidRPr="007A4AFC" w:rsidRDefault="00D3265D" w:rsidP="00D3265D">
      <w:pPr>
        <w:spacing w:line="240" w:lineRule="auto"/>
        <w:jc w:val="right"/>
        <w:rPr>
          <w:ins w:id="12471" w:author="Dr Mamadou SANOGO" w:date="2023-10-25T16:40:00Z"/>
          <w:rFonts w:ascii="Arial" w:eastAsia="Calibri" w:hAnsi="Arial" w:cs="Arial"/>
          <w:color w:val="000000" w:themeColor="text1"/>
          <w:lang w:eastAsia="en-US"/>
          <w:rPrChange w:id="12472" w:author="Dr Mamadou SANOGO" w:date="2023-10-25T18:15:00Z">
            <w:rPr>
              <w:ins w:id="12473" w:author="Dr Mamadou SANOGO" w:date="2023-10-25T16:40:00Z"/>
              <w:rFonts w:ascii="Arial" w:eastAsia="Calibri" w:hAnsi="Arial" w:cs="Arial"/>
              <w:lang w:eastAsia="en-US"/>
            </w:rPr>
          </w:rPrChange>
        </w:rPr>
      </w:pPr>
      <w:ins w:id="12474" w:author="Dr Mamadou SANOGO" w:date="2023-10-25T16:40:00Z">
        <w:r w:rsidRPr="007A4AFC">
          <w:rPr>
            <w:rFonts w:ascii="Arial" w:eastAsia="Calibri" w:hAnsi="Arial" w:cs="Arial"/>
            <w:color w:val="000000" w:themeColor="text1"/>
            <w:szCs w:val="24"/>
            <w:lang w:eastAsia="en-US"/>
            <w:rPrChange w:id="12475"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2476"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2477" w:author="Dr Mamadou SANOGO" w:date="2023-10-25T18:15:00Z">
              <w:rPr>
                <w:rFonts w:ascii="Arial" w:eastAsia="Calibri" w:hAnsi="Arial" w:cs="Arial"/>
                <w:szCs w:val="24"/>
                <w:lang w:eastAsia="en-US"/>
              </w:rPr>
            </w:rPrChange>
          </w:rPr>
          <w:t xml:space="preserve"> septembre 2018</w:t>
        </w:r>
      </w:ins>
    </w:p>
    <w:p w14:paraId="521FA534" w14:textId="77777777" w:rsidR="00AD42F4" w:rsidRPr="007A4AFC" w:rsidRDefault="00AD42F4" w:rsidP="00D3265D">
      <w:pPr>
        <w:spacing w:line="240" w:lineRule="auto"/>
        <w:jc w:val="right"/>
        <w:rPr>
          <w:ins w:id="12478" w:author="Dr Mamadou SANOGO" w:date="2023-10-25T16:40:00Z"/>
          <w:rFonts w:ascii="Arial" w:eastAsia="Calibri" w:hAnsi="Arial" w:cs="Arial"/>
          <w:color w:val="000000" w:themeColor="text1"/>
          <w:lang w:eastAsia="en-US"/>
          <w:rPrChange w:id="12479" w:author="Dr Mamadou SANOGO" w:date="2023-10-25T18:15:00Z">
            <w:rPr>
              <w:ins w:id="12480" w:author="Dr Mamadou SANOGO" w:date="2023-10-25T16:40:00Z"/>
              <w:rFonts w:ascii="Arial" w:eastAsia="Calibri" w:hAnsi="Arial" w:cs="Arial"/>
              <w:lang w:eastAsia="en-US"/>
            </w:rPr>
          </w:rPrChange>
        </w:rPr>
      </w:pPr>
    </w:p>
    <w:p w14:paraId="579EA8AE" w14:textId="305C71FF" w:rsidR="006778CD" w:rsidRPr="00B43097" w:rsidRDefault="00D3265D">
      <w:pPr>
        <w:spacing w:line="240" w:lineRule="auto"/>
        <w:ind w:left="5664"/>
        <w:rPr>
          <w:ins w:id="12481" w:author="Dr Mamadou SANOGO" w:date="2023-10-27T14:05:00Z"/>
          <w:rFonts w:ascii="Arial" w:eastAsia="Calibri" w:hAnsi="Arial" w:cs="Arial"/>
          <w:b/>
          <w:bCs/>
          <w:color w:val="000000" w:themeColor="text1"/>
          <w:sz w:val="28"/>
          <w:szCs w:val="28"/>
          <w:lang w:eastAsia="en-US"/>
          <w:rPrChange w:id="12482" w:author="Dr Mamadou SANOGO" w:date="2023-10-27T23:50:00Z">
            <w:rPr>
              <w:ins w:id="12483" w:author="Dr Mamadou SANOGO" w:date="2023-10-27T14:05:00Z"/>
              <w:rFonts w:ascii="Arial" w:eastAsia="Calibri" w:hAnsi="Arial" w:cs="Arial"/>
              <w:b/>
              <w:bCs/>
              <w:color w:val="000000" w:themeColor="text1"/>
              <w:lang w:eastAsia="en-US"/>
            </w:rPr>
          </w:rPrChange>
        </w:rPr>
        <w:pPrChange w:id="12484" w:author="Dr Mamadou SANOGO" w:date="2023-10-27T23:50:00Z">
          <w:pPr>
            <w:spacing w:line="240" w:lineRule="auto"/>
          </w:pPr>
        </w:pPrChange>
      </w:pPr>
      <w:ins w:id="12485" w:author="Dr Mamadou SANOGO" w:date="2023-10-25T16:40:00Z">
        <w:r w:rsidRPr="007A4AFC">
          <w:rPr>
            <w:rFonts w:ascii="Arial" w:eastAsia="Calibri" w:hAnsi="Arial" w:cs="Arial"/>
            <w:b/>
            <w:bCs/>
            <w:color w:val="000000" w:themeColor="text1"/>
            <w:sz w:val="28"/>
            <w:szCs w:val="28"/>
            <w:lang w:eastAsia="en-US"/>
            <w:rPrChange w:id="12486" w:author="Dr Mamadou SANOGO" w:date="2023-10-25T18:15:00Z">
              <w:rPr>
                <w:rFonts w:ascii="Arial" w:eastAsia="Calibri" w:hAnsi="Arial" w:cs="Arial"/>
                <w:b/>
                <w:bCs/>
                <w:sz w:val="28"/>
                <w:szCs w:val="28"/>
                <w:lang w:eastAsia="en-US"/>
              </w:rPr>
            </w:rPrChange>
          </w:rPr>
          <w:t xml:space="preserve">       Directeur Général</w:t>
        </w:r>
      </w:ins>
    </w:p>
    <w:p w14:paraId="44936226" w14:textId="25C729E0" w:rsidR="006778CD" w:rsidRDefault="006778CD" w:rsidP="00AD42F4">
      <w:pPr>
        <w:spacing w:line="240" w:lineRule="auto"/>
        <w:rPr>
          <w:ins w:id="12487" w:author="Dr Mamadou SANOGO" w:date="2023-10-27T14:05:00Z"/>
          <w:rFonts w:ascii="Arial" w:eastAsia="Calibri" w:hAnsi="Arial" w:cs="Arial"/>
          <w:b/>
          <w:bCs/>
          <w:color w:val="000000" w:themeColor="text1"/>
          <w:lang w:eastAsia="en-US"/>
        </w:rPr>
      </w:pPr>
    </w:p>
    <w:p w14:paraId="649E3816" w14:textId="7C5C6650" w:rsidR="006778CD" w:rsidRDefault="006778CD" w:rsidP="00AD42F4">
      <w:pPr>
        <w:spacing w:line="240" w:lineRule="auto"/>
        <w:rPr>
          <w:ins w:id="12488" w:author="Dr Mamadou SANOGO" w:date="2023-10-27T14:05:00Z"/>
          <w:rFonts w:ascii="Arial" w:eastAsia="Calibri" w:hAnsi="Arial" w:cs="Arial"/>
          <w:b/>
          <w:bCs/>
          <w:color w:val="000000" w:themeColor="text1"/>
          <w:lang w:eastAsia="en-US"/>
        </w:rPr>
      </w:pPr>
    </w:p>
    <w:p w14:paraId="7FCE11EE" w14:textId="77777777" w:rsidR="006778CD" w:rsidRPr="007A4AFC" w:rsidRDefault="006778CD">
      <w:pPr>
        <w:spacing w:line="240" w:lineRule="auto"/>
        <w:rPr>
          <w:ins w:id="12489" w:author="Dr Mamadou SANOGO" w:date="2023-10-25T16:40:00Z"/>
          <w:rFonts w:ascii="Arial" w:eastAsia="Calibri" w:hAnsi="Arial" w:cs="Arial"/>
          <w:b/>
          <w:bCs/>
          <w:color w:val="000000" w:themeColor="text1"/>
          <w:lang w:eastAsia="en-US"/>
          <w:rPrChange w:id="12490" w:author="Dr Mamadou SANOGO" w:date="2023-10-25T18:15:00Z">
            <w:rPr>
              <w:ins w:id="12491" w:author="Dr Mamadou SANOGO" w:date="2023-10-25T16:40:00Z"/>
              <w:rFonts w:ascii="Arial" w:eastAsia="Calibri" w:hAnsi="Arial" w:cs="Arial"/>
              <w:b/>
              <w:bCs/>
              <w:lang w:eastAsia="en-US"/>
            </w:rPr>
          </w:rPrChange>
        </w:rPr>
        <w:pPrChange w:id="12492" w:author="Dr Mamadou SANOGO" w:date="2023-10-27T11:43:00Z">
          <w:pPr>
            <w:spacing w:line="240" w:lineRule="auto"/>
            <w:ind w:left="5664"/>
          </w:pPr>
        </w:pPrChange>
      </w:pPr>
    </w:p>
    <w:p w14:paraId="5810B045" w14:textId="77777777" w:rsidR="00D3265D" w:rsidRPr="007A4AFC" w:rsidRDefault="00D3265D" w:rsidP="00D3265D">
      <w:pPr>
        <w:spacing w:line="240" w:lineRule="auto"/>
        <w:ind w:left="5664"/>
        <w:rPr>
          <w:ins w:id="12493" w:author="Dr Mamadou SANOGO" w:date="2023-10-25T16:40:00Z"/>
          <w:rFonts w:ascii="Arial" w:eastAsia="Calibri" w:hAnsi="Arial" w:cs="Arial"/>
          <w:b/>
          <w:bCs/>
          <w:color w:val="000000" w:themeColor="text1"/>
          <w:lang w:eastAsia="en-US"/>
          <w:rPrChange w:id="12494" w:author="Dr Mamadou SANOGO" w:date="2023-10-25T18:15:00Z">
            <w:rPr>
              <w:ins w:id="12495" w:author="Dr Mamadou SANOGO" w:date="2023-10-25T16:40:00Z"/>
              <w:rFonts w:ascii="Arial" w:eastAsia="Calibri" w:hAnsi="Arial" w:cs="Arial"/>
              <w:b/>
              <w:bCs/>
              <w:lang w:eastAsia="en-US"/>
            </w:rPr>
          </w:rPrChange>
        </w:rPr>
      </w:pPr>
      <w:ins w:id="12496" w:author="Dr Mamadou SANOGO" w:date="2023-10-25T16:40:00Z">
        <w:r w:rsidRPr="007A4AFC">
          <w:rPr>
            <w:rFonts w:ascii="Arial" w:eastAsia="Calibri" w:hAnsi="Arial" w:cs="Arial"/>
            <w:b/>
            <w:bCs/>
            <w:color w:val="000000" w:themeColor="text1"/>
            <w:lang w:eastAsia="en-US"/>
            <w:rPrChange w:id="12497" w:author="Dr Mamadou SANOGO" w:date="2023-10-25T18:15:00Z">
              <w:rPr>
                <w:rFonts w:ascii="Arial" w:eastAsia="Calibri" w:hAnsi="Arial" w:cs="Arial"/>
                <w:b/>
                <w:bCs/>
                <w:lang w:eastAsia="en-US"/>
              </w:rPr>
            </w:rPrChange>
          </w:rPr>
          <w:t xml:space="preserve">        Dr SANOGO Mamadou </w:t>
        </w:r>
      </w:ins>
    </w:p>
    <w:p w14:paraId="454CA914" w14:textId="77777777" w:rsidR="00D3265D" w:rsidRPr="007A4AFC" w:rsidRDefault="00D3265D" w:rsidP="00D81BFF">
      <w:pPr>
        <w:shd w:val="clear" w:color="auto" w:fill="FFFFFF"/>
        <w:spacing w:line="240" w:lineRule="auto"/>
        <w:ind w:right="9"/>
        <w:jc w:val="center"/>
        <w:rPr>
          <w:ins w:id="12498" w:author="Dr Mamadou SANOGO" w:date="2023-10-25T15:02:00Z"/>
          <w:b/>
          <w:color w:val="000000" w:themeColor="text1"/>
          <w:sz w:val="44"/>
          <w:rPrChange w:id="12499" w:author="Dr Mamadou SANOGO" w:date="2023-10-25T18:15:00Z">
            <w:rPr>
              <w:ins w:id="12500" w:author="Dr Mamadou SANOGO" w:date="2023-10-25T15:02:00Z"/>
              <w:b/>
              <w:sz w:val="44"/>
            </w:rPr>
          </w:rPrChange>
        </w:rPr>
      </w:pPr>
    </w:p>
    <w:p w14:paraId="5A2B069E" w14:textId="77777777" w:rsidR="00D3265D" w:rsidRPr="007A4AFC" w:rsidRDefault="00D3265D" w:rsidP="00D81BFF">
      <w:pPr>
        <w:shd w:val="clear" w:color="auto" w:fill="FFFFFF"/>
        <w:spacing w:line="240" w:lineRule="auto"/>
        <w:ind w:right="9"/>
        <w:jc w:val="center"/>
        <w:rPr>
          <w:ins w:id="12501" w:author="Dr Mamadou SANOGO" w:date="2023-10-25T16:40:00Z"/>
          <w:b/>
          <w:color w:val="000000" w:themeColor="text1"/>
          <w:sz w:val="44"/>
          <w:rPrChange w:id="12502" w:author="Dr Mamadou SANOGO" w:date="2023-10-25T18:15:00Z">
            <w:rPr>
              <w:ins w:id="12503" w:author="Dr Mamadou SANOGO" w:date="2023-10-25T16:40:00Z"/>
              <w:b/>
              <w:sz w:val="44"/>
            </w:rPr>
          </w:rPrChange>
        </w:rPr>
      </w:pPr>
    </w:p>
    <w:p w14:paraId="5E7027ED" w14:textId="77777777" w:rsidR="00D3265D" w:rsidRPr="007A4AFC" w:rsidRDefault="00D3265D" w:rsidP="00D81BFF">
      <w:pPr>
        <w:shd w:val="clear" w:color="auto" w:fill="FFFFFF"/>
        <w:spacing w:line="240" w:lineRule="auto"/>
        <w:ind w:right="9"/>
        <w:jc w:val="center"/>
        <w:rPr>
          <w:ins w:id="12504" w:author="Dr Mamadou SANOGO" w:date="2023-10-25T16:40:00Z"/>
          <w:b/>
          <w:color w:val="000000" w:themeColor="text1"/>
          <w:sz w:val="44"/>
          <w:rPrChange w:id="12505" w:author="Dr Mamadou SANOGO" w:date="2023-10-25T18:15:00Z">
            <w:rPr>
              <w:ins w:id="12506" w:author="Dr Mamadou SANOGO" w:date="2023-10-25T16:40:00Z"/>
              <w:b/>
              <w:sz w:val="44"/>
            </w:rPr>
          </w:rPrChange>
        </w:rPr>
      </w:pPr>
    </w:p>
    <w:p w14:paraId="1F9514EB" w14:textId="77777777" w:rsidR="00D3265D" w:rsidRPr="007A4AFC" w:rsidRDefault="00D3265D" w:rsidP="00D81BFF">
      <w:pPr>
        <w:shd w:val="clear" w:color="auto" w:fill="FFFFFF"/>
        <w:spacing w:line="240" w:lineRule="auto"/>
        <w:ind w:right="9"/>
        <w:jc w:val="center"/>
        <w:rPr>
          <w:ins w:id="12507" w:author="Dr Mamadou SANOGO" w:date="2023-10-25T16:40:00Z"/>
          <w:b/>
          <w:color w:val="000000" w:themeColor="text1"/>
          <w:sz w:val="44"/>
          <w:rPrChange w:id="12508" w:author="Dr Mamadou SANOGO" w:date="2023-10-25T18:15:00Z">
            <w:rPr>
              <w:ins w:id="12509" w:author="Dr Mamadou SANOGO" w:date="2023-10-25T16:40:00Z"/>
              <w:b/>
              <w:sz w:val="44"/>
            </w:rPr>
          </w:rPrChange>
        </w:rPr>
      </w:pPr>
    </w:p>
    <w:p w14:paraId="09639F40" w14:textId="77777777" w:rsidR="00D3265D" w:rsidRPr="007A4AFC" w:rsidRDefault="00D3265D" w:rsidP="00D81BFF">
      <w:pPr>
        <w:shd w:val="clear" w:color="auto" w:fill="FFFFFF"/>
        <w:spacing w:line="240" w:lineRule="auto"/>
        <w:ind w:right="9"/>
        <w:jc w:val="center"/>
        <w:rPr>
          <w:ins w:id="12510" w:author="Dr Mamadou SANOGO" w:date="2023-10-25T16:40:00Z"/>
          <w:b/>
          <w:color w:val="000000" w:themeColor="text1"/>
          <w:sz w:val="44"/>
          <w:rPrChange w:id="12511" w:author="Dr Mamadou SANOGO" w:date="2023-10-25T18:15:00Z">
            <w:rPr>
              <w:ins w:id="12512" w:author="Dr Mamadou SANOGO" w:date="2023-10-25T16:40:00Z"/>
              <w:b/>
              <w:sz w:val="44"/>
            </w:rPr>
          </w:rPrChange>
        </w:rPr>
      </w:pPr>
    </w:p>
    <w:p w14:paraId="0488C052" w14:textId="77777777" w:rsidR="00D3265D" w:rsidRPr="007A4AFC" w:rsidRDefault="00D3265D" w:rsidP="00D81BFF">
      <w:pPr>
        <w:shd w:val="clear" w:color="auto" w:fill="FFFFFF"/>
        <w:spacing w:line="240" w:lineRule="auto"/>
        <w:ind w:right="9"/>
        <w:jc w:val="center"/>
        <w:rPr>
          <w:ins w:id="12513" w:author="Dr Mamadou SANOGO" w:date="2023-10-25T16:40:00Z"/>
          <w:b/>
          <w:color w:val="000000" w:themeColor="text1"/>
          <w:sz w:val="44"/>
          <w:rPrChange w:id="12514" w:author="Dr Mamadou SANOGO" w:date="2023-10-25T18:15:00Z">
            <w:rPr>
              <w:ins w:id="12515" w:author="Dr Mamadou SANOGO" w:date="2023-10-25T16:40:00Z"/>
              <w:b/>
              <w:sz w:val="44"/>
            </w:rPr>
          </w:rPrChange>
        </w:rPr>
      </w:pPr>
    </w:p>
    <w:p w14:paraId="2B50EE45" w14:textId="77777777" w:rsidR="00D3265D" w:rsidRPr="007A4AFC" w:rsidRDefault="00D3265D" w:rsidP="00D81BFF">
      <w:pPr>
        <w:shd w:val="clear" w:color="auto" w:fill="FFFFFF"/>
        <w:spacing w:line="240" w:lineRule="auto"/>
        <w:ind w:right="9"/>
        <w:jc w:val="center"/>
        <w:rPr>
          <w:ins w:id="12516" w:author="Dr Mamadou SANOGO" w:date="2023-10-25T16:40:00Z"/>
          <w:b/>
          <w:color w:val="000000" w:themeColor="text1"/>
          <w:sz w:val="44"/>
          <w:rPrChange w:id="12517" w:author="Dr Mamadou SANOGO" w:date="2023-10-25T18:15:00Z">
            <w:rPr>
              <w:ins w:id="12518" w:author="Dr Mamadou SANOGO" w:date="2023-10-25T16:40:00Z"/>
              <w:b/>
              <w:sz w:val="44"/>
            </w:rPr>
          </w:rPrChange>
        </w:rPr>
      </w:pPr>
    </w:p>
    <w:p w14:paraId="2BCCB3C6" w14:textId="564EB7BC" w:rsidR="00D81BFF" w:rsidRPr="007A4AFC" w:rsidRDefault="00D81BFF" w:rsidP="00D81BFF">
      <w:pPr>
        <w:shd w:val="clear" w:color="auto" w:fill="FFFFFF"/>
        <w:spacing w:line="240" w:lineRule="auto"/>
        <w:ind w:right="9"/>
        <w:jc w:val="center"/>
        <w:rPr>
          <w:ins w:id="12519" w:author="Dr Mamadou SANOGO" w:date="2023-10-25T16:40:00Z"/>
          <w:b/>
          <w:color w:val="000000" w:themeColor="text1"/>
          <w:sz w:val="44"/>
          <w:rPrChange w:id="12520" w:author="Dr Mamadou SANOGO" w:date="2023-10-25T18:15:00Z">
            <w:rPr>
              <w:ins w:id="12521" w:author="Dr Mamadou SANOGO" w:date="2023-10-25T16:40:00Z"/>
              <w:b/>
              <w:sz w:val="44"/>
            </w:rPr>
          </w:rPrChange>
        </w:rPr>
      </w:pPr>
      <w:ins w:id="12522" w:author="Dr Mamadou SANOGO" w:date="2023-10-25T15:02:00Z">
        <w:r w:rsidRPr="007A4AFC">
          <w:rPr>
            <w:b/>
            <w:color w:val="000000" w:themeColor="text1"/>
            <w:sz w:val="44"/>
            <w:rPrChange w:id="12523" w:author="Dr Mamadou SANOGO" w:date="2023-10-25T18:15:00Z">
              <w:rPr>
                <w:b/>
                <w:sz w:val="44"/>
              </w:rPr>
            </w:rPrChange>
          </w:rPr>
          <w:t xml:space="preserve">Annexe n°018 : Règlement intérieur   </w:t>
        </w:r>
      </w:ins>
    </w:p>
    <w:p w14:paraId="55F8E6D0" w14:textId="7E495331" w:rsidR="00D3265D" w:rsidRPr="007A4AFC" w:rsidRDefault="00D3265D" w:rsidP="00D81BFF">
      <w:pPr>
        <w:shd w:val="clear" w:color="auto" w:fill="FFFFFF"/>
        <w:spacing w:line="240" w:lineRule="auto"/>
        <w:ind w:right="9"/>
        <w:jc w:val="center"/>
        <w:rPr>
          <w:ins w:id="12524" w:author="Dr Mamadou SANOGO" w:date="2023-10-25T16:40:00Z"/>
          <w:b/>
          <w:color w:val="000000" w:themeColor="text1"/>
          <w:sz w:val="44"/>
          <w:rPrChange w:id="12525" w:author="Dr Mamadou SANOGO" w:date="2023-10-25T18:15:00Z">
            <w:rPr>
              <w:ins w:id="12526" w:author="Dr Mamadou SANOGO" w:date="2023-10-25T16:40:00Z"/>
              <w:b/>
              <w:sz w:val="44"/>
            </w:rPr>
          </w:rPrChange>
        </w:rPr>
      </w:pPr>
    </w:p>
    <w:p w14:paraId="5E097197" w14:textId="762BFDC7" w:rsidR="00D3265D" w:rsidRPr="007A4AFC" w:rsidRDefault="00D3265D" w:rsidP="00D81BFF">
      <w:pPr>
        <w:shd w:val="clear" w:color="auto" w:fill="FFFFFF"/>
        <w:spacing w:line="240" w:lineRule="auto"/>
        <w:ind w:right="9"/>
        <w:jc w:val="center"/>
        <w:rPr>
          <w:ins w:id="12527" w:author="Dr Mamadou SANOGO" w:date="2023-10-25T16:40:00Z"/>
          <w:b/>
          <w:color w:val="000000" w:themeColor="text1"/>
          <w:sz w:val="44"/>
          <w:rPrChange w:id="12528" w:author="Dr Mamadou SANOGO" w:date="2023-10-25T18:15:00Z">
            <w:rPr>
              <w:ins w:id="12529" w:author="Dr Mamadou SANOGO" w:date="2023-10-25T16:40:00Z"/>
              <w:b/>
              <w:sz w:val="44"/>
            </w:rPr>
          </w:rPrChange>
        </w:rPr>
      </w:pPr>
    </w:p>
    <w:p w14:paraId="10B3AC4A" w14:textId="008C73BF" w:rsidR="00D3265D" w:rsidRPr="007A4AFC" w:rsidRDefault="00D3265D" w:rsidP="00D81BFF">
      <w:pPr>
        <w:shd w:val="clear" w:color="auto" w:fill="FFFFFF"/>
        <w:spacing w:line="240" w:lineRule="auto"/>
        <w:ind w:right="9"/>
        <w:jc w:val="center"/>
        <w:rPr>
          <w:ins w:id="12530" w:author="Dr Mamadou SANOGO" w:date="2023-10-25T16:40:00Z"/>
          <w:b/>
          <w:color w:val="000000" w:themeColor="text1"/>
          <w:sz w:val="44"/>
          <w:rPrChange w:id="12531" w:author="Dr Mamadou SANOGO" w:date="2023-10-25T18:15:00Z">
            <w:rPr>
              <w:ins w:id="12532" w:author="Dr Mamadou SANOGO" w:date="2023-10-25T16:40:00Z"/>
              <w:b/>
              <w:sz w:val="44"/>
            </w:rPr>
          </w:rPrChange>
        </w:rPr>
      </w:pPr>
    </w:p>
    <w:p w14:paraId="274112AC" w14:textId="6A49C465" w:rsidR="00D3265D" w:rsidRPr="007A4AFC" w:rsidRDefault="00D3265D" w:rsidP="00D81BFF">
      <w:pPr>
        <w:shd w:val="clear" w:color="auto" w:fill="FFFFFF"/>
        <w:spacing w:line="240" w:lineRule="auto"/>
        <w:ind w:right="9"/>
        <w:jc w:val="center"/>
        <w:rPr>
          <w:ins w:id="12533" w:author="Dr Mamadou SANOGO" w:date="2023-10-25T16:40:00Z"/>
          <w:b/>
          <w:color w:val="000000" w:themeColor="text1"/>
          <w:sz w:val="44"/>
          <w:rPrChange w:id="12534" w:author="Dr Mamadou SANOGO" w:date="2023-10-25T18:15:00Z">
            <w:rPr>
              <w:ins w:id="12535" w:author="Dr Mamadou SANOGO" w:date="2023-10-25T16:40:00Z"/>
              <w:b/>
              <w:sz w:val="44"/>
            </w:rPr>
          </w:rPrChange>
        </w:rPr>
      </w:pPr>
    </w:p>
    <w:p w14:paraId="2B004CB4" w14:textId="58689449" w:rsidR="00D3265D" w:rsidRPr="007A4AFC" w:rsidRDefault="00D3265D" w:rsidP="00D81BFF">
      <w:pPr>
        <w:shd w:val="clear" w:color="auto" w:fill="FFFFFF"/>
        <w:spacing w:line="240" w:lineRule="auto"/>
        <w:ind w:right="9"/>
        <w:jc w:val="center"/>
        <w:rPr>
          <w:ins w:id="12536" w:author="Dr Mamadou SANOGO" w:date="2023-10-25T16:40:00Z"/>
          <w:b/>
          <w:color w:val="000000" w:themeColor="text1"/>
          <w:sz w:val="44"/>
          <w:rPrChange w:id="12537" w:author="Dr Mamadou SANOGO" w:date="2023-10-25T18:15:00Z">
            <w:rPr>
              <w:ins w:id="12538" w:author="Dr Mamadou SANOGO" w:date="2023-10-25T16:40:00Z"/>
              <w:b/>
              <w:sz w:val="44"/>
            </w:rPr>
          </w:rPrChange>
        </w:rPr>
      </w:pPr>
    </w:p>
    <w:p w14:paraId="3F0DA463" w14:textId="54A19750" w:rsidR="00D3265D" w:rsidRPr="007A4AFC" w:rsidRDefault="00D3265D" w:rsidP="00D81BFF">
      <w:pPr>
        <w:shd w:val="clear" w:color="auto" w:fill="FFFFFF"/>
        <w:spacing w:line="240" w:lineRule="auto"/>
        <w:ind w:right="9"/>
        <w:jc w:val="center"/>
        <w:rPr>
          <w:ins w:id="12539" w:author="Dr Mamadou SANOGO" w:date="2023-10-25T16:40:00Z"/>
          <w:b/>
          <w:color w:val="000000" w:themeColor="text1"/>
          <w:sz w:val="44"/>
          <w:rPrChange w:id="12540" w:author="Dr Mamadou SANOGO" w:date="2023-10-25T18:15:00Z">
            <w:rPr>
              <w:ins w:id="12541" w:author="Dr Mamadou SANOGO" w:date="2023-10-25T16:40:00Z"/>
              <w:b/>
              <w:sz w:val="44"/>
            </w:rPr>
          </w:rPrChange>
        </w:rPr>
      </w:pPr>
    </w:p>
    <w:p w14:paraId="5636A8AF" w14:textId="6A1633D4" w:rsidR="00D3265D" w:rsidRPr="007A4AFC" w:rsidRDefault="00D3265D" w:rsidP="00D81BFF">
      <w:pPr>
        <w:shd w:val="clear" w:color="auto" w:fill="FFFFFF"/>
        <w:spacing w:line="240" w:lineRule="auto"/>
        <w:ind w:right="9"/>
        <w:jc w:val="center"/>
        <w:rPr>
          <w:ins w:id="12542" w:author="Dr Mamadou SANOGO" w:date="2023-10-25T16:40:00Z"/>
          <w:b/>
          <w:color w:val="000000" w:themeColor="text1"/>
          <w:sz w:val="44"/>
          <w:rPrChange w:id="12543" w:author="Dr Mamadou SANOGO" w:date="2023-10-25T18:15:00Z">
            <w:rPr>
              <w:ins w:id="12544" w:author="Dr Mamadou SANOGO" w:date="2023-10-25T16:40:00Z"/>
              <w:b/>
              <w:sz w:val="44"/>
            </w:rPr>
          </w:rPrChange>
        </w:rPr>
      </w:pPr>
    </w:p>
    <w:p w14:paraId="70CF2D32" w14:textId="689387B7" w:rsidR="00D3265D" w:rsidRPr="007A4AFC" w:rsidRDefault="00D3265D" w:rsidP="00D81BFF">
      <w:pPr>
        <w:shd w:val="clear" w:color="auto" w:fill="FFFFFF"/>
        <w:spacing w:line="240" w:lineRule="auto"/>
        <w:ind w:right="9"/>
        <w:jc w:val="center"/>
        <w:rPr>
          <w:ins w:id="12545" w:author="Dr Mamadou SANOGO" w:date="2023-10-25T16:40:00Z"/>
          <w:b/>
          <w:color w:val="000000" w:themeColor="text1"/>
          <w:sz w:val="44"/>
          <w:rPrChange w:id="12546" w:author="Dr Mamadou SANOGO" w:date="2023-10-25T18:15:00Z">
            <w:rPr>
              <w:ins w:id="12547" w:author="Dr Mamadou SANOGO" w:date="2023-10-25T16:40:00Z"/>
              <w:b/>
              <w:sz w:val="44"/>
            </w:rPr>
          </w:rPrChange>
        </w:rPr>
      </w:pPr>
    </w:p>
    <w:p w14:paraId="7ECA53A4" w14:textId="19A76802" w:rsidR="00D3265D" w:rsidRPr="007A4AFC" w:rsidRDefault="00D3265D" w:rsidP="00D81BFF">
      <w:pPr>
        <w:shd w:val="clear" w:color="auto" w:fill="FFFFFF"/>
        <w:spacing w:line="240" w:lineRule="auto"/>
        <w:ind w:right="9"/>
        <w:jc w:val="center"/>
        <w:rPr>
          <w:ins w:id="12548" w:author="Dr Mamadou SANOGO" w:date="2023-10-25T16:40:00Z"/>
          <w:b/>
          <w:color w:val="000000" w:themeColor="text1"/>
          <w:sz w:val="44"/>
          <w:rPrChange w:id="12549" w:author="Dr Mamadou SANOGO" w:date="2023-10-25T18:15:00Z">
            <w:rPr>
              <w:ins w:id="12550" w:author="Dr Mamadou SANOGO" w:date="2023-10-25T16:40:00Z"/>
              <w:b/>
              <w:sz w:val="44"/>
            </w:rPr>
          </w:rPrChange>
        </w:rPr>
      </w:pPr>
    </w:p>
    <w:p w14:paraId="464DC475" w14:textId="287AF8B6" w:rsidR="00D3265D" w:rsidRPr="007A4AFC" w:rsidRDefault="00D3265D" w:rsidP="00D81BFF">
      <w:pPr>
        <w:shd w:val="clear" w:color="auto" w:fill="FFFFFF"/>
        <w:spacing w:line="240" w:lineRule="auto"/>
        <w:ind w:right="9"/>
        <w:jc w:val="center"/>
        <w:rPr>
          <w:ins w:id="12551" w:author="Dr Mamadou SANOGO" w:date="2023-10-25T16:40:00Z"/>
          <w:b/>
          <w:color w:val="000000" w:themeColor="text1"/>
          <w:sz w:val="44"/>
          <w:rPrChange w:id="12552" w:author="Dr Mamadou SANOGO" w:date="2023-10-25T18:15:00Z">
            <w:rPr>
              <w:ins w:id="12553" w:author="Dr Mamadou SANOGO" w:date="2023-10-25T16:40:00Z"/>
              <w:b/>
              <w:sz w:val="44"/>
            </w:rPr>
          </w:rPrChange>
        </w:rPr>
      </w:pPr>
    </w:p>
    <w:p w14:paraId="10A41EDC" w14:textId="1BE4E33C" w:rsidR="00D3265D" w:rsidRPr="007A4AFC" w:rsidRDefault="00D3265D" w:rsidP="00D81BFF">
      <w:pPr>
        <w:shd w:val="clear" w:color="auto" w:fill="FFFFFF"/>
        <w:spacing w:line="240" w:lineRule="auto"/>
        <w:ind w:right="9"/>
        <w:jc w:val="center"/>
        <w:rPr>
          <w:ins w:id="12554" w:author="Dr Mamadou SANOGO" w:date="2023-10-25T16:40:00Z"/>
          <w:b/>
          <w:color w:val="000000" w:themeColor="text1"/>
          <w:sz w:val="44"/>
          <w:rPrChange w:id="12555" w:author="Dr Mamadou SANOGO" w:date="2023-10-25T18:15:00Z">
            <w:rPr>
              <w:ins w:id="12556" w:author="Dr Mamadou SANOGO" w:date="2023-10-25T16:40:00Z"/>
              <w:b/>
              <w:sz w:val="44"/>
            </w:rPr>
          </w:rPrChange>
        </w:rPr>
      </w:pPr>
    </w:p>
    <w:p w14:paraId="36EE32FD" w14:textId="223EE0C0" w:rsidR="00D3265D" w:rsidRPr="007A4AFC" w:rsidRDefault="00D3265D" w:rsidP="00D81BFF">
      <w:pPr>
        <w:shd w:val="clear" w:color="auto" w:fill="FFFFFF"/>
        <w:spacing w:line="240" w:lineRule="auto"/>
        <w:ind w:right="9"/>
        <w:jc w:val="center"/>
        <w:rPr>
          <w:ins w:id="12557" w:author="Dr Mamadou SANOGO" w:date="2023-10-25T16:40:00Z"/>
          <w:b/>
          <w:color w:val="000000" w:themeColor="text1"/>
          <w:sz w:val="44"/>
          <w:rPrChange w:id="12558" w:author="Dr Mamadou SANOGO" w:date="2023-10-25T18:15:00Z">
            <w:rPr>
              <w:ins w:id="12559" w:author="Dr Mamadou SANOGO" w:date="2023-10-25T16:40:00Z"/>
              <w:b/>
              <w:sz w:val="44"/>
            </w:rPr>
          </w:rPrChange>
        </w:rPr>
      </w:pPr>
    </w:p>
    <w:p w14:paraId="6140DCBF" w14:textId="7C7CF38D" w:rsidR="00D3265D" w:rsidRPr="007A4AFC" w:rsidRDefault="00D3265D" w:rsidP="00D81BFF">
      <w:pPr>
        <w:shd w:val="clear" w:color="auto" w:fill="FFFFFF"/>
        <w:spacing w:line="240" w:lineRule="auto"/>
        <w:ind w:right="9"/>
        <w:jc w:val="center"/>
        <w:rPr>
          <w:ins w:id="12560" w:author="Dr Mamadou SANOGO" w:date="2023-10-25T16:40:00Z"/>
          <w:b/>
          <w:color w:val="000000" w:themeColor="text1"/>
          <w:sz w:val="44"/>
          <w:rPrChange w:id="12561" w:author="Dr Mamadou SANOGO" w:date="2023-10-25T18:15:00Z">
            <w:rPr>
              <w:ins w:id="12562" w:author="Dr Mamadou SANOGO" w:date="2023-10-25T16:40:00Z"/>
              <w:b/>
              <w:sz w:val="44"/>
            </w:rPr>
          </w:rPrChange>
        </w:rPr>
      </w:pPr>
    </w:p>
    <w:p w14:paraId="60985936" w14:textId="062FC3A3" w:rsidR="00D3265D" w:rsidRPr="007A4AFC" w:rsidRDefault="00D3265D" w:rsidP="00D81BFF">
      <w:pPr>
        <w:shd w:val="clear" w:color="auto" w:fill="FFFFFF"/>
        <w:spacing w:line="240" w:lineRule="auto"/>
        <w:ind w:right="9"/>
        <w:jc w:val="center"/>
        <w:rPr>
          <w:ins w:id="12563" w:author="Dr Mamadou SANOGO" w:date="2023-10-25T16:40:00Z"/>
          <w:b/>
          <w:color w:val="000000" w:themeColor="text1"/>
          <w:sz w:val="44"/>
          <w:rPrChange w:id="12564" w:author="Dr Mamadou SANOGO" w:date="2023-10-25T18:15:00Z">
            <w:rPr>
              <w:ins w:id="12565" w:author="Dr Mamadou SANOGO" w:date="2023-10-25T16:40:00Z"/>
              <w:b/>
              <w:sz w:val="44"/>
            </w:rPr>
          </w:rPrChange>
        </w:rPr>
      </w:pPr>
    </w:p>
    <w:p w14:paraId="7170E674" w14:textId="1B7D911B" w:rsidR="00D3265D" w:rsidRPr="007A4AFC" w:rsidRDefault="00D3265D" w:rsidP="00D81BFF">
      <w:pPr>
        <w:shd w:val="clear" w:color="auto" w:fill="FFFFFF"/>
        <w:spacing w:line="240" w:lineRule="auto"/>
        <w:ind w:right="9"/>
        <w:jc w:val="center"/>
        <w:rPr>
          <w:ins w:id="12566" w:author="Dr Mamadou SANOGO" w:date="2023-10-25T16:40:00Z"/>
          <w:b/>
          <w:color w:val="000000" w:themeColor="text1"/>
          <w:sz w:val="44"/>
          <w:rPrChange w:id="12567" w:author="Dr Mamadou SANOGO" w:date="2023-10-25T18:15:00Z">
            <w:rPr>
              <w:ins w:id="12568" w:author="Dr Mamadou SANOGO" w:date="2023-10-25T16:40:00Z"/>
              <w:b/>
              <w:sz w:val="44"/>
            </w:rPr>
          </w:rPrChange>
        </w:rPr>
      </w:pPr>
    </w:p>
    <w:p w14:paraId="3B347A26" w14:textId="3C3F4D1F" w:rsidR="00D3265D" w:rsidRPr="007A4AFC" w:rsidRDefault="00D3265D" w:rsidP="00D81BFF">
      <w:pPr>
        <w:shd w:val="clear" w:color="auto" w:fill="FFFFFF"/>
        <w:spacing w:line="240" w:lineRule="auto"/>
        <w:ind w:right="9"/>
        <w:jc w:val="center"/>
        <w:rPr>
          <w:ins w:id="12569" w:author="Dr Mamadou SANOGO" w:date="2023-10-25T16:40:00Z"/>
          <w:b/>
          <w:color w:val="000000" w:themeColor="text1"/>
          <w:sz w:val="44"/>
          <w:rPrChange w:id="12570" w:author="Dr Mamadou SANOGO" w:date="2023-10-25T18:15:00Z">
            <w:rPr>
              <w:ins w:id="12571" w:author="Dr Mamadou SANOGO" w:date="2023-10-25T16:40:00Z"/>
              <w:b/>
              <w:sz w:val="44"/>
            </w:rPr>
          </w:rPrChange>
        </w:rPr>
      </w:pPr>
    </w:p>
    <w:p w14:paraId="637E8057" w14:textId="08E56AB6" w:rsidR="00D3265D" w:rsidRPr="007A4AFC" w:rsidRDefault="00D3265D" w:rsidP="00D81BFF">
      <w:pPr>
        <w:shd w:val="clear" w:color="auto" w:fill="FFFFFF"/>
        <w:spacing w:line="240" w:lineRule="auto"/>
        <w:ind w:right="9"/>
        <w:jc w:val="center"/>
        <w:rPr>
          <w:ins w:id="12572" w:author="Dr Mamadou SANOGO" w:date="2023-10-25T16:40:00Z"/>
          <w:b/>
          <w:color w:val="000000" w:themeColor="text1"/>
          <w:sz w:val="44"/>
          <w:rPrChange w:id="12573" w:author="Dr Mamadou SANOGO" w:date="2023-10-25T18:15:00Z">
            <w:rPr>
              <w:ins w:id="12574" w:author="Dr Mamadou SANOGO" w:date="2023-10-25T16:40:00Z"/>
              <w:b/>
              <w:sz w:val="44"/>
            </w:rPr>
          </w:rPrChange>
        </w:rPr>
      </w:pPr>
    </w:p>
    <w:p w14:paraId="643B8A21" w14:textId="4BED4D38" w:rsidR="00D3265D" w:rsidRPr="007A4AFC" w:rsidRDefault="00D3265D" w:rsidP="00D81BFF">
      <w:pPr>
        <w:shd w:val="clear" w:color="auto" w:fill="FFFFFF"/>
        <w:spacing w:line="240" w:lineRule="auto"/>
        <w:ind w:right="9"/>
        <w:jc w:val="center"/>
        <w:rPr>
          <w:ins w:id="12575" w:author="Dr Mamadou SANOGO" w:date="2023-10-25T16:40:00Z"/>
          <w:b/>
          <w:color w:val="000000" w:themeColor="text1"/>
          <w:sz w:val="44"/>
          <w:rPrChange w:id="12576" w:author="Dr Mamadou SANOGO" w:date="2023-10-25T18:15:00Z">
            <w:rPr>
              <w:ins w:id="12577" w:author="Dr Mamadou SANOGO" w:date="2023-10-25T16:40:00Z"/>
              <w:b/>
              <w:sz w:val="44"/>
            </w:rPr>
          </w:rPrChange>
        </w:rPr>
      </w:pPr>
    </w:p>
    <w:p w14:paraId="69B84C76" w14:textId="7F000F43" w:rsidR="00D3265D" w:rsidRPr="007A4AFC" w:rsidRDefault="00D3265D" w:rsidP="00D81BFF">
      <w:pPr>
        <w:shd w:val="clear" w:color="auto" w:fill="FFFFFF"/>
        <w:spacing w:line="240" w:lineRule="auto"/>
        <w:ind w:right="9"/>
        <w:jc w:val="center"/>
        <w:rPr>
          <w:ins w:id="12578" w:author="Dr Mamadou SANOGO" w:date="2023-10-25T16:40:00Z"/>
          <w:b/>
          <w:color w:val="000000" w:themeColor="text1"/>
          <w:sz w:val="44"/>
          <w:rPrChange w:id="12579" w:author="Dr Mamadou SANOGO" w:date="2023-10-25T18:15:00Z">
            <w:rPr>
              <w:ins w:id="12580" w:author="Dr Mamadou SANOGO" w:date="2023-10-25T16:40:00Z"/>
              <w:b/>
              <w:sz w:val="44"/>
            </w:rPr>
          </w:rPrChange>
        </w:rPr>
      </w:pPr>
    </w:p>
    <w:p w14:paraId="40566BC9" w14:textId="22D1EBA3" w:rsidR="00D3265D" w:rsidRPr="007A4AFC" w:rsidRDefault="00D3265D" w:rsidP="00D81BFF">
      <w:pPr>
        <w:shd w:val="clear" w:color="auto" w:fill="FFFFFF"/>
        <w:spacing w:line="240" w:lineRule="auto"/>
        <w:ind w:right="9"/>
        <w:jc w:val="center"/>
        <w:rPr>
          <w:ins w:id="12581" w:author="Dr Mamadou SANOGO" w:date="2023-10-25T16:40:00Z"/>
          <w:b/>
          <w:color w:val="000000" w:themeColor="text1"/>
          <w:sz w:val="44"/>
          <w:rPrChange w:id="12582" w:author="Dr Mamadou SANOGO" w:date="2023-10-25T18:15:00Z">
            <w:rPr>
              <w:ins w:id="12583" w:author="Dr Mamadou SANOGO" w:date="2023-10-25T16:40:00Z"/>
              <w:b/>
              <w:sz w:val="44"/>
            </w:rPr>
          </w:rPrChange>
        </w:rPr>
      </w:pPr>
    </w:p>
    <w:p w14:paraId="1F6A4005" w14:textId="77777777" w:rsidR="00D3265D" w:rsidRPr="007A4AFC" w:rsidRDefault="00D3265D" w:rsidP="00D3265D">
      <w:pPr>
        <w:widowControl w:val="0"/>
        <w:autoSpaceDE w:val="0"/>
        <w:autoSpaceDN w:val="0"/>
        <w:adjustRightInd w:val="0"/>
        <w:spacing w:line="240" w:lineRule="auto"/>
        <w:rPr>
          <w:ins w:id="12584" w:author="Dr Mamadou SANOGO" w:date="2023-10-25T16:41:00Z"/>
          <w:rFonts w:ascii="Cambria" w:hAnsi="Cambria"/>
          <w:color w:val="000000" w:themeColor="text1"/>
          <w:rPrChange w:id="12585" w:author="Dr Mamadou SANOGO" w:date="2023-10-25T18:15:00Z">
            <w:rPr>
              <w:ins w:id="12586" w:author="Dr Mamadou SANOGO" w:date="2023-10-25T16:41:00Z"/>
              <w:rFonts w:ascii="Cambria" w:hAnsi="Cambria"/>
            </w:rPr>
          </w:rPrChange>
        </w:rPr>
      </w:pPr>
    </w:p>
    <w:p w14:paraId="4A26B265" w14:textId="77777777" w:rsidR="00D3265D" w:rsidRPr="007A4AFC" w:rsidRDefault="00D3265D" w:rsidP="00D3265D">
      <w:pPr>
        <w:widowControl w:val="0"/>
        <w:autoSpaceDE w:val="0"/>
        <w:autoSpaceDN w:val="0"/>
        <w:adjustRightInd w:val="0"/>
        <w:spacing w:line="240" w:lineRule="auto"/>
        <w:rPr>
          <w:ins w:id="12587" w:author="Dr Mamadou SANOGO" w:date="2023-10-25T16:41:00Z"/>
          <w:rFonts w:ascii="Cambria" w:hAnsi="Cambria"/>
          <w:color w:val="000000" w:themeColor="text1"/>
          <w:rPrChange w:id="12588" w:author="Dr Mamadou SANOGO" w:date="2023-10-25T18:15:00Z">
            <w:rPr>
              <w:ins w:id="12589" w:author="Dr Mamadou SANOGO" w:date="2023-10-25T16:41:00Z"/>
              <w:rFonts w:ascii="Cambria" w:hAnsi="Cambria"/>
            </w:rPr>
          </w:rPrChange>
        </w:rPr>
      </w:pPr>
    </w:p>
    <w:p w14:paraId="49969778" w14:textId="77777777" w:rsidR="00D3265D" w:rsidRPr="007A4AFC" w:rsidRDefault="00D3265D" w:rsidP="00D3265D">
      <w:pPr>
        <w:widowControl w:val="0"/>
        <w:autoSpaceDE w:val="0"/>
        <w:autoSpaceDN w:val="0"/>
        <w:adjustRightInd w:val="0"/>
        <w:spacing w:line="240" w:lineRule="auto"/>
        <w:rPr>
          <w:ins w:id="12590" w:author="Dr Mamadou SANOGO" w:date="2023-10-25T16:41:00Z"/>
          <w:rFonts w:ascii="Cambria" w:hAnsi="Cambria"/>
          <w:color w:val="000000" w:themeColor="text1"/>
          <w:rPrChange w:id="12591" w:author="Dr Mamadou SANOGO" w:date="2023-10-25T18:15:00Z">
            <w:rPr>
              <w:ins w:id="12592" w:author="Dr Mamadou SANOGO" w:date="2023-10-25T16:41:00Z"/>
              <w:rFonts w:ascii="Cambria" w:hAnsi="Cambria"/>
            </w:rPr>
          </w:rPrChange>
        </w:rPr>
      </w:pPr>
    </w:p>
    <w:p w14:paraId="313DBB13" w14:textId="77777777" w:rsidR="00D3265D" w:rsidRPr="007A4AFC" w:rsidRDefault="00D3265D" w:rsidP="00D3265D">
      <w:pPr>
        <w:widowControl w:val="0"/>
        <w:autoSpaceDE w:val="0"/>
        <w:autoSpaceDN w:val="0"/>
        <w:adjustRightInd w:val="0"/>
        <w:spacing w:line="240" w:lineRule="auto"/>
        <w:rPr>
          <w:ins w:id="12593" w:author="Dr Mamadou SANOGO" w:date="2023-10-25T16:41:00Z"/>
          <w:rFonts w:ascii="Cambria" w:hAnsi="Cambria"/>
          <w:color w:val="000000" w:themeColor="text1"/>
          <w:rPrChange w:id="12594" w:author="Dr Mamadou SANOGO" w:date="2023-10-25T18:15:00Z">
            <w:rPr>
              <w:ins w:id="12595" w:author="Dr Mamadou SANOGO" w:date="2023-10-25T16:41:00Z"/>
              <w:rFonts w:ascii="Cambria" w:hAnsi="Cambria"/>
            </w:rPr>
          </w:rPrChange>
        </w:rPr>
      </w:pPr>
    </w:p>
    <w:p w14:paraId="283E91A2" w14:textId="77777777" w:rsidR="00D3265D" w:rsidRPr="007A4AFC" w:rsidRDefault="00D3265D" w:rsidP="00D3265D">
      <w:pPr>
        <w:widowControl w:val="0"/>
        <w:autoSpaceDE w:val="0"/>
        <w:autoSpaceDN w:val="0"/>
        <w:adjustRightInd w:val="0"/>
        <w:spacing w:line="240" w:lineRule="auto"/>
        <w:rPr>
          <w:ins w:id="12596" w:author="Dr Mamadou SANOGO" w:date="2023-10-25T16:41:00Z"/>
          <w:rFonts w:ascii="Cambria" w:hAnsi="Cambria"/>
          <w:color w:val="000000" w:themeColor="text1"/>
          <w:rPrChange w:id="12597" w:author="Dr Mamadou SANOGO" w:date="2023-10-25T18:15:00Z">
            <w:rPr>
              <w:ins w:id="12598" w:author="Dr Mamadou SANOGO" w:date="2023-10-25T16:41:00Z"/>
              <w:rFonts w:ascii="Cambria" w:hAnsi="Cambria"/>
            </w:rPr>
          </w:rPrChange>
        </w:rPr>
      </w:pPr>
    </w:p>
    <w:p w14:paraId="0365C381" w14:textId="77777777" w:rsidR="00D3265D" w:rsidRPr="007A4AFC" w:rsidRDefault="00D3265D" w:rsidP="00D3265D">
      <w:pPr>
        <w:widowControl w:val="0"/>
        <w:autoSpaceDE w:val="0"/>
        <w:autoSpaceDN w:val="0"/>
        <w:adjustRightInd w:val="0"/>
        <w:spacing w:line="240" w:lineRule="auto"/>
        <w:rPr>
          <w:ins w:id="12599" w:author="Dr Mamadou SANOGO" w:date="2023-10-25T16:41:00Z"/>
          <w:rFonts w:ascii="Cambria" w:hAnsi="Cambria"/>
          <w:color w:val="000000" w:themeColor="text1"/>
          <w:rPrChange w:id="12600" w:author="Dr Mamadou SANOGO" w:date="2023-10-25T18:15:00Z">
            <w:rPr>
              <w:ins w:id="12601" w:author="Dr Mamadou SANOGO" w:date="2023-10-25T16:41:00Z"/>
              <w:rFonts w:ascii="Cambria" w:hAnsi="Cambria"/>
            </w:rPr>
          </w:rPrChange>
        </w:rPr>
      </w:pPr>
    </w:p>
    <w:p w14:paraId="7209E28F" w14:textId="77777777" w:rsidR="00D3265D" w:rsidRPr="007A4AFC" w:rsidRDefault="00D3265D" w:rsidP="00D3265D">
      <w:pPr>
        <w:widowControl w:val="0"/>
        <w:autoSpaceDE w:val="0"/>
        <w:autoSpaceDN w:val="0"/>
        <w:adjustRightInd w:val="0"/>
        <w:spacing w:line="240" w:lineRule="auto"/>
        <w:rPr>
          <w:ins w:id="12602" w:author="Dr Mamadou SANOGO" w:date="2023-10-25T16:41:00Z"/>
          <w:rFonts w:ascii="Cambria" w:hAnsi="Cambria"/>
          <w:color w:val="000000" w:themeColor="text1"/>
          <w:lang w:val="fr-ML"/>
          <w:rPrChange w:id="12603" w:author="Dr Mamadou SANOGO" w:date="2023-10-25T18:15:00Z">
            <w:rPr>
              <w:ins w:id="12604" w:author="Dr Mamadou SANOGO" w:date="2023-10-25T16:41:00Z"/>
              <w:rFonts w:ascii="Cambria" w:hAnsi="Cambria"/>
              <w:lang w:val="fr-ML"/>
            </w:rPr>
          </w:rPrChange>
        </w:rPr>
      </w:pPr>
    </w:p>
    <w:p w14:paraId="004578B8" w14:textId="77777777" w:rsidR="00D3265D" w:rsidRPr="007A4AFC" w:rsidRDefault="00D3265D" w:rsidP="00D3265D">
      <w:pPr>
        <w:widowControl w:val="0"/>
        <w:autoSpaceDE w:val="0"/>
        <w:autoSpaceDN w:val="0"/>
        <w:adjustRightInd w:val="0"/>
        <w:spacing w:line="240" w:lineRule="auto"/>
        <w:rPr>
          <w:ins w:id="12605" w:author="Dr Mamadou SANOGO" w:date="2023-10-25T16:41:00Z"/>
          <w:rFonts w:ascii="Cambria" w:hAnsi="Cambria"/>
          <w:color w:val="000000" w:themeColor="text1"/>
          <w:lang w:val="fr-ML"/>
          <w:rPrChange w:id="12606" w:author="Dr Mamadou SANOGO" w:date="2023-10-25T18:15:00Z">
            <w:rPr>
              <w:ins w:id="12607" w:author="Dr Mamadou SANOGO" w:date="2023-10-25T16:41:00Z"/>
              <w:rFonts w:ascii="Cambria" w:hAnsi="Cambria"/>
              <w:lang w:val="fr-ML"/>
            </w:rPr>
          </w:rPrChange>
        </w:rPr>
      </w:pPr>
    </w:p>
    <w:p w14:paraId="0434EC8F" w14:textId="77777777" w:rsidR="00D3265D" w:rsidRPr="007A4AFC" w:rsidRDefault="00D3265D" w:rsidP="00D3265D">
      <w:pPr>
        <w:widowControl w:val="0"/>
        <w:autoSpaceDE w:val="0"/>
        <w:autoSpaceDN w:val="0"/>
        <w:adjustRightInd w:val="0"/>
        <w:spacing w:line="240" w:lineRule="auto"/>
        <w:rPr>
          <w:ins w:id="12608" w:author="Dr Mamadou SANOGO" w:date="2023-10-25T16:41:00Z"/>
          <w:rFonts w:ascii="Cambria" w:hAnsi="Cambria"/>
          <w:color w:val="000000" w:themeColor="text1"/>
          <w:lang w:val="fr-ML"/>
          <w:rPrChange w:id="12609" w:author="Dr Mamadou SANOGO" w:date="2023-10-25T18:15:00Z">
            <w:rPr>
              <w:ins w:id="12610" w:author="Dr Mamadou SANOGO" w:date="2023-10-25T16:41:00Z"/>
              <w:rFonts w:ascii="Cambria" w:hAnsi="Cambria"/>
              <w:lang w:val="fr-ML"/>
            </w:rPr>
          </w:rPrChange>
        </w:rPr>
      </w:pPr>
    </w:p>
    <w:p w14:paraId="7D63E8E3" w14:textId="77777777" w:rsidR="00D3265D" w:rsidRPr="007A4AFC" w:rsidRDefault="00D3265D" w:rsidP="00D3265D">
      <w:pPr>
        <w:widowControl w:val="0"/>
        <w:autoSpaceDE w:val="0"/>
        <w:autoSpaceDN w:val="0"/>
        <w:adjustRightInd w:val="0"/>
        <w:spacing w:line="240" w:lineRule="auto"/>
        <w:rPr>
          <w:ins w:id="12611" w:author="Dr Mamadou SANOGO" w:date="2023-10-25T16:41:00Z"/>
          <w:rFonts w:ascii="Cambria" w:hAnsi="Cambria"/>
          <w:color w:val="000000" w:themeColor="text1"/>
          <w:lang w:val="fr-ML"/>
          <w:rPrChange w:id="12612" w:author="Dr Mamadou SANOGO" w:date="2023-10-25T18:15:00Z">
            <w:rPr>
              <w:ins w:id="12613" w:author="Dr Mamadou SANOGO" w:date="2023-10-25T16:41:00Z"/>
              <w:rFonts w:ascii="Cambria" w:hAnsi="Cambria"/>
              <w:lang w:val="fr-ML"/>
            </w:rPr>
          </w:rPrChange>
        </w:rPr>
      </w:pPr>
    </w:p>
    <w:p w14:paraId="7CEA4ADA" w14:textId="77777777" w:rsidR="00D3265D" w:rsidRPr="007A4AFC" w:rsidRDefault="00D3265D" w:rsidP="00D3265D">
      <w:pPr>
        <w:widowControl w:val="0"/>
        <w:autoSpaceDE w:val="0"/>
        <w:autoSpaceDN w:val="0"/>
        <w:adjustRightInd w:val="0"/>
        <w:spacing w:line="240" w:lineRule="auto"/>
        <w:rPr>
          <w:ins w:id="12614" w:author="Dr Mamadou SANOGO" w:date="2023-10-25T16:41:00Z"/>
          <w:rFonts w:ascii="Cambria" w:hAnsi="Cambria"/>
          <w:color w:val="000000" w:themeColor="text1"/>
          <w:lang w:val="fr-ML"/>
          <w:rPrChange w:id="12615" w:author="Dr Mamadou SANOGO" w:date="2023-10-25T18:15:00Z">
            <w:rPr>
              <w:ins w:id="12616" w:author="Dr Mamadou SANOGO" w:date="2023-10-25T16:41:00Z"/>
              <w:rFonts w:ascii="Cambria" w:hAnsi="Cambria"/>
              <w:lang w:val="fr-ML"/>
            </w:rPr>
          </w:rPrChange>
        </w:rPr>
      </w:pPr>
    </w:p>
    <w:p w14:paraId="2B1E21DA" w14:textId="77777777" w:rsidR="00D3265D" w:rsidRPr="007A4AFC" w:rsidRDefault="00D3265D" w:rsidP="00D3265D">
      <w:pPr>
        <w:widowControl w:val="0"/>
        <w:autoSpaceDE w:val="0"/>
        <w:autoSpaceDN w:val="0"/>
        <w:adjustRightInd w:val="0"/>
        <w:spacing w:line="240" w:lineRule="auto"/>
        <w:rPr>
          <w:ins w:id="12617" w:author="Dr Mamadou SANOGO" w:date="2023-10-25T16:41:00Z"/>
          <w:rFonts w:ascii="Cambria" w:hAnsi="Cambria"/>
          <w:color w:val="000000" w:themeColor="text1"/>
          <w:lang w:val="fr-ML"/>
          <w:rPrChange w:id="12618" w:author="Dr Mamadou SANOGO" w:date="2023-10-25T18:15:00Z">
            <w:rPr>
              <w:ins w:id="12619" w:author="Dr Mamadou SANOGO" w:date="2023-10-25T16:41:00Z"/>
              <w:rFonts w:ascii="Cambria" w:hAnsi="Cambria"/>
              <w:lang w:val="fr-ML"/>
            </w:rPr>
          </w:rPrChange>
        </w:rPr>
      </w:pPr>
    </w:p>
    <w:p w14:paraId="3E056CD4" w14:textId="77777777" w:rsidR="00D3265D" w:rsidRPr="007A4AFC" w:rsidRDefault="00D3265D" w:rsidP="00D3265D">
      <w:pPr>
        <w:widowControl w:val="0"/>
        <w:autoSpaceDE w:val="0"/>
        <w:autoSpaceDN w:val="0"/>
        <w:adjustRightInd w:val="0"/>
        <w:spacing w:line="240" w:lineRule="auto"/>
        <w:rPr>
          <w:ins w:id="12620" w:author="Dr Mamadou SANOGO" w:date="2023-10-25T16:41:00Z"/>
          <w:rFonts w:ascii="Cambria" w:hAnsi="Cambria"/>
          <w:color w:val="000000" w:themeColor="text1"/>
          <w:lang w:val="fr-ML"/>
          <w:rPrChange w:id="12621" w:author="Dr Mamadou SANOGO" w:date="2023-10-25T18:15:00Z">
            <w:rPr>
              <w:ins w:id="12622" w:author="Dr Mamadou SANOGO" w:date="2023-10-25T16:41:00Z"/>
              <w:rFonts w:ascii="Cambria" w:hAnsi="Cambria"/>
              <w:lang w:val="fr-ML"/>
            </w:rPr>
          </w:rPrChange>
        </w:rPr>
      </w:pPr>
    </w:p>
    <w:p w14:paraId="712CE98A" w14:textId="77777777" w:rsidR="00D3265D" w:rsidRPr="007A4AFC" w:rsidRDefault="00D3265D" w:rsidP="00D3265D">
      <w:pPr>
        <w:widowControl w:val="0"/>
        <w:autoSpaceDE w:val="0"/>
        <w:autoSpaceDN w:val="0"/>
        <w:adjustRightInd w:val="0"/>
        <w:spacing w:line="240" w:lineRule="auto"/>
        <w:rPr>
          <w:ins w:id="12623" w:author="Dr Mamadou SANOGO" w:date="2023-10-25T16:41:00Z"/>
          <w:rFonts w:ascii="Cambria" w:hAnsi="Cambria"/>
          <w:color w:val="000000" w:themeColor="text1"/>
          <w:lang w:val="fr-ML"/>
          <w:rPrChange w:id="12624" w:author="Dr Mamadou SANOGO" w:date="2023-10-25T18:15:00Z">
            <w:rPr>
              <w:ins w:id="12625" w:author="Dr Mamadou SANOGO" w:date="2023-10-25T16:41:00Z"/>
              <w:rFonts w:ascii="Cambria" w:hAnsi="Cambria"/>
              <w:lang w:val="fr-ML"/>
            </w:rPr>
          </w:rPrChange>
        </w:rPr>
      </w:pPr>
    </w:p>
    <w:p w14:paraId="63083BE1" w14:textId="77777777" w:rsidR="00D3265D" w:rsidRPr="007A4AFC" w:rsidRDefault="00D3265D" w:rsidP="00D3265D">
      <w:pPr>
        <w:widowControl w:val="0"/>
        <w:autoSpaceDE w:val="0"/>
        <w:autoSpaceDN w:val="0"/>
        <w:adjustRightInd w:val="0"/>
        <w:spacing w:line="240" w:lineRule="auto"/>
        <w:rPr>
          <w:ins w:id="12626" w:author="Dr Mamadou SANOGO" w:date="2023-10-25T16:41:00Z"/>
          <w:rFonts w:ascii="Cambria" w:hAnsi="Cambria"/>
          <w:color w:val="000000" w:themeColor="text1"/>
          <w:lang w:val="fr-ML"/>
          <w:rPrChange w:id="12627" w:author="Dr Mamadou SANOGO" w:date="2023-10-25T18:15:00Z">
            <w:rPr>
              <w:ins w:id="12628" w:author="Dr Mamadou SANOGO" w:date="2023-10-25T16:41:00Z"/>
              <w:rFonts w:ascii="Cambria" w:hAnsi="Cambria"/>
              <w:lang w:val="fr-ML"/>
            </w:rPr>
          </w:rPrChange>
        </w:rPr>
      </w:pPr>
    </w:p>
    <w:p w14:paraId="4DEE248B" w14:textId="77777777" w:rsidR="00D3265D" w:rsidRPr="007A4AFC" w:rsidRDefault="00D3265D" w:rsidP="00D3265D">
      <w:pPr>
        <w:widowControl w:val="0"/>
        <w:autoSpaceDE w:val="0"/>
        <w:autoSpaceDN w:val="0"/>
        <w:adjustRightInd w:val="0"/>
        <w:spacing w:line="240" w:lineRule="auto"/>
        <w:rPr>
          <w:ins w:id="12629" w:author="Dr Mamadou SANOGO" w:date="2023-10-25T16:41:00Z"/>
          <w:rFonts w:ascii="Cambria" w:hAnsi="Cambria"/>
          <w:color w:val="000000" w:themeColor="text1"/>
          <w:lang w:val="fr-ML"/>
          <w:rPrChange w:id="12630" w:author="Dr Mamadou SANOGO" w:date="2023-10-25T18:15:00Z">
            <w:rPr>
              <w:ins w:id="12631" w:author="Dr Mamadou SANOGO" w:date="2023-10-25T16:41:00Z"/>
              <w:rFonts w:ascii="Cambria" w:hAnsi="Cambria"/>
              <w:lang w:val="fr-ML"/>
            </w:rPr>
          </w:rPrChange>
        </w:rPr>
      </w:pPr>
    </w:p>
    <w:p w14:paraId="43FCC15C" w14:textId="77777777" w:rsidR="00D3265D" w:rsidRPr="007A4AFC" w:rsidRDefault="00D3265D" w:rsidP="00D3265D">
      <w:pPr>
        <w:widowControl w:val="0"/>
        <w:autoSpaceDE w:val="0"/>
        <w:autoSpaceDN w:val="0"/>
        <w:adjustRightInd w:val="0"/>
        <w:spacing w:line="240" w:lineRule="auto"/>
        <w:jc w:val="center"/>
        <w:rPr>
          <w:ins w:id="12632" w:author="Dr Mamadou SANOGO" w:date="2023-10-25T16:41:00Z"/>
          <w:rFonts w:ascii="Cambria" w:hAnsi="Cambria"/>
          <w:b/>
          <w:color w:val="000000" w:themeColor="text1"/>
          <w:sz w:val="40"/>
          <w:lang w:val="fr-ML"/>
          <w:rPrChange w:id="12633" w:author="Dr Mamadou SANOGO" w:date="2023-10-25T18:15:00Z">
            <w:rPr>
              <w:ins w:id="12634" w:author="Dr Mamadou SANOGO" w:date="2023-10-25T16:41:00Z"/>
              <w:rFonts w:ascii="Cambria" w:hAnsi="Cambria"/>
              <w:b/>
              <w:sz w:val="40"/>
              <w:lang w:val="fr-ML"/>
            </w:rPr>
          </w:rPrChange>
        </w:rPr>
      </w:pPr>
      <w:ins w:id="12635" w:author="Dr Mamadou SANOGO" w:date="2023-10-25T16:41:00Z">
        <w:r w:rsidRPr="007A4AFC">
          <w:rPr>
            <w:rFonts w:ascii="Cambria" w:hAnsi="Cambria"/>
            <w:b/>
            <w:color w:val="000000" w:themeColor="text1"/>
            <w:sz w:val="40"/>
            <w:lang w:val="fr-ML"/>
            <w:rPrChange w:id="12636" w:author="Dr Mamadou SANOGO" w:date="2023-10-25T18:15:00Z">
              <w:rPr>
                <w:rFonts w:ascii="Cambria" w:hAnsi="Cambria"/>
                <w:b/>
                <w:sz w:val="40"/>
                <w:lang w:val="fr-ML"/>
              </w:rPr>
            </w:rPrChange>
          </w:rPr>
          <w:t>Règlement intérieur de l’École Privée de Santé Félix Houphouët Boigny (EPSFé)</w:t>
        </w:r>
      </w:ins>
    </w:p>
    <w:p w14:paraId="5292D098" w14:textId="77777777" w:rsidR="00D3265D" w:rsidRPr="007A4AFC" w:rsidRDefault="00D3265D" w:rsidP="00D3265D">
      <w:pPr>
        <w:widowControl w:val="0"/>
        <w:autoSpaceDE w:val="0"/>
        <w:autoSpaceDN w:val="0"/>
        <w:adjustRightInd w:val="0"/>
        <w:spacing w:line="240" w:lineRule="auto"/>
        <w:rPr>
          <w:ins w:id="12637" w:author="Dr Mamadou SANOGO" w:date="2023-10-25T16:41:00Z"/>
          <w:rFonts w:ascii="Cambria" w:hAnsi="Cambria"/>
          <w:color w:val="000000" w:themeColor="text1"/>
          <w:lang w:val="fr-ML"/>
          <w:rPrChange w:id="12638" w:author="Dr Mamadou SANOGO" w:date="2023-10-25T18:15:00Z">
            <w:rPr>
              <w:ins w:id="12639" w:author="Dr Mamadou SANOGO" w:date="2023-10-25T16:41:00Z"/>
              <w:rFonts w:ascii="Cambria" w:hAnsi="Cambria"/>
              <w:lang w:val="fr-ML"/>
            </w:rPr>
          </w:rPrChange>
        </w:rPr>
      </w:pPr>
    </w:p>
    <w:p w14:paraId="65593FD1" w14:textId="77777777" w:rsidR="00D3265D" w:rsidRPr="007A4AFC" w:rsidRDefault="00D3265D" w:rsidP="00D3265D">
      <w:pPr>
        <w:widowControl w:val="0"/>
        <w:autoSpaceDE w:val="0"/>
        <w:autoSpaceDN w:val="0"/>
        <w:adjustRightInd w:val="0"/>
        <w:spacing w:line="240" w:lineRule="auto"/>
        <w:rPr>
          <w:ins w:id="12640" w:author="Dr Mamadou SANOGO" w:date="2023-10-25T16:41:00Z"/>
          <w:rFonts w:ascii="Cambria" w:hAnsi="Cambria"/>
          <w:color w:val="000000" w:themeColor="text1"/>
          <w:lang w:val="fr-ML"/>
          <w:rPrChange w:id="12641" w:author="Dr Mamadou SANOGO" w:date="2023-10-25T18:15:00Z">
            <w:rPr>
              <w:ins w:id="12642" w:author="Dr Mamadou SANOGO" w:date="2023-10-25T16:41:00Z"/>
              <w:rFonts w:ascii="Cambria" w:hAnsi="Cambria"/>
              <w:lang w:val="fr-ML"/>
            </w:rPr>
          </w:rPrChange>
        </w:rPr>
      </w:pPr>
    </w:p>
    <w:p w14:paraId="2BF224A5" w14:textId="77777777" w:rsidR="00D3265D" w:rsidRPr="007A4AFC" w:rsidRDefault="00D3265D" w:rsidP="00D3265D">
      <w:pPr>
        <w:widowControl w:val="0"/>
        <w:autoSpaceDE w:val="0"/>
        <w:autoSpaceDN w:val="0"/>
        <w:adjustRightInd w:val="0"/>
        <w:spacing w:line="240" w:lineRule="auto"/>
        <w:rPr>
          <w:ins w:id="12643" w:author="Dr Mamadou SANOGO" w:date="2023-10-25T16:41:00Z"/>
          <w:rFonts w:ascii="Cambria" w:hAnsi="Cambria"/>
          <w:color w:val="000000" w:themeColor="text1"/>
          <w:lang w:val="fr-ML"/>
          <w:rPrChange w:id="12644" w:author="Dr Mamadou SANOGO" w:date="2023-10-25T18:15:00Z">
            <w:rPr>
              <w:ins w:id="12645" w:author="Dr Mamadou SANOGO" w:date="2023-10-25T16:41:00Z"/>
              <w:rFonts w:ascii="Cambria" w:hAnsi="Cambria"/>
              <w:lang w:val="fr-ML"/>
            </w:rPr>
          </w:rPrChange>
        </w:rPr>
      </w:pPr>
    </w:p>
    <w:p w14:paraId="0374A11E" w14:textId="77777777" w:rsidR="00D3265D" w:rsidRPr="007A4AFC" w:rsidRDefault="00D3265D" w:rsidP="00D3265D">
      <w:pPr>
        <w:widowControl w:val="0"/>
        <w:autoSpaceDE w:val="0"/>
        <w:autoSpaceDN w:val="0"/>
        <w:adjustRightInd w:val="0"/>
        <w:spacing w:line="240" w:lineRule="auto"/>
        <w:rPr>
          <w:ins w:id="12646" w:author="Dr Mamadou SANOGO" w:date="2023-10-25T16:41:00Z"/>
          <w:rFonts w:ascii="Cambria" w:hAnsi="Cambria"/>
          <w:color w:val="000000" w:themeColor="text1"/>
          <w:lang w:val="fr-ML"/>
          <w:rPrChange w:id="12647" w:author="Dr Mamadou SANOGO" w:date="2023-10-25T18:15:00Z">
            <w:rPr>
              <w:ins w:id="12648" w:author="Dr Mamadou SANOGO" w:date="2023-10-25T16:41:00Z"/>
              <w:rFonts w:ascii="Cambria" w:hAnsi="Cambria"/>
              <w:lang w:val="fr-ML"/>
            </w:rPr>
          </w:rPrChange>
        </w:rPr>
      </w:pPr>
    </w:p>
    <w:p w14:paraId="2C55A0D7" w14:textId="77777777" w:rsidR="00D3265D" w:rsidRPr="007A4AFC" w:rsidRDefault="00D3265D" w:rsidP="00D3265D">
      <w:pPr>
        <w:widowControl w:val="0"/>
        <w:autoSpaceDE w:val="0"/>
        <w:autoSpaceDN w:val="0"/>
        <w:adjustRightInd w:val="0"/>
        <w:spacing w:line="240" w:lineRule="auto"/>
        <w:rPr>
          <w:ins w:id="12649" w:author="Dr Mamadou SANOGO" w:date="2023-10-25T16:41:00Z"/>
          <w:rFonts w:ascii="Cambria" w:hAnsi="Cambria"/>
          <w:color w:val="000000" w:themeColor="text1"/>
          <w:lang w:val="fr-ML"/>
          <w:rPrChange w:id="12650" w:author="Dr Mamadou SANOGO" w:date="2023-10-25T18:15:00Z">
            <w:rPr>
              <w:ins w:id="12651" w:author="Dr Mamadou SANOGO" w:date="2023-10-25T16:41:00Z"/>
              <w:rFonts w:ascii="Cambria" w:hAnsi="Cambria"/>
              <w:lang w:val="fr-ML"/>
            </w:rPr>
          </w:rPrChange>
        </w:rPr>
      </w:pPr>
    </w:p>
    <w:p w14:paraId="6C0820A2" w14:textId="77777777" w:rsidR="00D3265D" w:rsidRPr="007A4AFC" w:rsidRDefault="00D3265D" w:rsidP="00D3265D">
      <w:pPr>
        <w:widowControl w:val="0"/>
        <w:autoSpaceDE w:val="0"/>
        <w:autoSpaceDN w:val="0"/>
        <w:adjustRightInd w:val="0"/>
        <w:spacing w:line="240" w:lineRule="auto"/>
        <w:rPr>
          <w:ins w:id="12652" w:author="Dr Mamadou SANOGO" w:date="2023-10-25T16:41:00Z"/>
          <w:rFonts w:ascii="Cambria" w:hAnsi="Cambria"/>
          <w:color w:val="000000" w:themeColor="text1"/>
          <w:lang w:val="fr-ML"/>
          <w:rPrChange w:id="12653" w:author="Dr Mamadou SANOGO" w:date="2023-10-25T18:15:00Z">
            <w:rPr>
              <w:ins w:id="12654" w:author="Dr Mamadou SANOGO" w:date="2023-10-25T16:41:00Z"/>
              <w:rFonts w:ascii="Cambria" w:hAnsi="Cambria"/>
              <w:lang w:val="fr-ML"/>
            </w:rPr>
          </w:rPrChange>
        </w:rPr>
      </w:pPr>
    </w:p>
    <w:p w14:paraId="0ED8E077" w14:textId="77777777" w:rsidR="00D3265D" w:rsidRPr="007A4AFC" w:rsidRDefault="00D3265D" w:rsidP="00D3265D">
      <w:pPr>
        <w:widowControl w:val="0"/>
        <w:autoSpaceDE w:val="0"/>
        <w:autoSpaceDN w:val="0"/>
        <w:adjustRightInd w:val="0"/>
        <w:spacing w:line="240" w:lineRule="auto"/>
        <w:rPr>
          <w:ins w:id="12655" w:author="Dr Mamadou SANOGO" w:date="2023-10-25T16:41:00Z"/>
          <w:rFonts w:ascii="Cambria" w:hAnsi="Cambria"/>
          <w:color w:val="000000" w:themeColor="text1"/>
          <w:lang w:val="fr-ML"/>
          <w:rPrChange w:id="12656" w:author="Dr Mamadou SANOGO" w:date="2023-10-25T18:15:00Z">
            <w:rPr>
              <w:ins w:id="12657" w:author="Dr Mamadou SANOGO" w:date="2023-10-25T16:41:00Z"/>
              <w:rFonts w:ascii="Cambria" w:hAnsi="Cambria"/>
              <w:lang w:val="fr-ML"/>
            </w:rPr>
          </w:rPrChange>
        </w:rPr>
      </w:pPr>
    </w:p>
    <w:p w14:paraId="3127E137" w14:textId="77777777" w:rsidR="00D3265D" w:rsidRPr="007A4AFC" w:rsidRDefault="00D3265D" w:rsidP="00D3265D">
      <w:pPr>
        <w:widowControl w:val="0"/>
        <w:autoSpaceDE w:val="0"/>
        <w:autoSpaceDN w:val="0"/>
        <w:adjustRightInd w:val="0"/>
        <w:spacing w:line="240" w:lineRule="auto"/>
        <w:rPr>
          <w:ins w:id="12658" w:author="Dr Mamadou SANOGO" w:date="2023-10-25T16:41:00Z"/>
          <w:rFonts w:ascii="Cambria" w:hAnsi="Cambria"/>
          <w:color w:val="000000" w:themeColor="text1"/>
          <w:lang w:val="fr-ML"/>
          <w:rPrChange w:id="12659" w:author="Dr Mamadou SANOGO" w:date="2023-10-25T18:15:00Z">
            <w:rPr>
              <w:ins w:id="12660" w:author="Dr Mamadou SANOGO" w:date="2023-10-25T16:41:00Z"/>
              <w:rFonts w:ascii="Cambria" w:hAnsi="Cambria"/>
              <w:lang w:val="fr-ML"/>
            </w:rPr>
          </w:rPrChange>
        </w:rPr>
      </w:pPr>
    </w:p>
    <w:p w14:paraId="61F7C65B" w14:textId="77777777" w:rsidR="00D3265D" w:rsidRPr="007A4AFC" w:rsidRDefault="00D3265D" w:rsidP="00D3265D">
      <w:pPr>
        <w:widowControl w:val="0"/>
        <w:autoSpaceDE w:val="0"/>
        <w:autoSpaceDN w:val="0"/>
        <w:adjustRightInd w:val="0"/>
        <w:spacing w:line="240" w:lineRule="auto"/>
        <w:rPr>
          <w:ins w:id="12661" w:author="Dr Mamadou SANOGO" w:date="2023-10-25T16:41:00Z"/>
          <w:rFonts w:ascii="Cambria" w:hAnsi="Cambria"/>
          <w:color w:val="000000" w:themeColor="text1"/>
          <w:lang w:val="fr-ML"/>
          <w:rPrChange w:id="12662" w:author="Dr Mamadou SANOGO" w:date="2023-10-25T18:15:00Z">
            <w:rPr>
              <w:ins w:id="12663" w:author="Dr Mamadou SANOGO" w:date="2023-10-25T16:41:00Z"/>
              <w:rFonts w:ascii="Cambria" w:hAnsi="Cambria"/>
              <w:lang w:val="fr-ML"/>
            </w:rPr>
          </w:rPrChange>
        </w:rPr>
      </w:pPr>
    </w:p>
    <w:p w14:paraId="798186EB" w14:textId="77777777" w:rsidR="00D3265D" w:rsidRPr="007A4AFC" w:rsidRDefault="00D3265D" w:rsidP="00D3265D">
      <w:pPr>
        <w:widowControl w:val="0"/>
        <w:autoSpaceDE w:val="0"/>
        <w:autoSpaceDN w:val="0"/>
        <w:adjustRightInd w:val="0"/>
        <w:spacing w:line="240" w:lineRule="auto"/>
        <w:rPr>
          <w:ins w:id="12664" w:author="Dr Mamadou SANOGO" w:date="2023-10-25T16:41:00Z"/>
          <w:rFonts w:ascii="Cambria" w:hAnsi="Cambria"/>
          <w:color w:val="000000" w:themeColor="text1"/>
          <w:lang w:val="fr-ML"/>
          <w:rPrChange w:id="12665" w:author="Dr Mamadou SANOGO" w:date="2023-10-25T18:15:00Z">
            <w:rPr>
              <w:ins w:id="12666" w:author="Dr Mamadou SANOGO" w:date="2023-10-25T16:41:00Z"/>
              <w:rFonts w:ascii="Cambria" w:hAnsi="Cambria"/>
              <w:lang w:val="fr-ML"/>
            </w:rPr>
          </w:rPrChange>
        </w:rPr>
      </w:pPr>
    </w:p>
    <w:p w14:paraId="7921DADB" w14:textId="77777777" w:rsidR="00D3265D" w:rsidRPr="007A4AFC" w:rsidRDefault="00D3265D" w:rsidP="00D3265D">
      <w:pPr>
        <w:widowControl w:val="0"/>
        <w:autoSpaceDE w:val="0"/>
        <w:autoSpaceDN w:val="0"/>
        <w:adjustRightInd w:val="0"/>
        <w:spacing w:line="240" w:lineRule="auto"/>
        <w:rPr>
          <w:ins w:id="12667" w:author="Dr Mamadou SANOGO" w:date="2023-10-25T16:41:00Z"/>
          <w:rFonts w:ascii="Cambria" w:hAnsi="Cambria"/>
          <w:color w:val="000000" w:themeColor="text1"/>
          <w:lang w:val="fr-ML"/>
          <w:rPrChange w:id="12668" w:author="Dr Mamadou SANOGO" w:date="2023-10-25T18:15:00Z">
            <w:rPr>
              <w:ins w:id="12669" w:author="Dr Mamadou SANOGO" w:date="2023-10-25T16:41:00Z"/>
              <w:rFonts w:ascii="Cambria" w:hAnsi="Cambria"/>
              <w:lang w:val="fr-ML"/>
            </w:rPr>
          </w:rPrChange>
        </w:rPr>
      </w:pPr>
    </w:p>
    <w:p w14:paraId="22D5FC92" w14:textId="77777777" w:rsidR="00D3265D" w:rsidRPr="007A4AFC" w:rsidRDefault="00D3265D" w:rsidP="00D3265D">
      <w:pPr>
        <w:widowControl w:val="0"/>
        <w:autoSpaceDE w:val="0"/>
        <w:autoSpaceDN w:val="0"/>
        <w:adjustRightInd w:val="0"/>
        <w:spacing w:line="240" w:lineRule="auto"/>
        <w:rPr>
          <w:ins w:id="12670" w:author="Dr Mamadou SANOGO" w:date="2023-10-25T16:41:00Z"/>
          <w:rFonts w:ascii="Cambria" w:hAnsi="Cambria"/>
          <w:color w:val="000000" w:themeColor="text1"/>
          <w:lang w:val="fr-ML"/>
          <w:rPrChange w:id="12671" w:author="Dr Mamadou SANOGO" w:date="2023-10-25T18:15:00Z">
            <w:rPr>
              <w:ins w:id="12672" w:author="Dr Mamadou SANOGO" w:date="2023-10-25T16:41:00Z"/>
              <w:rFonts w:ascii="Cambria" w:hAnsi="Cambria"/>
              <w:lang w:val="fr-ML"/>
            </w:rPr>
          </w:rPrChange>
        </w:rPr>
      </w:pPr>
    </w:p>
    <w:p w14:paraId="06472E01" w14:textId="77777777" w:rsidR="00D3265D" w:rsidRPr="007A4AFC" w:rsidRDefault="00D3265D" w:rsidP="00D3265D">
      <w:pPr>
        <w:widowControl w:val="0"/>
        <w:autoSpaceDE w:val="0"/>
        <w:autoSpaceDN w:val="0"/>
        <w:adjustRightInd w:val="0"/>
        <w:spacing w:line="240" w:lineRule="auto"/>
        <w:rPr>
          <w:ins w:id="12673" w:author="Dr Mamadou SANOGO" w:date="2023-10-25T16:41:00Z"/>
          <w:rFonts w:ascii="Cambria" w:hAnsi="Cambria"/>
          <w:color w:val="000000" w:themeColor="text1"/>
          <w:lang w:val="fr-ML"/>
          <w:rPrChange w:id="12674" w:author="Dr Mamadou SANOGO" w:date="2023-10-25T18:15:00Z">
            <w:rPr>
              <w:ins w:id="12675" w:author="Dr Mamadou SANOGO" w:date="2023-10-25T16:41:00Z"/>
              <w:rFonts w:ascii="Cambria" w:hAnsi="Cambria"/>
              <w:lang w:val="fr-ML"/>
            </w:rPr>
          </w:rPrChange>
        </w:rPr>
      </w:pPr>
    </w:p>
    <w:p w14:paraId="73BCA258" w14:textId="77777777" w:rsidR="00D3265D" w:rsidRPr="007A4AFC" w:rsidRDefault="00D3265D" w:rsidP="00D3265D">
      <w:pPr>
        <w:widowControl w:val="0"/>
        <w:autoSpaceDE w:val="0"/>
        <w:autoSpaceDN w:val="0"/>
        <w:adjustRightInd w:val="0"/>
        <w:spacing w:line="240" w:lineRule="auto"/>
        <w:rPr>
          <w:ins w:id="12676" w:author="Dr Mamadou SANOGO" w:date="2023-10-25T16:41:00Z"/>
          <w:rFonts w:ascii="Cambria" w:hAnsi="Cambria"/>
          <w:color w:val="000000" w:themeColor="text1"/>
          <w:lang w:val="fr-ML"/>
          <w:rPrChange w:id="12677" w:author="Dr Mamadou SANOGO" w:date="2023-10-25T18:15:00Z">
            <w:rPr>
              <w:ins w:id="12678" w:author="Dr Mamadou SANOGO" w:date="2023-10-25T16:41:00Z"/>
              <w:rFonts w:ascii="Cambria" w:hAnsi="Cambria"/>
              <w:lang w:val="fr-ML"/>
            </w:rPr>
          </w:rPrChange>
        </w:rPr>
      </w:pPr>
    </w:p>
    <w:p w14:paraId="26ACFCD6" w14:textId="77777777" w:rsidR="00D3265D" w:rsidRPr="007A4AFC" w:rsidRDefault="00D3265D" w:rsidP="00D3265D">
      <w:pPr>
        <w:widowControl w:val="0"/>
        <w:autoSpaceDE w:val="0"/>
        <w:autoSpaceDN w:val="0"/>
        <w:adjustRightInd w:val="0"/>
        <w:spacing w:line="240" w:lineRule="auto"/>
        <w:rPr>
          <w:ins w:id="12679" w:author="Dr Mamadou SANOGO" w:date="2023-10-25T16:41:00Z"/>
          <w:rFonts w:ascii="Cambria" w:hAnsi="Cambria"/>
          <w:color w:val="000000" w:themeColor="text1"/>
          <w:lang w:val="fr-ML"/>
          <w:rPrChange w:id="12680" w:author="Dr Mamadou SANOGO" w:date="2023-10-25T18:15:00Z">
            <w:rPr>
              <w:ins w:id="12681" w:author="Dr Mamadou SANOGO" w:date="2023-10-25T16:41:00Z"/>
              <w:rFonts w:ascii="Cambria" w:hAnsi="Cambria"/>
              <w:lang w:val="fr-ML"/>
            </w:rPr>
          </w:rPrChange>
        </w:rPr>
      </w:pPr>
    </w:p>
    <w:p w14:paraId="556C62C0" w14:textId="77777777" w:rsidR="00D3265D" w:rsidRPr="007A4AFC" w:rsidRDefault="00D3265D" w:rsidP="00D3265D">
      <w:pPr>
        <w:widowControl w:val="0"/>
        <w:autoSpaceDE w:val="0"/>
        <w:autoSpaceDN w:val="0"/>
        <w:adjustRightInd w:val="0"/>
        <w:spacing w:line="240" w:lineRule="auto"/>
        <w:rPr>
          <w:ins w:id="12682" w:author="Dr Mamadou SANOGO" w:date="2023-10-25T16:41:00Z"/>
          <w:rFonts w:ascii="Cambria" w:hAnsi="Cambria"/>
          <w:color w:val="000000" w:themeColor="text1"/>
          <w:lang w:val="fr-ML"/>
          <w:rPrChange w:id="12683" w:author="Dr Mamadou SANOGO" w:date="2023-10-25T18:15:00Z">
            <w:rPr>
              <w:ins w:id="12684" w:author="Dr Mamadou SANOGO" w:date="2023-10-25T16:41:00Z"/>
              <w:rFonts w:ascii="Cambria" w:hAnsi="Cambria"/>
              <w:lang w:val="fr-ML"/>
            </w:rPr>
          </w:rPrChange>
        </w:rPr>
      </w:pPr>
    </w:p>
    <w:p w14:paraId="3A1544C1" w14:textId="77777777" w:rsidR="00D3265D" w:rsidRPr="007A4AFC" w:rsidRDefault="00D3265D" w:rsidP="00D3265D">
      <w:pPr>
        <w:widowControl w:val="0"/>
        <w:autoSpaceDE w:val="0"/>
        <w:autoSpaceDN w:val="0"/>
        <w:adjustRightInd w:val="0"/>
        <w:spacing w:line="240" w:lineRule="auto"/>
        <w:rPr>
          <w:ins w:id="12685" w:author="Dr Mamadou SANOGO" w:date="2023-10-25T16:41:00Z"/>
          <w:rFonts w:ascii="Cambria" w:hAnsi="Cambria"/>
          <w:color w:val="000000" w:themeColor="text1"/>
          <w:lang w:val="fr-ML"/>
          <w:rPrChange w:id="12686" w:author="Dr Mamadou SANOGO" w:date="2023-10-25T18:15:00Z">
            <w:rPr>
              <w:ins w:id="12687" w:author="Dr Mamadou SANOGO" w:date="2023-10-25T16:41:00Z"/>
              <w:rFonts w:ascii="Cambria" w:hAnsi="Cambria"/>
              <w:lang w:val="fr-ML"/>
            </w:rPr>
          </w:rPrChange>
        </w:rPr>
      </w:pPr>
    </w:p>
    <w:p w14:paraId="5CFB7442" w14:textId="77777777" w:rsidR="00D3265D" w:rsidRPr="007A4AFC" w:rsidRDefault="00D3265D" w:rsidP="00D3265D">
      <w:pPr>
        <w:widowControl w:val="0"/>
        <w:autoSpaceDE w:val="0"/>
        <w:autoSpaceDN w:val="0"/>
        <w:adjustRightInd w:val="0"/>
        <w:spacing w:line="240" w:lineRule="auto"/>
        <w:rPr>
          <w:ins w:id="12688" w:author="Dr Mamadou SANOGO" w:date="2023-10-25T16:41:00Z"/>
          <w:rFonts w:ascii="Cambria" w:hAnsi="Cambria"/>
          <w:color w:val="000000" w:themeColor="text1"/>
          <w:lang w:val="fr-ML"/>
          <w:rPrChange w:id="12689" w:author="Dr Mamadou SANOGO" w:date="2023-10-25T18:15:00Z">
            <w:rPr>
              <w:ins w:id="12690" w:author="Dr Mamadou SANOGO" w:date="2023-10-25T16:41:00Z"/>
              <w:rFonts w:ascii="Cambria" w:hAnsi="Cambria"/>
              <w:lang w:val="fr-ML"/>
            </w:rPr>
          </w:rPrChange>
        </w:rPr>
      </w:pPr>
    </w:p>
    <w:p w14:paraId="17D16DF5" w14:textId="77777777" w:rsidR="00D3265D" w:rsidRPr="007A4AFC" w:rsidRDefault="00D3265D" w:rsidP="00D3265D">
      <w:pPr>
        <w:widowControl w:val="0"/>
        <w:autoSpaceDE w:val="0"/>
        <w:autoSpaceDN w:val="0"/>
        <w:adjustRightInd w:val="0"/>
        <w:spacing w:line="240" w:lineRule="auto"/>
        <w:rPr>
          <w:ins w:id="12691" w:author="Dr Mamadou SANOGO" w:date="2023-10-25T16:41:00Z"/>
          <w:rFonts w:ascii="Cambria" w:hAnsi="Cambria"/>
          <w:color w:val="000000" w:themeColor="text1"/>
          <w:lang w:val="fr-ML"/>
          <w:rPrChange w:id="12692" w:author="Dr Mamadou SANOGO" w:date="2023-10-25T18:15:00Z">
            <w:rPr>
              <w:ins w:id="12693" w:author="Dr Mamadou SANOGO" w:date="2023-10-25T16:41:00Z"/>
              <w:rFonts w:ascii="Cambria" w:hAnsi="Cambria"/>
              <w:lang w:val="fr-ML"/>
            </w:rPr>
          </w:rPrChange>
        </w:rPr>
      </w:pPr>
    </w:p>
    <w:p w14:paraId="58741ADB" w14:textId="77777777" w:rsidR="00D3265D" w:rsidRPr="007A4AFC" w:rsidRDefault="00D3265D" w:rsidP="00D3265D">
      <w:pPr>
        <w:widowControl w:val="0"/>
        <w:autoSpaceDE w:val="0"/>
        <w:autoSpaceDN w:val="0"/>
        <w:adjustRightInd w:val="0"/>
        <w:spacing w:line="240" w:lineRule="auto"/>
        <w:rPr>
          <w:ins w:id="12694" w:author="Dr Mamadou SANOGO" w:date="2023-10-25T16:41:00Z"/>
          <w:rFonts w:ascii="Cambria" w:hAnsi="Cambria"/>
          <w:color w:val="000000" w:themeColor="text1"/>
          <w:lang w:val="fr-ML"/>
          <w:rPrChange w:id="12695" w:author="Dr Mamadou SANOGO" w:date="2023-10-25T18:15:00Z">
            <w:rPr>
              <w:ins w:id="12696" w:author="Dr Mamadou SANOGO" w:date="2023-10-25T16:41:00Z"/>
              <w:rFonts w:ascii="Cambria" w:hAnsi="Cambria"/>
              <w:lang w:val="fr-ML"/>
            </w:rPr>
          </w:rPrChange>
        </w:rPr>
      </w:pPr>
    </w:p>
    <w:p w14:paraId="36D37694" w14:textId="7C37BF10" w:rsidR="00D3265D" w:rsidRDefault="00D3265D" w:rsidP="00DA7BA7">
      <w:pPr>
        <w:widowControl w:val="0"/>
        <w:autoSpaceDE w:val="0"/>
        <w:autoSpaceDN w:val="0"/>
        <w:adjustRightInd w:val="0"/>
        <w:spacing w:line="240" w:lineRule="auto"/>
        <w:jc w:val="right"/>
        <w:rPr>
          <w:ins w:id="12697" w:author="Dr Mamadou SANOGO" w:date="2023-10-27T14:05:00Z"/>
          <w:rFonts w:ascii="Cambria" w:hAnsi="Cambria" w:cs="Arial"/>
          <w:b/>
          <w:i/>
          <w:color w:val="000000" w:themeColor="text1"/>
          <w:lang w:val="fr-ML"/>
        </w:rPr>
      </w:pPr>
      <w:ins w:id="12698" w:author="Dr Mamadou SANOGO" w:date="2023-10-25T16:41:00Z">
        <w:r w:rsidRPr="007A4AFC">
          <w:rPr>
            <w:rFonts w:ascii="Cambria" w:hAnsi="Cambria" w:cs="Arial"/>
            <w:b/>
            <w:i/>
            <w:color w:val="000000" w:themeColor="text1"/>
            <w:lang w:val="fr-ML"/>
            <w:rPrChange w:id="12699" w:author="Dr Mamadou SANOGO" w:date="2023-10-25T18:15:00Z">
              <w:rPr>
                <w:rFonts w:ascii="Cambria" w:hAnsi="Cambria" w:cs="Arial"/>
                <w:b/>
                <w:i/>
                <w:lang w:val="fr-ML"/>
              </w:rPr>
            </w:rPrChange>
          </w:rPr>
          <w:t>Approuvé par le Conseil D’Orientation</w:t>
        </w:r>
      </w:ins>
    </w:p>
    <w:p w14:paraId="01A9C400" w14:textId="524EAC68" w:rsidR="006778CD" w:rsidRDefault="006778CD" w:rsidP="00DA7BA7">
      <w:pPr>
        <w:widowControl w:val="0"/>
        <w:autoSpaceDE w:val="0"/>
        <w:autoSpaceDN w:val="0"/>
        <w:adjustRightInd w:val="0"/>
        <w:spacing w:line="240" w:lineRule="auto"/>
        <w:jc w:val="right"/>
        <w:rPr>
          <w:ins w:id="12700" w:author="Dr Mamadou SANOGO" w:date="2023-10-27T14:05:00Z"/>
          <w:rFonts w:ascii="Cambria" w:hAnsi="Cambria" w:cs="Arial"/>
          <w:b/>
          <w:i/>
          <w:color w:val="000000" w:themeColor="text1"/>
          <w:lang w:val="fr-ML"/>
        </w:rPr>
      </w:pPr>
    </w:p>
    <w:p w14:paraId="2F38F3DD" w14:textId="0B14A4AF" w:rsidR="006778CD" w:rsidRDefault="006778CD" w:rsidP="00DA7BA7">
      <w:pPr>
        <w:widowControl w:val="0"/>
        <w:autoSpaceDE w:val="0"/>
        <w:autoSpaceDN w:val="0"/>
        <w:adjustRightInd w:val="0"/>
        <w:spacing w:line="240" w:lineRule="auto"/>
        <w:jc w:val="right"/>
        <w:rPr>
          <w:ins w:id="12701" w:author="Dr Mamadou SANOGO" w:date="2023-10-27T14:05:00Z"/>
          <w:rFonts w:ascii="Cambria" w:hAnsi="Cambria" w:cs="Arial"/>
          <w:b/>
          <w:i/>
          <w:color w:val="000000" w:themeColor="text1"/>
          <w:lang w:val="fr-ML"/>
        </w:rPr>
      </w:pPr>
    </w:p>
    <w:p w14:paraId="31FE7643" w14:textId="4D088210" w:rsidR="006778CD" w:rsidRDefault="006778CD" w:rsidP="00DA7BA7">
      <w:pPr>
        <w:widowControl w:val="0"/>
        <w:autoSpaceDE w:val="0"/>
        <w:autoSpaceDN w:val="0"/>
        <w:adjustRightInd w:val="0"/>
        <w:spacing w:line="240" w:lineRule="auto"/>
        <w:jc w:val="right"/>
        <w:rPr>
          <w:ins w:id="12702" w:author="Dr Mamadou SANOGO" w:date="2023-10-27T14:05:00Z"/>
          <w:rFonts w:ascii="Cambria" w:hAnsi="Cambria" w:cs="Arial"/>
          <w:b/>
          <w:i/>
          <w:color w:val="000000" w:themeColor="text1"/>
          <w:lang w:val="fr-ML"/>
        </w:rPr>
      </w:pPr>
    </w:p>
    <w:p w14:paraId="5A728C75" w14:textId="15993F96" w:rsidR="006778CD" w:rsidRDefault="006778CD" w:rsidP="00DA7BA7">
      <w:pPr>
        <w:widowControl w:val="0"/>
        <w:autoSpaceDE w:val="0"/>
        <w:autoSpaceDN w:val="0"/>
        <w:adjustRightInd w:val="0"/>
        <w:spacing w:line="240" w:lineRule="auto"/>
        <w:jc w:val="right"/>
        <w:rPr>
          <w:ins w:id="12703" w:author="Dr Mamadou SANOGO" w:date="2023-10-27T14:05:00Z"/>
          <w:rFonts w:ascii="Cambria" w:hAnsi="Cambria" w:cs="Arial"/>
          <w:b/>
          <w:i/>
          <w:color w:val="000000" w:themeColor="text1"/>
          <w:lang w:val="fr-ML"/>
        </w:rPr>
      </w:pPr>
    </w:p>
    <w:p w14:paraId="332907C1" w14:textId="7366E163" w:rsidR="006778CD" w:rsidRDefault="006778CD" w:rsidP="00DA7BA7">
      <w:pPr>
        <w:widowControl w:val="0"/>
        <w:autoSpaceDE w:val="0"/>
        <w:autoSpaceDN w:val="0"/>
        <w:adjustRightInd w:val="0"/>
        <w:spacing w:line="240" w:lineRule="auto"/>
        <w:jc w:val="right"/>
        <w:rPr>
          <w:ins w:id="12704" w:author="Dr Mamadou SANOGO" w:date="2023-10-28T00:02:00Z"/>
          <w:rFonts w:ascii="Cambria" w:hAnsi="Cambria" w:cs="Arial"/>
          <w:b/>
          <w:i/>
          <w:color w:val="000000" w:themeColor="text1"/>
          <w:lang w:val="fr-ML"/>
        </w:rPr>
      </w:pPr>
    </w:p>
    <w:p w14:paraId="4CE18082" w14:textId="55DE9A7C" w:rsidR="00B43097" w:rsidRDefault="00B43097" w:rsidP="00DA7BA7">
      <w:pPr>
        <w:widowControl w:val="0"/>
        <w:autoSpaceDE w:val="0"/>
        <w:autoSpaceDN w:val="0"/>
        <w:adjustRightInd w:val="0"/>
        <w:spacing w:line="240" w:lineRule="auto"/>
        <w:jc w:val="right"/>
        <w:rPr>
          <w:ins w:id="12705" w:author="Dr Mamadou SANOGO" w:date="2023-10-28T00:02:00Z"/>
          <w:rFonts w:ascii="Cambria" w:hAnsi="Cambria" w:cs="Arial"/>
          <w:b/>
          <w:i/>
          <w:color w:val="000000" w:themeColor="text1"/>
          <w:lang w:val="fr-ML"/>
        </w:rPr>
      </w:pPr>
    </w:p>
    <w:p w14:paraId="57D970B2" w14:textId="5EE6F4C7" w:rsidR="00B43097" w:rsidRDefault="00B43097" w:rsidP="00DA7BA7">
      <w:pPr>
        <w:widowControl w:val="0"/>
        <w:autoSpaceDE w:val="0"/>
        <w:autoSpaceDN w:val="0"/>
        <w:adjustRightInd w:val="0"/>
        <w:spacing w:line="240" w:lineRule="auto"/>
        <w:jc w:val="right"/>
        <w:rPr>
          <w:ins w:id="12706" w:author="Dr Mamadou SANOGO" w:date="2023-10-28T00:02:00Z"/>
          <w:rFonts w:ascii="Cambria" w:hAnsi="Cambria" w:cs="Arial"/>
          <w:b/>
          <w:i/>
          <w:color w:val="000000" w:themeColor="text1"/>
          <w:lang w:val="fr-ML"/>
        </w:rPr>
      </w:pPr>
    </w:p>
    <w:p w14:paraId="5D497033" w14:textId="61607F56" w:rsidR="00B43097" w:rsidRDefault="00B43097" w:rsidP="00DA7BA7">
      <w:pPr>
        <w:widowControl w:val="0"/>
        <w:autoSpaceDE w:val="0"/>
        <w:autoSpaceDN w:val="0"/>
        <w:adjustRightInd w:val="0"/>
        <w:spacing w:line="240" w:lineRule="auto"/>
        <w:jc w:val="right"/>
        <w:rPr>
          <w:ins w:id="12707" w:author="Dr Mamadou SANOGO" w:date="2023-10-28T00:02:00Z"/>
          <w:rFonts w:ascii="Cambria" w:hAnsi="Cambria" w:cs="Arial"/>
          <w:b/>
          <w:i/>
          <w:color w:val="000000" w:themeColor="text1"/>
          <w:lang w:val="fr-ML"/>
        </w:rPr>
      </w:pPr>
    </w:p>
    <w:p w14:paraId="4E01F80F" w14:textId="7A018DC6" w:rsidR="00B43097" w:rsidRDefault="00B43097" w:rsidP="00DA7BA7">
      <w:pPr>
        <w:widowControl w:val="0"/>
        <w:autoSpaceDE w:val="0"/>
        <w:autoSpaceDN w:val="0"/>
        <w:adjustRightInd w:val="0"/>
        <w:spacing w:line="240" w:lineRule="auto"/>
        <w:jc w:val="right"/>
        <w:rPr>
          <w:ins w:id="12708" w:author="Dr Mamadou SANOGO" w:date="2023-10-28T00:02:00Z"/>
          <w:rFonts w:ascii="Cambria" w:hAnsi="Cambria" w:cs="Arial"/>
          <w:b/>
          <w:i/>
          <w:color w:val="000000" w:themeColor="text1"/>
          <w:lang w:val="fr-ML"/>
        </w:rPr>
      </w:pPr>
    </w:p>
    <w:p w14:paraId="28A8E4C2" w14:textId="457C01F7" w:rsidR="00B43097" w:rsidRDefault="00B43097" w:rsidP="00DA7BA7">
      <w:pPr>
        <w:widowControl w:val="0"/>
        <w:autoSpaceDE w:val="0"/>
        <w:autoSpaceDN w:val="0"/>
        <w:adjustRightInd w:val="0"/>
        <w:spacing w:line="240" w:lineRule="auto"/>
        <w:jc w:val="right"/>
        <w:rPr>
          <w:ins w:id="12709" w:author="Dr Mamadou SANOGO" w:date="2023-10-28T00:02:00Z"/>
          <w:rFonts w:ascii="Cambria" w:hAnsi="Cambria" w:cs="Arial"/>
          <w:b/>
          <w:i/>
          <w:color w:val="000000" w:themeColor="text1"/>
          <w:lang w:val="fr-ML"/>
        </w:rPr>
      </w:pPr>
    </w:p>
    <w:p w14:paraId="41643A1F" w14:textId="77777777" w:rsidR="00B43097" w:rsidRDefault="00B43097" w:rsidP="00DA7BA7">
      <w:pPr>
        <w:widowControl w:val="0"/>
        <w:autoSpaceDE w:val="0"/>
        <w:autoSpaceDN w:val="0"/>
        <w:adjustRightInd w:val="0"/>
        <w:spacing w:line="240" w:lineRule="auto"/>
        <w:jc w:val="right"/>
        <w:rPr>
          <w:ins w:id="12710" w:author="Dr Mamadou SANOGO" w:date="2023-10-27T14:05:00Z"/>
          <w:rFonts w:ascii="Cambria" w:hAnsi="Cambria" w:cs="Arial"/>
          <w:b/>
          <w:i/>
          <w:color w:val="000000" w:themeColor="text1"/>
          <w:lang w:val="fr-ML"/>
        </w:rPr>
      </w:pPr>
    </w:p>
    <w:p w14:paraId="63584F20" w14:textId="77777777" w:rsidR="006778CD" w:rsidRPr="00DA7BA7" w:rsidRDefault="006778CD">
      <w:pPr>
        <w:widowControl w:val="0"/>
        <w:autoSpaceDE w:val="0"/>
        <w:autoSpaceDN w:val="0"/>
        <w:adjustRightInd w:val="0"/>
        <w:spacing w:line="240" w:lineRule="auto"/>
        <w:jc w:val="right"/>
        <w:rPr>
          <w:ins w:id="12711" w:author="Dr Mamadou SANOGO" w:date="2023-10-25T16:41:00Z"/>
          <w:rFonts w:ascii="Cambria" w:hAnsi="Cambria" w:cs="Arial"/>
          <w:b/>
          <w:i/>
          <w:color w:val="000000" w:themeColor="text1"/>
          <w:lang w:val="fr-ML"/>
          <w:rPrChange w:id="12712" w:author="Dr Mamadou SANOGO" w:date="2023-10-27T11:44:00Z">
            <w:rPr>
              <w:ins w:id="12713" w:author="Dr Mamadou SANOGO" w:date="2023-10-25T16:41:00Z"/>
              <w:rFonts w:ascii="Cambria" w:hAnsi="Cambria" w:cs="Arial"/>
              <w:lang w:val="fr-ML"/>
            </w:rPr>
          </w:rPrChange>
        </w:rPr>
        <w:pPrChange w:id="12714" w:author="Dr Mamadou SANOGO" w:date="2023-10-27T11:44:00Z">
          <w:pPr>
            <w:widowControl w:val="0"/>
            <w:autoSpaceDE w:val="0"/>
            <w:autoSpaceDN w:val="0"/>
            <w:adjustRightInd w:val="0"/>
            <w:spacing w:line="240" w:lineRule="auto"/>
          </w:pPr>
        </w:pPrChange>
      </w:pPr>
    </w:p>
    <w:p w14:paraId="6978CFA6" w14:textId="3EF7036D" w:rsidR="00D3265D" w:rsidRPr="007A4AFC" w:rsidRDefault="00D3265D" w:rsidP="00D3265D">
      <w:pPr>
        <w:widowControl w:val="0"/>
        <w:autoSpaceDE w:val="0"/>
        <w:autoSpaceDN w:val="0"/>
        <w:adjustRightInd w:val="0"/>
        <w:spacing w:line="240" w:lineRule="auto"/>
        <w:rPr>
          <w:ins w:id="12715" w:author="Dr Mamadou SANOGO" w:date="2023-10-25T16:41:00Z"/>
          <w:rFonts w:ascii="Cambria" w:hAnsi="Cambria" w:cs="Arial"/>
          <w:color w:val="000000" w:themeColor="text1"/>
          <w:lang w:val="fr-ML"/>
          <w:rPrChange w:id="12716" w:author="Dr Mamadou SANOGO" w:date="2023-10-25T18:15:00Z">
            <w:rPr>
              <w:ins w:id="12717" w:author="Dr Mamadou SANOGO" w:date="2023-10-25T16:41:00Z"/>
              <w:rFonts w:ascii="Cambria" w:hAnsi="Cambria" w:cs="Arial"/>
              <w:lang w:val="fr-ML"/>
            </w:rPr>
          </w:rPrChange>
        </w:rPr>
      </w:pPr>
      <w:ins w:id="12718" w:author="Dr Mamadou SANOGO" w:date="2023-10-25T16:41:00Z">
        <w:r w:rsidRPr="007A4AFC">
          <w:rPr>
            <w:rFonts w:ascii="Cambria" w:hAnsi="Cambria" w:cs="Arial"/>
            <w:b/>
            <w:bCs/>
            <w:color w:val="000000" w:themeColor="text1"/>
            <w:lang w:val="fr-ML"/>
            <w:rPrChange w:id="12719" w:author="Dr Mamadou SANOGO" w:date="2023-10-25T18:15:00Z">
              <w:rPr>
                <w:rFonts w:ascii="Cambria" w:hAnsi="Cambria" w:cs="Arial"/>
                <w:b/>
                <w:bCs/>
                <w:lang w:val="fr-ML"/>
              </w:rPr>
            </w:rPrChange>
          </w:rPr>
          <w:lastRenderedPageBreak/>
          <w:t>PREAMBULE</w:t>
        </w:r>
      </w:ins>
    </w:p>
    <w:p w14:paraId="5AC302DF" w14:textId="77777777" w:rsidR="00D3265D" w:rsidRPr="007A4AFC" w:rsidRDefault="00D3265D" w:rsidP="00D3265D">
      <w:pPr>
        <w:widowControl w:val="0"/>
        <w:autoSpaceDE w:val="0"/>
        <w:autoSpaceDN w:val="0"/>
        <w:adjustRightInd w:val="0"/>
        <w:spacing w:line="240" w:lineRule="auto"/>
        <w:rPr>
          <w:ins w:id="12720" w:author="Dr Mamadou SANOGO" w:date="2023-10-25T16:41:00Z"/>
          <w:rFonts w:ascii="Cambria" w:hAnsi="Cambria" w:cs="Arial"/>
          <w:color w:val="000000" w:themeColor="text1"/>
          <w:lang w:val="fr-ML"/>
          <w:rPrChange w:id="12721" w:author="Dr Mamadou SANOGO" w:date="2023-10-25T18:15:00Z">
            <w:rPr>
              <w:ins w:id="12722" w:author="Dr Mamadou SANOGO" w:date="2023-10-25T16:41:00Z"/>
              <w:rFonts w:ascii="Cambria" w:hAnsi="Cambria" w:cs="Arial"/>
              <w:lang w:val="fr-ML"/>
            </w:rPr>
          </w:rPrChange>
        </w:rPr>
      </w:pPr>
      <w:ins w:id="12723" w:author="Dr Mamadou SANOGO" w:date="2023-10-25T16:41:00Z">
        <w:r w:rsidRPr="007A4AFC">
          <w:rPr>
            <w:rFonts w:ascii="Cambria" w:hAnsi="Cambria" w:cs="Arial"/>
            <w:color w:val="000000" w:themeColor="text1"/>
            <w:lang w:val="fr-ML"/>
            <w:rPrChange w:id="12724" w:author="Dr Mamadou SANOGO" w:date="2023-10-25T18:15:00Z">
              <w:rPr>
                <w:rFonts w:ascii="Cambria" w:hAnsi="Cambria" w:cs="Arial"/>
                <w:lang w:val="fr-ML"/>
              </w:rPr>
            </w:rPrChange>
          </w:rPr>
          <w: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t>
        </w:r>
      </w:ins>
    </w:p>
    <w:p w14:paraId="0652109D" w14:textId="77777777" w:rsidR="00D3265D" w:rsidRPr="007A4AFC" w:rsidRDefault="00D3265D" w:rsidP="00D3265D">
      <w:pPr>
        <w:widowControl w:val="0"/>
        <w:autoSpaceDE w:val="0"/>
        <w:autoSpaceDN w:val="0"/>
        <w:adjustRightInd w:val="0"/>
        <w:spacing w:line="240" w:lineRule="auto"/>
        <w:rPr>
          <w:ins w:id="12725" w:author="Dr Mamadou SANOGO" w:date="2023-10-25T16:41:00Z"/>
          <w:rFonts w:ascii="Cambria" w:hAnsi="Cambria" w:cs="Arial"/>
          <w:color w:val="000000" w:themeColor="text1"/>
          <w:sz w:val="10"/>
          <w:lang w:val="fr-ML"/>
          <w:rPrChange w:id="12726" w:author="Dr Mamadou SANOGO" w:date="2023-10-25T18:15:00Z">
            <w:rPr>
              <w:ins w:id="12727" w:author="Dr Mamadou SANOGO" w:date="2023-10-25T16:41:00Z"/>
              <w:rFonts w:ascii="Cambria" w:hAnsi="Cambria" w:cs="Arial"/>
              <w:sz w:val="10"/>
              <w:lang w:val="fr-ML"/>
            </w:rPr>
          </w:rPrChange>
        </w:rPr>
      </w:pPr>
    </w:p>
    <w:p w14:paraId="15540438" w14:textId="77777777" w:rsidR="00D3265D" w:rsidRPr="007A4AFC" w:rsidRDefault="00D3265D" w:rsidP="00D3265D">
      <w:pPr>
        <w:widowControl w:val="0"/>
        <w:autoSpaceDE w:val="0"/>
        <w:autoSpaceDN w:val="0"/>
        <w:adjustRightInd w:val="0"/>
        <w:spacing w:line="240" w:lineRule="auto"/>
        <w:rPr>
          <w:ins w:id="12728" w:author="Dr Mamadou SANOGO" w:date="2023-10-25T16:41:00Z"/>
          <w:rFonts w:ascii="Cambria" w:hAnsi="Cambria" w:cs="Arial"/>
          <w:color w:val="000000" w:themeColor="text1"/>
          <w:lang w:val="fr-ML"/>
          <w:rPrChange w:id="12729" w:author="Dr Mamadou SANOGO" w:date="2023-10-25T18:15:00Z">
            <w:rPr>
              <w:ins w:id="12730" w:author="Dr Mamadou SANOGO" w:date="2023-10-25T16:41:00Z"/>
              <w:rFonts w:ascii="Cambria" w:hAnsi="Cambria" w:cs="Arial"/>
              <w:lang w:val="fr-ML"/>
            </w:rPr>
          </w:rPrChange>
        </w:rPr>
      </w:pPr>
      <w:ins w:id="12731" w:author="Dr Mamadou SANOGO" w:date="2023-10-25T16:41:00Z">
        <w:r w:rsidRPr="007A4AFC">
          <w:rPr>
            <w:rFonts w:ascii="Cambria" w:hAnsi="Cambria" w:cs="Arial"/>
            <w:b/>
            <w:bCs/>
            <w:color w:val="000000" w:themeColor="text1"/>
            <w:lang w:val="fr-ML"/>
            <w:rPrChange w:id="12732" w:author="Dr Mamadou SANOGO" w:date="2023-10-25T18:15:00Z">
              <w:rPr>
                <w:rFonts w:ascii="Cambria" w:hAnsi="Cambria" w:cs="Arial"/>
                <w:b/>
                <w:bCs/>
                <w:lang w:val="fr-ML"/>
              </w:rPr>
            </w:rPrChange>
          </w:rPr>
          <w:t>Article 1 - Champ d’application</w:t>
        </w:r>
      </w:ins>
    </w:p>
    <w:p w14:paraId="5332A020" w14:textId="77777777" w:rsidR="00D3265D" w:rsidRPr="007A4AFC" w:rsidRDefault="00D3265D" w:rsidP="00D3265D">
      <w:pPr>
        <w:widowControl w:val="0"/>
        <w:autoSpaceDE w:val="0"/>
        <w:autoSpaceDN w:val="0"/>
        <w:adjustRightInd w:val="0"/>
        <w:spacing w:line="240" w:lineRule="auto"/>
        <w:rPr>
          <w:ins w:id="12733" w:author="Dr Mamadou SANOGO" w:date="2023-10-25T16:41:00Z"/>
          <w:rFonts w:ascii="Cambria" w:hAnsi="Cambria" w:cs="Arial"/>
          <w:color w:val="000000" w:themeColor="text1"/>
          <w:lang w:val="fr-ML"/>
          <w:rPrChange w:id="12734" w:author="Dr Mamadou SANOGO" w:date="2023-10-25T18:15:00Z">
            <w:rPr>
              <w:ins w:id="12735" w:author="Dr Mamadou SANOGO" w:date="2023-10-25T16:41:00Z"/>
              <w:rFonts w:ascii="Cambria" w:hAnsi="Cambria" w:cs="Arial"/>
              <w:lang w:val="fr-ML"/>
            </w:rPr>
          </w:rPrChange>
        </w:rPr>
      </w:pPr>
      <w:ins w:id="12736" w:author="Dr Mamadou SANOGO" w:date="2023-10-25T16:41:00Z">
        <w:r w:rsidRPr="007A4AFC">
          <w:rPr>
            <w:rFonts w:ascii="Cambria" w:hAnsi="Cambria" w:cs="Arial"/>
            <w:color w:val="000000" w:themeColor="text1"/>
            <w:lang w:val="fr-ML"/>
            <w:rPrChange w:id="12737" w:author="Dr Mamadou SANOGO" w:date="2023-10-25T18:15:00Z">
              <w:rPr>
                <w:rFonts w:ascii="Cambria" w:hAnsi="Cambria" w:cs="Arial"/>
                <w:lang w:val="fr-ML"/>
              </w:rPr>
            </w:rPrChange>
          </w:rPr>
          <w:t>Les dispositions du présent règlement intérieur ont vocation à s’appliquer :</w:t>
        </w:r>
      </w:ins>
    </w:p>
    <w:p w14:paraId="5835C5EA" w14:textId="77777777" w:rsidR="00D3265D" w:rsidRPr="007A4AFC" w:rsidRDefault="00D3265D" w:rsidP="00D3265D">
      <w:pPr>
        <w:widowControl w:val="0"/>
        <w:autoSpaceDE w:val="0"/>
        <w:autoSpaceDN w:val="0"/>
        <w:adjustRightInd w:val="0"/>
        <w:spacing w:line="240" w:lineRule="auto"/>
        <w:rPr>
          <w:ins w:id="12738" w:author="Dr Mamadou SANOGO" w:date="2023-10-25T16:41:00Z"/>
          <w:rFonts w:ascii="Cambria" w:hAnsi="Cambria" w:cs="Arial"/>
          <w:color w:val="000000" w:themeColor="text1"/>
          <w:lang w:val="fr-ML"/>
          <w:rPrChange w:id="12739" w:author="Dr Mamadou SANOGO" w:date="2023-10-25T18:15:00Z">
            <w:rPr>
              <w:ins w:id="12740" w:author="Dr Mamadou SANOGO" w:date="2023-10-25T16:41:00Z"/>
              <w:rFonts w:ascii="Cambria" w:hAnsi="Cambria" w:cs="Arial"/>
              <w:lang w:val="fr-ML"/>
            </w:rPr>
          </w:rPrChange>
        </w:rPr>
      </w:pPr>
      <w:ins w:id="12741" w:author="Dr Mamadou SANOGO" w:date="2023-10-25T16:41:00Z">
        <w:r w:rsidRPr="007A4AFC">
          <w:rPr>
            <w:rFonts w:ascii="Cambria" w:hAnsi="Cambria" w:cs="Arial"/>
            <w:color w:val="000000" w:themeColor="text1"/>
            <w:lang w:val="fr-ML"/>
            <w:rPrChange w:id="12742" w:author="Dr Mamadou SANOGO" w:date="2023-10-25T18:15:00Z">
              <w:rPr>
                <w:rFonts w:ascii="Cambria" w:hAnsi="Cambria" w:cs="Arial"/>
                <w:lang w:val="fr-ML"/>
              </w:rPr>
            </w:rPrChange>
          </w:rPr>
          <w:t xml:space="preserve">- à l’ensemble des usagers de </w:t>
        </w:r>
        <w:r w:rsidRPr="007A4AFC">
          <w:rPr>
            <w:rFonts w:ascii="Cambria" w:hAnsi="Cambria" w:cs="Arial"/>
            <w:bCs/>
            <w:color w:val="000000" w:themeColor="text1"/>
            <w:lang w:val="fr-ML"/>
            <w:rPrChange w:id="12743" w:author="Dr Mamadou SANOGO" w:date="2023-10-25T18:15:00Z">
              <w:rPr>
                <w:rFonts w:ascii="Cambria" w:hAnsi="Cambria" w:cs="Arial"/>
                <w:bCs/>
                <w:lang w:val="fr-ML"/>
              </w:rPr>
            </w:rPrChange>
          </w:rPr>
          <w:t>l’École Privée de Santé Félix Houphouët Boigny</w:t>
        </w:r>
        <w:r w:rsidRPr="007A4AFC">
          <w:rPr>
            <w:rFonts w:ascii="Cambria" w:hAnsi="Cambria" w:cs="Arial"/>
            <w:b/>
            <w:bCs/>
            <w:color w:val="000000" w:themeColor="text1"/>
            <w:lang w:val="fr-ML"/>
            <w:rPrChange w:id="12744" w:author="Dr Mamadou SANOGO" w:date="2023-10-25T18:15:00Z">
              <w:rPr>
                <w:rFonts w:ascii="Cambria" w:hAnsi="Cambria" w:cs="Arial"/>
                <w:b/>
                <w:bCs/>
                <w:lang w:val="fr-ML"/>
              </w:rPr>
            </w:rPrChange>
          </w:rPr>
          <w:t xml:space="preserve">, </w:t>
        </w:r>
        <w:r w:rsidRPr="007A4AFC">
          <w:rPr>
            <w:rFonts w:ascii="Cambria" w:hAnsi="Cambria" w:cs="Arial"/>
            <w:color w:val="000000" w:themeColor="text1"/>
            <w:lang w:val="fr-ML"/>
            <w:rPrChange w:id="12745" w:author="Dr Mamadou SANOGO" w:date="2023-10-25T18:15:00Z">
              <w:rPr>
                <w:rFonts w:ascii="Cambria" w:hAnsi="Cambria" w:cs="Arial"/>
                <w:lang w:val="fr-ML"/>
              </w:rPr>
            </w:rPrChange>
          </w:rPr>
          <w:t>notamment aux étudiants ;</w:t>
        </w:r>
      </w:ins>
    </w:p>
    <w:p w14:paraId="21F67721" w14:textId="77777777" w:rsidR="00D3265D" w:rsidRPr="007A4AFC" w:rsidRDefault="00D3265D" w:rsidP="00D3265D">
      <w:pPr>
        <w:widowControl w:val="0"/>
        <w:autoSpaceDE w:val="0"/>
        <w:autoSpaceDN w:val="0"/>
        <w:adjustRightInd w:val="0"/>
        <w:spacing w:line="240" w:lineRule="auto"/>
        <w:rPr>
          <w:ins w:id="12746" w:author="Dr Mamadou SANOGO" w:date="2023-10-25T16:41:00Z"/>
          <w:rFonts w:ascii="Cambria" w:hAnsi="Cambria" w:cs="Arial"/>
          <w:color w:val="000000" w:themeColor="text1"/>
          <w:lang w:val="fr-ML"/>
          <w:rPrChange w:id="12747" w:author="Dr Mamadou SANOGO" w:date="2023-10-25T18:15:00Z">
            <w:rPr>
              <w:ins w:id="12748" w:author="Dr Mamadou SANOGO" w:date="2023-10-25T16:41:00Z"/>
              <w:rFonts w:ascii="Cambria" w:hAnsi="Cambria" w:cs="Arial"/>
              <w:lang w:val="fr-ML"/>
            </w:rPr>
          </w:rPrChange>
        </w:rPr>
      </w:pPr>
      <w:ins w:id="12749" w:author="Dr Mamadou SANOGO" w:date="2023-10-25T16:41:00Z">
        <w:r w:rsidRPr="007A4AFC">
          <w:rPr>
            <w:rFonts w:ascii="Cambria" w:hAnsi="Cambria" w:cs="Arial"/>
            <w:color w:val="000000" w:themeColor="text1"/>
            <w:lang w:val="fr-ML"/>
            <w:rPrChange w:id="12750" w:author="Dr Mamadou SANOGO" w:date="2023-10-25T18:15:00Z">
              <w:rPr>
                <w:rFonts w:ascii="Cambria" w:hAnsi="Cambria" w:cs="Arial"/>
                <w:lang w:val="fr-ML"/>
              </w:rPr>
            </w:rPrChange>
          </w:rPr>
          <w:t xml:space="preserve">- à l’ensemble du personnel de l’École Privée de Santé Félix Houphouët </w:t>
        </w:r>
        <w:proofErr w:type="gramStart"/>
        <w:r w:rsidRPr="007A4AFC">
          <w:rPr>
            <w:rFonts w:ascii="Cambria" w:hAnsi="Cambria" w:cs="Arial"/>
            <w:color w:val="000000" w:themeColor="text1"/>
            <w:lang w:val="fr-ML"/>
            <w:rPrChange w:id="12751" w:author="Dr Mamadou SANOGO" w:date="2023-10-25T18:15:00Z">
              <w:rPr>
                <w:rFonts w:ascii="Cambria" w:hAnsi="Cambria" w:cs="Arial"/>
                <w:lang w:val="fr-ML"/>
              </w:rPr>
            </w:rPrChange>
          </w:rPr>
          <w:t>Boigny  ;</w:t>
        </w:r>
        <w:proofErr w:type="gramEnd"/>
      </w:ins>
    </w:p>
    <w:p w14:paraId="0744EDA8" w14:textId="77777777" w:rsidR="00D3265D" w:rsidRPr="007A4AFC" w:rsidRDefault="00D3265D" w:rsidP="00D3265D">
      <w:pPr>
        <w:widowControl w:val="0"/>
        <w:autoSpaceDE w:val="0"/>
        <w:autoSpaceDN w:val="0"/>
        <w:adjustRightInd w:val="0"/>
        <w:spacing w:line="240" w:lineRule="auto"/>
        <w:rPr>
          <w:ins w:id="12752" w:author="Dr Mamadou SANOGO" w:date="2023-10-25T16:41:00Z"/>
          <w:rFonts w:ascii="Cambria" w:hAnsi="Cambria" w:cs="Arial"/>
          <w:color w:val="000000" w:themeColor="text1"/>
          <w:lang w:val="fr-ML"/>
          <w:rPrChange w:id="12753" w:author="Dr Mamadou SANOGO" w:date="2023-10-25T18:15:00Z">
            <w:rPr>
              <w:ins w:id="12754" w:author="Dr Mamadou SANOGO" w:date="2023-10-25T16:41:00Z"/>
              <w:rFonts w:ascii="Cambria" w:hAnsi="Cambria" w:cs="Arial"/>
              <w:lang w:val="fr-ML"/>
            </w:rPr>
          </w:rPrChange>
        </w:rPr>
      </w:pPr>
      <w:ins w:id="12755" w:author="Dr Mamadou SANOGO" w:date="2023-10-25T16:41:00Z">
        <w:r w:rsidRPr="007A4AFC">
          <w:rPr>
            <w:rFonts w:ascii="Cambria" w:hAnsi="Cambria" w:cs="Arial"/>
            <w:color w:val="000000" w:themeColor="text1"/>
            <w:lang w:val="fr-ML"/>
            <w:rPrChange w:id="12756" w:author="Dr Mamadou SANOGO" w:date="2023-10-25T18:15:00Z">
              <w:rPr>
                <w:rFonts w:ascii="Cambria" w:hAnsi="Cambria" w:cs="Arial"/>
                <w:lang w:val="fr-ML"/>
              </w:rPr>
            </w:rPrChange>
          </w:rPr>
          <w:t xml:space="preserve">- et, d’une manière générale, à toute personne physique ou morale présente, à quelque titre que ce soit, au sein de l’École Privée de Santé Félix Houphouët Boigny (ex : personnel d’organismes extérieurs ou hébergés, prestataires, visiteurs, invités, collaborateurs </w:t>
        </w:r>
        <w:proofErr w:type="gramStart"/>
        <w:r w:rsidRPr="007A4AFC">
          <w:rPr>
            <w:rFonts w:ascii="Cambria" w:hAnsi="Cambria" w:cs="Arial"/>
            <w:color w:val="000000" w:themeColor="text1"/>
            <w:lang w:val="fr-ML"/>
            <w:rPrChange w:id="12757" w:author="Dr Mamadou SANOGO" w:date="2023-10-25T18:15:00Z">
              <w:rPr>
                <w:rFonts w:ascii="Cambria" w:hAnsi="Cambria" w:cs="Arial"/>
                <w:lang w:val="fr-ML"/>
              </w:rPr>
            </w:rPrChange>
          </w:rPr>
          <w:t>bénévoles….</w:t>
        </w:r>
        <w:proofErr w:type="gramEnd"/>
        <w:r w:rsidRPr="007A4AFC">
          <w:rPr>
            <w:rFonts w:ascii="Cambria" w:hAnsi="Cambria" w:cs="Arial"/>
            <w:color w:val="000000" w:themeColor="text1"/>
            <w:lang w:val="fr-ML"/>
            <w:rPrChange w:id="12758" w:author="Dr Mamadou SANOGO" w:date="2023-10-25T18:15:00Z">
              <w:rPr>
                <w:rFonts w:ascii="Cambria" w:hAnsi="Cambria" w:cs="Arial"/>
                <w:lang w:val="fr-ML"/>
              </w:rPr>
            </w:rPrChange>
          </w:rPr>
          <w:t>).</w:t>
        </w:r>
      </w:ins>
    </w:p>
    <w:p w14:paraId="7A5DF023" w14:textId="77777777" w:rsidR="00D3265D" w:rsidRPr="007A4AFC" w:rsidRDefault="00D3265D" w:rsidP="00D3265D">
      <w:pPr>
        <w:widowControl w:val="0"/>
        <w:autoSpaceDE w:val="0"/>
        <w:autoSpaceDN w:val="0"/>
        <w:adjustRightInd w:val="0"/>
        <w:spacing w:line="240" w:lineRule="auto"/>
        <w:rPr>
          <w:ins w:id="12759" w:author="Dr Mamadou SANOGO" w:date="2023-10-25T16:41:00Z"/>
          <w:rFonts w:ascii="Cambria" w:hAnsi="Cambria" w:cs="Arial"/>
          <w:color w:val="000000" w:themeColor="text1"/>
          <w:sz w:val="10"/>
          <w:lang w:val="fr-ML"/>
          <w:rPrChange w:id="12760" w:author="Dr Mamadou SANOGO" w:date="2023-10-25T18:15:00Z">
            <w:rPr>
              <w:ins w:id="12761" w:author="Dr Mamadou SANOGO" w:date="2023-10-25T16:41:00Z"/>
              <w:rFonts w:ascii="Cambria" w:hAnsi="Cambria" w:cs="Arial"/>
              <w:sz w:val="10"/>
              <w:lang w:val="fr-ML"/>
            </w:rPr>
          </w:rPrChange>
        </w:rPr>
      </w:pPr>
    </w:p>
    <w:p w14:paraId="00D27211" w14:textId="77777777" w:rsidR="00D3265D" w:rsidRPr="007A4AFC" w:rsidRDefault="00D3265D" w:rsidP="00D3265D">
      <w:pPr>
        <w:widowControl w:val="0"/>
        <w:autoSpaceDE w:val="0"/>
        <w:autoSpaceDN w:val="0"/>
        <w:adjustRightInd w:val="0"/>
        <w:spacing w:line="240" w:lineRule="auto"/>
        <w:rPr>
          <w:ins w:id="12762" w:author="Dr Mamadou SANOGO" w:date="2023-10-25T16:41:00Z"/>
          <w:rFonts w:ascii="Cambria" w:hAnsi="Cambria" w:cs="Arial"/>
          <w:color w:val="000000" w:themeColor="text1"/>
          <w:lang w:val="fr-ML"/>
          <w:rPrChange w:id="12763" w:author="Dr Mamadou SANOGO" w:date="2023-10-25T18:15:00Z">
            <w:rPr>
              <w:ins w:id="12764" w:author="Dr Mamadou SANOGO" w:date="2023-10-25T16:41:00Z"/>
              <w:rFonts w:ascii="Cambria" w:hAnsi="Cambria" w:cs="Arial"/>
              <w:lang w:val="fr-ML"/>
            </w:rPr>
          </w:rPrChange>
        </w:rPr>
      </w:pPr>
      <w:ins w:id="12765" w:author="Dr Mamadou SANOGO" w:date="2023-10-25T16:41:00Z">
        <w:r w:rsidRPr="007A4AFC">
          <w:rPr>
            <w:rFonts w:ascii="Cambria" w:hAnsi="Cambria" w:cs="Arial"/>
            <w:b/>
            <w:bCs/>
            <w:color w:val="000000" w:themeColor="text1"/>
            <w:lang w:val="fr-ML"/>
            <w:rPrChange w:id="12766" w:author="Dr Mamadou SANOGO" w:date="2023-10-25T18:15:00Z">
              <w:rPr>
                <w:rFonts w:ascii="Cambria" w:hAnsi="Cambria" w:cs="Arial"/>
                <w:b/>
                <w:bCs/>
                <w:lang w:val="fr-ML"/>
              </w:rPr>
            </w:rPrChange>
          </w:rPr>
          <w:t>Article 2 – Hiérarchie des règlements intérieurs</w:t>
        </w:r>
      </w:ins>
    </w:p>
    <w:p w14:paraId="246EB9B0" w14:textId="77777777" w:rsidR="00D3265D" w:rsidRPr="007A4AFC" w:rsidRDefault="00D3265D" w:rsidP="00D3265D">
      <w:pPr>
        <w:widowControl w:val="0"/>
        <w:autoSpaceDE w:val="0"/>
        <w:autoSpaceDN w:val="0"/>
        <w:adjustRightInd w:val="0"/>
        <w:spacing w:line="240" w:lineRule="auto"/>
        <w:rPr>
          <w:ins w:id="12767" w:author="Dr Mamadou SANOGO" w:date="2023-10-25T16:41:00Z"/>
          <w:rFonts w:ascii="Cambria" w:hAnsi="Cambria" w:cs="Arial"/>
          <w:color w:val="000000" w:themeColor="text1"/>
          <w:lang w:val="fr-ML"/>
          <w:rPrChange w:id="12768" w:author="Dr Mamadou SANOGO" w:date="2023-10-25T18:15:00Z">
            <w:rPr>
              <w:ins w:id="12769" w:author="Dr Mamadou SANOGO" w:date="2023-10-25T16:41:00Z"/>
              <w:rFonts w:ascii="Cambria" w:hAnsi="Cambria" w:cs="Arial"/>
              <w:lang w:val="fr-ML"/>
            </w:rPr>
          </w:rPrChange>
        </w:rPr>
      </w:pPr>
      <w:ins w:id="12770" w:author="Dr Mamadou SANOGO" w:date="2023-10-25T16:41:00Z">
        <w:r w:rsidRPr="007A4AFC">
          <w:rPr>
            <w:rFonts w:ascii="Cambria" w:hAnsi="Cambria" w:cs="Arial"/>
            <w:b/>
            <w:bCs/>
            <w:color w:val="000000" w:themeColor="text1"/>
            <w:lang w:val="fr-ML"/>
            <w:rPrChange w:id="12771" w:author="Dr Mamadou SANOGO" w:date="2023-10-25T18:15:00Z">
              <w:rPr>
                <w:rFonts w:ascii="Cambria" w:hAnsi="Cambria" w:cs="Arial"/>
                <w:b/>
                <w:bCs/>
                <w:lang w:val="fr-ML"/>
              </w:rPr>
            </w:rPrChange>
          </w:rPr>
          <w:t xml:space="preserve">2-1 </w:t>
        </w:r>
        <w:r w:rsidRPr="007A4AFC">
          <w:rPr>
            <w:rFonts w:ascii="Cambria" w:hAnsi="Cambria" w:cs="Arial"/>
            <w:color w:val="000000" w:themeColor="text1"/>
            <w:lang w:val="fr-ML"/>
            <w:rPrChange w:id="12772" w:author="Dr Mamadou SANOGO" w:date="2023-10-25T18:15:00Z">
              <w:rPr>
                <w:rFonts w:ascii="Cambria" w:hAnsi="Cambria" w:cs="Arial"/>
                <w:lang w:val="fr-ML"/>
              </w:rPr>
            </w:rPrChange>
          </w:rPr>
          <w:t>Aucune disposition des règlements intérieurs des différentes composantes de l’École Privée de Santé Félix Houphouët Boigny ne peut faire obstacle à l’application du présent règlement intérieur.</w:t>
        </w:r>
      </w:ins>
    </w:p>
    <w:p w14:paraId="46D661AA" w14:textId="77777777" w:rsidR="00D3265D" w:rsidRPr="007A4AFC" w:rsidRDefault="00D3265D" w:rsidP="00D3265D">
      <w:pPr>
        <w:widowControl w:val="0"/>
        <w:autoSpaceDE w:val="0"/>
        <w:autoSpaceDN w:val="0"/>
        <w:adjustRightInd w:val="0"/>
        <w:spacing w:line="240" w:lineRule="auto"/>
        <w:rPr>
          <w:ins w:id="12773" w:author="Dr Mamadou SANOGO" w:date="2023-10-25T16:41:00Z"/>
          <w:rFonts w:ascii="Cambria" w:hAnsi="Cambria" w:cs="Arial"/>
          <w:color w:val="000000" w:themeColor="text1"/>
          <w:lang w:val="fr-ML"/>
          <w:rPrChange w:id="12774" w:author="Dr Mamadou SANOGO" w:date="2023-10-25T18:15:00Z">
            <w:rPr>
              <w:ins w:id="12775" w:author="Dr Mamadou SANOGO" w:date="2023-10-25T16:41:00Z"/>
              <w:rFonts w:ascii="Cambria" w:hAnsi="Cambria" w:cs="Arial"/>
              <w:lang w:val="fr-ML"/>
            </w:rPr>
          </w:rPrChange>
        </w:rPr>
      </w:pPr>
      <w:ins w:id="12776" w:author="Dr Mamadou SANOGO" w:date="2023-10-25T16:41:00Z">
        <w:r w:rsidRPr="007A4AFC">
          <w:rPr>
            <w:rFonts w:ascii="Cambria" w:hAnsi="Cambria" w:cs="Arial"/>
            <w:b/>
            <w:bCs/>
            <w:color w:val="000000" w:themeColor="text1"/>
            <w:lang w:val="fr-ML"/>
            <w:rPrChange w:id="12777" w:author="Dr Mamadou SANOGO" w:date="2023-10-25T18:15:00Z">
              <w:rPr>
                <w:rFonts w:ascii="Cambria" w:hAnsi="Cambria" w:cs="Arial"/>
                <w:b/>
                <w:bCs/>
                <w:lang w:val="fr-ML"/>
              </w:rPr>
            </w:rPrChange>
          </w:rPr>
          <w:t xml:space="preserve">2-2 </w:t>
        </w:r>
        <w:r w:rsidRPr="007A4AFC">
          <w:rPr>
            <w:rFonts w:ascii="Cambria" w:hAnsi="Cambria" w:cs="Arial"/>
            <w:color w:val="000000" w:themeColor="text1"/>
            <w:lang w:val="fr-ML"/>
            <w:rPrChange w:id="12778" w:author="Dr Mamadou SANOGO" w:date="2023-10-25T18:15:00Z">
              <w:rPr>
                <w:rFonts w:ascii="Cambria" w:hAnsi="Cambria" w:cs="Arial"/>
                <w:lang w:val="fr-ML"/>
              </w:rPr>
            </w:rPrChange>
          </w:rPr>
          <w:t xml:space="preserve">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w:t>
        </w:r>
        <w:proofErr w:type="gramStart"/>
        <w:r w:rsidRPr="007A4AFC">
          <w:rPr>
            <w:rFonts w:ascii="Cambria" w:hAnsi="Cambria" w:cs="Arial"/>
            <w:color w:val="000000" w:themeColor="text1"/>
            <w:lang w:val="fr-ML"/>
            <w:rPrChange w:id="12779" w:author="Dr Mamadou SANOGO" w:date="2023-10-25T18:15:00Z">
              <w:rPr>
                <w:rFonts w:ascii="Cambria" w:hAnsi="Cambria" w:cs="Arial"/>
                <w:lang w:val="fr-ML"/>
              </w:rPr>
            </w:rPrChange>
          </w:rPr>
          <w:t>Boigny  .</w:t>
        </w:r>
        <w:proofErr w:type="gramEnd"/>
      </w:ins>
    </w:p>
    <w:p w14:paraId="296D9C1A" w14:textId="77777777" w:rsidR="00D3265D" w:rsidRPr="007A4AFC" w:rsidRDefault="00D3265D" w:rsidP="00D3265D">
      <w:pPr>
        <w:widowControl w:val="0"/>
        <w:autoSpaceDE w:val="0"/>
        <w:autoSpaceDN w:val="0"/>
        <w:adjustRightInd w:val="0"/>
        <w:spacing w:line="240" w:lineRule="auto"/>
        <w:rPr>
          <w:ins w:id="12780" w:author="Dr Mamadou SANOGO" w:date="2023-10-25T16:41:00Z"/>
          <w:rFonts w:ascii="Cambria" w:hAnsi="Cambria" w:cs="Arial"/>
          <w:color w:val="000000" w:themeColor="text1"/>
          <w:sz w:val="10"/>
          <w:lang w:val="fr-ML"/>
          <w:rPrChange w:id="12781" w:author="Dr Mamadou SANOGO" w:date="2023-10-25T18:15:00Z">
            <w:rPr>
              <w:ins w:id="12782" w:author="Dr Mamadou SANOGO" w:date="2023-10-25T16:41:00Z"/>
              <w:rFonts w:ascii="Cambria" w:hAnsi="Cambria" w:cs="Arial"/>
              <w:sz w:val="10"/>
              <w:lang w:val="fr-ML"/>
            </w:rPr>
          </w:rPrChange>
        </w:rPr>
      </w:pPr>
    </w:p>
    <w:p w14:paraId="6D0A4B70" w14:textId="77777777" w:rsidR="00D3265D" w:rsidRPr="007A4AFC" w:rsidRDefault="00D3265D" w:rsidP="00D3265D">
      <w:pPr>
        <w:widowControl w:val="0"/>
        <w:autoSpaceDE w:val="0"/>
        <w:autoSpaceDN w:val="0"/>
        <w:adjustRightInd w:val="0"/>
        <w:spacing w:line="240" w:lineRule="auto"/>
        <w:rPr>
          <w:ins w:id="12783" w:author="Dr Mamadou SANOGO" w:date="2023-10-25T16:41:00Z"/>
          <w:rFonts w:ascii="Cambria" w:hAnsi="Cambria" w:cs="Arial"/>
          <w:b/>
          <w:bCs/>
          <w:color w:val="000000" w:themeColor="text1"/>
          <w:lang w:val="fr-ML"/>
          <w:rPrChange w:id="12784" w:author="Dr Mamadou SANOGO" w:date="2023-10-25T18:15:00Z">
            <w:rPr>
              <w:ins w:id="12785" w:author="Dr Mamadou SANOGO" w:date="2023-10-25T16:41:00Z"/>
              <w:rFonts w:ascii="Cambria" w:hAnsi="Cambria" w:cs="Arial"/>
              <w:b/>
              <w:bCs/>
              <w:lang w:val="fr-ML"/>
            </w:rPr>
          </w:rPrChange>
        </w:rPr>
      </w:pPr>
      <w:ins w:id="12786" w:author="Dr Mamadou SANOGO" w:date="2023-10-25T16:41:00Z">
        <w:r w:rsidRPr="007A4AFC">
          <w:rPr>
            <w:rFonts w:ascii="Cambria" w:hAnsi="Cambria" w:cs="Arial"/>
            <w:b/>
            <w:bCs/>
            <w:color w:val="000000" w:themeColor="text1"/>
            <w:lang w:val="fr-ML"/>
            <w:rPrChange w:id="12787" w:author="Dr Mamadou SANOGO" w:date="2023-10-25T18:15:00Z">
              <w:rPr>
                <w:rFonts w:ascii="Cambria" w:hAnsi="Cambria" w:cs="Arial"/>
                <w:b/>
                <w:bCs/>
                <w:lang w:val="fr-ML"/>
              </w:rPr>
            </w:rPrChange>
          </w:rPr>
          <w:t xml:space="preserve">TITRE I : DISPOSITIONS COMMUNES CHAPITRE I : DISPOSITIONS GENERALES </w:t>
        </w:r>
      </w:ins>
    </w:p>
    <w:p w14:paraId="3EFCF828" w14:textId="77777777" w:rsidR="00D3265D" w:rsidRPr="007A4AFC" w:rsidRDefault="00D3265D" w:rsidP="00D3265D">
      <w:pPr>
        <w:widowControl w:val="0"/>
        <w:autoSpaceDE w:val="0"/>
        <w:autoSpaceDN w:val="0"/>
        <w:adjustRightInd w:val="0"/>
        <w:spacing w:line="240" w:lineRule="auto"/>
        <w:rPr>
          <w:ins w:id="12788" w:author="Dr Mamadou SANOGO" w:date="2023-10-25T16:41:00Z"/>
          <w:rFonts w:ascii="Cambria" w:hAnsi="Cambria" w:cs="Arial"/>
          <w:b/>
          <w:bCs/>
          <w:color w:val="000000" w:themeColor="text1"/>
          <w:sz w:val="6"/>
          <w:lang w:val="fr-ML"/>
          <w:rPrChange w:id="12789" w:author="Dr Mamadou SANOGO" w:date="2023-10-25T18:15:00Z">
            <w:rPr>
              <w:ins w:id="12790" w:author="Dr Mamadou SANOGO" w:date="2023-10-25T16:41:00Z"/>
              <w:rFonts w:ascii="Cambria" w:hAnsi="Cambria" w:cs="Arial"/>
              <w:b/>
              <w:bCs/>
              <w:sz w:val="6"/>
              <w:lang w:val="fr-ML"/>
            </w:rPr>
          </w:rPrChange>
        </w:rPr>
      </w:pPr>
    </w:p>
    <w:p w14:paraId="09C8E2BD" w14:textId="77777777" w:rsidR="00D3265D" w:rsidRPr="007A4AFC" w:rsidRDefault="00D3265D" w:rsidP="00D3265D">
      <w:pPr>
        <w:widowControl w:val="0"/>
        <w:autoSpaceDE w:val="0"/>
        <w:autoSpaceDN w:val="0"/>
        <w:adjustRightInd w:val="0"/>
        <w:spacing w:line="240" w:lineRule="auto"/>
        <w:rPr>
          <w:ins w:id="12791" w:author="Dr Mamadou SANOGO" w:date="2023-10-25T16:41:00Z"/>
          <w:rFonts w:ascii="Cambria" w:hAnsi="Cambria" w:cs="Arial"/>
          <w:color w:val="000000" w:themeColor="text1"/>
          <w:lang w:val="fr-ML"/>
          <w:rPrChange w:id="12792" w:author="Dr Mamadou SANOGO" w:date="2023-10-25T18:15:00Z">
            <w:rPr>
              <w:ins w:id="12793" w:author="Dr Mamadou SANOGO" w:date="2023-10-25T16:41:00Z"/>
              <w:rFonts w:ascii="Cambria" w:hAnsi="Cambria" w:cs="Arial"/>
              <w:lang w:val="fr-ML"/>
            </w:rPr>
          </w:rPrChange>
        </w:rPr>
      </w:pPr>
      <w:ins w:id="12794" w:author="Dr Mamadou SANOGO" w:date="2023-10-25T16:41:00Z">
        <w:r w:rsidRPr="007A4AFC">
          <w:rPr>
            <w:rFonts w:ascii="Cambria" w:hAnsi="Cambria" w:cs="Arial"/>
            <w:b/>
            <w:bCs/>
            <w:color w:val="000000" w:themeColor="text1"/>
            <w:lang w:val="fr-ML"/>
            <w:rPrChange w:id="12795" w:author="Dr Mamadou SANOGO" w:date="2023-10-25T18:15:00Z">
              <w:rPr>
                <w:rFonts w:ascii="Cambria" w:hAnsi="Cambria" w:cs="Arial"/>
                <w:b/>
                <w:bCs/>
                <w:lang w:val="fr-ML"/>
              </w:rPr>
            </w:rPrChange>
          </w:rPr>
          <w:t>Article 3 - Comportement général</w:t>
        </w:r>
      </w:ins>
    </w:p>
    <w:p w14:paraId="7AAF15B8" w14:textId="77777777" w:rsidR="00D3265D" w:rsidRPr="007A4AFC" w:rsidRDefault="00D3265D" w:rsidP="00D3265D">
      <w:pPr>
        <w:widowControl w:val="0"/>
        <w:autoSpaceDE w:val="0"/>
        <w:autoSpaceDN w:val="0"/>
        <w:adjustRightInd w:val="0"/>
        <w:spacing w:line="240" w:lineRule="auto"/>
        <w:rPr>
          <w:ins w:id="12796" w:author="Dr Mamadou SANOGO" w:date="2023-10-25T16:41:00Z"/>
          <w:rFonts w:ascii="Cambria" w:hAnsi="Cambria" w:cs="Arial"/>
          <w:color w:val="000000" w:themeColor="text1"/>
          <w:lang w:val="fr-ML"/>
          <w:rPrChange w:id="12797" w:author="Dr Mamadou SANOGO" w:date="2023-10-25T18:15:00Z">
            <w:rPr>
              <w:ins w:id="12798" w:author="Dr Mamadou SANOGO" w:date="2023-10-25T16:41:00Z"/>
              <w:rFonts w:ascii="Cambria" w:hAnsi="Cambria" w:cs="Arial"/>
              <w:lang w:val="fr-ML"/>
            </w:rPr>
          </w:rPrChange>
        </w:rPr>
      </w:pPr>
      <w:ins w:id="12799" w:author="Dr Mamadou SANOGO" w:date="2023-10-25T16:41:00Z">
        <w:r w:rsidRPr="007A4AFC">
          <w:rPr>
            <w:rFonts w:ascii="Cambria" w:hAnsi="Cambria" w:cs="Arial"/>
            <w:b/>
            <w:bCs/>
            <w:color w:val="000000" w:themeColor="text1"/>
            <w:lang w:val="fr-ML"/>
            <w:rPrChange w:id="12800" w:author="Dr Mamadou SANOGO" w:date="2023-10-25T18:15:00Z">
              <w:rPr>
                <w:rFonts w:ascii="Cambria" w:hAnsi="Cambria" w:cs="Arial"/>
                <w:b/>
                <w:bCs/>
                <w:lang w:val="fr-ML"/>
              </w:rPr>
            </w:rPrChange>
          </w:rPr>
          <w:t xml:space="preserve">3-1 </w:t>
        </w:r>
        <w:r w:rsidRPr="007A4AFC">
          <w:rPr>
            <w:rFonts w:ascii="Cambria" w:hAnsi="Cambria" w:cs="Arial"/>
            <w:color w:val="000000" w:themeColor="text1"/>
            <w:lang w:val="fr-ML"/>
            <w:rPrChange w:id="12801" w:author="Dr Mamadou SANOGO" w:date="2023-10-25T18:15:00Z">
              <w:rPr>
                <w:rFonts w:ascii="Cambria" w:hAnsi="Cambria" w:cs="Arial"/>
                <w:lang w:val="fr-ML"/>
              </w:rPr>
            </w:rPrChange>
          </w:rPr>
          <w:t>Les comportements individuels (notamment acte, attitude, propos ou tenue) ne doivent pas être de nature à :</w:t>
        </w:r>
      </w:ins>
    </w:p>
    <w:p w14:paraId="29E1225D" w14:textId="77777777" w:rsidR="00D3265D" w:rsidRPr="007A4AFC" w:rsidRDefault="00D3265D" w:rsidP="00D3265D">
      <w:pPr>
        <w:widowControl w:val="0"/>
        <w:autoSpaceDE w:val="0"/>
        <w:autoSpaceDN w:val="0"/>
        <w:adjustRightInd w:val="0"/>
        <w:spacing w:line="240" w:lineRule="auto"/>
        <w:rPr>
          <w:ins w:id="12802" w:author="Dr Mamadou SANOGO" w:date="2023-10-25T16:41:00Z"/>
          <w:rFonts w:ascii="Cambria" w:hAnsi="Cambria" w:cs="Arial"/>
          <w:color w:val="000000" w:themeColor="text1"/>
          <w:lang w:val="fr-ML"/>
          <w:rPrChange w:id="12803" w:author="Dr Mamadou SANOGO" w:date="2023-10-25T18:15:00Z">
            <w:rPr>
              <w:ins w:id="12804" w:author="Dr Mamadou SANOGO" w:date="2023-10-25T16:41:00Z"/>
              <w:rFonts w:ascii="Cambria" w:hAnsi="Cambria" w:cs="Arial"/>
              <w:lang w:val="fr-ML"/>
            </w:rPr>
          </w:rPrChange>
        </w:rPr>
      </w:pPr>
      <w:ins w:id="12805" w:author="Dr Mamadou SANOGO" w:date="2023-10-25T16:41:00Z">
        <w:r w:rsidRPr="007A4AFC">
          <w:rPr>
            <w:rFonts w:ascii="Cambria" w:hAnsi="Cambria" w:cs="Arial"/>
            <w:color w:val="000000" w:themeColor="text1"/>
            <w:lang w:val="fr-ML"/>
            <w:rPrChange w:id="12806" w:author="Dr Mamadou SANOGO" w:date="2023-10-25T18:15:00Z">
              <w:rPr>
                <w:rFonts w:ascii="Cambria" w:hAnsi="Cambria" w:cs="Arial"/>
                <w:lang w:val="fr-ML"/>
              </w:rPr>
            </w:rPrChange>
          </w:rPr>
          <w:t>- porter atteinte à l’ordre public et au bon fonctionnement de l’École Privée de Santé Félix Houphouët Boigny ;</w:t>
        </w:r>
      </w:ins>
    </w:p>
    <w:p w14:paraId="3CF020A1" w14:textId="77777777" w:rsidR="00D3265D" w:rsidRPr="007A4AFC" w:rsidRDefault="00D3265D" w:rsidP="00D3265D">
      <w:pPr>
        <w:widowControl w:val="0"/>
        <w:autoSpaceDE w:val="0"/>
        <w:autoSpaceDN w:val="0"/>
        <w:adjustRightInd w:val="0"/>
        <w:spacing w:line="240" w:lineRule="auto"/>
        <w:rPr>
          <w:ins w:id="12807" w:author="Dr Mamadou SANOGO" w:date="2023-10-25T16:41:00Z"/>
          <w:rFonts w:ascii="Cambria" w:hAnsi="Cambria" w:cs="Arial"/>
          <w:color w:val="000000" w:themeColor="text1"/>
          <w:lang w:val="fr-ML"/>
          <w:rPrChange w:id="12808" w:author="Dr Mamadou SANOGO" w:date="2023-10-25T18:15:00Z">
            <w:rPr>
              <w:ins w:id="12809" w:author="Dr Mamadou SANOGO" w:date="2023-10-25T16:41:00Z"/>
              <w:rFonts w:ascii="Cambria" w:hAnsi="Cambria" w:cs="Arial"/>
              <w:lang w:val="fr-ML"/>
            </w:rPr>
          </w:rPrChange>
        </w:rPr>
      </w:pPr>
      <w:ins w:id="12810" w:author="Dr Mamadou SANOGO" w:date="2023-10-25T16:41:00Z">
        <w:r w:rsidRPr="007A4AFC">
          <w:rPr>
            <w:rFonts w:ascii="Cambria" w:hAnsi="Cambria" w:cs="Arial"/>
            <w:color w:val="000000" w:themeColor="text1"/>
            <w:lang w:val="fr-ML"/>
            <w:rPrChange w:id="12811" w:author="Dr Mamadou SANOGO" w:date="2023-10-25T18:15:00Z">
              <w:rPr>
                <w:rFonts w:ascii="Cambria" w:hAnsi="Cambria" w:cs="Arial"/>
                <w:lang w:val="fr-ML"/>
              </w:rPr>
            </w:rPrChange>
          </w:rPr>
          <w:t>- créer une perturbation dans le déroulement des activités d’enseignement et de recherche (cours, examens…), administratives, sportives et culturelles et, en général, de toute manifestation autorisée sur les différents sites de l’École Privée de Santé Félix Houphouët Boigny ;</w:t>
        </w:r>
      </w:ins>
    </w:p>
    <w:p w14:paraId="632087F8" w14:textId="77777777" w:rsidR="00D3265D" w:rsidRPr="007A4AFC" w:rsidRDefault="00D3265D" w:rsidP="00D3265D">
      <w:pPr>
        <w:widowControl w:val="0"/>
        <w:autoSpaceDE w:val="0"/>
        <w:autoSpaceDN w:val="0"/>
        <w:adjustRightInd w:val="0"/>
        <w:spacing w:line="240" w:lineRule="auto"/>
        <w:rPr>
          <w:ins w:id="12812" w:author="Dr Mamadou SANOGO" w:date="2023-10-25T16:41:00Z"/>
          <w:rFonts w:ascii="Cambria" w:hAnsi="Cambria" w:cs="Arial"/>
          <w:color w:val="000000" w:themeColor="text1"/>
          <w:lang w:val="fr-ML"/>
          <w:rPrChange w:id="12813" w:author="Dr Mamadou SANOGO" w:date="2023-10-25T18:15:00Z">
            <w:rPr>
              <w:ins w:id="12814" w:author="Dr Mamadou SANOGO" w:date="2023-10-25T16:41:00Z"/>
              <w:rFonts w:ascii="Cambria" w:hAnsi="Cambria" w:cs="Arial"/>
              <w:lang w:val="fr-ML"/>
            </w:rPr>
          </w:rPrChange>
        </w:rPr>
      </w:pPr>
      <w:ins w:id="12815" w:author="Dr Mamadou SANOGO" w:date="2023-10-25T16:41:00Z">
        <w:r w:rsidRPr="007A4AFC">
          <w:rPr>
            <w:rFonts w:ascii="Cambria" w:hAnsi="Cambria" w:cs="Arial"/>
            <w:color w:val="000000" w:themeColor="text1"/>
            <w:lang w:val="fr-ML"/>
            <w:rPrChange w:id="12816" w:author="Dr Mamadou SANOGO" w:date="2023-10-25T18:15:00Z">
              <w:rPr>
                <w:rFonts w:ascii="Cambria" w:hAnsi="Cambria" w:cs="Arial"/>
                <w:lang w:val="fr-ML"/>
              </w:rPr>
            </w:rPrChange>
          </w:rPr>
          <w:t>- porter atteinte au principe de laïcité du service privé de l’enseignement supérieur ;</w:t>
        </w:r>
      </w:ins>
    </w:p>
    <w:p w14:paraId="720D19DF" w14:textId="77777777" w:rsidR="00D3265D" w:rsidRPr="007A4AFC" w:rsidRDefault="00D3265D" w:rsidP="00D3265D">
      <w:pPr>
        <w:widowControl w:val="0"/>
        <w:autoSpaceDE w:val="0"/>
        <w:autoSpaceDN w:val="0"/>
        <w:adjustRightInd w:val="0"/>
        <w:spacing w:line="240" w:lineRule="auto"/>
        <w:rPr>
          <w:ins w:id="12817" w:author="Dr Mamadou SANOGO" w:date="2023-10-25T16:41:00Z"/>
          <w:rFonts w:ascii="Cambria" w:hAnsi="Cambria" w:cs="Arial"/>
          <w:color w:val="000000" w:themeColor="text1"/>
          <w:lang w:val="fr-ML"/>
          <w:rPrChange w:id="12818" w:author="Dr Mamadou SANOGO" w:date="2023-10-25T18:15:00Z">
            <w:rPr>
              <w:ins w:id="12819" w:author="Dr Mamadou SANOGO" w:date="2023-10-25T16:41:00Z"/>
              <w:rFonts w:ascii="Cambria" w:hAnsi="Cambria" w:cs="Arial"/>
              <w:lang w:val="fr-ML"/>
            </w:rPr>
          </w:rPrChange>
        </w:rPr>
      </w:pPr>
      <w:ins w:id="12820" w:author="Dr Mamadou SANOGO" w:date="2023-10-25T16:41:00Z">
        <w:r w:rsidRPr="007A4AFC">
          <w:rPr>
            <w:rFonts w:ascii="Cambria" w:hAnsi="Cambria" w:cs="Arial"/>
            <w:color w:val="000000" w:themeColor="text1"/>
            <w:lang w:val="fr-ML"/>
            <w:rPrChange w:id="12821" w:author="Dr Mamadou SANOGO" w:date="2023-10-25T18:15:00Z">
              <w:rPr>
                <w:rFonts w:ascii="Cambria" w:hAnsi="Cambria" w:cs="Arial"/>
                <w:lang w:val="fr-ML"/>
              </w:rPr>
            </w:rPrChange>
          </w:rPr>
          <w:t>- porter atteinte à la santé, l’hygiène et la sécurité des personnes et des biens.</w:t>
        </w:r>
      </w:ins>
    </w:p>
    <w:p w14:paraId="7BA6659C" w14:textId="77777777" w:rsidR="00D3265D" w:rsidRPr="007A4AFC" w:rsidRDefault="00D3265D" w:rsidP="00D3265D">
      <w:pPr>
        <w:widowControl w:val="0"/>
        <w:autoSpaceDE w:val="0"/>
        <w:autoSpaceDN w:val="0"/>
        <w:adjustRightInd w:val="0"/>
        <w:spacing w:line="240" w:lineRule="auto"/>
        <w:rPr>
          <w:ins w:id="12822" w:author="Dr Mamadou SANOGO" w:date="2023-10-25T16:41:00Z"/>
          <w:rFonts w:ascii="Cambria" w:hAnsi="Cambria" w:cs="Arial"/>
          <w:color w:val="000000" w:themeColor="text1"/>
          <w:lang w:val="fr-ML"/>
          <w:rPrChange w:id="12823" w:author="Dr Mamadou SANOGO" w:date="2023-10-25T18:15:00Z">
            <w:rPr>
              <w:ins w:id="12824" w:author="Dr Mamadou SANOGO" w:date="2023-10-25T16:41:00Z"/>
              <w:rFonts w:ascii="Cambria" w:hAnsi="Cambria" w:cs="Arial"/>
              <w:lang w:val="fr-ML"/>
            </w:rPr>
          </w:rPrChange>
        </w:rPr>
      </w:pPr>
      <w:ins w:id="12825" w:author="Dr Mamadou SANOGO" w:date="2023-10-25T16:41:00Z">
        <w:r w:rsidRPr="007A4AFC">
          <w:rPr>
            <w:rFonts w:ascii="Cambria" w:hAnsi="Cambria" w:cs="Arial"/>
            <w:b/>
            <w:bCs/>
            <w:color w:val="000000" w:themeColor="text1"/>
            <w:lang w:val="fr-ML"/>
            <w:rPrChange w:id="12826" w:author="Dr Mamadou SANOGO" w:date="2023-10-25T18:15:00Z">
              <w:rPr>
                <w:rFonts w:ascii="Cambria" w:hAnsi="Cambria" w:cs="Arial"/>
                <w:b/>
                <w:bCs/>
                <w:lang w:val="fr-ML"/>
              </w:rPr>
            </w:rPrChange>
          </w:rPr>
          <w:t xml:space="preserve">3-2 </w:t>
        </w:r>
        <w:r w:rsidRPr="007A4AFC">
          <w:rPr>
            <w:rFonts w:ascii="Cambria" w:hAnsi="Cambria" w:cs="Arial"/>
            <w:color w:val="000000" w:themeColor="text1"/>
            <w:lang w:val="fr-ML"/>
            <w:rPrChange w:id="12827" w:author="Dr Mamadou SANOGO" w:date="2023-10-25T18:15:00Z">
              <w:rPr>
                <w:rFonts w:ascii="Cambria" w:hAnsi="Cambria" w:cs="Arial"/>
                <w:lang w:val="fr-ML"/>
              </w:rPr>
            </w:rPrChange>
          </w:rPr>
          <w:t>D’une manière générale, les comportements individuels doivent être conformes aux règles communément admises en matière de respect d’autrui et de civilité, ainsi qu’aux lois et règlements en vigueur.</w:t>
        </w:r>
      </w:ins>
    </w:p>
    <w:p w14:paraId="39951D90" w14:textId="77777777" w:rsidR="00D3265D" w:rsidRPr="007A4AFC" w:rsidRDefault="00D3265D" w:rsidP="00D3265D">
      <w:pPr>
        <w:widowControl w:val="0"/>
        <w:autoSpaceDE w:val="0"/>
        <w:autoSpaceDN w:val="0"/>
        <w:adjustRightInd w:val="0"/>
        <w:spacing w:line="240" w:lineRule="auto"/>
        <w:rPr>
          <w:ins w:id="12828" w:author="Dr Mamadou SANOGO" w:date="2023-10-25T16:41:00Z"/>
          <w:rFonts w:ascii="Cambria" w:hAnsi="Cambria" w:cs="Arial"/>
          <w:color w:val="000000" w:themeColor="text1"/>
          <w:sz w:val="10"/>
          <w:lang w:val="fr-ML"/>
          <w:rPrChange w:id="12829" w:author="Dr Mamadou SANOGO" w:date="2023-10-25T18:15:00Z">
            <w:rPr>
              <w:ins w:id="12830" w:author="Dr Mamadou SANOGO" w:date="2023-10-25T16:41:00Z"/>
              <w:rFonts w:ascii="Cambria" w:hAnsi="Cambria" w:cs="Arial"/>
              <w:sz w:val="10"/>
              <w:lang w:val="fr-ML"/>
            </w:rPr>
          </w:rPrChange>
        </w:rPr>
      </w:pPr>
    </w:p>
    <w:p w14:paraId="289BFBF3" w14:textId="77777777" w:rsidR="00D3265D" w:rsidRPr="007A4AFC" w:rsidRDefault="00D3265D" w:rsidP="00D3265D">
      <w:pPr>
        <w:widowControl w:val="0"/>
        <w:autoSpaceDE w:val="0"/>
        <w:autoSpaceDN w:val="0"/>
        <w:adjustRightInd w:val="0"/>
        <w:spacing w:line="240" w:lineRule="auto"/>
        <w:rPr>
          <w:ins w:id="12831" w:author="Dr Mamadou SANOGO" w:date="2023-10-25T16:41:00Z"/>
          <w:rFonts w:ascii="Cambria" w:hAnsi="Cambria" w:cs="Arial"/>
          <w:color w:val="000000" w:themeColor="text1"/>
          <w:lang w:val="fr-ML"/>
          <w:rPrChange w:id="12832" w:author="Dr Mamadou SANOGO" w:date="2023-10-25T18:15:00Z">
            <w:rPr>
              <w:ins w:id="12833" w:author="Dr Mamadou SANOGO" w:date="2023-10-25T16:41:00Z"/>
              <w:rFonts w:ascii="Cambria" w:hAnsi="Cambria" w:cs="Arial"/>
              <w:lang w:val="fr-ML"/>
            </w:rPr>
          </w:rPrChange>
        </w:rPr>
      </w:pPr>
      <w:ins w:id="12834" w:author="Dr Mamadou SANOGO" w:date="2023-10-25T16:41:00Z">
        <w:r w:rsidRPr="007A4AFC">
          <w:rPr>
            <w:rFonts w:ascii="Cambria" w:hAnsi="Cambria" w:cs="Arial"/>
            <w:b/>
            <w:bCs/>
            <w:color w:val="000000" w:themeColor="text1"/>
            <w:lang w:val="fr-ML"/>
            <w:rPrChange w:id="12835" w:author="Dr Mamadou SANOGO" w:date="2023-10-25T18:15:00Z">
              <w:rPr>
                <w:rFonts w:ascii="Cambria" w:hAnsi="Cambria" w:cs="Arial"/>
                <w:b/>
                <w:bCs/>
                <w:lang w:val="fr-ML"/>
              </w:rPr>
            </w:rPrChange>
          </w:rPr>
          <w:t>Article 4 - Harcèlement</w:t>
        </w:r>
      </w:ins>
    </w:p>
    <w:p w14:paraId="031D5C91" w14:textId="77777777" w:rsidR="00D3265D" w:rsidRPr="007A4AFC" w:rsidRDefault="00D3265D" w:rsidP="0027496F">
      <w:pPr>
        <w:widowControl w:val="0"/>
        <w:autoSpaceDE w:val="0"/>
        <w:autoSpaceDN w:val="0"/>
        <w:adjustRightInd w:val="0"/>
        <w:spacing w:line="240" w:lineRule="auto"/>
        <w:rPr>
          <w:ins w:id="12836" w:author="Dr Mamadou SANOGO" w:date="2023-10-25T16:41:00Z"/>
          <w:rFonts w:ascii="Cambria" w:hAnsi="Cambria" w:cs="Arial"/>
          <w:color w:val="000000" w:themeColor="text1"/>
          <w:lang w:val="fr-ML"/>
          <w:rPrChange w:id="12837" w:author="Dr Mamadou SANOGO" w:date="2023-10-25T18:15:00Z">
            <w:rPr>
              <w:ins w:id="12838" w:author="Dr Mamadou SANOGO" w:date="2023-10-25T16:41:00Z"/>
              <w:rFonts w:ascii="Cambria" w:hAnsi="Cambria" w:cs="Arial"/>
              <w:color w:val="000000"/>
              <w:lang w:val="fr-ML"/>
            </w:rPr>
          </w:rPrChange>
        </w:rPr>
      </w:pPr>
      <w:ins w:id="12839" w:author="Dr Mamadou SANOGO" w:date="2023-10-25T16:41:00Z">
        <w:r w:rsidRPr="007A4AFC">
          <w:rPr>
            <w:rFonts w:ascii="Cambria" w:hAnsi="Cambria" w:cs="Arial"/>
            <w:b/>
            <w:bCs/>
            <w:color w:val="000000" w:themeColor="text1"/>
            <w:lang w:val="fr-ML"/>
            <w:rPrChange w:id="12840" w:author="Dr Mamadou SANOGO" w:date="2023-10-25T18:15:00Z">
              <w:rPr>
                <w:rFonts w:ascii="Cambria" w:hAnsi="Cambria" w:cs="Arial"/>
                <w:b/>
                <w:bCs/>
                <w:lang w:val="fr-ML"/>
              </w:rPr>
            </w:rPrChange>
          </w:rPr>
          <w:t xml:space="preserve">4-1 </w:t>
        </w:r>
        <w:r w:rsidRPr="007A4AFC">
          <w:rPr>
            <w:rFonts w:ascii="Cambria" w:hAnsi="Cambria" w:cs="Arial"/>
            <w:color w:val="000000" w:themeColor="text1"/>
            <w:lang w:val="fr-ML"/>
            <w:rPrChange w:id="12841" w:author="Dr Mamadou SANOGO" w:date="2023-10-25T18:15:00Z">
              <w:rPr>
                <w:rFonts w:ascii="Cambria" w:hAnsi="Cambria" w:cs="Arial"/>
                <w:lang w:val="fr-ML"/>
              </w:rPr>
            </w:rPrChange>
          </w:rPr>
          <w:t xml:space="preserve">Sont </w:t>
        </w:r>
        <w:r w:rsidRPr="007A4AFC">
          <w:rPr>
            <w:rFonts w:ascii="Cambria" w:hAnsi="Cambria" w:cs="Arial"/>
            <w:color w:val="000000" w:themeColor="text1"/>
            <w:lang w:val="fr-ML"/>
            <w:rPrChange w:id="12842" w:author="Dr Mamadou SANOGO" w:date="2023-10-25T18:15:00Z">
              <w:rPr>
                <w:rFonts w:ascii="Cambria" w:hAnsi="Cambria" w:cs="Arial"/>
                <w:color w:val="1A1A1A"/>
                <w:lang w:val="fr-ML"/>
              </w:rPr>
            </w:rPrChange>
          </w:rPr>
          <w:t>des délits punissables dans les conditions prévues par le code pénal :</w:t>
        </w:r>
      </w:ins>
    </w:p>
    <w:p w14:paraId="1874DE80" w14:textId="77777777" w:rsidR="00D3265D" w:rsidRPr="007A4AFC" w:rsidRDefault="00D3265D" w:rsidP="0027496F">
      <w:pPr>
        <w:widowControl w:val="0"/>
        <w:autoSpaceDE w:val="0"/>
        <w:autoSpaceDN w:val="0"/>
        <w:adjustRightInd w:val="0"/>
        <w:spacing w:line="240" w:lineRule="auto"/>
        <w:rPr>
          <w:ins w:id="12843" w:author="Dr Mamadou SANOGO" w:date="2023-10-25T16:41:00Z"/>
          <w:rFonts w:ascii="Cambria" w:hAnsi="Cambria" w:cs="Arial"/>
          <w:color w:val="000000" w:themeColor="text1"/>
          <w:lang w:val="fr-ML"/>
          <w:rPrChange w:id="12844" w:author="Dr Mamadou SANOGO" w:date="2023-10-25T18:15:00Z">
            <w:rPr>
              <w:ins w:id="12845" w:author="Dr Mamadou SANOGO" w:date="2023-10-25T16:41:00Z"/>
              <w:rFonts w:ascii="Cambria" w:hAnsi="Cambria" w:cs="Arial"/>
              <w:color w:val="000000"/>
              <w:lang w:val="fr-ML"/>
            </w:rPr>
          </w:rPrChange>
        </w:rPr>
      </w:pPr>
      <w:ins w:id="12846" w:author="Dr Mamadou SANOGO" w:date="2023-10-25T16:41:00Z">
        <w:r w:rsidRPr="007A4AFC">
          <w:rPr>
            <w:rFonts w:ascii="Cambria" w:hAnsi="Cambria" w:cs="Arial"/>
            <w:color w:val="000000" w:themeColor="text1"/>
            <w:lang w:val="fr-ML"/>
            <w:rPrChange w:id="12847" w:author="Dr Mamadou SANOGO" w:date="2023-10-25T18:15:00Z">
              <w:rPr>
                <w:rFonts w:ascii="Cambria" w:hAnsi="Cambria" w:cs="Arial"/>
                <w:color w:val="000000"/>
                <w:lang w:val="fr-ML"/>
              </w:rPr>
            </w:rPrChange>
          </w:rPr>
          <w: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t>
        </w:r>
      </w:ins>
    </w:p>
    <w:p w14:paraId="56889457" w14:textId="77777777" w:rsidR="00D3265D" w:rsidRPr="007A4AFC" w:rsidRDefault="00D3265D" w:rsidP="00D3265D">
      <w:pPr>
        <w:widowControl w:val="0"/>
        <w:autoSpaceDE w:val="0"/>
        <w:autoSpaceDN w:val="0"/>
        <w:adjustRightInd w:val="0"/>
        <w:spacing w:line="240" w:lineRule="auto"/>
        <w:rPr>
          <w:ins w:id="12848" w:author="Dr Mamadou SANOGO" w:date="2023-10-25T16:41:00Z"/>
          <w:rFonts w:ascii="Cambria" w:hAnsi="Cambria" w:cs="Arial"/>
          <w:color w:val="000000" w:themeColor="text1"/>
          <w:lang w:val="fr-ML"/>
          <w:rPrChange w:id="12849" w:author="Dr Mamadou SANOGO" w:date="2023-10-25T18:15:00Z">
            <w:rPr>
              <w:ins w:id="12850" w:author="Dr Mamadou SANOGO" w:date="2023-10-25T16:41:00Z"/>
              <w:rFonts w:ascii="Cambria" w:hAnsi="Cambria" w:cs="Arial"/>
              <w:color w:val="000000"/>
              <w:lang w:val="fr-ML"/>
            </w:rPr>
          </w:rPrChange>
        </w:rPr>
      </w:pPr>
      <w:ins w:id="12851" w:author="Dr Mamadou SANOGO" w:date="2023-10-25T16:41:00Z">
        <w:r w:rsidRPr="007A4AFC">
          <w:rPr>
            <w:rFonts w:ascii="Cambria" w:hAnsi="Cambria" w:cs="Arial"/>
            <w:color w:val="000000" w:themeColor="text1"/>
            <w:lang w:val="fr-ML"/>
            <w:rPrChange w:id="12852" w:author="Dr Mamadou SANOGO" w:date="2023-10-25T18:15:00Z">
              <w:rPr>
                <w:rFonts w:ascii="Cambria" w:hAnsi="Cambria" w:cs="Arial"/>
                <w:color w:val="000000"/>
                <w:lang w:val="fr-ML"/>
              </w:rPr>
            </w:rPrChange>
          </w:rPr>
          <w:t>- le fait de harceler autrui dans le but d’obtenir des faveurs de nature sexuelle.</w:t>
        </w:r>
      </w:ins>
    </w:p>
    <w:p w14:paraId="50AFB528" w14:textId="77777777" w:rsidR="00D3265D" w:rsidRPr="007A4AFC" w:rsidRDefault="00D3265D" w:rsidP="00D3265D">
      <w:pPr>
        <w:widowControl w:val="0"/>
        <w:autoSpaceDE w:val="0"/>
        <w:autoSpaceDN w:val="0"/>
        <w:adjustRightInd w:val="0"/>
        <w:spacing w:line="240" w:lineRule="auto"/>
        <w:rPr>
          <w:ins w:id="12853" w:author="Dr Mamadou SANOGO" w:date="2023-10-25T16:41:00Z"/>
          <w:rFonts w:ascii="Cambria" w:hAnsi="Cambria" w:cs="Arial"/>
          <w:color w:val="000000" w:themeColor="text1"/>
          <w:lang w:val="fr-ML"/>
          <w:rPrChange w:id="12854" w:author="Dr Mamadou SANOGO" w:date="2023-10-25T18:15:00Z">
            <w:rPr>
              <w:ins w:id="12855" w:author="Dr Mamadou SANOGO" w:date="2023-10-25T16:41:00Z"/>
              <w:rFonts w:ascii="Cambria" w:hAnsi="Cambria" w:cs="Arial"/>
              <w:color w:val="000000"/>
              <w:lang w:val="fr-ML"/>
            </w:rPr>
          </w:rPrChange>
        </w:rPr>
      </w:pPr>
      <w:ins w:id="12856" w:author="Dr Mamadou SANOGO" w:date="2023-10-25T16:41:00Z">
        <w:r w:rsidRPr="007A4AFC">
          <w:rPr>
            <w:rFonts w:ascii="Cambria" w:hAnsi="Cambria" w:cs="Arial"/>
            <w:b/>
            <w:bCs/>
            <w:color w:val="000000" w:themeColor="text1"/>
            <w:lang w:val="fr-ML"/>
            <w:rPrChange w:id="12857" w:author="Dr Mamadou SANOGO" w:date="2023-10-25T18:15:00Z">
              <w:rPr>
                <w:rFonts w:ascii="Cambria" w:hAnsi="Cambria" w:cs="Arial"/>
                <w:b/>
                <w:bCs/>
                <w:color w:val="000000"/>
                <w:lang w:val="fr-ML"/>
              </w:rPr>
            </w:rPrChange>
          </w:rPr>
          <w:t xml:space="preserve">4-2 </w:t>
        </w:r>
        <w:r w:rsidRPr="007A4AFC">
          <w:rPr>
            <w:rFonts w:ascii="Cambria" w:hAnsi="Cambria" w:cs="Arial"/>
            <w:color w:val="000000" w:themeColor="text1"/>
            <w:lang w:val="fr-ML"/>
            <w:rPrChange w:id="12858" w:author="Dr Mamadou SANOGO" w:date="2023-10-25T18:15:00Z">
              <w:rPr>
                <w:rFonts w:ascii="Cambria" w:hAnsi="Cambria" w:cs="Arial"/>
                <w:color w:val="1A1A1A"/>
                <w:lang w:val="fr-ML"/>
              </w:rPr>
            </w:rPrChange>
          </w:rPr>
          <w:t xml:space="preserve">Le </w:t>
        </w:r>
        <w:r w:rsidRPr="007A4AFC">
          <w:rPr>
            <w:rFonts w:ascii="Cambria" w:hAnsi="Cambria" w:cs="Arial"/>
            <w:color w:val="000000" w:themeColor="text1"/>
            <w:lang w:val="fr-ML"/>
            <w:rPrChange w:id="12859" w:author="Dr Mamadou SANOGO" w:date="2023-10-25T18:15:00Z">
              <w:rPr>
                <w:rFonts w:ascii="Cambria" w:hAnsi="Cambria" w:cs="Arial"/>
                <w:color w:val="000000"/>
                <w:lang w:val="fr-ML"/>
              </w:rPr>
            </w:rPrChange>
          </w:rPr>
          <w:t xml:space="preserve">harcèlement </w:t>
        </w:r>
        <w:r w:rsidRPr="007A4AFC">
          <w:rPr>
            <w:rFonts w:ascii="Cambria" w:hAnsi="Cambria" w:cs="Arial"/>
            <w:color w:val="000000" w:themeColor="text1"/>
            <w:lang w:val="fr-ML"/>
            <w:rPrChange w:id="12860" w:author="Dr Mamadou SANOGO" w:date="2023-10-25T18:15:00Z">
              <w:rPr>
                <w:rFonts w:ascii="Cambria" w:hAnsi="Cambria" w:cs="Arial"/>
                <w:color w:val="1A1A1A"/>
                <w:lang w:val="fr-ML"/>
              </w:rPr>
            </w:rPrChange>
          </w:rPr>
          <w:t>peut donner lieu à une sanction disciplinaire indépendamment de la mise en œuvre de poursuites pénales.</w:t>
        </w:r>
      </w:ins>
    </w:p>
    <w:p w14:paraId="7FC59A6A" w14:textId="77777777" w:rsidR="00D3265D" w:rsidRPr="007A4AFC" w:rsidRDefault="00D3265D" w:rsidP="00D3265D">
      <w:pPr>
        <w:widowControl w:val="0"/>
        <w:autoSpaceDE w:val="0"/>
        <w:autoSpaceDN w:val="0"/>
        <w:adjustRightInd w:val="0"/>
        <w:spacing w:line="240" w:lineRule="auto"/>
        <w:rPr>
          <w:ins w:id="12861" w:author="Dr Mamadou SANOGO" w:date="2023-10-25T16:41:00Z"/>
          <w:rFonts w:ascii="Cambria" w:hAnsi="Cambria" w:cs="Arial"/>
          <w:color w:val="000000" w:themeColor="text1"/>
          <w:lang w:val="fr-ML"/>
          <w:rPrChange w:id="12862" w:author="Dr Mamadou SANOGO" w:date="2023-10-25T18:15:00Z">
            <w:rPr>
              <w:ins w:id="12863" w:author="Dr Mamadou SANOGO" w:date="2023-10-25T16:41:00Z"/>
              <w:rFonts w:ascii="Cambria" w:hAnsi="Cambria" w:cs="Arial"/>
              <w:color w:val="000000"/>
              <w:lang w:val="fr-ML"/>
            </w:rPr>
          </w:rPrChange>
        </w:rPr>
      </w:pPr>
      <w:ins w:id="12864" w:author="Dr Mamadou SANOGO" w:date="2023-10-25T16:41:00Z">
        <w:r w:rsidRPr="007A4AFC">
          <w:rPr>
            <w:rFonts w:ascii="Cambria" w:hAnsi="Cambria" w:cs="Arial"/>
            <w:b/>
            <w:bCs/>
            <w:color w:val="000000" w:themeColor="text1"/>
            <w:lang w:val="fr-ML"/>
            <w:rPrChange w:id="12865" w:author="Dr Mamadou SANOGO" w:date="2023-10-25T18:15:00Z">
              <w:rPr>
                <w:rFonts w:ascii="Cambria" w:hAnsi="Cambria" w:cs="Arial"/>
                <w:b/>
                <w:bCs/>
                <w:color w:val="000000"/>
                <w:lang w:val="fr-ML"/>
              </w:rPr>
            </w:rPrChange>
          </w:rPr>
          <w:t>Article 5 - Usage des moyens de communication</w:t>
        </w:r>
      </w:ins>
    </w:p>
    <w:p w14:paraId="5AC1E15F" w14:textId="77777777" w:rsidR="00D3265D" w:rsidRPr="007A4AFC" w:rsidRDefault="00D3265D" w:rsidP="00D3265D">
      <w:pPr>
        <w:widowControl w:val="0"/>
        <w:autoSpaceDE w:val="0"/>
        <w:autoSpaceDN w:val="0"/>
        <w:adjustRightInd w:val="0"/>
        <w:spacing w:line="240" w:lineRule="auto"/>
        <w:rPr>
          <w:ins w:id="12866" w:author="Dr Mamadou SANOGO" w:date="2023-10-25T16:41:00Z"/>
          <w:rFonts w:ascii="Cambria" w:hAnsi="Cambria" w:cs="Arial"/>
          <w:color w:val="000000" w:themeColor="text1"/>
          <w:lang w:val="fr-ML"/>
          <w:rPrChange w:id="12867" w:author="Dr Mamadou SANOGO" w:date="2023-10-25T18:15:00Z">
            <w:rPr>
              <w:ins w:id="12868" w:author="Dr Mamadou SANOGO" w:date="2023-10-25T16:41:00Z"/>
              <w:rFonts w:ascii="Cambria" w:hAnsi="Cambria" w:cs="Arial"/>
              <w:color w:val="000000"/>
              <w:lang w:val="fr-ML"/>
            </w:rPr>
          </w:rPrChange>
        </w:rPr>
      </w:pPr>
      <w:ins w:id="12869" w:author="Dr Mamadou SANOGO" w:date="2023-10-25T16:41:00Z">
        <w:r w:rsidRPr="007A4AFC">
          <w:rPr>
            <w:rFonts w:ascii="Cambria" w:hAnsi="Cambria" w:cs="Arial"/>
            <w:color w:val="000000" w:themeColor="text1"/>
            <w:lang w:val="fr-ML"/>
            <w:rPrChange w:id="12870" w:author="Dr Mamadou SANOGO" w:date="2023-10-25T18:15:00Z">
              <w:rPr>
                <w:rFonts w:ascii="Cambria" w:hAnsi="Cambria" w:cs="Arial"/>
                <w:color w:val="000000"/>
                <w:lang w:val="fr-ML"/>
              </w:rPr>
            </w:rPrChange>
          </w:rPr>
          <w:t>Le téléphone portable et tous les moyens de communication et de transmission doivent être en position éteinte pendant les cours, examens et concours ainsi qu’au sein des bibliothèques et lors des conférences.</w:t>
        </w:r>
      </w:ins>
    </w:p>
    <w:p w14:paraId="5AEFE5EE" w14:textId="77777777" w:rsidR="00D3265D" w:rsidRPr="007A4AFC" w:rsidRDefault="00D3265D" w:rsidP="00D3265D">
      <w:pPr>
        <w:widowControl w:val="0"/>
        <w:autoSpaceDE w:val="0"/>
        <w:autoSpaceDN w:val="0"/>
        <w:adjustRightInd w:val="0"/>
        <w:spacing w:line="240" w:lineRule="auto"/>
        <w:rPr>
          <w:ins w:id="12871" w:author="Dr Mamadou SANOGO" w:date="2023-10-25T16:41:00Z"/>
          <w:rFonts w:ascii="Cambria" w:hAnsi="Cambria" w:cs="Arial"/>
          <w:color w:val="000000" w:themeColor="text1"/>
          <w:lang w:val="fr-ML"/>
          <w:rPrChange w:id="12872" w:author="Dr Mamadou SANOGO" w:date="2023-10-25T18:15:00Z">
            <w:rPr>
              <w:ins w:id="12873" w:author="Dr Mamadou SANOGO" w:date="2023-10-25T16:41:00Z"/>
              <w:rFonts w:ascii="Cambria" w:hAnsi="Cambria" w:cs="Arial"/>
              <w:color w:val="000000"/>
              <w:lang w:val="fr-ML"/>
            </w:rPr>
          </w:rPrChange>
        </w:rPr>
      </w:pPr>
      <w:ins w:id="12874" w:author="Dr Mamadou SANOGO" w:date="2023-10-25T16:41:00Z">
        <w:r w:rsidRPr="007A4AFC">
          <w:rPr>
            <w:rFonts w:ascii="Cambria" w:hAnsi="Cambria" w:cs="Arial"/>
            <w:b/>
            <w:bCs/>
            <w:color w:val="000000" w:themeColor="text1"/>
            <w:lang w:val="fr-ML"/>
            <w:rPrChange w:id="12875" w:author="Dr Mamadou SANOGO" w:date="2023-10-25T18:15:00Z">
              <w:rPr>
                <w:rFonts w:ascii="Cambria" w:hAnsi="Cambria" w:cs="Arial"/>
                <w:b/>
                <w:bCs/>
                <w:color w:val="000000"/>
                <w:lang w:val="fr-ML"/>
              </w:rPr>
            </w:rPrChange>
          </w:rPr>
          <w:t>Article 6 - Contrefaçon</w:t>
        </w:r>
      </w:ins>
    </w:p>
    <w:p w14:paraId="4054D54B" w14:textId="77777777" w:rsidR="00D3265D" w:rsidRPr="007A4AFC" w:rsidRDefault="00D3265D" w:rsidP="00D3265D">
      <w:pPr>
        <w:widowControl w:val="0"/>
        <w:autoSpaceDE w:val="0"/>
        <w:autoSpaceDN w:val="0"/>
        <w:adjustRightInd w:val="0"/>
        <w:spacing w:line="240" w:lineRule="auto"/>
        <w:rPr>
          <w:ins w:id="12876" w:author="Dr Mamadou SANOGO" w:date="2023-10-25T16:41:00Z"/>
          <w:rFonts w:ascii="Cambria" w:hAnsi="Cambria" w:cs="Arial"/>
          <w:color w:val="000000" w:themeColor="text1"/>
          <w:lang w:val="fr-ML"/>
          <w:rPrChange w:id="12877" w:author="Dr Mamadou SANOGO" w:date="2023-10-25T18:15:00Z">
            <w:rPr>
              <w:ins w:id="12878" w:author="Dr Mamadou SANOGO" w:date="2023-10-25T16:41:00Z"/>
              <w:rFonts w:ascii="Cambria" w:hAnsi="Cambria" w:cs="Arial"/>
              <w:color w:val="000000"/>
              <w:lang w:val="fr-ML"/>
            </w:rPr>
          </w:rPrChange>
        </w:rPr>
      </w:pPr>
      <w:ins w:id="12879" w:author="Dr Mamadou SANOGO" w:date="2023-10-25T16:41:00Z">
        <w:r w:rsidRPr="007A4AFC">
          <w:rPr>
            <w:rFonts w:ascii="Cambria" w:hAnsi="Cambria" w:cs="Arial"/>
            <w:b/>
            <w:bCs/>
            <w:color w:val="000000" w:themeColor="text1"/>
            <w:lang w:val="fr-ML"/>
            <w:rPrChange w:id="12880" w:author="Dr Mamadou SANOGO" w:date="2023-10-25T18:15:00Z">
              <w:rPr>
                <w:rFonts w:ascii="Cambria" w:hAnsi="Cambria" w:cs="Arial"/>
                <w:b/>
                <w:bCs/>
                <w:color w:val="000000"/>
                <w:lang w:val="fr-ML"/>
              </w:rPr>
            </w:rPrChange>
          </w:rPr>
          <w:t xml:space="preserve">6-1 </w:t>
        </w:r>
        <w:r w:rsidRPr="007A4AFC">
          <w:rPr>
            <w:rFonts w:ascii="Cambria" w:hAnsi="Cambria" w:cs="Arial"/>
            <w:color w:val="000000" w:themeColor="text1"/>
            <w:lang w:val="fr-ML"/>
            <w:rPrChange w:id="12881" w:author="Dr Mamadou SANOGO" w:date="2023-10-25T18:15:00Z">
              <w:rPr>
                <w:rFonts w:ascii="Cambria" w:hAnsi="Cambria" w:cs="Arial"/>
                <w:color w:val="000000"/>
                <w:lang w:val="fr-ML"/>
              </w:rPr>
            </w:rPrChange>
          </w:rPr>
          <w:t xml:space="preserve">Conformément au code de la propriété intellectuelle, toute représentation ou reproduction </w:t>
        </w:r>
        <w:r w:rsidRPr="007A4AFC">
          <w:rPr>
            <w:rFonts w:ascii="Cambria" w:hAnsi="Cambria" w:cs="Arial"/>
            <w:color w:val="000000" w:themeColor="text1"/>
            <w:lang w:val="fr-ML"/>
            <w:rPrChange w:id="12882" w:author="Dr Mamadou SANOGO" w:date="2023-10-25T18:15:00Z">
              <w:rPr>
                <w:rFonts w:ascii="Cambria" w:hAnsi="Cambria" w:cs="Arial"/>
                <w:color w:val="000000"/>
                <w:lang w:val="fr-ML"/>
              </w:rPr>
            </w:rPrChange>
          </w:rPr>
          <w:lastRenderedPageBreak/>
          <w:t>intégrale ou partielle d’une œuvre de l’esprit faite sans le consentement de son auteur est illicite.</w:t>
        </w:r>
      </w:ins>
    </w:p>
    <w:p w14:paraId="1187856D" w14:textId="77777777" w:rsidR="00D3265D" w:rsidRPr="007A4AFC" w:rsidRDefault="00D3265D" w:rsidP="00D3265D">
      <w:pPr>
        <w:widowControl w:val="0"/>
        <w:autoSpaceDE w:val="0"/>
        <w:autoSpaceDN w:val="0"/>
        <w:adjustRightInd w:val="0"/>
        <w:spacing w:line="240" w:lineRule="auto"/>
        <w:rPr>
          <w:ins w:id="12883" w:author="Dr Mamadou SANOGO" w:date="2023-10-25T16:41:00Z"/>
          <w:rFonts w:ascii="Cambria" w:hAnsi="Cambria" w:cs="Arial"/>
          <w:color w:val="000000" w:themeColor="text1"/>
          <w:lang w:val="fr-ML"/>
          <w:rPrChange w:id="12884" w:author="Dr Mamadou SANOGO" w:date="2023-10-25T18:15:00Z">
            <w:rPr>
              <w:ins w:id="12885" w:author="Dr Mamadou SANOGO" w:date="2023-10-25T16:41:00Z"/>
              <w:rFonts w:ascii="Cambria" w:hAnsi="Cambria" w:cs="Arial"/>
              <w:color w:val="000000"/>
              <w:lang w:val="fr-ML"/>
            </w:rPr>
          </w:rPrChange>
        </w:rPr>
      </w:pPr>
      <w:ins w:id="12886" w:author="Dr Mamadou SANOGO" w:date="2023-10-25T16:41:00Z">
        <w:r w:rsidRPr="007A4AFC">
          <w:rPr>
            <w:rFonts w:ascii="Cambria" w:hAnsi="Cambria" w:cs="Arial"/>
            <w:b/>
            <w:bCs/>
            <w:color w:val="000000" w:themeColor="text1"/>
            <w:lang w:val="fr-ML"/>
            <w:rPrChange w:id="12887" w:author="Dr Mamadou SANOGO" w:date="2023-10-25T18:15:00Z">
              <w:rPr>
                <w:rFonts w:ascii="Cambria" w:hAnsi="Cambria" w:cs="Arial"/>
                <w:b/>
                <w:bCs/>
                <w:color w:val="000000"/>
                <w:lang w:val="fr-ML"/>
              </w:rPr>
            </w:rPrChange>
          </w:rPr>
          <w:t xml:space="preserve">6-2 </w:t>
        </w:r>
        <w:r w:rsidRPr="007A4AFC">
          <w:rPr>
            <w:rFonts w:ascii="Cambria" w:hAnsi="Cambria" w:cs="Arial"/>
            <w:color w:val="000000" w:themeColor="text1"/>
            <w:lang w:val="fr-ML"/>
            <w:rPrChange w:id="12888" w:author="Dr Mamadou SANOGO" w:date="2023-10-25T18:15:00Z">
              <w:rPr>
                <w:rFonts w:ascii="Cambria" w:hAnsi="Cambria" w:cs="Arial"/>
                <w:color w:val="000000"/>
                <w:lang w:val="fr-ML"/>
              </w:rPr>
            </w:rPrChange>
          </w:rPr>
          <w:t xml:space="preserve">Le délit de contrefaçon (plagiat) peut donner lieu à une sanction disciplinaire </w:t>
        </w:r>
        <w:r w:rsidRPr="007A4AFC">
          <w:rPr>
            <w:rFonts w:ascii="Cambria" w:hAnsi="Cambria" w:cs="Arial"/>
            <w:color w:val="000000" w:themeColor="text1"/>
            <w:lang w:val="fr-ML"/>
            <w:rPrChange w:id="12889" w:author="Dr Mamadou SANOGO" w:date="2023-10-25T18:15:00Z">
              <w:rPr>
                <w:rFonts w:ascii="Cambria" w:hAnsi="Cambria" w:cs="Arial"/>
                <w:color w:val="1A1A1A"/>
                <w:lang w:val="fr-ML"/>
              </w:rPr>
            </w:rPrChange>
          </w:rPr>
          <w:t>indépendamment de la mise en œuvre de poursuites pénales.</w:t>
        </w:r>
      </w:ins>
    </w:p>
    <w:p w14:paraId="17165EA6" w14:textId="77777777" w:rsidR="00D3265D" w:rsidRPr="007A4AFC" w:rsidRDefault="00D3265D" w:rsidP="00D3265D">
      <w:pPr>
        <w:widowControl w:val="0"/>
        <w:autoSpaceDE w:val="0"/>
        <w:autoSpaceDN w:val="0"/>
        <w:adjustRightInd w:val="0"/>
        <w:spacing w:line="240" w:lineRule="auto"/>
        <w:rPr>
          <w:ins w:id="12890" w:author="Dr Mamadou SANOGO" w:date="2023-10-25T16:41:00Z"/>
          <w:rFonts w:ascii="Cambria" w:hAnsi="Cambria" w:cs="Arial"/>
          <w:color w:val="000000" w:themeColor="text1"/>
          <w:lang w:val="fr-ML"/>
          <w:rPrChange w:id="12891" w:author="Dr Mamadou SANOGO" w:date="2023-10-25T18:15:00Z">
            <w:rPr>
              <w:ins w:id="12892" w:author="Dr Mamadou SANOGO" w:date="2023-10-25T16:41:00Z"/>
              <w:rFonts w:ascii="Cambria" w:hAnsi="Cambria" w:cs="Arial"/>
              <w:color w:val="000000"/>
              <w:lang w:val="fr-ML"/>
            </w:rPr>
          </w:rPrChange>
        </w:rPr>
      </w:pPr>
    </w:p>
    <w:p w14:paraId="5039B4AF" w14:textId="77777777" w:rsidR="00D3265D" w:rsidRPr="007A4AFC" w:rsidRDefault="00D3265D" w:rsidP="00D3265D">
      <w:pPr>
        <w:widowControl w:val="0"/>
        <w:autoSpaceDE w:val="0"/>
        <w:autoSpaceDN w:val="0"/>
        <w:adjustRightInd w:val="0"/>
        <w:spacing w:line="240" w:lineRule="auto"/>
        <w:rPr>
          <w:ins w:id="12893" w:author="Dr Mamadou SANOGO" w:date="2023-10-25T16:41:00Z"/>
          <w:rFonts w:ascii="Cambria" w:hAnsi="Cambria" w:cs="Arial"/>
          <w:color w:val="000000" w:themeColor="text1"/>
          <w:lang w:val="fr-ML"/>
          <w:rPrChange w:id="12894" w:author="Dr Mamadou SANOGO" w:date="2023-10-25T18:15:00Z">
            <w:rPr>
              <w:ins w:id="12895" w:author="Dr Mamadou SANOGO" w:date="2023-10-25T16:41:00Z"/>
              <w:rFonts w:ascii="Cambria" w:hAnsi="Cambria" w:cs="Arial"/>
              <w:color w:val="000000"/>
              <w:lang w:val="fr-ML"/>
            </w:rPr>
          </w:rPrChange>
        </w:rPr>
      </w:pPr>
      <w:ins w:id="12896" w:author="Dr Mamadou SANOGO" w:date="2023-10-25T16:41:00Z">
        <w:r w:rsidRPr="007A4AFC">
          <w:rPr>
            <w:rFonts w:ascii="Cambria" w:hAnsi="Cambria" w:cs="Arial"/>
            <w:b/>
            <w:bCs/>
            <w:color w:val="000000" w:themeColor="text1"/>
            <w:lang w:val="fr-ML"/>
            <w:rPrChange w:id="12897" w:author="Dr Mamadou SANOGO" w:date="2023-10-25T18:15:00Z">
              <w:rPr>
                <w:rFonts w:ascii="Cambria" w:hAnsi="Cambria" w:cs="Arial"/>
                <w:b/>
                <w:bCs/>
                <w:color w:val="000000"/>
                <w:lang w:val="fr-ML"/>
              </w:rPr>
            </w:rPrChange>
          </w:rPr>
          <w:t>Article 7 - Effets et objets personnels</w:t>
        </w:r>
      </w:ins>
    </w:p>
    <w:p w14:paraId="50D5881F" w14:textId="77777777" w:rsidR="00D3265D" w:rsidRPr="007A4AFC" w:rsidRDefault="00D3265D" w:rsidP="00D3265D">
      <w:pPr>
        <w:widowControl w:val="0"/>
        <w:autoSpaceDE w:val="0"/>
        <w:autoSpaceDN w:val="0"/>
        <w:adjustRightInd w:val="0"/>
        <w:spacing w:line="240" w:lineRule="auto"/>
        <w:rPr>
          <w:ins w:id="12898" w:author="Dr Mamadou SANOGO" w:date="2023-10-25T16:41:00Z"/>
          <w:rFonts w:ascii="Cambria" w:hAnsi="Cambria" w:cs="Arial"/>
          <w:color w:val="000000" w:themeColor="text1"/>
          <w:lang w:val="fr-ML"/>
          <w:rPrChange w:id="12899" w:author="Dr Mamadou SANOGO" w:date="2023-10-25T18:15:00Z">
            <w:rPr>
              <w:ins w:id="12900" w:author="Dr Mamadou SANOGO" w:date="2023-10-25T16:41:00Z"/>
              <w:rFonts w:ascii="Cambria" w:hAnsi="Cambria" w:cs="Arial"/>
              <w:color w:val="000000"/>
              <w:lang w:val="fr-ML"/>
            </w:rPr>
          </w:rPrChange>
        </w:rPr>
      </w:pPr>
      <w:ins w:id="12901" w:author="Dr Mamadou SANOGO" w:date="2023-10-25T16:41:00Z">
        <w:r w:rsidRPr="007A4AFC">
          <w:rPr>
            <w:rFonts w:ascii="Cambria" w:hAnsi="Cambria" w:cs="Arial"/>
            <w:color w:val="000000" w:themeColor="text1"/>
            <w:lang w:val="fr-ML"/>
            <w:rPrChange w:id="12902" w:author="Dr Mamadou SANOGO" w:date="2023-10-25T18:15:00Z">
              <w:rPr>
                <w:rFonts w:ascii="Cambria" w:hAnsi="Cambria" w:cs="Arial"/>
                <w:color w:val="000000"/>
                <w:lang w:val="fr-ML"/>
              </w:rPr>
            </w:rPrChange>
          </w:rPr>
          <w:t>L’École Privée de Santé Félix Houphouët Boigny ne peut être tenue pour responsable de la disparition ou de l’atteinte aux biens personnels, lesquels sont toujours réputés demeurer sous la garde de leur propriétaire ou détenteur.</w:t>
        </w:r>
      </w:ins>
    </w:p>
    <w:p w14:paraId="2AD3F257" w14:textId="77777777" w:rsidR="00D3265D" w:rsidRPr="007A4AFC" w:rsidRDefault="00D3265D" w:rsidP="00D3265D">
      <w:pPr>
        <w:widowControl w:val="0"/>
        <w:autoSpaceDE w:val="0"/>
        <w:autoSpaceDN w:val="0"/>
        <w:adjustRightInd w:val="0"/>
        <w:spacing w:line="240" w:lineRule="auto"/>
        <w:rPr>
          <w:ins w:id="12903" w:author="Dr Mamadou SANOGO" w:date="2023-10-25T16:41:00Z"/>
          <w:rFonts w:ascii="Cambria" w:hAnsi="Cambria" w:cs="Arial"/>
          <w:color w:val="000000" w:themeColor="text1"/>
          <w:sz w:val="10"/>
          <w:lang w:val="fr-ML"/>
          <w:rPrChange w:id="12904" w:author="Dr Mamadou SANOGO" w:date="2023-10-25T18:15:00Z">
            <w:rPr>
              <w:ins w:id="12905" w:author="Dr Mamadou SANOGO" w:date="2023-10-25T16:41:00Z"/>
              <w:rFonts w:ascii="Cambria" w:hAnsi="Cambria" w:cs="Arial"/>
              <w:color w:val="000000"/>
              <w:sz w:val="10"/>
              <w:lang w:val="fr-ML"/>
            </w:rPr>
          </w:rPrChange>
        </w:rPr>
      </w:pPr>
    </w:p>
    <w:p w14:paraId="2004CEB8" w14:textId="77777777" w:rsidR="00D3265D" w:rsidRPr="007A4AFC" w:rsidRDefault="00D3265D" w:rsidP="00D3265D">
      <w:pPr>
        <w:widowControl w:val="0"/>
        <w:autoSpaceDE w:val="0"/>
        <w:autoSpaceDN w:val="0"/>
        <w:adjustRightInd w:val="0"/>
        <w:spacing w:line="240" w:lineRule="auto"/>
        <w:rPr>
          <w:ins w:id="12906" w:author="Dr Mamadou SANOGO" w:date="2023-10-25T16:41:00Z"/>
          <w:rFonts w:ascii="Cambria" w:hAnsi="Cambria" w:cs="Arial"/>
          <w:b/>
          <w:bCs/>
          <w:color w:val="000000" w:themeColor="text1"/>
          <w:lang w:val="fr-ML"/>
          <w:rPrChange w:id="12907" w:author="Dr Mamadou SANOGO" w:date="2023-10-25T18:15:00Z">
            <w:rPr>
              <w:ins w:id="12908" w:author="Dr Mamadou SANOGO" w:date="2023-10-25T16:41:00Z"/>
              <w:rFonts w:ascii="Cambria" w:hAnsi="Cambria" w:cs="Arial"/>
              <w:b/>
              <w:bCs/>
              <w:color w:val="000000"/>
              <w:lang w:val="fr-ML"/>
            </w:rPr>
          </w:rPrChange>
        </w:rPr>
      </w:pPr>
      <w:ins w:id="12909" w:author="Dr Mamadou SANOGO" w:date="2023-10-25T16:41:00Z">
        <w:r w:rsidRPr="007A4AFC">
          <w:rPr>
            <w:rFonts w:ascii="Cambria" w:hAnsi="Cambria" w:cs="Arial"/>
            <w:b/>
            <w:bCs/>
            <w:color w:val="000000" w:themeColor="text1"/>
            <w:lang w:val="fr-ML"/>
            <w:rPrChange w:id="12910" w:author="Dr Mamadou SANOGO" w:date="2023-10-25T18:15:00Z">
              <w:rPr>
                <w:rFonts w:ascii="Cambria" w:hAnsi="Cambria" w:cs="Arial"/>
                <w:b/>
                <w:bCs/>
                <w:color w:val="000000"/>
                <w:lang w:val="fr-ML"/>
              </w:rPr>
            </w:rPrChange>
          </w:rPr>
          <w:t xml:space="preserve">CHAPITRE II : RESPECT DES REGLES D’HYGIENE ET DE SECURITE </w:t>
        </w:r>
      </w:ins>
    </w:p>
    <w:p w14:paraId="737B3DE2" w14:textId="77777777" w:rsidR="00D3265D" w:rsidRPr="007A4AFC" w:rsidRDefault="00D3265D" w:rsidP="00D3265D">
      <w:pPr>
        <w:widowControl w:val="0"/>
        <w:autoSpaceDE w:val="0"/>
        <w:autoSpaceDN w:val="0"/>
        <w:adjustRightInd w:val="0"/>
        <w:spacing w:line="240" w:lineRule="auto"/>
        <w:rPr>
          <w:ins w:id="12911" w:author="Dr Mamadou SANOGO" w:date="2023-10-25T16:41:00Z"/>
          <w:rFonts w:ascii="Cambria" w:hAnsi="Cambria" w:cs="Arial"/>
          <w:color w:val="000000" w:themeColor="text1"/>
          <w:lang w:val="fr-ML"/>
          <w:rPrChange w:id="12912" w:author="Dr Mamadou SANOGO" w:date="2023-10-25T18:15:00Z">
            <w:rPr>
              <w:ins w:id="12913" w:author="Dr Mamadou SANOGO" w:date="2023-10-25T16:41:00Z"/>
              <w:rFonts w:ascii="Cambria" w:hAnsi="Cambria" w:cs="Arial"/>
              <w:color w:val="000000"/>
              <w:lang w:val="fr-ML"/>
            </w:rPr>
          </w:rPrChange>
        </w:rPr>
      </w:pPr>
      <w:ins w:id="12914" w:author="Dr Mamadou SANOGO" w:date="2023-10-25T16:41:00Z">
        <w:r w:rsidRPr="007A4AFC">
          <w:rPr>
            <w:rFonts w:ascii="Cambria" w:hAnsi="Cambria" w:cs="Arial"/>
            <w:b/>
            <w:bCs/>
            <w:color w:val="000000" w:themeColor="text1"/>
            <w:lang w:val="fr-ML"/>
            <w:rPrChange w:id="12915" w:author="Dr Mamadou SANOGO" w:date="2023-10-25T18:15:00Z">
              <w:rPr>
                <w:rFonts w:ascii="Cambria" w:hAnsi="Cambria" w:cs="Arial"/>
                <w:b/>
                <w:bCs/>
                <w:color w:val="000000"/>
                <w:lang w:val="fr-ML"/>
              </w:rPr>
            </w:rPrChange>
          </w:rPr>
          <w:t>Article 8 - Interdiction de fumer</w:t>
        </w:r>
      </w:ins>
    </w:p>
    <w:p w14:paraId="5A020D86" w14:textId="77777777" w:rsidR="00D3265D" w:rsidRPr="007A4AFC" w:rsidRDefault="00D3265D" w:rsidP="00D3265D">
      <w:pPr>
        <w:widowControl w:val="0"/>
        <w:autoSpaceDE w:val="0"/>
        <w:autoSpaceDN w:val="0"/>
        <w:adjustRightInd w:val="0"/>
        <w:spacing w:line="240" w:lineRule="auto"/>
        <w:rPr>
          <w:ins w:id="12916" w:author="Dr Mamadou SANOGO" w:date="2023-10-25T16:41:00Z"/>
          <w:rFonts w:ascii="Cambria" w:hAnsi="Cambria" w:cs="Arial"/>
          <w:color w:val="000000" w:themeColor="text1"/>
          <w:lang w:val="fr-ML"/>
          <w:rPrChange w:id="12917" w:author="Dr Mamadou SANOGO" w:date="2023-10-25T18:15:00Z">
            <w:rPr>
              <w:ins w:id="12918" w:author="Dr Mamadou SANOGO" w:date="2023-10-25T16:41:00Z"/>
              <w:rFonts w:ascii="Cambria" w:hAnsi="Cambria" w:cs="Arial"/>
              <w:color w:val="000000"/>
              <w:lang w:val="fr-ML"/>
            </w:rPr>
          </w:rPrChange>
        </w:rPr>
      </w:pPr>
      <w:ins w:id="12919" w:author="Dr Mamadou SANOGO" w:date="2023-10-25T16:41:00Z">
        <w:r w:rsidRPr="007A4AFC">
          <w:rPr>
            <w:rFonts w:ascii="Cambria" w:hAnsi="Cambria" w:cs="Arial"/>
            <w:color w:val="000000" w:themeColor="text1"/>
            <w:lang w:val="fr-ML"/>
            <w:rPrChange w:id="12920" w:author="Dr Mamadou SANOGO" w:date="2023-10-25T18:15:00Z">
              <w:rPr>
                <w:rFonts w:ascii="Cambria" w:hAnsi="Cambria" w:cs="Arial"/>
                <w:color w:val="000000"/>
                <w:lang w:val="fr-ML"/>
              </w:rPr>
            </w:rPrChange>
          </w:rPr>
          <w:t>Conformément aux dispositions du code de la santé publique, il est interdit de fumer dans les lieux affectés à un usage collectif, sauf dans les locaux expressément réservés aux fumeurs.</w:t>
        </w:r>
      </w:ins>
    </w:p>
    <w:p w14:paraId="1BCDA26D" w14:textId="77777777" w:rsidR="00D3265D" w:rsidRPr="007A4AFC" w:rsidRDefault="00D3265D" w:rsidP="00D3265D">
      <w:pPr>
        <w:widowControl w:val="0"/>
        <w:autoSpaceDE w:val="0"/>
        <w:autoSpaceDN w:val="0"/>
        <w:adjustRightInd w:val="0"/>
        <w:spacing w:line="240" w:lineRule="auto"/>
        <w:rPr>
          <w:ins w:id="12921" w:author="Dr Mamadou SANOGO" w:date="2023-10-25T16:41:00Z"/>
          <w:rFonts w:ascii="Cambria" w:hAnsi="Cambria" w:cs="Arial"/>
          <w:color w:val="000000" w:themeColor="text1"/>
          <w:sz w:val="8"/>
          <w:lang w:val="fr-ML"/>
          <w:rPrChange w:id="12922" w:author="Dr Mamadou SANOGO" w:date="2023-10-25T18:15:00Z">
            <w:rPr>
              <w:ins w:id="12923" w:author="Dr Mamadou SANOGO" w:date="2023-10-25T16:41:00Z"/>
              <w:rFonts w:ascii="Cambria" w:hAnsi="Cambria" w:cs="Arial"/>
              <w:color w:val="000000"/>
              <w:sz w:val="8"/>
              <w:lang w:val="fr-ML"/>
            </w:rPr>
          </w:rPrChange>
        </w:rPr>
      </w:pPr>
    </w:p>
    <w:p w14:paraId="3ADCF3C8" w14:textId="77777777" w:rsidR="00D3265D" w:rsidRPr="007A4AFC" w:rsidRDefault="00D3265D" w:rsidP="00D3265D">
      <w:pPr>
        <w:widowControl w:val="0"/>
        <w:autoSpaceDE w:val="0"/>
        <w:autoSpaceDN w:val="0"/>
        <w:adjustRightInd w:val="0"/>
        <w:spacing w:line="240" w:lineRule="auto"/>
        <w:rPr>
          <w:ins w:id="12924" w:author="Dr Mamadou SANOGO" w:date="2023-10-25T16:41:00Z"/>
          <w:rFonts w:ascii="Cambria" w:hAnsi="Cambria" w:cs="Arial"/>
          <w:color w:val="000000" w:themeColor="text1"/>
          <w:lang w:val="fr-ML"/>
          <w:rPrChange w:id="12925" w:author="Dr Mamadou SANOGO" w:date="2023-10-25T18:15:00Z">
            <w:rPr>
              <w:ins w:id="12926" w:author="Dr Mamadou SANOGO" w:date="2023-10-25T16:41:00Z"/>
              <w:rFonts w:ascii="Cambria" w:hAnsi="Cambria" w:cs="Arial"/>
              <w:color w:val="000000"/>
              <w:lang w:val="fr-ML"/>
            </w:rPr>
          </w:rPrChange>
        </w:rPr>
      </w:pPr>
      <w:ins w:id="12927" w:author="Dr Mamadou SANOGO" w:date="2023-10-25T16:41:00Z">
        <w:r w:rsidRPr="007A4AFC">
          <w:rPr>
            <w:rFonts w:ascii="Cambria" w:hAnsi="Cambria" w:cs="Arial"/>
            <w:b/>
            <w:bCs/>
            <w:color w:val="000000" w:themeColor="text1"/>
            <w:lang w:val="fr-ML"/>
            <w:rPrChange w:id="12928" w:author="Dr Mamadou SANOGO" w:date="2023-10-25T18:15:00Z">
              <w:rPr>
                <w:rFonts w:ascii="Cambria" w:hAnsi="Cambria" w:cs="Arial"/>
                <w:b/>
                <w:bCs/>
                <w:color w:val="000000"/>
                <w:lang w:val="fr-ML"/>
              </w:rPr>
            </w:rPrChange>
          </w:rPr>
          <w:t>Article 9 - Respect des consignes de sécurité</w:t>
        </w:r>
      </w:ins>
    </w:p>
    <w:p w14:paraId="498124BC" w14:textId="77777777" w:rsidR="00D3265D" w:rsidRPr="007A4AFC" w:rsidRDefault="00D3265D" w:rsidP="00D3265D">
      <w:pPr>
        <w:widowControl w:val="0"/>
        <w:autoSpaceDE w:val="0"/>
        <w:autoSpaceDN w:val="0"/>
        <w:adjustRightInd w:val="0"/>
        <w:spacing w:line="240" w:lineRule="auto"/>
        <w:rPr>
          <w:ins w:id="12929" w:author="Dr Mamadou SANOGO" w:date="2023-10-25T16:41:00Z"/>
          <w:rFonts w:ascii="Cambria" w:hAnsi="Cambria" w:cs="Arial"/>
          <w:color w:val="000000" w:themeColor="text1"/>
          <w:lang w:val="fr-ML"/>
          <w:rPrChange w:id="12930" w:author="Dr Mamadou SANOGO" w:date="2023-10-25T18:15:00Z">
            <w:rPr>
              <w:ins w:id="12931" w:author="Dr Mamadou SANOGO" w:date="2023-10-25T16:41:00Z"/>
              <w:rFonts w:ascii="Cambria" w:hAnsi="Cambria" w:cs="Arial"/>
              <w:color w:val="000000"/>
              <w:lang w:val="fr-ML"/>
            </w:rPr>
          </w:rPrChange>
        </w:rPr>
      </w:pPr>
      <w:ins w:id="12932" w:author="Dr Mamadou SANOGO" w:date="2023-10-25T16:41:00Z">
        <w:r w:rsidRPr="007A4AFC">
          <w:rPr>
            <w:rFonts w:ascii="Cambria" w:hAnsi="Cambria" w:cs="Arial"/>
            <w:b/>
            <w:bCs/>
            <w:color w:val="000000" w:themeColor="text1"/>
            <w:lang w:val="fr-ML"/>
            <w:rPrChange w:id="12933" w:author="Dr Mamadou SANOGO" w:date="2023-10-25T18:15:00Z">
              <w:rPr>
                <w:rFonts w:ascii="Cambria" w:hAnsi="Cambria" w:cs="Arial"/>
                <w:b/>
                <w:bCs/>
                <w:color w:val="000000"/>
                <w:lang w:val="fr-ML"/>
              </w:rPr>
            </w:rPrChange>
          </w:rPr>
          <w:t xml:space="preserve">9-1 </w:t>
        </w:r>
        <w:r w:rsidRPr="007A4AFC">
          <w:rPr>
            <w:rFonts w:ascii="Cambria" w:hAnsi="Cambria" w:cs="Arial"/>
            <w:color w:val="000000" w:themeColor="text1"/>
            <w:lang w:val="fr-ML"/>
            <w:rPrChange w:id="12934" w:author="Dr Mamadou SANOGO" w:date="2023-10-25T18:15:00Z">
              <w:rPr>
                <w:rFonts w:ascii="Cambria" w:hAnsi="Cambria" w:cs="Arial"/>
                <w:color w:val="000000"/>
                <w:lang w:val="fr-ML"/>
              </w:rPr>
            </w:rPrChange>
          </w:rPr>
          <w:t>Quel que soit le lieu où elle se trouve au sein de l’École Privée de Santé Félix Houphouët Boigny, toute personne doit impérativement prendre connaissance et respecter :</w:t>
        </w:r>
      </w:ins>
    </w:p>
    <w:p w14:paraId="7A6B1B68" w14:textId="77777777" w:rsidR="00D3265D" w:rsidRPr="007A4AFC" w:rsidRDefault="00D3265D" w:rsidP="00D3265D">
      <w:pPr>
        <w:widowControl w:val="0"/>
        <w:autoSpaceDE w:val="0"/>
        <w:autoSpaceDN w:val="0"/>
        <w:adjustRightInd w:val="0"/>
        <w:spacing w:line="240" w:lineRule="auto"/>
        <w:rPr>
          <w:ins w:id="12935" w:author="Dr Mamadou SANOGO" w:date="2023-10-25T16:41:00Z"/>
          <w:rFonts w:ascii="Cambria" w:hAnsi="Cambria" w:cs="Arial"/>
          <w:color w:val="000000" w:themeColor="text1"/>
          <w:lang w:val="fr-ML"/>
          <w:rPrChange w:id="12936" w:author="Dr Mamadou SANOGO" w:date="2023-10-25T18:15:00Z">
            <w:rPr>
              <w:ins w:id="12937" w:author="Dr Mamadou SANOGO" w:date="2023-10-25T16:41:00Z"/>
              <w:rFonts w:ascii="Cambria" w:hAnsi="Cambria" w:cs="Arial"/>
              <w:color w:val="000000"/>
              <w:lang w:val="fr-ML"/>
            </w:rPr>
          </w:rPrChange>
        </w:rPr>
      </w:pPr>
      <w:ins w:id="12938" w:author="Dr Mamadou SANOGO" w:date="2023-10-25T16:41:00Z">
        <w:r w:rsidRPr="007A4AFC">
          <w:rPr>
            <w:rFonts w:ascii="Cambria" w:hAnsi="Cambria" w:cs="Arial"/>
            <w:color w:val="000000" w:themeColor="text1"/>
            <w:lang w:val="fr-ML"/>
            <w:rPrChange w:id="12939" w:author="Dr Mamadou SANOGO" w:date="2023-10-25T18:15:00Z">
              <w:rPr>
                <w:rFonts w:ascii="Cambria" w:hAnsi="Cambria" w:cs="Arial"/>
                <w:color w:val="000000"/>
                <w:lang w:val="fr-ML"/>
              </w:rPr>
            </w:rPrChange>
          </w:rPr>
          <w:t>- les consignes générales de sécurité, et notamment les consignes d’évacuation en cas d’incendie ;</w:t>
        </w:r>
      </w:ins>
    </w:p>
    <w:p w14:paraId="7A07602F" w14:textId="77777777" w:rsidR="00D3265D" w:rsidRPr="007A4AFC" w:rsidRDefault="00D3265D" w:rsidP="00D3265D">
      <w:pPr>
        <w:widowControl w:val="0"/>
        <w:autoSpaceDE w:val="0"/>
        <w:autoSpaceDN w:val="0"/>
        <w:adjustRightInd w:val="0"/>
        <w:spacing w:line="240" w:lineRule="auto"/>
        <w:rPr>
          <w:ins w:id="12940" w:author="Dr Mamadou SANOGO" w:date="2023-10-25T16:41:00Z"/>
          <w:rFonts w:ascii="Cambria" w:hAnsi="Cambria" w:cs="Arial"/>
          <w:color w:val="000000" w:themeColor="text1"/>
          <w:lang w:val="fr-ML"/>
          <w:rPrChange w:id="12941" w:author="Dr Mamadou SANOGO" w:date="2023-10-25T18:15:00Z">
            <w:rPr>
              <w:ins w:id="12942" w:author="Dr Mamadou SANOGO" w:date="2023-10-25T16:41:00Z"/>
              <w:rFonts w:ascii="Cambria" w:hAnsi="Cambria" w:cs="Arial"/>
              <w:color w:val="000000"/>
              <w:lang w:val="fr-ML"/>
            </w:rPr>
          </w:rPrChange>
        </w:rPr>
      </w:pPr>
      <w:ins w:id="12943" w:author="Dr Mamadou SANOGO" w:date="2023-10-25T16:41:00Z">
        <w:r w:rsidRPr="007A4AFC">
          <w:rPr>
            <w:rFonts w:ascii="Cambria" w:hAnsi="Cambria" w:cs="Arial"/>
            <w:color w:val="000000" w:themeColor="text1"/>
            <w:lang w:val="fr-ML"/>
            <w:rPrChange w:id="12944" w:author="Dr Mamadou SANOGO" w:date="2023-10-25T18:15:00Z">
              <w:rPr>
                <w:rFonts w:ascii="Cambria" w:hAnsi="Cambria" w:cs="Arial"/>
                <w:color w:val="000000"/>
                <w:lang w:val="fr-ML"/>
              </w:rPr>
            </w:rPrChange>
          </w:rPr>
          <w:t>- les consignes particulières de sécurité, et notamment celles relatives à la détention ou la manipulation des produits dangereux au sein des laboratoires.</w:t>
        </w:r>
      </w:ins>
    </w:p>
    <w:p w14:paraId="0801F193" w14:textId="77777777" w:rsidR="00D3265D" w:rsidRPr="007A4AFC" w:rsidRDefault="00D3265D" w:rsidP="00D3265D">
      <w:pPr>
        <w:widowControl w:val="0"/>
        <w:autoSpaceDE w:val="0"/>
        <w:autoSpaceDN w:val="0"/>
        <w:adjustRightInd w:val="0"/>
        <w:spacing w:line="240" w:lineRule="auto"/>
        <w:rPr>
          <w:ins w:id="12945" w:author="Dr Mamadou SANOGO" w:date="2023-10-25T16:41:00Z"/>
          <w:rFonts w:ascii="Cambria" w:hAnsi="Cambria" w:cs="Arial"/>
          <w:color w:val="000000" w:themeColor="text1"/>
          <w:lang w:val="fr-ML"/>
          <w:rPrChange w:id="12946" w:author="Dr Mamadou SANOGO" w:date="2023-10-25T18:15:00Z">
            <w:rPr>
              <w:ins w:id="12947" w:author="Dr Mamadou SANOGO" w:date="2023-10-25T16:41:00Z"/>
              <w:rFonts w:ascii="Cambria" w:hAnsi="Cambria" w:cs="Arial"/>
              <w:color w:val="000000"/>
              <w:lang w:val="fr-ML"/>
            </w:rPr>
          </w:rPrChange>
        </w:rPr>
      </w:pPr>
      <w:ins w:id="12948" w:author="Dr Mamadou SANOGO" w:date="2023-10-25T16:41:00Z">
        <w:r w:rsidRPr="007A4AFC">
          <w:rPr>
            <w:rFonts w:ascii="Cambria" w:hAnsi="Cambria" w:cs="Arial"/>
            <w:b/>
            <w:bCs/>
            <w:color w:val="000000" w:themeColor="text1"/>
            <w:lang w:val="fr-ML"/>
            <w:rPrChange w:id="12949" w:author="Dr Mamadou SANOGO" w:date="2023-10-25T18:15:00Z">
              <w:rPr>
                <w:rFonts w:ascii="Cambria" w:hAnsi="Cambria" w:cs="Arial"/>
                <w:b/>
                <w:bCs/>
                <w:color w:val="000000"/>
                <w:lang w:val="fr-ML"/>
              </w:rPr>
            </w:rPrChange>
          </w:rPr>
          <w:t xml:space="preserve">9-2 </w:t>
        </w:r>
        <w:r w:rsidRPr="007A4AFC">
          <w:rPr>
            <w:rFonts w:ascii="Cambria" w:hAnsi="Cambria" w:cs="Arial"/>
            <w:color w:val="000000" w:themeColor="text1"/>
            <w:lang w:val="fr-ML"/>
            <w:rPrChange w:id="12950" w:author="Dr Mamadou SANOGO" w:date="2023-10-25T18:15:00Z">
              <w:rPr>
                <w:rFonts w:ascii="Cambria" w:hAnsi="Cambria" w:cs="Arial"/>
                <w:color w:val="000000"/>
                <w:lang w:val="fr-ML"/>
              </w:rPr>
            </w:rPrChange>
          </w:rPr>
          <w:t>Il convient, le cas échéant, de se reporter aux documents affichés ou distribués au sein de l’École Privée de Santé Félix Houphouët Boigny.</w:t>
        </w:r>
      </w:ins>
    </w:p>
    <w:p w14:paraId="4D9D49AD" w14:textId="77777777" w:rsidR="00D3265D" w:rsidRPr="007A4AFC" w:rsidRDefault="00D3265D" w:rsidP="00D3265D">
      <w:pPr>
        <w:widowControl w:val="0"/>
        <w:autoSpaceDE w:val="0"/>
        <w:autoSpaceDN w:val="0"/>
        <w:adjustRightInd w:val="0"/>
        <w:spacing w:line="240" w:lineRule="auto"/>
        <w:rPr>
          <w:ins w:id="12951" w:author="Dr Mamadou SANOGO" w:date="2023-10-25T16:41:00Z"/>
          <w:rFonts w:ascii="Cambria" w:hAnsi="Cambria" w:cs="Arial"/>
          <w:color w:val="000000" w:themeColor="text1"/>
          <w:sz w:val="8"/>
          <w:lang w:val="fr-ML"/>
          <w:rPrChange w:id="12952" w:author="Dr Mamadou SANOGO" w:date="2023-10-25T18:15:00Z">
            <w:rPr>
              <w:ins w:id="12953" w:author="Dr Mamadou SANOGO" w:date="2023-10-25T16:41:00Z"/>
              <w:rFonts w:ascii="Cambria" w:hAnsi="Cambria" w:cs="Arial"/>
              <w:color w:val="000000"/>
              <w:sz w:val="8"/>
              <w:lang w:val="fr-ML"/>
            </w:rPr>
          </w:rPrChange>
        </w:rPr>
      </w:pPr>
    </w:p>
    <w:p w14:paraId="2620514F" w14:textId="77777777" w:rsidR="00D3265D" w:rsidRPr="007A4AFC" w:rsidRDefault="00D3265D" w:rsidP="00D3265D">
      <w:pPr>
        <w:widowControl w:val="0"/>
        <w:autoSpaceDE w:val="0"/>
        <w:autoSpaceDN w:val="0"/>
        <w:adjustRightInd w:val="0"/>
        <w:spacing w:line="240" w:lineRule="auto"/>
        <w:rPr>
          <w:ins w:id="12954" w:author="Dr Mamadou SANOGO" w:date="2023-10-25T16:41:00Z"/>
          <w:rFonts w:ascii="Cambria" w:hAnsi="Cambria" w:cs="Arial"/>
          <w:color w:val="000000" w:themeColor="text1"/>
          <w:lang w:val="fr-ML"/>
          <w:rPrChange w:id="12955" w:author="Dr Mamadou SANOGO" w:date="2023-10-25T18:15:00Z">
            <w:rPr>
              <w:ins w:id="12956" w:author="Dr Mamadou SANOGO" w:date="2023-10-25T16:41:00Z"/>
              <w:rFonts w:ascii="Cambria" w:hAnsi="Cambria" w:cs="Arial"/>
              <w:color w:val="000000"/>
              <w:lang w:val="fr-ML"/>
            </w:rPr>
          </w:rPrChange>
        </w:rPr>
      </w:pPr>
      <w:ins w:id="12957" w:author="Dr Mamadou SANOGO" w:date="2023-10-25T16:41:00Z">
        <w:r w:rsidRPr="007A4AFC">
          <w:rPr>
            <w:rFonts w:ascii="Cambria" w:hAnsi="Cambria" w:cs="Arial"/>
            <w:b/>
            <w:bCs/>
            <w:color w:val="000000" w:themeColor="text1"/>
            <w:lang w:val="fr-ML"/>
            <w:rPrChange w:id="12958" w:author="Dr Mamadou SANOGO" w:date="2023-10-25T18:15:00Z">
              <w:rPr>
                <w:rFonts w:ascii="Cambria" w:hAnsi="Cambria" w:cs="Arial"/>
                <w:b/>
                <w:bCs/>
                <w:color w:val="000000"/>
                <w:lang w:val="fr-ML"/>
              </w:rPr>
            </w:rPrChange>
          </w:rPr>
          <w:t>Article 10 - Introduction de substance ou de matériel</w:t>
        </w:r>
      </w:ins>
    </w:p>
    <w:p w14:paraId="40DC06E9" w14:textId="77777777" w:rsidR="00D3265D" w:rsidRPr="007A4AFC" w:rsidRDefault="00D3265D" w:rsidP="00D3265D">
      <w:pPr>
        <w:widowControl w:val="0"/>
        <w:autoSpaceDE w:val="0"/>
        <w:autoSpaceDN w:val="0"/>
        <w:adjustRightInd w:val="0"/>
        <w:spacing w:line="240" w:lineRule="auto"/>
        <w:rPr>
          <w:ins w:id="12959" w:author="Dr Mamadou SANOGO" w:date="2023-10-25T16:41:00Z"/>
          <w:rFonts w:ascii="Cambria" w:hAnsi="Cambria" w:cs="Arial"/>
          <w:color w:val="000000" w:themeColor="text1"/>
          <w:lang w:val="fr-ML"/>
          <w:rPrChange w:id="12960" w:author="Dr Mamadou SANOGO" w:date="2023-10-25T18:15:00Z">
            <w:rPr>
              <w:ins w:id="12961" w:author="Dr Mamadou SANOGO" w:date="2023-10-25T16:41:00Z"/>
              <w:rFonts w:ascii="Cambria" w:hAnsi="Cambria" w:cs="Arial"/>
              <w:color w:val="000000"/>
              <w:lang w:val="fr-ML"/>
            </w:rPr>
          </w:rPrChange>
        </w:rPr>
      </w:pPr>
      <w:ins w:id="12962" w:author="Dr Mamadou SANOGO" w:date="2023-10-25T16:41:00Z">
        <w:r w:rsidRPr="007A4AFC">
          <w:rPr>
            <w:rFonts w:ascii="Cambria" w:hAnsi="Cambria" w:cs="Arial"/>
            <w:color w:val="000000" w:themeColor="text1"/>
            <w:lang w:val="fr-ML"/>
            <w:rPrChange w:id="12963" w:author="Dr Mamadou SANOGO" w:date="2023-10-25T18:15:00Z">
              <w:rPr>
                <w:rFonts w:ascii="Cambria" w:hAnsi="Cambria" w:cs="Arial"/>
                <w:color w:val="000000"/>
                <w:lang w:val="fr-ML"/>
              </w:rPr>
            </w:rPrChange>
          </w:rPr>
          <w: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t>
        </w:r>
      </w:ins>
    </w:p>
    <w:p w14:paraId="5401EFDC" w14:textId="77777777" w:rsidR="00D3265D" w:rsidRPr="007A4AFC" w:rsidRDefault="00D3265D" w:rsidP="00D3265D">
      <w:pPr>
        <w:widowControl w:val="0"/>
        <w:autoSpaceDE w:val="0"/>
        <w:autoSpaceDN w:val="0"/>
        <w:adjustRightInd w:val="0"/>
        <w:spacing w:line="240" w:lineRule="auto"/>
        <w:rPr>
          <w:ins w:id="12964" w:author="Dr Mamadou SANOGO" w:date="2023-10-25T16:41:00Z"/>
          <w:rFonts w:ascii="Cambria" w:hAnsi="Cambria" w:cs="Arial"/>
          <w:color w:val="000000" w:themeColor="text1"/>
          <w:sz w:val="10"/>
          <w:lang w:val="fr-ML"/>
          <w:rPrChange w:id="12965" w:author="Dr Mamadou SANOGO" w:date="2023-10-25T18:15:00Z">
            <w:rPr>
              <w:ins w:id="12966" w:author="Dr Mamadou SANOGO" w:date="2023-10-25T16:41:00Z"/>
              <w:rFonts w:ascii="Cambria" w:hAnsi="Cambria" w:cs="Arial"/>
              <w:color w:val="000000"/>
              <w:sz w:val="10"/>
              <w:lang w:val="fr-ML"/>
            </w:rPr>
          </w:rPrChange>
        </w:rPr>
      </w:pPr>
    </w:p>
    <w:p w14:paraId="695BB53E" w14:textId="77777777" w:rsidR="00D3265D" w:rsidRPr="007A4AFC" w:rsidRDefault="00D3265D" w:rsidP="00D3265D">
      <w:pPr>
        <w:widowControl w:val="0"/>
        <w:autoSpaceDE w:val="0"/>
        <w:autoSpaceDN w:val="0"/>
        <w:adjustRightInd w:val="0"/>
        <w:spacing w:line="240" w:lineRule="auto"/>
        <w:rPr>
          <w:ins w:id="12967" w:author="Dr Mamadou SANOGO" w:date="2023-10-25T16:41:00Z"/>
          <w:rFonts w:ascii="Cambria" w:hAnsi="Cambria" w:cs="Arial"/>
          <w:color w:val="000000" w:themeColor="text1"/>
          <w:lang w:val="fr-ML"/>
          <w:rPrChange w:id="12968" w:author="Dr Mamadou SANOGO" w:date="2023-10-25T18:15:00Z">
            <w:rPr>
              <w:ins w:id="12969" w:author="Dr Mamadou SANOGO" w:date="2023-10-25T16:41:00Z"/>
              <w:rFonts w:ascii="Cambria" w:hAnsi="Cambria" w:cs="Arial"/>
              <w:color w:val="000000"/>
              <w:lang w:val="fr-ML"/>
            </w:rPr>
          </w:rPrChange>
        </w:rPr>
      </w:pPr>
      <w:ins w:id="12970" w:author="Dr Mamadou SANOGO" w:date="2023-10-25T16:41:00Z">
        <w:r w:rsidRPr="007A4AFC">
          <w:rPr>
            <w:rFonts w:ascii="Cambria" w:hAnsi="Cambria" w:cs="Arial"/>
            <w:b/>
            <w:bCs/>
            <w:color w:val="000000" w:themeColor="text1"/>
            <w:lang w:val="fr-ML"/>
            <w:rPrChange w:id="12971" w:author="Dr Mamadou SANOGO" w:date="2023-10-25T18:15:00Z">
              <w:rPr>
                <w:rFonts w:ascii="Cambria" w:hAnsi="Cambria" w:cs="Arial"/>
                <w:b/>
                <w:bCs/>
                <w:color w:val="000000"/>
                <w:lang w:val="fr-ML"/>
              </w:rPr>
            </w:rPrChange>
          </w:rPr>
          <w:t>Article 11 – Traitement des déchets</w:t>
        </w:r>
      </w:ins>
    </w:p>
    <w:p w14:paraId="7C514B53" w14:textId="15AA3581" w:rsidR="0027496F" w:rsidRPr="007A4AFC" w:rsidRDefault="00D3265D">
      <w:pPr>
        <w:widowControl w:val="0"/>
        <w:autoSpaceDE w:val="0"/>
        <w:autoSpaceDN w:val="0"/>
        <w:adjustRightInd w:val="0"/>
        <w:rPr>
          <w:ins w:id="12972" w:author="Dr Mamadou SANOGO" w:date="2023-10-25T16:41:00Z"/>
          <w:rFonts w:ascii="Cambria" w:hAnsi="Cambria" w:cs="Arial"/>
          <w:color w:val="000000" w:themeColor="text1"/>
          <w:lang w:val="fr-ML"/>
          <w:rPrChange w:id="12973" w:author="Dr Mamadou SANOGO" w:date="2023-10-25T18:15:00Z">
            <w:rPr>
              <w:ins w:id="12974" w:author="Dr Mamadou SANOGO" w:date="2023-10-25T16:41:00Z"/>
              <w:rFonts w:ascii="Cambria" w:hAnsi="Cambria" w:cs="Arial"/>
              <w:color w:val="000000"/>
              <w:lang w:val="fr-ML"/>
            </w:rPr>
          </w:rPrChange>
        </w:rPr>
        <w:pPrChange w:id="12975" w:author="Dr Mamadou SANOGO" w:date="2023-10-27T14:05:00Z">
          <w:pPr>
            <w:widowControl w:val="0"/>
            <w:autoSpaceDE w:val="0"/>
            <w:autoSpaceDN w:val="0"/>
            <w:adjustRightInd w:val="0"/>
            <w:spacing w:line="240" w:lineRule="auto"/>
          </w:pPr>
        </w:pPrChange>
      </w:pPr>
      <w:ins w:id="12976" w:author="Dr Mamadou SANOGO" w:date="2023-10-25T16:41:00Z">
        <w:r w:rsidRPr="007A4AFC">
          <w:rPr>
            <w:rFonts w:ascii="Cambria" w:hAnsi="Cambria" w:cs="Arial"/>
            <w:color w:val="000000" w:themeColor="text1"/>
            <w:lang w:val="fr-ML"/>
            <w:rPrChange w:id="12977" w:author="Dr Mamadou SANOGO" w:date="2023-10-25T18:15:00Z">
              <w:rPr>
                <w:rFonts w:ascii="Cambria" w:hAnsi="Cambria" w:cs="Arial"/>
                <w:color w:val="000000"/>
                <w:lang w:val="fr-ML"/>
              </w:rPr>
            </w:rPrChange>
          </w:rPr>
          <w:t>D’une manière générale, tous les déchets et détritus doivent être déposés dans les poubelles ou conteneurs prévus à cet effet. Il convient, le cas échéant, de se reporter aux consignes spécifiques à chaque composante ou service (laboratoire, salles de travaux pratiques…).</w:t>
        </w:r>
      </w:ins>
    </w:p>
    <w:p w14:paraId="386CE0ED" w14:textId="77777777" w:rsidR="00D3265D" w:rsidRPr="007A4AFC" w:rsidRDefault="00D3265D" w:rsidP="00D3265D">
      <w:pPr>
        <w:widowControl w:val="0"/>
        <w:autoSpaceDE w:val="0"/>
        <w:autoSpaceDN w:val="0"/>
        <w:adjustRightInd w:val="0"/>
        <w:spacing w:line="240" w:lineRule="auto"/>
        <w:rPr>
          <w:ins w:id="12978" w:author="Dr Mamadou SANOGO" w:date="2023-10-25T16:41:00Z"/>
          <w:rFonts w:ascii="Cambria" w:hAnsi="Cambria" w:cs="Arial"/>
          <w:b/>
          <w:bCs/>
          <w:color w:val="000000" w:themeColor="text1"/>
          <w:sz w:val="10"/>
          <w:lang w:val="fr-ML"/>
          <w:rPrChange w:id="12979" w:author="Dr Mamadou SANOGO" w:date="2023-10-25T18:15:00Z">
            <w:rPr>
              <w:ins w:id="12980" w:author="Dr Mamadou SANOGO" w:date="2023-10-25T16:41:00Z"/>
              <w:rFonts w:ascii="Cambria" w:hAnsi="Cambria" w:cs="Arial"/>
              <w:b/>
              <w:bCs/>
              <w:color w:val="000000"/>
              <w:sz w:val="10"/>
              <w:lang w:val="fr-ML"/>
            </w:rPr>
          </w:rPrChange>
        </w:rPr>
      </w:pPr>
    </w:p>
    <w:p w14:paraId="43FDB818" w14:textId="77777777" w:rsidR="00D3265D" w:rsidRPr="007A4AFC" w:rsidRDefault="00D3265D" w:rsidP="00D3265D">
      <w:pPr>
        <w:widowControl w:val="0"/>
        <w:autoSpaceDE w:val="0"/>
        <w:autoSpaceDN w:val="0"/>
        <w:adjustRightInd w:val="0"/>
        <w:spacing w:line="240" w:lineRule="auto"/>
        <w:rPr>
          <w:ins w:id="12981" w:author="Dr Mamadou SANOGO" w:date="2023-10-25T16:41:00Z"/>
          <w:rFonts w:ascii="Cambria" w:hAnsi="Cambria" w:cs="Arial"/>
          <w:b/>
          <w:bCs/>
          <w:color w:val="000000" w:themeColor="text1"/>
          <w:lang w:val="fr-ML"/>
          <w:rPrChange w:id="12982" w:author="Dr Mamadou SANOGO" w:date="2023-10-25T18:15:00Z">
            <w:rPr>
              <w:ins w:id="12983" w:author="Dr Mamadou SANOGO" w:date="2023-10-25T16:41:00Z"/>
              <w:rFonts w:ascii="Cambria" w:hAnsi="Cambria" w:cs="Arial"/>
              <w:b/>
              <w:bCs/>
              <w:color w:val="000000"/>
              <w:lang w:val="fr-ML"/>
            </w:rPr>
          </w:rPrChange>
        </w:rPr>
      </w:pPr>
      <w:ins w:id="12984" w:author="Dr Mamadou SANOGO" w:date="2023-10-25T16:41:00Z">
        <w:r w:rsidRPr="007A4AFC">
          <w:rPr>
            <w:rFonts w:ascii="Cambria" w:hAnsi="Cambria" w:cs="Arial"/>
            <w:b/>
            <w:bCs/>
            <w:color w:val="000000" w:themeColor="text1"/>
            <w:lang w:val="fr-ML"/>
            <w:rPrChange w:id="12985" w:author="Dr Mamadou SANOGO" w:date="2023-10-25T18:15:00Z">
              <w:rPr>
                <w:rFonts w:ascii="Cambria" w:hAnsi="Cambria" w:cs="Arial"/>
                <w:b/>
                <w:bCs/>
                <w:color w:val="000000"/>
                <w:lang w:val="fr-ML"/>
              </w:rPr>
            </w:rPrChange>
          </w:rPr>
          <w:t>CHAPITRE III : DISPOSITIONS CONCERNANT LES LOCAUX</w:t>
        </w:r>
      </w:ins>
    </w:p>
    <w:p w14:paraId="778C3BF2" w14:textId="77777777" w:rsidR="00D3265D" w:rsidRPr="007A4AFC" w:rsidRDefault="00D3265D" w:rsidP="00D3265D">
      <w:pPr>
        <w:widowControl w:val="0"/>
        <w:autoSpaceDE w:val="0"/>
        <w:autoSpaceDN w:val="0"/>
        <w:adjustRightInd w:val="0"/>
        <w:spacing w:line="240" w:lineRule="auto"/>
        <w:rPr>
          <w:ins w:id="12986" w:author="Dr Mamadou SANOGO" w:date="2023-10-25T16:41:00Z"/>
          <w:rFonts w:ascii="Cambria" w:hAnsi="Cambria" w:cs="Arial"/>
          <w:color w:val="000000" w:themeColor="text1"/>
          <w:lang w:val="fr-ML"/>
          <w:rPrChange w:id="12987" w:author="Dr Mamadou SANOGO" w:date="2023-10-25T18:15:00Z">
            <w:rPr>
              <w:ins w:id="12988" w:author="Dr Mamadou SANOGO" w:date="2023-10-25T16:41:00Z"/>
              <w:rFonts w:ascii="Cambria" w:hAnsi="Cambria" w:cs="Arial"/>
              <w:color w:val="000000"/>
              <w:lang w:val="fr-ML"/>
            </w:rPr>
          </w:rPrChange>
        </w:rPr>
      </w:pPr>
      <w:ins w:id="12989" w:author="Dr Mamadou SANOGO" w:date="2023-10-25T16:41:00Z">
        <w:r w:rsidRPr="007A4AFC">
          <w:rPr>
            <w:rFonts w:ascii="Cambria" w:hAnsi="Cambria" w:cs="Arial"/>
            <w:b/>
            <w:bCs/>
            <w:color w:val="000000" w:themeColor="text1"/>
            <w:lang w:val="fr-ML"/>
            <w:rPrChange w:id="12990" w:author="Dr Mamadou SANOGO" w:date="2023-10-25T18:15:00Z">
              <w:rPr>
                <w:rFonts w:ascii="Cambria" w:hAnsi="Cambria" w:cs="Arial"/>
                <w:b/>
                <w:bCs/>
                <w:color w:val="000000"/>
                <w:lang w:val="fr-ML"/>
              </w:rPr>
            </w:rPrChange>
          </w:rPr>
          <w:t>Article 12 - Maintien de l’ordre dans les locaux</w:t>
        </w:r>
      </w:ins>
    </w:p>
    <w:p w14:paraId="59E49AD7" w14:textId="77777777" w:rsidR="00D3265D" w:rsidRPr="007A4AFC" w:rsidRDefault="00D3265D" w:rsidP="00D3265D">
      <w:pPr>
        <w:widowControl w:val="0"/>
        <w:autoSpaceDE w:val="0"/>
        <w:autoSpaceDN w:val="0"/>
        <w:adjustRightInd w:val="0"/>
        <w:spacing w:line="240" w:lineRule="auto"/>
        <w:rPr>
          <w:ins w:id="12991" w:author="Dr Mamadou SANOGO" w:date="2023-10-25T16:41:00Z"/>
          <w:rFonts w:ascii="Cambria" w:hAnsi="Cambria" w:cs="Arial"/>
          <w:color w:val="000000" w:themeColor="text1"/>
          <w:lang w:val="fr-ML"/>
          <w:rPrChange w:id="12992" w:author="Dr Mamadou SANOGO" w:date="2023-10-25T18:15:00Z">
            <w:rPr>
              <w:ins w:id="12993" w:author="Dr Mamadou SANOGO" w:date="2023-10-25T16:41:00Z"/>
              <w:rFonts w:ascii="Cambria" w:hAnsi="Cambria" w:cs="Arial"/>
              <w:color w:val="000000"/>
              <w:lang w:val="fr-ML"/>
            </w:rPr>
          </w:rPrChange>
        </w:rPr>
      </w:pPr>
      <w:ins w:id="12994" w:author="Dr Mamadou SANOGO" w:date="2023-10-25T16:41:00Z">
        <w:r w:rsidRPr="007A4AFC">
          <w:rPr>
            <w:rFonts w:ascii="Cambria" w:hAnsi="Cambria" w:cs="Arial"/>
            <w:b/>
            <w:bCs/>
            <w:color w:val="000000" w:themeColor="text1"/>
            <w:lang w:val="fr-ML"/>
            <w:rPrChange w:id="12995" w:author="Dr Mamadou SANOGO" w:date="2023-10-25T18:15:00Z">
              <w:rPr>
                <w:rFonts w:ascii="Cambria" w:hAnsi="Cambria" w:cs="Arial"/>
                <w:b/>
                <w:bCs/>
                <w:color w:val="000000"/>
                <w:lang w:val="fr-ML"/>
              </w:rPr>
            </w:rPrChange>
          </w:rPr>
          <w:t xml:space="preserve">12-1 </w:t>
        </w:r>
        <w:r w:rsidRPr="007A4AFC">
          <w:rPr>
            <w:rFonts w:ascii="Cambria" w:hAnsi="Cambria" w:cs="Arial"/>
            <w:color w:val="000000" w:themeColor="text1"/>
            <w:lang w:val="fr-ML"/>
            <w:rPrChange w:id="12996" w:author="Dr Mamadou SANOGO" w:date="2023-10-25T18:15:00Z">
              <w:rPr>
                <w:rFonts w:ascii="Cambria" w:hAnsi="Cambria" w:cs="Arial"/>
                <w:color w:val="000000"/>
                <w:lang w:val="fr-ML"/>
              </w:rPr>
            </w:rPrChange>
          </w:rPr>
          <w:t>Le Directeur Général de l’École Privée de Santé Félix Houphouët Boigny est responsable de l’ordre et de la sécurité dans les enceintes et locaux affectés à titre principal à l’établissement dont il a la charge.</w:t>
        </w:r>
      </w:ins>
    </w:p>
    <w:p w14:paraId="3215018C" w14:textId="77777777" w:rsidR="00D3265D" w:rsidRPr="007A4AFC" w:rsidRDefault="00D3265D" w:rsidP="00D3265D">
      <w:pPr>
        <w:widowControl w:val="0"/>
        <w:autoSpaceDE w:val="0"/>
        <w:autoSpaceDN w:val="0"/>
        <w:adjustRightInd w:val="0"/>
        <w:spacing w:line="240" w:lineRule="auto"/>
        <w:rPr>
          <w:ins w:id="12997" w:author="Dr Mamadou SANOGO" w:date="2023-10-25T16:41:00Z"/>
          <w:rFonts w:ascii="Cambria" w:hAnsi="Cambria" w:cs="Arial"/>
          <w:color w:val="000000" w:themeColor="text1"/>
          <w:lang w:val="fr-ML"/>
          <w:rPrChange w:id="12998" w:author="Dr Mamadou SANOGO" w:date="2023-10-25T18:15:00Z">
            <w:rPr>
              <w:ins w:id="12999" w:author="Dr Mamadou SANOGO" w:date="2023-10-25T16:41:00Z"/>
              <w:rFonts w:ascii="Cambria" w:hAnsi="Cambria" w:cs="Arial"/>
              <w:color w:val="000000"/>
              <w:lang w:val="fr-ML"/>
            </w:rPr>
          </w:rPrChange>
        </w:rPr>
      </w:pPr>
      <w:ins w:id="13000" w:author="Dr Mamadou SANOGO" w:date="2023-10-25T16:41:00Z">
        <w:r w:rsidRPr="007A4AFC">
          <w:rPr>
            <w:rFonts w:ascii="Cambria" w:hAnsi="Cambria" w:cs="Arial"/>
            <w:b/>
            <w:color w:val="000000" w:themeColor="text1"/>
            <w:lang w:val="fr-ML"/>
            <w:rPrChange w:id="13001" w:author="Dr Mamadou SANOGO" w:date="2023-10-25T18:15:00Z">
              <w:rPr>
                <w:rFonts w:ascii="Cambria" w:hAnsi="Cambria" w:cs="Arial"/>
                <w:b/>
                <w:color w:val="000000"/>
                <w:lang w:val="fr-ML"/>
              </w:rPr>
            </w:rPrChange>
          </w:rPr>
          <w:t>12-2</w:t>
        </w:r>
        <w:r w:rsidRPr="007A4AFC">
          <w:rPr>
            <w:rFonts w:ascii="Cambria" w:hAnsi="Cambria" w:cs="Arial"/>
            <w:color w:val="000000" w:themeColor="text1"/>
            <w:lang w:val="fr-ML"/>
            <w:rPrChange w:id="13002" w:author="Dr Mamadou SANOGO" w:date="2023-10-25T18:15:00Z">
              <w:rPr>
                <w:rFonts w:ascii="Cambria" w:hAnsi="Cambria" w:cs="Arial"/>
                <w:color w:val="000000"/>
                <w:lang w:val="fr-ML"/>
              </w:rPr>
            </w:rPrChange>
          </w:rPr>
          <w:t>Sa compétence s’étend aux locaux mis à la disposition des usagers et du personnel. Elle s’exerce à l’égard de tous les services et organismes publics ou privés installés dans les enceintes et locaux précités.</w:t>
        </w:r>
      </w:ins>
    </w:p>
    <w:p w14:paraId="6AE930B9" w14:textId="77777777" w:rsidR="00D3265D" w:rsidRPr="007A4AFC" w:rsidRDefault="00D3265D" w:rsidP="00D3265D">
      <w:pPr>
        <w:widowControl w:val="0"/>
        <w:autoSpaceDE w:val="0"/>
        <w:autoSpaceDN w:val="0"/>
        <w:adjustRightInd w:val="0"/>
        <w:spacing w:line="240" w:lineRule="auto"/>
        <w:rPr>
          <w:ins w:id="13003" w:author="Dr Mamadou SANOGO" w:date="2023-10-25T16:41:00Z"/>
          <w:rFonts w:ascii="Cambria" w:hAnsi="Cambria" w:cs="Arial"/>
          <w:color w:val="000000" w:themeColor="text1"/>
          <w:lang w:val="fr-ML"/>
          <w:rPrChange w:id="13004" w:author="Dr Mamadou SANOGO" w:date="2023-10-25T18:15:00Z">
            <w:rPr>
              <w:ins w:id="13005" w:author="Dr Mamadou SANOGO" w:date="2023-10-25T16:41:00Z"/>
              <w:rFonts w:ascii="Cambria" w:hAnsi="Cambria" w:cs="Arial"/>
              <w:color w:val="000000"/>
              <w:lang w:val="fr-ML"/>
            </w:rPr>
          </w:rPrChange>
        </w:rPr>
      </w:pPr>
      <w:ins w:id="13006" w:author="Dr Mamadou SANOGO" w:date="2023-10-25T16:41:00Z">
        <w:r w:rsidRPr="007A4AFC">
          <w:rPr>
            <w:rFonts w:ascii="Cambria" w:hAnsi="Cambria" w:cs="Arial"/>
            <w:b/>
            <w:bCs/>
            <w:color w:val="000000" w:themeColor="text1"/>
            <w:lang w:val="fr-ML"/>
            <w:rPrChange w:id="13007" w:author="Dr Mamadou SANOGO" w:date="2023-10-25T18:15:00Z">
              <w:rPr>
                <w:rFonts w:ascii="Cambria" w:hAnsi="Cambria" w:cs="Arial"/>
                <w:b/>
                <w:bCs/>
                <w:color w:val="000000"/>
                <w:lang w:val="fr-ML"/>
              </w:rPr>
            </w:rPrChange>
          </w:rPr>
          <w:t>12-3</w:t>
        </w:r>
        <w:r w:rsidRPr="007A4AFC">
          <w:rPr>
            <w:rFonts w:ascii="Cambria" w:hAnsi="Cambria" w:cs="Arial"/>
            <w:color w:val="000000" w:themeColor="text1"/>
            <w:lang w:val="fr-ML"/>
            <w:rPrChange w:id="13008" w:author="Dr Mamadou SANOGO" w:date="2023-10-25T18:15:00Z">
              <w:rPr>
                <w:rFonts w:ascii="Cambria" w:hAnsi="Cambria" w:cs="Arial"/>
                <w:color w:val="000000"/>
                <w:lang w:val="fr-ML"/>
              </w:rPr>
            </w:rPrChange>
          </w:rPr>
          <w: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t>
        </w:r>
      </w:ins>
    </w:p>
    <w:p w14:paraId="0EFF1362" w14:textId="77777777" w:rsidR="00D3265D" w:rsidRPr="007A4AFC" w:rsidRDefault="00D3265D" w:rsidP="00D3265D">
      <w:pPr>
        <w:widowControl w:val="0"/>
        <w:autoSpaceDE w:val="0"/>
        <w:autoSpaceDN w:val="0"/>
        <w:adjustRightInd w:val="0"/>
        <w:spacing w:line="240" w:lineRule="auto"/>
        <w:rPr>
          <w:ins w:id="13009" w:author="Dr Mamadou SANOGO" w:date="2023-10-25T16:41:00Z"/>
          <w:rFonts w:ascii="Cambria" w:hAnsi="Cambria" w:cs="Arial"/>
          <w:color w:val="000000" w:themeColor="text1"/>
          <w:sz w:val="10"/>
          <w:lang w:val="fr-ML"/>
          <w:rPrChange w:id="13010" w:author="Dr Mamadou SANOGO" w:date="2023-10-25T18:15:00Z">
            <w:rPr>
              <w:ins w:id="13011" w:author="Dr Mamadou SANOGO" w:date="2023-10-25T16:41:00Z"/>
              <w:rFonts w:ascii="Cambria" w:hAnsi="Cambria" w:cs="Arial"/>
              <w:color w:val="000000"/>
              <w:sz w:val="10"/>
              <w:lang w:val="fr-ML"/>
            </w:rPr>
          </w:rPrChange>
        </w:rPr>
      </w:pPr>
    </w:p>
    <w:p w14:paraId="6A9758E9" w14:textId="77777777" w:rsidR="00D3265D" w:rsidRPr="007A4AFC" w:rsidRDefault="00D3265D" w:rsidP="00D3265D">
      <w:pPr>
        <w:widowControl w:val="0"/>
        <w:autoSpaceDE w:val="0"/>
        <w:autoSpaceDN w:val="0"/>
        <w:adjustRightInd w:val="0"/>
        <w:spacing w:line="240" w:lineRule="auto"/>
        <w:rPr>
          <w:ins w:id="13012" w:author="Dr Mamadou SANOGO" w:date="2023-10-25T16:41:00Z"/>
          <w:rFonts w:ascii="Cambria" w:hAnsi="Cambria" w:cs="Arial"/>
          <w:color w:val="000000" w:themeColor="text1"/>
          <w:lang w:val="fr-ML"/>
          <w:rPrChange w:id="13013" w:author="Dr Mamadou SANOGO" w:date="2023-10-25T18:15:00Z">
            <w:rPr>
              <w:ins w:id="13014" w:author="Dr Mamadou SANOGO" w:date="2023-10-25T16:41:00Z"/>
              <w:rFonts w:ascii="Cambria" w:hAnsi="Cambria" w:cs="Arial"/>
              <w:color w:val="000000"/>
              <w:lang w:val="fr-ML"/>
            </w:rPr>
          </w:rPrChange>
        </w:rPr>
      </w:pPr>
      <w:ins w:id="13015" w:author="Dr Mamadou SANOGO" w:date="2023-10-25T16:41:00Z">
        <w:r w:rsidRPr="007A4AFC">
          <w:rPr>
            <w:rFonts w:ascii="Cambria" w:hAnsi="Cambria" w:cs="Arial"/>
            <w:b/>
            <w:bCs/>
            <w:color w:val="000000" w:themeColor="text1"/>
            <w:lang w:val="fr-ML"/>
            <w:rPrChange w:id="13016" w:author="Dr Mamadou SANOGO" w:date="2023-10-25T18:15:00Z">
              <w:rPr>
                <w:rFonts w:ascii="Cambria" w:hAnsi="Cambria" w:cs="Arial"/>
                <w:b/>
                <w:bCs/>
                <w:color w:val="000000"/>
                <w:lang w:val="fr-ML"/>
              </w:rPr>
            </w:rPrChange>
          </w:rPr>
          <w:t xml:space="preserve">Article 13 - Accès aux différents locaux de l’École Privée de Santé Félix Houphouët Boigny </w:t>
        </w:r>
      </w:ins>
    </w:p>
    <w:p w14:paraId="4B3AD955" w14:textId="77777777" w:rsidR="00D3265D" w:rsidRPr="007A4AFC" w:rsidRDefault="00D3265D" w:rsidP="00D3265D">
      <w:pPr>
        <w:widowControl w:val="0"/>
        <w:autoSpaceDE w:val="0"/>
        <w:autoSpaceDN w:val="0"/>
        <w:adjustRightInd w:val="0"/>
        <w:spacing w:line="240" w:lineRule="auto"/>
        <w:rPr>
          <w:ins w:id="13017" w:author="Dr Mamadou SANOGO" w:date="2023-10-25T16:41:00Z"/>
          <w:rFonts w:ascii="Cambria" w:hAnsi="Cambria" w:cs="Arial"/>
          <w:color w:val="000000" w:themeColor="text1"/>
          <w:lang w:val="fr-ML"/>
          <w:rPrChange w:id="13018" w:author="Dr Mamadou SANOGO" w:date="2023-10-25T18:15:00Z">
            <w:rPr>
              <w:ins w:id="13019" w:author="Dr Mamadou SANOGO" w:date="2023-10-25T16:41:00Z"/>
              <w:rFonts w:ascii="Cambria" w:hAnsi="Cambria" w:cs="Arial"/>
              <w:color w:val="000000"/>
              <w:lang w:val="fr-ML"/>
            </w:rPr>
          </w:rPrChange>
        </w:rPr>
      </w:pPr>
      <w:ins w:id="13020" w:author="Dr Mamadou SANOGO" w:date="2023-10-25T16:41:00Z">
        <w:r w:rsidRPr="007A4AFC">
          <w:rPr>
            <w:rFonts w:ascii="Cambria" w:hAnsi="Cambria" w:cs="Arial"/>
            <w:b/>
            <w:bCs/>
            <w:color w:val="000000" w:themeColor="text1"/>
            <w:lang w:val="fr-ML"/>
            <w:rPrChange w:id="13021" w:author="Dr Mamadou SANOGO" w:date="2023-10-25T18:15:00Z">
              <w:rPr>
                <w:rFonts w:ascii="Cambria" w:hAnsi="Cambria" w:cs="Arial"/>
                <w:b/>
                <w:bCs/>
                <w:color w:val="000000"/>
                <w:lang w:val="fr-ML"/>
              </w:rPr>
            </w:rPrChange>
          </w:rPr>
          <w:t xml:space="preserve">13-1 </w:t>
        </w:r>
        <w:r w:rsidRPr="007A4AFC">
          <w:rPr>
            <w:rFonts w:ascii="Cambria" w:hAnsi="Cambria" w:cs="Arial"/>
            <w:color w:val="000000" w:themeColor="text1"/>
            <w:lang w:val="fr-ML"/>
            <w:rPrChange w:id="13022" w:author="Dr Mamadou SANOGO" w:date="2023-10-25T18:15:00Z">
              <w:rPr>
                <w:rFonts w:ascii="Cambria" w:hAnsi="Cambria" w:cs="Arial"/>
                <w:color w:val="000000"/>
                <w:lang w:val="fr-ML"/>
              </w:rPr>
            </w:rPrChange>
          </w:rPr>
          <w:t>L’accès aux différents locaux de l’École Privée de Santé Félix Houphouët Boigny est strictement réservé aux usagers, aux personnels de l’École Privée de Santé Félix Houphouët Boigny ainsi qu’à toute personne dûment autorisée.</w:t>
        </w:r>
      </w:ins>
    </w:p>
    <w:p w14:paraId="2BB060EE" w14:textId="77777777" w:rsidR="00D3265D" w:rsidRPr="007A4AFC" w:rsidRDefault="00D3265D" w:rsidP="00D3265D">
      <w:pPr>
        <w:widowControl w:val="0"/>
        <w:autoSpaceDE w:val="0"/>
        <w:autoSpaceDN w:val="0"/>
        <w:adjustRightInd w:val="0"/>
        <w:spacing w:line="240" w:lineRule="auto"/>
        <w:rPr>
          <w:ins w:id="13023" w:author="Dr Mamadou SANOGO" w:date="2023-10-25T16:41:00Z"/>
          <w:rFonts w:ascii="Cambria" w:hAnsi="Cambria" w:cs="Arial"/>
          <w:color w:val="000000" w:themeColor="text1"/>
          <w:lang w:val="fr-ML"/>
          <w:rPrChange w:id="13024" w:author="Dr Mamadou SANOGO" w:date="2023-10-25T18:15:00Z">
            <w:rPr>
              <w:ins w:id="13025" w:author="Dr Mamadou SANOGO" w:date="2023-10-25T16:41:00Z"/>
              <w:rFonts w:ascii="Cambria" w:hAnsi="Cambria" w:cs="Arial"/>
              <w:color w:val="000000"/>
              <w:lang w:val="fr-ML"/>
            </w:rPr>
          </w:rPrChange>
        </w:rPr>
      </w:pPr>
      <w:ins w:id="13026" w:author="Dr Mamadou SANOGO" w:date="2023-10-25T16:41:00Z">
        <w:r w:rsidRPr="007A4AFC">
          <w:rPr>
            <w:rFonts w:ascii="Cambria" w:hAnsi="Cambria" w:cs="Arial"/>
            <w:color w:val="000000" w:themeColor="text1"/>
            <w:lang w:val="fr-ML"/>
            <w:rPrChange w:id="13027" w:author="Dr Mamadou SANOGO" w:date="2023-10-25T18:15:00Z">
              <w:rPr>
                <w:rFonts w:ascii="Cambria" w:hAnsi="Cambria" w:cs="Arial"/>
                <w:color w:val="000000"/>
                <w:lang w:val="fr-ML"/>
              </w:rPr>
            </w:rPrChange>
          </w:rPr>
          <w:t xml:space="preserve">Le Directeur Général de l’École Privée de Santé Félix Houphouët Boigny fixe par arrêté les conditions d’accès aux différents locaux de l’École Privée de Santé Félix Houphouët </w:t>
        </w:r>
        <w:proofErr w:type="gramStart"/>
        <w:r w:rsidRPr="007A4AFC">
          <w:rPr>
            <w:rFonts w:ascii="Cambria" w:hAnsi="Cambria" w:cs="Arial"/>
            <w:color w:val="000000" w:themeColor="text1"/>
            <w:lang w:val="fr-ML"/>
            <w:rPrChange w:id="13028" w:author="Dr Mamadou SANOGO" w:date="2023-10-25T18:15:00Z">
              <w:rPr>
                <w:rFonts w:ascii="Cambria" w:hAnsi="Cambria" w:cs="Arial"/>
                <w:color w:val="000000"/>
                <w:lang w:val="fr-ML"/>
              </w:rPr>
            </w:rPrChange>
          </w:rPr>
          <w:t>Boigny .</w:t>
        </w:r>
        <w:proofErr w:type="gramEnd"/>
      </w:ins>
    </w:p>
    <w:p w14:paraId="28835624" w14:textId="77777777" w:rsidR="00D3265D" w:rsidRPr="007A4AFC" w:rsidRDefault="00D3265D" w:rsidP="00D3265D">
      <w:pPr>
        <w:widowControl w:val="0"/>
        <w:autoSpaceDE w:val="0"/>
        <w:autoSpaceDN w:val="0"/>
        <w:adjustRightInd w:val="0"/>
        <w:spacing w:line="240" w:lineRule="auto"/>
        <w:rPr>
          <w:ins w:id="13029" w:author="Dr Mamadou SANOGO" w:date="2023-10-25T16:41:00Z"/>
          <w:rFonts w:ascii="Cambria" w:hAnsi="Cambria" w:cs="Arial"/>
          <w:color w:val="000000" w:themeColor="text1"/>
          <w:lang w:val="fr-ML"/>
          <w:rPrChange w:id="13030" w:author="Dr Mamadou SANOGO" w:date="2023-10-25T18:15:00Z">
            <w:rPr>
              <w:ins w:id="13031" w:author="Dr Mamadou SANOGO" w:date="2023-10-25T16:41:00Z"/>
              <w:rFonts w:ascii="Cambria" w:hAnsi="Cambria" w:cs="Arial"/>
              <w:color w:val="000000"/>
              <w:lang w:val="fr-ML"/>
            </w:rPr>
          </w:rPrChange>
        </w:rPr>
      </w:pPr>
      <w:ins w:id="13032" w:author="Dr Mamadou SANOGO" w:date="2023-10-25T16:41:00Z">
        <w:r w:rsidRPr="007A4AFC">
          <w:rPr>
            <w:rFonts w:ascii="Cambria" w:hAnsi="Cambria" w:cs="Arial"/>
            <w:b/>
            <w:bCs/>
            <w:color w:val="000000" w:themeColor="text1"/>
            <w:lang w:val="fr-ML"/>
            <w:rPrChange w:id="13033" w:author="Dr Mamadou SANOGO" w:date="2023-10-25T18:15:00Z">
              <w:rPr>
                <w:rFonts w:ascii="Cambria" w:hAnsi="Cambria" w:cs="Arial"/>
                <w:b/>
                <w:bCs/>
                <w:color w:val="000000"/>
                <w:lang w:val="fr-ML"/>
              </w:rPr>
            </w:rPrChange>
          </w:rPr>
          <w:t xml:space="preserve">13-2 </w:t>
        </w:r>
        <w:r w:rsidRPr="007A4AFC">
          <w:rPr>
            <w:rFonts w:ascii="Cambria" w:hAnsi="Cambria" w:cs="Arial"/>
            <w:color w:val="000000" w:themeColor="text1"/>
            <w:lang w:val="fr-ML"/>
            <w:rPrChange w:id="13034" w:author="Dr Mamadou SANOGO" w:date="2023-10-25T18:15:00Z">
              <w:rPr>
                <w:rFonts w:ascii="Cambria" w:hAnsi="Cambria" w:cs="Arial"/>
                <w:color w:val="000000"/>
                <w:lang w:val="fr-ML"/>
              </w:rPr>
            </w:rPrChange>
          </w:rPr>
          <w:t xml:space="preserve">L’accès peut être limité pour des raisons liées notamment à la sécurité (plans spécifiques, chantiers de travaux…) et être conditionné à la présentation de la carte d’étudiant ou </w:t>
        </w:r>
        <w:r w:rsidRPr="007A4AFC">
          <w:rPr>
            <w:rFonts w:ascii="Cambria" w:hAnsi="Cambria" w:cs="Arial"/>
            <w:color w:val="000000" w:themeColor="text1"/>
            <w:lang w:val="fr-ML"/>
            <w:rPrChange w:id="13035" w:author="Dr Mamadou SANOGO" w:date="2023-10-25T18:15:00Z">
              <w:rPr>
                <w:rFonts w:ascii="Cambria" w:hAnsi="Cambria" w:cs="Arial"/>
                <w:color w:val="000000"/>
                <w:lang w:val="fr-ML"/>
              </w:rPr>
            </w:rPrChange>
          </w:rPr>
          <w:lastRenderedPageBreak/>
          <w:t>professionnelle et /ou à l’ouverture des sacs ou coffres de véhicules.</w:t>
        </w:r>
      </w:ins>
    </w:p>
    <w:p w14:paraId="518C6816" w14:textId="77777777" w:rsidR="00D3265D" w:rsidRPr="007A4AFC" w:rsidRDefault="00D3265D" w:rsidP="00D3265D">
      <w:pPr>
        <w:widowControl w:val="0"/>
        <w:autoSpaceDE w:val="0"/>
        <w:autoSpaceDN w:val="0"/>
        <w:adjustRightInd w:val="0"/>
        <w:spacing w:line="240" w:lineRule="auto"/>
        <w:rPr>
          <w:ins w:id="13036" w:author="Dr Mamadou SANOGO" w:date="2023-10-25T16:41:00Z"/>
          <w:rFonts w:ascii="Cambria" w:hAnsi="Cambria" w:cs="Arial"/>
          <w:color w:val="000000" w:themeColor="text1"/>
          <w:lang w:val="fr-ML"/>
          <w:rPrChange w:id="13037" w:author="Dr Mamadou SANOGO" w:date="2023-10-25T18:15:00Z">
            <w:rPr>
              <w:ins w:id="13038" w:author="Dr Mamadou SANOGO" w:date="2023-10-25T16:41:00Z"/>
              <w:rFonts w:ascii="Cambria" w:hAnsi="Cambria" w:cs="Arial"/>
              <w:color w:val="000000"/>
              <w:lang w:val="fr-ML"/>
            </w:rPr>
          </w:rPrChange>
        </w:rPr>
      </w:pPr>
      <w:ins w:id="13039" w:author="Dr Mamadou SANOGO" w:date="2023-10-25T16:41:00Z">
        <w:r w:rsidRPr="007A4AFC">
          <w:rPr>
            <w:rFonts w:ascii="Cambria" w:hAnsi="Cambria" w:cs="Arial"/>
            <w:b/>
            <w:bCs/>
            <w:color w:val="000000" w:themeColor="text1"/>
            <w:lang w:val="fr-ML"/>
            <w:rPrChange w:id="13040" w:author="Dr Mamadou SANOGO" w:date="2023-10-25T18:15:00Z">
              <w:rPr>
                <w:rFonts w:ascii="Cambria" w:hAnsi="Cambria" w:cs="Arial"/>
                <w:b/>
                <w:bCs/>
                <w:color w:val="000000"/>
                <w:lang w:val="fr-ML"/>
              </w:rPr>
            </w:rPrChange>
          </w:rPr>
          <w:t xml:space="preserve">13-3 </w:t>
        </w:r>
        <w:r w:rsidRPr="007A4AFC">
          <w:rPr>
            <w:rFonts w:ascii="Cambria" w:hAnsi="Cambria" w:cs="Arial"/>
            <w:color w:val="000000" w:themeColor="text1"/>
            <w:lang w:val="fr-ML"/>
            <w:rPrChange w:id="13041" w:author="Dr Mamadou SANOGO" w:date="2023-10-25T18:15:00Z">
              <w:rPr>
                <w:rFonts w:ascii="Cambria" w:hAnsi="Cambria" w:cs="Arial"/>
                <w:color w:val="000000"/>
                <w:lang w:val="fr-ML"/>
              </w:rPr>
            </w:rPrChange>
          </w:rPr>
          <w:t>Les intervenants extérieurs doivent être porteurs de l’identification de l’organisme ou de la société dont ils dépendent (port du badge…).</w:t>
        </w:r>
      </w:ins>
    </w:p>
    <w:p w14:paraId="1281F900" w14:textId="77777777" w:rsidR="00D3265D" w:rsidRPr="007A4AFC" w:rsidRDefault="00D3265D" w:rsidP="00D3265D">
      <w:pPr>
        <w:widowControl w:val="0"/>
        <w:autoSpaceDE w:val="0"/>
        <w:autoSpaceDN w:val="0"/>
        <w:adjustRightInd w:val="0"/>
        <w:spacing w:line="240" w:lineRule="auto"/>
        <w:rPr>
          <w:ins w:id="13042" w:author="Dr Mamadou SANOGO" w:date="2023-10-25T16:41:00Z"/>
          <w:rFonts w:ascii="Cambria" w:hAnsi="Cambria" w:cs="Arial"/>
          <w:color w:val="000000" w:themeColor="text1"/>
          <w:lang w:val="fr-ML"/>
          <w:rPrChange w:id="13043" w:author="Dr Mamadou SANOGO" w:date="2023-10-25T18:15:00Z">
            <w:rPr>
              <w:ins w:id="13044" w:author="Dr Mamadou SANOGO" w:date="2023-10-25T16:41:00Z"/>
              <w:rFonts w:ascii="Cambria" w:hAnsi="Cambria" w:cs="Arial"/>
              <w:color w:val="000000"/>
              <w:lang w:val="fr-ML"/>
            </w:rPr>
          </w:rPrChange>
        </w:rPr>
      </w:pPr>
      <w:ins w:id="13045" w:author="Dr Mamadou SANOGO" w:date="2023-10-25T16:41:00Z">
        <w:r w:rsidRPr="007A4AFC">
          <w:rPr>
            <w:rFonts w:ascii="Cambria" w:hAnsi="Cambria" w:cs="Arial"/>
            <w:b/>
            <w:bCs/>
            <w:color w:val="000000" w:themeColor="text1"/>
            <w:lang w:val="fr-ML"/>
            <w:rPrChange w:id="13046" w:author="Dr Mamadou SANOGO" w:date="2023-10-25T18:15:00Z">
              <w:rPr>
                <w:rFonts w:ascii="Cambria" w:hAnsi="Cambria" w:cs="Arial"/>
                <w:b/>
                <w:bCs/>
                <w:color w:val="000000"/>
                <w:lang w:val="fr-ML"/>
              </w:rPr>
            </w:rPrChange>
          </w:rPr>
          <w:t xml:space="preserve">13-4 </w:t>
        </w:r>
        <w:r w:rsidRPr="007A4AFC">
          <w:rPr>
            <w:rFonts w:ascii="Cambria" w:hAnsi="Cambria" w:cs="Arial"/>
            <w:color w:val="000000" w:themeColor="text1"/>
            <w:lang w:val="fr-ML"/>
            <w:rPrChange w:id="13047" w:author="Dr Mamadou SANOGO" w:date="2023-10-25T18:15:00Z">
              <w:rPr>
                <w:rFonts w:ascii="Cambria" w:hAnsi="Cambria" w:cs="Arial"/>
                <w:color w:val="000000"/>
                <w:lang w:val="fr-ML"/>
              </w:rPr>
            </w:rPrChange>
          </w:rPr>
          <w:t>La présence d’animaux est interdite au sein du campus et des locaux de l’établissement, sauf exception (chiens accompagnant les personnes mal ou non voyantes ou cas d’autorisation expresse…).</w:t>
        </w:r>
      </w:ins>
    </w:p>
    <w:p w14:paraId="1F3A22C9" w14:textId="77777777" w:rsidR="00D3265D" w:rsidRPr="007A4AFC" w:rsidRDefault="00D3265D" w:rsidP="00D3265D">
      <w:pPr>
        <w:widowControl w:val="0"/>
        <w:autoSpaceDE w:val="0"/>
        <w:autoSpaceDN w:val="0"/>
        <w:adjustRightInd w:val="0"/>
        <w:spacing w:line="240" w:lineRule="auto"/>
        <w:rPr>
          <w:ins w:id="13048" w:author="Dr Mamadou SANOGO" w:date="2023-10-25T16:41:00Z"/>
          <w:rFonts w:ascii="Cambria" w:hAnsi="Cambria" w:cs="Arial"/>
          <w:color w:val="000000" w:themeColor="text1"/>
          <w:lang w:val="fr-ML"/>
          <w:rPrChange w:id="13049" w:author="Dr Mamadou SANOGO" w:date="2023-10-25T18:15:00Z">
            <w:rPr>
              <w:ins w:id="13050" w:author="Dr Mamadou SANOGO" w:date="2023-10-25T16:41:00Z"/>
              <w:rFonts w:ascii="Cambria" w:hAnsi="Cambria" w:cs="Arial"/>
              <w:color w:val="000000"/>
              <w:lang w:val="fr-ML"/>
            </w:rPr>
          </w:rPrChange>
        </w:rPr>
      </w:pPr>
      <w:ins w:id="13051" w:author="Dr Mamadou SANOGO" w:date="2023-10-25T16:41:00Z">
        <w:r w:rsidRPr="007A4AFC">
          <w:rPr>
            <w:rFonts w:ascii="Cambria" w:hAnsi="Cambria" w:cs="Arial"/>
            <w:b/>
            <w:bCs/>
            <w:color w:val="000000" w:themeColor="text1"/>
            <w:lang w:val="fr-ML"/>
            <w:rPrChange w:id="13052" w:author="Dr Mamadou SANOGO" w:date="2023-10-25T18:15:00Z">
              <w:rPr>
                <w:rFonts w:ascii="Cambria" w:hAnsi="Cambria" w:cs="Arial"/>
                <w:b/>
                <w:bCs/>
                <w:color w:val="000000"/>
                <w:lang w:val="fr-ML"/>
              </w:rPr>
            </w:rPrChange>
          </w:rPr>
          <w:t>Article 14 - Circulation et stationnement</w:t>
        </w:r>
      </w:ins>
    </w:p>
    <w:p w14:paraId="14552BD3" w14:textId="77777777" w:rsidR="00D3265D" w:rsidRPr="007A4AFC" w:rsidRDefault="00D3265D" w:rsidP="00D3265D">
      <w:pPr>
        <w:widowControl w:val="0"/>
        <w:autoSpaceDE w:val="0"/>
        <w:autoSpaceDN w:val="0"/>
        <w:adjustRightInd w:val="0"/>
        <w:spacing w:line="240" w:lineRule="auto"/>
        <w:rPr>
          <w:ins w:id="13053" w:author="Dr Mamadou SANOGO" w:date="2023-10-25T16:41:00Z"/>
          <w:rFonts w:ascii="Cambria" w:hAnsi="Cambria" w:cs="Arial"/>
          <w:color w:val="000000" w:themeColor="text1"/>
          <w:lang w:val="fr-ML"/>
          <w:rPrChange w:id="13054" w:author="Dr Mamadou SANOGO" w:date="2023-10-25T18:15:00Z">
            <w:rPr>
              <w:ins w:id="13055" w:author="Dr Mamadou SANOGO" w:date="2023-10-25T16:41:00Z"/>
              <w:rFonts w:ascii="Cambria" w:hAnsi="Cambria" w:cs="Arial"/>
              <w:color w:val="000000"/>
              <w:lang w:val="fr-ML"/>
            </w:rPr>
          </w:rPrChange>
        </w:rPr>
      </w:pPr>
      <w:ins w:id="13056" w:author="Dr Mamadou SANOGO" w:date="2023-10-25T16:41:00Z">
        <w:r w:rsidRPr="007A4AFC">
          <w:rPr>
            <w:rFonts w:ascii="Cambria" w:hAnsi="Cambria" w:cs="Arial"/>
            <w:b/>
            <w:bCs/>
            <w:color w:val="000000" w:themeColor="text1"/>
            <w:lang w:val="fr-ML"/>
            <w:rPrChange w:id="13057" w:author="Dr Mamadou SANOGO" w:date="2023-10-25T18:15:00Z">
              <w:rPr>
                <w:rFonts w:ascii="Cambria" w:hAnsi="Cambria" w:cs="Arial"/>
                <w:b/>
                <w:bCs/>
                <w:color w:val="000000"/>
                <w:lang w:val="fr-ML"/>
              </w:rPr>
            </w:rPrChange>
          </w:rPr>
          <w:t xml:space="preserve">14-1 </w:t>
        </w:r>
        <w:r w:rsidRPr="007A4AFC">
          <w:rPr>
            <w:rFonts w:ascii="Cambria" w:hAnsi="Cambria" w:cs="Arial"/>
            <w:color w:val="000000" w:themeColor="text1"/>
            <w:lang w:val="fr-ML"/>
            <w:rPrChange w:id="13058" w:author="Dr Mamadou SANOGO" w:date="2023-10-25T18:15:00Z">
              <w:rPr>
                <w:rFonts w:ascii="Cambria" w:hAnsi="Cambria" w:cs="Arial"/>
                <w:color w:val="000000"/>
                <w:lang w:val="fr-ML"/>
              </w:rPr>
            </w:rPrChange>
          </w:rPr>
          <w:t>La circulation et le stationnement des véhicules dans la cour de l’École Privée de Santé Félix Houphouët Boigny ne sont autorisés qu’au personnel de l’École Privée de Santé Félix Houphouët Boigny et aux personnes dûment autorisées.</w:t>
        </w:r>
      </w:ins>
    </w:p>
    <w:p w14:paraId="227EF6FA" w14:textId="77777777" w:rsidR="00D3265D" w:rsidRPr="007A4AFC" w:rsidRDefault="00D3265D" w:rsidP="00D3265D">
      <w:pPr>
        <w:widowControl w:val="0"/>
        <w:autoSpaceDE w:val="0"/>
        <w:autoSpaceDN w:val="0"/>
        <w:adjustRightInd w:val="0"/>
        <w:spacing w:line="240" w:lineRule="auto"/>
        <w:rPr>
          <w:ins w:id="13059" w:author="Dr Mamadou SANOGO" w:date="2023-10-25T16:41:00Z"/>
          <w:rFonts w:ascii="Cambria" w:hAnsi="Cambria" w:cs="Arial"/>
          <w:color w:val="000000" w:themeColor="text1"/>
          <w:lang w:val="fr-ML"/>
          <w:rPrChange w:id="13060" w:author="Dr Mamadou SANOGO" w:date="2023-10-25T18:15:00Z">
            <w:rPr>
              <w:ins w:id="13061" w:author="Dr Mamadou SANOGO" w:date="2023-10-25T16:41:00Z"/>
              <w:rFonts w:ascii="Cambria" w:hAnsi="Cambria" w:cs="Arial"/>
              <w:color w:val="000000"/>
              <w:lang w:val="fr-ML"/>
            </w:rPr>
          </w:rPrChange>
        </w:rPr>
      </w:pPr>
      <w:ins w:id="13062" w:author="Dr Mamadou SANOGO" w:date="2023-10-25T16:41:00Z">
        <w:r w:rsidRPr="007A4AFC">
          <w:rPr>
            <w:rFonts w:ascii="Cambria" w:hAnsi="Cambria" w:cs="Arial"/>
            <w:b/>
            <w:bCs/>
            <w:color w:val="000000" w:themeColor="text1"/>
            <w:lang w:val="fr-ML"/>
            <w:rPrChange w:id="13063" w:author="Dr Mamadou SANOGO" w:date="2023-10-25T18:15:00Z">
              <w:rPr>
                <w:rFonts w:ascii="Cambria" w:hAnsi="Cambria" w:cs="Arial"/>
                <w:b/>
                <w:bCs/>
                <w:color w:val="000000"/>
                <w:lang w:val="fr-ML"/>
              </w:rPr>
            </w:rPrChange>
          </w:rPr>
          <w:t xml:space="preserve">14-2 </w:t>
        </w:r>
        <w:r w:rsidRPr="007A4AFC">
          <w:rPr>
            <w:rFonts w:ascii="Cambria" w:hAnsi="Cambria" w:cs="Arial"/>
            <w:color w:val="000000" w:themeColor="text1"/>
            <w:lang w:val="fr-ML"/>
            <w:rPrChange w:id="13064" w:author="Dr Mamadou SANOGO" w:date="2023-10-25T18:15:00Z">
              <w:rPr>
                <w:rFonts w:ascii="Cambria" w:hAnsi="Cambria" w:cs="Arial"/>
                <w:color w:val="000000"/>
                <w:lang w:val="fr-ML"/>
              </w:rPr>
            </w:rPrChange>
          </w:rPr>
          <w:t>Il est interdit de stationner en dehors des emplacements prévus à cet effet.</w:t>
        </w:r>
      </w:ins>
    </w:p>
    <w:p w14:paraId="7BD58692" w14:textId="77777777" w:rsidR="00D3265D" w:rsidRPr="007A4AFC" w:rsidRDefault="00D3265D" w:rsidP="00D3265D">
      <w:pPr>
        <w:widowControl w:val="0"/>
        <w:autoSpaceDE w:val="0"/>
        <w:autoSpaceDN w:val="0"/>
        <w:adjustRightInd w:val="0"/>
        <w:spacing w:line="240" w:lineRule="auto"/>
        <w:rPr>
          <w:ins w:id="13065" w:author="Dr Mamadou SANOGO" w:date="2023-10-25T16:41:00Z"/>
          <w:rFonts w:ascii="Cambria" w:hAnsi="Cambria" w:cs="Arial"/>
          <w:b/>
          <w:bCs/>
          <w:color w:val="000000" w:themeColor="text1"/>
          <w:sz w:val="10"/>
          <w:lang w:val="fr-ML"/>
          <w:rPrChange w:id="13066" w:author="Dr Mamadou SANOGO" w:date="2023-10-25T18:15:00Z">
            <w:rPr>
              <w:ins w:id="13067" w:author="Dr Mamadou SANOGO" w:date="2023-10-25T16:41:00Z"/>
              <w:rFonts w:ascii="Cambria" w:hAnsi="Cambria" w:cs="Arial"/>
              <w:b/>
              <w:bCs/>
              <w:color w:val="000000"/>
              <w:sz w:val="10"/>
              <w:lang w:val="fr-ML"/>
            </w:rPr>
          </w:rPrChange>
        </w:rPr>
      </w:pPr>
    </w:p>
    <w:p w14:paraId="49988041" w14:textId="77777777" w:rsidR="00D3265D" w:rsidRPr="007A4AFC" w:rsidRDefault="00D3265D" w:rsidP="00D3265D">
      <w:pPr>
        <w:widowControl w:val="0"/>
        <w:autoSpaceDE w:val="0"/>
        <w:autoSpaceDN w:val="0"/>
        <w:adjustRightInd w:val="0"/>
        <w:spacing w:line="240" w:lineRule="auto"/>
        <w:rPr>
          <w:ins w:id="13068" w:author="Dr Mamadou SANOGO" w:date="2023-10-25T16:41:00Z"/>
          <w:rFonts w:ascii="Cambria" w:hAnsi="Cambria" w:cs="Arial"/>
          <w:color w:val="000000" w:themeColor="text1"/>
          <w:lang w:val="fr-ML"/>
          <w:rPrChange w:id="13069" w:author="Dr Mamadou SANOGO" w:date="2023-10-25T18:15:00Z">
            <w:rPr>
              <w:ins w:id="13070" w:author="Dr Mamadou SANOGO" w:date="2023-10-25T16:41:00Z"/>
              <w:rFonts w:ascii="Cambria" w:hAnsi="Cambria" w:cs="Arial"/>
              <w:color w:val="000000"/>
              <w:lang w:val="fr-ML"/>
            </w:rPr>
          </w:rPrChange>
        </w:rPr>
      </w:pPr>
      <w:ins w:id="13071" w:author="Dr Mamadou SANOGO" w:date="2023-10-25T16:41:00Z">
        <w:r w:rsidRPr="007A4AFC">
          <w:rPr>
            <w:rFonts w:ascii="Cambria" w:hAnsi="Cambria" w:cs="Arial"/>
            <w:b/>
            <w:bCs/>
            <w:color w:val="000000" w:themeColor="text1"/>
            <w:lang w:val="fr-ML"/>
            <w:rPrChange w:id="13072" w:author="Dr Mamadou SANOGO" w:date="2023-10-25T18:15:00Z">
              <w:rPr>
                <w:rFonts w:ascii="Cambria" w:hAnsi="Cambria" w:cs="Arial"/>
                <w:b/>
                <w:bCs/>
                <w:color w:val="000000"/>
                <w:lang w:val="fr-ML"/>
              </w:rPr>
            </w:rPrChange>
          </w:rPr>
          <w:t>Article 15 - Utilisation des locaux</w:t>
        </w:r>
      </w:ins>
    </w:p>
    <w:p w14:paraId="7A7D2922" w14:textId="77777777" w:rsidR="00D3265D" w:rsidRPr="007A4AFC" w:rsidRDefault="00D3265D" w:rsidP="00D3265D">
      <w:pPr>
        <w:widowControl w:val="0"/>
        <w:autoSpaceDE w:val="0"/>
        <w:autoSpaceDN w:val="0"/>
        <w:adjustRightInd w:val="0"/>
        <w:spacing w:line="240" w:lineRule="auto"/>
        <w:rPr>
          <w:ins w:id="13073" w:author="Dr Mamadou SANOGO" w:date="2023-10-25T16:41:00Z"/>
          <w:rFonts w:ascii="Cambria" w:hAnsi="Cambria" w:cs="Arial"/>
          <w:color w:val="000000" w:themeColor="text1"/>
          <w:lang w:val="fr-ML"/>
          <w:rPrChange w:id="13074" w:author="Dr Mamadou SANOGO" w:date="2023-10-25T18:15:00Z">
            <w:rPr>
              <w:ins w:id="13075" w:author="Dr Mamadou SANOGO" w:date="2023-10-25T16:41:00Z"/>
              <w:rFonts w:ascii="Cambria" w:hAnsi="Cambria" w:cs="Arial"/>
              <w:color w:val="000000"/>
              <w:lang w:val="fr-ML"/>
            </w:rPr>
          </w:rPrChange>
        </w:rPr>
      </w:pPr>
      <w:ins w:id="13076" w:author="Dr Mamadou SANOGO" w:date="2023-10-25T16:41:00Z">
        <w:r w:rsidRPr="007A4AFC">
          <w:rPr>
            <w:rFonts w:ascii="Cambria" w:hAnsi="Cambria" w:cs="Arial"/>
            <w:b/>
            <w:bCs/>
            <w:color w:val="000000" w:themeColor="text1"/>
            <w:lang w:val="fr-ML"/>
            <w:rPrChange w:id="13077" w:author="Dr Mamadou SANOGO" w:date="2023-10-25T18:15:00Z">
              <w:rPr>
                <w:rFonts w:ascii="Cambria" w:hAnsi="Cambria" w:cs="Arial"/>
                <w:b/>
                <w:bCs/>
                <w:color w:val="000000"/>
                <w:lang w:val="fr-ML"/>
              </w:rPr>
            </w:rPrChange>
          </w:rPr>
          <w:t xml:space="preserve">15-1 </w:t>
        </w:r>
        <w:r w:rsidRPr="007A4AFC">
          <w:rPr>
            <w:rFonts w:ascii="Cambria" w:hAnsi="Cambria" w:cs="Arial"/>
            <w:color w:val="000000" w:themeColor="text1"/>
            <w:lang w:val="fr-ML"/>
            <w:rPrChange w:id="13078" w:author="Dr Mamadou SANOGO" w:date="2023-10-25T18:15:00Z">
              <w:rPr>
                <w:rFonts w:ascii="Cambria" w:hAnsi="Cambria" w:cs="Arial"/>
                <w:color w:val="000000"/>
                <w:lang w:val="fr-ML"/>
              </w:rPr>
            </w:rPrChange>
          </w:rPr>
          <w:t>Les locaux doivent être utilisés conformément à leur affectation, à leur destination et à la mission de service public dévolue à l’École Privée de Santé Félix Houphouët Boigny.</w:t>
        </w:r>
      </w:ins>
    </w:p>
    <w:p w14:paraId="2E9FF04B" w14:textId="77777777" w:rsidR="00D3265D" w:rsidRPr="007A4AFC" w:rsidRDefault="00D3265D" w:rsidP="00D3265D">
      <w:pPr>
        <w:widowControl w:val="0"/>
        <w:autoSpaceDE w:val="0"/>
        <w:autoSpaceDN w:val="0"/>
        <w:adjustRightInd w:val="0"/>
        <w:spacing w:line="240" w:lineRule="auto"/>
        <w:rPr>
          <w:ins w:id="13079" w:author="Dr Mamadou SANOGO" w:date="2023-10-25T16:41:00Z"/>
          <w:rFonts w:ascii="Cambria" w:hAnsi="Cambria" w:cs="Arial"/>
          <w:color w:val="000000" w:themeColor="text1"/>
          <w:lang w:val="fr-ML"/>
          <w:rPrChange w:id="13080" w:author="Dr Mamadou SANOGO" w:date="2023-10-25T18:15:00Z">
            <w:rPr>
              <w:ins w:id="13081" w:author="Dr Mamadou SANOGO" w:date="2023-10-25T16:41:00Z"/>
              <w:rFonts w:ascii="Cambria" w:hAnsi="Cambria" w:cs="Arial"/>
              <w:color w:val="000000"/>
              <w:lang w:val="fr-ML"/>
            </w:rPr>
          </w:rPrChange>
        </w:rPr>
      </w:pPr>
      <w:ins w:id="13082" w:author="Dr Mamadou SANOGO" w:date="2023-10-25T16:41:00Z">
        <w:r w:rsidRPr="007A4AFC">
          <w:rPr>
            <w:rFonts w:ascii="Cambria" w:hAnsi="Cambria" w:cs="Arial"/>
            <w:b/>
            <w:bCs/>
            <w:color w:val="000000" w:themeColor="text1"/>
            <w:lang w:val="fr-ML"/>
            <w:rPrChange w:id="13083" w:author="Dr Mamadou SANOGO" w:date="2023-10-25T18:15:00Z">
              <w:rPr>
                <w:rFonts w:ascii="Cambria" w:hAnsi="Cambria" w:cs="Arial"/>
                <w:b/>
                <w:bCs/>
                <w:color w:val="000000"/>
                <w:lang w:val="fr-ML"/>
              </w:rPr>
            </w:rPrChange>
          </w:rPr>
          <w:t xml:space="preserve">15-2 </w:t>
        </w:r>
        <w:r w:rsidRPr="007A4AFC">
          <w:rPr>
            <w:rFonts w:ascii="Cambria" w:hAnsi="Cambria" w:cs="Arial"/>
            <w:color w:val="000000" w:themeColor="text1"/>
            <w:lang w:val="fr-ML"/>
            <w:rPrChange w:id="13084" w:author="Dr Mamadou SANOGO" w:date="2023-10-25T18:15:00Z">
              <w:rPr>
                <w:rFonts w:ascii="Cambria" w:hAnsi="Cambria" w:cs="Arial"/>
                <w:color w:val="000000"/>
                <w:lang w:val="fr-ML"/>
              </w:rPr>
            </w:rPrChange>
          </w:rPr>
          <w:t xml:space="preserve">Tout aménagement ou équipement lourd ou modification de locaux (y compris les modifications d’accès ou les changements de serrure…) doit être soumis à </w:t>
        </w:r>
        <w:r w:rsidRPr="007A4AFC">
          <w:rPr>
            <w:rFonts w:ascii="Cambria" w:hAnsi="Cambria" w:cs="Arial"/>
            <w:color w:val="000000" w:themeColor="text1"/>
            <w:lang w:val="fr-ML"/>
            <w:rPrChange w:id="13085" w:author="Dr Mamadou SANOGO" w:date="2023-10-25T18:15:00Z">
              <w:rPr>
                <w:rFonts w:ascii="Cambria" w:hAnsi="Cambria" w:cs="Arial"/>
                <w:color w:val="1A1A1A"/>
                <w:lang w:val="fr-ML"/>
              </w:rPr>
            </w:rPrChange>
          </w:rPr>
          <w:t>l’autorisation préalable du Directeur Général de l’École Privée de Santé Félix Houphouët Boigny.</w:t>
        </w:r>
      </w:ins>
    </w:p>
    <w:p w14:paraId="48D2394C" w14:textId="77777777" w:rsidR="00D3265D" w:rsidRPr="007A4AFC" w:rsidRDefault="00D3265D" w:rsidP="00D3265D">
      <w:pPr>
        <w:widowControl w:val="0"/>
        <w:autoSpaceDE w:val="0"/>
        <w:autoSpaceDN w:val="0"/>
        <w:adjustRightInd w:val="0"/>
        <w:spacing w:line="240" w:lineRule="auto"/>
        <w:rPr>
          <w:ins w:id="13086" w:author="Dr Mamadou SANOGO" w:date="2023-10-25T16:41:00Z"/>
          <w:rFonts w:ascii="Cambria" w:hAnsi="Cambria" w:cs="Arial"/>
          <w:color w:val="000000" w:themeColor="text1"/>
          <w:lang w:val="fr-ML"/>
          <w:rPrChange w:id="13087" w:author="Dr Mamadou SANOGO" w:date="2023-10-25T18:15:00Z">
            <w:rPr>
              <w:ins w:id="13088" w:author="Dr Mamadou SANOGO" w:date="2023-10-25T16:41:00Z"/>
              <w:rFonts w:ascii="Cambria" w:hAnsi="Cambria" w:cs="Arial"/>
              <w:color w:val="000000"/>
              <w:lang w:val="fr-ML"/>
            </w:rPr>
          </w:rPrChange>
        </w:rPr>
      </w:pPr>
      <w:ins w:id="13089" w:author="Dr Mamadou SANOGO" w:date="2023-10-25T16:41:00Z">
        <w:r w:rsidRPr="007A4AFC">
          <w:rPr>
            <w:rFonts w:ascii="Cambria" w:hAnsi="Cambria" w:cs="Arial"/>
            <w:b/>
            <w:bCs/>
            <w:color w:val="000000" w:themeColor="text1"/>
            <w:lang w:val="fr-ML"/>
            <w:rPrChange w:id="13090" w:author="Dr Mamadou SANOGO" w:date="2023-10-25T18:15:00Z">
              <w:rPr>
                <w:rFonts w:ascii="Cambria" w:hAnsi="Cambria" w:cs="Arial"/>
                <w:b/>
                <w:bCs/>
                <w:color w:val="000000"/>
                <w:lang w:val="fr-ML"/>
              </w:rPr>
            </w:rPrChange>
          </w:rPr>
          <w:t xml:space="preserve">15-3 </w:t>
        </w:r>
        <w:r w:rsidRPr="007A4AFC">
          <w:rPr>
            <w:rFonts w:ascii="Cambria" w:hAnsi="Cambria" w:cs="Arial"/>
            <w:color w:val="000000" w:themeColor="text1"/>
            <w:lang w:val="fr-ML"/>
            <w:rPrChange w:id="13091" w:author="Dr Mamadou SANOGO" w:date="2023-10-25T18:15:00Z">
              <w:rPr>
                <w:rFonts w:ascii="Cambria" w:hAnsi="Cambria" w:cs="Arial"/>
                <w:color w:val="000000"/>
                <w:lang w:val="fr-ML"/>
              </w:rPr>
            </w:rPrChange>
          </w:rPr>
          <w:t>Les locaux de l’établissement peuvent accueillir des réunions ou des manifestations, sous réserve d’obtention des autorisations prévues à l’article 21.</w:t>
        </w:r>
      </w:ins>
    </w:p>
    <w:p w14:paraId="72EFA578" w14:textId="039DFA49" w:rsidR="0027496F" w:rsidRPr="007A4AFC" w:rsidRDefault="00D3265D">
      <w:pPr>
        <w:widowControl w:val="0"/>
        <w:autoSpaceDE w:val="0"/>
        <w:autoSpaceDN w:val="0"/>
        <w:adjustRightInd w:val="0"/>
        <w:rPr>
          <w:ins w:id="13092" w:author="Dr Mamadou SANOGO" w:date="2023-10-25T16:41:00Z"/>
          <w:rFonts w:ascii="Cambria" w:hAnsi="Cambria" w:cs="Arial"/>
          <w:color w:val="000000" w:themeColor="text1"/>
          <w:lang w:val="fr-ML"/>
          <w:rPrChange w:id="13093" w:author="Dr Mamadou SANOGO" w:date="2023-10-25T18:15:00Z">
            <w:rPr>
              <w:ins w:id="13094" w:author="Dr Mamadou SANOGO" w:date="2023-10-25T16:41:00Z"/>
              <w:rFonts w:ascii="Cambria" w:hAnsi="Cambria" w:cs="Arial"/>
              <w:color w:val="000000"/>
              <w:lang w:val="fr-ML"/>
            </w:rPr>
          </w:rPrChange>
        </w:rPr>
        <w:pPrChange w:id="13095" w:author="Dr Mamadou SANOGO" w:date="2023-10-27T14:05:00Z">
          <w:pPr>
            <w:widowControl w:val="0"/>
            <w:autoSpaceDE w:val="0"/>
            <w:autoSpaceDN w:val="0"/>
            <w:adjustRightInd w:val="0"/>
            <w:spacing w:line="240" w:lineRule="auto"/>
          </w:pPr>
        </w:pPrChange>
      </w:pPr>
      <w:ins w:id="13096" w:author="Dr Mamadou SANOGO" w:date="2023-10-25T16:41:00Z">
        <w:r w:rsidRPr="007A4AFC">
          <w:rPr>
            <w:rFonts w:ascii="Cambria" w:hAnsi="Cambria" w:cs="Arial"/>
            <w:b/>
            <w:bCs/>
            <w:color w:val="000000" w:themeColor="text1"/>
            <w:lang w:val="fr-ML"/>
            <w:rPrChange w:id="13097" w:author="Dr Mamadou SANOGO" w:date="2023-10-25T18:15:00Z">
              <w:rPr>
                <w:rFonts w:ascii="Cambria" w:hAnsi="Cambria" w:cs="Arial"/>
                <w:b/>
                <w:bCs/>
                <w:color w:val="000000"/>
                <w:lang w:val="fr-ML"/>
              </w:rPr>
            </w:rPrChange>
          </w:rPr>
          <w:t xml:space="preserve">15-4 </w:t>
        </w:r>
        <w:r w:rsidRPr="007A4AFC">
          <w:rPr>
            <w:rFonts w:ascii="Cambria" w:hAnsi="Cambria" w:cs="Arial"/>
            <w:color w:val="000000" w:themeColor="text1"/>
            <w:lang w:val="fr-ML"/>
            <w:rPrChange w:id="13098" w:author="Dr Mamadou SANOGO" w:date="2023-10-25T18:15:00Z">
              <w:rPr>
                <w:rFonts w:ascii="Cambria" w:hAnsi="Cambria" w:cs="Arial"/>
                <w:color w:val="000000"/>
                <w:lang w:val="fr-ML"/>
              </w:rPr>
            </w:rPrChange>
          </w:rPr>
          <w:t>La distribution de documents est régie par les dispositions de l’article 20.</w:t>
        </w:r>
      </w:ins>
    </w:p>
    <w:p w14:paraId="76377F43" w14:textId="77777777" w:rsidR="00D3265D" w:rsidRPr="007A4AFC" w:rsidRDefault="00D3265D" w:rsidP="00D3265D">
      <w:pPr>
        <w:widowControl w:val="0"/>
        <w:autoSpaceDE w:val="0"/>
        <w:autoSpaceDN w:val="0"/>
        <w:adjustRightInd w:val="0"/>
        <w:spacing w:line="240" w:lineRule="auto"/>
        <w:rPr>
          <w:ins w:id="13099" w:author="Dr Mamadou SANOGO" w:date="2023-10-25T16:41:00Z"/>
          <w:rFonts w:ascii="Cambria" w:hAnsi="Cambria" w:cs="Arial"/>
          <w:b/>
          <w:bCs/>
          <w:color w:val="000000" w:themeColor="text1"/>
          <w:sz w:val="10"/>
          <w:lang w:val="fr-ML"/>
          <w:rPrChange w:id="13100" w:author="Dr Mamadou SANOGO" w:date="2023-10-25T18:15:00Z">
            <w:rPr>
              <w:ins w:id="13101" w:author="Dr Mamadou SANOGO" w:date="2023-10-25T16:41:00Z"/>
              <w:rFonts w:ascii="Cambria" w:hAnsi="Cambria" w:cs="Arial"/>
              <w:b/>
              <w:bCs/>
              <w:color w:val="000000"/>
              <w:sz w:val="10"/>
              <w:lang w:val="fr-ML"/>
            </w:rPr>
          </w:rPrChange>
        </w:rPr>
      </w:pPr>
    </w:p>
    <w:p w14:paraId="4A1A29B8" w14:textId="77777777" w:rsidR="00D3265D" w:rsidRPr="007A4AFC" w:rsidRDefault="00D3265D" w:rsidP="00D3265D">
      <w:pPr>
        <w:widowControl w:val="0"/>
        <w:autoSpaceDE w:val="0"/>
        <w:autoSpaceDN w:val="0"/>
        <w:adjustRightInd w:val="0"/>
        <w:spacing w:line="240" w:lineRule="auto"/>
        <w:rPr>
          <w:ins w:id="13102" w:author="Dr Mamadou SANOGO" w:date="2023-10-25T16:41:00Z"/>
          <w:rFonts w:ascii="Cambria" w:hAnsi="Cambria" w:cs="Arial"/>
          <w:b/>
          <w:bCs/>
          <w:color w:val="000000" w:themeColor="text1"/>
          <w:lang w:val="fr-ML"/>
          <w:rPrChange w:id="13103" w:author="Dr Mamadou SANOGO" w:date="2023-10-25T18:15:00Z">
            <w:rPr>
              <w:ins w:id="13104" w:author="Dr Mamadou SANOGO" w:date="2023-10-25T16:41:00Z"/>
              <w:rFonts w:ascii="Cambria" w:hAnsi="Cambria" w:cs="Arial"/>
              <w:b/>
              <w:bCs/>
              <w:color w:val="000000"/>
              <w:lang w:val="fr-ML"/>
            </w:rPr>
          </w:rPrChange>
        </w:rPr>
      </w:pPr>
      <w:ins w:id="13105" w:author="Dr Mamadou SANOGO" w:date="2023-10-25T16:41:00Z">
        <w:r w:rsidRPr="007A4AFC">
          <w:rPr>
            <w:rFonts w:ascii="Cambria" w:hAnsi="Cambria" w:cs="Arial"/>
            <w:b/>
            <w:bCs/>
            <w:color w:val="000000" w:themeColor="text1"/>
            <w:lang w:val="fr-ML"/>
            <w:rPrChange w:id="13106" w:author="Dr Mamadou SANOGO" w:date="2023-10-25T18:15:00Z">
              <w:rPr>
                <w:rFonts w:ascii="Cambria" w:hAnsi="Cambria" w:cs="Arial"/>
                <w:b/>
                <w:bCs/>
                <w:color w:val="000000"/>
                <w:lang w:val="fr-ML"/>
              </w:rPr>
            </w:rPrChange>
          </w:rPr>
          <w:t xml:space="preserve">TITRE II : DISPOSITIONS APPLICABLES AUX ETUDIANTS ET AUTRES USAGERS </w:t>
        </w:r>
      </w:ins>
    </w:p>
    <w:p w14:paraId="68BF65C3" w14:textId="77777777" w:rsidR="00D3265D" w:rsidRPr="007A4AFC" w:rsidRDefault="00D3265D" w:rsidP="00D3265D">
      <w:pPr>
        <w:widowControl w:val="0"/>
        <w:autoSpaceDE w:val="0"/>
        <w:autoSpaceDN w:val="0"/>
        <w:adjustRightInd w:val="0"/>
        <w:spacing w:line="240" w:lineRule="auto"/>
        <w:rPr>
          <w:ins w:id="13107" w:author="Dr Mamadou SANOGO" w:date="2023-10-25T16:41:00Z"/>
          <w:rFonts w:ascii="Cambria" w:hAnsi="Cambria" w:cs="Arial"/>
          <w:color w:val="000000" w:themeColor="text1"/>
          <w:lang w:val="fr-ML"/>
          <w:rPrChange w:id="13108" w:author="Dr Mamadou SANOGO" w:date="2023-10-25T18:15:00Z">
            <w:rPr>
              <w:ins w:id="13109" w:author="Dr Mamadou SANOGO" w:date="2023-10-25T16:41:00Z"/>
              <w:rFonts w:ascii="Cambria" w:hAnsi="Cambria" w:cs="Arial"/>
              <w:color w:val="000000"/>
              <w:lang w:val="fr-ML"/>
            </w:rPr>
          </w:rPrChange>
        </w:rPr>
      </w:pPr>
      <w:ins w:id="13110" w:author="Dr Mamadou SANOGO" w:date="2023-10-25T16:41:00Z">
        <w:r w:rsidRPr="007A4AFC">
          <w:rPr>
            <w:rFonts w:ascii="Cambria" w:hAnsi="Cambria" w:cs="Arial"/>
            <w:b/>
            <w:bCs/>
            <w:color w:val="000000" w:themeColor="text1"/>
            <w:lang w:val="fr-ML"/>
            <w:rPrChange w:id="13111" w:author="Dr Mamadou SANOGO" w:date="2023-10-25T18:15:00Z">
              <w:rPr>
                <w:rFonts w:ascii="Cambria" w:hAnsi="Cambria" w:cs="Arial"/>
                <w:b/>
                <w:bCs/>
                <w:color w:val="000000"/>
                <w:lang w:val="fr-ML"/>
              </w:rPr>
            </w:rPrChange>
          </w:rPr>
          <w:t>CHAPITRE I : DISPOSITIONS GENERALES</w:t>
        </w:r>
      </w:ins>
    </w:p>
    <w:p w14:paraId="11AFD597" w14:textId="77777777" w:rsidR="00D3265D" w:rsidRPr="007A4AFC" w:rsidRDefault="00D3265D" w:rsidP="00D3265D">
      <w:pPr>
        <w:widowControl w:val="0"/>
        <w:autoSpaceDE w:val="0"/>
        <w:autoSpaceDN w:val="0"/>
        <w:adjustRightInd w:val="0"/>
        <w:spacing w:line="240" w:lineRule="auto"/>
        <w:rPr>
          <w:ins w:id="13112" w:author="Dr Mamadou SANOGO" w:date="2023-10-25T16:41:00Z"/>
          <w:rFonts w:ascii="Cambria" w:hAnsi="Cambria" w:cs="Arial"/>
          <w:color w:val="000000" w:themeColor="text1"/>
          <w:lang w:val="fr-ML"/>
          <w:rPrChange w:id="13113" w:author="Dr Mamadou SANOGO" w:date="2023-10-25T18:15:00Z">
            <w:rPr>
              <w:ins w:id="13114" w:author="Dr Mamadou SANOGO" w:date="2023-10-25T16:41:00Z"/>
              <w:rFonts w:ascii="Cambria" w:hAnsi="Cambria" w:cs="Arial"/>
              <w:color w:val="000000"/>
              <w:lang w:val="fr-ML"/>
            </w:rPr>
          </w:rPrChange>
        </w:rPr>
      </w:pPr>
      <w:ins w:id="13115" w:author="Dr Mamadou SANOGO" w:date="2023-10-25T16:41:00Z">
        <w:r w:rsidRPr="007A4AFC">
          <w:rPr>
            <w:rFonts w:ascii="Cambria" w:hAnsi="Cambria" w:cs="Arial"/>
            <w:b/>
            <w:bCs/>
            <w:color w:val="000000" w:themeColor="text1"/>
            <w:lang w:val="fr-ML"/>
            <w:rPrChange w:id="13116" w:author="Dr Mamadou SANOGO" w:date="2023-10-25T18:15:00Z">
              <w:rPr>
                <w:rFonts w:ascii="Cambria" w:hAnsi="Cambria" w:cs="Arial"/>
                <w:b/>
                <w:bCs/>
                <w:color w:val="000000"/>
                <w:lang w:val="fr-ML"/>
              </w:rPr>
            </w:rPrChange>
          </w:rPr>
          <w:t>Article 16 - Notion d’usager</w:t>
        </w:r>
      </w:ins>
    </w:p>
    <w:p w14:paraId="21A1BCFA" w14:textId="77777777" w:rsidR="00D3265D" w:rsidRPr="007A4AFC" w:rsidRDefault="00D3265D" w:rsidP="00D3265D">
      <w:pPr>
        <w:widowControl w:val="0"/>
        <w:autoSpaceDE w:val="0"/>
        <w:autoSpaceDN w:val="0"/>
        <w:adjustRightInd w:val="0"/>
        <w:spacing w:line="240" w:lineRule="auto"/>
        <w:rPr>
          <w:ins w:id="13117" w:author="Dr Mamadou SANOGO" w:date="2023-10-25T16:41:00Z"/>
          <w:rFonts w:ascii="Cambria" w:hAnsi="Cambria" w:cs="Arial"/>
          <w:color w:val="000000" w:themeColor="text1"/>
          <w:lang w:val="fr-ML"/>
          <w:rPrChange w:id="13118" w:author="Dr Mamadou SANOGO" w:date="2023-10-25T18:15:00Z">
            <w:rPr>
              <w:ins w:id="13119" w:author="Dr Mamadou SANOGO" w:date="2023-10-25T16:41:00Z"/>
              <w:rFonts w:ascii="Cambria" w:hAnsi="Cambria" w:cs="Arial"/>
              <w:color w:val="000000"/>
              <w:lang w:val="fr-ML"/>
            </w:rPr>
          </w:rPrChange>
        </w:rPr>
      </w:pPr>
      <w:ins w:id="13120" w:author="Dr Mamadou SANOGO" w:date="2023-10-25T16:41:00Z">
        <w:r w:rsidRPr="007A4AFC">
          <w:rPr>
            <w:rFonts w:ascii="Cambria" w:hAnsi="Cambria" w:cs="Arial"/>
            <w:color w:val="000000" w:themeColor="text1"/>
            <w:lang w:val="fr-ML"/>
            <w:rPrChange w:id="13121" w:author="Dr Mamadou SANOGO" w:date="2023-10-25T18:15:00Z">
              <w:rPr>
                <w:rFonts w:ascii="Cambria" w:hAnsi="Cambria" w:cs="Arial"/>
                <w:color w:val="000000"/>
                <w:lang w:val="fr-ML"/>
              </w:rPr>
            </w:rPrChange>
          </w:rPr>
          <w:t xml:space="preserve">Les usagers de l’École Privée de Santé Félix Houphouët Boigny sont les bénéficiaires des services d’enseignement, de recherche et de diffusion des connaissances </w:t>
        </w:r>
        <w:r w:rsidRPr="007A4AFC">
          <w:rPr>
            <w:rFonts w:ascii="Cambria" w:hAnsi="Cambria" w:cs="Arial"/>
            <w:color w:val="000000" w:themeColor="text1"/>
            <w:lang w:val="fr-ML"/>
            <w:rPrChange w:id="13122" w:author="Dr Mamadou SANOGO" w:date="2023-10-25T18:15:00Z">
              <w:rPr>
                <w:rFonts w:ascii="Cambria" w:hAnsi="Cambria" w:cs="Arial"/>
                <w:color w:val="1A1A1A"/>
                <w:lang w:val="fr-ML"/>
              </w:rPr>
            </w:rPrChange>
          </w:rPr>
          <w:t>au sens du code de l’éducation.</w:t>
        </w:r>
      </w:ins>
    </w:p>
    <w:p w14:paraId="54DB825C" w14:textId="77777777" w:rsidR="00D3265D" w:rsidRPr="007A4AFC" w:rsidRDefault="00D3265D" w:rsidP="00D3265D">
      <w:pPr>
        <w:widowControl w:val="0"/>
        <w:autoSpaceDE w:val="0"/>
        <w:autoSpaceDN w:val="0"/>
        <w:adjustRightInd w:val="0"/>
        <w:spacing w:line="240" w:lineRule="auto"/>
        <w:rPr>
          <w:ins w:id="13123" w:author="Dr Mamadou SANOGO" w:date="2023-10-25T16:41:00Z"/>
          <w:rFonts w:ascii="Cambria" w:hAnsi="Cambria" w:cs="Arial"/>
          <w:color w:val="000000" w:themeColor="text1"/>
          <w:lang w:val="fr-ML"/>
          <w:rPrChange w:id="13124" w:author="Dr Mamadou SANOGO" w:date="2023-10-25T18:15:00Z">
            <w:rPr>
              <w:ins w:id="13125" w:author="Dr Mamadou SANOGO" w:date="2023-10-25T16:41:00Z"/>
              <w:rFonts w:ascii="Cambria" w:hAnsi="Cambria" w:cs="Arial"/>
              <w:color w:val="000000"/>
              <w:lang w:val="fr-ML"/>
            </w:rPr>
          </w:rPrChange>
        </w:rPr>
      </w:pPr>
      <w:ins w:id="13126" w:author="Dr Mamadou SANOGO" w:date="2023-10-25T16:41:00Z">
        <w:r w:rsidRPr="007A4AFC">
          <w:rPr>
            <w:rFonts w:ascii="Cambria" w:hAnsi="Cambria" w:cs="Arial"/>
            <w:b/>
            <w:bCs/>
            <w:color w:val="000000" w:themeColor="text1"/>
            <w:lang w:val="fr-ML"/>
            <w:rPrChange w:id="13127" w:author="Dr Mamadou SANOGO" w:date="2023-10-25T18:15:00Z">
              <w:rPr>
                <w:rFonts w:ascii="Cambria" w:hAnsi="Cambria" w:cs="Arial"/>
                <w:b/>
                <w:bCs/>
                <w:color w:val="000000"/>
                <w:lang w:val="fr-ML"/>
              </w:rPr>
            </w:rPrChange>
          </w:rPr>
          <w:t>Article 17 – Liberté et obligations des usagers</w:t>
        </w:r>
      </w:ins>
    </w:p>
    <w:p w14:paraId="0424DE77" w14:textId="77777777" w:rsidR="00D3265D" w:rsidRPr="007A4AFC" w:rsidRDefault="00D3265D" w:rsidP="00D3265D">
      <w:pPr>
        <w:widowControl w:val="0"/>
        <w:autoSpaceDE w:val="0"/>
        <w:autoSpaceDN w:val="0"/>
        <w:adjustRightInd w:val="0"/>
        <w:spacing w:line="240" w:lineRule="auto"/>
        <w:rPr>
          <w:ins w:id="13128" w:author="Dr Mamadou SANOGO" w:date="2023-10-25T16:41:00Z"/>
          <w:rFonts w:ascii="Cambria" w:hAnsi="Cambria" w:cs="Arial"/>
          <w:color w:val="000000" w:themeColor="text1"/>
          <w:lang w:val="fr-ML"/>
          <w:rPrChange w:id="13129" w:author="Dr Mamadou SANOGO" w:date="2023-10-25T18:15:00Z">
            <w:rPr>
              <w:ins w:id="13130" w:author="Dr Mamadou SANOGO" w:date="2023-10-25T16:41:00Z"/>
              <w:rFonts w:ascii="Cambria" w:hAnsi="Cambria" w:cs="Arial"/>
              <w:color w:val="000000"/>
              <w:lang w:val="fr-ML"/>
            </w:rPr>
          </w:rPrChange>
        </w:rPr>
      </w:pPr>
      <w:ins w:id="13131" w:author="Dr Mamadou SANOGO" w:date="2023-10-25T16:41:00Z">
        <w:r w:rsidRPr="007A4AFC">
          <w:rPr>
            <w:rFonts w:ascii="Cambria" w:hAnsi="Cambria" w:cs="Arial"/>
            <w:b/>
            <w:bCs/>
            <w:color w:val="000000" w:themeColor="text1"/>
            <w:lang w:val="fr-ML"/>
            <w:rPrChange w:id="13132" w:author="Dr Mamadou SANOGO" w:date="2023-10-25T18:15:00Z">
              <w:rPr>
                <w:rFonts w:ascii="Cambria" w:hAnsi="Cambria" w:cs="Arial"/>
                <w:b/>
                <w:bCs/>
                <w:color w:val="000000"/>
                <w:lang w:val="fr-ML"/>
              </w:rPr>
            </w:rPrChange>
          </w:rPr>
          <w:t xml:space="preserve">17-1 </w:t>
        </w:r>
        <w:r w:rsidRPr="007A4AFC">
          <w:rPr>
            <w:rFonts w:ascii="Cambria" w:hAnsi="Cambria" w:cs="Arial"/>
            <w:color w:val="000000" w:themeColor="text1"/>
            <w:lang w:val="fr-ML"/>
            <w:rPrChange w:id="13133" w:author="Dr Mamadou SANOGO" w:date="2023-10-25T18:15:00Z">
              <w:rPr>
                <w:rFonts w:ascii="Cambria" w:hAnsi="Cambria" w:cs="Arial"/>
                <w:color w:val="000000"/>
                <w:lang w:val="fr-ML"/>
              </w:rPr>
            </w:rPrChange>
          </w:rPr>
          <w:t>Les usagers du service public de l’enseignement supérieur disposent de la liberté d’information et d’expression à l’égard des problèmes politiques, économiques, sociaux et culturels.</w:t>
        </w:r>
      </w:ins>
    </w:p>
    <w:p w14:paraId="157722F2" w14:textId="77777777" w:rsidR="00D3265D" w:rsidRPr="007A4AFC" w:rsidRDefault="00D3265D" w:rsidP="00D3265D">
      <w:pPr>
        <w:widowControl w:val="0"/>
        <w:autoSpaceDE w:val="0"/>
        <w:autoSpaceDN w:val="0"/>
        <w:adjustRightInd w:val="0"/>
        <w:spacing w:line="240" w:lineRule="auto"/>
        <w:rPr>
          <w:ins w:id="13134" w:author="Dr Mamadou SANOGO" w:date="2023-10-25T16:41:00Z"/>
          <w:rFonts w:ascii="Cambria" w:hAnsi="Cambria" w:cs="Arial"/>
          <w:color w:val="000000" w:themeColor="text1"/>
          <w:lang w:val="fr-ML"/>
          <w:rPrChange w:id="13135" w:author="Dr Mamadou SANOGO" w:date="2023-10-25T18:15:00Z">
            <w:rPr>
              <w:ins w:id="13136" w:author="Dr Mamadou SANOGO" w:date="2023-10-25T16:41:00Z"/>
              <w:rFonts w:ascii="Cambria" w:hAnsi="Cambria" w:cs="Arial"/>
              <w:color w:val="000000"/>
              <w:lang w:val="fr-ML"/>
            </w:rPr>
          </w:rPrChange>
        </w:rPr>
      </w:pPr>
      <w:ins w:id="13137" w:author="Dr Mamadou SANOGO" w:date="2023-10-25T16:41:00Z">
        <w:r w:rsidRPr="007A4AFC">
          <w:rPr>
            <w:rFonts w:ascii="Cambria" w:hAnsi="Cambria" w:cs="Arial"/>
            <w:b/>
            <w:bCs/>
            <w:color w:val="000000" w:themeColor="text1"/>
            <w:lang w:val="fr-ML"/>
            <w:rPrChange w:id="13138" w:author="Dr Mamadou SANOGO" w:date="2023-10-25T18:15:00Z">
              <w:rPr>
                <w:rFonts w:ascii="Cambria" w:hAnsi="Cambria" w:cs="Arial"/>
                <w:b/>
                <w:bCs/>
                <w:color w:val="000000"/>
                <w:lang w:val="fr-ML"/>
              </w:rPr>
            </w:rPrChange>
          </w:rPr>
          <w:t xml:space="preserve">17-2 </w:t>
        </w:r>
        <w:r w:rsidRPr="007A4AFC">
          <w:rPr>
            <w:rFonts w:ascii="Cambria" w:hAnsi="Cambria" w:cs="Arial"/>
            <w:color w:val="000000" w:themeColor="text1"/>
            <w:lang w:val="fr-ML"/>
            <w:rPrChange w:id="13139" w:author="Dr Mamadou SANOGO" w:date="2023-10-25T18:15:00Z">
              <w:rPr>
                <w:rFonts w:ascii="Cambria" w:hAnsi="Cambria" w:cs="Arial"/>
                <w:color w:val="000000"/>
                <w:lang w:val="fr-ML"/>
              </w:rPr>
            </w:rPrChange>
          </w:rPr>
          <w:t>Ils exercent cette liberté à titre individuel et collectif, dans des conditions qui ne portent pas atteinte aux activités d’enseignement et de recherche, et qui ne troublent pas l’ordre public, et dans le respect des dispositions du présent règlement intérieur.</w:t>
        </w:r>
      </w:ins>
    </w:p>
    <w:p w14:paraId="16845BBC" w14:textId="77777777" w:rsidR="00D3265D" w:rsidRPr="007A4AFC" w:rsidRDefault="00D3265D" w:rsidP="00D3265D">
      <w:pPr>
        <w:widowControl w:val="0"/>
        <w:autoSpaceDE w:val="0"/>
        <w:autoSpaceDN w:val="0"/>
        <w:adjustRightInd w:val="0"/>
        <w:spacing w:line="240" w:lineRule="auto"/>
        <w:rPr>
          <w:ins w:id="13140" w:author="Dr Mamadou SANOGO" w:date="2023-10-25T16:41:00Z"/>
          <w:rFonts w:ascii="Cambria" w:hAnsi="Cambria" w:cs="Arial"/>
          <w:color w:val="000000" w:themeColor="text1"/>
          <w:sz w:val="10"/>
          <w:lang w:val="fr-ML"/>
          <w:rPrChange w:id="13141" w:author="Dr Mamadou SANOGO" w:date="2023-10-25T18:15:00Z">
            <w:rPr>
              <w:ins w:id="13142" w:author="Dr Mamadou SANOGO" w:date="2023-10-25T16:41:00Z"/>
              <w:rFonts w:ascii="Cambria" w:hAnsi="Cambria" w:cs="Arial"/>
              <w:color w:val="000000"/>
              <w:sz w:val="10"/>
              <w:lang w:val="fr-ML"/>
            </w:rPr>
          </w:rPrChange>
        </w:rPr>
      </w:pPr>
    </w:p>
    <w:p w14:paraId="6EBFE927" w14:textId="77777777" w:rsidR="00D3265D" w:rsidRPr="007A4AFC" w:rsidRDefault="00D3265D" w:rsidP="00D3265D">
      <w:pPr>
        <w:widowControl w:val="0"/>
        <w:autoSpaceDE w:val="0"/>
        <w:autoSpaceDN w:val="0"/>
        <w:adjustRightInd w:val="0"/>
        <w:spacing w:line="240" w:lineRule="auto"/>
        <w:rPr>
          <w:ins w:id="13143" w:author="Dr Mamadou SANOGO" w:date="2023-10-25T16:41:00Z"/>
          <w:rFonts w:ascii="Cambria" w:hAnsi="Cambria" w:cs="Arial"/>
          <w:color w:val="000000" w:themeColor="text1"/>
          <w:lang w:val="fr-ML"/>
          <w:rPrChange w:id="13144" w:author="Dr Mamadou SANOGO" w:date="2023-10-25T18:15:00Z">
            <w:rPr>
              <w:ins w:id="13145" w:author="Dr Mamadou SANOGO" w:date="2023-10-25T16:41:00Z"/>
              <w:rFonts w:ascii="Cambria" w:hAnsi="Cambria" w:cs="Arial"/>
              <w:color w:val="000000"/>
              <w:lang w:val="fr-ML"/>
            </w:rPr>
          </w:rPrChange>
        </w:rPr>
      </w:pPr>
      <w:ins w:id="13146" w:author="Dr Mamadou SANOGO" w:date="2023-10-25T16:41:00Z">
        <w:r w:rsidRPr="007A4AFC">
          <w:rPr>
            <w:rFonts w:ascii="Cambria" w:hAnsi="Cambria" w:cs="Arial"/>
            <w:b/>
            <w:bCs/>
            <w:color w:val="000000" w:themeColor="text1"/>
            <w:lang w:val="fr-ML"/>
            <w:rPrChange w:id="13147" w:author="Dr Mamadou SANOGO" w:date="2023-10-25T18:15:00Z">
              <w:rPr>
                <w:rFonts w:ascii="Cambria" w:hAnsi="Cambria" w:cs="Arial"/>
                <w:b/>
                <w:bCs/>
                <w:color w:val="000000"/>
                <w:lang w:val="fr-ML"/>
              </w:rPr>
            </w:rPrChange>
          </w:rPr>
          <w:t>CHAPITRE II : DROITS DES USAGERS</w:t>
        </w:r>
      </w:ins>
    </w:p>
    <w:p w14:paraId="53605D4D" w14:textId="77777777" w:rsidR="00D3265D" w:rsidRPr="007A4AFC" w:rsidRDefault="00D3265D" w:rsidP="00D3265D">
      <w:pPr>
        <w:widowControl w:val="0"/>
        <w:autoSpaceDE w:val="0"/>
        <w:autoSpaceDN w:val="0"/>
        <w:adjustRightInd w:val="0"/>
        <w:spacing w:line="240" w:lineRule="auto"/>
        <w:rPr>
          <w:ins w:id="13148" w:author="Dr Mamadou SANOGO" w:date="2023-10-25T16:41:00Z"/>
          <w:rFonts w:ascii="Cambria" w:hAnsi="Cambria" w:cs="Arial"/>
          <w:color w:val="000000" w:themeColor="text1"/>
          <w:lang w:val="fr-ML"/>
          <w:rPrChange w:id="13149" w:author="Dr Mamadou SANOGO" w:date="2023-10-25T18:15:00Z">
            <w:rPr>
              <w:ins w:id="13150" w:author="Dr Mamadou SANOGO" w:date="2023-10-25T16:41:00Z"/>
              <w:rFonts w:ascii="Cambria" w:hAnsi="Cambria" w:cs="Arial"/>
              <w:color w:val="000000"/>
              <w:lang w:val="fr-ML"/>
            </w:rPr>
          </w:rPrChange>
        </w:rPr>
      </w:pPr>
      <w:ins w:id="13151" w:author="Dr Mamadou SANOGO" w:date="2023-10-25T16:41:00Z">
        <w:r w:rsidRPr="007A4AFC">
          <w:rPr>
            <w:rFonts w:ascii="Cambria" w:hAnsi="Cambria" w:cs="Arial"/>
            <w:b/>
            <w:bCs/>
            <w:color w:val="000000" w:themeColor="text1"/>
            <w:lang w:val="fr-ML"/>
            <w:rPrChange w:id="13152" w:author="Dr Mamadou SANOGO" w:date="2023-10-25T18:15:00Z">
              <w:rPr>
                <w:rFonts w:ascii="Cambria" w:hAnsi="Cambria" w:cs="Arial"/>
                <w:b/>
                <w:bCs/>
                <w:color w:val="000000"/>
                <w:lang w:val="fr-ML"/>
              </w:rPr>
            </w:rPrChange>
          </w:rPr>
          <w:t>Article 18 - Représentation</w:t>
        </w:r>
      </w:ins>
    </w:p>
    <w:p w14:paraId="32E82E9C" w14:textId="77777777" w:rsidR="00D3265D" w:rsidRPr="007A4AFC" w:rsidRDefault="00D3265D" w:rsidP="00D3265D">
      <w:pPr>
        <w:widowControl w:val="0"/>
        <w:autoSpaceDE w:val="0"/>
        <w:autoSpaceDN w:val="0"/>
        <w:adjustRightInd w:val="0"/>
        <w:spacing w:line="240" w:lineRule="auto"/>
        <w:rPr>
          <w:ins w:id="13153" w:author="Dr Mamadou SANOGO" w:date="2023-10-25T16:41:00Z"/>
          <w:rFonts w:ascii="Cambria" w:hAnsi="Cambria" w:cs="Arial"/>
          <w:color w:val="000000" w:themeColor="text1"/>
          <w:lang w:val="fr-ML"/>
          <w:rPrChange w:id="13154" w:author="Dr Mamadou SANOGO" w:date="2023-10-25T18:15:00Z">
            <w:rPr>
              <w:ins w:id="13155" w:author="Dr Mamadou SANOGO" w:date="2023-10-25T16:41:00Z"/>
              <w:rFonts w:ascii="Cambria" w:hAnsi="Cambria" w:cs="Arial"/>
              <w:color w:val="000000"/>
              <w:lang w:val="fr-ML"/>
            </w:rPr>
          </w:rPrChange>
        </w:rPr>
      </w:pPr>
      <w:ins w:id="13156" w:author="Dr Mamadou SANOGO" w:date="2023-10-25T16:41:00Z">
        <w:r w:rsidRPr="007A4AFC">
          <w:rPr>
            <w:rFonts w:ascii="Cambria" w:hAnsi="Cambria" w:cs="Arial"/>
            <w:color w:val="000000" w:themeColor="text1"/>
            <w:lang w:val="fr-ML"/>
            <w:rPrChange w:id="13157" w:author="Dr Mamadou SANOGO" w:date="2023-10-25T18:15:00Z">
              <w:rPr>
                <w:rFonts w:ascii="Cambria" w:hAnsi="Cambria" w:cs="Arial"/>
                <w:color w:val="000000"/>
                <w:lang w:val="fr-ML"/>
              </w:rPr>
            </w:rPrChange>
          </w:rPr>
          <w:t>Les étudiants sont représentés au sein des divers conseils de l’École Privée de Santé Félix Houphouët Boigny conformément aux textes en vigueur (conseil d’administration, conseil scientifique, conseil des études et de la vie scolaire, comité d’hygiène et de sécurité…).</w:t>
        </w:r>
      </w:ins>
    </w:p>
    <w:p w14:paraId="1050F622" w14:textId="77777777" w:rsidR="00D3265D" w:rsidRPr="007A4AFC" w:rsidRDefault="00D3265D" w:rsidP="00D3265D">
      <w:pPr>
        <w:widowControl w:val="0"/>
        <w:autoSpaceDE w:val="0"/>
        <w:autoSpaceDN w:val="0"/>
        <w:adjustRightInd w:val="0"/>
        <w:spacing w:line="240" w:lineRule="auto"/>
        <w:rPr>
          <w:ins w:id="13158" w:author="Dr Mamadou SANOGO" w:date="2023-10-25T16:41:00Z"/>
          <w:rFonts w:ascii="Cambria" w:hAnsi="Cambria" w:cs="Arial"/>
          <w:color w:val="000000" w:themeColor="text1"/>
          <w:sz w:val="10"/>
          <w:lang w:val="fr-ML"/>
          <w:rPrChange w:id="13159" w:author="Dr Mamadou SANOGO" w:date="2023-10-25T18:15:00Z">
            <w:rPr>
              <w:ins w:id="13160" w:author="Dr Mamadou SANOGO" w:date="2023-10-25T16:41:00Z"/>
              <w:rFonts w:ascii="Cambria" w:hAnsi="Cambria" w:cs="Arial"/>
              <w:color w:val="000000"/>
              <w:sz w:val="10"/>
              <w:lang w:val="fr-ML"/>
            </w:rPr>
          </w:rPrChange>
        </w:rPr>
      </w:pPr>
    </w:p>
    <w:p w14:paraId="0CFF3991" w14:textId="77777777" w:rsidR="00D3265D" w:rsidRPr="007A4AFC" w:rsidRDefault="00D3265D" w:rsidP="00D3265D">
      <w:pPr>
        <w:widowControl w:val="0"/>
        <w:autoSpaceDE w:val="0"/>
        <w:autoSpaceDN w:val="0"/>
        <w:adjustRightInd w:val="0"/>
        <w:spacing w:line="240" w:lineRule="auto"/>
        <w:rPr>
          <w:ins w:id="13161" w:author="Dr Mamadou SANOGO" w:date="2023-10-25T16:41:00Z"/>
          <w:rFonts w:ascii="Cambria" w:hAnsi="Cambria" w:cs="Arial"/>
          <w:color w:val="000000" w:themeColor="text1"/>
          <w:lang w:val="fr-ML"/>
          <w:rPrChange w:id="13162" w:author="Dr Mamadou SANOGO" w:date="2023-10-25T18:15:00Z">
            <w:rPr>
              <w:ins w:id="13163" w:author="Dr Mamadou SANOGO" w:date="2023-10-25T16:41:00Z"/>
              <w:rFonts w:ascii="Cambria" w:hAnsi="Cambria" w:cs="Arial"/>
              <w:color w:val="000000"/>
              <w:lang w:val="fr-ML"/>
            </w:rPr>
          </w:rPrChange>
        </w:rPr>
      </w:pPr>
      <w:ins w:id="13164" w:author="Dr Mamadou SANOGO" w:date="2023-10-25T16:41:00Z">
        <w:r w:rsidRPr="007A4AFC">
          <w:rPr>
            <w:rFonts w:ascii="Cambria" w:hAnsi="Cambria" w:cs="Arial"/>
            <w:b/>
            <w:bCs/>
            <w:color w:val="000000" w:themeColor="text1"/>
            <w:lang w:val="fr-ML"/>
            <w:rPrChange w:id="13165" w:author="Dr Mamadou SANOGO" w:date="2023-10-25T18:15:00Z">
              <w:rPr>
                <w:rFonts w:ascii="Cambria" w:hAnsi="Cambria" w:cs="Arial"/>
                <w:b/>
                <w:bCs/>
                <w:color w:val="000000"/>
                <w:lang w:val="fr-ML"/>
              </w:rPr>
            </w:rPrChange>
          </w:rPr>
          <w:t>Article 19 - Liberté d’association</w:t>
        </w:r>
      </w:ins>
    </w:p>
    <w:p w14:paraId="36502088" w14:textId="77777777" w:rsidR="00D3265D" w:rsidRPr="007A4AFC" w:rsidRDefault="00D3265D" w:rsidP="00D3265D">
      <w:pPr>
        <w:widowControl w:val="0"/>
        <w:autoSpaceDE w:val="0"/>
        <w:autoSpaceDN w:val="0"/>
        <w:adjustRightInd w:val="0"/>
        <w:spacing w:line="240" w:lineRule="auto"/>
        <w:rPr>
          <w:ins w:id="13166" w:author="Dr Mamadou SANOGO" w:date="2023-10-25T16:41:00Z"/>
          <w:rFonts w:ascii="Cambria" w:hAnsi="Cambria" w:cs="Arial"/>
          <w:color w:val="000000" w:themeColor="text1"/>
          <w:lang w:val="fr-ML"/>
          <w:rPrChange w:id="13167" w:author="Dr Mamadou SANOGO" w:date="2023-10-25T18:15:00Z">
            <w:rPr>
              <w:ins w:id="13168" w:author="Dr Mamadou SANOGO" w:date="2023-10-25T16:41:00Z"/>
              <w:rFonts w:ascii="Cambria" w:hAnsi="Cambria" w:cs="Arial"/>
              <w:color w:val="000000"/>
              <w:lang w:val="fr-ML"/>
            </w:rPr>
          </w:rPrChange>
        </w:rPr>
      </w:pPr>
      <w:ins w:id="13169" w:author="Dr Mamadou SANOGO" w:date="2023-10-25T16:41:00Z">
        <w:r w:rsidRPr="007A4AFC">
          <w:rPr>
            <w:rFonts w:ascii="Cambria" w:hAnsi="Cambria" w:cs="Arial"/>
            <w:color w:val="000000" w:themeColor="text1"/>
            <w:lang w:val="fr-ML"/>
            <w:rPrChange w:id="13170" w:author="Dr Mamadou SANOGO" w:date="2023-10-25T18:15:00Z">
              <w:rPr>
                <w:rFonts w:ascii="Cambria" w:hAnsi="Cambria" w:cs="Arial"/>
                <w:color w:val="000000"/>
                <w:lang w:val="fr-ML"/>
              </w:rPr>
            </w:rPrChange>
          </w:rPr>
          <w:t>Le droit d’association est garanti par la loi. La domiciliation d’une association au sein de l’École Privée de Santé Félix Houphouët Boigny est soumise à autorisation préalable.</w:t>
        </w:r>
      </w:ins>
    </w:p>
    <w:p w14:paraId="3AFCC55E" w14:textId="77777777" w:rsidR="00D3265D" w:rsidRPr="007A4AFC" w:rsidRDefault="00D3265D" w:rsidP="00D3265D">
      <w:pPr>
        <w:widowControl w:val="0"/>
        <w:autoSpaceDE w:val="0"/>
        <w:autoSpaceDN w:val="0"/>
        <w:adjustRightInd w:val="0"/>
        <w:spacing w:line="240" w:lineRule="auto"/>
        <w:rPr>
          <w:ins w:id="13171" w:author="Dr Mamadou SANOGO" w:date="2023-10-25T16:41:00Z"/>
          <w:rFonts w:ascii="Cambria" w:hAnsi="Cambria" w:cs="Arial"/>
          <w:color w:val="000000" w:themeColor="text1"/>
          <w:lang w:val="fr-ML"/>
          <w:rPrChange w:id="13172" w:author="Dr Mamadou SANOGO" w:date="2023-10-25T18:15:00Z">
            <w:rPr>
              <w:ins w:id="13173" w:author="Dr Mamadou SANOGO" w:date="2023-10-25T16:41:00Z"/>
              <w:rFonts w:ascii="Cambria" w:hAnsi="Cambria" w:cs="Arial"/>
              <w:color w:val="000000"/>
              <w:lang w:val="fr-ML"/>
            </w:rPr>
          </w:rPrChange>
        </w:rPr>
      </w:pPr>
      <w:ins w:id="13174" w:author="Dr Mamadou SANOGO" w:date="2023-10-25T16:41:00Z">
        <w:r w:rsidRPr="007A4AFC">
          <w:rPr>
            <w:rFonts w:ascii="Cambria" w:hAnsi="Cambria" w:cs="Arial"/>
            <w:color w:val="000000" w:themeColor="text1"/>
            <w:lang w:val="fr-ML"/>
            <w:rPrChange w:id="13175" w:author="Dr Mamadou SANOGO" w:date="2023-10-25T18:15:00Z">
              <w:rPr>
                <w:rFonts w:ascii="Cambria" w:hAnsi="Cambria" w:cs="Arial"/>
                <w:color w:val="000000"/>
                <w:lang w:val="fr-ML"/>
              </w:rPr>
            </w:rPrChange>
          </w:rPr>
          <w:t xml:space="preserve">La mise à disposition éventuelle d’un local doit faire l’objet d’une autorisation préalable qui peut prendre la forme d’une convention conclue entre l’École Privée de Santé Félix Houphouët </w:t>
        </w:r>
        <w:proofErr w:type="gramStart"/>
        <w:r w:rsidRPr="007A4AFC">
          <w:rPr>
            <w:rFonts w:ascii="Cambria" w:hAnsi="Cambria" w:cs="Arial"/>
            <w:color w:val="000000" w:themeColor="text1"/>
            <w:lang w:val="fr-ML"/>
            <w:rPrChange w:id="13176" w:author="Dr Mamadou SANOGO" w:date="2023-10-25T18:15:00Z">
              <w:rPr>
                <w:rFonts w:ascii="Cambria" w:hAnsi="Cambria" w:cs="Arial"/>
                <w:color w:val="000000"/>
                <w:lang w:val="fr-ML"/>
              </w:rPr>
            </w:rPrChange>
          </w:rPr>
          <w:t>Boigny  et</w:t>
        </w:r>
        <w:proofErr w:type="gramEnd"/>
        <w:r w:rsidRPr="007A4AFC">
          <w:rPr>
            <w:rFonts w:ascii="Cambria" w:hAnsi="Cambria" w:cs="Arial"/>
            <w:color w:val="000000" w:themeColor="text1"/>
            <w:lang w:val="fr-ML"/>
            <w:rPrChange w:id="13177" w:author="Dr Mamadou SANOGO" w:date="2023-10-25T18:15:00Z">
              <w:rPr>
                <w:rFonts w:ascii="Cambria" w:hAnsi="Cambria" w:cs="Arial"/>
                <w:color w:val="000000"/>
                <w:lang w:val="fr-ML"/>
              </w:rPr>
            </w:rPrChange>
          </w:rPr>
          <w:t xml:space="preserve"> l’association.</w:t>
        </w:r>
      </w:ins>
    </w:p>
    <w:p w14:paraId="0E2C7753" w14:textId="77777777" w:rsidR="00D3265D" w:rsidRPr="007A4AFC" w:rsidRDefault="00D3265D" w:rsidP="00D3265D">
      <w:pPr>
        <w:widowControl w:val="0"/>
        <w:autoSpaceDE w:val="0"/>
        <w:autoSpaceDN w:val="0"/>
        <w:adjustRightInd w:val="0"/>
        <w:spacing w:line="240" w:lineRule="auto"/>
        <w:rPr>
          <w:ins w:id="13178" w:author="Dr Mamadou SANOGO" w:date="2023-10-25T16:41:00Z"/>
          <w:rFonts w:ascii="Cambria" w:hAnsi="Cambria" w:cs="Arial"/>
          <w:color w:val="000000" w:themeColor="text1"/>
          <w:sz w:val="10"/>
          <w:lang w:val="fr-ML"/>
          <w:rPrChange w:id="13179" w:author="Dr Mamadou SANOGO" w:date="2023-10-25T18:15:00Z">
            <w:rPr>
              <w:ins w:id="13180" w:author="Dr Mamadou SANOGO" w:date="2023-10-25T16:41:00Z"/>
              <w:rFonts w:ascii="Cambria" w:hAnsi="Cambria" w:cs="Arial"/>
              <w:color w:val="000000"/>
              <w:sz w:val="10"/>
              <w:lang w:val="fr-ML"/>
            </w:rPr>
          </w:rPrChange>
        </w:rPr>
      </w:pPr>
    </w:p>
    <w:p w14:paraId="5AEA6C44" w14:textId="77777777" w:rsidR="00D3265D" w:rsidRPr="007A4AFC" w:rsidRDefault="00D3265D" w:rsidP="00D3265D">
      <w:pPr>
        <w:widowControl w:val="0"/>
        <w:autoSpaceDE w:val="0"/>
        <w:autoSpaceDN w:val="0"/>
        <w:adjustRightInd w:val="0"/>
        <w:spacing w:line="240" w:lineRule="auto"/>
        <w:rPr>
          <w:ins w:id="13181" w:author="Dr Mamadou SANOGO" w:date="2023-10-25T16:41:00Z"/>
          <w:rFonts w:ascii="Cambria" w:hAnsi="Cambria" w:cs="Arial"/>
          <w:color w:val="000000" w:themeColor="text1"/>
          <w:lang w:val="fr-ML"/>
          <w:rPrChange w:id="13182" w:author="Dr Mamadou SANOGO" w:date="2023-10-25T18:15:00Z">
            <w:rPr>
              <w:ins w:id="13183" w:author="Dr Mamadou SANOGO" w:date="2023-10-25T16:41:00Z"/>
              <w:rFonts w:ascii="Cambria" w:hAnsi="Cambria" w:cs="Arial"/>
              <w:color w:val="000000"/>
              <w:lang w:val="fr-ML"/>
            </w:rPr>
          </w:rPrChange>
        </w:rPr>
      </w:pPr>
      <w:ins w:id="13184" w:author="Dr Mamadou SANOGO" w:date="2023-10-25T16:41:00Z">
        <w:r w:rsidRPr="007A4AFC">
          <w:rPr>
            <w:rFonts w:ascii="Cambria" w:hAnsi="Cambria" w:cs="Arial"/>
            <w:b/>
            <w:bCs/>
            <w:color w:val="000000" w:themeColor="text1"/>
            <w:lang w:val="fr-ML"/>
            <w:rPrChange w:id="13185" w:author="Dr Mamadou SANOGO" w:date="2023-10-25T18:15:00Z">
              <w:rPr>
                <w:rFonts w:ascii="Cambria" w:hAnsi="Cambria" w:cs="Arial"/>
                <w:b/>
                <w:bCs/>
                <w:color w:val="000000"/>
                <w:lang w:val="fr-ML"/>
              </w:rPr>
            </w:rPrChange>
          </w:rPr>
          <w:t>Article 20 - Tracts et affichages</w:t>
        </w:r>
      </w:ins>
    </w:p>
    <w:p w14:paraId="6E48409F" w14:textId="77777777" w:rsidR="00D3265D" w:rsidRPr="007A4AFC" w:rsidRDefault="00D3265D" w:rsidP="00D3265D">
      <w:pPr>
        <w:widowControl w:val="0"/>
        <w:autoSpaceDE w:val="0"/>
        <w:autoSpaceDN w:val="0"/>
        <w:adjustRightInd w:val="0"/>
        <w:spacing w:line="240" w:lineRule="auto"/>
        <w:rPr>
          <w:ins w:id="13186" w:author="Dr Mamadou SANOGO" w:date="2023-10-25T16:41:00Z"/>
          <w:rFonts w:ascii="Cambria" w:hAnsi="Cambria" w:cs="Arial"/>
          <w:color w:val="000000" w:themeColor="text1"/>
          <w:lang w:val="fr-ML"/>
          <w:rPrChange w:id="13187" w:author="Dr Mamadou SANOGO" w:date="2023-10-25T18:15:00Z">
            <w:rPr>
              <w:ins w:id="13188" w:author="Dr Mamadou SANOGO" w:date="2023-10-25T16:41:00Z"/>
              <w:rFonts w:ascii="Cambria" w:hAnsi="Cambria" w:cs="Arial"/>
              <w:color w:val="000000"/>
              <w:lang w:val="fr-ML"/>
            </w:rPr>
          </w:rPrChange>
        </w:rPr>
      </w:pPr>
      <w:ins w:id="13189" w:author="Dr Mamadou SANOGO" w:date="2023-10-25T16:41:00Z">
        <w:r w:rsidRPr="007A4AFC">
          <w:rPr>
            <w:rFonts w:ascii="Cambria" w:hAnsi="Cambria" w:cs="Arial"/>
            <w:b/>
            <w:bCs/>
            <w:color w:val="000000" w:themeColor="text1"/>
            <w:lang w:val="fr-ML"/>
            <w:rPrChange w:id="13190" w:author="Dr Mamadou SANOGO" w:date="2023-10-25T18:15:00Z">
              <w:rPr>
                <w:rFonts w:ascii="Cambria" w:hAnsi="Cambria" w:cs="Arial"/>
                <w:b/>
                <w:bCs/>
                <w:color w:val="000000"/>
                <w:lang w:val="fr-ML"/>
              </w:rPr>
            </w:rPrChange>
          </w:rPr>
          <w:t>20-1</w:t>
        </w:r>
        <w:r w:rsidRPr="007A4AFC">
          <w:rPr>
            <w:rFonts w:ascii="Cambria" w:hAnsi="Cambria" w:cs="Arial"/>
            <w:color w:val="000000" w:themeColor="text1"/>
            <w:lang w:val="fr-ML"/>
            <w:rPrChange w:id="13191" w:author="Dr Mamadou SANOGO" w:date="2023-10-25T18:15:00Z">
              <w:rPr>
                <w:rFonts w:ascii="Cambria" w:hAnsi="Cambria" w:cs="Arial"/>
                <w:color w:val="000000"/>
                <w:lang w:val="fr-ML"/>
              </w:rPr>
            </w:rPrChange>
          </w:rPr>
          <w:t>L’École Privée de Santé Félix Houphouët Boigny peut mettre à la disposition des étudiants des panneaux d’affichage.</w:t>
        </w:r>
      </w:ins>
    </w:p>
    <w:p w14:paraId="64E3FE62" w14:textId="77777777" w:rsidR="00D3265D" w:rsidRPr="007A4AFC" w:rsidRDefault="00D3265D" w:rsidP="00D3265D">
      <w:pPr>
        <w:widowControl w:val="0"/>
        <w:autoSpaceDE w:val="0"/>
        <w:autoSpaceDN w:val="0"/>
        <w:adjustRightInd w:val="0"/>
        <w:spacing w:line="240" w:lineRule="auto"/>
        <w:rPr>
          <w:ins w:id="13192" w:author="Dr Mamadou SANOGO" w:date="2023-10-25T16:41:00Z"/>
          <w:rFonts w:ascii="Cambria" w:hAnsi="Cambria" w:cs="Arial"/>
          <w:color w:val="000000" w:themeColor="text1"/>
          <w:lang w:val="fr-ML"/>
          <w:rPrChange w:id="13193" w:author="Dr Mamadou SANOGO" w:date="2023-10-25T18:15:00Z">
            <w:rPr>
              <w:ins w:id="13194" w:author="Dr Mamadou SANOGO" w:date="2023-10-25T16:41:00Z"/>
              <w:rFonts w:ascii="Cambria" w:hAnsi="Cambria" w:cs="Arial"/>
              <w:color w:val="000000"/>
              <w:lang w:val="fr-ML"/>
            </w:rPr>
          </w:rPrChange>
        </w:rPr>
      </w:pPr>
      <w:ins w:id="13195" w:author="Dr Mamadou SANOGO" w:date="2023-10-25T16:41:00Z">
        <w:r w:rsidRPr="007A4AFC">
          <w:rPr>
            <w:rFonts w:ascii="Cambria" w:hAnsi="Cambria" w:cs="Arial"/>
            <w:b/>
            <w:bCs/>
            <w:color w:val="000000" w:themeColor="text1"/>
            <w:lang w:val="fr-ML"/>
            <w:rPrChange w:id="13196" w:author="Dr Mamadou SANOGO" w:date="2023-10-25T18:15:00Z">
              <w:rPr>
                <w:rFonts w:ascii="Cambria" w:hAnsi="Cambria" w:cs="Arial"/>
                <w:b/>
                <w:bCs/>
                <w:color w:val="000000"/>
                <w:lang w:val="fr-ML"/>
              </w:rPr>
            </w:rPrChange>
          </w:rPr>
          <w:t xml:space="preserve">20-2 </w:t>
        </w:r>
        <w:r w:rsidRPr="007A4AFC">
          <w:rPr>
            <w:rFonts w:ascii="Cambria" w:hAnsi="Cambria" w:cs="Arial"/>
            <w:color w:val="000000" w:themeColor="text1"/>
            <w:lang w:val="fr-ML"/>
            <w:rPrChange w:id="13197" w:author="Dr Mamadou SANOGO" w:date="2023-10-25T18:15:00Z">
              <w:rPr>
                <w:rFonts w:ascii="Cambria" w:hAnsi="Cambria" w:cs="Arial"/>
                <w:color w:val="000000"/>
                <w:lang w:val="fr-ML"/>
              </w:rPr>
            </w:rPrChange>
          </w:rPr>
          <w:t xml:space="preserve">Dans le respect de la liberté d’information et d’expression à l’égard des problèmes politiques, économiques, sociaux et culturels, la distribution de tracts ou de tout document par les usagers et </w:t>
        </w:r>
        <w:r w:rsidRPr="007A4AFC">
          <w:rPr>
            <w:rFonts w:ascii="Cambria" w:hAnsi="Cambria" w:cs="Arial"/>
            <w:color w:val="000000" w:themeColor="text1"/>
            <w:lang w:val="fr-ML"/>
            <w:rPrChange w:id="13198" w:author="Dr Mamadou SANOGO" w:date="2023-10-25T18:15:00Z">
              <w:rPr>
                <w:rFonts w:ascii="Cambria" w:hAnsi="Cambria" w:cs="Arial"/>
                <w:color w:val="000000"/>
                <w:lang w:val="fr-ML"/>
              </w:rPr>
            </w:rPrChange>
          </w:rPr>
          <w:lastRenderedPageBreak/>
          <w:t>les personnels est autorisée au sein de l’École Privée de Santé Félix Houphouët Boigny mais sous condition.</w:t>
        </w:r>
      </w:ins>
    </w:p>
    <w:p w14:paraId="19A2E1BA" w14:textId="77777777" w:rsidR="00D3265D" w:rsidRPr="007A4AFC" w:rsidRDefault="00D3265D" w:rsidP="00D3265D">
      <w:pPr>
        <w:widowControl w:val="0"/>
        <w:autoSpaceDE w:val="0"/>
        <w:autoSpaceDN w:val="0"/>
        <w:adjustRightInd w:val="0"/>
        <w:spacing w:line="240" w:lineRule="auto"/>
        <w:rPr>
          <w:ins w:id="13199" w:author="Dr Mamadou SANOGO" w:date="2023-10-25T16:41:00Z"/>
          <w:rFonts w:ascii="Cambria" w:hAnsi="Cambria" w:cs="Arial"/>
          <w:color w:val="000000" w:themeColor="text1"/>
          <w:lang w:val="fr-ML"/>
          <w:rPrChange w:id="13200" w:author="Dr Mamadou SANOGO" w:date="2023-10-25T18:15:00Z">
            <w:rPr>
              <w:ins w:id="13201" w:author="Dr Mamadou SANOGO" w:date="2023-10-25T16:41:00Z"/>
              <w:rFonts w:ascii="Cambria" w:hAnsi="Cambria" w:cs="Arial"/>
              <w:color w:val="000000"/>
              <w:lang w:val="fr-ML"/>
            </w:rPr>
          </w:rPrChange>
        </w:rPr>
      </w:pPr>
      <w:ins w:id="13202" w:author="Dr Mamadou SANOGO" w:date="2023-10-25T16:41:00Z">
        <w:r w:rsidRPr="007A4AFC">
          <w:rPr>
            <w:rFonts w:ascii="Cambria" w:hAnsi="Cambria" w:cs="Arial"/>
            <w:b/>
            <w:bCs/>
            <w:color w:val="000000" w:themeColor="text1"/>
            <w:lang w:val="fr-ML"/>
            <w:rPrChange w:id="13203" w:author="Dr Mamadou SANOGO" w:date="2023-10-25T18:15:00Z">
              <w:rPr>
                <w:rFonts w:ascii="Cambria" w:hAnsi="Cambria" w:cs="Arial"/>
                <w:b/>
                <w:bCs/>
                <w:color w:val="000000"/>
                <w:lang w:val="fr-ML"/>
              </w:rPr>
            </w:rPrChange>
          </w:rPr>
          <w:t xml:space="preserve">20-3 </w:t>
        </w:r>
        <w:r w:rsidRPr="007A4AFC">
          <w:rPr>
            <w:rFonts w:ascii="Cambria" w:hAnsi="Cambria" w:cs="Arial"/>
            <w:color w:val="000000" w:themeColor="text1"/>
            <w:lang w:val="fr-ML"/>
            <w:rPrChange w:id="13204" w:author="Dr Mamadou SANOGO" w:date="2023-10-25T18:15:00Z">
              <w:rPr>
                <w:rFonts w:ascii="Cambria" w:hAnsi="Cambria" w:cs="Arial"/>
                <w:color w:val="000000"/>
                <w:lang w:val="fr-ML"/>
              </w:rPr>
            </w:rPrChange>
          </w:rPr>
          <w:t>La distribution de tracts ou de tout document (notamment à caractère commercial) par une personne extérieure à l’École Privée de Santé Félix Houphouët Boigny ou pour son compte est interdite, sauf autorisation expresse accordée par le Directeur Général.</w:t>
        </w:r>
      </w:ins>
    </w:p>
    <w:p w14:paraId="18BA542B" w14:textId="77777777" w:rsidR="00D3265D" w:rsidRPr="007A4AFC" w:rsidRDefault="00D3265D" w:rsidP="00D3265D">
      <w:pPr>
        <w:widowControl w:val="0"/>
        <w:autoSpaceDE w:val="0"/>
        <w:autoSpaceDN w:val="0"/>
        <w:adjustRightInd w:val="0"/>
        <w:spacing w:line="240" w:lineRule="auto"/>
        <w:rPr>
          <w:ins w:id="13205" w:author="Dr Mamadou SANOGO" w:date="2023-10-25T16:41:00Z"/>
          <w:rFonts w:ascii="Cambria" w:hAnsi="Cambria" w:cs="Arial"/>
          <w:color w:val="000000" w:themeColor="text1"/>
          <w:lang w:val="fr-ML"/>
          <w:rPrChange w:id="13206" w:author="Dr Mamadou SANOGO" w:date="2023-10-25T18:15:00Z">
            <w:rPr>
              <w:ins w:id="13207" w:author="Dr Mamadou SANOGO" w:date="2023-10-25T16:41:00Z"/>
              <w:rFonts w:ascii="Cambria" w:hAnsi="Cambria" w:cs="Arial"/>
              <w:color w:val="000000"/>
              <w:lang w:val="fr-ML"/>
            </w:rPr>
          </w:rPrChange>
        </w:rPr>
      </w:pPr>
      <w:ins w:id="13208" w:author="Dr Mamadou SANOGO" w:date="2023-10-25T16:41:00Z">
        <w:r w:rsidRPr="007A4AFC">
          <w:rPr>
            <w:rFonts w:ascii="Cambria" w:hAnsi="Cambria" w:cs="Arial"/>
            <w:b/>
            <w:bCs/>
            <w:color w:val="000000" w:themeColor="text1"/>
            <w:lang w:val="fr-ML"/>
            <w:rPrChange w:id="13209" w:author="Dr Mamadou SANOGO" w:date="2023-10-25T18:15:00Z">
              <w:rPr>
                <w:rFonts w:ascii="Cambria" w:hAnsi="Cambria" w:cs="Arial"/>
                <w:b/>
                <w:bCs/>
                <w:color w:val="000000"/>
                <w:lang w:val="fr-ML"/>
              </w:rPr>
            </w:rPrChange>
          </w:rPr>
          <w:t xml:space="preserve">20-4 </w:t>
        </w:r>
        <w:r w:rsidRPr="007A4AFC">
          <w:rPr>
            <w:rFonts w:ascii="Cambria" w:hAnsi="Cambria" w:cs="Arial"/>
            <w:color w:val="000000" w:themeColor="text1"/>
            <w:lang w:val="fr-ML"/>
            <w:rPrChange w:id="13210" w:author="Dr Mamadou SANOGO" w:date="2023-10-25T18:15:00Z">
              <w:rPr>
                <w:rFonts w:ascii="Cambria" w:hAnsi="Cambria" w:cs="Arial"/>
                <w:color w:val="000000"/>
                <w:lang w:val="fr-ML"/>
              </w:rPr>
            </w:rPrChange>
          </w:rPr>
          <w:t>Les affichages et distributions doivent être :</w:t>
        </w:r>
      </w:ins>
    </w:p>
    <w:p w14:paraId="3F3BC6EB" w14:textId="77777777" w:rsidR="00D3265D" w:rsidRPr="007A4AFC" w:rsidRDefault="00D3265D" w:rsidP="00D3265D">
      <w:pPr>
        <w:widowControl w:val="0"/>
        <w:autoSpaceDE w:val="0"/>
        <w:autoSpaceDN w:val="0"/>
        <w:adjustRightInd w:val="0"/>
        <w:spacing w:line="240" w:lineRule="auto"/>
        <w:rPr>
          <w:ins w:id="13211" w:author="Dr Mamadou SANOGO" w:date="2023-10-25T16:41:00Z"/>
          <w:rFonts w:ascii="Cambria" w:hAnsi="Cambria" w:cs="Arial"/>
          <w:color w:val="000000" w:themeColor="text1"/>
          <w:lang w:val="fr-ML"/>
          <w:rPrChange w:id="13212" w:author="Dr Mamadou SANOGO" w:date="2023-10-25T18:15:00Z">
            <w:rPr>
              <w:ins w:id="13213" w:author="Dr Mamadou SANOGO" w:date="2023-10-25T16:41:00Z"/>
              <w:rFonts w:ascii="Cambria" w:hAnsi="Cambria" w:cs="Arial"/>
              <w:color w:val="000000"/>
              <w:lang w:val="fr-ML"/>
            </w:rPr>
          </w:rPrChange>
        </w:rPr>
      </w:pPr>
      <w:ins w:id="13214" w:author="Dr Mamadou SANOGO" w:date="2023-10-25T16:41:00Z">
        <w:r w:rsidRPr="007A4AFC">
          <w:rPr>
            <w:rFonts w:ascii="Cambria" w:hAnsi="Cambria" w:cs="Arial"/>
            <w:color w:val="000000" w:themeColor="text1"/>
            <w:lang w:val="fr-ML"/>
            <w:rPrChange w:id="13215" w:author="Dr Mamadou SANOGO" w:date="2023-10-25T18:15:00Z">
              <w:rPr>
                <w:rFonts w:ascii="Cambria" w:hAnsi="Cambria" w:cs="Arial"/>
                <w:color w:val="000000"/>
                <w:lang w:val="fr-ML"/>
              </w:rPr>
            </w:rPrChange>
          </w:rPr>
          <w:t>- insusceptibles de porter atteinte au fonctionnement et aux principes du service public de l’enseignement supérieur ;</w:t>
        </w:r>
      </w:ins>
    </w:p>
    <w:p w14:paraId="734B0248" w14:textId="77777777" w:rsidR="00D3265D" w:rsidRPr="007A4AFC" w:rsidRDefault="00D3265D" w:rsidP="00D3265D">
      <w:pPr>
        <w:widowControl w:val="0"/>
        <w:autoSpaceDE w:val="0"/>
        <w:autoSpaceDN w:val="0"/>
        <w:adjustRightInd w:val="0"/>
        <w:spacing w:line="240" w:lineRule="auto"/>
        <w:rPr>
          <w:ins w:id="13216" w:author="Dr Mamadou SANOGO" w:date="2023-10-25T16:41:00Z"/>
          <w:rFonts w:ascii="Cambria" w:hAnsi="Cambria" w:cs="Arial"/>
          <w:color w:val="000000" w:themeColor="text1"/>
          <w:lang w:val="fr-ML"/>
          <w:rPrChange w:id="13217" w:author="Dr Mamadou SANOGO" w:date="2023-10-25T18:15:00Z">
            <w:rPr>
              <w:ins w:id="13218" w:author="Dr Mamadou SANOGO" w:date="2023-10-25T16:41:00Z"/>
              <w:rFonts w:ascii="Cambria" w:hAnsi="Cambria" w:cs="Arial"/>
              <w:color w:val="000000"/>
              <w:lang w:val="fr-ML"/>
            </w:rPr>
          </w:rPrChange>
        </w:rPr>
      </w:pPr>
      <w:ins w:id="13219" w:author="Dr Mamadou SANOGO" w:date="2023-10-25T16:41:00Z">
        <w:r w:rsidRPr="007A4AFC">
          <w:rPr>
            <w:rFonts w:ascii="Cambria" w:hAnsi="Cambria" w:cs="Arial"/>
            <w:color w:val="000000" w:themeColor="text1"/>
            <w:lang w:val="fr-ML"/>
            <w:rPrChange w:id="13220" w:author="Dr Mamadou SANOGO" w:date="2023-10-25T18:15:00Z">
              <w:rPr>
                <w:rFonts w:ascii="Cambria" w:hAnsi="Cambria" w:cs="Arial"/>
                <w:color w:val="000000"/>
                <w:lang w:val="fr-ML"/>
              </w:rPr>
            </w:rPrChange>
          </w:rPr>
          <w:t>- insusceptibles de porter atteinte au respect des personnes et à l’image de l’École Privée de Santé Félix Houphouët Boigny ;</w:t>
        </w:r>
      </w:ins>
    </w:p>
    <w:p w14:paraId="1FA366FD" w14:textId="77777777" w:rsidR="00D3265D" w:rsidRPr="007A4AFC" w:rsidRDefault="00D3265D" w:rsidP="00D3265D">
      <w:pPr>
        <w:widowControl w:val="0"/>
        <w:autoSpaceDE w:val="0"/>
        <w:autoSpaceDN w:val="0"/>
        <w:adjustRightInd w:val="0"/>
        <w:spacing w:line="240" w:lineRule="auto"/>
        <w:rPr>
          <w:ins w:id="13221" w:author="Dr Mamadou SANOGO" w:date="2023-10-25T16:41:00Z"/>
          <w:rFonts w:ascii="Cambria" w:hAnsi="Cambria" w:cs="Arial"/>
          <w:color w:val="000000" w:themeColor="text1"/>
          <w:lang w:val="fr-ML"/>
          <w:rPrChange w:id="13222" w:author="Dr Mamadou SANOGO" w:date="2023-10-25T18:15:00Z">
            <w:rPr>
              <w:ins w:id="13223" w:author="Dr Mamadou SANOGO" w:date="2023-10-25T16:41:00Z"/>
              <w:rFonts w:ascii="Cambria" w:hAnsi="Cambria" w:cs="Arial"/>
              <w:color w:val="000000"/>
              <w:lang w:val="fr-ML"/>
            </w:rPr>
          </w:rPrChange>
        </w:rPr>
      </w:pPr>
      <w:ins w:id="13224" w:author="Dr Mamadou SANOGO" w:date="2023-10-25T16:41:00Z">
        <w:r w:rsidRPr="007A4AFC">
          <w:rPr>
            <w:rFonts w:ascii="Cambria" w:hAnsi="Cambria" w:cs="Arial"/>
            <w:color w:val="000000" w:themeColor="text1"/>
            <w:lang w:val="fr-ML"/>
            <w:rPrChange w:id="13225" w:author="Dr Mamadou SANOGO" w:date="2023-10-25T18:15:00Z">
              <w:rPr>
                <w:rFonts w:ascii="Cambria" w:hAnsi="Cambria" w:cs="Arial"/>
                <w:color w:val="000000"/>
                <w:lang w:val="fr-ML"/>
              </w:rPr>
            </w:rPrChange>
          </w:rPr>
          <w:t>- respectueux de l’environnement et des bonnes mœurs.</w:t>
        </w:r>
      </w:ins>
    </w:p>
    <w:p w14:paraId="5AB2C1DD" w14:textId="77777777" w:rsidR="00D3265D" w:rsidRPr="007A4AFC" w:rsidRDefault="00D3265D" w:rsidP="00D3265D">
      <w:pPr>
        <w:widowControl w:val="0"/>
        <w:autoSpaceDE w:val="0"/>
        <w:autoSpaceDN w:val="0"/>
        <w:adjustRightInd w:val="0"/>
        <w:spacing w:line="240" w:lineRule="auto"/>
        <w:rPr>
          <w:ins w:id="13226" w:author="Dr Mamadou SANOGO" w:date="2023-10-25T16:41:00Z"/>
          <w:rFonts w:ascii="Cambria" w:hAnsi="Cambria" w:cs="Arial"/>
          <w:b/>
          <w:bCs/>
          <w:color w:val="000000" w:themeColor="text1"/>
          <w:lang w:val="fr-ML"/>
          <w:rPrChange w:id="13227" w:author="Dr Mamadou SANOGO" w:date="2023-10-25T18:15:00Z">
            <w:rPr>
              <w:ins w:id="13228" w:author="Dr Mamadou SANOGO" w:date="2023-10-25T16:41:00Z"/>
              <w:rFonts w:ascii="Cambria" w:hAnsi="Cambria" w:cs="Arial"/>
              <w:b/>
              <w:bCs/>
              <w:color w:val="000000"/>
              <w:lang w:val="fr-ML"/>
            </w:rPr>
          </w:rPrChange>
        </w:rPr>
      </w:pPr>
    </w:p>
    <w:p w14:paraId="16C41FD7" w14:textId="77777777" w:rsidR="00D3265D" w:rsidRPr="007A4AFC" w:rsidRDefault="00D3265D" w:rsidP="0027496F">
      <w:pPr>
        <w:widowControl w:val="0"/>
        <w:autoSpaceDE w:val="0"/>
        <w:autoSpaceDN w:val="0"/>
        <w:adjustRightInd w:val="0"/>
        <w:spacing w:line="240" w:lineRule="auto"/>
        <w:rPr>
          <w:ins w:id="13229" w:author="Dr Mamadou SANOGO" w:date="2023-10-25T16:41:00Z"/>
          <w:rFonts w:ascii="Cambria" w:hAnsi="Cambria" w:cs="Arial"/>
          <w:color w:val="000000" w:themeColor="text1"/>
          <w:lang w:val="fr-ML"/>
          <w:rPrChange w:id="13230" w:author="Dr Mamadou SANOGO" w:date="2023-10-25T18:15:00Z">
            <w:rPr>
              <w:ins w:id="13231" w:author="Dr Mamadou SANOGO" w:date="2023-10-25T16:41:00Z"/>
              <w:rFonts w:ascii="Cambria" w:hAnsi="Cambria" w:cs="Arial"/>
              <w:color w:val="000000"/>
              <w:lang w:val="fr-ML"/>
            </w:rPr>
          </w:rPrChange>
        </w:rPr>
      </w:pPr>
      <w:ins w:id="13232" w:author="Dr Mamadou SANOGO" w:date="2023-10-25T16:41:00Z">
        <w:r w:rsidRPr="007A4AFC">
          <w:rPr>
            <w:rFonts w:ascii="Cambria" w:hAnsi="Cambria" w:cs="Arial"/>
            <w:b/>
            <w:bCs/>
            <w:color w:val="000000" w:themeColor="text1"/>
            <w:lang w:val="fr-ML"/>
            <w:rPrChange w:id="13233" w:author="Dr Mamadou SANOGO" w:date="2023-10-25T18:15:00Z">
              <w:rPr>
                <w:rFonts w:ascii="Cambria" w:hAnsi="Cambria" w:cs="Arial"/>
                <w:b/>
                <w:bCs/>
                <w:color w:val="000000"/>
                <w:lang w:val="fr-ML"/>
              </w:rPr>
            </w:rPrChange>
          </w:rPr>
          <w:t xml:space="preserve">20-5 </w:t>
        </w:r>
        <w:r w:rsidRPr="007A4AFC">
          <w:rPr>
            <w:rFonts w:ascii="Cambria" w:hAnsi="Cambria" w:cs="Arial"/>
            <w:color w:val="000000" w:themeColor="text1"/>
            <w:lang w:val="fr-ML"/>
            <w:rPrChange w:id="13234" w:author="Dr Mamadou SANOGO" w:date="2023-10-25T18:15:00Z">
              <w:rPr>
                <w:rFonts w:ascii="Cambria" w:hAnsi="Cambria" w:cs="Arial"/>
                <w:color w:val="000000"/>
                <w:lang w:val="fr-ML"/>
              </w:rPr>
            </w:rPrChange>
          </w:rPr>
          <w:t>Toute personne ou groupement de personnes est responsable du contenu des documents qu’elle ou qu’il distribue, diffuse ou affiche. Tout document doit mentionner la désignation précise de son auteur sans confusion possible avec l’École Privée de Santé Félix Houphouët Boigny.</w:t>
        </w:r>
      </w:ins>
    </w:p>
    <w:p w14:paraId="7D064BCD" w14:textId="77777777" w:rsidR="00D3265D" w:rsidRPr="007A4AFC" w:rsidRDefault="00D3265D" w:rsidP="00D3265D">
      <w:pPr>
        <w:widowControl w:val="0"/>
        <w:autoSpaceDE w:val="0"/>
        <w:autoSpaceDN w:val="0"/>
        <w:adjustRightInd w:val="0"/>
        <w:spacing w:line="240" w:lineRule="auto"/>
        <w:rPr>
          <w:ins w:id="13235" w:author="Dr Mamadou SANOGO" w:date="2023-10-25T16:41:00Z"/>
          <w:rFonts w:ascii="Cambria" w:hAnsi="Cambria" w:cs="Arial"/>
          <w:color w:val="000000" w:themeColor="text1"/>
          <w:sz w:val="10"/>
          <w:lang w:val="fr-ML"/>
          <w:rPrChange w:id="13236" w:author="Dr Mamadou SANOGO" w:date="2023-10-25T18:15:00Z">
            <w:rPr>
              <w:ins w:id="13237" w:author="Dr Mamadou SANOGO" w:date="2023-10-25T16:41:00Z"/>
              <w:rFonts w:ascii="Cambria" w:hAnsi="Cambria" w:cs="Arial"/>
              <w:color w:val="000000"/>
              <w:sz w:val="10"/>
              <w:lang w:val="fr-ML"/>
            </w:rPr>
          </w:rPrChange>
        </w:rPr>
      </w:pPr>
    </w:p>
    <w:p w14:paraId="7596E95C" w14:textId="77777777" w:rsidR="00D3265D" w:rsidRPr="007A4AFC" w:rsidRDefault="00D3265D" w:rsidP="00D3265D">
      <w:pPr>
        <w:widowControl w:val="0"/>
        <w:autoSpaceDE w:val="0"/>
        <w:autoSpaceDN w:val="0"/>
        <w:adjustRightInd w:val="0"/>
        <w:spacing w:line="240" w:lineRule="auto"/>
        <w:rPr>
          <w:ins w:id="13238" w:author="Dr Mamadou SANOGO" w:date="2023-10-25T16:41:00Z"/>
          <w:rFonts w:ascii="Cambria" w:hAnsi="Cambria" w:cs="Arial"/>
          <w:color w:val="000000" w:themeColor="text1"/>
          <w:lang w:val="fr-ML"/>
          <w:rPrChange w:id="13239" w:author="Dr Mamadou SANOGO" w:date="2023-10-25T18:15:00Z">
            <w:rPr>
              <w:ins w:id="13240" w:author="Dr Mamadou SANOGO" w:date="2023-10-25T16:41:00Z"/>
              <w:rFonts w:ascii="Cambria" w:hAnsi="Cambria" w:cs="Arial"/>
              <w:color w:val="000000"/>
              <w:lang w:val="fr-ML"/>
            </w:rPr>
          </w:rPrChange>
        </w:rPr>
      </w:pPr>
      <w:ins w:id="13241" w:author="Dr Mamadou SANOGO" w:date="2023-10-25T16:41:00Z">
        <w:r w:rsidRPr="007A4AFC">
          <w:rPr>
            <w:rFonts w:ascii="Cambria" w:hAnsi="Cambria" w:cs="Arial"/>
            <w:b/>
            <w:bCs/>
            <w:color w:val="000000" w:themeColor="text1"/>
            <w:lang w:val="fr-ML"/>
            <w:rPrChange w:id="13242" w:author="Dr Mamadou SANOGO" w:date="2023-10-25T18:15:00Z">
              <w:rPr>
                <w:rFonts w:ascii="Cambria" w:hAnsi="Cambria" w:cs="Arial"/>
                <w:b/>
                <w:bCs/>
                <w:color w:val="000000"/>
                <w:lang w:val="fr-ML"/>
              </w:rPr>
            </w:rPrChange>
          </w:rPr>
          <w:t>Article 21 - Liberté de réunion</w:t>
        </w:r>
      </w:ins>
    </w:p>
    <w:p w14:paraId="39837239" w14:textId="77777777" w:rsidR="00D3265D" w:rsidRPr="007A4AFC" w:rsidRDefault="00D3265D" w:rsidP="00D3265D">
      <w:pPr>
        <w:widowControl w:val="0"/>
        <w:autoSpaceDE w:val="0"/>
        <w:autoSpaceDN w:val="0"/>
        <w:adjustRightInd w:val="0"/>
        <w:spacing w:line="240" w:lineRule="auto"/>
        <w:rPr>
          <w:ins w:id="13243" w:author="Dr Mamadou SANOGO" w:date="2023-10-25T16:41:00Z"/>
          <w:rFonts w:ascii="Cambria" w:hAnsi="Cambria" w:cs="Arial"/>
          <w:color w:val="000000" w:themeColor="text1"/>
          <w:lang w:val="fr-ML"/>
          <w:rPrChange w:id="13244" w:author="Dr Mamadou SANOGO" w:date="2023-10-25T18:15:00Z">
            <w:rPr>
              <w:ins w:id="13245" w:author="Dr Mamadou SANOGO" w:date="2023-10-25T16:41:00Z"/>
              <w:rFonts w:ascii="Cambria" w:hAnsi="Cambria" w:cs="Arial"/>
              <w:color w:val="000000"/>
              <w:lang w:val="fr-ML"/>
            </w:rPr>
          </w:rPrChange>
        </w:rPr>
      </w:pPr>
      <w:ins w:id="13246" w:author="Dr Mamadou SANOGO" w:date="2023-10-25T16:41:00Z">
        <w:r w:rsidRPr="007A4AFC">
          <w:rPr>
            <w:rFonts w:ascii="Cambria" w:hAnsi="Cambria" w:cs="Arial"/>
            <w:b/>
            <w:bCs/>
            <w:color w:val="000000" w:themeColor="text1"/>
            <w:lang w:val="fr-ML"/>
            <w:rPrChange w:id="13247" w:author="Dr Mamadou SANOGO" w:date="2023-10-25T18:15:00Z">
              <w:rPr>
                <w:rFonts w:ascii="Cambria" w:hAnsi="Cambria" w:cs="Arial"/>
                <w:b/>
                <w:bCs/>
                <w:color w:val="000000"/>
                <w:lang w:val="fr-ML"/>
              </w:rPr>
            </w:rPrChange>
          </w:rPr>
          <w:t xml:space="preserve">21-1 </w:t>
        </w:r>
        <w:r w:rsidRPr="007A4AFC">
          <w:rPr>
            <w:rFonts w:ascii="Cambria" w:hAnsi="Cambria" w:cs="Arial"/>
            <w:color w:val="000000" w:themeColor="text1"/>
            <w:lang w:val="fr-ML"/>
            <w:rPrChange w:id="13248" w:author="Dr Mamadou SANOGO" w:date="2023-10-25T18:15:00Z">
              <w:rPr>
                <w:rFonts w:ascii="Cambria" w:hAnsi="Cambria" w:cs="Arial"/>
                <w:color w:val="000000"/>
                <w:lang w:val="fr-ML"/>
              </w:rPr>
            </w:rPrChange>
          </w:rPr>
          <w: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t>
        </w:r>
      </w:ins>
    </w:p>
    <w:p w14:paraId="02C1BBAB" w14:textId="77777777" w:rsidR="00D3265D" w:rsidRPr="007A4AFC" w:rsidRDefault="00D3265D" w:rsidP="00D3265D">
      <w:pPr>
        <w:widowControl w:val="0"/>
        <w:autoSpaceDE w:val="0"/>
        <w:autoSpaceDN w:val="0"/>
        <w:adjustRightInd w:val="0"/>
        <w:spacing w:line="240" w:lineRule="auto"/>
        <w:rPr>
          <w:ins w:id="13249" w:author="Dr Mamadou SANOGO" w:date="2023-10-25T16:41:00Z"/>
          <w:rFonts w:ascii="Cambria" w:hAnsi="Cambria" w:cs="Arial"/>
          <w:color w:val="000000" w:themeColor="text1"/>
          <w:lang w:val="fr-ML"/>
          <w:rPrChange w:id="13250" w:author="Dr Mamadou SANOGO" w:date="2023-10-25T18:15:00Z">
            <w:rPr>
              <w:ins w:id="13251" w:author="Dr Mamadou SANOGO" w:date="2023-10-25T16:41:00Z"/>
              <w:rFonts w:ascii="Cambria" w:hAnsi="Cambria" w:cs="Arial"/>
              <w:color w:val="000000"/>
              <w:lang w:val="fr-ML"/>
            </w:rPr>
          </w:rPrChange>
        </w:rPr>
      </w:pPr>
      <w:ins w:id="13252" w:author="Dr Mamadou SANOGO" w:date="2023-10-25T16:41:00Z">
        <w:r w:rsidRPr="007A4AFC">
          <w:rPr>
            <w:rFonts w:ascii="Cambria" w:hAnsi="Cambria" w:cs="Arial"/>
            <w:b/>
            <w:bCs/>
            <w:color w:val="000000" w:themeColor="text1"/>
            <w:lang w:val="fr-ML"/>
            <w:rPrChange w:id="13253" w:author="Dr Mamadou SANOGO" w:date="2023-10-25T18:15:00Z">
              <w:rPr>
                <w:rFonts w:ascii="Cambria" w:hAnsi="Cambria" w:cs="Arial"/>
                <w:b/>
                <w:bCs/>
                <w:color w:val="000000"/>
                <w:lang w:val="fr-ML"/>
              </w:rPr>
            </w:rPrChange>
          </w:rPr>
          <w:t xml:space="preserve">21-2 </w:t>
        </w:r>
        <w:r w:rsidRPr="007A4AFC">
          <w:rPr>
            <w:rFonts w:ascii="Cambria" w:hAnsi="Cambria" w:cs="Arial"/>
            <w:color w:val="000000" w:themeColor="text1"/>
            <w:lang w:val="fr-ML"/>
            <w:rPrChange w:id="13254" w:author="Dr Mamadou SANOGO" w:date="2023-10-25T18:15:00Z">
              <w:rPr>
                <w:rFonts w:ascii="Cambria" w:hAnsi="Cambria" w:cs="Arial"/>
                <w:color w:val="000000"/>
                <w:lang w:val="fr-ML"/>
              </w:rPr>
            </w:rPrChange>
          </w:rPr>
          <w:t>Il ne doit exister aucune confusion possible entre l’École Privée de Santé Félix Houphouët Boigny et les organisateurs des réunions ou manifestations qui restent responsables du contenu des interventions.</w:t>
        </w:r>
      </w:ins>
    </w:p>
    <w:p w14:paraId="5D49431F" w14:textId="77777777" w:rsidR="00D3265D" w:rsidRPr="007A4AFC" w:rsidRDefault="00D3265D" w:rsidP="00D3265D">
      <w:pPr>
        <w:widowControl w:val="0"/>
        <w:autoSpaceDE w:val="0"/>
        <w:autoSpaceDN w:val="0"/>
        <w:adjustRightInd w:val="0"/>
        <w:spacing w:line="240" w:lineRule="auto"/>
        <w:rPr>
          <w:ins w:id="13255" w:author="Dr Mamadou SANOGO" w:date="2023-10-25T16:41:00Z"/>
          <w:rFonts w:ascii="Cambria" w:hAnsi="Cambria" w:cs="Arial"/>
          <w:color w:val="000000" w:themeColor="text1"/>
          <w:sz w:val="10"/>
          <w:lang w:val="fr-ML"/>
          <w:rPrChange w:id="13256" w:author="Dr Mamadou SANOGO" w:date="2023-10-25T18:15:00Z">
            <w:rPr>
              <w:ins w:id="13257" w:author="Dr Mamadou SANOGO" w:date="2023-10-25T16:41:00Z"/>
              <w:rFonts w:ascii="Cambria" w:hAnsi="Cambria" w:cs="Arial"/>
              <w:color w:val="000000"/>
              <w:sz w:val="10"/>
              <w:lang w:val="fr-ML"/>
            </w:rPr>
          </w:rPrChange>
        </w:rPr>
      </w:pPr>
    </w:p>
    <w:p w14:paraId="5EA0D859" w14:textId="77777777" w:rsidR="00D3265D" w:rsidRPr="007A4AFC" w:rsidRDefault="00D3265D" w:rsidP="00D3265D">
      <w:pPr>
        <w:widowControl w:val="0"/>
        <w:autoSpaceDE w:val="0"/>
        <w:autoSpaceDN w:val="0"/>
        <w:adjustRightInd w:val="0"/>
        <w:spacing w:line="240" w:lineRule="auto"/>
        <w:rPr>
          <w:ins w:id="13258" w:author="Dr Mamadou SANOGO" w:date="2023-10-25T16:41:00Z"/>
          <w:rFonts w:ascii="Cambria" w:hAnsi="Cambria" w:cs="Arial"/>
          <w:b/>
          <w:bCs/>
          <w:color w:val="000000" w:themeColor="text1"/>
          <w:lang w:val="fr-ML"/>
          <w:rPrChange w:id="13259" w:author="Dr Mamadou SANOGO" w:date="2023-10-25T18:15:00Z">
            <w:rPr>
              <w:ins w:id="13260" w:author="Dr Mamadou SANOGO" w:date="2023-10-25T16:41:00Z"/>
              <w:rFonts w:ascii="Cambria" w:hAnsi="Cambria" w:cs="Arial"/>
              <w:b/>
              <w:bCs/>
              <w:color w:val="000000"/>
              <w:lang w:val="fr-ML"/>
            </w:rPr>
          </w:rPrChange>
        </w:rPr>
      </w:pPr>
      <w:ins w:id="13261" w:author="Dr Mamadou SANOGO" w:date="2023-10-25T16:41:00Z">
        <w:r w:rsidRPr="007A4AFC">
          <w:rPr>
            <w:rFonts w:ascii="Cambria" w:hAnsi="Cambria" w:cs="Arial"/>
            <w:b/>
            <w:bCs/>
            <w:color w:val="000000" w:themeColor="text1"/>
            <w:lang w:val="fr-ML"/>
            <w:rPrChange w:id="13262" w:author="Dr Mamadou SANOGO" w:date="2023-10-25T18:15:00Z">
              <w:rPr>
                <w:rFonts w:ascii="Cambria" w:hAnsi="Cambria" w:cs="Arial"/>
                <w:b/>
                <w:bCs/>
                <w:color w:val="000000"/>
                <w:lang w:val="fr-ML"/>
              </w:rPr>
            </w:rPrChange>
          </w:rPr>
          <w:t xml:space="preserve">CHAPITRE III : OBLIGATIONS DES USAGERS </w:t>
        </w:r>
      </w:ins>
    </w:p>
    <w:p w14:paraId="5B98C83D" w14:textId="77777777" w:rsidR="00D3265D" w:rsidRPr="007A4AFC" w:rsidRDefault="00D3265D" w:rsidP="00D3265D">
      <w:pPr>
        <w:widowControl w:val="0"/>
        <w:autoSpaceDE w:val="0"/>
        <w:autoSpaceDN w:val="0"/>
        <w:adjustRightInd w:val="0"/>
        <w:spacing w:line="240" w:lineRule="auto"/>
        <w:rPr>
          <w:ins w:id="13263" w:author="Dr Mamadou SANOGO" w:date="2023-10-25T16:41:00Z"/>
          <w:rFonts w:ascii="Cambria" w:hAnsi="Cambria" w:cs="Arial"/>
          <w:color w:val="000000" w:themeColor="text1"/>
          <w:lang w:val="fr-ML"/>
          <w:rPrChange w:id="13264" w:author="Dr Mamadou SANOGO" w:date="2023-10-25T18:15:00Z">
            <w:rPr>
              <w:ins w:id="13265" w:author="Dr Mamadou SANOGO" w:date="2023-10-25T16:41:00Z"/>
              <w:rFonts w:ascii="Cambria" w:hAnsi="Cambria" w:cs="Arial"/>
              <w:color w:val="000000"/>
              <w:lang w:val="fr-ML"/>
            </w:rPr>
          </w:rPrChange>
        </w:rPr>
      </w:pPr>
      <w:ins w:id="13266" w:author="Dr Mamadou SANOGO" w:date="2023-10-25T16:41:00Z">
        <w:r w:rsidRPr="007A4AFC">
          <w:rPr>
            <w:rFonts w:ascii="Cambria" w:hAnsi="Cambria" w:cs="Arial"/>
            <w:b/>
            <w:bCs/>
            <w:color w:val="000000" w:themeColor="text1"/>
            <w:lang w:val="fr-ML"/>
            <w:rPrChange w:id="13267" w:author="Dr Mamadou SANOGO" w:date="2023-10-25T18:15:00Z">
              <w:rPr>
                <w:rFonts w:ascii="Cambria" w:hAnsi="Cambria" w:cs="Arial"/>
                <w:b/>
                <w:bCs/>
                <w:color w:val="000000"/>
                <w:lang w:val="fr-ML"/>
              </w:rPr>
            </w:rPrChange>
          </w:rPr>
          <w:t>Article 22 - Délit de bizutage</w:t>
        </w:r>
      </w:ins>
    </w:p>
    <w:p w14:paraId="0F46BA4F" w14:textId="77777777" w:rsidR="00D3265D" w:rsidRPr="007A4AFC" w:rsidRDefault="00D3265D" w:rsidP="00D3265D">
      <w:pPr>
        <w:widowControl w:val="0"/>
        <w:autoSpaceDE w:val="0"/>
        <w:autoSpaceDN w:val="0"/>
        <w:adjustRightInd w:val="0"/>
        <w:spacing w:line="240" w:lineRule="auto"/>
        <w:rPr>
          <w:ins w:id="13268" w:author="Dr Mamadou SANOGO" w:date="2023-10-25T16:41:00Z"/>
          <w:rFonts w:ascii="Cambria" w:hAnsi="Cambria" w:cs="Arial"/>
          <w:color w:val="000000" w:themeColor="text1"/>
          <w:lang w:val="fr-ML"/>
          <w:rPrChange w:id="13269" w:author="Dr Mamadou SANOGO" w:date="2023-10-25T18:15:00Z">
            <w:rPr>
              <w:ins w:id="13270" w:author="Dr Mamadou SANOGO" w:date="2023-10-25T16:41:00Z"/>
              <w:rFonts w:ascii="Cambria" w:hAnsi="Cambria" w:cs="Arial"/>
              <w:color w:val="000000"/>
              <w:lang w:val="fr-ML"/>
            </w:rPr>
          </w:rPrChange>
        </w:rPr>
      </w:pPr>
      <w:ins w:id="13271" w:author="Dr Mamadou SANOGO" w:date="2023-10-25T16:41:00Z">
        <w:r w:rsidRPr="007A4AFC">
          <w:rPr>
            <w:rFonts w:ascii="Cambria" w:hAnsi="Cambria" w:cs="Arial"/>
            <w:color w:val="000000" w:themeColor="text1"/>
            <w:lang w:val="fr-ML"/>
            <w:rPrChange w:id="13272" w:author="Dr Mamadou SANOGO" w:date="2023-10-25T18:15:00Z">
              <w:rPr>
                <w:rFonts w:ascii="Cambria" w:hAnsi="Cambria" w:cs="Arial"/>
                <w:color w:val="1A1A1A"/>
                <w:lang w:val="fr-ML"/>
              </w:rPr>
            </w:rPrChange>
          </w:rPr>
          <w:t>Le fait d’amener autrui, contre son gré ou non, à subir ou à commettre des actes humiliants ou dégradants lors de manifestations ou de réunions est un délit punissable dans les conditions prévues par le code pénal.</w:t>
        </w:r>
      </w:ins>
    </w:p>
    <w:p w14:paraId="27661CA0" w14:textId="77777777" w:rsidR="00D3265D" w:rsidRPr="007A4AFC" w:rsidRDefault="00D3265D" w:rsidP="00D3265D">
      <w:pPr>
        <w:widowControl w:val="0"/>
        <w:autoSpaceDE w:val="0"/>
        <w:autoSpaceDN w:val="0"/>
        <w:adjustRightInd w:val="0"/>
        <w:spacing w:line="240" w:lineRule="auto"/>
        <w:rPr>
          <w:ins w:id="13273" w:author="Dr Mamadou SANOGO" w:date="2023-10-25T16:41:00Z"/>
          <w:rFonts w:ascii="Cambria" w:hAnsi="Cambria" w:cs="Arial"/>
          <w:color w:val="000000" w:themeColor="text1"/>
          <w:lang w:val="fr-ML"/>
          <w:rPrChange w:id="13274" w:author="Dr Mamadou SANOGO" w:date="2023-10-25T18:15:00Z">
            <w:rPr>
              <w:ins w:id="13275" w:author="Dr Mamadou SANOGO" w:date="2023-10-25T16:41:00Z"/>
              <w:rFonts w:ascii="Cambria" w:hAnsi="Cambria" w:cs="Arial"/>
              <w:color w:val="000000"/>
              <w:lang w:val="fr-ML"/>
            </w:rPr>
          </w:rPrChange>
        </w:rPr>
      </w:pPr>
      <w:ins w:id="13276" w:author="Dr Mamadou SANOGO" w:date="2023-10-25T16:41:00Z">
        <w:r w:rsidRPr="007A4AFC">
          <w:rPr>
            <w:rFonts w:ascii="Cambria" w:hAnsi="Cambria" w:cs="Arial"/>
            <w:color w:val="000000" w:themeColor="text1"/>
            <w:lang w:val="fr-ML"/>
            <w:rPrChange w:id="13277" w:author="Dr Mamadou SANOGO" w:date="2023-10-25T18:15:00Z">
              <w:rPr>
                <w:rFonts w:ascii="Cambria" w:hAnsi="Cambria" w:cs="Arial"/>
                <w:color w:val="1A1A1A"/>
                <w:lang w:val="fr-ML"/>
              </w:rPr>
            </w:rPrChange>
          </w:rPr>
          <w:t>Le fait de bizutage peut donner lieu à une sanction disciplinaire indépendante de la mise en œuvre de poursuites pénales.</w:t>
        </w:r>
      </w:ins>
    </w:p>
    <w:p w14:paraId="1364FB3F" w14:textId="77777777" w:rsidR="00D3265D" w:rsidRPr="007A4AFC" w:rsidRDefault="00D3265D" w:rsidP="00D3265D">
      <w:pPr>
        <w:widowControl w:val="0"/>
        <w:autoSpaceDE w:val="0"/>
        <w:autoSpaceDN w:val="0"/>
        <w:adjustRightInd w:val="0"/>
        <w:spacing w:line="240" w:lineRule="auto"/>
        <w:rPr>
          <w:ins w:id="13278" w:author="Dr Mamadou SANOGO" w:date="2023-10-25T16:41:00Z"/>
          <w:rFonts w:ascii="Cambria" w:hAnsi="Cambria" w:cs="Arial"/>
          <w:color w:val="000000" w:themeColor="text1"/>
          <w:sz w:val="10"/>
          <w:lang w:val="fr-ML"/>
          <w:rPrChange w:id="13279" w:author="Dr Mamadou SANOGO" w:date="2023-10-25T18:15:00Z">
            <w:rPr>
              <w:ins w:id="13280" w:author="Dr Mamadou SANOGO" w:date="2023-10-25T16:41:00Z"/>
              <w:rFonts w:ascii="Cambria" w:hAnsi="Cambria" w:cs="Arial"/>
              <w:color w:val="000000"/>
              <w:sz w:val="10"/>
              <w:lang w:val="fr-ML"/>
            </w:rPr>
          </w:rPrChange>
        </w:rPr>
      </w:pPr>
    </w:p>
    <w:p w14:paraId="2407608D" w14:textId="77777777" w:rsidR="00D3265D" w:rsidRPr="007A4AFC" w:rsidRDefault="00D3265D" w:rsidP="00D3265D">
      <w:pPr>
        <w:widowControl w:val="0"/>
        <w:autoSpaceDE w:val="0"/>
        <w:autoSpaceDN w:val="0"/>
        <w:adjustRightInd w:val="0"/>
        <w:spacing w:line="240" w:lineRule="auto"/>
        <w:rPr>
          <w:ins w:id="13281" w:author="Dr Mamadou SANOGO" w:date="2023-10-25T16:41:00Z"/>
          <w:rFonts w:ascii="Cambria" w:hAnsi="Cambria" w:cs="Arial"/>
          <w:color w:val="000000" w:themeColor="text1"/>
          <w:lang w:val="fr-ML"/>
          <w:rPrChange w:id="13282" w:author="Dr Mamadou SANOGO" w:date="2023-10-25T18:15:00Z">
            <w:rPr>
              <w:ins w:id="13283" w:author="Dr Mamadou SANOGO" w:date="2023-10-25T16:41:00Z"/>
              <w:rFonts w:ascii="Cambria" w:hAnsi="Cambria" w:cs="Arial"/>
              <w:color w:val="000000"/>
              <w:lang w:val="fr-ML"/>
            </w:rPr>
          </w:rPrChange>
        </w:rPr>
      </w:pPr>
      <w:ins w:id="13284" w:author="Dr Mamadou SANOGO" w:date="2023-10-25T16:41:00Z">
        <w:r w:rsidRPr="007A4AFC">
          <w:rPr>
            <w:rFonts w:ascii="Cambria" w:hAnsi="Cambria" w:cs="Arial"/>
            <w:b/>
            <w:bCs/>
            <w:color w:val="000000" w:themeColor="text1"/>
            <w:lang w:val="fr-ML"/>
            <w:rPrChange w:id="13285" w:author="Dr Mamadou SANOGO" w:date="2023-10-25T18:15:00Z">
              <w:rPr>
                <w:rFonts w:ascii="Cambria" w:hAnsi="Cambria" w:cs="Arial"/>
                <w:b/>
                <w:bCs/>
                <w:color w:val="000000"/>
                <w:lang w:val="fr-ML"/>
              </w:rPr>
            </w:rPrChange>
          </w:rPr>
          <w:t>Article 23 - Tenue vestimentaire</w:t>
        </w:r>
      </w:ins>
    </w:p>
    <w:p w14:paraId="4A0FD1B2" w14:textId="77777777" w:rsidR="00D3265D" w:rsidRPr="007A4AFC" w:rsidRDefault="00D3265D" w:rsidP="00D3265D">
      <w:pPr>
        <w:widowControl w:val="0"/>
        <w:autoSpaceDE w:val="0"/>
        <w:autoSpaceDN w:val="0"/>
        <w:adjustRightInd w:val="0"/>
        <w:spacing w:line="240" w:lineRule="auto"/>
        <w:rPr>
          <w:ins w:id="13286" w:author="Dr Mamadou SANOGO" w:date="2023-10-25T16:41:00Z"/>
          <w:rFonts w:ascii="Cambria" w:hAnsi="Cambria" w:cs="Arial"/>
          <w:color w:val="000000" w:themeColor="text1"/>
          <w:lang w:val="fr-ML"/>
          <w:rPrChange w:id="13287" w:author="Dr Mamadou SANOGO" w:date="2023-10-25T18:15:00Z">
            <w:rPr>
              <w:ins w:id="13288" w:author="Dr Mamadou SANOGO" w:date="2023-10-25T16:41:00Z"/>
              <w:rFonts w:ascii="Cambria" w:hAnsi="Cambria" w:cs="Arial"/>
              <w:color w:val="000000"/>
              <w:lang w:val="fr-ML"/>
            </w:rPr>
          </w:rPrChange>
        </w:rPr>
      </w:pPr>
      <w:ins w:id="13289" w:author="Dr Mamadou SANOGO" w:date="2023-10-25T16:41:00Z">
        <w:r w:rsidRPr="007A4AFC">
          <w:rPr>
            <w:rFonts w:ascii="Cambria" w:hAnsi="Cambria" w:cs="Arial"/>
            <w:b/>
            <w:bCs/>
            <w:color w:val="000000" w:themeColor="text1"/>
            <w:lang w:val="fr-ML"/>
            <w:rPrChange w:id="13290" w:author="Dr Mamadou SANOGO" w:date="2023-10-25T18:15:00Z">
              <w:rPr>
                <w:rFonts w:ascii="Cambria" w:hAnsi="Cambria" w:cs="Arial"/>
                <w:b/>
                <w:bCs/>
                <w:color w:val="000000"/>
                <w:lang w:val="fr-ML"/>
              </w:rPr>
            </w:rPrChange>
          </w:rPr>
          <w:t xml:space="preserve">23-1 </w:t>
        </w:r>
        <w:r w:rsidRPr="007A4AFC">
          <w:rPr>
            <w:rFonts w:ascii="Cambria" w:hAnsi="Cambria" w:cs="Arial"/>
            <w:color w:val="000000" w:themeColor="text1"/>
            <w:lang w:val="fr-ML"/>
            <w:rPrChange w:id="13291" w:author="Dr Mamadou SANOGO" w:date="2023-10-25T18:15:00Z">
              <w:rPr>
                <w:rFonts w:ascii="Cambria" w:hAnsi="Cambria" w:cs="Arial"/>
                <w:color w:val="000000"/>
                <w:lang w:val="fr-ML"/>
              </w:rPr>
            </w:rPrChange>
          </w:rPr>
          <w: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t>
        </w:r>
      </w:ins>
    </w:p>
    <w:p w14:paraId="5BEC76A6" w14:textId="77777777" w:rsidR="00D3265D" w:rsidRPr="007A4AFC" w:rsidRDefault="00D3265D" w:rsidP="00D3265D">
      <w:pPr>
        <w:widowControl w:val="0"/>
        <w:autoSpaceDE w:val="0"/>
        <w:autoSpaceDN w:val="0"/>
        <w:adjustRightInd w:val="0"/>
        <w:spacing w:line="240" w:lineRule="auto"/>
        <w:rPr>
          <w:ins w:id="13292" w:author="Dr Mamadou SANOGO" w:date="2023-10-25T16:41:00Z"/>
          <w:rFonts w:ascii="Cambria" w:hAnsi="Cambria" w:cs="Arial"/>
          <w:color w:val="000000" w:themeColor="text1"/>
          <w:lang w:val="fr-ML"/>
          <w:rPrChange w:id="13293" w:author="Dr Mamadou SANOGO" w:date="2023-10-25T18:15:00Z">
            <w:rPr>
              <w:ins w:id="13294" w:author="Dr Mamadou SANOGO" w:date="2023-10-25T16:41:00Z"/>
              <w:rFonts w:ascii="Cambria" w:hAnsi="Cambria" w:cs="Arial"/>
              <w:color w:val="000000"/>
              <w:lang w:val="fr-ML"/>
            </w:rPr>
          </w:rPrChange>
        </w:rPr>
      </w:pPr>
      <w:ins w:id="13295" w:author="Dr Mamadou SANOGO" w:date="2023-10-25T16:41:00Z">
        <w:r w:rsidRPr="007A4AFC">
          <w:rPr>
            <w:rFonts w:ascii="Cambria" w:hAnsi="Cambria" w:cs="Arial"/>
            <w:b/>
            <w:bCs/>
            <w:color w:val="000000" w:themeColor="text1"/>
            <w:lang w:val="fr-ML"/>
            <w:rPrChange w:id="13296" w:author="Dr Mamadou SANOGO" w:date="2023-10-25T18:15:00Z">
              <w:rPr>
                <w:rFonts w:ascii="Cambria" w:hAnsi="Cambria" w:cs="Arial"/>
                <w:b/>
                <w:bCs/>
                <w:color w:val="000000"/>
                <w:lang w:val="fr-ML"/>
              </w:rPr>
            </w:rPrChange>
          </w:rPr>
          <w:t xml:space="preserve">23-2 </w:t>
        </w:r>
        <w:r w:rsidRPr="007A4AFC">
          <w:rPr>
            <w:rFonts w:ascii="Cambria" w:hAnsi="Cambria" w:cs="Arial"/>
            <w:color w:val="000000" w:themeColor="text1"/>
            <w:lang w:val="fr-ML"/>
            <w:rPrChange w:id="13297" w:author="Dr Mamadou SANOGO" w:date="2023-10-25T18:15:00Z">
              <w:rPr>
                <w:rFonts w:ascii="Cambria" w:hAnsi="Cambria" w:cs="Arial"/>
                <w:color w:val="000000"/>
                <w:lang w:val="fr-ML"/>
              </w:rPr>
            </w:rPrChange>
          </w:rPr>
          <w: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t>
        </w:r>
      </w:ins>
    </w:p>
    <w:p w14:paraId="1990A81B" w14:textId="5034FA5F" w:rsidR="00D3265D" w:rsidRDefault="00D3265D" w:rsidP="00D3265D">
      <w:pPr>
        <w:widowControl w:val="0"/>
        <w:autoSpaceDE w:val="0"/>
        <w:autoSpaceDN w:val="0"/>
        <w:adjustRightInd w:val="0"/>
        <w:spacing w:line="240" w:lineRule="auto"/>
        <w:rPr>
          <w:ins w:id="13298" w:author="Dr Mamadou SANOGO" w:date="2023-10-27T19:48:00Z"/>
          <w:rFonts w:ascii="Cambria" w:hAnsi="Cambria" w:cs="Arial"/>
          <w:color w:val="000000" w:themeColor="text1"/>
          <w:lang w:val="fr-ML"/>
        </w:rPr>
      </w:pPr>
      <w:ins w:id="13299" w:author="Dr Mamadou SANOGO" w:date="2023-10-25T16:41:00Z">
        <w:r w:rsidRPr="007A4AFC">
          <w:rPr>
            <w:rFonts w:ascii="Cambria" w:hAnsi="Cambria" w:cs="Arial"/>
            <w:color w:val="000000" w:themeColor="text1"/>
            <w:lang w:val="fr-ML"/>
            <w:rPrChange w:id="13300" w:author="Dr Mamadou SANOGO" w:date="2023-10-25T18:15:00Z">
              <w:rPr>
                <w:rFonts w:ascii="Cambria" w:hAnsi="Cambria" w:cs="Arial"/>
                <w:color w:val="000000"/>
                <w:lang w:val="fr-ML"/>
              </w:rPr>
            </w:rPrChange>
          </w:rPr>
          <w:t xml:space="preserve">Les étudiants se présentant en salles d’enseignement ou pratiquant une activité sportive </w:t>
        </w:r>
        <w:proofErr w:type="gramStart"/>
        <w:r w:rsidRPr="007A4AFC">
          <w:rPr>
            <w:rFonts w:ascii="Cambria" w:hAnsi="Cambria" w:cs="Arial"/>
            <w:color w:val="000000" w:themeColor="text1"/>
            <w:lang w:val="fr-ML"/>
            <w:rPrChange w:id="13301" w:author="Dr Mamadou SANOGO" w:date="2023-10-25T18:15:00Z">
              <w:rPr>
                <w:rFonts w:ascii="Cambria" w:hAnsi="Cambria" w:cs="Arial"/>
                <w:color w:val="000000"/>
                <w:lang w:val="fr-ML"/>
              </w:rPr>
            </w:rPrChange>
          </w:rPr>
          <w:t>doivent</w:t>
        </w:r>
        <w:proofErr w:type="gramEnd"/>
        <w:r w:rsidRPr="007A4AFC">
          <w:rPr>
            <w:rFonts w:ascii="Cambria" w:hAnsi="Cambria" w:cs="Arial"/>
            <w:color w:val="000000" w:themeColor="text1"/>
            <w:lang w:val="fr-ML"/>
            <w:rPrChange w:id="13302" w:author="Dr Mamadou SANOGO" w:date="2023-10-25T18:15:00Z">
              <w:rPr>
                <w:rFonts w:ascii="Cambria" w:hAnsi="Cambria" w:cs="Arial"/>
                <w:color w:val="000000"/>
                <w:lang w:val="fr-ML"/>
              </w:rPr>
            </w:rPrChange>
          </w:rPr>
          <w:t xml:space="preserve"> s’assurer que leur tenue vestimentaire ne contrevienne pas aux consignes de sécurité.</w:t>
        </w:r>
      </w:ins>
    </w:p>
    <w:p w14:paraId="5D8DD991" w14:textId="77777777" w:rsidR="00D3265D" w:rsidRPr="007A4AFC" w:rsidRDefault="00D3265D" w:rsidP="00D3265D">
      <w:pPr>
        <w:widowControl w:val="0"/>
        <w:autoSpaceDE w:val="0"/>
        <w:autoSpaceDN w:val="0"/>
        <w:adjustRightInd w:val="0"/>
        <w:spacing w:line="240" w:lineRule="auto"/>
        <w:rPr>
          <w:ins w:id="13303" w:author="Dr Mamadou SANOGO" w:date="2023-10-25T16:41:00Z"/>
          <w:rFonts w:ascii="Cambria" w:hAnsi="Cambria" w:cs="Arial"/>
          <w:color w:val="000000" w:themeColor="text1"/>
          <w:sz w:val="10"/>
          <w:lang w:val="fr-ML"/>
          <w:rPrChange w:id="13304" w:author="Dr Mamadou SANOGO" w:date="2023-10-25T18:15:00Z">
            <w:rPr>
              <w:ins w:id="13305" w:author="Dr Mamadou SANOGO" w:date="2023-10-25T16:41:00Z"/>
              <w:rFonts w:ascii="Cambria" w:hAnsi="Cambria" w:cs="Arial"/>
              <w:color w:val="000000"/>
              <w:sz w:val="10"/>
              <w:lang w:val="fr-ML"/>
            </w:rPr>
          </w:rPrChange>
        </w:rPr>
      </w:pPr>
    </w:p>
    <w:p w14:paraId="25E06DA3" w14:textId="77777777" w:rsidR="00D3265D" w:rsidRPr="007A4AFC" w:rsidRDefault="00D3265D" w:rsidP="00D3265D">
      <w:pPr>
        <w:widowControl w:val="0"/>
        <w:autoSpaceDE w:val="0"/>
        <w:autoSpaceDN w:val="0"/>
        <w:adjustRightInd w:val="0"/>
        <w:spacing w:line="240" w:lineRule="auto"/>
        <w:rPr>
          <w:ins w:id="13306" w:author="Dr Mamadou SANOGO" w:date="2023-10-25T16:41:00Z"/>
          <w:rFonts w:ascii="Cambria" w:hAnsi="Cambria" w:cs="Arial"/>
          <w:color w:val="000000" w:themeColor="text1"/>
          <w:lang w:val="fr-ML"/>
          <w:rPrChange w:id="13307" w:author="Dr Mamadou SANOGO" w:date="2023-10-25T18:15:00Z">
            <w:rPr>
              <w:ins w:id="13308" w:author="Dr Mamadou SANOGO" w:date="2023-10-25T16:41:00Z"/>
              <w:rFonts w:ascii="Cambria" w:hAnsi="Cambria" w:cs="Arial"/>
              <w:color w:val="000000"/>
              <w:lang w:val="fr-ML"/>
            </w:rPr>
          </w:rPrChange>
        </w:rPr>
      </w:pPr>
      <w:ins w:id="13309" w:author="Dr Mamadou SANOGO" w:date="2023-10-25T16:41:00Z">
        <w:r w:rsidRPr="007A4AFC">
          <w:rPr>
            <w:rFonts w:ascii="Cambria" w:hAnsi="Cambria" w:cs="Arial"/>
            <w:b/>
            <w:bCs/>
            <w:color w:val="000000" w:themeColor="text1"/>
            <w:lang w:val="fr-ML"/>
            <w:rPrChange w:id="13310" w:author="Dr Mamadou SANOGO" w:date="2023-10-25T18:15:00Z">
              <w:rPr>
                <w:rFonts w:ascii="Cambria" w:hAnsi="Cambria" w:cs="Arial"/>
                <w:b/>
                <w:bCs/>
                <w:color w:val="000000"/>
                <w:lang w:val="fr-ML"/>
              </w:rPr>
            </w:rPrChange>
          </w:rPr>
          <w:t>Article 24 - Carte d’étudiant</w:t>
        </w:r>
      </w:ins>
    </w:p>
    <w:p w14:paraId="2DDAD783" w14:textId="77777777" w:rsidR="00D3265D" w:rsidRPr="007A4AFC" w:rsidRDefault="00D3265D" w:rsidP="00D3265D">
      <w:pPr>
        <w:widowControl w:val="0"/>
        <w:autoSpaceDE w:val="0"/>
        <w:autoSpaceDN w:val="0"/>
        <w:adjustRightInd w:val="0"/>
        <w:spacing w:line="240" w:lineRule="auto"/>
        <w:rPr>
          <w:ins w:id="13311" w:author="Dr Mamadou SANOGO" w:date="2023-10-25T16:41:00Z"/>
          <w:rFonts w:ascii="Cambria" w:hAnsi="Cambria" w:cs="Arial"/>
          <w:color w:val="000000" w:themeColor="text1"/>
          <w:lang w:val="fr-ML"/>
          <w:rPrChange w:id="13312" w:author="Dr Mamadou SANOGO" w:date="2023-10-25T18:15:00Z">
            <w:rPr>
              <w:ins w:id="13313" w:author="Dr Mamadou SANOGO" w:date="2023-10-25T16:41:00Z"/>
              <w:rFonts w:ascii="Cambria" w:hAnsi="Cambria" w:cs="Arial"/>
              <w:color w:val="000000"/>
              <w:lang w:val="fr-ML"/>
            </w:rPr>
          </w:rPrChange>
        </w:rPr>
      </w:pPr>
      <w:ins w:id="13314" w:author="Dr Mamadou SANOGO" w:date="2023-10-25T16:41:00Z">
        <w:r w:rsidRPr="007A4AFC">
          <w:rPr>
            <w:rFonts w:ascii="Cambria" w:hAnsi="Cambria" w:cs="Arial"/>
            <w:b/>
            <w:bCs/>
            <w:color w:val="000000" w:themeColor="text1"/>
            <w:lang w:val="fr-ML"/>
            <w:rPrChange w:id="13315" w:author="Dr Mamadou SANOGO" w:date="2023-10-25T18:15:00Z">
              <w:rPr>
                <w:rFonts w:ascii="Cambria" w:hAnsi="Cambria" w:cs="Arial"/>
                <w:b/>
                <w:bCs/>
                <w:color w:val="000000"/>
                <w:lang w:val="fr-ML"/>
              </w:rPr>
            </w:rPrChange>
          </w:rPr>
          <w:t xml:space="preserve">24-1 </w:t>
        </w:r>
        <w:r w:rsidRPr="007A4AFC">
          <w:rPr>
            <w:rFonts w:ascii="Cambria" w:hAnsi="Cambria" w:cs="Arial"/>
            <w:color w:val="000000" w:themeColor="text1"/>
            <w:lang w:val="fr-ML"/>
            <w:rPrChange w:id="13316" w:author="Dr Mamadou SANOGO" w:date="2023-10-25T18:15:00Z">
              <w:rPr>
                <w:rFonts w:ascii="Cambria" w:hAnsi="Cambria" w:cs="Arial"/>
                <w:color w:val="000000"/>
                <w:lang w:val="fr-ML"/>
              </w:rPr>
            </w:rPrChange>
          </w:rPr>
          <w: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t>
        </w:r>
      </w:ins>
    </w:p>
    <w:p w14:paraId="3F8A9980" w14:textId="77777777" w:rsidR="00D3265D" w:rsidRPr="007A4AFC" w:rsidRDefault="00D3265D" w:rsidP="00D3265D">
      <w:pPr>
        <w:widowControl w:val="0"/>
        <w:autoSpaceDE w:val="0"/>
        <w:autoSpaceDN w:val="0"/>
        <w:adjustRightInd w:val="0"/>
        <w:spacing w:line="240" w:lineRule="auto"/>
        <w:rPr>
          <w:ins w:id="13317" w:author="Dr Mamadou SANOGO" w:date="2023-10-25T16:41:00Z"/>
          <w:rFonts w:ascii="Cambria" w:hAnsi="Cambria" w:cs="Arial"/>
          <w:color w:val="000000" w:themeColor="text1"/>
          <w:lang w:val="fr-ML"/>
          <w:rPrChange w:id="13318" w:author="Dr Mamadou SANOGO" w:date="2023-10-25T18:15:00Z">
            <w:rPr>
              <w:ins w:id="13319" w:author="Dr Mamadou SANOGO" w:date="2023-10-25T16:41:00Z"/>
              <w:rFonts w:ascii="Cambria" w:hAnsi="Cambria" w:cs="Arial"/>
              <w:color w:val="000000"/>
              <w:lang w:val="fr-ML"/>
            </w:rPr>
          </w:rPrChange>
        </w:rPr>
      </w:pPr>
      <w:ins w:id="13320" w:author="Dr Mamadou SANOGO" w:date="2023-10-25T16:41:00Z">
        <w:r w:rsidRPr="007A4AFC">
          <w:rPr>
            <w:rFonts w:ascii="Cambria" w:hAnsi="Cambria" w:cs="Arial"/>
            <w:b/>
            <w:bCs/>
            <w:color w:val="000000" w:themeColor="text1"/>
            <w:lang w:val="fr-ML"/>
            <w:rPrChange w:id="13321" w:author="Dr Mamadou SANOGO" w:date="2023-10-25T18:15:00Z">
              <w:rPr>
                <w:rFonts w:ascii="Cambria" w:hAnsi="Cambria" w:cs="Arial"/>
                <w:b/>
                <w:bCs/>
                <w:color w:val="000000"/>
                <w:lang w:val="fr-ML"/>
              </w:rPr>
            </w:rPrChange>
          </w:rPr>
          <w:lastRenderedPageBreak/>
          <w:t xml:space="preserve">24-2 </w:t>
        </w:r>
        <w:r w:rsidRPr="007A4AFC">
          <w:rPr>
            <w:rFonts w:ascii="Cambria" w:hAnsi="Cambria" w:cs="Arial"/>
            <w:color w:val="000000" w:themeColor="text1"/>
            <w:lang w:val="fr-ML"/>
            <w:rPrChange w:id="13322" w:author="Dr Mamadou SANOGO" w:date="2023-10-25T18:15:00Z">
              <w:rPr>
                <w:rFonts w:ascii="Cambria" w:hAnsi="Cambria" w:cs="Arial"/>
                <w:color w:val="000000"/>
                <w:lang w:val="fr-ML"/>
              </w:rPr>
            </w:rPrChange>
          </w:rPr>
          <w:t xml:space="preserve">La carte donne accès aux enceintes et locaux de l’École Privée de Santé Félix Houphouët </w:t>
        </w:r>
        <w:proofErr w:type="gramStart"/>
        <w:r w:rsidRPr="007A4AFC">
          <w:rPr>
            <w:rFonts w:ascii="Cambria" w:hAnsi="Cambria" w:cs="Arial"/>
            <w:color w:val="000000" w:themeColor="text1"/>
            <w:lang w:val="fr-ML"/>
            <w:rPrChange w:id="13323" w:author="Dr Mamadou SANOGO" w:date="2023-10-25T18:15:00Z">
              <w:rPr>
                <w:rFonts w:ascii="Cambria" w:hAnsi="Cambria" w:cs="Arial"/>
                <w:color w:val="000000"/>
                <w:lang w:val="fr-ML"/>
              </w:rPr>
            </w:rPrChange>
          </w:rPr>
          <w:t>Boigny .</w:t>
        </w:r>
        <w:proofErr w:type="gramEnd"/>
        <w:r w:rsidRPr="007A4AFC">
          <w:rPr>
            <w:rFonts w:ascii="Cambria" w:hAnsi="Cambria" w:cs="Arial"/>
            <w:color w:val="000000" w:themeColor="text1"/>
            <w:lang w:val="fr-ML"/>
            <w:rPrChange w:id="13324" w:author="Dr Mamadou SANOGO" w:date="2023-10-25T18:15:00Z">
              <w:rPr>
                <w:rFonts w:ascii="Cambria" w:hAnsi="Cambria" w:cs="Arial"/>
                <w:color w:val="000000"/>
                <w:lang w:val="fr-ML"/>
              </w:rPr>
            </w:rPrChange>
          </w:rPr>
          <w:t xml:space="preserve"> Elle doit être présentée aux autorités de l’établissement ou aux agents désignés par elles chaque fois que ceux-ci le demandent. Tout refus de présentation expose l’étudiant à une procédure disciplinaire.</w:t>
        </w:r>
      </w:ins>
    </w:p>
    <w:p w14:paraId="741BD92B" w14:textId="04863349" w:rsidR="0027496F" w:rsidRPr="006778CD" w:rsidRDefault="00D3265D">
      <w:pPr>
        <w:widowControl w:val="0"/>
        <w:autoSpaceDE w:val="0"/>
        <w:autoSpaceDN w:val="0"/>
        <w:adjustRightInd w:val="0"/>
        <w:spacing w:line="240" w:lineRule="auto"/>
        <w:rPr>
          <w:ins w:id="13325" w:author="Dr Mamadou SANOGO" w:date="2023-10-27T12:20:00Z"/>
          <w:rFonts w:ascii="Cambria" w:hAnsi="Cambria" w:cs="Arial"/>
          <w:color w:val="000000" w:themeColor="text1"/>
          <w:lang w:val="fr-ML"/>
          <w:rPrChange w:id="13326" w:author="Dr Mamadou SANOGO" w:date="2023-10-27T14:05:00Z">
            <w:rPr>
              <w:ins w:id="13327" w:author="Dr Mamadou SANOGO" w:date="2023-10-27T12:20:00Z"/>
              <w:rFonts w:ascii="Cambria" w:hAnsi="Cambria" w:cs="Arial"/>
              <w:color w:val="000000" w:themeColor="text1"/>
              <w:sz w:val="10"/>
              <w:lang w:val="fr-ML"/>
            </w:rPr>
          </w:rPrChange>
        </w:rPr>
        <w:pPrChange w:id="13328" w:author="Dr Mamadou SANOGO" w:date="2023-10-27T14:05:00Z">
          <w:pPr>
            <w:widowControl w:val="0"/>
            <w:autoSpaceDE w:val="0"/>
            <w:autoSpaceDN w:val="0"/>
            <w:adjustRightInd w:val="0"/>
          </w:pPr>
        </w:pPrChange>
      </w:pPr>
      <w:ins w:id="13329" w:author="Dr Mamadou SANOGO" w:date="2023-10-25T16:41:00Z">
        <w:r w:rsidRPr="007A4AFC">
          <w:rPr>
            <w:rFonts w:ascii="Cambria" w:hAnsi="Cambria" w:cs="Arial"/>
            <w:b/>
            <w:bCs/>
            <w:color w:val="000000" w:themeColor="text1"/>
            <w:lang w:val="fr-ML"/>
            <w:rPrChange w:id="13330" w:author="Dr Mamadou SANOGO" w:date="2023-10-25T18:15:00Z">
              <w:rPr>
                <w:rFonts w:ascii="Cambria" w:hAnsi="Cambria" w:cs="Arial"/>
                <w:b/>
                <w:bCs/>
                <w:color w:val="000000"/>
                <w:lang w:val="fr-ML"/>
              </w:rPr>
            </w:rPrChange>
          </w:rPr>
          <w:t xml:space="preserve">24-3 </w:t>
        </w:r>
        <w:r w:rsidRPr="007A4AFC">
          <w:rPr>
            <w:rFonts w:ascii="Cambria" w:hAnsi="Cambria" w:cs="Arial"/>
            <w:color w:val="000000" w:themeColor="text1"/>
            <w:lang w:val="fr-ML"/>
            <w:rPrChange w:id="13331" w:author="Dr Mamadou SANOGO" w:date="2023-10-25T18:15:00Z">
              <w:rPr>
                <w:rFonts w:ascii="Cambria" w:hAnsi="Cambria" w:cs="Arial"/>
                <w:color w:val="000000"/>
                <w:lang w:val="fr-ML"/>
              </w:rPr>
            </w:rPrChange>
          </w:rPr>
          <w:t>Tout prêt, échange, falsification ou tentative de falsification de carte est interdit et est passible de sanctions disciplinaires.</w:t>
        </w:r>
      </w:ins>
    </w:p>
    <w:p w14:paraId="78FBFD79" w14:textId="77777777" w:rsidR="0027496F" w:rsidRPr="007A4AFC" w:rsidRDefault="0027496F" w:rsidP="00D3265D">
      <w:pPr>
        <w:widowControl w:val="0"/>
        <w:autoSpaceDE w:val="0"/>
        <w:autoSpaceDN w:val="0"/>
        <w:adjustRightInd w:val="0"/>
        <w:spacing w:line="240" w:lineRule="auto"/>
        <w:rPr>
          <w:ins w:id="13332" w:author="Dr Mamadou SANOGO" w:date="2023-10-25T16:41:00Z"/>
          <w:rFonts w:ascii="Cambria" w:hAnsi="Cambria" w:cs="Arial"/>
          <w:color w:val="000000" w:themeColor="text1"/>
          <w:sz w:val="10"/>
          <w:lang w:val="fr-ML"/>
          <w:rPrChange w:id="13333" w:author="Dr Mamadou SANOGO" w:date="2023-10-25T18:15:00Z">
            <w:rPr>
              <w:ins w:id="13334" w:author="Dr Mamadou SANOGO" w:date="2023-10-25T16:41:00Z"/>
              <w:rFonts w:ascii="Cambria" w:hAnsi="Cambria" w:cs="Arial"/>
              <w:color w:val="000000"/>
              <w:sz w:val="10"/>
              <w:lang w:val="fr-ML"/>
            </w:rPr>
          </w:rPrChange>
        </w:rPr>
      </w:pPr>
    </w:p>
    <w:p w14:paraId="054AF411" w14:textId="77777777" w:rsidR="00D3265D" w:rsidRPr="007A4AFC" w:rsidRDefault="00D3265D" w:rsidP="00D3265D">
      <w:pPr>
        <w:widowControl w:val="0"/>
        <w:autoSpaceDE w:val="0"/>
        <w:autoSpaceDN w:val="0"/>
        <w:adjustRightInd w:val="0"/>
        <w:spacing w:line="240" w:lineRule="auto"/>
        <w:rPr>
          <w:ins w:id="13335" w:author="Dr Mamadou SANOGO" w:date="2023-10-25T16:41:00Z"/>
          <w:rFonts w:ascii="Cambria" w:hAnsi="Cambria" w:cs="Arial"/>
          <w:color w:val="000000" w:themeColor="text1"/>
          <w:lang w:val="fr-ML"/>
          <w:rPrChange w:id="13336" w:author="Dr Mamadou SANOGO" w:date="2023-10-25T18:15:00Z">
            <w:rPr>
              <w:ins w:id="13337" w:author="Dr Mamadou SANOGO" w:date="2023-10-25T16:41:00Z"/>
              <w:rFonts w:ascii="Cambria" w:hAnsi="Cambria" w:cs="Arial"/>
              <w:color w:val="000000"/>
              <w:lang w:val="fr-ML"/>
            </w:rPr>
          </w:rPrChange>
        </w:rPr>
      </w:pPr>
      <w:ins w:id="13338" w:author="Dr Mamadou SANOGO" w:date="2023-10-25T16:41:00Z">
        <w:r w:rsidRPr="007A4AFC">
          <w:rPr>
            <w:rFonts w:ascii="Cambria" w:hAnsi="Cambria" w:cs="Arial"/>
            <w:b/>
            <w:bCs/>
            <w:color w:val="000000" w:themeColor="text1"/>
            <w:lang w:val="fr-ML"/>
            <w:rPrChange w:id="13339" w:author="Dr Mamadou SANOGO" w:date="2023-10-25T18:15:00Z">
              <w:rPr>
                <w:rFonts w:ascii="Cambria" w:hAnsi="Cambria" w:cs="Arial"/>
                <w:b/>
                <w:bCs/>
                <w:color w:val="000000"/>
                <w:lang w:val="fr-ML"/>
              </w:rPr>
            </w:rPrChange>
          </w:rPr>
          <w:t>Article 25 - Contrôle des connaissances, examens et concours</w:t>
        </w:r>
      </w:ins>
    </w:p>
    <w:p w14:paraId="2781DEA2" w14:textId="77777777" w:rsidR="00D3265D" w:rsidRPr="007A4AFC" w:rsidRDefault="00D3265D" w:rsidP="00D3265D">
      <w:pPr>
        <w:widowControl w:val="0"/>
        <w:autoSpaceDE w:val="0"/>
        <w:autoSpaceDN w:val="0"/>
        <w:adjustRightInd w:val="0"/>
        <w:spacing w:line="240" w:lineRule="auto"/>
        <w:rPr>
          <w:ins w:id="13340" w:author="Dr Mamadou SANOGO" w:date="2023-10-25T16:41:00Z"/>
          <w:rFonts w:ascii="Cambria" w:hAnsi="Cambria" w:cs="Arial"/>
          <w:color w:val="000000" w:themeColor="text1"/>
          <w:lang w:val="fr-ML"/>
          <w:rPrChange w:id="13341" w:author="Dr Mamadou SANOGO" w:date="2023-10-25T18:15:00Z">
            <w:rPr>
              <w:ins w:id="13342" w:author="Dr Mamadou SANOGO" w:date="2023-10-25T16:41:00Z"/>
              <w:rFonts w:ascii="Cambria" w:hAnsi="Cambria" w:cs="Arial"/>
              <w:color w:val="000000"/>
              <w:lang w:val="fr-ML"/>
            </w:rPr>
          </w:rPrChange>
        </w:rPr>
      </w:pPr>
      <w:ins w:id="13343" w:author="Dr Mamadou SANOGO" w:date="2023-10-25T16:41:00Z">
        <w:r w:rsidRPr="007A4AFC">
          <w:rPr>
            <w:rFonts w:ascii="Cambria" w:hAnsi="Cambria" w:cs="Arial"/>
            <w:b/>
            <w:bCs/>
            <w:color w:val="000000" w:themeColor="text1"/>
            <w:lang w:val="fr-ML"/>
            <w:rPrChange w:id="13344" w:author="Dr Mamadou SANOGO" w:date="2023-10-25T18:15:00Z">
              <w:rPr>
                <w:rFonts w:ascii="Cambria" w:hAnsi="Cambria" w:cs="Arial"/>
                <w:b/>
                <w:bCs/>
                <w:color w:val="000000"/>
                <w:lang w:val="fr-ML"/>
              </w:rPr>
            </w:rPrChange>
          </w:rPr>
          <w:t xml:space="preserve">25-1 </w:t>
        </w:r>
        <w:r w:rsidRPr="007A4AFC">
          <w:rPr>
            <w:rFonts w:ascii="Cambria" w:hAnsi="Cambria" w:cs="Arial"/>
            <w:color w:val="000000" w:themeColor="text1"/>
            <w:lang w:val="fr-ML"/>
            <w:rPrChange w:id="13345" w:author="Dr Mamadou SANOGO" w:date="2023-10-25T18:15:00Z">
              <w:rPr>
                <w:rFonts w:ascii="Cambria" w:hAnsi="Cambria" w:cs="Arial"/>
                <w:color w:val="000000"/>
                <w:lang w:val="fr-ML"/>
              </w:rPr>
            </w:rPrChange>
          </w:rPr>
          <w:t>Les travaux scolaires (devoir, exposé, mémoire, thèse…) doivent revêtir un caractère personnel, ce qui exclut tout plagiat y compris à partir de documents issus de sites internet et ce, conformément à l’article 6 du présent règlement intérieur.</w:t>
        </w:r>
      </w:ins>
    </w:p>
    <w:p w14:paraId="3C46B801" w14:textId="77777777" w:rsidR="00D3265D" w:rsidRPr="007A4AFC" w:rsidRDefault="00D3265D" w:rsidP="00D3265D">
      <w:pPr>
        <w:widowControl w:val="0"/>
        <w:autoSpaceDE w:val="0"/>
        <w:autoSpaceDN w:val="0"/>
        <w:adjustRightInd w:val="0"/>
        <w:spacing w:line="240" w:lineRule="auto"/>
        <w:rPr>
          <w:ins w:id="13346" w:author="Dr Mamadou SANOGO" w:date="2023-10-25T16:41:00Z"/>
          <w:rFonts w:ascii="Cambria" w:hAnsi="Cambria" w:cs="Arial"/>
          <w:color w:val="000000" w:themeColor="text1"/>
          <w:lang w:val="fr-ML"/>
          <w:rPrChange w:id="13347" w:author="Dr Mamadou SANOGO" w:date="2023-10-25T18:15:00Z">
            <w:rPr>
              <w:ins w:id="13348" w:author="Dr Mamadou SANOGO" w:date="2023-10-25T16:41:00Z"/>
              <w:rFonts w:ascii="Cambria" w:hAnsi="Cambria" w:cs="Arial"/>
              <w:color w:val="000000"/>
              <w:lang w:val="fr-ML"/>
            </w:rPr>
          </w:rPrChange>
        </w:rPr>
      </w:pPr>
      <w:ins w:id="13349" w:author="Dr Mamadou SANOGO" w:date="2023-10-25T16:41:00Z">
        <w:r w:rsidRPr="007A4AFC">
          <w:rPr>
            <w:rFonts w:ascii="Cambria" w:hAnsi="Cambria" w:cs="Arial"/>
            <w:color w:val="000000" w:themeColor="text1"/>
            <w:lang w:val="fr-ML"/>
            <w:rPrChange w:id="13350" w:author="Dr Mamadou SANOGO" w:date="2023-10-25T18:15:00Z">
              <w:rPr>
                <w:rFonts w:ascii="Cambria" w:hAnsi="Cambria" w:cs="Arial"/>
                <w:color w:val="000000"/>
                <w:lang w:val="fr-ML"/>
              </w:rPr>
            </w:rPrChange>
          </w:rPr>
          <w:t>Néanmoins, sont permises les courtes citations si le nom de leur auteur et la source dont elles sont tirées sont clairement indiqués.</w:t>
        </w:r>
      </w:ins>
    </w:p>
    <w:p w14:paraId="000DDF53" w14:textId="77777777" w:rsidR="00D3265D" w:rsidRPr="007A4AFC" w:rsidRDefault="00D3265D" w:rsidP="00D3265D">
      <w:pPr>
        <w:widowControl w:val="0"/>
        <w:autoSpaceDE w:val="0"/>
        <w:autoSpaceDN w:val="0"/>
        <w:adjustRightInd w:val="0"/>
        <w:spacing w:line="240" w:lineRule="auto"/>
        <w:rPr>
          <w:ins w:id="13351" w:author="Dr Mamadou SANOGO" w:date="2023-10-25T16:41:00Z"/>
          <w:rFonts w:ascii="Cambria" w:hAnsi="Cambria" w:cs="Arial"/>
          <w:color w:val="000000" w:themeColor="text1"/>
          <w:lang w:val="fr-ML"/>
          <w:rPrChange w:id="13352" w:author="Dr Mamadou SANOGO" w:date="2023-10-25T18:15:00Z">
            <w:rPr>
              <w:ins w:id="13353" w:author="Dr Mamadou SANOGO" w:date="2023-10-25T16:41:00Z"/>
              <w:rFonts w:ascii="Cambria" w:hAnsi="Cambria" w:cs="Arial"/>
              <w:color w:val="000000"/>
              <w:lang w:val="fr-ML"/>
            </w:rPr>
          </w:rPrChange>
        </w:rPr>
      </w:pPr>
      <w:ins w:id="13354" w:author="Dr Mamadou SANOGO" w:date="2023-10-25T16:41:00Z">
        <w:r w:rsidRPr="007A4AFC">
          <w:rPr>
            <w:rFonts w:ascii="Cambria" w:hAnsi="Cambria" w:cs="Arial"/>
            <w:b/>
            <w:bCs/>
            <w:color w:val="000000" w:themeColor="text1"/>
            <w:lang w:val="fr-ML"/>
            <w:rPrChange w:id="13355" w:author="Dr Mamadou SANOGO" w:date="2023-10-25T18:15:00Z">
              <w:rPr>
                <w:rFonts w:ascii="Cambria" w:hAnsi="Cambria" w:cs="Arial"/>
                <w:b/>
                <w:bCs/>
                <w:color w:val="000000"/>
                <w:lang w:val="fr-ML"/>
              </w:rPr>
            </w:rPrChange>
          </w:rPr>
          <w:t xml:space="preserve">25-2 </w:t>
        </w:r>
        <w:r w:rsidRPr="007A4AFC">
          <w:rPr>
            <w:rFonts w:ascii="Cambria" w:hAnsi="Cambria" w:cs="Arial"/>
            <w:color w:val="000000" w:themeColor="text1"/>
            <w:lang w:val="fr-ML"/>
            <w:rPrChange w:id="13356" w:author="Dr Mamadou SANOGO" w:date="2023-10-25T18:15:00Z">
              <w:rPr>
                <w:rFonts w:ascii="Cambria" w:hAnsi="Cambria" w:cs="Arial"/>
                <w:color w:val="000000"/>
                <w:lang w:val="fr-ML"/>
              </w:rPr>
            </w:rPrChange>
          </w:rPr>
          <w: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t>
        </w:r>
      </w:ins>
    </w:p>
    <w:p w14:paraId="0388E585" w14:textId="53E423BA" w:rsidR="00D3265D" w:rsidRPr="007A4AFC" w:rsidRDefault="00D3265D" w:rsidP="00D3265D">
      <w:pPr>
        <w:widowControl w:val="0"/>
        <w:autoSpaceDE w:val="0"/>
        <w:autoSpaceDN w:val="0"/>
        <w:adjustRightInd w:val="0"/>
        <w:spacing w:line="240" w:lineRule="auto"/>
        <w:rPr>
          <w:ins w:id="13357" w:author="Dr Mamadou SANOGO" w:date="2023-10-25T16:41:00Z"/>
          <w:rFonts w:ascii="Cambria" w:hAnsi="Cambria" w:cs="Arial"/>
          <w:color w:val="000000" w:themeColor="text1"/>
          <w:lang w:val="fr-ML"/>
          <w:rPrChange w:id="13358" w:author="Dr Mamadou SANOGO" w:date="2023-10-25T18:15:00Z">
            <w:rPr>
              <w:ins w:id="13359" w:author="Dr Mamadou SANOGO" w:date="2023-10-25T16:41:00Z"/>
              <w:rFonts w:ascii="Cambria" w:hAnsi="Cambria" w:cs="Arial"/>
              <w:color w:val="1A1A1A"/>
              <w:lang w:val="fr-ML"/>
            </w:rPr>
          </w:rPrChange>
        </w:rPr>
      </w:pPr>
      <w:ins w:id="13360" w:author="Dr Mamadou SANOGO" w:date="2023-10-25T16:41:00Z">
        <w:r w:rsidRPr="007A4AFC">
          <w:rPr>
            <w:rFonts w:ascii="Cambria" w:hAnsi="Cambria" w:cs="Arial"/>
            <w:b/>
            <w:bCs/>
            <w:color w:val="000000" w:themeColor="text1"/>
            <w:lang w:val="fr-ML"/>
            <w:rPrChange w:id="13361" w:author="Dr Mamadou SANOGO" w:date="2023-10-25T18:15:00Z">
              <w:rPr>
                <w:rFonts w:ascii="Cambria" w:hAnsi="Cambria" w:cs="Arial"/>
                <w:b/>
                <w:bCs/>
                <w:color w:val="1A1A1A"/>
                <w:lang w:val="fr-ML"/>
              </w:rPr>
            </w:rPrChange>
          </w:rPr>
          <w:t xml:space="preserve">25-3 </w:t>
        </w:r>
        <w:r w:rsidRPr="007A4AFC">
          <w:rPr>
            <w:rFonts w:ascii="Cambria" w:hAnsi="Cambria" w:cs="Arial"/>
            <w:color w:val="000000" w:themeColor="text1"/>
            <w:lang w:val="fr-ML"/>
            <w:rPrChange w:id="13362" w:author="Dr Mamadou SANOGO" w:date="2023-10-25T18:15:00Z">
              <w:rPr>
                <w:rFonts w:ascii="Cambria" w:hAnsi="Cambria" w:cs="Arial"/>
                <w:color w:val="1A1A1A"/>
                <w:lang w:val="fr-ML"/>
              </w:rPr>
            </w:rPrChange>
          </w:rPr>
          <w:t>Les personnes handicapées se présentant à des examens, concours ou contrôles des connaissances doivent faire connaître auprès du service compétent, au moins un mois à l’avance, si elles souhaitent bénéficier de mesures compensatoires de leur handicap.</w:t>
        </w:r>
      </w:ins>
    </w:p>
    <w:p w14:paraId="35D9D1AB" w14:textId="77777777" w:rsidR="00D3265D" w:rsidRPr="007A4AFC" w:rsidRDefault="00D3265D" w:rsidP="00D3265D">
      <w:pPr>
        <w:widowControl w:val="0"/>
        <w:autoSpaceDE w:val="0"/>
        <w:autoSpaceDN w:val="0"/>
        <w:adjustRightInd w:val="0"/>
        <w:spacing w:line="240" w:lineRule="auto"/>
        <w:rPr>
          <w:ins w:id="13363" w:author="Dr Mamadou SANOGO" w:date="2023-10-25T16:41:00Z"/>
          <w:rFonts w:ascii="Cambria" w:hAnsi="Cambria" w:cs="Arial"/>
          <w:color w:val="000000" w:themeColor="text1"/>
          <w:lang w:val="fr-ML"/>
          <w:rPrChange w:id="13364" w:author="Dr Mamadou SANOGO" w:date="2023-10-25T18:15:00Z">
            <w:rPr>
              <w:ins w:id="13365" w:author="Dr Mamadou SANOGO" w:date="2023-10-25T16:41:00Z"/>
              <w:rFonts w:ascii="Cambria" w:hAnsi="Cambria" w:cs="Arial"/>
              <w:color w:val="000000"/>
              <w:lang w:val="fr-ML"/>
            </w:rPr>
          </w:rPrChange>
        </w:rPr>
      </w:pPr>
      <w:ins w:id="13366" w:author="Dr Mamadou SANOGO" w:date="2023-10-25T16:41:00Z">
        <w:r w:rsidRPr="007A4AFC">
          <w:rPr>
            <w:rFonts w:ascii="Cambria" w:hAnsi="Cambria" w:cs="Arial"/>
            <w:b/>
            <w:bCs/>
            <w:color w:val="000000" w:themeColor="text1"/>
            <w:lang w:val="fr-ML"/>
            <w:rPrChange w:id="13367" w:author="Dr Mamadou SANOGO" w:date="2023-10-25T18:15:00Z">
              <w:rPr>
                <w:rFonts w:ascii="Cambria" w:hAnsi="Cambria" w:cs="Arial"/>
                <w:b/>
                <w:bCs/>
                <w:color w:val="000000"/>
                <w:lang w:val="fr-ML"/>
              </w:rPr>
            </w:rPrChange>
          </w:rPr>
          <w:t xml:space="preserve">25-4 </w:t>
        </w:r>
        <w:r w:rsidRPr="007A4AFC">
          <w:rPr>
            <w:rFonts w:ascii="Cambria" w:hAnsi="Cambria" w:cs="Arial"/>
            <w:color w:val="000000" w:themeColor="text1"/>
            <w:lang w:val="fr-ML"/>
            <w:rPrChange w:id="13368" w:author="Dr Mamadou SANOGO" w:date="2023-10-25T18:15:00Z">
              <w:rPr>
                <w:rFonts w:ascii="Cambria" w:hAnsi="Cambria" w:cs="Arial"/>
                <w:color w:val="000000"/>
                <w:lang w:val="fr-ML"/>
              </w:rPr>
            </w:rPrChange>
          </w:rPr>
          <w:t>En vue de prévenir toute fraude ou tentative de fraude, le port de tenue ou de signe :</w:t>
        </w:r>
      </w:ins>
    </w:p>
    <w:p w14:paraId="004D695D" w14:textId="77777777" w:rsidR="00D3265D" w:rsidRPr="007A4AFC" w:rsidRDefault="00D3265D" w:rsidP="00D3265D">
      <w:pPr>
        <w:widowControl w:val="0"/>
        <w:autoSpaceDE w:val="0"/>
        <w:autoSpaceDN w:val="0"/>
        <w:adjustRightInd w:val="0"/>
        <w:spacing w:line="240" w:lineRule="auto"/>
        <w:rPr>
          <w:ins w:id="13369" w:author="Dr Mamadou SANOGO" w:date="2023-10-25T16:41:00Z"/>
          <w:rFonts w:ascii="Cambria" w:hAnsi="Cambria" w:cs="Arial"/>
          <w:color w:val="000000" w:themeColor="text1"/>
          <w:lang w:val="fr-ML"/>
          <w:rPrChange w:id="13370" w:author="Dr Mamadou SANOGO" w:date="2023-10-25T18:15:00Z">
            <w:rPr>
              <w:ins w:id="13371" w:author="Dr Mamadou SANOGO" w:date="2023-10-25T16:41:00Z"/>
              <w:rFonts w:ascii="Cambria" w:hAnsi="Cambria" w:cs="Arial"/>
              <w:color w:val="000000"/>
              <w:lang w:val="fr-ML"/>
            </w:rPr>
          </w:rPrChange>
        </w:rPr>
      </w:pPr>
      <w:ins w:id="13372" w:author="Dr Mamadou SANOGO" w:date="2023-10-25T16:41:00Z">
        <w:r w:rsidRPr="007A4AFC">
          <w:rPr>
            <w:rFonts w:ascii="Cambria" w:hAnsi="Cambria" w:cs="Arial"/>
            <w:color w:val="000000" w:themeColor="text1"/>
            <w:lang w:val="fr-ML"/>
            <w:rPrChange w:id="13373" w:author="Dr Mamadou SANOGO" w:date="2023-10-25T18:15:00Z">
              <w:rPr>
                <w:rFonts w:ascii="Cambria" w:hAnsi="Cambria" w:cs="Arial"/>
                <w:color w:val="000000"/>
                <w:lang w:val="fr-ML"/>
              </w:rPr>
            </w:rPrChange>
          </w:rPr>
          <w:t>- ne doit pas rendre impossible ou difficile l’identification de la personne ou être susceptible d’engendrer un doute sur son identification ;</w:t>
        </w:r>
      </w:ins>
    </w:p>
    <w:p w14:paraId="34CFB8E7" w14:textId="77777777" w:rsidR="00D3265D" w:rsidRPr="007A4AFC" w:rsidRDefault="00D3265D" w:rsidP="00D3265D">
      <w:pPr>
        <w:widowControl w:val="0"/>
        <w:autoSpaceDE w:val="0"/>
        <w:autoSpaceDN w:val="0"/>
        <w:adjustRightInd w:val="0"/>
        <w:spacing w:line="240" w:lineRule="auto"/>
        <w:rPr>
          <w:ins w:id="13374" w:author="Dr Mamadou SANOGO" w:date="2023-10-25T16:41:00Z"/>
          <w:rFonts w:ascii="Cambria" w:hAnsi="Cambria" w:cs="Arial"/>
          <w:color w:val="000000" w:themeColor="text1"/>
          <w:lang w:val="fr-ML"/>
          <w:rPrChange w:id="13375" w:author="Dr Mamadou SANOGO" w:date="2023-10-25T18:15:00Z">
            <w:rPr>
              <w:ins w:id="13376" w:author="Dr Mamadou SANOGO" w:date="2023-10-25T16:41:00Z"/>
              <w:rFonts w:ascii="Cambria" w:hAnsi="Cambria" w:cs="Arial"/>
              <w:color w:val="000000"/>
              <w:lang w:val="fr-ML"/>
            </w:rPr>
          </w:rPrChange>
        </w:rPr>
      </w:pPr>
      <w:ins w:id="13377" w:author="Dr Mamadou SANOGO" w:date="2023-10-25T16:41:00Z">
        <w:r w:rsidRPr="007A4AFC">
          <w:rPr>
            <w:rFonts w:ascii="Cambria" w:hAnsi="Cambria" w:cs="Arial"/>
            <w:color w:val="000000" w:themeColor="text1"/>
            <w:lang w:val="fr-ML"/>
            <w:rPrChange w:id="13378" w:author="Dr Mamadou SANOGO" w:date="2023-10-25T18:15:00Z">
              <w:rPr>
                <w:rFonts w:ascii="Cambria" w:hAnsi="Cambria" w:cs="Arial"/>
                <w:color w:val="000000"/>
                <w:lang w:val="fr-ML"/>
              </w:rPr>
            </w:rPrChange>
          </w:rPr>
          <w:t>- ne doit pas aller à l’encontre des règles et nécessités liées à l’organisation et au déroulement des examens et concours.</w:t>
        </w:r>
      </w:ins>
    </w:p>
    <w:p w14:paraId="1FF53E87" w14:textId="77777777" w:rsidR="00D3265D" w:rsidRPr="007A4AFC" w:rsidRDefault="00D3265D" w:rsidP="00D3265D">
      <w:pPr>
        <w:widowControl w:val="0"/>
        <w:autoSpaceDE w:val="0"/>
        <w:autoSpaceDN w:val="0"/>
        <w:adjustRightInd w:val="0"/>
        <w:spacing w:line="240" w:lineRule="auto"/>
        <w:ind w:left="116" w:right="-36"/>
        <w:rPr>
          <w:ins w:id="13379" w:author="Dr Mamadou SANOGO" w:date="2023-10-25T16:41:00Z"/>
          <w:color w:val="000000" w:themeColor="text1"/>
          <w:szCs w:val="24"/>
          <w:lang w:val="fr-ML"/>
          <w:rPrChange w:id="13380" w:author="Dr Mamadou SANOGO" w:date="2023-10-25T18:15:00Z">
            <w:rPr>
              <w:ins w:id="13381" w:author="Dr Mamadou SANOGO" w:date="2023-10-25T16:41:00Z"/>
              <w:color w:val="000000"/>
              <w:szCs w:val="24"/>
              <w:lang w:val="fr-ML"/>
            </w:rPr>
          </w:rPrChange>
        </w:rPr>
      </w:pPr>
      <w:ins w:id="13382" w:author="Dr Mamadou SANOGO" w:date="2023-10-25T16:41:00Z">
        <w:r w:rsidRPr="007A4AFC">
          <w:rPr>
            <w:rFonts w:ascii="Cambria" w:hAnsi="Cambria" w:cs="Arial"/>
            <w:b/>
            <w:color w:val="000000" w:themeColor="text1"/>
            <w:lang w:val="fr-ML"/>
            <w:rPrChange w:id="13383" w:author="Dr Mamadou SANOGO" w:date="2023-10-25T18:15:00Z">
              <w:rPr>
                <w:rFonts w:ascii="Cambria" w:hAnsi="Cambria" w:cs="Arial"/>
                <w:b/>
                <w:color w:val="000000"/>
                <w:lang w:val="fr-ML"/>
              </w:rPr>
            </w:rPrChange>
          </w:rPr>
          <w:t>25-5</w:t>
        </w:r>
        <w:r w:rsidRPr="007A4AFC">
          <w:rPr>
            <w:b/>
            <w:bCs/>
            <w:color w:val="000000" w:themeColor="text1"/>
            <w:szCs w:val="24"/>
            <w:lang w:val="fr-ML"/>
            <w:rPrChange w:id="13384" w:author="Dr Mamadou SANOGO" w:date="2023-10-25T18:15:00Z">
              <w:rPr>
                <w:b/>
                <w:bCs/>
                <w:color w:val="030303"/>
                <w:szCs w:val="24"/>
                <w:lang w:val="fr-ML"/>
              </w:rPr>
            </w:rPrChange>
          </w:rPr>
          <w:t xml:space="preserve"> </w:t>
        </w:r>
        <w:r w:rsidRPr="007A4AFC">
          <w:rPr>
            <w:b/>
            <w:bCs/>
            <w:color w:val="000000" w:themeColor="text1"/>
            <w:spacing w:val="-1"/>
            <w:szCs w:val="24"/>
            <w:lang w:val="fr-ML"/>
            <w:rPrChange w:id="13385" w:author="Dr Mamadou SANOGO" w:date="2023-10-25T18:15:00Z">
              <w:rPr>
                <w:b/>
                <w:bCs/>
                <w:color w:val="030303"/>
                <w:spacing w:val="-1"/>
                <w:szCs w:val="24"/>
                <w:lang w:val="fr-ML"/>
              </w:rPr>
            </w:rPrChange>
          </w:rPr>
          <w:t>Mémoires de fin de cycle</w:t>
        </w:r>
        <w:r w:rsidRPr="007A4AFC">
          <w:rPr>
            <w:color w:val="000000" w:themeColor="text1"/>
            <w:szCs w:val="24"/>
            <w:lang w:val="fr-ML"/>
            <w:rPrChange w:id="13386" w:author="Dr Mamadou SANOGO" w:date="2023-10-25T18:15:00Z">
              <w:rPr>
                <w:color w:val="000000"/>
                <w:szCs w:val="24"/>
                <w:lang w:val="fr-ML"/>
              </w:rPr>
            </w:rPrChange>
          </w:rPr>
          <w:t xml:space="preserve">, </w:t>
        </w:r>
      </w:ins>
    </w:p>
    <w:p w14:paraId="1E6C8348" w14:textId="77777777" w:rsidR="00D3265D" w:rsidRPr="007A4AFC" w:rsidRDefault="00D3265D" w:rsidP="00D3265D">
      <w:pPr>
        <w:widowControl w:val="0"/>
        <w:autoSpaceDE w:val="0"/>
        <w:autoSpaceDN w:val="0"/>
        <w:adjustRightInd w:val="0"/>
        <w:spacing w:line="240" w:lineRule="auto"/>
        <w:ind w:left="116" w:right="-36"/>
        <w:rPr>
          <w:ins w:id="13387" w:author="Dr Mamadou SANOGO" w:date="2023-10-25T16:41:00Z"/>
          <w:color w:val="000000" w:themeColor="text1"/>
          <w:szCs w:val="24"/>
          <w:lang w:val="fr-ML"/>
          <w:rPrChange w:id="13388" w:author="Dr Mamadou SANOGO" w:date="2023-10-25T18:15:00Z">
            <w:rPr>
              <w:ins w:id="13389" w:author="Dr Mamadou SANOGO" w:date="2023-10-25T16:41:00Z"/>
              <w:color w:val="000000"/>
              <w:szCs w:val="24"/>
              <w:lang w:val="fr-ML"/>
            </w:rPr>
          </w:rPrChange>
        </w:rPr>
      </w:pPr>
      <w:ins w:id="13390" w:author="Dr Mamadou SANOGO" w:date="2023-10-25T16:41:00Z">
        <w:r w:rsidRPr="007A4AFC">
          <w:rPr>
            <w:rFonts w:ascii="Cambria" w:hAnsi="Cambria" w:cs="Arial"/>
            <w:color w:val="000000" w:themeColor="text1"/>
            <w:lang w:val="fr-ML"/>
            <w:rPrChange w:id="13391" w:author="Dr Mamadou SANOGO" w:date="2023-10-25T18:15:00Z">
              <w:rPr>
                <w:rFonts w:ascii="Cambria" w:hAnsi="Cambria" w:cs="Arial"/>
                <w:color w:val="000000"/>
                <w:lang w:val="fr-ML"/>
              </w:rPr>
            </w:rPrChange>
          </w:rPr>
          <w:t>L</w:t>
        </w:r>
        <w:r w:rsidRPr="007A4AFC">
          <w:rPr>
            <w:color w:val="000000" w:themeColor="text1"/>
            <w:szCs w:val="24"/>
            <w:lang w:val="fr-ML"/>
            <w:rPrChange w:id="13392" w:author="Dr Mamadou SANOGO" w:date="2023-10-25T18:15:00Z">
              <w:rPr>
                <w:color w:val="000000"/>
                <w:szCs w:val="24"/>
                <w:lang w:val="fr-ML"/>
              </w:rPr>
            </w:rPrChange>
          </w:rPr>
          <w:t>e</w:t>
        </w:r>
        <w:r w:rsidRPr="007A4AFC">
          <w:rPr>
            <w:color w:val="000000" w:themeColor="text1"/>
            <w:spacing w:val="-1"/>
            <w:szCs w:val="24"/>
            <w:lang w:val="fr-ML"/>
            <w:rPrChange w:id="13393" w:author="Dr Mamadou SANOGO" w:date="2023-10-25T18:15:00Z">
              <w:rPr>
                <w:color w:val="000000"/>
                <w:spacing w:val="-1"/>
                <w:szCs w:val="24"/>
                <w:lang w:val="fr-ML"/>
              </w:rPr>
            </w:rPrChange>
          </w:rPr>
          <w:t xml:space="preserve"> </w:t>
        </w:r>
        <w:r w:rsidRPr="007A4AFC">
          <w:rPr>
            <w:color w:val="000000" w:themeColor="text1"/>
            <w:szCs w:val="24"/>
            <w:lang w:val="fr-ML"/>
            <w:rPrChange w:id="13394" w:author="Dr Mamadou SANOGO" w:date="2023-10-25T18:15:00Z">
              <w:rPr>
                <w:color w:val="000000"/>
                <w:szCs w:val="24"/>
                <w:lang w:val="fr-ML"/>
              </w:rPr>
            </w:rPrChange>
          </w:rPr>
          <w:t>j</w:t>
        </w:r>
        <w:r w:rsidRPr="007A4AFC">
          <w:rPr>
            <w:color w:val="000000" w:themeColor="text1"/>
            <w:spacing w:val="3"/>
            <w:szCs w:val="24"/>
            <w:lang w:val="fr-ML"/>
            <w:rPrChange w:id="13395" w:author="Dr Mamadou SANOGO" w:date="2023-10-25T18:15:00Z">
              <w:rPr>
                <w:color w:val="000000"/>
                <w:spacing w:val="3"/>
                <w:szCs w:val="24"/>
                <w:lang w:val="fr-ML"/>
              </w:rPr>
            </w:rPrChange>
          </w:rPr>
          <w:t>u</w:t>
        </w:r>
        <w:r w:rsidRPr="007A4AFC">
          <w:rPr>
            <w:color w:val="000000" w:themeColor="text1"/>
            <w:spacing w:val="4"/>
            <w:szCs w:val="24"/>
            <w:lang w:val="fr-ML"/>
            <w:rPrChange w:id="13396" w:author="Dr Mamadou SANOGO" w:date="2023-10-25T18:15:00Z">
              <w:rPr>
                <w:color w:val="000000"/>
                <w:spacing w:val="4"/>
                <w:szCs w:val="24"/>
                <w:lang w:val="fr-ML"/>
              </w:rPr>
            </w:rPrChange>
          </w:rPr>
          <w:t>r</w:t>
        </w:r>
        <w:r w:rsidRPr="007A4AFC">
          <w:rPr>
            <w:color w:val="000000" w:themeColor="text1"/>
            <w:szCs w:val="24"/>
            <w:lang w:val="fr-ML"/>
            <w:rPrChange w:id="13397" w:author="Dr Mamadou SANOGO" w:date="2023-10-25T18:15:00Z">
              <w:rPr>
                <w:color w:val="000000"/>
                <w:szCs w:val="24"/>
                <w:lang w:val="fr-ML"/>
              </w:rPr>
            </w:rPrChange>
          </w:rPr>
          <w:t>y</w:t>
        </w:r>
        <w:r w:rsidRPr="007A4AFC">
          <w:rPr>
            <w:color w:val="000000" w:themeColor="text1"/>
            <w:spacing w:val="-5"/>
            <w:szCs w:val="24"/>
            <w:lang w:val="fr-ML"/>
            <w:rPrChange w:id="13398" w:author="Dr Mamadou SANOGO" w:date="2023-10-25T18:15:00Z">
              <w:rPr>
                <w:color w:val="000000"/>
                <w:spacing w:val="-5"/>
                <w:szCs w:val="24"/>
                <w:lang w:val="fr-ML"/>
              </w:rPr>
            </w:rPrChange>
          </w:rPr>
          <w:t xml:space="preserve"> </w:t>
        </w:r>
        <w:r w:rsidRPr="007A4AFC">
          <w:rPr>
            <w:color w:val="000000" w:themeColor="text1"/>
            <w:szCs w:val="24"/>
            <w:lang w:val="fr-ML"/>
            <w:rPrChange w:id="13399" w:author="Dr Mamadou SANOGO" w:date="2023-10-25T18:15:00Z">
              <w:rPr>
                <w:color w:val="000000"/>
                <w:szCs w:val="24"/>
                <w:lang w:val="fr-ML"/>
              </w:rPr>
            </w:rPrChange>
          </w:rPr>
          <w:t>se</w:t>
        </w:r>
        <w:r w:rsidRPr="007A4AFC">
          <w:rPr>
            <w:color w:val="000000" w:themeColor="text1"/>
            <w:spacing w:val="-1"/>
            <w:szCs w:val="24"/>
            <w:lang w:val="fr-ML"/>
            <w:rPrChange w:id="13400" w:author="Dr Mamadou SANOGO" w:date="2023-10-25T18:15:00Z">
              <w:rPr>
                <w:color w:val="000000"/>
                <w:spacing w:val="-1"/>
                <w:szCs w:val="24"/>
                <w:lang w:val="fr-ML"/>
              </w:rPr>
            </w:rPrChange>
          </w:rPr>
          <w:t xml:space="preserve"> c</w:t>
        </w:r>
        <w:r w:rsidRPr="007A4AFC">
          <w:rPr>
            <w:color w:val="000000" w:themeColor="text1"/>
            <w:szCs w:val="24"/>
            <w:lang w:val="fr-ML"/>
            <w:rPrChange w:id="13401" w:author="Dr Mamadou SANOGO" w:date="2023-10-25T18:15:00Z">
              <w:rPr>
                <w:color w:val="000000"/>
                <w:szCs w:val="24"/>
                <w:lang w:val="fr-ML"/>
              </w:rPr>
            </w:rPrChange>
          </w:rPr>
          <w:t>ompose</w:t>
        </w:r>
        <w:r w:rsidRPr="007A4AFC">
          <w:rPr>
            <w:color w:val="000000" w:themeColor="text1"/>
            <w:spacing w:val="-1"/>
            <w:szCs w:val="24"/>
            <w:lang w:val="fr-ML"/>
            <w:rPrChange w:id="13402" w:author="Dr Mamadou SANOGO" w:date="2023-10-25T18:15:00Z">
              <w:rPr>
                <w:color w:val="000000"/>
                <w:spacing w:val="-1"/>
                <w:szCs w:val="24"/>
                <w:lang w:val="fr-ML"/>
              </w:rPr>
            </w:rPrChange>
          </w:rPr>
          <w:t xml:space="preserve"> </w:t>
        </w:r>
        <w:r w:rsidRPr="007A4AFC">
          <w:rPr>
            <w:color w:val="000000" w:themeColor="text1"/>
            <w:spacing w:val="2"/>
            <w:szCs w:val="24"/>
            <w:lang w:val="fr-ML"/>
            <w:rPrChange w:id="13403" w:author="Dr Mamadou SANOGO" w:date="2023-10-25T18:15:00Z">
              <w:rPr>
                <w:color w:val="000000"/>
                <w:spacing w:val="2"/>
                <w:szCs w:val="24"/>
                <w:lang w:val="fr-ML"/>
              </w:rPr>
            </w:rPrChange>
          </w:rPr>
          <w:t>d</w:t>
        </w:r>
        <w:r w:rsidRPr="007A4AFC">
          <w:rPr>
            <w:color w:val="000000" w:themeColor="text1"/>
            <w:szCs w:val="24"/>
            <w:lang w:val="fr-ML"/>
            <w:rPrChange w:id="13404" w:author="Dr Mamadou SANOGO" w:date="2023-10-25T18:15:00Z">
              <w:rPr>
                <w:color w:val="000000"/>
                <w:szCs w:val="24"/>
                <w:lang w:val="fr-ML"/>
              </w:rPr>
            </w:rPrChange>
          </w:rPr>
          <w:t>e</w:t>
        </w:r>
        <w:r w:rsidRPr="007A4AFC">
          <w:rPr>
            <w:color w:val="000000" w:themeColor="text1"/>
            <w:spacing w:val="-1"/>
            <w:szCs w:val="24"/>
            <w:lang w:val="fr-ML"/>
            <w:rPrChange w:id="13405" w:author="Dr Mamadou SANOGO" w:date="2023-10-25T18:15:00Z">
              <w:rPr>
                <w:color w:val="000000"/>
                <w:spacing w:val="-1"/>
                <w:szCs w:val="24"/>
                <w:lang w:val="fr-ML"/>
              </w:rPr>
            </w:rPrChange>
          </w:rPr>
          <w:t xml:space="preserve"> </w:t>
        </w:r>
        <w:r w:rsidRPr="007A4AFC">
          <w:rPr>
            <w:color w:val="000000" w:themeColor="text1"/>
            <w:szCs w:val="24"/>
            <w:lang w:val="fr-ML"/>
            <w:rPrChange w:id="13406" w:author="Dr Mamadou SANOGO" w:date="2023-10-25T18:15:00Z">
              <w:rPr>
                <w:color w:val="000000"/>
                <w:szCs w:val="24"/>
                <w:lang w:val="fr-ML"/>
              </w:rPr>
            </w:rPrChange>
          </w:rPr>
          <w:t>4</w:t>
        </w:r>
        <w:r w:rsidRPr="007A4AFC">
          <w:rPr>
            <w:color w:val="000000" w:themeColor="text1"/>
            <w:spacing w:val="2"/>
            <w:szCs w:val="24"/>
            <w:lang w:val="fr-ML"/>
            <w:rPrChange w:id="13407" w:author="Dr Mamadou SANOGO" w:date="2023-10-25T18:15:00Z">
              <w:rPr>
                <w:color w:val="000000"/>
                <w:spacing w:val="2"/>
                <w:szCs w:val="24"/>
                <w:lang w:val="fr-ML"/>
              </w:rPr>
            </w:rPrChange>
          </w:rPr>
          <w:t xml:space="preserve"> </w:t>
        </w:r>
        <w:r w:rsidRPr="007A4AFC">
          <w:rPr>
            <w:color w:val="000000" w:themeColor="text1"/>
            <w:szCs w:val="24"/>
            <w:lang w:val="fr-ML"/>
            <w:rPrChange w:id="13408" w:author="Dr Mamadou SANOGO" w:date="2023-10-25T18:15:00Z">
              <w:rPr>
                <w:color w:val="000000"/>
                <w:szCs w:val="24"/>
                <w:lang w:val="fr-ML"/>
              </w:rPr>
            </w:rPrChange>
          </w:rPr>
          <w:t>à</w:t>
        </w:r>
        <w:r w:rsidRPr="007A4AFC">
          <w:rPr>
            <w:color w:val="000000" w:themeColor="text1"/>
            <w:spacing w:val="-1"/>
            <w:szCs w:val="24"/>
            <w:lang w:val="fr-ML"/>
            <w:rPrChange w:id="13409" w:author="Dr Mamadou SANOGO" w:date="2023-10-25T18:15:00Z">
              <w:rPr>
                <w:color w:val="000000"/>
                <w:spacing w:val="-1"/>
                <w:szCs w:val="24"/>
                <w:lang w:val="fr-ML"/>
              </w:rPr>
            </w:rPrChange>
          </w:rPr>
          <w:t xml:space="preserve"> </w:t>
        </w:r>
        <w:r w:rsidRPr="007A4AFC">
          <w:rPr>
            <w:color w:val="000000" w:themeColor="text1"/>
            <w:szCs w:val="24"/>
            <w:lang w:val="fr-ML"/>
            <w:rPrChange w:id="13410" w:author="Dr Mamadou SANOGO" w:date="2023-10-25T18:15:00Z">
              <w:rPr>
                <w:color w:val="000000"/>
                <w:szCs w:val="24"/>
                <w:lang w:val="fr-ML"/>
              </w:rPr>
            </w:rPrChange>
          </w:rPr>
          <w:t>8 memb</w:t>
        </w:r>
        <w:r w:rsidRPr="007A4AFC">
          <w:rPr>
            <w:color w:val="000000" w:themeColor="text1"/>
            <w:spacing w:val="-1"/>
            <w:szCs w:val="24"/>
            <w:lang w:val="fr-ML"/>
            <w:rPrChange w:id="13411" w:author="Dr Mamadou SANOGO" w:date="2023-10-25T18:15:00Z">
              <w:rPr>
                <w:color w:val="000000"/>
                <w:spacing w:val="-1"/>
                <w:szCs w:val="24"/>
                <w:lang w:val="fr-ML"/>
              </w:rPr>
            </w:rPrChange>
          </w:rPr>
          <w:t>re</w:t>
        </w:r>
        <w:r w:rsidRPr="007A4AFC">
          <w:rPr>
            <w:color w:val="000000" w:themeColor="text1"/>
            <w:szCs w:val="24"/>
            <w:lang w:val="fr-ML"/>
            <w:rPrChange w:id="13412" w:author="Dr Mamadou SANOGO" w:date="2023-10-25T18:15:00Z">
              <w:rPr>
                <w:color w:val="000000"/>
                <w:szCs w:val="24"/>
                <w:lang w:val="fr-ML"/>
              </w:rPr>
            </w:rPrChange>
          </w:rPr>
          <w:t xml:space="preserve">s, </w:t>
        </w:r>
        <w:r w:rsidRPr="007A4AFC">
          <w:rPr>
            <w:color w:val="000000" w:themeColor="text1"/>
            <w:spacing w:val="-1"/>
            <w:szCs w:val="24"/>
            <w:lang w:val="fr-ML"/>
            <w:rPrChange w:id="13413" w:author="Dr Mamadou SANOGO" w:date="2023-10-25T18:15:00Z">
              <w:rPr>
                <w:color w:val="000000"/>
                <w:spacing w:val="-1"/>
                <w:szCs w:val="24"/>
                <w:lang w:val="fr-ML"/>
              </w:rPr>
            </w:rPrChange>
          </w:rPr>
          <w:t>e</w:t>
        </w:r>
        <w:r w:rsidRPr="007A4AFC">
          <w:rPr>
            <w:color w:val="000000" w:themeColor="text1"/>
            <w:szCs w:val="24"/>
            <w:lang w:val="fr-ML"/>
            <w:rPrChange w:id="13414" w:author="Dr Mamadou SANOGO" w:date="2023-10-25T18:15:00Z">
              <w:rPr>
                <w:color w:val="000000"/>
                <w:szCs w:val="24"/>
                <w:lang w:val="fr-ML"/>
              </w:rPr>
            </w:rPrChange>
          </w:rPr>
          <w:t>t p</w:t>
        </w:r>
        <w:r w:rsidRPr="007A4AFC">
          <w:rPr>
            <w:color w:val="000000" w:themeColor="text1"/>
            <w:spacing w:val="1"/>
            <w:szCs w:val="24"/>
            <w:lang w:val="fr-ML"/>
            <w:rPrChange w:id="13415" w:author="Dr Mamadou SANOGO" w:date="2023-10-25T18:15:00Z">
              <w:rPr>
                <w:color w:val="000000"/>
                <w:spacing w:val="1"/>
                <w:szCs w:val="24"/>
                <w:lang w:val="fr-ML"/>
              </w:rPr>
            </w:rPrChange>
          </w:rPr>
          <w:t>l</w:t>
        </w:r>
        <w:r w:rsidRPr="007A4AFC">
          <w:rPr>
            <w:color w:val="000000" w:themeColor="text1"/>
            <w:szCs w:val="24"/>
            <w:lang w:val="fr-ML"/>
            <w:rPrChange w:id="13416" w:author="Dr Mamadou SANOGO" w:date="2023-10-25T18:15:00Z">
              <w:rPr>
                <w:color w:val="000000"/>
                <w:szCs w:val="24"/>
                <w:lang w:val="fr-ML"/>
              </w:rPr>
            </w:rPrChange>
          </w:rPr>
          <w:t>us p</w:t>
        </w:r>
        <w:r w:rsidRPr="007A4AFC">
          <w:rPr>
            <w:color w:val="000000" w:themeColor="text1"/>
            <w:spacing w:val="2"/>
            <w:szCs w:val="24"/>
            <w:lang w:val="fr-ML"/>
            <w:rPrChange w:id="13417" w:author="Dr Mamadou SANOGO" w:date="2023-10-25T18:15:00Z">
              <w:rPr>
                <w:color w:val="000000"/>
                <w:spacing w:val="2"/>
                <w:szCs w:val="24"/>
                <w:lang w:val="fr-ML"/>
              </w:rPr>
            </w:rPrChange>
          </w:rPr>
          <w:t>r</w:t>
        </w:r>
        <w:r w:rsidRPr="007A4AFC">
          <w:rPr>
            <w:color w:val="000000" w:themeColor="text1"/>
            <w:spacing w:val="-1"/>
            <w:szCs w:val="24"/>
            <w:lang w:val="fr-ML"/>
            <w:rPrChange w:id="13418" w:author="Dr Mamadou SANOGO" w:date="2023-10-25T18:15:00Z">
              <w:rPr>
                <w:color w:val="000000"/>
                <w:spacing w:val="-1"/>
                <w:szCs w:val="24"/>
                <w:lang w:val="fr-ML"/>
              </w:rPr>
            </w:rPrChange>
          </w:rPr>
          <w:t>é</w:t>
        </w:r>
        <w:r w:rsidRPr="007A4AFC">
          <w:rPr>
            <w:color w:val="000000" w:themeColor="text1"/>
            <w:spacing w:val="1"/>
            <w:szCs w:val="24"/>
            <w:lang w:val="fr-ML"/>
            <w:rPrChange w:id="13419" w:author="Dr Mamadou SANOGO" w:date="2023-10-25T18:15:00Z">
              <w:rPr>
                <w:color w:val="000000"/>
                <w:spacing w:val="1"/>
                <w:szCs w:val="24"/>
                <w:lang w:val="fr-ML"/>
              </w:rPr>
            </w:rPrChange>
          </w:rPr>
          <w:t>c</w:t>
        </w:r>
        <w:r w:rsidRPr="007A4AFC">
          <w:rPr>
            <w:color w:val="000000" w:themeColor="text1"/>
            <w:szCs w:val="24"/>
            <w:lang w:val="fr-ML"/>
            <w:rPrChange w:id="13420" w:author="Dr Mamadou SANOGO" w:date="2023-10-25T18:15:00Z">
              <w:rPr>
                <w:color w:val="000000"/>
                <w:szCs w:val="24"/>
                <w:lang w:val="fr-ML"/>
              </w:rPr>
            </w:rPrChange>
          </w:rPr>
          <w:t>isém</w:t>
        </w:r>
        <w:r w:rsidRPr="007A4AFC">
          <w:rPr>
            <w:color w:val="000000" w:themeColor="text1"/>
            <w:spacing w:val="-1"/>
            <w:szCs w:val="24"/>
            <w:lang w:val="fr-ML"/>
            <w:rPrChange w:id="13421" w:author="Dr Mamadou SANOGO" w:date="2023-10-25T18:15:00Z">
              <w:rPr>
                <w:color w:val="000000"/>
                <w:spacing w:val="-1"/>
                <w:szCs w:val="24"/>
                <w:lang w:val="fr-ML"/>
              </w:rPr>
            </w:rPrChange>
          </w:rPr>
          <w:t>e</w:t>
        </w:r>
        <w:r w:rsidRPr="007A4AFC">
          <w:rPr>
            <w:color w:val="000000" w:themeColor="text1"/>
            <w:szCs w:val="24"/>
            <w:lang w:val="fr-ML"/>
            <w:rPrChange w:id="13422" w:author="Dr Mamadou SANOGO" w:date="2023-10-25T18:15:00Z">
              <w:rPr>
                <w:color w:val="000000"/>
                <w:szCs w:val="24"/>
                <w:lang w:val="fr-ML"/>
              </w:rPr>
            </w:rPrChange>
          </w:rPr>
          <w:t>nt :</w:t>
        </w:r>
      </w:ins>
    </w:p>
    <w:p w14:paraId="43F52A83" w14:textId="77777777" w:rsidR="00D3265D" w:rsidRPr="007A4AFC" w:rsidRDefault="00D3265D" w:rsidP="00D3265D">
      <w:pPr>
        <w:widowControl w:val="0"/>
        <w:numPr>
          <w:ilvl w:val="0"/>
          <w:numId w:val="9"/>
        </w:numPr>
        <w:autoSpaceDE w:val="0"/>
        <w:autoSpaceDN w:val="0"/>
        <w:adjustRightInd w:val="0"/>
        <w:spacing w:line="240" w:lineRule="auto"/>
        <w:ind w:right="-36"/>
        <w:rPr>
          <w:ins w:id="13423" w:author="Dr Mamadou SANOGO" w:date="2023-10-25T16:41:00Z"/>
          <w:color w:val="000000" w:themeColor="text1"/>
          <w:szCs w:val="24"/>
          <w:lang w:val="fr-ML"/>
          <w:rPrChange w:id="13424" w:author="Dr Mamadou SANOGO" w:date="2023-10-25T18:15:00Z">
            <w:rPr>
              <w:ins w:id="13425" w:author="Dr Mamadou SANOGO" w:date="2023-10-25T16:41:00Z"/>
              <w:color w:val="000000"/>
              <w:szCs w:val="24"/>
              <w:lang w:val="fr-ML"/>
            </w:rPr>
          </w:rPrChange>
        </w:rPr>
      </w:pPr>
      <w:proofErr w:type="gramStart"/>
      <w:ins w:id="13426" w:author="Dr Mamadou SANOGO" w:date="2023-10-25T16:41:00Z">
        <w:r w:rsidRPr="007A4AFC">
          <w:rPr>
            <w:color w:val="000000" w:themeColor="text1"/>
            <w:szCs w:val="24"/>
            <w:lang w:val="fr-ML"/>
            <w:rPrChange w:id="13427" w:author="Dr Mamadou SANOGO" w:date="2023-10-25T18:15:00Z">
              <w:rPr>
                <w:color w:val="000000"/>
                <w:szCs w:val="24"/>
                <w:lang w:val="fr-ML"/>
              </w:rPr>
            </w:rPrChange>
          </w:rPr>
          <w:t>d'un</w:t>
        </w:r>
        <w:proofErr w:type="gramEnd"/>
        <w:r w:rsidRPr="007A4AFC">
          <w:rPr>
            <w:color w:val="000000" w:themeColor="text1"/>
            <w:szCs w:val="24"/>
            <w:lang w:val="fr-ML"/>
            <w:rPrChange w:id="13428" w:author="Dr Mamadou SANOGO" w:date="2023-10-25T18:15:00Z">
              <w:rPr>
                <w:color w:val="000000"/>
                <w:szCs w:val="24"/>
                <w:lang w:val="fr-ML"/>
              </w:rPr>
            </w:rPrChange>
          </w:rPr>
          <w:t xml:space="preserve"> président ;</w:t>
        </w:r>
      </w:ins>
    </w:p>
    <w:p w14:paraId="2F6CB6C3" w14:textId="77777777" w:rsidR="00D3265D" w:rsidRPr="007A4AFC" w:rsidRDefault="00D3265D" w:rsidP="00D3265D">
      <w:pPr>
        <w:widowControl w:val="0"/>
        <w:numPr>
          <w:ilvl w:val="0"/>
          <w:numId w:val="9"/>
        </w:numPr>
        <w:autoSpaceDE w:val="0"/>
        <w:autoSpaceDN w:val="0"/>
        <w:adjustRightInd w:val="0"/>
        <w:spacing w:line="240" w:lineRule="auto"/>
        <w:ind w:right="-36"/>
        <w:rPr>
          <w:ins w:id="13429" w:author="Dr Mamadou SANOGO" w:date="2023-10-25T16:41:00Z"/>
          <w:color w:val="000000" w:themeColor="text1"/>
          <w:szCs w:val="24"/>
          <w:lang w:val="fr-ML"/>
          <w:rPrChange w:id="13430" w:author="Dr Mamadou SANOGO" w:date="2023-10-25T18:15:00Z">
            <w:rPr>
              <w:ins w:id="13431" w:author="Dr Mamadou SANOGO" w:date="2023-10-25T16:41:00Z"/>
              <w:color w:val="000000"/>
              <w:szCs w:val="24"/>
              <w:lang w:val="fr-ML"/>
            </w:rPr>
          </w:rPrChange>
        </w:rPr>
      </w:pPr>
      <w:proofErr w:type="gramStart"/>
      <w:ins w:id="13432" w:author="Dr Mamadou SANOGO" w:date="2023-10-25T16:41:00Z">
        <w:r w:rsidRPr="007A4AFC">
          <w:rPr>
            <w:color w:val="000000" w:themeColor="text1"/>
            <w:szCs w:val="24"/>
            <w:lang w:val="fr-ML"/>
            <w:rPrChange w:id="13433" w:author="Dr Mamadou SANOGO" w:date="2023-10-25T18:15:00Z">
              <w:rPr>
                <w:color w:val="000000"/>
                <w:szCs w:val="24"/>
                <w:lang w:val="fr-ML"/>
              </w:rPr>
            </w:rPrChange>
          </w:rPr>
          <w:t>du</w:t>
        </w:r>
        <w:proofErr w:type="gramEnd"/>
        <w:r w:rsidRPr="007A4AFC">
          <w:rPr>
            <w:color w:val="000000" w:themeColor="text1"/>
            <w:szCs w:val="24"/>
            <w:lang w:val="fr-ML"/>
            <w:rPrChange w:id="13434" w:author="Dr Mamadou SANOGO" w:date="2023-10-25T18:15:00Z">
              <w:rPr>
                <w:color w:val="000000"/>
                <w:szCs w:val="24"/>
                <w:lang w:val="fr-ML"/>
              </w:rPr>
            </w:rPrChange>
          </w:rPr>
          <w:t xml:space="preserve"> directeur du mémoire ou rapport ;</w:t>
        </w:r>
      </w:ins>
    </w:p>
    <w:p w14:paraId="78AC2224" w14:textId="77777777" w:rsidR="00D3265D" w:rsidRPr="007A4AFC" w:rsidRDefault="00D3265D" w:rsidP="00D3265D">
      <w:pPr>
        <w:widowControl w:val="0"/>
        <w:numPr>
          <w:ilvl w:val="0"/>
          <w:numId w:val="9"/>
        </w:numPr>
        <w:autoSpaceDE w:val="0"/>
        <w:autoSpaceDN w:val="0"/>
        <w:adjustRightInd w:val="0"/>
        <w:spacing w:line="240" w:lineRule="auto"/>
        <w:ind w:right="-36"/>
        <w:rPr>
          <w:ins w:id="13435" w:author="Dr Mamadou SANOGO" w:date="2023-10-25T16:41:00Z"/>
          <w:color w:val="000000" w:themeColor="text1"/>
          <w:szCs w:val="24"/>
          <w:lang w:val="fr-ML"/>
          <w:rPrChange w:id="13436" w:author="Dr Mamadou SANOGO" w:date="2023-10-25T18:15:00Z">
            <w:rPr>
              <w:ins w:id="13437" w:author="Dr Mamadou SANOGO" w:date="2023-10-25T16:41:00Z"/>
              <w:color w:val="000000"/>
              <w:szCs w:val="24"/>
              <w:lang w:val="fr-ML"/>
            </w:rPr>
          </w:rPrChange>
        </w:rPr>
      </w:pPr>
      <w:proofErr w:type="gramStart"/>
      <w:ins w:id="13438" w:author="Dr Mamadou SANOGO" w:date="2023-10-25T16:41:00Z">
        <w:r w:rsidRPr="007A4AFC">
          <w:rPr>
            <w:color w:val="000000" w:themeColor="text1"/>
            <w:szCs w:val="24"/>
            <w:lang w:val="fr-ML"/>
            <w:rPrChange w:id="13439" w:author="Dr Mamadou SANOGO" w:date="2023-10-25T18:15:00Z">
              <w:rPr>
                <w:color w:val="000000"/>
                <w:szCs w:val="24"/>
                <w:lang w:val="fr-ML"/>
              </w:rPr>
            </w:rPrChange>
          </w:rPr>
          <w:t>éventuellement</w:t>
        </w:r>
        <w:proofErr w:type="gramEnd"/>
        <w:r w:rsidRPr="007A4AFC">
          <w:rPr>
            <w:color w:val="000000" w:themeColor="text1"/>
            <w:szCs w:val="24"/>
            <w:lang w:val="fr-ML"/>
            <w:rPrChange w:id="13440" w:author="Dr Mamadou SANOGO" w:date="2023-10-25T18:15:00Z">
              <w:rPr>
                <w:color w:val="000000"/>
                <w:szCs w:val="24"/>
                <w:lang w:val="fr-ML"/>
              </w:rPr>
            </w:rPrChange>
          </w:rPr>
          <w:t>, du co-directeur de mémoire/rapport ou directeur de cotutelle ;</w:t>
        </w:r>
      </w:ins>
    </w:p>
    <w:p w14:paraId="7EA6ADF8" w14:textId="77777777" w:rsidR="00D3265D" w:rsidRPr="007A4AFC" w:rsidRDefault="00D3265D" w:rsidP="00D3265D">
      <w:pPr>
        <w:widowControl w:val="0"/>
        <w:autoSpaceDE w:val="0"/>
        <w:autoSpaceDN w:val="0"/>
        <w:adjustRightInd w:val="0"/>
        <w:spacing w:line="240" w:lineRule="auto"/>
        <w:rPr>
          <w:ins w:id="13441" w:author="Dr Mamadou SANOGO" w:date="2023-10-25T16:41:00Z"/>
          <w:rFonts w:ascii="Cambria" w:hAnsi="Cambria" w:cs="Arial"/>
          <w:b/>
          <w:color w:val="000000" w:themeColor="text1"/>
          <w:lang w:val="fr-ML"/>
          <w:rPrChange w:id="13442" w:author="Dr Mamadou SANOGO" w:date="2023-10-25T18:15:00Z">
            <w:rPr>
              <w:ins w:id="13443" w:author="Dr Mamadou SANOGO" w:date="2023-10-25T16:41:00Z"/>
              <w:rFonts w:ascii="Cambria" w:hAnsi="Cambria" w:cs="Arial"/>
              <w:b/>
              <w:color w:val="000000"/>
              <w:lang w:val="fr-ML"/>
            </w:rPr>
          </w:rPrChange>
        </w:rPr>
      </w:pPr>
      <w:proofErr w:type="gramStart"/>
      <w:ins w:id="13444" w:author="Dr Mamadou SANOGO" w:date="2023-10-25T16:41:00Z">
        <w:r w:rsidRPr="007A4AFC">
          <w:rPr>
            <w:color w:val="000000" w:themeColor="text1"/>
            <w:szCs w:val="24"/>
            <w:lang w:val="fr-ML"/>
            <w:rPrChange w:id="13445" w:author="Dr Mamadou SANOGO" w:date="2023-10-25T18:15:00Z">
              <w:rPr>
                <w:color w:val="000000"/>
                <w:szCs w:val="24"/>
                <w:lang w:val="fr-ML"/>
              </w:rPr>
            </w:rPrChange>
          </w:rPr>
          <w:t>de</w:t>
        </w:r>
        <w:proofErr w:type="gramEnd"/>
        <w:r w:rsidRPr="007A4AFC">
          <w:rPr>
            <w:color w:val="000000" w:themeColor="text1"/>
            <w:szCs w:val="24"/>
            <w:lang w:val="fr-ML"/>
            <w:rPrChange w:id="13446" w:author="Dr Mamadou SANOGO" w:date="2023-10-25T18:15:00Z">
              <w:rPr>
                <w:color w:val="000000"/>
                <w:szCs w:val="24"/>
                <w:lang w:val="fr-ML"/>
              </w:rPr>
            </w:rPrChange>
          </w:rPr>
          <w:t xml:space="preserve"> membres examinateurs dont les rapporteurs</w:t>
        </w:r>
      </w:ins>
    </w:p>
    <w:p w14:paraId="5B6CFCB3" w14:textId="75BEC0C2" w:rsidR="00D3265D" w:rsidRDefault="00D3265D" w:rsidP="00D3265D">
      <w:pPr>
        <w:widowControl w:val="0"/>
        <w:autoSpaceDE w:val="0"/>
        <w:autoSpaceDN w:val="0"/>
        <w:adjustRightInd w:val="0"/>
        <w:spacing w:line="240" w:lineRule="auto"/>
        <w:rPr>
          <w:ins w:id="13447" w:author="Dr Mamadou SANOGO" w:date="2023-10-27T23:51:00Z"/>
          <w:rFonts w:ascii="Cambria" w:hAnsi="Cambria" w:cs="Arial"/>
          <w:color w:val="000000" w:themeColor="text1"/>
          <w:sz w:val="10"/>
          <w:lang w:val="fr-ML"/>
        </w:rPr>
      </w:pPr>
    </w:p>
    <w:p w14:paraId="31F5DA79" w14:textId="67370A5D" w:rsidR="00B43097" w:rsidRDefault="00B43097" w:rsidP="00D3265D">
      <w:pPr>
        <w:widowControl w:val="0"/>
        <w:autoSpaceDE w:val="0"/>
        <w:autoSpaceDN w:val="0"/>
        <w:adjustRightInd w:val="0"/>
        <w:spacing w:line="240" w:lineRule="auto"/>
        <w:rPr>
          <w:ins w:id="13448" w:author="Dr Mamadou SANOGO" w:date="2023-10-27T23:51:00Z"/>
          <w:rFonts w:ascii="Cambria" w:hAnsi="Cambria" w:cs="Arial"/>
          <w:color w:val="000000" w:themeColor="text1"/>
          <w:sz w:val="10"/>
          <w:lang w:val="fr-ML"/>
        </w:rPr>
      </w:pPr>
    </w:p>
    <w:p w14:paraId="45958B18" w14:textId="77777777" w:rsidR="00B43097" w:rsidRPr="007A4AFC" w:rsidRDefault="00B43097" w:rsidP="00D3265D">
      <w:pPr>
        <w:widowControl w:val="0"/>
        <w:autoSpaceDE w:val="0"/>
        <w:autoSpaceDN w:val="0"/>
        <w:adjustRightInd w:val="0"/>
        <w:spacing w:line="240" w:lineRule="auto"/>
        <w:rPr>
          <w:ins w:id="13449" w:author="Dr Mamadou SANOGO" w:date="2023-10-25T16:41:00Z"/>
          <w:rFonts w:ascii="Cambria" w:hAnsi="Cambria" w:cs="Arial"/>
          <w:color w:val="000000" w:themeColor="text1"/>
          <w:sz w:val="10"/>
          <w:lang w:val="fr-ML"/>
          <w:rPrChange w:id="13450" w:author="Dr Mamadou SANOGO" w:date="2023-10-25T18:15:00Z">
            <w:rPr>
              <w:ins w:id="13451" w:author="Dr Mamadou SANOGO" w:date="2023-10-25T16:41:00Z"/>
              <w:rFonts w:ascii="Cambria" w:hAnsi="Cambria" w:cs="Arial"/>
              <w:color w:val="000000"/>
              <w:sz w:val="10"/>
              <w:lang w:val="fr-ML"/>
            </w:rPr>
          </w:rPrChange>
        </w:rPr>
      </w:pPr>
    </w:p>
    <w:p w14:paraId="7F2757BC" w14:textId="77777777" w:rsidR="00D3265D" w:rsidRPr="007A4AFC" w:rsidRDefault="00D3265D" w:rsidP="00D3265D">
      <w:pPr>
        <w:widowControl w:val="0"/>
        <w:autoSpaceDE w:val="0"/>
        <w:autoSpaceDN w:val="0"/>
        <w:adjustRightInd w:val="0"/>
        <w:spacing w:line="240" w:lineRule="auto"/>
        <w:rPr>
          <w:ins w:id="13452" w:author="Dr Mamadou SANOGO" w:date="2023-10-25T16:41:00Z"/>
          <w:rFonts w:ascii="Cambria" w:hAnsi="Cambria" w:cs="Arial"/>
          <w:b/>
          <w:bCs/>
          <w:color w:val="000000" w:themeColor="text1"/>
          <w:lang w:val="fr-ML"/>
          <w:rPrChange w:id="13453" w:author="Dr Mamadou SANOGO" w:date="2023-10-25T18:15:00Z">
            <w:rPr>
              <w:ins w:id="13454" w:author="Dr Mamadou SANOGO" w:date="2023-10-25T16:41:00Z"/>
              <w:rFonts w:ascii="Cambria" w:hAnsi="Cambria" w:cs="Arial"/>
              <w:b/>
              <w:bCs/>
              <w:color w:val="000000"/>
              <w:lang w:val="fr-ML"/>
            </w:rPr>
          </w:rPrChange>
        </w:rPr>
      </w:pPr>
      <w:ins w:id="13455" w:author="Dr Mamadou SANOGO" w:date="2023-10-25T16:41:00Z">
        <w:r w:rsidRPr="007A4AFC">
          <w:rPr>
            <w:rFonts w:ascii="Cambria" w:hAnsi="Cambria" w:cs="Arial"/>
            <w:b/>
            <w:bCs/>
            <w:color w:val="000000" w:themeColor="text1"/>
            <w:lang w:val="fr-ML"/>
            <w:rPrChange w:id="13456" w:author="Dr Mamadou SANOGO" w:date="2023-10-25T18:15:00Z">
              <w:rPr>
                <w:rFonts w:ascii="Cambria" w:hAnsi="Cambria" w:cs="Arial"/>
                <w:b/>
                <w:bCs/>
                <w:color w:val="000000"/>
                <w:lang w:val="fr-ML"/>
              </w:rPr>
            </w:rPrChange>
          </w:rPr>
          <w:t xml:space="preserve">CHAPITRE IV : SANCTIONS DISCIPLINAIRES </w:t>
        </w:r>
      </w:ins>
    </w:p>
    <w:p w14:paraId="235DB90A" w14:textId="77777777" w:rsidR="00D3265D" w:rsidRPr="007A4AFC" w:rsidRDefault="00D3265D" w:rsidP="00D3265D">
      <w:pPr>
        <w:widowControl w:val="0"/>
        <w:autoSpaceDE w:val="0"/>
        <w:autoSpaceDN w:val="0"/>
        <w:adjustRightInd w:val="0"/>
        <w:spacing w:line="240" w:lineRule="auto"/>
        <w:rPr>
          <w:ins w:id="13457" w:author="Dr Mamadou SANOGO" w:date="2023-10-25T16:41:00Z"/>
          <w:rFonts w:ascii="Cambria" w:hAnsi="Cambria" w:cs="Arial"/>
          <w:color w:val="000000" w:themeColor="text1"/>
          <w:lang w:val="fr-ML"/>
          <w:rPrChange w:id="13458" w:author="Dr Mamadou SANOGO" w:date="2023-10-25T18:15:00Z">
            <w:rPr>
              <w:ins w:id="13459" w:author="Dr Mamadou SANOGO" w:date="2023-10-25T16:41:00Z"/>
              <w:rFonts w:ascii="Cambria" w:hAnsi="Cambria" w:cs="Arial"/>
              <w:color w:val="000000"/>
              <w:lang w:val="fr-ML"/>
            </w:rPr>
          </w:rPrChange>
        </w:rPr>
      </w:pPr>
      <w:ins w:id="13460" w:author="Dr Mamadou SANOGO" w:date="2023-10-25T16:41:00Z">
        <w:r w:rsidRPr="007A4AFC">
          <w:rPr>
            <w:rFonts w:ascii="Cambria" w:hAnsi="Cambria" w:cs="Arial"/>
            <w:b/>
            <w:bCs/>
            <w:color w:val="000000" w:themeColor="text1"/>
            <w:lang w:val="fr-ML"/>
            <w:rPrChange w:id="13461" w:author="Dr Mamadou SANOGO" w:date="2023-10-25T18:15:00Z">
              <w:rPr>
                <w:rFonts w:ascii="Cambria" w:hAnsi="Cambria" w:cs="Arial"/>
                <w:b/>
                <w:bCs/>
                <w:color w:val="000000"/>
                <w:lang w:val="fr-ML"/>
              </w:rPr>
            </w:rPrChange>
          </w:rPr>
          <w:t>Article 26 - Procédure disciplinaire</w:t>
        </w:r>
      </w:ins>
    </w:p>
    <w:p w14:paraId="5D908448" w14:textId="77777777" w:rsidR="00D3265D" w:rsidRPr="007A4AFC" w:rsidRDefault="00D3265D" w:rsidP="00D3265D">
      <w:pPr>
        <w:widowControl w:val="0"/>
        <w:autoSpaceDE w:val="0"/>
        <w:autoSpaceDN w:val="0"/>
        <w:adjustRightInd w:val="0"/>
        <w:spacing w:line="240" w:lineRule="auto"/>
        <w:rPr>
          <w:ins w:id="13462" w:author="Dr Mamadou SANOGO" w:date="2023-10-25T16:41:00Z"/>
          <w:rFonts w:ascii="Cambria" w:hAnsi="Cambria" w:cs="Arial"/>
          <w:color w:val="000000" w:themeColor="text1"/>
          <w:lang w:val="fr-ML"/>
          <w:rPrChange w:id="13463" w:author="Dr Mamadou SANOGO" w:date="2023-10-25T18:15:00Z">
            <w:rPr>
              <w:ins w:id="13464" w:author="Dr Mamadou SANOGO" w:date="2023-10-25T16:41:00Z"/>
              <w:rFonts w:ascii="Cambria" w:hAnsi="Cambria" w:cs="Arial"/>
              <w:color w:val="000000"/>
              <w:lang w:val="fr-ML"/>
            </w:rPr>
          </w:rPrChange>
        </w:rPr>
      </w:pPr>
      <w:ins w:id="13465" w:author="Dr Mamadou SANOGO" w:date="2023-10-25T16:41:00Z">
        <w:r w:rsidRPr="007A4AFC">
          <w:rPr>
            <w:rFonts w:ascii="Cambria" w:hAnsi="Cambria" w:cs="Arial"/>
            <w:b/>
            <w:bCs/>
            <w:color w:val="000000" w:themeColor="text1"/>
            <w:lang w:val="fr-ML"/>
            <w:rPrChange w:id="13466" w:author="Dr Mamadou SANOGO" w:date="2023-10-25T18:15:00Z">
              <w:rPr>
                <w:rFonts w:ascii="Cambria" w:hAnsi="Cambria" w:cs="Arial"/>
                <w:b/>
                <w:bCs/>
                <w:color w:val="000000"/>
                <w:lang w:val="fr-ML"/>
              </w:rPr>
            </w:rPrChange>
          </w:rPr>
          <w:t xml:space="preserve">26-1 </w:t>
        </w:r>
        <w:r w:rsidRPr="007A4AFC">
          <w:rPr>
            <w:rFonts w:ascii="Cambria" w:hAnsi="Cambria" w:cs="Arial"/>
            <w:color w:val="000000" w:themeColor="text1"/>
            <w:lang w:val="fr-ML"/>
            <w:rPrChange w:id="13467" w:author="Dr Mamadou SANOGO" w:date="2023-10-25T18:15:00Z">
              <w:rPr>
                <w:rFonts w:ascii="Cambria" w:hAnsi="Cambria" w:cs="Arial"/>
                <w:color w:val="000000"/>
                <w:lang w:val="fr-ML"/>
              </w:rPr>
            </w:rPrChange>
          </w:rPr>
          <w:t>Fait l’objet d’une procédure disciplinaire tout usager lorsqu’il est auteur ou complice :</w:t>
        </w:r>
      </w:ins>
    </w:p>
    <w:p w14:paraId="0C2F9B38" w14:textId="77777777" w:rsidR="00D3265D" w:rsidRPr="007A4AFC" w:rsidRDefault="00D3265D" w:rsidP="00D3265D">
      <w:pPr>
        <w:widowControl w:val="0"/>
        <w:autoSpaceDE w:val="0"/>
        <w:autoSpaceDN w:val="0"/>
        <w:adjustRightInd w:val="0"/>
        <w:spacing w:line="240" w:lineRule="auto"/>
        <w:rPr>
          <w:ins w:id="13468" w:author="Dr Mamadou SANOGO" w:date="2023-10-25T16:41:00Z"/>
          <w:rFonts w:ascii="Cambria" w:hAnsi="Cambria" w:cs="Arial"/>
          <w:color w:val="000000" w:themeColor="text1"/>
          <w:lang w:val="fr-ML"/>
          <w:rPrChange w:id="13469" w:author="Dr Mamadou SANOGO" w:date="2023-10-25T18:15:00Z">
            <w:rPr>
              <w:ins w:id="13470" w:author="Dr Mamadou SANOGO" w:date="2023-10-25T16:41:00Z"/>
              <w:rFonts w:ascii="Cambria" w:hAnsi="Cambria" w:cs="Arial"/>
              <w:color w:val="000000"/>
              <w:lang w:val="fr-ML"/>
            </w:rPr>
          </w:rPrChange>
        </w:rPr>
      </w:pPr>
      <w:ins w:id="13471" w:author="Dr Mamadou SANOGO" w:date="2023-10-25T16:41:00Z">
        <w:r w:rsidRPr="007A4AFC">
          <w:rPr>
            <w:rFonts w:ascii="Cambria" w:hAnsi="Cambria" w:cs="Arial"/>
            <w:color w:val="000000" w:themeColor="text1"/>
            <w:lang w:val="fr-ML"/>
            <w:rPrChange w:id="13472" w:author="Dr Mamadou SANOGO" w:date="2023-10-25T18:15:00Z">
              <w:rPr>
                <w:rFonts w:ascii="Cambria" w:hAnsi="Cambria" w:cs="Arial"/>
                <w:color w:val="000000"/>
                <w:lang w:val="fr-ML"/>
              </w:rPr>
            </w:rPrChange>
          </w:rPr>
          <w:t>- d’une fraude ou tentative de fraude commise à l’occasion notamment d’une inscription, d’une épreuve de contrôle continu, d’un examen ou d’un concours ;</w:t>
        </w:r>
      </w:ins>
    </w:p>
    <w:p w14:paraId="19627DC0" w14:textId="77777777" w:rsidR="00D3265D" w:rsidRPr="007A4AFC" w:rsidRDefault="00D3265D" w:rsidP="00D3265D">
      <w:pPr>
        <w:widowControl w:val="0"/>
        <w:autoSpaceDE w:val="0"/>
        <w:autoSpaceDN w:val="0"/>
        <w:adjustRightInd w:val="0"/>
        <w:spacing w:line="240" w:lineRule="auto"/>
        <w:rPr>
          <w:ins w:id="13473" w:author="Dr Mamadou SANOGO" w:date="2023-10-25T16:41:00Z"/>
          <w:rFonts w:ascii="Cambria" w:hAnsi="Cambria" w:cs="Arial"/>
          <w:color w:val="000000" w:themeColor="text1"/>
          <w:lang w:val="fr-ML"/>
          <w:rPrChange w:id="13474" w:author="Dr Mamadou SANOGO" w:date="2023-10-25T18:15:00Z">
            <w:rPr>
              <w:ins w:id="13475" w:author="Dr Mamadou SANOGO" w:date="2023-10-25T16:41:00Z"/>
              <w:rFonts w:ascii="Cambria" w:hAnsi="Cambria" w:cs="Arial"/>
              <w:color w:val="000000"/>
              <w:lang w:val="fr-ML"/>
            </w:rPr>
          </w:rPrChange>
        </w:rPr>
      </w:pPr>
      <w:ins w:id="13476" w:author="Dr Mamadou SANOGO" w:date="2023-10-25T16:41:00Z">
        <w:r w:rsidRPr="007A4AFC">
          <w:rPr>
            <w:rFonts w:ascii="Cambria" w:hAnsi="Cambria" w:cs="Arial"/>
            <w:color w:val="000000" w:themeColor="text1"/>
            <w:lang w:val="fr-ML"/>
            <w:rPrChange w:id="13477" w:author="Dr Mamadou SANOGO" w:date="2023-10-25T18:15:00Z">
              <w:rPr>
                <w:rFonts w:ascii="Cambria" w:hAnsi="Cambria" w:cs="Arial"/>
                <w:color w:val="000000"/>
                <w:lang w:val="fr-ML"/>
              </w:rPr>
            </w:rPrChange>
          </w:rPr>
          <w:t>- d’un fait de nature à porter atteinte à l’ordre public ou au bon fonctionnement de l’École Privée de Santé Félix Houphouët Boigny ;</w:t>
        </w:r>
      </w:ins>
    </w:p>
    <w:p w14:paraId="727EF062" w14:textId="77777777" w:rsidR="00D3265D" w:rsidRPr="007A4AFC" w:rsidRDefault="00D3265D" w:rsidP="00D3265D">
      <w:pPr>
        <w:widowControl w:val="0"/>
        <w:autoSpaceDE w:val="0"/>
        <w:autoSpaceDN w:val="0"/>
        <w:adjustRightInd w:val="0"/>
        <w:spacing w:line="240" w:lineRule="auto"/>
        <w:rPr>
          <w:ins w:id="13478" w:author="Dr Mamadou SANOGO" w:date="2023-10-25T16:41:00Z"/>
          <w:rFonts w:ascii="Cambria" w:hAnsi="Cambria" w:cs="Arial"/>
          <w:color w:val="000000" w:themeColor="text1"/>
          <w:lang w:val="fr-ML"/>
          <w:rPrChange w:id="13479" w:author="Dr Mamadou SANOGO" w:date="2023-10-25T18:15:00Z">
            <w:rPr>
              <w:ins w:id="13480" w:author="Dr Mamadou SANOGO" w:date="2023-10-25T16:41:00Z"/>
              <w:rFonts w:ascii="Cambria" w:hAnsi="Cambria" w:cs="Arial"/>
              <w:color w:val="000000"/>
              <w:lang w:val="fr-ML"/>
            </w:rPr>
          </w:rPrChange>
        </w:rPr>
      </w:pPr>
      <w:ins w:id="13481" w:author="Dr Mamadou SANOGO" w:date="2023-10-25T16:41:00Z">
        <w:r w:rsidRPr="007A4AFC">
          <w:rPr>
            <w:rFonts w:ascii="Cambria" w:hAnsi="Cambria" w:cs="Arial"/>
            <w:color w:val="000000" w:themeColor="text1"/>
            <w:lang w:val="fr-ML"/>
            <w:rPrChange w:id="13482" w:author="Dr Mamadou SANOGO" w:date="2023-10-25T18:15:00Z">
              <w:rPr>
                <w:rFonts w:ascii="Cambria" w:hAnsi="Cambria" w:cs="Arial"/>
                <w:color w:val="000000"/>
                <w:lang w:val="fr-ML"/>
              </w:rPr>
            </w:rPrChange>
          </w:rPr>
          <w:t>- d’un manquement au règlement intérieur.</w:t>
        </w:r>
      </w:ins>
    </w:p>
    <w:p w14:paraId="0AD8E44E" w14:textId="77777777" w:rsidR="00D3265D" w:rsidRPr="007A4AFC" w:rsidRDefault="00D3265D" w:rsidP="00D3265D">
      <w:pPr>
        <w:widowControl w:val="0"/>
        <w:autoSpaceDE w:val="0"/>
        <w:autoSpaceDN w:val="0"/>
        <w:adjustRightInd w:val="0"/>
        <w:spacing w:line="240" w:lineRule="auto"/>
        <w:rPr>
          <w:ins w:id="13483" w:author="Dr Mamadou SANOGO" w:date="2023-10-25T16:41:00Z"/>
          <w:rFonts w:ascii="Cambria" w:hAnsi="Cambria" w:cs="Arial"/>
          <w:color w:val="000000" w:themeColor="text1"/>
          <w:lang w:val="fr-ML"/>
          <w:rPrChange w:id="13484" w:author="Dr Mamadou SANOGO" w:date="2023-10-25T18:15:00Z">
            <w:rPr>
              <w:ins w:id="13485" w:author="Dr Mamadou SANOGO" w:date="2023-10-25T16:41:00Z"/>
              <w:rFonts w:ascii="Cambria" w:hAnsi="Cambria" w:cs="Arial"/>
              <w:color w:val="000000"/>
              <w:lang w:val="fr-ML"/>
            </w:rPr>
          </w:rPrChange>
        </w:rPr>
      </w:pPr>
      <w:ins w:id="13486" w:author="Dr Mamadou SANOGO" w:date="2023-10-25T16:41:00Z">
        <w:r w:rsidRPr="007A4AFC">
          <w:rPr>
            <w:rFonts w:ascii="Cambria" w:hAnsi="Cambria" w:cs="Arial"/>
            <w:b/>
            <w:bCs/>
            <w:color w:val="000000" w:themeColor="text1"/>
            <w:lang w:val="fr-ML"/>
            <w:rPrChange w:id="13487" w:author="Dr Mamadou SANOGO" w:date="2023-10-25T18:15:00Z">
              <w:rPr>
                <w:rFonts w:ascii="Cambria" w:hAnsi="Cambria" w:cs="Arial"/>
                <w:b/>
                <w:bCs/>
                <w:color w:val="000000"/>
                <w:lang w:val="fr-ML"/>
              </w:rPr>
            </w:rPrChange>
          </w:rPr>
          <w:t xml:space="preserve">26-2 </w:t>
        </w:r>
        <w:r w:rsidRPr="007A4AFC">
          <w:rPr>
            <w:rFonts w:ascii="Cambria" w:hAnsi="Cambria" w:cs="Arial"/>
            <w:color w:val="000000" w:themeColor="text1"/>
            <w:lang w:val="fr-ML"/>
            <w:rPrChange w:id="13488" w:author="Dr Mamadou SANOGO" w:date="2023-10-25T18:15:00Z">
              <w:rPr>
                <w:rFonts w:ascii="Cambria" w:hAnsi="Cambria" w:cs="Arial"/>
                <w:color w:val="000000"/>
                <w:lang w:val="fr-ML"/>
              </w:rPr>
            </w:rPrChange>
          </w:rPr>
          <w:t xml:space="preserve">En fonction de la gravité des faits, les sanctions disciplinaires applicables aux usagers sont les suivantes : l’avertissement, le blâme, </w:t>
        </w:r>
        <w:r w:rsidRPr="007A4AFC">
          <w:rPr>
            <w:rFonts w:ascii="Cambria" w:hAnsi="Cambria" w:cs="Arial"/>
            <w:color w:val="000000" w:themeColor="text1"/>
            <w:lang w:val="fr-ML"/>
            <w:rPrChange w:id="13489" w:author="Dr Mamadou SANOGO" w:date="2023-10-25T18:15:00Z">
              <w:rPr>
                <w:rFonts w:ascii="Cambria" w:hAnsi="Cambria" w:cs="Arial"/>
                <w:color w:val="1A1A1A"/>
                <w:lang w:val="fr-ML"/>
              </w:rPr>
            </w:rPrChange>
          </w:rPr>
          <w:t>l’exclusion temporaire pour une durée maximale d’un mois ou l’exclusion définitive de l’École Privée de Santé Félix Houphouët Boigny.</w:t>
        </w:r>
      </w:ins>
    </w:p>
    <w:p w14:paraId="3DBB2BD3" w14:textId="77777777" w:rsidR="00D3265D" w:rsidRPr="007A4AFC" w:rsidRDefault="00D3265D" w:rsidP="00D3265D">
      <w:pPr>
        <w:widowControl w:val="0"/>
        <w:autoSpaceDE w:val="0"/>
        <w:autoSpaceDN w:val="0"/>
        <w:adjustRightInd w:val="0"/>
        <w:spacing w:line="240" w:lineRule="auto"/>
        <w:rPr>
          <w:ins w:id="13490" w:author="Dr Mamadou SANOGO" w:date="2023-10-25T16:41:00Z"/>
          <w:rFonts w:ascii="Cambria" w:hAnsi="Cambria" w:cs="Arial"/>
          <w:color w:val="000000" w:themeColor="text1"/>
          <w:lang w:val="fr-ML"/>
          <w:rPrChange w:id="13491" w:author="Dr Mamadou SANOGO" w:date="2023-10-25T18:15:00Z">
            <w:rPr>
              <w:ins w:id="13492" w:author="Dr Mamadou SANOGO" w:date="2023-10-25T16:41:00Z"/>
              <w:rFonts w:ascii="Cambria" w:hAnsi="Cambria" w:cs="Arial"/>
              <w:color w:val="000000"/>
              <w:lang w:val="fr-ML"/>
            </w:rPr>
          </w:rPrChange>
        </w:rPr>
      </w:pPr>
      <w:ins w:id="13493" w:author="Dr Mamadou SANOGO" w:date="2023-10-25T16:41:00Z">
        <w:r w:rsidRPr="007A4AFC">
          <w:rPr>
            <w:rFonts w:ascii="Cambria" w:hAnsi="Cambria" w:cs="Arial"/>
            <w:b/>
            <w:bCs/>
            <w:color w:val="000000" w:themeColor="text1"/>
            <w:lang w:val="fr-ML"/>
            <w:rPrChange w:id="13494" w:author="Dr Mamadou SANOGO" w:date="2023-10-25T18:15:00Z">
              <w:rPr>
                <w:rFonts w:ascii="Cambria" w:hAnsi="Cambria" w:cs="Arial"/>
                <w:b/>
                <w:bCs/>
                <w:color w:val="000000"/>
                <w:lang w:val="fr-ML"/>
              </w:rPr>
            </w:rPrChange>
          </w:rPr>
          <w:t xml:space="preserve">26-3 </w:t>
        </w:r>
        <w:r w:rsidRPr="007A4AFC">
          <w:rPr>
            <w:rFonts w:ascii="Cambria" w:hAnsi="Cambria" w:cs="Arial"/>
            <w:color w:val="000000" w:themeColor="text1"/>
            <w:lang w:val="fr-ML"/>
            <w:rPrChange w:id="13495" w:author="Dr Mamadou SANOGO" w:date="2023-10-25T18:15:00Z">
              <w:rPr>
                <w:rFonts w:ascii="Cambria" w:hAnsi="Cambria" w:cs="Arial"/>
                <w:color w:val="000000"/>
                <w:lang w:val="fr-ML"/>
              </w:rPr>
            </w:rPrChange>
          </w:rPr>
          <w:t>Le prononcé d’une sanction peut s’accompagner, selon le cas, de la nullité de l’inscription ou de la nullité de l’épreuve correspondant à la fraude ou à la tentative de fraude, voire, pour l’étudiant concerné, de la nullité du groupe d’épreuves ou de la session d’examen ou du concours.</w:t>
        </w:r>
      </w:ins>
    </w:p>
    <w:p w14:paraId="7D0E4A11" w14:textId="1E91A537" w:rsidR="0027496F" w:rsidRDefault="00D3265D">
      <w:pPr>
        <w:widowControl w:val="0"/>
        <w:autoSpaceDE w:val="0"/>
        <w:autoSpaceDN w:val="0"/>
        <w:adjustRightInd w:val="0"/>
        <w:rPr>
          <w:ins w:id="13496" w:author="Dr Mamadou SANOGO" w:date="2023-10-28T00:03:00Z"/>
          <w:rFonts w:ascii="Cambria" w:hAnsi="Cambria" w:cs="Arial"/>
          <w:color w:val="000000" w:themeColor="text1"/>
          <w:lang w:val="fr-ML"/>
        </w:rPr>
      </w:pPr>
      <w:ins w:id="13497" w:author="Dr Mamadou SANOGO" w:date="2023-10-25T16:41:00Z">
        <w:r w:rsidRPr="007A4AFC">
          <w:rPr>
            <w:rFonts w:ascii="Cambria" w:hAnsi="Cambria" w:cs="Arial"/>
            <w:color w:val="000000" w:themeColor="text1"/>
            <w:lang w:val="fr-ML"/>
            <w:rPrChange w:id="13498" w:author="Dr Mamadou SANOGO" w:date="2023-10-25T18:15:00Z">
              <w:rPr>
                <w:rFonts w:ascii="Cambria" w:hAnsi="Cambria" w:cs="Arial"/>
                <w:color w:val="000000"/>
                <w:lang w:val="fr-ML"/>
              </w:rPr>
            </w:rPrChange>
          </w:rPr>
          <w:t>La mise en œuvre de la procédure disciplinaire et le prononcé, au terme de celle-ci, d’une sanction, sont indépendants de la mise en œuvre, à raison des mêmes faits, d’une action pénale.</w:t>
        </w:r>
      </w:ins>
    </w:p>
    <w:p w14:paraId="547BF9AF" w14:textId="77777777" w:rsidR="00B43097" w:rsidRPr="007A4AFC" w:rsidRDefault="00B43097">
      <w:pPr>
        <w:widowControl w:val="0"/>
        <w:autoSpaceDE w:val="0"/>
        <w:autoSpaceDN w:val="0"/>
        <w:adjustRightInd w:val="0"/>
        <w:rPr>
          <w:ins w:id="13499" w:author="Dr Mamadou SANOGO" w:date="2023-10-25T16:41:00Z"/>
          <w:rFonts w:ascii="Cambria" w:hAnsi="Cambria" w:cs="Arial"/>
          <w:color w:val="000000" w:themeColor="text1"/>
          <w:lang w:val="fr-ML"/>
          <w:rPrChange w:id="13500" w:author="Dr Mamadou SANOGO" w:date="2023-10-25T18:15:00Z">
            <w:rPr>
              <w:ins w:id="13501" w:author="Dr Mamadou SANOGO" w:date="2023-10-25T16:41:00Z"/>
              <w:rFonts w:ascii="Cambria" w:hAnsi="Cambria" w:cs="Arial"/>
              <w:color w:val="000000"/>
              <w:lang w:val="fr-ML"/>
            </w:rPr>
          </w:rPrChange>
        </w:rPr>
        <w:pPrChange w:id="13502" w:author="Dr Mamadou SANOGO" w:date="2023-10-27T14:06:00Z">
          <w:pPr>
            <w:widowControl w:val="0"/>
            <w:autoSpaceDE w:val="0"/>
            <w:autoSpaceDN w:val="0"/>
            <w:adjustRightInd w:val="0"/>
            <w:spacing w:line="240" w:lineRule="auto"/>
          </w:pPr>
        </w:pPrChange>
      </w:pPr>
    </w:p>
    <w:p w14:paraId="4E35C0AE" w14:textId="77777777" w:rsidR="00D3265D" w:rsidRPr="007A4AFC" w:rsidRDefault="00D3265D" w:rsidP="00D3265D">
      <w:pPr>
        <w:widowControl w:val="0"/>
        <w:autoSpaceDE w:val="0"/>
        <w:autoSpaceDN w:val="0"/>
        <w:adjustRightInd w:val="0"/>
        <w:spacing w:line="240" w:lineRule="auto"/>
        <w:rPr>
          <w:ins w:id="13503" w:author="Dr Mamadou SANOGO" w:date="2023-10-25T16:41:00Z"/>
          <w:rFonts w:ascii="Cambria" w:hAnsi="Cambria" w:cs="Arial"/>
          <w:color w:val="000000" w:themeColor="text1"/>
          <w:sz w:val="10"/>
          <w:lang w:val="fr-ML"/>
          <w:rPrChange w:id="13504" w:author="Dr Mamadou SANOGO" w:date="2023-10-25T18:15:00Z">
            <w:rPr>
              <w:ins w:id="13505" w:author="Dr Mamadou SANOGO" w:date="2023-10-25T16:41:00Z"/>
              <w:rFonts w:ascii="Cambria" w:hAnsi="Cambria" w:cs="Arial"/>
              <w:color w:val="000000"/>
              <w:sz w:val="10"/>
              <w:lang w:val="fr-ML"/>
            </w:rPr>
          </w:rPrChange>
        </w:rPr>
      </w:pPr>
    </w:p>
    <w:p w14:paraId="7F2DB237" w14:textId="77777777" w:rsidR="00D3265D" w:rsidRPr="007A4AFC" w:rsidRDefault="00D3265D" w:rsidP="00D3265D">
      <w:pPr>
        <w:widowControl w:val="0"/>
        <w:autoSpaceDE w:val="0"/>
        <w:autoSpaceDN w:val="0"/>
        <w:adjustRightInd w:val="0"/>
        <w:spacing w:line="240" w:lineRule="auto"/>
        <w:rPr>
          <w:ins w:id="13506" w:author="Dr Mamadou SANOGO" w:date="2023-10-25T16:41:00Z"/>
          <w:rFonts w:ascii="Cambria" w:hAnsi="Cambria" w:cs="Arial"/>
          <w:b/>
          <w:bCs/>
          <w:color w:val="000000" w:themeColor="text1"/>
          <w:lang w:val="fr-ML"/>
          <w:rPrChange w:id="13507" w:author="Dr Mamadou SANOGO" w:date="2023-10-25T18:15:00Z">
            <w:rPr>
              <w:ins w:id="13508" w:author="Dr Mamadou SANOGO" w:date="2023-10-25T16:41:00Z"/>
              <w:rFonts w:ascii="Cambria" w:hAnsi="Cambria" w:cs="Arial"/>
              <w:b/>
              <w:bCs/>
              <w:color w:val="000000"/>
              <w:lang w:val="fr-ML"/>
            </w:rPr>
          </w:rPrChange>
        </w:rPr>
      </w:pPr>
      <w:ins w:id="13509" w:author="Dr Mamadou SANOGO" w:date="2023-10-25T16:41:00Z">
        <w:r w:rsidRPr="007A4AFC">
          <w:rPr>
            <w:rFonts w:ascii="Cambria" w:hAnsi="Cambria" w:cs="Arial"/>
            <w:b/>
            <w:bCs/>
            <w:color w:val="000000" w:themeColor="text1"/>
            <w:lang w:val="fr-ML"/>
            <w:rPrChange w:id="13510" w:author="Dr Mamadou SANOGO" w:date="2023-10-25T18:15:00Z">
              <w:rPr>
                <w:rFonts w:ascii="Cambria" w:hAnsi="Cambria" w:cs="Arial"/>
                <w:b/>
                <w:bCs/>
                <w:color w:val="000000"/>
                <w:lang w:val="fr-ML"/>
              </w:rPr>
            </w:rPrChange>
          </w:rPr>
          <w:lastRenderedPageBreak/>
          <w:t xml:space="preserve">TITRE III : DISPOSITIONS RELATIVES AU PERSONNEL </w:t>
        </w:r>
      </w:ins>
    </w:p>
    <w:p w14:paraId="171AF479" w14:textId="77777777" w:rsidR="00D3265D" w:rsidRPr="007A4AFC" w:rsidRDefault="00D3265D" w:rsidP="00D3265D">
      <w:pPr>
        <w:widowControl w:val="0"/>
        <w:autoSpaceDE w:val="0"/>
        <w:autoSpaceDN w:val="0"/>
        <w:adjustRightInd w:val="0"/>
        <w:spacing w:line="240" w:lineRule="auto"/>
        <w:rPr>
          <w:ins w:id="13511" w:author="Dr Mamadou SANOGO" w:date="2023-10-25T16:41:00Z"/>
          <w:rFonts w:ascii="Cambria" w:hAnsi="Cambria" w:cs="Arial"/>
          <w:color w:val="000000" w:themeColor="text1"/>
          <w:lang w:val="fr-ML"/>
          <w:rPrChange w:id="13512" w:author="Dr Mamadou SANOGO" w:date="2023-10-25T18:15:00Z">
            <w:rPr>
              <w:ins w:id="13513" w:author="Dr Mamadou SANOGO" w:date="2023-10-25T16:41:00Z"/>
              <w:rFonts w:ascii="Cambria" w:hAnsi="Cambria" w:cs="Arial"/>
              <w:color w:val="000000"/>
              <w:lang w:val="fr-ML"/>
            </w:rPr>
          </w:rPrChange>
        </w:rPr>
      </w:pPr>
      <w:ins w:id="13514" w:author="Dr Mamadou SANOGO" w:date="2023-10-25T16:41:00Z">
        <w:r w:rsidRPr="007A4AFC">
          <w:rPr>
            <w:rFonts w:ascii="Cambria" w:hAnsi="Cambria" w:cs="Arial"/>
            <w:b/>
            <w:bCs/>
            <w:color w:val="000000" w:themeColor="text1"/>
            <w:lang w:val="fr-ML"/>
            <w:rPrChange w:id="13515" w:author="Dr Mamadou SANOGO" w:date="2023-10-25T18:15:00Z">
              <w:rPr>
                <w:rFonts w:ascii="Cambria" w:hAnsi="Cambria" w:cs="Arial"/>
                <w:b/>
                <w:bCs/>
                <w:color w:val="000000"/>
                <w:lang w:val="fr-ML"/>
              </w:rPr>
            </w:rPrChange>
          </w:rPr>
          <w:t>Article 27 - Droits et obligations du personnel</w:t>
        </w:r>
      </w:ins>
    </w:p>
    <w:p w14:paraId="00218F9E" w14:textId="77777777" w:rsidR="00D3265D" w:rsidRPr="007A4AFC" w:rsidRDefault="00D3265D" w:rsidP="00D3265D">
      <w:pPr>
        <w:widowControl w:val="0"/>
        <w:autoSpaceDE w:val="0"/>
        <w:autoSpaceDN w:val="0"/>
        <w:adjustRightInd w:val="0"/>
        <w:spacing w:line="240" w:lineRule="auto"/>
        <w:rPr>
          <w:ins w:id="13516" w:author="Dr Mamadou SANOGO" w:date="2023-10-25T16:41:00Z"/>
          <w:rFonts w:ascii="Cambria" w:hAnsi="Cambria" w:cs="Arial"/>
          <w:color w:val="000000" w:themeColor="text1"/>
          <w:lang w:val="fr-ML"/>
          <w:rPrChange w:id="13517" w:author="Dr Mamadou SANOGO" w:date="2023-10-25T18:15:00Z">
            <w:rPr>
              <w:ins w:id="13518" w:author="Dr Mamadou SANOGO" w:date="2023-10-25T16:41:00Z"/>
              <w:rFonts w:ascii="Cambria" w:hAnsi="Cambria" w:cs="Arial"/>
              <w:color w:val="000000"/>
              <w:lang w:val="fr-ML"/>
            </w:rPr>
          </w:rPrChange>
        </w:rPr>
      </w:pPr>
      <w:ins w:id="13519" w:author="Dr Mamadou SANOGO" w:date="2023-10-25T16:41:00Z">
        <w:r w:rsidRPr="007A4AFC">
          <w:rPr>
            <w:rFonts w:ascii="Cambria" w:hAnsi="Cambria" w:cs="Arial"/>
            <w:color w:val="000000" w:themeColor="text1"/>
            <w:lang w:val="fr-ML"/>
            <w:rPrChange w:id="13520" w:author="Dr Mamadou SANOGO" w:date="2023-10-25T18:15:00Z">
              <w:rPr>
                <w:rFonts w:ascii="Cambria" w:hAnsi="Cambria" w:cs="Arial"/>
                <w:color w:val="000000"/>
                <w:lang w:val="fr-ML"/>
              </w:rPr>
            </w:rPrChange>
          </w:rPr>
          <w:t>Les droits et les obligations du personnel font l’objet de dispositions légales et réglementaires, générales ou particulières.</w:t>
        </w:r>
      </w:ins>
    </w:p>
    <w:p w14:paraId="228F42B8" w14:textId="77777777" w:rsidR="00D3265D" w:rsidRPr="007A4AFC" w:rsidRDefault="00D3265D" w:rsidP="00D3265D">
      <w:pPr>
        <w:widowControl w:val="0"/>
        <w:autoSpaceDE w:val="0"/>
        <w:autoSpaceDN w:val="0"/>
        <w:adjustRightInd w:val="0"/>
        <w:spacing w:line="240" w:lineRule="auto"/>
        <w:rPr>
          <w:ins w:id="13521" w:author="Dr Mamadou SANOGO" w:date="2023-10-25T16:41:00Z"/>
          <w:rFonts w:ascii="Cambria" w:hAnsi="Cambria" w:cs="Arial"/>
          <w:color w:val="000000" w:themeColor="text1"/>
          <w:lang w:val="fr-ML"/>
          <w:rPrChange w:id="13522" w:author="Dr Mamadou SANOGO" w:date="2023-10-25T18:15:00Z">
            <w:rPr>
              <w:ins w:id="13523" w:author="Dr Mamadou SANOGO" w:date="2023-10-25T16:41:00Z"/>
              <w:rFonts w:ascii="Cambria" w:hAnsi="Cambria" w:cs="Arial"/>
              <w:color w:val="000000"/>
              <w:lang w:val="fr-ML"/>
            </w:rPr>
          </w:rPrChange>
        </w:rPr>
      </w:pPr>
      <w:ins w:id="13524" w:author="Dr Mamadou SANOGO" w:date="2023-10-25T16:41:00Z">
        <w:r w:rsidRPr="007A4AFC">
          <w:rPr>
            <w:rFonts w:ascii="Cambria" w:hAnsi="Cambria" w:cs="Arial"/>
            <w:b/>
            <w:bCs/>
            <w:color w:val="000000" w:themeColor="text1"/>
            <w:lang w:val="fr-ML"/>
            <w:rPrChange w:id="13525" w:author="Dr Mamadou SANOGO" w:date="2023-10-25T18:15:00Z">
              <w:rPr>
                <w:rFonts w:ascii="Cambria" w:hAnsi="Cambria" w:cs="Arial"/>
                <w:b/>
                <w:bCs/>
                <w:color w:val="000000"/>
                <w:lang w:val="fr-ML"/>
              </w:rPr>
            </w:rPrChange>
          </w:rPr>
          <w:t>Article 28 - Principe d’indépendance et liberté d’expression</w:t>
        </w:r>
      </w:ins>
    </w:p>
    <w:p w14:paraId="6CFF47A9" w14:textId="77777777" w:rsidR="00D3265D" w:rsidRPr="007A4AFC" w:rsidRDefault="00D3265D" w:rsidP="00D3265D">
      <w:pPr>
        <w:widowControl w:val="0"/>
        <w:autoSpaceDE w:val="0"/>
        <w:autoSpaceDN w:val="0"/>
        <w:adjustRightInd w:val="0"/>
        <w:spacing w:line="240" w:lineRule="auto"/>
        <w:rPr>
          <w:ins w:id="13526" w:author="Dr Mamadou SANOGO" w:date="2023-10-25T16:41:00Z"/>
          <w:rFonts w:ascii="Cambria" w:hAnsi="Cambria" w:cs="Arial"/>
          <w:color w:val="000000" w:themeColor="text1"/>
          <w:lang w:val="fr-ML"/>
          <w:rPrChange w:id="13527" w:author="Dr Mamadou SANOGO" w:date="2023-10-25T18:15:00Z">
            <w:rPr>
              <w:ins w:id="13528" w:author="Dr Mamadou SANOGO" w:date="2023-10-25T16:41:00Z"/>
              <w:rFonts w:ascii="Cambria" w:hAnsi="Cambria" w:cs="Arial"/>
              <w:color w:val="000000"/>
              <w:lang w:val="fr-ML"/>
            </w:rPr>
          </w:rPrChange>
        </w:rPr>
      </w:pPr>
      <w:ins w:id="13529" w:author="Dr Mamadou SANOGO" w:date="2023-10-25T16:41:00Z">
        <w:r w:rsidRPr="007A4AFC">
          <w:rPr>
            <w:rFonts w:ascii="Cambria" w:hAnsi="Cambria" w:cs="Arial"/>
            <w:color w:val="000000" w:themeColor="text1"/>
            <w:lang w:val="fr-ML"/>
            <w:rPrChange w:id="13530" w:author="Dr Mamadou SANOGO" w:date="2023-10-25T18:15:00Z">
              <w:rPr>
                <w:rFonts w:ascii="Cambria" w:hAnsi="Cambria" w:cs="Arial"/>
                <w:color w:val="000000"/>
                <w:lang w:val="fr-ML"/>
              </w:rPr>
            </w:rPrChange>
          </w:rPr>
          <w: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t>
        </w:r>
      </w:ins>
    </w:p>
    <w:p w14:paraId="186D1D2D" w14:textId="77777777" w:rsidR="00D3265D" w:rsidRPr="007A4AFC" w:rsidRDefault="00D3265D" w:rsidP="00D3265D">
      <w:pPr>
        <w:widowControl w:val="0"/>
        <w:autoSpaceDE w:val="0"/>
        <w:autoSpaceDN w:val="0"/>
        <w:adjustRightInd w:val="0"/>
        <w:spacing w:line="240" w:lineRule="auto"/>
        <w:rPr>
          <w:ins w:id="13531" w:author="Dr Mamadou SANOGO" w:date="2023-10-25T16:41:00Z"/>
          <w:rFonts w:ascii="Cambria" w:hAnsi="Cambria" w:cs="Arial"/>
          <w:color w:val="000000" w:themeColor="text1"/>
          <w:lang w:val="fr-ML"/>
          <w:rPrChange w:id="13532" w:author="Dr Mamadou SANOGO" w:date="2023-10-25T18:15:00Z">
            <w:rPr>
              <w:ins w:id="13533" w:author="Dr Mamadou SANOGO" w:date="2023-10-25T16:41:00Z"/>
              <w:rFonts w:ascii="Cambria" w:hAnsi="Cambria" w:cs="Arial"/>
              <w:color w:val="000000"/>
              <w:lang w:val="fr-ML"/>
            </w:rPr>
          </w:rPrChange>
        </w:rPr>
      </w:pPr>
      <w:ins w:id="13534" w:author="Dr Mamadou SANOGO" w:date="2023-10-25T16:41:00Z">
        <w:r w:rsidRPr="007A4AFC">
          <w:rPr>
            <w:rFonts w:ascii="Cambria" w:hAnsi="Cambria" w:cs="Arial"/>
            <w:b/>
            <w:bCs/>
            <w:color w:val="000000" w:themeColor="text1"/>
            <w:lang w:val="fr-ML"/>
            <w:rPrChange w:id="13535" w:author="Dr Mamadou SANOGO" w:date="2023-10-25T18:15:00Z">
              <w:rPr>
                <w:rFonts w:ascii="Cambria" w:hAnsi="Cambria" w:cs="Arial"/>
                <w:b/>
                <w:bCs/>
                <w:color w:val="000000"/>
                <w:lang w:val="fr-ML"/>
              </w:rPr>
            </w:rPrChange>
          </w:rPr>
          <w:t>Article 29 - Laïcité, neutralité et réserve</w:t>
        </w:r>
      </w:ins>
    </w:p>
    <w:p w14:paraId="2D0507B6" w14:textId="77777777" w:rsidR="00D3265D" w:rsidRPr="007A4AFC" w:rsidRDefault="00D3265D" w:rsidP="00D3265D">
      <w:pPr>
        <w:widowControl w:val="0"/>
        <w:autoSpaceDE w:val="0"/>
        <w:autoSpaceDN w:val="0"/>
        <w:adjustRightInd w:val="0"/>
        <w:spacing w:line="240" w:lineRule="auto"/>
        <w:rPr>
          <w:ins w:id="13536" w:author="Dr Mamadou SANOGO" w:date="2023-10-25T16:41:00Z"/>
          <w:rFonts w:ascii="Cambria" w:hAnsi="Cambria" w:cs="Arial"/>
          <w:color w:val="000000" w:themeColor="text1"/>
          <w:lang w:val="fr-ML"/>
          <w:rPrChange w:id="13537" w:author="Dr Mamadou SANOGO" w:date="2023-10-25T18:15:00Z">
            <w:rPr>
              <w:ins w:id="13538" w:author="Dr Mamadou SANOGO" w:date="2023-10-25T16:41:00Z"/>
              <w:rFonts w:ascii="Cambria" w:hAnsi="Cambria" w:cs="Arial"/>
              <w:color w:val="000000"/>
              <w:lang w:val="fr-ML"/>
            </w:rPr>
          </w:rPrChange>
        </w:rPr>
      </w:pPr>
      <w:ins w:id="13539" w:author="Dr Mamadou SANOGO" w:date="2023-10-25T16:41:00Z">
        <w:r w:rsidRPr="007A4AFC">
          <w:rPr>
            <w:rFonts w:ascii="Cambria" w:hAnsi="Cambria" w:cs="Arial"/>
            <w:color w:val="000000" w:themeColor="text1"/>
            <w:lang w:val="fr-ML"/>
            <w:rPrChange w:id="13540" w:author="Dr Mamadou SANOGO" w:date="2023-10-25T18:15:00Z">
              <w:rPr>
                <w:rFonts w:ascii="Cambria" w:hAnsi="Cambria" w:cs="Arial"/>
                <w:color w:val="000000"/>
                <w:lang w:val="fr-ML"/>
              </w:rPr>
            </w:rPrChange>
          </w:rPr>
          <w: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t>
        </w:r>
      </w:ins>
    </w:p>
    <w:p w14:paraId="3505AC15" w14:textId="77777777" w:rsidR="00D3265D" w:rsidRPr="007A4AFC" w:rsidRDefault="00D3265D" w:rsidP="00D3265D">
      <w:pPr>
        <w:widowControl w:val="0"/>
        <w:autoSpaceDE w:val="0"/>
        <w:autoSpaceDN w:val="0"/>
        <w:adjustRightInd w:val="0"/>
        <w:spacing w:line="240" w:lineRule="auto"/>
        <w:rPr>
          <w:ins w:id="13541" w:author="Dr Mamadou SANOGO" w:date="2023-10-25T16:41:00Z"/>
          <w:rFonts w:ascii="Cambria" w:hAnsi="Cambria" w:cs="Arial"/>
          <w:color w:val="000000" w:themeColor="text1"/>
          <w:sz w:val="10"/>
          <w:lang w:val="fr-ML"/>
          <w:rPrChange w:id="13542" w:author="Dr Mamadou SANOGO" w:date="2023-10-25T18:15:00Z">
            <w:rPr>
              <w:ins w:id="13543" w:author="Dr Mamadou SANOGO" w:date="2023-10-25T16:41:00Z"/>
              <w:rFonts w:ascii="Cambria" w:hAnsi="Cambria" w:cs="Arial"/>
              <w:color w:val="000000"/>
              <w:sz w:val="10"/>
              <w:lang w:val="fr-ML"/>
            </w:rPr>
          </w:rPrChange>
        </w:rPr>
      </w:pPr>
    </w:p>
    <w:p w14:paraId="35A768BD" w14:textId="77777777" w:rsidR="00D3265D" w:rsidRPr="007A4AFC" w:rsidRDefault="00D3265D" w:rsidP="00D3265D">
      <w:pPr>
        <w:widowControl w:val="0"/>
        <w:autoSpaceDE w:val="0"/>
        <w:autoSpaceDN w:val="0"/>
        <w:adjustRightInd w:val="0"/>
        <w:spacing w:line="240" w:lineRule="auto"/>
        <w:rPr>
          <w:ins w:id="13544" w:author="Dr Mamadou SANOGO" w:date="2023-10-25T16:41:00Z"/>
          <w:rFonts w:ascii="Cambria" w:hAnsi="Cambria" w:cs="Arial"/>
          <w:b/>
          <w:bCs/>
          <w:color w:val="000000" w:themeColor="text1"/>
          <w:lang w:val="fr-ML"/>
          <w:rPrChange w:id="13545" w:author="Dr Mamadou SANOGO" w:date="2023-10-25T18:15:00Z">
            <w:rPr>
              <w:ins w:id="13546" w:author="Dr Mamadou SANOGO" w:date="2023-10-25T16:41:00Z"/>
              <w:rFonts w:ascii="Cambria" w:hAnsi="Cambria" w:cs="Arial"/>
              <w:b/>
              <w:bCs/>
              <w:color w:val="000000"/>
              <w:lang w:val="fr-ML"/>
            </w:rPr>
          </w:rPrChange>
        </w:rPr>
      </w:pPr>
      <w:ins w:id="13547" w:author="Dr Mamadou SANOGO" w:date="2023-10-25T16:41:00Z">
        <w:r w:rsidRPr="007A4AFC">
          <w:rPr>
            <w:rFonts w:ascii="Cambria" w:hAnsi="Cambria" w:cs="Arial"/>
            <w:b/>
            <w:bCs/>
            <w:color w:val="000000" w:themeColor="text1"/>
            <w:lang w:val="fr-ML"/>
            <w:rPrChange w:id="13548" w:author="Dr Mamadou SANOGO" w:date="2023-10-25T18:15:00Z">
              <w:rPr>
                <w:rFonts w:ascii="Cambria" w:hAnsi="Cambria" w:cs="Arial"/>
                <w:b/>
                <w:bCs/>
                <w:color w:val="000000"/>
                <w:lang w:val="fr-ML"/>
              </w:rPr>
            </w:rPrChange>
          </w:rPr>
          <w:t xml:space="preserve">TITRE IV : AUTRES DISPOSITIONS </w:t>
        </w:r>
      </w:ins>
    </w:p>
    <w:p w14:paraId="7269DC98" w14:textId="77777777" w:rsidR="00D3265D" w:rsidRPr="007A4AFC" w:rsidRDefault="00D3265D" w:rsidP="00D3265D">
      <w:pPr>
        <w:widowControl w:val="0"/>
        <w:autoSpaceDE w:val="0"/>
        <w:autoSpaceDN w:val="0"/>
        <w:adjustRightInd w:val="0"/>
        <w:spacing w:line="240" w:lineRule="auto"/>
        <w:rPr>
          <w:ins w:id="13549" w:author="Dr Mamadou SANOGO" w:date="2023-10-25T16:41:00Z"/>
          <w:rFonts w:ascii="Cambria" w:hAnsi="Cambria" w:cs="Arial"/>
          <w:color w:val="000000" w:themeColor="text1"/>
          <w:lang w:val="fr-ML"/>
          <w:rPrChange w:id="13550" w:author="Dr Mamadou SANOGO" w:date="2023-10-25T18:15:00Z">
            <w:rPr>
              <w:ins w:id="13551" w:author="Dr Mamadou SANOGO" w:date="2023-10-25T16:41:00Z"/>
              <w:rFonts w:ascii="Cambria" w:hAnsi="Cambria" w:cs="Arial"/>
              <w:color w:val="000000"/>
              <w:lang w:val="fr-ML"/>
            </w:rPr>
          </w:rPrChange>
        </w:rPr>
      </w:pPr>
      <w:ins w:id="13552" w:author="Dr Mamadou SANOGO" w:date="2023-10-25T16:41:00Z">
        <w:r w:rsidRPr="007A4AFC">
          <w:rPr>
            <w:rFonts w:ascii="Cambria" w:hAnsi="Cambria" w:cs="Arial"/>
            <w:b/>
            <w:bCs/>
            <w:color w:val="000000" w:themeColor="text1"/>
            <w:lang w:val="fr-ML"/>
            <w:rPrChange w:id="13553" w:author="Dr Mamadou SANOGO" w:date="2023-10-25T18:15:00Z">
              <w:rPr>
                <w:rFonts w:ascii="Cambria" w:hAnsi="Cambria" w:cs="Arial"/>
                <w:b/>
                <w:bCs/>
                <w:color w:val="000000"/>
                <w:lang w:val="fr-ML"/>
              </w:rPr>
            </w:rPrChange>
          </w:rPr>
          <w:t>Article 30 - Collaborateurs bénévoles</w:t>
        </w:r>
      </w:ins>
    </w:p>
    <w:p w14:paraId="664A1253" w14:textId="21F7B97E" w:rsidR="00D3265D" w:rsidRPr="00B43097" w:rsidRDefault="00D3265D" w:rsidP="00D3265D">
      <w:pPr>
        <w:widowControl w:val="0"/>
        <w:autoSpaceDE w:val="0"/>
        <w:autoSpaceDN w:val="0"/>
        <w:adjustRightInd w:val="0"/>
        <w:spacing w:line="240" w:lineRule="auto"/>
        <w:rPr>
          <w:ins w:id="13554" w:author="Dr Mamadou SANOGO" w:date="2023-10-25T16:41:00Z"/>
          <w:rFonts w:ascii="Cambria" w:hAnsi="Cambria" w:cs="Arial"/>
          <w:color w:val="000000" w:themeColor="text1"/>
          <w:lang w:val="fr-ML"/>
          <w:rPrChange w:id="13555" w:author="Dr Mamadou SANOGO" w:date="2023-10-27T23:51:00Z">
            <w:rPr>
              <w:ins w:id="13556" w:author="Dr Mamadou SANOGO" w:date="2023-10-25T16:41:00Z"/>
              <w:rFonts w:ascii="Cambria" w:hAnsi="Cambria" w:cs="Arial"/>
              <w:color w:val="000000"/>
              <w:sz w:val="16"/>
              <w:lang w:val="fr-ML"/>
            </w:rPr>
          </w:rPrChange>
        </w:rPr>
      </w:pPr>
      <w:ins w:id="13557" w:author="Dr Mamadou SANOGO" w:date="2023-10-25T16:41:00Z">
        <w:r w:rsidRPr="007A4AFC">
          <w:rPr>
            <w:rFonts w:ascii="Cambria" w:hAnsi="Cambria" w:cs="Arial"/>
            <w:color w:val="000000" w:themeColor="text1"/>
            <w:lang w:val="fr-ML"/>
            <w:rPrChange w:id="13558" w:author="Dr Mamadou SANOGO" w:date="2023-10-25T18:15:00Z">
              <w:rPr>
                <w:rFonts w:ascii="Cambria" w:hAnsi="Cambria" w:cs="Arial"/>
                <w:color w:val="000000"/>
                <w:lang w:val="fr-ML"/>
              </w:rPr>
            </w:rPrChange>
          </w:rPr>
          <w: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t>
        </w:r>
      </w:ins>
    </w:p>
    <w:p w14:paraId="42ADF14A" w14:textId="77777777" w:rsidR="00D3265D" w:rsidRPr="007A4AFC" w:rsidRDefault="00D3265D" w:rsidP="00D3265D">
      <w:pPr>
        <w:widowControl w:val="0"/>
        <w:autoSpaceDE w:val="0"/>
        <w:autoSpaceDN w:val="0"/>
        <w:adjustRightInd w:val="0"/>
        <w:spacing w:line="240" w:lineRule="auto"/>
        <w:rPr>
          <w:ins w:id="13559" w:author="Dr Mamadou SANOGO" w:date="2023-10-25T16:41:00Z"/>
          <w:rFonts w:ascii="Cambria" w:hAnsi="Cambria" w:cs="Arial"/>
          <w:b/>
          <w:bCs/>
          <w:color w:val="000000" w:themeColor="text1"/>
          <w:lang w:val="fr-ML"/>
          <w:rPrChange w:id="13560" w:author="Dr Mamadou SANOGO" w:date="2023-10-25T18:15:00Z">
            <w:rPr>
              <w:ins w:id="13561" w:author="Dr Mamadou SANOGO" w:date="2023-10-25T16:41:00Z"/>
              <w:rFonts w:ascii="Cambria" w:hAnsi="Cambria" w:cs="Arial"/>
              <w:b/>
              <w:bCs/>
              <w:color w:val="000000"/>
              <w:lang w:val="fr-ML"/>
            </w:rPr>
          </w:rPrChange>
        </w:rPr>
      </w:pPr>
      <w:ins w:id="13562" w:author="Dr Mamadou SANOGO" w:date="2023-10-25T16:41:00Z">
        <w:r w:rsidRPr="007A4AFC">
          <w:rPr>
            <w:rFonts w:ascii="Cambria" w:hAnsi="Cambria" w:cs="Arial"/>
            <w:b/>
            <w:bCs/>
            <w:color w:val="000000" w:themeColor="text1"/>
            <w:lang w:val="fr-ML"/>
            <w:rPrChange w:id="13563" w:author="Dr Mamadou SANOGO" w:date="2023-10-25T18:15:00Z">
              <w:rPr>
                <w:rFonts w:ascii="Cambria" w:hAnsi="Cambria" w:cs="Arial"/>
                <w:b/>
                <w:bCs/>
                <w:color w:val="000000"/>
                <w:lang w:val="fr-ML"/>
              </w:rPr>
            </w:rPrChange>
          </w:rPr>
          <w:t>TITRE V : DISPOSITIONS FINALES</w:t>
        </w:r>
      </w:ins>
    </w:p>
    <w:p w14:paraId="260E7661" w14:textId="77777777" w:rsidR="00D3265D" w:rsidRPr="007A4AFC" w:rsidRDefault="00D3265D" w:rsidP="00D3265D">
      <w:pPr>
        <w:rPr>
          <w:ins w:id="13564" w:author="Dr Mamadou SANOGO" w:date="2023-10-25T16:41:00Z"/>
          <w:rFonts w:ascii="Cambria" w:hAnsi="Cambria" w:cs="Arial"/>
          <w:b/>
          <w:color w:val="000000" w:themeColor="text1"/>
          <w:lang w:val="fr-ML"/>
          <w:rPrChange w:id="13565" w:author="Dr Mamadou SANOGO" w:date="2023-10-25T18:15:00Z">
            <w:rPr>
              <w:ins w:id="13566" w:author="Dr Mamadou SANOGO" w:date="2023-10-25T16:41:00Z"/>
              <w:rFonts w:ascii="Cambria" w:hAnsi="Cambria" w:cs="Arial"/>
              <w:b/>
              <w:lang w:val="fr-ML"/>
            </w:rPr>
          </w:rPrChange>
        </w:rPr>
      </w:pPr>
      <w:ins w:id="13567" w:author="Dr Mamadou SANOGO" w:date="2023-10-25T16:41:00Z">
        <w:r w:rsidRPr="007A4AFC">
          <w:rPr>
            <w:rFonts w:ascii="Cambria" w:hAnsi="Cambria" w:cs="Arial"/>
            <w:b/>
            <w:color w:val="000000" w:themeColor="text1"/>
            <w:lang w:val="fr-ML"/>
            <w:rPrChange w:id="13568" w:author="Dr Mamadou SANOGO" w:date="2023-10-25T18:15:00Z">
              <w:rPr>
                <w:rFonts w:ascii="Cambria" w:hAnsi="Cambria" w:cs="Arial"/>
                <w:b/>
                <w:lang w:val="fr-ML"/>
              </w:rPr>
            </w:rPrChange>
          </w:rPr>
          <w:t>Article 31- Portée et application du règlement</w:t>
        </w:r>
      </w:ins>
    </w:p>
    <w:p w14:paraId="13E0408E" w14:textId="77777777" w:rsidR="00D3265D" w:rsidRPr="007A4AFC" w:rsidRDefault="00D3265D" w:rsidP="00D3265D">
      <w:pPr>
        <w:rPr>
          <w:ins w:id="13569" w:author="Dr Mamadou SANOGO" w:date="2023-10-25T16:41:00Z"/>
          <w:rFonts w:ascii="Cambria" w:hAnsi="Cambria" w:cs="Arial"/>
          <w:color w:val="000000" w:themeColor="text1"/>
          <w:lang w:val="fr-ML"/>
          <w:rPrChange w:id="13570" w:author="Dr Mamadou SANOGO" w:date="2023-10-25T18:15:00Z">
            <w:rPr>
              <w:ins w:id="13571" w:author="Dr Mamadou SANOGO" w:date="2023-10-25T16:41:00Z"/>
              <w:rFonts w:ascii="Cambria" w:hAnsi="Cambria" w:cs="Arial"/>
              <w:lang w:val="fr-ML"/>
            </w:rPr>
          </w:rPrChange>
        </w:rPr>
      </w:pPr>
      <w:ins w:id="13572" w:author="Dr Mamadou SANOGO" w:date="2023-10-25T16:41:00Z">
        <w:r w:rsidRPr="007A4AFC">
          <w:rPr>
            <w:rFonts w:ascii="Cambria" w:hAnsi="Cambria" w:cs="Arial"/>
            <w:color w:val="000000" w:themeColor="text1"/>
            <w:lang w:val="fr-ML"/>
            <w:rPrChange w:id="13573" w:author="Dr Mamadou SANOGO" w:date="2023-10-25T18:15:00Z">
              <w:rPr>
                <w:rFonts w:ascii="Cambria" w:hAnsi="Cambria" w:cs="Arial"/>
                <w:lang w:val="fr-ML"/>
              </w:rPr>
            </w:rPrChange>
          </w:rPr>
          <w:t>Le présent règlement tient lieu de document règlementaire, et référentiel, principal de l’établissement.</w:t>
        </w:r>
      </w:ins>
    </w:p>
    <w:p w14:paraId="1D194ED8" w14:textId="77777777" w:rsidR="00D3265D" w:rsidRPr="007A4AFC" w:rsidRDefault="00D3265D" w:rsidP="00D3265D">
      <w:pPr>
        <w:rPr>
          <w:ins w:id="13574" w:author="Dr Mamadou SANOGO" w:date="2023-10-25T16:41:00Z"/>
          <w:rFonts w:ascii="Cambria" w:hAnsi="Cambria" w:cs="Arial"/>
          <w:color w:val="000000" w:themeColor="text1"/>
          <w:lang w:val="fr-ML"/>
          <w:rPrChange w:id="13575" w:author="Dr Mamadou SANOGO" w:date="2023-10-25T18:15:00Z">
            <w:rPr>
              <w:ins w:id="13576" w:author="Dr Mamadou SANOGO" w:date="2023-10-25T16:41:00Z"/>
              <w:rFonts w:ascii="Cambria" w:hAnsi="Cambria" w:cs="Arial"/>
              <w:lang w:val="fr-ML"/>
            </w:rPr>
          </w:rPrChange>
        </w:rPr>
      </w:pPr>
      <w:ins w:id="13577" w:author="Dr Mamadou SANOGO" w:date="2023-10-25T16:41:00Z">
        <w:r w:rsidRPr="007A4AFC">
          <w:rPr>
            <w:rFonts w:ascii="Cambria" w:hAnsi="Cambria" w:cs="Arial"/>
            <w:color w:val="000000" w:themeColor="text1"/>
            <w:lang w:val="fr-ML"/>
            <w:rPrChange w:id="13578" w:author="Dr Mamadou SANOGO" w:date="2023-10-25T18:15:00Z">
              <w:rPr>
                <w:rFonts w:ascii="Cambria" w:hAnsi="Cambria" w:cs="Arial"/>
                <w:lang w:val="fr-ML"/>
              </w:rPr>
            </w:rPrChange>
          </w:rPr>
          <w:t>Tout autre document, en dehors des décisions administratives des plus hautes instances de l’établissement, ne peut se prononcer de hiérarchie supérieure, ou tendant à modifier le contenu du règlement.</w:t>
        </w:r>
      </w:ins>
    </w:p>
    <w:p w14:paraId="6EF28457" w14:textId="77777777" w:rsidR="00D3265D" w:rsidRPr="007A4AFC" w:rsidRDefault="00D3265D" w:rsidP="00D3265D">
      <w:pPr>
        <w:rPr>
          <w:ins w:id="13579" w:author="Dr Mamadou SANOGO" w:date="2023-10-25T16:41:00Z"/>
          <w:rFonts w:ascii="Cambria" w:hAnsi="Cambria" w:cs="Arial"/>
          <w:color w:val="000000" w:themeColor="text1"/>
          <w:lang w:val="fr-ML"/>
          <w:rPrChange w:id="13580" w:author="Dr Mamadou SANOGO" w:date="2023-10-25T18:15:00Z">
            <w:rPr>
              <w:ins w:id="13581" w:author="Dr Mamadou SANOGO" w:date="2023-10-25T16:41:00Z"/>
              <w:rFonts w:ascii="Cambria" w:hAnsi="Cambria" w:cs="Arial"/>
              <w:lang w:val="fr-ML"/>
            </w:rPr>
          </w:rPrChange>
        </w:rPr>
      </w:pPr>
      <w:ins w:id="13582" w:author="Dr Mamadou SANOGO" w:date="2023-10-25T16:41:00Z">
        <w:r w:rsidRPr="007A4AFC">
          <w:rPr>
            <w:rFonts w:ascii="Cambria" w:hAnsi="Cambria" w:cs="Arial"/>
            <w:color w:val="000000" w:themeColor="text1"/>
            <w:lang w:val="fr-ML"/>
            <w:rPrChange w:id="13583" w:author="Dr Mamadou SANOGO" w:date="2023-10-25T18:15:00Z">
              <w:rPr>
                <w:rFonts w:ascii="Cambria" w:hAnsi="Cambria" w:cs="Arial"/>
                <w:lang w:val="fr-ML"/>
              </w:rPr>
            </w:rPrChange>
          </w:rPr>
          <w:t>Le présent règlement est mis en vigueur à partir de sa date de signature.</w:t>
        </w:r>
      </w:ins>
    </w:p>
    <w:p w14:paraId="586861A6" w14:textId="77777777" w:rsidR="006778CD" w:rsidRDefault="006778CD" w:rsidP="00D3265D">
      <w:pPr>
        <w:rPr>
          <w:ins w:id="13584" w:author="Dr Mamadou SANOGO" w:date="2023-10-27T14:06:00Z"/>
          <w:rFonts w:ascii="Cambria" w:hAnsi="Cambria" w:cs="Arial"/>
          <w:i/>
          <w:color w:val="000000" w:themeColor="text1"/>
          <w:lang w:val="fr-ML"/>
        </w:rPr>
      </w:pPr>
    </w:p>
    <w:p w14:paraId="68CBEF92" w14:textId="5E009BDD" w:rsidR="00D3265D" w:rsidRPr="006778CD" w:rsidRDefault="00D3265D" w:rsidP="00D3265D">
      <w:pPr>
        <w:rPr>
          <w:ins w:id="13585" w:author="Dr Mamadou SANOGO" w:date="2023-10-25T16:41:00Z"/>
          <w:rFonts w:ascii="Cambria" w:hAnsi="Cambria" w:cs="Arial"/>
          <w:i/>
          <w:color w:val="000000" w:themeColor="text1"/>
          <w:lang w:val="fr-ML"/>
          <w:rPrChange w:id="13586" w:author="Dr Mamadou SANOGO" w:date="2023-10-27T14:06:00Z">
            <w:rPr>
              <w:ins w:id="13587" w:author="Dr Mamadou SANOGO" w:date="2023-10-25T16:41:00Z"/>
              <w:rFonts w:ascii="Cambria" w:hAnsi="Cambria" w:cs="Arial"/>
              <w:i/>
              <w:lang w:val="fr-ML"/>
            </w:rPr>
          </w:rPrChange>
        </w:rPr>
      </w:pPr>
      <w:ins w:id="13588" w:author="Dr Mamadou SANOGO" w:date="2023-10-25T16:41:00Z">
        <w:r w:rsidRPr="006778CD">
          <w:rPr>
            <w:rFonts w:ascii="Cambria" w:hAnsi="Cambria" w:cs="Arial"/>
            <w:i/>
            <w:color w:val="000000" w:themeColor="text1"/>
            <w:lang w:val="fr-ML"/>
            <w:rPrChange w:id="13589" w:author="Dr Mamadou SANOGO" w:date="2023-10-27T14:06:00Z">
              <w:rPr>
                <w:rFonts w:ascii="Cambria" w:hAnsi="Cambria" w:cs="Arial"/>
                <w:i/>
                <w:lang w:val="fr-ML"/>
              </w:rPr>
            </w:rPrChange>
          </w:rPr>
          <w:t>Bamako le 05 octobre 2018</w:t>
        </w:r>
      </w:ins>
    </w:p>
    <w:p w14:paraId="72B29884" w14:textId="77777777" w:rsidR="00D3265D" w:rsidRPr="006778CD" w:rsidRDefault="00D3265D" w:rsidP="006778CD">
      <w:pPr>
        <w:tabs>
          <w:tab w:val="center" w:pos="4535"/>
        </w:tabs>
        <w:jc w:val="left"/>
        <w:rPr>
          <w:ins w:id="13590" w:author="Dr Mamadou SANOGO" w:date="2023-10-25T16:41:00Z"/>
          <w:rFonts w:ascii="Cambria" w:hAnsi="Cambria" w:cs="Arial"/>
          <w:b/>
          <w:bCs/>
          <w:color w:val="000000" w:themeColor="text1"/>
          <w:lang w:val="fr-ML"/>
          <w:rPrChange w:id="13591" w:author="Dr Mamadou SANOGO" w:date="2023-10-27T14:06:00Z">
            <w:rPr>
              <w:ins w:id="13592" w:author="Dr Mamadou SANOGO" w:date="2023-10-25T16:41:00Z"/>
              <w:rFonts w:ascii="Cambria" w:hAnsi="Cambria" w:cs="Arial"/>
              <w:lang w:val="fr-ML"/>
            </w:rPr>
          </w:rPrChange>
        </w:rPr>
      </w:pPr>
      <w:ins w:id="13593" w:author="Dr Mamadou SANOGO" w:date="2023-10-25T16:41:00Z">
        <w:r w:rsidRPr="006778CD">
          <w:rPr>
            <w:rFonts w:ascii="Cambria" w:hAnsi="Cambria" w:cs="Arial"/>
            <w:b/>
            <w:bCs/>
            <w:color w:val="000000" w:themeColor="text1"/>
            <w:lang w:val="fr-ML"/>
            <w:rPrChange w:id="13594" w:author="Dr Mamadou SANOGO" w:date="2023-10-27T14:06:00Z">
              <w:rPr>
                <w:rFonts w:ascii="Cambria" w:hAnsi="Cambria" w:cs="Arial"/>
                <w:lang w:val="fr-ML"/>
              </w:rPr>
            </w:rPrChange>
          </w:rPr>
          <w:t>Directeur Général</w:t>
        </w:r>
        <w:r w:rsidRPr="006778CD">
          <w:rPr>
            <w:rFonts w:ascii="Cambria" w:hAnsi="Cambria" w:cs="Arial"/>
            <w:b/>
            <w:bCs/>
            <w:color w:val="000000" w:themeColor="text1"/>
            <w:lang w:val="fr-ML"/>
            <w:rPrChange w:id="13595" w:author="Dr Mamadou SANOGO" w:date="2023-10-27T14:06:00Z">
              <w:rPr>
                <w:rFonts w:ascii="Cambria" w:hAnsi="Cambria" w:cs="Arial"/>
                <w:lang w:val="fr-ML"/>
              </w:rPr>
            </w:rPrChange>
          </w:rPr>
          <w:tab/>
        </w:r>
      </w:ins>
    </w:p>
    <w:p w14:paraId="6A4982E9" w14:textId="48FEF2B1" w:rsidR="00D3265D" w:rsidRPr="007A4AFC" w:rsidRDefault="00D3265D" w:rsidP="00D81BFF">
      <w:pPr>
        <w:shd w:val="clear" w:color="auto" w:fill="FFFFFF"/>
        <w:spacing w:line="240" w:lineRule="auto"/>
        <w:ind w:right="9"/>
        <w:jc w:val="center"/>
        <w:rPr>
          <w:ins w:id="13596" w:author="Dr Mamadou SANOGO" w:date="2023-10-25T16:40:00Z"/>
          <w:b/>
          <w:color w:val="000000" w:themeColor="text1"/>
          <w:sz w:val="44"/>
          <w:rPrChange w:id="13597" w:author="Dr Mamadou SANOGO" w:date="2023-10-25T18:15:00Z">
            <w:rPr>
              <w:ins w:id="13598" w:author="Dr Mamadou SANOGO" w:date="2023-10-25T16:40:00Z"/>
              <w:b/>
              <w:sz w:val="44"/>
            </w:rPr>
          </w:rPrChange>
        </w:rPr>
      </w:pPr>
    </w:p>
    <w:p w14:paraId="77B13E4C" w14:textId="3640AF49" w:rsidR="00D3265D" w:rsidRPr="007A4AFC" w:rsidRDefault="00D3265D" w:rsidP="00D81BFF">
      <w:pPr>
        <w:shd w:val="clear" w:color="auto" w:fill="FFFFFF"/>
        <w:spacing w:line="240" w:lineRule="auto"/>
        <w:ind w:right="9"/>
        <w:jc w:val="center"/>
        <w:rPr>
          <w:ins w:id="13599" w:author="Dr Mamadou SANOGO" w:date="2023-10-25T16:40:00Z"/>
          <w:b/>
          <w:color w:val="000000" w:themeColor="text1"/>
          <w:sz w:val="44"/>
          <w:rPrChange w:id="13600" w:author="Dr Mamadou SANOGO" w:date="2023-10-25T18:15:00Z">
            <w:rPr>
              <w:ins w:id="13601" w:author="Dr Mamadou SANOGO" w:date="2023-10-25T16:40:00Z"/>
              <w:b/>
              <w:sz w:val="44"/>
            </w:rPr>
          </w:rPrChange>
        </w:rPr>
      </w:pPr>
    </w:p>
    <w:p w14:paraId="6A914D06" w14:textId="1968987B" w:rsidR="00D3265D" w:rsidRPr="007A4AFC" w:rsidRDefault="00D3265D" w:rsidP="00D81BFF">
      <w:pPr>
        <w:shd w:val="clear" w:color="auto" w:fill="FFFFFF"/>
        <w:spacing w:line="240" w:lineRule="auto"/>
        <w:ind w:right="9"/>
        <w:jc w:val="center"/>
        <w:rPr>
          <w:ins w:id="13602" w:author="Dr Mamadou SANOGO" w:date="2023-10-25T16:40:00Z"/>
          <w:b/>
          <w:color w:val="000000" w:themeColor="text1"/>
          <w:sz w:val="44"/>
          <w:rPrChange w:id="13603" w:author="Dr Mamadou SANOGO" w:date="2023-10-25T18:15:00Z">
            <w:rPr>
              <w:ins w:id="13604" w:author="Dr Mamadou SANOGO" w:date="2023-10-25T16:40:00Z"/>
              <w:b/>
              <w:sz w:val="44"/>
            </w:rPr>
          </w:rPrChange>
        </w:rPr>
      </w:pPr>
    </w:p>
    <w:p w14:paraId="5CAE64CD" w14:textId="3E20DA17" w:rsidR="00D3265D" w:rsidRPr="007A4AFC" w:rsidRDefault="00D3265D" w:rsidP="00D81BFF">
      <w:pPr>
        <w:shd w:val="clear" w:color="auto" w:fill="FFFFFF"/>
        <w:spacing w:line="240" w:lineRule="auto"/>
        <w:ind w:right="9"/>
        <w:jc w:val="center"/>
        <w:rPr>
          <w:ins w:id="13605" w:author="Dr Mamadou SANOGO" w:date="2023-10-25T16:43:00Z"/>
          <w:b/>
          <w:color w:val="000000" w:themeColor="text1"/>
          <w:sz w:val="44"/>
          <w:rPrChange w:id="13606" w:author="Dr Mamadou SANOGO" w:date="2023-10-25T18:15:00Z">
            <w:rPr>
              <w:ins w:id="13607" w:author="Dr Mamadou SANOGO" w:date="2023-10-25T16:43:00Z"/>
              <w:b/>
              <w:sz w:val="44"/>
            </w:rPr>
          </w:rPrChange>
        </w:rPr>
      </w:pPr>
    </w:p>
    <w:p w14:paraId="0D5B683E" w14:textId="1DE83448" w:rsidR="00D3265D" w:rsidRPr="007A4AFC" w:rsidRDefault="00D3265D" w:rsidP="00D81BFF">
      <w:pPr>
        <w:shd w:val="clear" w:color="auto" w:fill="FFFFFF"/>
        <w:spacing w:line="240" w:lineRule="auto"/>
        <w:ind w:right="9"/>
        <w:jc w:val="center"/>
        <w:rPr>
          <w:ins w:id="13608" w:author="Dr Mamadou SANOGO" w:date="2023-10-25T16:43:00Z"/>
          <w:b/>
          <w:color w:val="000000" w:themeColor="text1"/>
          <w:sz w:val="44"/>
          <w:rPrChange w:id="13609" w:author="Dr Mamadou SANOGO" w:date="2023-10-25T18:15:00Z">
            <w:rPr>
              <w:ins w:id="13610" w:author="Dr Mamadou SANOGO" w:date="2023-10-25T16:43:00Z"/>
              <w:b/>
              <w:sz w:val="44"/>
            </w:rPr>
          </w:rPrChange>
        </w:rPr>
      </w:pPr>
    </w:p>
    <w:p w14:paraId="702A7D6E" w14:textId="435947B2" w:rsidR="00D3265D" w:rsidRPr="007A4AFC" w:rsidRDefault="00D3265D" w:rsidP="00D81BFF">
      <w:pPr>
        <w:shd w:val="clear" w:color="auto" w:fill="FFFFFF"/>
        <w:spacing w:line="240" w:lineRule="auto"/>
        <w:ind w:right="9"/>
        <w:jc w:val="center"/>
        <w:rPr>
          <w:ins w:id="13611" w:author="Dr Mamadou SANOGO" w:date="2023-10-25T16:43:00Z"/>
          <w:b/>
          <w:color w:val="000000" w:themeColor="text1"/>
          <w:sz w:val="44"/>
          <w:rPrChange w:id="13612" w:author="Dr Mamadou SANOGO" w:date="2023-10-25T18:15:00Z">
            <w:rPr>
              <w:ins w:id="13613" w:author="Dr Mamadou SANOGO" w:date="2023-10-25T16:43:00Z"/>
              <w:b/>
              <w:sz w:val="44"/>
            </w:rPr>
          </w:rPrChange>
        </w:rPr>
      </w:pPr>
    </w:p>
    <w:p w14:paraId="53205ED7" w14:textId="621487C1" w:rsidR="00D3265D" w:rsidRPr="007A4AFC" w:rsidRDefault="00D3265D" w:rsidP="00D81BFF">
      <w:pPr>
        <w:shd w:val="clear" w:color="auto" w:fill="FFFFFF"/>
        <w:spacing w:line="240" w:lineRule="auto"/>
        <w:ind w:right="9"/>
        <w:jc w:val="center"/>
        <w:rPr>
          <w:ins w:id="13614" w:author="Dr Mamadou SANOGO" w:date="2023-10-25T16:43:00Z"/>
          <w:b/>
          <w:color w:val="000000" w:themeColor="text1"/>
          <w:sz w:val="44"/>
          <w:rPrChange w:id="13615" w:author="Dr Mamadou SANOGO" w:date="2023-10-25T18:15:00Z">
            <w:rPr>
              <w:ins w:id="13616" w:author="Dr Mamadou SANOGO" w:date="2023-10-25T16:43:00Z"/>
              <w:b/>
              <w:sz w:val="44"/>
            </w:rPr>
          </w:rPrChange>
        </w:rPr>
      </w:pPr>
    </w:p>
    <w:p w14:paraId="48A8F3DE" w14:textId="4C1F0EE9" w:rsidR="00D3265D" w:rsidRPr="007A4AFC" w:rsidRDefault="00D3265D" w:rsidP="00D81BFF">
      <w:pPr>
        <w:shd w:val="clear" w:color="auto" w:fill="FFFFFF"/>
        <w:spacing w:line="240" w:lineRule="auto"/>
        <w:ind w:right="9"/>
        <w:jc w:val="center"/>
        <w:rPr>
          <w:ins w:id="13617" w:author="Dr Mamadou SANOGO" w:date="2023-10-25T16:43:00Z"/>
          <w:b/>
          <w:color w:val="000000" w:themeColor="text1"/>
          <w:sz w:val="44"/>
          <w:rPrChange w:id="13618" w:author="Dr Mamadou SANOGO" w:date="2023-10-25T18:15:00Z">
            <w:rPr>
              <w:ins w:id="13619" w:author="Dr Mamadou SANOGO" w:date="2023-10-25T16:43:00Z"/>
              <w:b/>
              <w:sz w:val="44"/>
            </w:rPr>
          </w:rPrChange>
        </w:rPr>
      </w:pPr>
    </w:p>
    <w:p w14:paraId="5E8BDE01" w14:textId="77777777" w:rsidR="00D3265D" w:rsidRPr="007A4AFC" w:rsidRDefault="00D3265D" w:rsidP="00D81BFF">
      <w:pPr>
        <w:shd w:val="clear" w:color="auto" w:fill="FFFFFF"/>
        <w:spacing w:line="240" w:lineRule="auto"/>
        <w:ind w:right="9"/>
        <w:jc w:val="center"/>
        <w:rPr>
          <w:ins w:id="13620" w:author="Dr Mamadou SANOGO" w:date="2023-10-25T16:43:00Z"/>
          <w:b/>
          <w:color w:val="000000" w:themeColor="text1"/>
          <w:sz w:val="44"/>
          <w:rPrChange w:id="13621" w:author="Dr Mamadou SANOGO" w:date="2023-10-25T18:15:00Z">
            <w:rPr>
              <w:ins w:id="13622" w:author="Dr Mamadou SANOGO" w:date="2023-10-25T16:43:00Z"/>
              <w:b/>
              <w:sz w:val="44"/>
            </w:rPr>
          </w:rPrChange>
        </w:rPr>
      </w:pPr>
    </w:p>
    <w:p w14:paraId="38DDF335" w14:textId="66A4B819" w:rsidR="00D3265D" w:rsidRPr="007A4AFC" w:rsidRDefault="00D3265D" w:rsidP="00D81BFF">
      <w:pPr>
        <w:shd w:val="clear" w:color="auto" w:fill="FFFFFF"/>
        <w:spacing w:line="240" w:lineRule="auto"/>
        <w:ind w:right="9"/>
        <w:jc w:val="center"/>
        <w:rPr>
          <w:ins w:id="13623" w:author="Dr Mamadou SANOGO" w:date="2023-10-25T16:43:00Z"/>
          <w:b/>
          <w:color w:val="000000" w:themeColor="text1"/>
          <w:sz w:val="44"/>
          <w:rPrChange w:id="13624" w:author="Dr Mamadou SANOGO" w:date="2023-10-25T18:15:00Z">
            <w:rPr>
              <w:ins w:id="13625" w:author="Dr Mamadou SANOGO" w:date="2023-10-25T16:43:00Z"/>
              <w:b/>
              <w:sz w:val="44"/>
            </w:rPr>
          </w:rPrChange>
        </w:rPr>
      </w:pPr>
    </w:p>
    <w:p w14:paraId="58377ACF" w14:textId="2F9613B1" w:rsidR="00D3265D" w:rsidRDefault="00D3265D" w:rsidP="00D81BFF">
      <w:pPr>
        <w:shd w:val="clear" w:color="auto" w:fill="FFFFFF"/>
        <w:ind w:right="9"/>
        <w:jc w:val="center"/>
        <w:rPr>
          <w:ins w:id="13626" w:author="Dr Mamadou SANOGO" w:date="2023-10-27T11:45:00Z"/>
          <w:b/>
          <w:color w:val="000000" w:themeColor="text1"/>
          <w:sz w:val="44"/>
        </w:rPr>
      </w:pPr>
    </w:p>
    <w:p w14:paraId="2B7E450B" w14:textId="628E26B6" w:rsidR="00DA7BA7" w:rsidRDefault="00DA7BA7" w:rsidP="00D81BFF">
      <w:pPr>
        <w:shd w:val="clear" w:color="auto" w:fill="FFFFFF"/>
        <w:ind w:right="9"/>
        <w:jc w:val="center"/>
        <w:rPr>
          <w:ins w:id="13627" w:author="Dr Mamadou SANOGO" w:date="2023-10-27T11:45:00Z"/>
          <w:b/>
          <w:color w:val="000000" w:themeColor="text1"/>
          <w:sz w:val="44"/>
        </w:rPr>
      </w:pPr>
    </w:p>
    <w:p w14:paraId="02700ABC" w14:textId="05E4B12A" w:rsidR="00DA7BA7" w:rsidRDefault="00DA7BA7" w:rsidP="00D81BFF">
      <w:pPr>
        <w:shd w:val="clear" w:color="auto" w:fill="FFFFFF"/>
        <w:ind w:right="9"/>
        <w:jc w:val="center"/>
        <w:rPr>
          <w:ins w:id="13628" w:author="Dr Mamadou SANOGO" w:date="2023-10-27T11:45:00Z"/>
          <w:b/>
          <w:color w:val="000000" w:themeColor="text1"/>
          <w:sz w:val="44"/>
        </w:rPr>
      </w:pPr>
    </w:p>
    <w:p w14:paraId="2B3FD36A" w14:textId="5753CCE1" w:rsidR="00DA7BA7" w:rsidRDefault="00DA7BA7">
      <w:pPr>
        <w:shd w:val="clear" w:color="auto" w:fill="FFFFFF"/>
        <w:ind w:right="9"/>
        <w:rPr>
          <w:ins w:id="13629" w:author="Dr Mamadou SANOGO" w:date="2023-10-27T11:45:00Z"/>
          <w:b/>
          <w:color w:val="000000" w:themeColor="text1"/>
          <w:sz w:val="44"/>
        </w:rPr>
        <w:pPrChange w:id="13630" w:author="Dr Mamadou SANOGO" w:date="2023-10-27T23:51:00Z">
          <w:pPr>
            <w:shd w:val="clear" w:color="auto" w:fill="FFFFFF"/>
            <w:ind w:right="9"/>
            <w:jc w:val="center"/>
          </w:pPr>
        </w:pPrChange>
      </w:pPr>
    </w:p>
    <w:p w14:paraId="44E7B7FE" w14:textId="77777777" w:rsidR="00DA7BA7" w:rsidRPr="007A4AFC" w:rsidRDefault="00DA7BA7" w:rsidP="00D81BFF">
      <w:pPr>
        <w:shd w:val="clear" w:color="auto" w:fill="FFFFFF"/>
        <w:spacing w:line="240" w:lineRule="auto"/>
        <w:ind w:right="9"/>
        <w:jc w:val="center"/>
        <w:rPr>
          <w:ins w:id="13631" w:author="Dr Mamadou SANOGO" w:date="2023-10-25T16:40:00Z"/>
          <w:b/>
          <w:color w:val="000000" w:themeColor="text1"/>
          <w:sz w:val="44"/>
          <w:rPrChange w:id="13632" w:author="Dr Mamadou SANOGO" w:date="2023-10-25T18:15:00Z">
            <w:rPr>
              <w:ins w:id="13633" w:author="Dr Mamadou SANOGO" w:date="2023-10-25T16:40:00Z"/>
              <w:b/>
              <w:sz w:val="44"/>
            </w:rPr>
          </w:rPrChange>
        </w:rPr>
      </w:pPr>
    </w:p>
    <w:p w14:paraId="6D6E3FDB" w14:textId="77777777" w:rsidR="00D3265D" w:rsidRPr="007A4AFC" w:rsidRDefault="00D3265D">
      <w:pPr>
        <w:shd w:val="clear" w:color="auto" w:fill="FFFFFF"/>
        <w:spacing w:line="240" w:lineRule="auto"/>
        <w:ind w:right="9"/>
        <w:jc w:val="left"/>
        <w:rPr>
          <w:ins w:id="13634" w:author="Dr Mamadou SANOGO" w:date="2023-10-25T15:02:00Z"/>
          <w:b/>
          <w:color w:val="000000" w:themeColor="text1"/>
          <w:sz w:val="44"/>
          <w:rPrChange w:id="13635" w:author="Dr Mamadou SANOGO" w:date="2023-10-25T18:15:00Z">
            <w:rPr>
              <w:ins w:id="13636" w:author="Dr Mamadou SANOGO" w:date="2023-10-25T15:02:00Z"/>
              <w:b/>
              <w:sz w:val="44"/>
            </w:rPr>
          </w:rPrChange>
        </w:rPr>
        <w:pPrChange w:id="13637" w:author="Dr Mamadou SANOGO" w:date="2023-10-25T16:42:00Z">
          <w:pPr>
            <w:shd w:val="clear" w:color="auto" w:fill="FFFFFF"/>
            <w:spacing w:line="240" w:lineRule="auto"/>
            <w:ind w:right="9"/>
            <w:jc w:val="center"/>
          </w:pPr>
        </w:pPrChange>
      </w:pPr>
    </w:p>
    <w:p w14:paraId="67198580" w14:textId="4B514DEC" w:rsidR="00D81BFF" w:rsidRPr="007A4AFC" w:rsidRDefault="00D81BFF" w:rsidP="00D81BFF">
      <w:pPr>
        <w:shd w:val="clear" w:color="auto" w:fill="FFFFFF"/>
        <w:spacing w:line="240" w:lineRule="auto"/>
        <w:ind w:right="9"/>
        <w:jc w:val="center"/>
        <w:rPr>
          <w:ins w:id="13638" w:author="Dr Mamadou SANOGO" w:date="2023-10-25T16:43:00Z"/>
          <w:b/>
          <w:color w:val="000000" w:themeColor="text1"/>
          <w:sz w:val="44"/>
          <w:rPrChange w:id="13639" w:author="Dr Mamadou SANOGO" w:date="2023-10-25T18:15:00Z">
            <w:rPr>
              <w:ins w:id="13640" w:author="Dr Mamadou SANOGO" w:date="2023-10-25T16:43:00Z"/>
              <w:b/>
              <w:sz w:val="44"/>
            </w:rPr>
          </w:rPrChange>
        </w:rPr>
      </w:pPr>
      <w:ins w:id="13641" w:author="Dr Mamadou SANOGO" w:date="2023-10-25T15:02:00Z">
        <w:r w:rsidRPr="007A4AFC">
          <w:rPr>
            <w:b/>
            <w:color w:val="000000" w:themeColor="text1"/>
            <w:sz w:val="44"/>
            <w:rPrChange w:id="13642" w:author="Dr Mamadou SANOGO" w:date="2023-10-25T18:15:00Z">
              <w:rPr>
                <w:b/>
                <w:sz w:val="44"/>
              </w:rPr>
            </w:rPrChange>
          </w:rPr>
          <w:t>Annexe n°019 : Listes de présence des étudiants aux évaluations</w:t>
        </w:r>
      </w:ins>
    </w:p>
    <w:p w14:paraId="09272856" w14:textId="1ACB237F" w:rsidR="00D3265D" w:rsidRPr="007A4AFC" w:rsidRDefault="00D3265D" w:rsidP="00D81BFF">
      <w:pPr>
        <w:shd w:val="clear" w:color="auto" w:fill="FFFFFF"/>
        <w:spacing w:line="240" w:lineRule="auto"/>
        <w:ind w:right="9"/>
        <w:jc w:val="center"/>
        <w:rPr>
          <w:ins w:id="13643" w:author="Dr Mamadou SANOGO" w:date="2023-10-25T16:43:00Z"/>
          <w:b/>
          <w:color w:val="000000" w:themeColor="text1"/>
          <w:sz w:val="44"/>
          <w:rPrChange w:id="13644" w:author="Dr Mamadou SANOGO" w:date="2023-10-25T18:15:00Z">
            <w:rPr>
              <w:ins w:id="13645" w:author="Dr Mamadou SANOGO" w:date="2023-10-25T16:43:00Z"/>
              <w:b/>
              <w:sz w:val="44"/>
            </w:rPr>
          </w:rPrChange>
        </w:rPr>
      </w:pPr>
    </w:p>
    <w:p w14:paraId="7E1D7DB3" w14:textId="461437D5" w:rsidR="00D3265D" w:rsidRPr="007A4AFC" w:rsidRDefault="00D3265D" w:rsidP="00D81BFF">
      <w:pPr>
        <w:shd w:val="clear" w:color="auto" w:fill="FFFFFF"/>
        <w:spacing w:line="240" w:lineRule="auto"/>
        <w:ind w:right="9"/>
        <w:jc w:val="center"/>
        <w:rPr>
          <w:ins w:id="13646" w:author="Dr Mamadou SANOGO" w:date="2023-10-25T16:43:00Z"/>
          <w:b/>
          <w:color w:val="000000" w:themeColor="text1"/>
          <w:sz w:val="44"/>
          <w:rPrChange w:id="13647" w:author="Dr Mamadou SANOGO" w:date="2023-10-25T18:15:00Z">
            <w:rPr>
              <w:ins w:id="13648" w:author="Dr Mamadou SANOGO" w:date="2023-10-25T16:43:00Z"/>
              <w:b/>
              <w:sz w:val="44"/>
            </w:rPr>
          </w:rPrChange>
        </w:rPr>
      </w:pPr>
    </w:p>
    <w:p w14:paraId="10AEB582" w14:textId="36EA14C8" w:rsidR="00D3265D" w:rsidRPr="007A4AFC" w:rsidRDefault="00D3265D" w:rsidP="00D81BFF">
      <w:pPr>
        <w:shd w:val="clear" w:color="auto" w:fill="FFFFFF"/>
        <w:spacing w:line="240" w:lineRule="auto"/>
        <w:ind w:right="9"/>
        <w:jc w:val="center"/>
        <w:rPr>
          <w:ins w:id="13649" w:author="Dr Mamadou SANOGO" w:date="2023-10-25T16:43:00Z"/>
          <w:b/>
          <w:color w:val="000000" w:themeColor="text1"/>
          <w:sz w:val="44"/>
          <w:rPrChange w:id="13650" w:author="Dr Mamadou SANOGO" w:date="2023-10-25T18:15:00Z">
            <w:rPr>
              <w:ins w:id="13651" w:author="Dr Mamadou SANOGO" w:date="2023-10-25T16:43:00Z"/>
              <w:b/>
              <w:sz w:val="44"/>
            </w:rPr>
          </w:rPrChange>
        </w:rPr>
      </w:pPr>
    </w:p>
    <w:p w14:paraId="4D2C1D2A" w14:textId="3770E470" w:rsidR="00D3265D" w:rsidRPr="007A4AFC" w:rsidRDefault="00D3265D" w:rsidP="00D81BFF">
      <w:pPr>
        <w:shd w:val="clear" w:color="auto" w:fill="FFFFFF"/>
        <w:spacing w:line="240" w:lineRule="auto"/>
        <w:ind w:right="9"/>
        <w:jc w:val="center"/>
        <w:rPr>
          <w:ins w:id="13652" w:author="Dr Mamadou SANOGO" w:date="2023-10-25T16:43:00Z"/>
          <w:b/>
          <w:color w:val="000000" w:themeColor="text1"/>
          <w:sz w:val="44"/>
          <w:rPrChange w:id="13653" w:author="Dr Mamadou SANOGO" w:date="2023-10-25T18:15:00Z">
            <w:rPr>
              <w:ins w:id="13654" w:author="Dr Mamadou SANOGO" w:date="2023-10-25T16:43:00Z"/>
              <w:b/>
              <w:sz w:val="44"/>
            </w:rPr>
          </w:rPrChange>
        </w:rPr>
      </w:pPr>
    </w:p>
    <w:p w14:paraId="00F87C3A" w14:textId="6FA2F1F8" w:rsidR="00D3265D" w:rsidRPr="007A4AFC" w:rsidRDefault="00D3265D" w:rsidP="00D81BFF">
      <w:pPr>
        <w:shd w:val="clear" w:color="auto" w:fill="FFFFFF"/>
        <w:spacing w:line="240" w:lineRule="auto"/>
        <w:ind w:right="9"/>
        <w:jc w:val="center"/>
        <w:rPr>
          <w:ins w:id="13655" w:author="Dr Mamadou SANOGO" w:date="2023-10-25T16:43:00Z"/>
          <w:b/>
          <w:color w:val="000000" w:themeColor="text1"/>
          <w:sz w:val="44"/>
          <w:rPrChange w:id="13656" w:author="Dr Mamadou SANOGO" w:date="2023-10-25T18:15:00Z">
            <w:rPr>
              <w:ins w:id="13657" w:author="Dr Mamadou SANOGO" w:date="2023-10-25T16:43:00Z"/>
              <w:b/>
              <w:sz w:val="44"/>
            </w:rPr>
          </w:rPrChange>
        </w:rPr>
      </w:pPr>
    </w:p>
    <w:p w14:paraId="5929A2EA" w14:textId="00BEEB9A" w:rsidR="00D3265D" w:rsidRPr="007A4AFC" w:rsidRDefault="00D3265D" w:rsidP="00D81BFF">
      <w:pPr>
        <w:shd w:val="clear" w:color="auto" w:fill="FFFFFF"/>
        <w:spacing w:line="240" w:lineRule="auto"/>
        <w:ind w:right="9"/>
        <w:jc w:val="center"/>
        <w:rPr>
          <w:ins w:id="13658" w:author="Dr Mamadou SANOGO" w:date="2023-10-25T16:43:00Z"/>
          <w:b/>
          <w:color w:val="000000" w:themeColor="text1"/>
          <w:sz w:val="44"/>
          <w:rPrChange w:id="13659" w:author="Dr Mamadou SANOGO" w:date="2023-10-25T18:15:00Z">
            <w:rPr>
              <w:ins w:id="13660" w:author="Dr Mamadou SANOGO" w:date="2023-10-25T16:43:00Z"/>
              <w:b/>
              <w:sz w:val="44"/>
            </w:rPr>
          </w:rPrChange>
        </w:rPr>
      </w:pPr>
    </w:p>
    <w:p w14:paraId="37611663" w14:textId="2AB5AA50" w:rsidR="00D3265D" w:rsidRPr="007A4AFC" w:rsidRDefault="00D3265D" w:rsidP="00D81BFF">
      <w:pPr>
        <w:shd w:val="clear" w:color="auto" w:fill="FFFFFF"/>
        <w:spacing w:line="240" w:lineRule="auto"/>
        <w:ind w:right="9"/>
        <w:jc w:val="center"/>
        <w:rPr>
          <w:ins w:id="13661" w:author="Dr Mamadou SANOGO" w:date="2023-10-25T16:43:00Z"/>
          <w:b/>
          <w:color w:val="000000" w:themeColor="text1"/>
          <w:sz w:val="44"/>
          <w:rPrChange w:id="13662" w:author="Dr Mamadou SANOGO" w:date="2023-10-25T18:15:00Z">
            <w:rPr>
              <w:ins w:id="13663" w:author="Dr Mamadou SANOGO" w:date="2023-10-25T16:43:00Z"/>
              <w:b/>
              <w:sz w:val="44"/>
            </w:rPr>
          </w:rPrChange>
        </w:rPr>
      </w:pPr>
    </w:p>
    <w:p w14:paraId="165380A1" w14:textId="6533D60E" w:rsidR="00D3265D" w:rsidRPr="007A4AFC" w:rsidRDefault="00D3265D" w:rsidP="00D81BFF">
      <w:pPr>
        <w:shd w:val="clear" w:color="auto" w:fill="FFFFFF"/>
        <w:spacing w:line="240" w:lineRule="auto"/>
        <w:ind w:right="9"/>
        <w:jc w:val="center"/>
        <w:rPr>
          <w:ins w:id="13664" w:author="Dr Mamadou SANOGO" w:date="2023-10-25T16:43:00Z"/>
          <w:b/>
          <w:color w:val="000000" w:themeColor="text1"/>
          <w:sz w:val="44"/>
          <w:rPrChange w:id="13665" w:author="Dr Mamadou SANOGO" w:date="2023-10-25T18:15:00Z">
            <w:rPr>
              <w:ins w:id="13666" w:author="Dr Mamadou SANOGO" w:date="2023-10-25T16:43:00Z"/>
              <w:b/>
              <w:sz w:val="44"/>
            </w:rPr>
          </w:rPrChange>
        </w:rPr>
      </w:pPr>
    </w:p>
    <w:p w14:paraId="10A7D232" w14:textId="67CDAC36" w:rsidR="00D3265D" w:rsidRPr="007A4AFC" w:rsidRDefault="00D3265D" w:rsidP="00D81BFF">
      <w:pPr>
        <w:shd w:val="clear" w:color="auto" w:fill="FFFFFF"/>
        <w:spacing w:line="240" w:lineRule="auto"/>
        <w:ind w:right="9"/>
        <w:jc w:val="center"/>
        <w:rPr>
          <w:ins w:id="13667" w:author="Dr Mamadou SANOGO" w:date="2023-10-25T16:43:00Z"/>
          <w:b/>
          <w:color w:val="000000" w:themeColor="text1"/>
          <w:sz w:val="44"/>
          <w:rPrChange w:id="13668" w:author="Dr Mamadou SANOGO" w:date="2023-10-25T18:15:00Z">
            <w:rPr>
              <w:ins w:id="13669" w:author="Dr Mamadou SANOGO" w:date="2023-10-25T16:43:00Z"/>
              <w:b/>
              <w:sz w:val="44"/>
            </w:rPr>
          </w:rPrChange>
        </w:rPr>
      </w:pPr>
    </w:p>
    <w:p w14:paraId="58548BCD" w14:textId="51552734" w:rsidR="00D3265D" w:rsidRPr="007A4AFC" w:rsidRDefault="00D3265D" w:rsidP="00D81BFF">
      <w:pPr>
        <w:shd w:val="clear" w:color="auto" w:fill="FFFFFF"/>
        <w:spacing w:line="240" w:lineRule="auto"/>
        <w:ind w:right="9"/>
        <w:jc w:val="center"/>
        <w:rPr>
          <w:ins w:id="13670" w:author="Dr Mamadou SANOGO" w:date="2023-10-25T16:43:00Z"/>
          <w:b/>
          <w:color w:val="000000" w:themeColor="text1"/>
          <w:sz w:val="44"/>
          <w:rPrChange w:id="13671" w:author="Dr Mamadou SANOGO" w:date="2023-10-25T18:15:00Z">
            <w:rPr>
              <w:ins w:id="13672" w:author="Dr Mamadou SANOGO" w:date="2023-10-25T16:43:00Z"/>
              <w:b/>
              <w:sz w:val="44"/>
            </w:rPr>
          </w:rPrChange>
        </w:rPr>
      </w:pPr>
    </w:p>
    <w:p w14:paraId="4ACDC457" w14:textId="1C3315D7" w:rsidR="00D3265D" w:rsidRPr="007A4AFC" w:rsidRDefault="00D3265D" w:rsidP="00D81BFF">
      <w:pPr>
        <w:shd w:val="clear" w:color="auto" w:fill="FFFFFF"/>
        <w:spacing w:line="240" w:lineRule="auto"/>
        <w:ind w:right="9"/>
        <w:jc w:val="center"/>
        <w:rPr>
          <w:ins w:id="13673" w:author="Dr Mamadou SANOGO" w:date="2023-10-25T16:43:00Z"/>
          <w:b/>
          <w:color w:val="000000" w:themeColor="text1"/>
          <w:sz w:val="44"/>
          <w:rPrChange w:id="13674" w:author="Dr Mamadou SANOGO" w:date="2023-10-25T18:15:00Z">
            <w:rPr>
              <w:ins w:id="13675" w:author="Dr Mamadou SANOGO" w:date="2023-10-25T16:43:00Z"/>
              <w:b/>
              <w:sz w:val="44"/>
            </w:rPr>
          </w:rPrChange>
        </w:rPr>
      </w:pPr>
    </w:p>
    <w:p w14:paraId="6ED98B61" w14:textId="70985ADB" w:rsidR="00D3265D" w:rsidRPr="007A4AFC" w:rsidRDefault="00D3265D" w:rsidP="00D81BFF">
      <w:pPr>
        <w:shd w:val="clear" w:color="auto" w:fill="FFFFFF"/>
        <w:spacing w:line="240" w:lineRule="auto"/>
        <w:ind w:right="9"/>
        <w:jc w:val="center"/>
        <w:rPr>
          <w:ins w:id="13676" w:author="Dr Mamadou SANOGO" w:date="2023-10-25T16:43:00Z"/>
          <w:b/>
          <w:color w:val="000000" w:themeColor="text1"/>
          <w:sz w:val="44"/>
          <w:rPrChange w:id="13677" w:author="Dr Mamadou SANOGO" w:date="2023-10-25T18:15:00Z">
            <w:rPr>
              <w:ins w:id="13678" w:author="Dr Mamadou SANOGO" w:date="2023-10-25T16:43:00Z"/>
              <w:b/>
              <w:sz w:val="44"/>
            </w:rPr>
          </w:rPrChange>
        </w:rPr>
      </w:pPr>
    </w:p>
    <w:p w14:paraId="1FE26EA2" w14:textId="0E59F605" w:rsidR="00D3265D" w:rsidRPr="007A4AFC" w:rsidRDefault="00D3265D" w:rsidP="00D81BFF">
      <w:pPr>
        <w:shd w:val="clear" w:color="auto" w:fill="FFFFFF"/>
        <w:spacing w:line="240" w:lineRule="auto"/>
        <w:ind w:right="9"/>
        <w:jc w:val="center"/>
        <w:rPr>
          <w:ins w:id="13679" w:author="Dr Mamadou SANOGO" w:date="2023-10-25T16:43:00Z"/>
          <w:b/>
          <w:color w:val="000000" w:themeColor="text1"/>
          <w:sz w:val="44"/>
          <w:rPrChange w:id="13680" w:author="Dr Mamadou SANOGO" w:date="2023-10-25T18:15:00Z">
            <w:rPr>
              <w:ins w:id="13681" w:author="Dr Mamadou SANOGO" w:date="2023-10-25T16:43:00Z"/>
              <w:b/>
              <w:sz w:val="44"/>
            </w:rPr>
          </w:rPrChange>
        </w:rPr>
      </w:pPr>
    </w:p>
    <w:p w14:paraId="2C3FDDCF" w14:textId="606DA016" w:rsidR="00D3265D" w:rsidRPr="007A4AFC" w:rsidRDefault="00D3265D" w:rsidP="00D81BFF">
      <w:pPr>
        <w:shd w:val="clear" w:color="auto" w:fill="FFFFFF"/>
        <w:spacing w:line="240" w:lineRule="auto"/>
        <w:ind w:right="9"/>
        <w:jc w:val="center"/>
        <w:rPr>
          <w:ins w:id="13682" w:author="Dr Mamadou SANOGO" w:date="2023-10-25T16:43:00Z"/>
          <w:b/>
          <w:color w:val="000000" w:themeColor="text1"/>
          <w:sz w:val="44"/>
          <w:rPrChange w:id="13683" w:author="Dr Mamadou SANOGO" w:date="2023-10-25T18:15:00Z">
            <w:rPr>
              <w:ins w:id="13684" w:author="Dr Mamadou SANOGO" w:date="2023-10-25T16:43:00Z"/>
              <w:b/>
              <w:sz w:val="44"/>
            </w:rPr>
          </w:rPrChange>
        </w:rPr>
      </w:pPr>
    </w:p>
    <w:p w14:paraId="68A349CD" w14:textId="1E34DF7D" w:rsidR="00D3265D" w:rsidRPr="007A4AFC" w:rsidRDefault="00D3265D" w:rsidP="00D81BFF">
      <w:pPr>
        <w:shd w:val="clear" w:color="auto" w:fill="FFFFFF"/>
        <w:spacing w:line="240" w:lineRule="auto"/>
        <w:ind w:right="9"/>
        <w:jc w:val="center"/>
        <w:rPr>
          <w:ins w:id="13685" w:author="Dr Mamadou SANOGO" w:date="2023-10-25T16:43:00Z"/>
          <w:b/>
          <w:color w:val="000000" w:themeColor="text1"/>
          <w:sz w:val="44"/>
          <w:rPrChange w:id="13686" w:author="Dr Mamadou SANOGO" w:date="2023-10-25T18:15:00Z">
            <w:rPr>
              <w:ins w:id="13687" w:author="Dr Mamadou SANOGO" w:date="2023-10-25T16:43:00Z"/>
              <w:b/>
              <w:sz w:val="44"/>
            </w:rPr>
          </w:rPrChange>
        </w:rPr>
      </w:pPr>
    </w:p>
    <w:p w14:paraId="6D6E7794" w14:textId="5539EEFE" w:rsidR="00D3265D" w:rsidRPr="007A4AFC" w:rsidRDefault="00D3265D" w:rsidP="00D81BFF">
      <w:pPr>
        <w:shd w:val="clear" w:color="auto" w:fill="FFFFFF"/>
        <w:spacing w:line="240" w:lineRule="auto"/>
        <w:ind w:right="9"/>
        <w:jc w:val="center"/>
        <w:rPr>
          <w:ins w:id="13688" w:author="Dr Mamadou SANOGO" w:date="2023-10-25T16:43:00Z"/>
          <w:b/>
          <w:color w:val="000000" w:themeColor="text1"/>
          <w:sz w:val="44"/>
          <w:rPrChange w:id="13689" w:author="Dr Mamadou SANOGO" w:date="2023-10-25T18:15:00Z">
            <w:rPr>
              <w:ins w:id="13690" w:author="Dr Mamadou SANOGO" w:date="2023-10-25T16:43:00Z"/>
              <w:b/>
              <w:sz w:val="44"/>
            </w:rPr>
          </w:rPrChange>
        </w:rPr>
      </w:pPr>
    </w:p>
    <w:p w14:paraId="2A926C67" w14:textId="28D93C31" w:rsidR="00D3265D" w:rsidRPr="007A4AFC" w:rsidRDefault="00D3265D" w:rsidP="00D81BFF">
      <w:pPr>
        <w:shd w:val="clear" w:color="auto" w:fill="FFFFFF"/>
        <w:spacing w:line="240" w:lineRule="auto"/>
        <w:ind w:right="9"/>
        <w:jc w:val="center"/>
        <w:rPr>
          <w:ins w:id="13691" w:author="Dr Mamadou SANOGO" w:date="2023-10-25T16:43:00Z"/>
          <w:b/>
          <w:color w:val="000000" w:themeColor="text1"/>
          <w:sz w:val="44"/>
          <w:rPrChange w:id="13692" w:author="Dr Mamadou SANOGO" w:date="2023-10-25T18:15:00Z">
            <w:rPr>
              <w:ins w:id="13693" w:author="Dr Mamadou SANOGO" w:date="2023-10-25T16:43:00Z"/>
              <w:b/>
              <w:sz w:val="44"/>
            </w:rPr>
          </w:rPrChange>
        </w:rPr>
      </w:pPr>
    </w:p>
    <w:p w14:paraId="30E6FAA5" w14:textId="73ED5ED4" w:rsidR="00D3265D" w:rsidRPr="007A4AFC" w:rsidRDefault="00D3265D" w:rsidP="00D81BFF">
      <w:pPr>
        <w:shd w:val="clear" w:color="auto" w:fill="FFFFFF"/>
        <w:spacing w:line="240" w:lineRule="auto"/>
        <w:ind w:right="9"/>
        <w:jc w:val="center"/>
        <w:rPr>
          <w:ins w:id="13694" w:author="Dr Mamadou SANOGO" w:date="2023-10-25T16:43:00Z"/>
          <w:b/>
          <w:color w:val="000000" w:themeColor="text1"/>
          <w:sz w:val="44"/>
          <w:rPrChange w:id="13695" w:author="Dr Mamadou SANOGO" w:date="2023-10-25T18:15:00Z">
            <w:rPr>
              <w:ins w:id="13696" w:author="Dr Mamadou SANOGO" w:date="2023-10-25T16:43:00Z"/>
              <w:b/>
              <w:sz w:val="44"/>
            </w:rPr>
          </w:rPrChange>
        </w:rPr>
      </w:pPr>
    </w:p>
    <w:p w14:paraId="745BEEBD" w14:textId="7E784333" w:rsidR="00D3265D" w:rsidRPr="007A4AFC" w:rsidRDefault="00D3265D" w:rsidP="00D81BFF">
      <w:pPr>
        <w:shd w:val="clear" w:color="auto" w:fill="FFFFFF"/>
        <w:spacing w:line="240" w:lineRule="auto"/>
        <w:ind w:right="9"/>
        <w:jc w:val="center"/>
        <w:rPr>
          <w:ins w:id="13697" w:author="Dr Mamadou SANOGO" w:date="2023-10-25T16:43:00Z"/>
          <w:b/>
          <w:color w:val="000000" w:themeColor="text1"/>
          <w:sz w:val="44"/>
          <w:rPrChange w:id="13698" w:author="Dr Mamadou SANOGO" w:date="2023-10-25T18:15:00Z">
            <w:rPr>
              <w:ins w:id="13699" w:author="Dr Mamadou SANOGO" w:date="2023-10-25T16:43:00Z"/>
              <w:b/>
              <w:sz w:val="44"/>
            </w:rPr>
          </w:rPrChange>
        </w:rPr>
      </w:pPr>
    </w:p>
    <w:p w14:paraId="66B6EA1F" w14:textId="775A08C0" w:rsidR="00D3265D" w:rsidRPr="007A4AFC" w:rsidRDefault="00D3265D" w:rsidP="00D81BFF">
      <w:pPr>
        <w:shd w:val="clear" w:color="auto" w:fill="FFFFFF"/>
        <w:spacing w:line="240" w:lineRule="auto"/>
        <w:ind w:right="9"/>
        <w:jc w:val="center"/>
        <w:rPr>
          <w:ins w:id="13700" w:author="Dr Mamadou SANOGO" w:date="2023-10-25T16:43:00Z"/>
          <w:b/>
          <w:color w:val="000000" w:themeColor="text1"/>
          <w:sz w:val="44"/>
          <w:rPrChange w:id="13701" w:author="Dr Mamadou SANOGO" w:date="2023-10-25T18:15:00Z">
            <w:rPr>
              <w:ins w:id="13702" w:author="Dr Mamadou SANOGO" w:date="2023-10-25T16:43:00Z"/>
              <w:b/>
              <w:sz w:val="44"/>
            </w:rPr>
          </w:rPrChange>
        </w:rPr>
      </w:pPr>
    </w:p>
    <w:p w14:paraId="540EA4CF" w14:textId="5054BF92" w:rsidR="00D3265D" w:rsidRPr="007A4AFC" w:rsidRDefault="00D3265D" w:rsidP="00D81BFF">
      <w:pPr>
        <w:shd w:val="clear" w:color="auto" w:fill="FFFFFF"/>
        <w:spacing w:line="240" w:lineRule="auto"/>
        <w:ind w:right="9"/>
        <w:jc w:val="center"/>
        <w:rPr>
          <w:ins w:id="13703" w:author="Dr Mamadou SANOGO" w:date="2023-10-25T16:43:00Z"/>
          <w:b/>
          <w:color w:val="000000" w:themeColor="text1"/>
          <w:sz w:val="44"/>
          <w:rPrChange w:id="13704" w:author="Dr Mamadou SANOGO" w:date="2023-10-25T18:15:00Z">
            <w:rPr>
              <w:ins w:id="13705" w:author="Dr Mamadou SANOGO" w:date="2023-10-25T16:43:00Z"/>
              <w:b/>
              <w:sz w:val="44"/>
            </w:rPr>
          </w:rPrChange>
        </w:rPr>
      </w:pPr>
    </w:p>
    <w:p w14:paraId="5E4615C9" w14:textId="5D22B0F9" w:rsidR="00D3265D" w:rsidRPr="007A4AFC" w:rsidRDefault="00D3265D" w:rsidP="00D81BFF">
      <w:pPr>
        <w:shd w:val="clear" w:color="auto" w:fill="FFFFFF"/>
        <w:spacing w:line="240" w:lineRule="auto"/>
        <w:ind w:right="9"/>
        <w:jc w:val="center"/>
        <w:rPr>
          <w:ins w:id="13706" w:author="Dr Mamadou SANOGO" w:date="2023-10-25T16:43:00Z"/>
          <w:b/>
          <w:color w:val="000000" w:themeColor="text1"/>
          <w:sz w:val="44"/>
          <w:rPrChange w:id="13707" w:author="Dr Mamadou SANOGO" w:date="2023-10-25T18:15:00Z">
            <w:rPr>
              <w:ins w:id="13708" w:author="Dr Mamadou SANOGO" w:date="2023-10-25T16:43:00Z"/>
              <w:b/>
              <w:sz w:val="44"/>
            </w:rPr>
          </w:rPrChange>
        </w:rPr>
      </w:pPr>
    </w:p>
    <w:p w14:paraId="16EC2CE2" w14:textId="348354F9" w:rsidR="00D3265D" w:rsidRPr="007A4AFC" w:rsidRDefault="00D3265D" w:rsidP="00D81BFF">
      <w:pPr>
        <w:shd w:val="clear" w:color="auto" w:fill="FFFFFF"/>
        <w:spacing w:line="240" w:lineRule="auto"/>
        <w:ind w:right="9"/>
        <w:jc w:val="center"/>
        <w:rPr>
          <w:ins w:id="13709" w:author="Dr Mamadou SANOGO" w:date="2023-10-25T16:43:00Z"/>
          <w:b/>
          <w:color w:val="000000" w:themeColor="text1"/>
          <w:sz w:val="44"/>
          <w:rPrChange w:id="13710" w:author="Dr Mamadou SANOGO" w:date="2023-10-25T18:15:00Z">
            <w:rPr>
              <w:ins w:id="13711" w:author="Dr Mamadou SANOGO" w:date="2023-10-25T16:43:00Z"/>
              <w:b/>
              <w:sz w:val="44"/>
            </w:rPr>
          </w:rPrChange>
        </w:rPr>
      </w:pPr>
    </w:p>
    <w:p w14:paraId="2D5FA621" w14:textId="4790952D" w:rsidR="00D3265D" w:rsidRPr="007A4AFC" w:rsidRDefault="00D3265D" w:rsidP="00D81BFF">
      <w:pPr>
        <w:shd w:val="clear" w:color="auto" w:fill="FFFFFF"/>
        <w:spacing w:line="240" w:lineRule="auto"/>
        <w:ind w:right="9"/>
        <w:jc w:val="center"/>
        <w:rPr>
          <w:ins w:id="13712" w:author="Dr Mamadou SANOGO" w:date="2023-10-25T16:43:00Z"/>
          <w:b/>
          <w:color w:val="000000" w:themeColor="text1"/>
          <w:sz w:val="44"/>
          <w:rPrChange w:id="13713" w:author="Dr Mamadou SANOGO" w:date="2023-10-25T18:15:00Z">
            <w:rPr>
              <w:ins w:id="13714" w:author="Dr Mamadou SANOGO" w:date="2023-10-25T16:43:00Z"/>
              <w:b/>
              <w:sz w:val="44"/>
            </w:rPr>
          </w:rPrChange>
        </w:rPr>
      </w:pPr>
    </w:p>
    <w:p w14:paraId="10B7AD6D" w14:textId="023EDC41" w:rsidR="00D3265D" w:rsidRPr="007A4AFC" w:rsidRDefault="00D3265D" w:rsidP="00D81BFF">
      <w:pPr>
        <w:shd w:val="clear" w:color="auto" w:fill="FFFFFF"/>
        <w:spacing w:line="240" w:lineRule="auto"/>
        <w:ind w:right="9"/>
        <w:jc w:val="center"/>
        <w:rPr>
          <w:ins w:id="13715" w:author="Dr Mamadou SANOGO" w:date="2023-10-25T16:43:00Z"/>
          <w:b/>
          <w:color w:val="000000" w:themeColor="text1"/>
          <w:sz w:val="44"/>
          <w:rPrChange w:id="13716" w:author="Dr Mamadou SANOGO" w:date="2023-10-25T18:15:00Z">
            <w:rPr>
              <w:ins w:id="13717" w:author="Dr Mamadou SANOGO" w:date="2023-10-25T16:43:00Z"/>
              <w:b/>
              <w:sz w:val="44"/>
            </w:rPr>
          </w:rPrChange>
        </w:rPr>
      </w:pPr>
    </w:p>
    <w:p w14:paraId="40946089" w14:textId="5366C045" w:rsidR="00D3265D" w:rsidRPr="007A4AFC" w:rsidRDefault="00D3265D" w:rsidP="00D81BFF">
      <w:pPr>
        <w:shd w:val="clear" w:color="auto" w:fill="FFFFFF"/>
        <w:spacing w:line="240" w:lineRule="auto"/>
        <w:ind w:right="9"/>
        <w:jc w:val="center"/>
        <w:rPr>
          <w:ins w:id="13718" w:author="Dr Mamadou SANOGO" w:date="2023-10-25T16:43:00Z"/>
          <w:b/>
          <w:color w:val="000000" w:themeColor="text1"/>
          <w:sz w:val="44"/>
          <w:rPrChange w:id="13719" w:author="Dr Mamadou SANOGO" w:date="2023-10-25T18:15:00Z">
            <w:rPr>
              <w:ins w:id="13720" w:author="Dr Mamadou SANOGO" w:date="2023-10-25T16:43:00Z"/>
              <w:b/>
              <w:sz w:val="44"/>
            </w:rPr>
          </w:rPrChange>
        </w:rPr>
      </w:pPr>
    </w:p>
    <w:p w14:paraId="27EAEA50" w14:textId="40CF754C" w:rsidR="00D3265D" w:rsidRPr="007A4AFC" w:rsidRDefault="00D3265D" w:rsidP="00D81BFF">
      <w:pPr>
        <w:shd w:val="clear" w:color="auto" w:fill="FFFFFF"/>
        <w:spacing w:line="240" w:lineRule="auto"/>
        <w:ind w:right="9"/>
        <w:jc w:val="center"/>
        <w:rPr>
          <w:ins w:id="13721" w:author="Dr Mamadou SANOGO" w:date="2023-10-25T16:43:00Z"/>
          <w:b/>
          <w:color w:val="000000" w:themeColor="text1"/>
          <w:sz w:val="44"/>
          <w:rPrChange w:id="13722" w:author="Dr Mamadou SANOGO" w:date="2023-10-25T18:15:00Z">
            <w:rPr>
              <w:ins w:id="13723" w:author="Dr Mamadou SANOGO" w:date="2023-10-25T16:43:00Z"/>
              <w:b/>
              <w:sz w:val="44"/>
            </w:rPr>
          </w:rPrChange>
        </w:rPr>
      </w:pPr>
    </w:p>
    <w:p w14:paraId="71D3ABDD" w14:textId="15C5B57B" w:rsidR="00D3265D" w:rsidRPr="007A4AFC" w:rsidRDefault="00D3265D" w:rsidP="00D81BFF">
      <w:pPr>
        <w:shd w:val="clear" w:color="auto" w:fill="FFFFFF"/>
        <w:spacing w:line="240" w:lineRule="auto"/>
        <w:ind w:right="9"/>
        <w:jc w:val="center"/>
        <w:rPr>
          <w:ins w:id="13724" w:author="Dr Mamadou SANOGO" w:date="2023-10-25T16:43:00Z"/>
          <w:b/>
          <w:color w:val="000000" w:themeColor="text1"/>
          <w:sz w:val="44"/>
          <w:rPrChange w:id="13725" w:author="Dr Mamadou SANOGO" w:date="2023-10-25T18:15:00Z">
            <w:rPr>
              <w:ins w:id="13726" w:author="Dr Mamadou SANOGO" w:date="2023-10-25T16:43:00Z"/>
              <w:b/>
              <w:sz w:val="44"/>
            </w:rPr>
          </w:rPrChange>
        </w:rPr>
      </w:pPr>
    </w:p>
    <w:p w14:paraId="5CCFEB06" w14:textId="71C3D430" w:rsidR="00D3265D" w:rsidRPr="007A4AFC" w:rsidRDefault="00D3265D" w:rsidP="00D81BFF">
      <w:pPr>
        <w:shd w:val="clear" w:color="auto" w:fill="FFFFFF"/>
        <w:spacing w:line="240" w:lineRule="auto"/>
        <w:ind w:right="9"/>
        <w:jc w:val="center"/>
        <w:rPr>
          <w:ins w:id="13727" w:author="Dr Mamadou SANOGO" w:date="2023-10-25T16:43:00Z"/>
          <w:b/>
          <w:color w:val="000000" w:themeColor="text1"/>
          <w:sz w:val="44"/>
          <w:rPrChange w:id="13728" w:author="Dr Mamadou SANOGO" w:date="2023-10-25T18:15:00Z">
            <w:rPr>
              <w:ins w:id="13729" w:author="Dr Mamadou SANOGO" w:date="2023-10-25T16:43:00Z"/>
              <w:b/>
              <w:sz w:val="44"/>
            </w:rPr>
          </w:rPrChange>
        </w:rPr>
      </w:pPr>
    </w:p>
    <w:p w14:paraId="00B0375E" w14:textId="45F7B409" w:rsidR="00D3265D" w:rsidRPr="007A4AFC" w:rsidRDefault="00D3265D" w:rsidP="00D81BFF">
      <w:pPr>
        <w:shd w:val="clear" w:color="auto" w:fill="FFFFFF"/>
        <w:spacing w:line="240" w:lineRule="auto"/>
        <w:ind w:right="9"/>
        <w:jc w:val="center"/>
        <w:rPr>
          <w:ins w:id="13730" w:author="Dr Mamadou SANOGO" w:date="2023-10-25T16:43:00Z"/>
          <w:b/>
          <w:color w:val="000000" w:themeColor="text1"/>
          <w:sz w:val="44"/>
          <w:rPrChange w:id="13731" w:author="Dr Mamadou SANOGO" w:date="2023-10-25T18:15:00Z">
            <w:rPr>
              <w:ins w:id="13732" w:author="Dr Mamadou SANOGO" w:date="2023-10-25T16:43:00Z"/>
              <w:b/>
              <w:sz w:val="44"/>
            </w:rPr>
          </w:rPrChange>
        </w:rPr>
      </w:pPr>
    </w:p>
    <w:p w14:paraId="4AC293D0" w14:textId="2B928C49" w:rsidR="00D3265D" w:rsidRPr="007A4AFC" w:rsidRDefault="00D3265D" w:rsidP="00D81BFF">
      <w:pPr>
        <w:shd w:val="clear" w:color="auto" w:fill="FFFFFF"/>
        <w:spacing w:line="240" w:lineRule="auto"/>
        <w:ind w:right="9"/>
        <w:jc w:val="center"/>
        <w:rPr>
          <w:ins w:id="13733" w:author="Dr Mamadou SANOGO" w:date="2023-10-25T16:43:00Z"/>
          <w:b/>
          <w:color w:val="000000" w:themeColor="text1"/>
          <w:sz w:val="44"/>
          <w:rPrChange w:id="13734" w:author="Dr Mamadou SANOGO" w:date="2023-10-25T18:15:00Z">
            <w:rPr>
              <w:ins w:id="13735" w:author="Dr Mamadou SANOGO" w:date="2023-10-25T16:43:00Z"/>
              <w:b/>
              <w:sz w:val="44"/>
            </w:rPr>
          </w:rPrChange>
        </w:rPr>
      </w:pPr>
    </w:p>
    <w:p w14:paraId="301C9607" w14:textId="7FE8F338" w:rsidR="00D3265D" w:rsidRPr="007A4AFC" w:rsidRDefault="00D3265D" w:rsidP="00D81BFF">
      <w:pPr>
        <w:shd w:val="clear" w:color="auto" w:fill="FFFFFF"/>
        <w:spacing w:line="240" w:lineRule="auto"/>
        <w:ind w:right="9"/>
        <w:jc w:val="center"/>
        <w:rPr>
          <w:ins w:id="13736" w:author="Dr Mamadou SANOGO" w:date="2023-10-25T16:43:00Z"/>
          <w:b/>
          <w:color w:val="000000" w:themeColor="text1"/>
          <w:sz w:val="44"/>
          <w:rPrChange w:id="13737" w:author="Dr Mamadou SANOGO" w:date="2023-10-25T18:15:00Z">
            <w:rPr>
              <w:ins w:id="13738" w:author="Dr Mamadou SANOGO" w:date="2023-10-25T16:43:00Z"/>
              <w:b/>
              <w:sz w:val="44"/>
            </w:rPr>
          </w:rPrChange>
        </w:rPr>
      </w:pPr>
    </w:p>
    <w:p w14:paraId="26C7AEEB" w14:textId="07E40D77" w:rsidR="00D3265D" w:rsidRPr="007A4AFC" w:rsidRDefault="00D3265D" w:rsidP="00D81BFF">
      <w:pPr>
        <w:shd w:val="clear" w:color="auto" w:fill="FFFFFF"/>
        <w:spacing w:line="240" w:lineRule="auto"/>
        <w:ind w:right="9"/>
        <w:jc w:val="center"/>
        <w:rPr>
          <w:ins w:id="13739" w:author="Dr Mamadou SANOGO" w:date="2023-10-25T16:43:00Z"/>
          <w:b/>
          <w:color w:val="000000" w:themeColor="text1"/>
          <w:sz w:val="44"/>
          <w:rPrChange w:id="13740" w:author="Dr Mamadou SANOGO" w:date="2023-10-25T18:15:00Z">
            <w:rPr>
              <w:ins w:id="13741" w:author="Dr Mamadou SANOGO" w:date="2023-10-25T16:43:00Z"/>
              <w:b/>
              <w:sz w:val="44"/>
            </w:rPr>
          </w:rPrChange>
        </w:rPr>
      </w:pPr>
    </w:p>
    <w:p w14:paraId="52E53352" w14:textId="07ED36BF" w:rsidR="00D3265D" w:rsidRPr="007A4AFC" w:rsidRDefault="00D3265D" w:rsidP="00D81BFF">
      <w:pPr>
        <w:shd w:val="clear" w:color="auto" w:fill="FFFFFF"/>
        <w:spacing w:line="240" w:lineRule="auto"/>
        <w:ind w:right="9"/>
        <w:jc w:val="center"/>
        <w:rPr>
          <w:ins w:id="13742" w:author="Dr Mamadou SANOGO" w:date="2023-10-25T16:43:00Z"/>
          <w:b/>
          <w:color w:val="000000" w:themeColor="text1"/>
          <w:sz w:val="44"/>
          <w:rPrChange w:id="13743" w:author="Dr Mamadou SANOGO" w:date="2023-10-25T18:15:00Z">
            <w:rPr>
              <w:ins w:id="13744" w:author="Dr Mamadou SANOGO" w:date="2023-10-25T16:43:00Z"/>
              <w:b/>
              <w:sz w:val="44"/>
            </w:rPr>
          </w:rPrChange>
        </w:rPr>
      </w:pPr>
    </w:p>
    <w:p w14:paraId="3259F25D" w14:textId="762CBF82" w:rsidR="00D3265D" w:rsidRPr="007A4AFC" w:rsidRDefault="00D3265D" w:rsidP="00D81BFF">
      <w:pPr>
        <w:shd w:val="clear" w:color="auto" w:fill="FFFFFF"/>
        <w:spacing w:line="240" w:lineRule="auto"/>
        <w:ind w:right="9"/>
        <w:jc w:val="center"/>
        <w:rPr>
          <w:ins w:id="13745" w:author="Dr Mamadou SANOGO" w:date="2023-10-25T16:43:00Z"/>
          <w:b/>
          <w:color w:val="000000" w:themeColor="text1"/>
          <w:sz w:val="44"/>
          <w:rPrChange w:id="13746" w:author="Dr Mamadou SANOGO" w:date="2023-10-25T18:15:00Z">
            <w:rPr>
              <w:ins w:id="13747" w:author="Dr Mamadou SANOGO" w:date="2023-10-25T16:43:00Z"/>
              <w:b/>
              <w:sz w:val="44"/>
            </w:rPr>
          </w:rPrChange>
        </w:rPr>
      </w:pPr>
    </w:p>
    <w:p w14:paraId="2DBBDCEF" w14:textId="3F2E2015" w:rsidR="00D3265D" w:rsidRPr="007A4AFC" w:rsidRDefault="00D3265D" w:rsidP="00D81BFF">
      <w:pPr>
        <w:shd w:val="clear" w:color="auto" w:fill="FFFFFF"/>
        <w:spacing w:line="240" w:lineRule="auto"/>
        <w:ind w:right="9"/>
        <w:jc w:val="center"/>
        <w:rPr>
          <w:ins w:id="13748" w:author="Dr Mamadou SANOGO" w:date="2023-10-25T16:43:00Z"/>
          <w:b/>
          <w:color w:val="000000" w:themeColor="text1"/>
          <w:sz w:val="44"/>
          <w:rPrChange w:id="13749" w:author="Dr Mamadou SANOGO" w:date="2023-10-25T18:15:00Z">
            <w:rPr>
              <w:ins w:id="13750" w:author="Dr Mamadou SANOGO" w:date="2023-10-25T16:43:00Z"/>
              <w:b/>
              <w:sz w:val="44"/>
            </w:rPr>
          </w:rPrChange>
        </w:rPr>
      </w:pPr>
    </w:p>
    <w:p w14:paraId="67918949" w14:textId="084B9109" w:rsidR="00D3265D" w:rsidRPr="007A4AFC" w:rsidRDefault="00D3265D" w:rsidP="00D81BFF">
      <w:pPr>
        <w:shd w:val="clear" w:color="auto" w:fill="FFFFFF"/>
        <w:spacing w:line="240" w:lineRule="auto"/>
        <w:ind w:right="9"/>
        <w:jc w:val="center"/>
        <w:rPr>
          <w:ins w:id="13751" w:author="Dr Mamadou SANOGO" w:date="2023-10-25T16:43:00Z"/>
          <w:b/>
          <w:color w:val="000000" w:themeColor="text1"/>
          <w:sz w:val="44"/>
          <w:rPrChange w:id="13752" w:author="Dr Mamadou SANOGO" w:date="2023-10-25T18:15:00Z">
            <w:rPr>
              <w:ins w:id="13753" w:author="Dr Mamadou SANOGO" w:date="2023-10-25T16:43:00Z"/>
              <w:b/>
              <w:sz w:val="44"/>
            </w:rPr>
          </w:rPrChange>
        </w:rPr>
      </w:pPr>
    </w:p>
    <w:p w14:paraId="5607B10D" w14:textId="11F9D31F" w:rsidR="00D3265D" w:rsidRPr="007A4AFC" w:rsidRDefault="00D3265D" w:rsidP="00D81BFF">
      <w:pPr>
        <w:shd w:val="clear" w:color="auto" w:fill="FFFFFF"/>
        <w:spacing w:line="240" w:lineRule="auto"/>
        <w:ind w:right="9"/>
        <w:jc w:val="center"/>
        <w:rPr>
          <w:ins w:id="13754" w:author="Dr Mamadou SANOGO" w:date="2023-10-25T16:44:00Z"/>
          <w:b/>
          <w:color w:val="000000" w:themeColor="text1"/>
          <w:sz w:val="44"/>
          <w:rPrChange w:id="13755" w:author="Dr Mamadou SANOGO" w:date="2023-10-25T18:15:00Z">
            <w:rPr>
              <w:ins w:id="13756" w:author="Dr Mamadou SANOGO" w:date="2023-10-25T16:44:00Z"/>
              <w:b/>
              <w:sz w:val="44"/>
            </w:rPr>
          </w:rPrChange>
        </w:rPr>
      </w:pPr>
    </w:p>
    <w:p w14:paraId="38250668" w14:textId="38174515" w:rsidR="00D3265D" w:rsidRPr="007A4AFC" w:rsidRDefault="00D3265D" w:rsidP="00D81BFF">
      <w:pPr>
        <w:shd w:val="clear" w:color="auto" w:fill="FFFFFF"/>
        <w:spacing w:line="240" w:lineRule="auto"/>
        <w:ind w:right="9"/>
        <w:jc w:val="center"/>
        <w:rPr>
          <w:ins w:id="13757" w:author="Dr Mamadou SANOGO" w:date="2023-10-25T16:44:00Z"/>
          <w:b/>
          <w:color w:val="000000" w:themeColor="text1"/>
          <w:sz w:val="44"/>
          <w:rPrChange w:id="13758" w:author="Dr Mamadou SANOGO" w:date="2023-10-25T18:15:00Z">
            <w:rPr>
              <w:ins w:id="13759" w:author="Dr Mamadou SANOGO" w:date="2023-10-25T16:44:00Z"/>
              <w:b/>
              <w:sz w:val="44"/>
            </w:rPr>
          </w:rPrChange>
        </w:rPr>
      </w:pPr>
    </w:p>
    <w:p w14:paraId="6FC20860" w14:textId="6367CF94" w:rsidR="00D3265D" w:rsidRPr="007A4AFC" w:rsidRDefault="00D3265D" w:rsidP="00D81BFF">
      <w:pPr>
        <w:shd w:val="clear" w:color="auto" w:fill="FFFFFF"/>
        <w:spacing w:line="240" w:lineRule="auto"/>
        <w:ind w:right="9"/>
        <w:jc w:val="center"/>
        <w:rPr>
          <w:ins w:id="13760" w:author="Dr Mamadou SANOGO" w:date="2023-10-25T16:44:00Z"/>
          <w:b/>
          <w:color w:val="000000" w:themeColor="text1"/>
          <w:sz w:val="44"/>
          <w:rPrChange w:id="13761" w:author="Dr Mamadou SANOGO" w:date="2023-10-25T18:15:00Z">
            <w:rPr>
              <w:ins w:id="13762" w:author="Dr Mamadou SANOGO" w:date="2023-10-25T16:44:00Z"/>
              <w:b/>
              <w:sz w:val="44"/>
            </w:rPr>
          </w:rPrChange>
        </w:rPr>
      </w:pPr>
    </w:p>
    <w:p w14:paraId="20935D60" w14:textId="484164AC" w:rsidR="00D3265D" w:rsidRPr="007A4AFC" w:rsidRDefault="00D3265D" w:rsidP="00D81BFF">
      <w:pPr>
        <w:shd w:val="clear" w:color="auto" w:fill="FFFFFF"/>
        <w:spacing w:line="240" w:lineRule="auto"/>
        <w:ind w:right="9"/>
        <w:jc w:val="center"/>
        <w:rPr>
          <w:ins w:id="13763" w:author="Dr Mamadou SANOGO" w:date="2023-10-25T16:44:00Z"/>
          <w:b/>
          <w:color w:val="000000" w:themeColor="text1"/>
          <w:sz w:val="44"/>
          <w:rPrChange w:id="13764" w:author="Dr Mamadou SANOGO" w:date="2023-10-25T18:15:00Z">
            <w:rPr>
              <w:ins w:id="13765" w:author="Dr Mamadou SANOGO" w:date="2023-10-25T16:44:00Z"/>
              <w:b/>
              <w:sz w:val="44"/>
            </w:rPr>
          </w:rPrChange>
        </w:rPr>
      </w:pPr>
    </w:p>
    <w:p w14:paraId="0FBFF407" w14:textId="02402280" w:rsidR="00D3265D" w:rsidRPr="007A4AFC" w:rsidRDefault="00D3265D" w:rsidP="00D81BFF">
      <w:pPr>
        <w:shd w:val="clear" w:color="auto" w:fill="FFFFFF"/>
        <w:spacing w:line="240" w:lineRule="auto"/>
        <w:ind w:right="9"/>
        <w:jc w:val="center"/>
        <w:rPr>
          <w:ins w:id="13766" w:author="Dr Mamadou SANOGO" w:date="2023-10-25T16:44:00Z"/>
          <w:b/>
          <w:color w:val="000000" w:themeColor="text1"/>
          <w:sz w:val="44"/>
          <w:rPrChange w:id="13767" w:author="Dr Mamadou SANOGO" w:date="2023-10-25T18:15:00Z">
            <w:rPr>
              <w:ins w:id="13768" w:author="Dr Mamadou SANOGO" w:date="2023-10-25T16:44:00Z"/>
              <w:b/>
              <w:sz w:val="44"/>
            </w:rPr>
          </w:rPrChange>
        </w:rPr>
      </w:pPr>
    </w:p>
    <w:p w14:paraId="7178433E" w14:textId="77777777" w:rsidR="00D3265D" w:rsidRPr="007A4AFC" w:rsidRDefault="00D3265D" w:rsidP="00D81BFF">
      <w:pPr>
        <w:shd w:val="clear" w:color="auto" w:fill="FFFFFF"/>
        <w:spacing w:line="240" w:lineRule="auto"/>
        <w:ind w:right="9"/>
        <w:jc w:val="center"/>
        <w:rPr>
          <w:ins w:id="13769" w:author="Dr Mamadou SANOGO" w:date="2023-10-25T16:43:00Z"/>
          <w:b/>
          <w:color w:val="000000" w:themeColor="text1"/>
          <w:sz w:val="44"/>
          <w:rPrChange w:id="13770" w:author="Dr Mamadou SANOGO" w:date="2023-10-25T18:15:00Z">
            <w:rPr>
              <w:ins w:id="13771" w:author="Dr Mamadou SANOGO" w:date="2023-10-25T16:43:00Z"/>
              <w:b/>
              <w:sz w:val="44"/>
            </w:rPr>
          </w:rPrChange>
        </w:rPr>
      </w:pPr>
    </w:p>
    <w:p w14:paraId="7A30D949" w14:textId="13DED88A" w:rsidR="00D3265D" w:rsidRPr="007A4AFC" w:rsidRDefault="00D3265D" w:rsidP="00D81BFF">
      <w:pPr>
        <w:shd w:val="clear" w:color="auto" w:fill="FFFFFF"/>
        <w:spacing w:line="240" w:lineRule="auto"/>
        <w:ind w:right="9"/>
        <w:jc w:val="center"/>
        <w:rPr>
          <w:ins w:id="13772" w:author="Dr Mamadou SANOGO" w:date="2023-10-25T16:43:00Z"/>
          <w:b/>
          <w:color w:val="000000" w:themeColor="text1"/>
          <w:sz w:val="44"/>
          <w:rPrChange w:id="13773" w:author="Dr Mamadou SANOGO" w:date="2023-10-25T18:15:00Z">
            <w:rPr>
              <w:ins w:id="13774" w:author="Dr Mamadou SANOGO" w:date="2023-10-25T16:43:00Z"/>
              <w:b/>
              <w:sz w:val="44"/>
            </w:rPr>
          </w:rPrChange>
        </w:rPr>
      </w:pPr>
    </w:p>
    <w:p w14:paraId="6725E9CA" w14:textId="0A292693" w:rsidR="00D3265D" w:rsidRPr="007A4AFC" w:rsidRDefault="00D3265D" w:rsidP="00D81BFF">
      <w:pPr>
        <w:shd w:val="clear" w:color="auto" w:fill="FFFFFF"/>
        <w:spacing w:line="240" w:lineRule="auto"/>
        <w:ind w:right="9"/>
        <w:jc w:val="center"/>
        <w:rPr>
          <w:ins w:id="13775" w:author="Dr Mamadou SANOGO" w:date="2023-10-25T16:43:00Z"/>
          <w:b/>
          <w:color w:val="000000" w:themeColor="text1"/>
          <w:sz w:val="44"/>
          <w:rPrChange w:id="13776" w:author="Dr Mamadou SANOGO" w:date="2023-10-25T18:15:00Z">
            <w:rPr>
              <w:ins w:id="13777" w:author="Dr Mamadou SANOGO" w:date="2023-10-25T16:43:00Z"/>
              <w:b/>
              <w:sz w:val="44"/>
            </w:rPr>
          </w:rPrChange>
        </w:rPr>
      </w:pPr>
    </w:p>
    <w:p w14:paraId="67B996BD" w14:textId="5879D003" w:rsidR="00D3265D" w:rsidRPr="007A4AFC" w:rsidRDefault="00D3265D" w:rsidP="00D81BFF">
      <w:pPr>
        <w:shd w:val="clear" w:color="auto" w:fill="FFFFFF"/>
        <w:spacing w:line="240" w:lineRule="auto"/>
        <w:ind w:right="9"/>
        <w:jc w:val="center"/>
        <w:rPr>
          <w:ins w:id="13778" w:author="Dr Mamadou SANOGO" w:date="2023-10-25T16:43:00Z"/>
          <w:b/>
          <w:color w:val="000000" w:themeColor="text1"/>
          <w:sz w:val="44"/>
          <w:rPrChange w:id="13779" w:author="Dr Mamadou SANOGO" w:date="2023-10-25T18:15:00Z">
            <w:rPr>
              <w:ins w:id="13780" w:author="Dr Mamadou SANOGO" w:date="2023-10-25T16:43:00Z"/>
              <w:b/>
              <w:sz w:val="44"/>
            </w:rPr>
          </w:rPrChange>
        </w:rPr>
      </w:pPr>
    </w:p>
    <w:p w14:paraId="542DDFC6" w14:textId="2A6DA96D" w:rsidR="00D3265D" w:rsidRDefault="00D3265D" w:rsidP="00D81BFF">
      <w:pPr>
        <w:shd w:val="clear" w:color="auto" w:fill="FFFFFF"/>
        <w:spacing w:line="240" w:lineRule="auto"/>
        <w:ind w:right="9"/>
        <w:jc w:val="center"/>
        <w:rPr>
          <w:ins w:id="13781" w:author="Dr Mamadou SANOGO" w:date="2023-10-28T00:03:00Z"/>
          <w:b/>
          <w:color w:val="000000" w:themeColor="text1"/>
          <w:sz w:val="44"/>
        </w:rPr>
      </w:pPr>
    </w:p>
    <w:p w14:paraId="4C098C59" w14:textId="4443738F" w:rsidR="00B43097" w:rsidRDefault="00B43097" w:rsidP="00D81BFF">
      <w:pPr>
        <w:shd w:val="clear" w:color="auto" w:fill="FFFFFF"/>
        <w:spacing w:line="240" w:lineRule="auto"/>
        <w:ind w:right="9"/>
        <w:jc w:val="center"/>
        <w:rPr>
          <w:ins w:id="13782" w:author="Dr Mamadou SANOGO" w:date="2023-10-28T00:03:00Z"/>
          <w:b/>
          <w:color w:val="000000" w:themeColor="text1"/>
          <w:sz w:val="44"/>
        </w:rPr>
      </w:pPr>
    </w:p>
    <w:p w14:paraId="6AB50C8A" w14:textId="2D0DD46C" w:rsidR="00B43097" w:rsidRDefault="00B43097" w:rsidP="00D81BFF">
      <w:pPr>
        <w:shd w:val="clear" w:color="auto" w:fill="FFFFFF"/>
        <w:spacing w:line="240" w:lineRule="auto"/>
        <w:ind w:right="9"/>
        <w:jc w:val="center"/>
        <w:rPr>
          <w:ins w:id="13783" w:author="Dr Mamadou SANOGO" w:date="2023-10-28T00:03:00Z"/>
          <w:b/>
          <w:color w:val="000000" w:themeColor="text1"/>
          <w:sz w:val="44"/>
        </w:rPr>
      </w:pPr>
    </w:p>
    <w:p w14:paraId="069AFB6E" w14:textId="497331D2" w:rsidR="00B43097" w:rsidRDefault="00B43097" w:rsidP="00D81BFF">
      <w:pPr>
        <w:shd w:val="clear" w:color="auto" w:fill="FFFFFF"/>
        <w:spacing w:line="240" w:lineRule="auto"/>
        <w:ind w:right="9"/>
        <w:jc w:val="center"/>
        <w:rPr>
          <w:ins w:id="13784" w:author="Dr Mamadou SANOGO" w:date="2023-10-28T00:03:00Z"/>
          <w:b/>
          <w:color w:val="000000" w:themeColor="text1"/>
          <w:sz w:val="44"/>
        </w:rPr>
      </w:pPr>
    </w:p>
    <w:p w14:paraId="634B2D70" w14:textId="2EC27FFE" w:rsidR="00B43097" w:rsidRDefault="00B43097" w:rsidP="00D81BFF">
      <w:pPr>
        <w:shd w:val="clear" w:color="auto" w:fill="FFFFFF"/>
        <w:spacing w:line="240" w:lineRule="auto"/>
        <w:ind w:right="9"/>
        <w:jc w:val="center"/>
        <w:rPr>
          <w:ins w:id="13785" w:author="Dr Mamadou SANOGO" w:date="2023-10-28T00:04:00Z"/>
          <w:b/>
          <w:color w:val="000000" w:themeColor="text1"/>
          <w:sz w:val="44"/>
        </w:rPr>
      </w:pPr>
    </w:p>
    <w:p w14:paraId="76B4F80E" w14:textId="6C952E5F" w:rsidR="00B43097" w:rsidRDefault="00B43097" w:rsidP="00D81BFF">
      <w:pPr>
        <w:shd w:val="clear" w:color="auto" w:fill="FFFFFF"/>
        <w:spacing w:line="240" w:lineRule="auto"/>
        <w:ind w:right="9"/>
        <w:jc w:val="center"/>
        <w:rPr>
          <w:ins w:id="13786" w:author="Dr Mamadou SANOGO" w:date="2023-10-28T00:04:00Z"/>
          <w:b/>
          <w:color w:val="000000" w:themeColor="text1"/>
          <w:sz w:val="44"/>
        </w:rPr>
      </w:pPr>
    </w:p>
    <w:p w14:paraId="3220E767" w14:textId="77777777" w:rsidR="00B43097" w:rsidRPr="007A4AFC" w:rsidRDefault="00B43097" w:rsidP="00D81BFF">
      <w:pPr>
        <w:shd w:val="clear" w:color="auto" w:fill="FFFFFF"/>
        <w:spacing w:line="240" w:lineRule="auto"/>
        <w:ind w:right="9"/>
        <w:jc w:val="center"/>
        <w:rPr>
          <w:ins w:id="13787" w:author="Dr Mamadou SANOGO" w:date="2023-10-25T16:43:00Z"/>
          <w:b/>
          <w:color w:val="000000" w:themeColor="text1"/>
          <w:sz w:val="44"/>
          <w:rPrChange w:id="13788" w:author="Dr Mamadou SANOGO" w:date="2023-10-25T18:15:00Z">
            <w:rPr>
              <w:ins w:id="13789" w:author="Dr Mamadou SANOGO" w:date="2023-10-25T16:43:00Z"/>
              <w:b/>
              <w:sz w:val="44"/>
            </w:rPr>
          </w:rPrChange>
        </w:rPr>
      </w:pPr>
    </w:p>
    <w:p w14:paraId="6254929E" w14:textId="36F60145" w:rsidR="00D3265D" w:rsidRPr="007A4AFC" w:rsidRDefault="00D3265D" w:rsidP="00D81BFF">
      <w:pPr>
        <w:shd w:val="clear" w:color="auto" w:fill="FFFFFF"/>
        <w:spacing w:line="240" w:lineRule="auto"/>
        <w:ind w:right="9"/>
        <w:jc w:val="center"/>
        <w:rPr>
          <w:ins w:id="13790" w:author="Dr Mamadou SANOGO" w:date="2023-10-25T16:43:00Z"/>
          <w:b/>
          <w:color w:val="000000" w:themeColor="text1"/>
          <w:sz w:val="44"/>
          <w:rPrChange w:id="13791" w:author="Dr Mamadou SANOGO" w:date="2023-10-25T18:15:00Z">
            <w:rPr>
              <w:ins w:id="13792" w:author="Dr Mamadou SANOGO" w:date="2023-10-25T16:43:00Z"/>
              <w:b/>
              <w:sz w:val="44"/>
            </w:rPr>
          </w:rPrChange>
        </w:rPr>
      </w:pPr>
    </w:p>
    <w:p w14:paraId="169B8644" w14:textId="77777777" w:rsidR="00D3265D" w:rsidRPr="007A4AFC" w:rsidRDefault="00D3265D" w:rsidP="00D81BFF">
      <w:pPr>
        <w:shd w:val="clear" w:color="auto" w:fill="FFFFFF"/>
        <w:spacing w:line="240" w:lineRule="auto"/>
        <w:ind w:right="9"/>
        <w:jc w:val="center"/>
        <w:rPr>
          <w:ins w:id="13793" w:author="Dr Mamadou SANOGO" w:date="2023-10-25T16:43:00Z"/>
          <w:b/>
          <w:color w:val="000000" w:themeColor="text1"/>
          <w:sz w:val="44"/>
          <w:rPrChange w:id="13794" w:author="Dr Mamadou SANOGO" w:date="2023-10-25T18:15:00Z">
            <w:rPr>
              <w:ins w:id="13795" w:author="Dr Mamadou SANOGO" w:date="2023-10-25T16:43:00Z"/>
              <w:b/>
              <w:sz w:val="44"/>
            </w:rPr>
          </w:rPrChange>
        </w:rPr>
      </w:pPr>
    </w:p>
    <w:p w14:paraId="78CDC85D" w14:textId="7837EC4A" w:rsidR="00D3265D" w:rsidRPr="007A4AFC" w:rsidRDefault="00D3265D" w:rsidP="00D81BFF">
      <w:pPr>
        <w:shd w:val="clear" w:color="auto" w:fill="FFFFFF"/>
        <w:spacing w:line="240" w:lineRule="auto"/>
        <w:ind w:right="9"/>
        <w:jc w:val="center"/>
        <w:rPr>
          <w:ins w:id="13796" w:author="Dr Mamadou SANOGO" w:date="2023-10-25T16:43:00Z"/>
          <w:b/>
          <w:color w:val="000000" w:themeColor="text1"/>
          <w:sz w:val="44"/>
          <w:rPrChange w:id="13797" w:author="Dr Mamadou SANOGO" w:date="2023-10-25T18:15:00Z">
            <w:rPr>
              <w:ins w:id="13798" w:author="Dr Mamadou SANOGO" w:date="2023-10-25T16:43:00Z"/>
              <w:b/>
              <w:sz w:val="44"/>
            </w:rPr>
          </w:rPrChange>
        </w:rPr>
      </w:pPr>
    </w:p>
    <w:p w14:paraId="1470BD22" w14:textId="77777777" w:rsidR="00D3265D" w:rsidRPr="007A4AFC" w:rsidRDefault="00D3265D" w:rsidP="00D81BFF">
      <w:pPr>
        <w:shd w:val="clear" w:color="auto" w:fill="FFFFFF"/>
        <w:spacing w:line="240" w:lineRule="auto"/>
        <w:ind w:right="9"/>
        <w:jc w:val="center"/>
        <w:rPr>
          <w:ins w:id="13799" w:author="Dr Mamadou SANOGO" w:date="2023-10-25T15:02:00Z"/>
          <w:b/>
          <w:color w:val="000000" w:themeColor="text1"/>
          <w:sz w:val="44"/>
          <w:rPrChange w:id="13800" w:author="Dr Mamadou SANOGO" w:date="2023-10-25T18:15:00Z">
            <w:rPr>
              <w:ins w:id="13801" w:author="Dr Mamadou SANOGO" w:date="2023-10-25T15:02:00Z"/>
              <w:b/>
              <w:sz w:val="44"/>
            </w:rPr>
          </w:rPrChange>
        </w:rPr>
      </w:pPr>
    </w:p>
    <w:p w14:paraId="59235FC8" w14:textId="3DD2165A" w:rsidR="00D81BFF" w:rsidRPr="007A4AFC" w:rsidRDefault="00D81BFF" w:rsidP="00D81BFF">
      <w:pPr>
        <w:shd w:val="clear" w:color="auto" w:fill="FFFFFF"/>
        <w:spacing w:line="240" w:lineRule="auto"/>
        <w:ind w:right="9"/>
        <w:jc w:val="center"/>
        <w:rPr>
          <w:ins w:id="13802" w:author="Dr Mamadou SANOGO" w:date="2023-10-25T16:43:00Z"/>
          <w:b/>
          <w:color w:val="000000" w:themeColor="text1"/>
          <w:sz w:val="44"/>
          <w:rPrChange w:id="13803" w:author="Dr Mamadou SANOGO" w:date="2023-10-25T18:15:00Z">
            <w:rPr>
              <w:ins w:id="13804" w:author="Dr Mamadou SANOGO" w:date="2023-10-25T16:43:00Z"/>
              <w:b/>
              <w:sz w:val="44"/>
            </w:rPr>
          </w:rPrChange>
        </w:rPr>
      </w:pPr>
      <w:ins w:id="13805" w:author="Dr Mamadou SANOGO" w:date="2023-10-25T15:02:00Z">
        <w:r w:rsidRPr="007A4AFC">
          <w:rPr>
            <w:b/>
            <w:color w:val="000000" w:themeColor="text1"/>
            <w:sz w:val="44"/>
            <w:rPrChange w:id="13806" w:author="Dr Mamadou SANOGO" w:date="2023-10-25T18:15:00Z">
              <w:rPr>
                <w:b/>
                <w:sz w:val="44"/>
              </w:rPr>
            </w:rPrChange>
          </w:rPr>
          <w:t>Annexe n°020 : Cahier de suivi</w:t>
        </w:r>
      </w:ins>
    </w:p>
    <w:p w14:paraId="3FB05DD3" w14:textId="0ECD3E05" w:rsidR="00D3265D" w:rsidRPr="007A4AFC" w:rsidRDefault="00D3265D" w:rsidP="00D81BFF">
      <w:pPr>
        <w:shd w:val="clear" w:color="auto" w:fill="FFFFFF"/>
        <w:spacing w:line="240" w:lineRule="auto"/>
        <w:ind w:right="9"/>
        <w:jc w:val="center"/>
        <w:rPr>
          <w:ins w:id="13807" w:author="Dr Mamadou SANOGO" w:date="2023-10-25T16:43:00Z"/>
          <w:b/>
          <w:color w:val="000000" w:themeColor="text1"/>
          <w:sz w:val="44"/>
          <w:rPrChange w:id="13808" w:author="Dr Mamadou SANOGO" w:date="2023-10-25T18:15:00Z">
            <w:rPr>
              <w:ins w:id="13809" w:author="Dr Mamadou SANOGO" w:date="2023-10-25T16:43:00Z"/>
              <w:b/>
              <w:sz w:val="44"/>
            </w:rPr>
          </w:rPrChange>
        </w:rPr>
      </w:pPr>
    </w:p>
    <w:p w14:paraId="72D0EEE0" w14:textId="31B8E274" w:rsidR="00D3265D" w:rsidRPr="007A4AFC" w:rsidRDefault="00D3265D" w:rsidP="00D81BFF">
      <w:pPr>
        <w:shd w:val="clear" w:color="auto" w:fill="FFFFFF"/>
        <w:spacing w:line="240" w:lineRule="auto"/>
        <w:ind w:right="9"/>
        <w:jc w:val="center"/>
        <w:rPr>
          <w:ins w:id="13810" w:author="Dr Mamadou SANOGO" w:date="2023-10-25T16:43:00Z"/>
          <w:b/>
          <w:color w:val="000000" w:themeColor="text1"/>
          <w:sz w:val="44"/>
          <w:rPrChange w:id="13811" w:author="Dr Mamadou SANOGO" w:date="2023-10-25T18:15:00Z">
            <w:rPr>
              <w:ins w:id="13812" w:author="Dr Mamadou SANOGO" w:date="2023-10-25T16:43:00Z"/>
              <w:b/>
              <w:sz w:val="44"/>
            </w:rPr>
          </w:rPrChange>
        </w:rPr>
      </w:pPr>
    </w:p>
    <w:p w14:paraId="1CD44B58" w14:textId="3CC931A0" w:rsidR="00D3265D" w:rsidRPr="007A4AFC" w:rsidRDefault="00D3265D" w:rsidP="00D81BFF">
      <w:pPr>
        <w:shd w:val="clear" w:color="auto" w:fill="FFFFFF"/>
        <w:spacing w:line="240" w:lineRule="auto"/>
        <w:ind w:right="9"/>
        <w:jc w:val="center"/>
        <w:rPr>
          <w:ins w:id="13813" w:author="Dr Mamadou SANOGO" w:date="2023-10-25T16:43:00Z"/>
          <w:b/>
          <w:color w:val="000000" w:themeColor="text1"/>
          <w:sz w:val="44"/>
          <w:rPrChange w:id="13814" w:author="Dr Mamadou SANOGO" w:date="2023-10-25T18:15:00Z">
            <w:rPr>
              <w:ins w:id="13815" w:author="Dr Mamadou SANOGO" w:date="2023-10-25T16:43:00Z"/>
              <w:b/>
              <w:sz w:val="44"/>
            </w:rPr>
          </w:rPrChange>
        </w:rPr>
      </w:pPr>
    </w:p>
    <w:p w14:paraId="0D81AA2F" w14:textId="1F66894F" w:rsidR="00D3265D" w:rsidRPr="007A4AFC" w:rsidRDefault="00D3265D" w:rsidP="00D81BFF">
      <w:pPr>
        <w:shd w:val="clear" w:color="auto" w:fill="FFFFFF"/>
        <w:spacing w:line="240" w:lineRule="auto"/>
        <w:ind w:right="9"/>
        <w:jc w:val="center"/>
        <w:rPr>
          <w:ins w:id="13816" w:author="Dr Mamadou SANOGO" w:date="2023-10-25T16:43:00Z"/>
          <w:b/>
          <w:color w:val="000000" w:themeColor="text1"/>
          <w:sz w:val="44"/>
          <w:rPrChange w:id="13817" w:author="Dr Mamadou SANOGO" w:date="2023-10-25T18:15:00Z">
            <w:rPr>
              <w:ins w:id="13818" w:author="Dr Mamadou SANOGO" w:date="2023-10-25T16:43:00Z"/>
              <w:b/>
              <w:sz w:val="44"/>
            </w:rPr>
          </w:rPrChange>
        </w:rPr>
      </w:pPr>
    </w:p>
    <w:p w14:paraId="3BAE5E63" w14:textId="51533587" w:rsidR="00D3265D" w:rsidRPr="007A4AFC" w:rsidRDefault="00D3265D" w:rsidP="00D81BFF">
      <w:pPr>
        <w:shd w:val="clear" w:color="auto" w:fill="FFFFFF"/>
        <w:spacing w:line="240" w:lineRule="auto"/>
        <w:ind w:right="9"/>
        <w:jc w:val="center"/>
        <w:rPr>
          <w:ins w:id="13819" w:author="Dr Mamadou SANOGO" w:date="2023-10-25T16:43:00Z"/>
          <w:b/>
          <w:color w:val="000000" w:themeColor="text1"/>
          <w:sz w:val="44"/>
          <w:rPrChange w:id="13820" w:author="Dr Mamadou SANOGO" w:date="2023-10-25T18:15:00Z">
            <w:rPr>
              <w:ins w:id="13821" w:author="Dr Mamadou SANOGO" w:date="2023-10-25T16:43:00Z"/>
              <w:b/>
              <w:sz w:val="44"/>
            </w:rPr>
          </w:rPrChange>
        </w:rPr>
      </w:pPr>
    </w:p>
    <w:p w14:paraId="003957AF" w14:textId="62AC9AF9" w:rsidR="00D3265D" w:rsidRPr="007A4AFC" w:rsidRDefault="00D3265D" w:rsidP="00D81BFF">
      <w:pPr>
        <w:shd w:val="clear" w:color="auto" w:fill="FFFFFF"/>
        <w:spacing w:line="240" w:lineRule="auto"/>
        <w:ind w:right="9"/>
        <w:jc w:val="center"/>
        <w:rPr>
          <w:ins w:id="13822" w:author="Dr Mamadou SANOGO" w:date="2023-10-25T16:43:00Z"/>
          <w:b/>
          <w:color w:val="000000" w:themeColor="text1"/>
          <w:sz w:val="44"/>
          <w:rPrChange w:id="13823" w:author="Dr Mamadou SANOGO" w:date="2023-10-25T18:15:00Z">
            <w:rPr>
              <w:ins w:id="13824" w:author="Dr Mamadou SANOGO" w:date="2023-10-25T16:43:00Z"/>
              <w:b/>
              <w:sz w:val="44"/>
            </w:rPr>
          </w:rPrChange>
        </w:rPr>
      </w:pPr>
    </w:p>
    <w:p w14:paraId="12C22D62" w14:textId="5C90D38B" w:rsidR="00D3265D" w:rsidRPr="007A4AFC" w:rsidRDefault="00D3265D" w:rsidP="00D81BFF">
      <w:pPr>
        <w:shd w:val="clear" w:color="auto" w:fill="FFFFFF"/>
        <w:spacing w:line="240" w:lineRule="auto"/>
        <w:ind w:right="9"/>
        <w:jc w:val="center"/>
        <w:rPr>
          <w:ins w:id="13825" w:author="Dr Mamadou SANOGO" w:date="2023-10-25T16:43:00Z"/>
          <w:b/>
          <w:color w:val="000000" w:themeColor="text1"/>
          <w:sz w:val="44"/>
          <w:rPrChange w:id="13826" w:author="Dr Mamadou SANOGO" w:date="2023-10-25T18:15:00Z">
            <w:rPr>
              <w:ins w:id="13827" w:author="Dr Mamadou SANOGO" w:date="2023-10-25T16:43:00Z"/>
              <w:b/>
              <w:sz w:val="44"/>
            </w:rPr>
          </w:rPrChange>
        </w:rPr>
      </w:pPr>
    </w:p>
    <w:p w14:paraId="3B105E1B" w14:textId="2CD13C47" w:rsidR="00D3265D" w:rsidRPr="007A4AFC" w:rsidRDefault="00D3265D" w:rsidP="00D81BFF">
      <w:pPr>
        <w:shd w:val="clear" w:color="auto" w:fill="FFFFFF"/>
        <w:spacing w:line="240" w:lineRule="auto"/>
        <w:ind w:right="9"/>
        <w:jc w:val="center"/>
        <w:rPr>
          <w:ins w:id="13828" w:author="Dr Mamadou SANOGO" w:date="2023-10-25T16:43:00Z"/>
          <w:b/>
          <w:color w:val="000000" w:themeColor="text1"/>
          <w:sz w:val="44"/>
          <w:rPrChange w:id="13829" w:author="Dr Mamadou SANOGO" w:date="2023-10-25T18:15:00Z">
            <w:rPr>
              <w:ins w:id="13830" w:author="Dr Mamadou SANOGO" w:date="2023-10-25T16:43:00Z"/>
              <w:b/>
              <w:sz w:val="44"/>
            </w:rPr>
          </w:rPrChange>
        </w:rPr>
      </w:pPr>
    </w:p>
    <w:p w14:paraId="72023686" w14:textId="0216E596" w:rsidR="00D3265D" w:rsidRPr="007A4AFC" w:rsidRDefault="00D3265D" w:rsidP="00D81BFF">
      <w:pPr>
        <w:shd w:val="clear" w:color="auto" w:fill="FFFFFF"/>
        <w:spacing w:line="240" w:lineRule="auto"/>
        <w:ind w:right="9"/>
        <w:jc w:val="center"/>
        <w:rPr>
          <w:ins w:id="13831" w:author="Dr Mamadou SANOGO" w:date="2023-10-25T16:44:00Z"/>
          <w:b/>
          <w:color w:val="000000" w:themeColor="text1"/>
          <w:sz w:val="44"/>
          <w:rPrChange w:id="13832" w:author="Dr Mamadou SANOGO" w:date="2023-10-25T18:15:00Z">
            <w:rPr>
              <w:ins w:id="13833" w:author="Dr Mamadou SANOGO" w:date="2023-10-25T16:44:00Z"/>
              <w:b/>
              <w:sz w:val="44"/>
            </w:rPr>
          </w:rPrChange>
        </w:rPr>
      </w:pPr>
    </w:p>
    <w:p w14:paraId="43725201" w14:textId="0EA84BE4" w:rsidR="00D3265D" w:rsidRPr="007A4AFC" w:rsidRDefault="00D3265D" w:rsidP="00D81BFF">
      <w:pPr>
        <w:shd w:val="clear" w:color="auto" w:fill="FFFFFF"/>
        <w:spacing w:line="240" w:lineRule="auto"/>
        <w:ind w:right="9"/>
        <w:jc w:val="center"/>
        <w:rPr>
          <w:ins w:id="13834" w:author="Dr Mamadou SANOGO" w:date="2023-10-25T16:44:00Z"/>
          <w:b/>
          <w:color w:val="000000" w:themeColor="text1"/>
          <w:sz w:val="44"/>
          <w:rPrChange w:id="13835" w:author="Dr Mamadou SANOGO" w:date="2023-10-25T18:15:00Z">
            <w:rPr>
              <w:ins w:id="13836" w:author="Dr Mamadou SANOGO" w:date="2023-10-25T16:44:00Z"/>
              <w:b/>
              <w:sz w:val="44"/>
            </w:rPr>
          </w:rPrChange>
        </w:rPr>
      </w:pPr>
    </w:p>
    <w:p w14:paraId="697434D4" w14:textId="2B0473EC" w:rsidR="00D3265D" w:rsidRPr="007A4AFC" w:rsidRDefault="00D3265D" w:rsidP="00D81BFF">
      <w:pPr>
        <w:shd w:val="clear" w:color="auto" w:fill="FFFFFF"/>
        <w:spacing w:line="240" w:lineRule="auto"/>
        <w:ind w:right="9"/>
        <w:jc w:val="center"/>
        <w:rPr>
          <w:ins w:id="13837" w:author="Dr Mamadou SANOGO" w:date="2023-10-25T16:44:00Z"/>
          <w:b/>
          <w:color w:val="000000" w:themeColor="text1"/>
          <w:sz w:val="44"/>
          <w:rPrChange w:id="13838" w:author="Dr Mamadou SANOGO" w:date="2023-10-25T18:15:00Z">
            <w:rPr>
              <w:ins w:id="13839" w:author="Dr Mamadou SANOGO" w:date="2023-10-25T16:44:00Z"/>
              <w:b/>
              <w:sz w:val="44"/>
            </w:rPr>
          </w:rPrChange>
        </w:rPr>
      </w:pPr>
    </w:p>
    <w:p w14:paraId="64DFF766" w14:textId="495F3EE3" w:rsidR="00D3265D" w:rsidRPr="007A4AFC" w:rsidRDefault="00D3265D" w:rsidP="00D81BFF">
      <w:pPr>
        <w:shd w:val="clear" w:color="auto" w:fill="FFFFFF"/>
        <w:spacing w:line="240" w:lineRule="auto"/>
        <w:ind w:right="9"/>
        <w:jc w:val="center"/>
        <w:rPr>
          <w:ins w:id="13840" w:author="Dr Mamadou SANOGO" w:date="2023-10-25T16:44:00Z"/>
          <w:b/>
          <w:color w:val="000000" w:themeColor="text1"/>
          <w:sz w:val="44"/>
          <w:rPrChange w:id="13841" w:author="Dr Mamadou SANOGO" w:date="2023-10-25T18:15:00Z">
            <w:rPr>
              <w:ins w:id="13842" w:author="Dr Mamadou SANOGO" w:date="2023-10-25T16:44:00Z"/>
              <w:b/>
              <w:sz w:val="44"/>
            </w:rPr>
          </w:rPrChange>
        </w:rPr>
      </w:pPr>
    </w:p>
    <w:p w14:paraId="65FC6760" w14:textId="06F9CCDB" w:rsidR="00D3265D" w:rsidRPr="007A4AFC" w:rsidRDefault="00D3265D" w:rsidP="00D81BFF">
      <w:pPr>
        <w:shd w:val="clear" w:color="auto" w:fill="FFFFFF"/>
        <w:spacing w:line="240" w:lineRule="auto"/>
        <w:ind w:right="9"/>
        <w:jc w:val="center"/>
        <w:rPr>
          <w:ins w:id="13843" w:author="Dr Mamadou SANOGO" w:date="2023-10-25T16:44:00Z"/>
          <w:b/>
          <w:color w:val="000000" w:themeColor="text1"/>
          <w:sz w:val="44"/>
          <w:rPrChange w:id="13844" w:author="Dr Mamadou SANOGO" w:date="2023-10-25T18:15:00Z">
            <w:rPr>
              <w:ins w:id="13845" w:author="Dr Mamadou SANOGO" w:date="2023-10-25T16:44:00Z"/>
              <w:b/>
              <w:sz w:val="44"/>
            </w:rPr>
          </w:rPrChange>
        </w:rPr>
      </w:pPr>
    </w:p>
    <w:p w14:paraId="3834A455" w14:textId="48B2BAE8" w:rsidR="00D3265D" w:rsidRPr="007A4AFC" w:rsidRDefault="00D3265D" w:rsidP="00D81BFF">
      <w:pPr>
        <w:shd w:val="clear" w:color="auto" w:fill="FFFFFF"/>
        <w:spacing w:line="240" w:lineRule="auto"/>
        <w:ind w:right="9"/>
        <w:jc w:val="center"/>
        <w:rPr>
          <w:ins w:id="13846" w:author="Dr Mamadou SANOGO" w:date="2023-10-25T16:44:00Z"/>
          <w:b/>
          <w:color w:val="000000" w:themeColor="text1"/>
          <w:sz w:val="44"/>
          <w:rPrChange w:id="13847" w:author="Dr Mamadou SANOGO" w:date="2023-10-25T18:15:00Z">
            <w:rPr>
              <w:ins w:id="13848" w:author="Dr Mamadou SANOGO" w:date="2023-10-25T16:44:00Z"/>
              <w:b/>
              <w:sz w:val="44"/>
            </w:rPr>
          </w:rPrChange>
        </w:rPr>
      </w:pPr>
    </w:p>
    <w:p w14:paraId="0BB92FD3" w14:textId="68C5D961" w:rsidR="00D3265D" w:rsidRPr="007A4AFC" w:rsidRDefault="00D3265D" w:rsidP="00D81BFF">
      <w:pPr>
        <w:shd w:val="clear" w:color="auto" w:fill="FFFFFF"/>
        <w:spacing w:line="240" w:lineRule="auto"/>
        <w:ind w:right="9"/>
        <w:jc w:val="center"/>
        <w:rPr>
          <w:ins w:id="13849" w:author="Dr Mamadou SANOGO" w:date="2023-10-25T16:44:00Z"/>
          <w:b/>
          <w:color w:val="000000" w:themeColor="text1"/>
          <w:sz w:val="44"/>
          <w:rPrChange w:id="13850" w:author="Dr Mamadou SANOGO" w:date="2023-10-25T18:15:00Z">
            <w:rPr>
              <w:ins w:id="13851" w:author="Dr Mamadou SANOGO" w:date="2023-10-25T16:44:00Z"/>
              <w:b/>
              <w:sz w:val="44"/>
            </w:rPr>
          </w:rPrChange>
        </w:rPr>
      </w:pPr>
    </w:p>
    <w:p w14:paraId="09315C92" w14:textId="2FAFB544" w:rsidR="00D3265D" w:rsidRPr="007A4AFC" w:rsidRDefault="00D3265D" w:rsidP="00D81BFF">
      <w:pPr>
        <w:shd w:val="clear" w:color="auto" w:fill="FFFFFF"/>
        <w:spacing w:line="240" w:lineRule="auto"/>
        <w:ind w:right="9"/>
        <w:jc w:val="center"/>
        <w:rPr>
          <w:ins w:id="13852" w:author="Dr Mamadou SANOGO" w:date="2023-10-25T16:44:00Z"/>
          <w:b/>
          <w:color w:val="000000" w:themeColor="text1"/>
          <w:sz w:val="44"/>
          <w:rPrChange w:id="13853" w:author="Dr Mamadou SANOGO" w:date="2023-10-25T18:15:00Z">
            <w:rPr>
              <w:ins w:id="13854" w:author="Dr Mamadou SANOGO" w:date="2023-10-25T16:44:00Z"/>
              <w:b/>
              <w:sz w:val="44"/>
            </w:rPr>
          </w:rPrChange>
        </w:rPr>
      </w:pPr>
    </w:p>
    <w:p w14:paraId="02C9C421" w14:textId="74714CAA" w:rsidR="00D3265D" w:rsidRPr="007A4AFC" w:rsidRDefault="00D3265D" w:rsidP="00D81BFF">
      <w:pPr>
        <w:shd w:val="clear" w:color="auto" w:fill="FFFFFF"/>
        <w:spacing w:line="240" w:lineRule="auto"/>
        <w:ind w:right="9"/>
        <w:jc w:val="center"/>
        <w:rPr>
          <w:ins w:id="13855" w:author="Dr Mamadou SANOGO" w:date="2023-10-25T16:44:00Z"/>
          <w:b/>
          <w:color w:val="000000" w:themeColor="text1"/>
          <w:sz w:val="44"/>
          <w:rPrChange w:id="13856" w:author="Dr Mamadou SANOGO" w:date="2023-10-25T18:15:00Z">
            <w:rPr>
              <w:ins w:id="13857" w:author="Dr Mamadou SANOGO" w:date="2023-10-25T16:44:00Z"/>
              <w:b/>
              <w:sz w:val="44"/>
            </w:rPr>
          </w:rPrChange>
        </w:rPr>
      </w:pPr>
    </w:p>
    <w:p w14:paraId="39970BB2" w14:textId="74A6267E" w:rsidR="00D3265D" w:rsidRPr="007A4AFC" w:rsidRDefault="00D3265D" w:rsidP="00D81BFF">
      <w:pPr>
        <w:shd w:val="clear" w:color="auto" w:fill="FFFFFF"/>
        <w:spacing w:line="240" w:lineRule="auto"/>
        <w:ind w:right="9"/>
        <w:jc w:val="center"/>
        <w:rPr>
          <w:ins w:id="13858" w:author="Dr Mamadou SANOGO" w:date="2023-10-25T16:44:00Z"/>
          <w:b/>
          <w:color w:val="000000" w:themeColor="text1"/>
          <w:sz w:val="44"/>
          <w:rPrChange w:id="13859" w:author="Dr Mamadou SANOGO" w:date="2023-10-25T18:15:00Z">
            <w:rPr>
              <w:ins w:id="13860" w:author="Dr Mamadou SANOGO" w:date="2023-10-25T16:44:00Z"/>
              <w:b/>
              <w:sz w:val="44"/>
            </w:rPr>
          </w:rPrChange>
        </w:rPr>
      </w:pPr>
    </w:p>
    <w:p w14:paraId="251F9FF2" w14:textId="113C5A27" w:rsidR="00D3265D" w:rsidRPr="007A4AFC" w:rsidRDefault="00D3265D" w:rsidP="00D81BFF">
      <w:pPr>
        <w:shd w:val="clear" w:color="auto" w:fill="FFFFFF"/>
        <w:spacing w:line="240" w:lineRule="auto"/>
        <w:ind w:right="9"/>
        <w:jc w:val="center"/>
        <w:rPr>
          <w:ins w:id="13861" w:author="Dr Mamadou SANOGO" w:date="2023-10-25T16:44:00Z"/>
          <w:b/>
          <w:color w:val="000000" w:themeColor="text1"/>
          <w:sz w:val="44"/>
          <w:rPrChange w:id="13862" w:author="Dr Mamadou SANOGO" w:date="2023-10-25T18:15:00Z">
            <w:rPr>
              <w:ins w:id="13863" w:author="Dr Mamadou SANOGO" w:date="2023-10-25T16:44:00Z"/>
              <w:b/>
              <w:sz w:val="44"/>
            </w:rPr>
          </w:rPrChange>
        </w:rPr>
      </w:pPr>
    </w:p>
    <w:p w14:paraId="535B40CA" w14:textId="221BE588" w:rsidR="00D3265D" w:rsidRPr="007A4AFC" w:rsidRDefault="00D3265D" w:rsidP="00D81BFF">
      <w:pPr>
        <w:shd w:val="clear" w:color="auto" w:fill="FFFFFF"/>
        <w:spacing w:line="240" w:lineRule="auto"/>
        <w:ind w:right="9"/>
        <w:jc w:val="center"/>
        <w:rPr>
          <w:ins w:id="13864" w:author="Dr Mamadou SANOGO" w:date="2023-10-25T16:44:00Z"/>
          <w:b/>
          <w:color w:val="000000" w:themeColor="text1"/>
          <w:sz w:val="44"/>
          <w:rPrChange w:id="13865" w:author="Dr Mamadou SANOGO" w:date="2023-10-25T18:15:00Z">
            <w:rPr>
              <w:ins w:id="13866" w:author="Dr Mamadou SANOGO" w:date="2023-10-25T16:44:00Z"/>
              <w:b/>
              <w:sz w:val="44"/>
            </w:rPr>
          </w:rPrChange>
        </w:rPr>
      </w:pPr>
    </w:p>
    <w:p w14:paraId="23415AB7" w14:textId="77777777" w:rsidR="00D3265D" w:rsidRPr="007A4AFC" w:rsidRDefault="00D3265D" w:rsidP="00D81BFF">
      <w:pPr>
        <w:shd w:val="clear" w:color="auto" w:fill="FFFFFF"/>
        <w:spacing w:line="240" w:lineRule="auto"/>
        <w:ind w:right="9"/>
        <w:jc w:val="center"/>
        <w:rPr>
          <w:ins w:id="13867" w:author="Dr Mamadou SANOGO" w:date="2023-10-25T16:43:00Z"/>
          <w:b/>
          <w:color w:val="000000" w:themeColor="text1"/>
          <w:sz w:val="44"/>
          <w:rPrChange w:id="13868" w:author="Dr Mamadou SANOGO" w:date="2023-10-25T18:15:00Z">
            <w:rPr>
              <w:ins w:id="13869" w:author="Dr Mamadou SANOGO" w:date="2023-10-25T16:43:00Z"/>
              <w:b/>
              <w:sz w:val="44"/>
            </w:rPr>
          </w:rPrChange>
        </w:rPr>
      </w:pPr>
    </w:p>
    <w:p w14:paraId="28852688" w14:textId="6AE60BE8" w:rsidR="00D3265D" w:rsidRPr="007A4AFC" w:rsidRDefault="00D3265D" w:rsidP="00D81BFF">
      <w:pPr>
        <w:shd w:val="clear" w:color="auto" w:fill="FFFFFF"/>
        <w:spacing w:line="240" w:lineRule="auto"/>
        <w:ind w:right="9"/>
        <w:jc w:val="center"/>
        <w:rPr>
          <w:ins w:id="13870" w:author="Dr Mamadou SANOGO" w:date="2023-10-25T16:43:00Z"/>
          <w:b/>
          <w:color w:val="000000" w:themeColor="text1"/>
          <w:sz w:val="44"/>
          <w:rPrChange w:id="13871" w:author="Dr Mamadou SANOGO" w:date="2023-10-25T18:15:00Z">
            <w:rPr>
              <w:ins w:id="13872" w:author="Dr Mamadou SANOGO" w:date="2023-10-25T16:43:00Z"/>
              <w:b/>
              <w:sz w:val="44"/>
            </w:rPr>
          </w:rPrChange>
        </w:rPr>
      </w:pPr>
    </w:p>
    <w:p w14:paraId="1663AC2F" w14:textId="6953A2A8" w:rsidR="00D3265D" w:rsidRPr="007A4AFC" w:rsidRDefault="00D3265D" w:rsidP="00D81BFF">
      <w:pPr>
        <w:shd w:val="clear" w:color="auto" w:fill="FFFFFF"/>
        <w:spacing w:line="240" w:lineRule="auto"/>
        <w:ind w:right="9"/>
        <w:jc w:val="center"/>
        <w:rPr>
          <w:ins w:id="13873" w:author="Dr Mamadou SANOGO" w:date="2023-10-25T16:43:00Z"/>
          <w:b/>
          <w:color w:val="000000" w:themeColor="text1"/>
          <w:sz w:val="44"/>
          <w:rPrChange w:id="13874" w:author="Dr Mamadou SANOGO" w:date="2023-10-25T18:15:00Z">
            <w:rPr>
              <w:ins w:id="13875" w:author="Dr Mamadou SANOGO" w:date="2023-10-25T16:43:00Z"/>
              <w:b/>
              <w:sz w:val="44"/>
            </w:rPr>
          </w:rPrChange>
        </w:rPr>
      </w:pPr>
    </w:p>
    <w:p w14:paraId="4893ED4F" w14:textId="47FB14EC" w:rsidR="00D3265D" w:rsidRPr="007A4AFC" w:rsidRDefault="00D3265D" w:rsidP="00D81BFF">
      <w:pPr>
        <w:shd w:val="clear" w:color="auto" w:fill="FFFFFF"/>
        <w:spacing w:line="240" w:lineRule="auto"/>
        <w:ind w:right="9"/>
        <w:jc w:val="center"/>
        <w:rPr>
          <w:ins w:id="13876" w:author="Dr Mamadou SANOGO" w:date="2023-10-25T16:43:00Z"/>
          <w:b/>
          <w:color w:val="000000" w:themeColor="text1"/>
          <w:sz w:val="44"/>
          <w:rPrChange w:id="13877" w:author="Dr Mamadou SANOGO" w:date="2023-10-25T18:15:00Z">
            <w:rPr>
              <w:ins w:id="13878" w:author="Dr Mamadou SANOGO" w:date="2023-10-25T16:43:00Z"/>
              <w:b/>
              <w:sz w:val="44"/>
            </w:rPr>
          </w:rPrChange>
        </w:rPr>
      </w:pPr>
    </w:p>
    <w:p w14:paraId="065E7BCD" w14:textId="35526628" w:rsidR="00D3265D" w:rsidRPr="007A4AFC" w:rsidRDefault="00D3265D" w:rsidP="00D81BFF">
      <w:pPr>
        <w:shd w:val="clear" w:color="auto" w:fill="FFFFFF"/>
        <w:spacing w:line="240" w:lineRule="auto"/>
        <w:ind w:right="9"/>
        <w:jc w:val="center"/>
        <w:rPr>
          <w:ins w:id="13879" w:author="Dr Mamadou SANOGO" w:date="2023-10-25T16:43:00Z"/>
          <w:b/>
          <w:color w:val="000000" w:themeColor="text1"/>
          <w:sz w:val="44"/>
          <w:rPrChange w:id="13880" w:author="Dr Mamadou SANOGO" w:date="2023-10-25T18:15:00Z">
            <w:rPr>
              <w:ins w:id="13881" w:author="Dr Mamadou SANOGO" w:date="2023-10-25T16:43:00Z"/>
              <w:b/>
              <w:sz w:val="44"/>
            </w:rPr>
          </w:rPrChange>
        </w:rPr>
      </w:pPr>
    </w:p>
    <w:p w14:paraId="3525DF41" w14:textId="3FF278FB" w:rsidR="00D3265D" w:rsidRPr="007A4AFC" w:rsidRDefault="00D3265D" w:rsidP="00D81BFF">
      <w:pPr>
        <w:shd w:val="clear" w:color="auto" w:fill="FFFFFF"/>
        <w:spacing w:line="240" w:lineRule="auto"/>
        <w:ind w:right="9"/>
        <w:jc w:val="center"/>
        <w:rPr>
          <w:ins w:id="13882" w:author="Dr Mamadou SANOGO" w:date="2023-10-25T16:43:00Z"/>
          <w:b/>
          <w:color w:val="000000" w:themeColor="text1"/>
          <w:sz w:val="44"/>
          <w:rPrChange w:id="13883" w:author="Dr Mamadou SANOGO" w:date="2023-10-25T18:15:00Z">
            <w:rPr>
              <w:ins w:id="13884" w:author="Dr Mamadou SANOGO" w:date="2023-10-25T16:43:00Z"/>
              <w:b/>
              <w:sz w:val="44"/>
            </w:rPr>
          </w:rPrChange>
        </w:rPr>
      </w:pPr>
    </w:p>
    <w:p w14:paraId="54180E0C" w14:textId="32670CF3" w:rsidR="00D3265D" w:rsidRPr="007A4AFC" w:rsidRDefault="00D3265D" w:rsidP="00D81BFF">
      <w:pPr>
        <w:shd w:val="clear" w:color="auto" w:fill="FFFFFF"/>
        <w:spacing w:line="240" w:lineRule="auto"/>
        <w:ind w:right="9"/>
        <w:jc w:val="center"/>
        <w:rPr>
          <w:ins w:id="13885" w:author="Dr Mamadou SANOGO" w:date="2023-10-25T16:43:00Z"/>
          <w:b/>
          <w:color w:val="000000" w:themeColor="text1"/>
          <w:sz w:val="44"/>
          <w:rPrChange w:id="13886" w:author="Dr Mamadou SANOGO" w:date="2023-10-25T18:15:00Z">
            <w:rPr>
              <w:ins w:id="13887" w:author="Dr Mamadou SANOGO" w:date="2023-10-25T16:43:00Z"/>
              <w:b/>
              <w:sz w:val="44"/>
            </w:rPr>
          </w:rPrChange>
        </w:rPr>
      </w:pPr>
    </w:p>
    <w:p w14:paraId="36689F11" w14:textId="7C3FE118" w:rsidR="00D3265D" w:rsidRDefault="00D3265D" w:rsidP="00D81BFF">
      <w:pPr>
        <w:shd w:val="clear" w:color="auto" w:fill="FFFFFF"/>
        <w:ind w:right="9"/>
        <w:jc w:val="center"/>
        <w:rPr>
          <w:ins w:id="13888" w:author="Dr Mamadou SANOGO" w:date="2023-10-27T11:45:00Z"/>
          <w:b/>
          <w:color w:val="000000" w:themeColor="text1"/>
          <w:sz w:val="44"/>
        </w:rPr>
      </w:pPr>
    </w:p>
    <w:p w14:paraId="39AB4AE8" w14:textId="5DFE7D82" w:rsidR="00DA7BA7" w:rsidRDefault="00DA7BA7" w:rsidP="00D81BFF">
      <w:pPr>
        <w:shd w:val="clear" w:color="auto" w:fill="FFFFFF"/>
        <w:ind w:right="9"/>
        <w:jc w:val="center"/>
        <w:rPr>
          <w:ins w:id="13889" w:author="Dr Mamadou SANOGO" w:date="2023-10-27T11:45:00Z"/>
          <w:b/>
          <w:color w:val="000000" w:themeColor="text1"/>
          <w:sz w:val="44"/>
        </w:rPr>
      </w:pPr>
    </w:p>
    <w:p w14:paraId="0721D406" w14:textId="389C12E5" w:rsidR="00DA7BA7" w:rsidRDefault="00DA7BA7" w:rsidP="00D81BFF">
      <w:pPr>
        <w:shd w:val="clear" w:color="auto" w:fill="FFFFFF"/>
        <w:ind w:right="9"/>
        <w:jc w:val="center"/>
        <w:rPr>
          <w:ins w:id="13890" w:author="Dr Mamadou SANOGO" w:date="2023-10-27T11:45:00Z"/>
          <w:b/>
          <w:color w:val="000000" w:themeColor="text1"/>
          <w:sz w:val="44"/>
        </w:rPr>
      </w:pPr>
    </w:p>
    <w:p w14:paraId="568DB508" w14:textId="04F872E3" w:rsidR="00DA7BA7" w:rsidRDefault="00DA7BA7" w:rsidP="00D81BFF">
      <w:pPr>
        <w:shd w:val="clear" w:color="auto" w:fill="FFFFFF"/>
        <w:ind w:right="9"/>
        <w:jc w:val="center"/>
        <w:rPr>
          <w:ins w:id="13891" w:author="Dr Mamadou SANOGO" w:date="2023-10-27T11:45:00Z"/>
          <w:b/>
          <w:color w:val="000000" w:themeColor="text1"/>
          <w:sz w:val="44"/>
        </w:rPr>
      </w:pPr>
    </w:p>
    <w:p w14:paraId="4A5C1846" w14:textId="2B093159" w:rsidR="00DA7BA7" w:rsidRDefault="00DA7BA7" w:rsidP="00D81BFF">
      <w:pPr>
        <w:shd w:val="clear" w:color="auto" w:fill="FFFFFF"/>
        <w:ind w:right="9"/>
        <w:jc w:val="center"/>
        <w:rPr>
          <w:ins w:id="13892" w:author="Dr Mamadou SANOGO" w:date="2023-10-27T11:45:00Z"/>
          <w:b/>
          <w:color w:val="000000" w:themeColor="text1"/>
          <w:sz w:val="44"/>
        </w:rPr>
      </w:pPr>
    </w:p>
    <w:p w14:paraId="1AB6EBB7" w14:textId="2280D215" w:rsidR="00DA7BA7" w:rsidRDefault="00DA7BA7" w:rsidP="00D81BFF">
      <w:pPr>
        <w:shd w:val="clear" w:color="auto" w:fill="FFFFFF"/>
        <w:ind w:right="9"/>
        <w:jc w:val="center"/>
        <w:rPr>
          <w:ins w:id="13893" w:author="Dr Mamadou SANOGO" w:date="2023-10-27T11:45:00Z"/>
          <w:b/>
          <w:color w:val="000000" w:themeColor="text1"/>
          <w:sz w:val="44"/>
        </w:rPr>
      </w:pPr>
    </w:p>
    <w:p w14:paraId="4308261A" w14:textId="4042FE05" w:rsidR="00DA7BA7" w:rsidRDefault="00DA7BA7" w:rsidP="00D81BFF">
      <w:pPr>
        <w:shd w:val="clear" w:color="auto" w:fill="FFFFFF"/>
        <w:ind w:right="9"/>
        <w:jc w:val="center"/>
        <w:rPr>
          <w:ins w:id="13894" w:author="Dr Mamadou SANOGO" w:date="2023-10-27T11:45:00Z"/>
          <w:b/>
          <w:color w:val="000000" w:themeColor="text1"/>
          <w:sz w:val="44"/>
        </w:rPr>
      </w:pPr>
    </w:p>
    <w:p w14:paraId="3C56F9B7" w14:textId="20D52E65" w:rsidR="00DA7BA7" w:rsidRDefault="00DA7BA7" w:rsidP="00D81BFF">
      <w:pPr>
        <w:shd w:val="clear" w:color="auto" w:fill="FFFFFF"/>
        <w:ind w:right="9"/>
        <w:jc w:val="center"/>
        <w:rPr>
          <w:ins w:id="13895" w:author="Dr Mamadou SANOGO" w:date="2023-10-27T11:45:00Z"/>
          <w:b/>
          <w:color w:val="000000" w:themeColor="text1"/>
          <w:sz w:val="44"/>
        </w:rPr>
      </w:pPr>
    </w:p>
    <w:p w14:paraId="2D6194DC" w14:textId="3BB190AB" w:rsidR="00DA7BA7" w:rsidRDefault="00DA7BA7" w:rsidP="00D81BFF">
      <w:pPr>
        <w:shd w:val="clear" w:color="auto" w:fill="FFFFFF"/>
        <w:ind w:right="9"/>
        <w:jc w:val="center"/>
        <w:rPr>
          <w:ins w:id="13896" w:author="Dr Mamadou SANOGO" w:date="2023-10-27T11:45:00Z"/>
          <w:b/>
          <w:color w:val="000000" w:themeColor="text1"/>
          <w:sz w:val="44"/>
        </w:rPr>
      </w:pPr>
    </w:p>
    <w:p w14:paraId="2607BCD9" w14:textId="0D3C062E" w:rsidR="00DA7BA7" w:rsidRDefault="00DA7BA7" w:rsidP="00D81BFF">
      <w:pPr>
        <w:shd w:val="clear" w:color="auto" w:fill="FFFFFF"/>
        <w:ind w:right="9"/>
        <w:jc w:val="center"/>
        <w:rPr>
          <w:ins w:id="13897" w:author="Dr Mamadou SANOGO" w:date="2023-10-28T00:04:00Z"/>
          <w:b/>
          <w:color w:val="000000" w:themeColor="text1"/>
          <w:sz w:val="44"/>
        </w:rPr>
      </w:pPr>
    </w:p>
    <w:p w14:paraId="52C5CB81" w14:textId="02C6F9FC" w:rsidR="00B43097" w:rsidRDefault="00B43097" w:rsidP="00D81BFF">
      <w:pPr>
        <w:shd w:val="clear" w:color="auto" w:fill="FFFFFF"/>
        <w:ind w:right="9"/>
        <w:jc w:val="center"/>
        <w:rPr>
          <w:ins w:id="13898" w:author="Dr Mamadou SANOGO" w:date="2023-10-28T00:04:00Z"/>
          <w:b/>
          <w:color w:val="000000" w:themeColor="text1"/>
          <w:sz w:val="44"/>
        </w:rPr>
      </w:pPr>
    </w:p>
    <w:p w14:paraId="2670E641" w14:textId="057CA851" w:rsidR="00B43097" w:rsidRDefault="00B43097" w:rsidP="00D81BFF">
      <w:pPr>
        <w:shd w:val="clear" w:color="auto" w:fill="FFFFFF"/>
        <w:ind w:right="9"/>
        <w:jc w:val="center"/>
        <w:rPr>
          <w:ins w:id="13899" w:author="Dr Mamadou SANOGO" w:date="2023-10-28T00:04:00Z"/>
          <w:b/>
          <w:color w:val="000000" w:themeColor="text1"/>
          <w:sz w:val="44"/>
        </w:rPr>
      </w:pPr>
    </w:p>
    <w:p w14:paraId="1A51D8AF" w14:textId="26D618B6" w:rsidR="00B43097" w:rsidRDefault="00B43097" w:rsidP="00D81BFF">
      <w:pPr>
        <w:shd w:val="clear" w:color="auto" w:fill="FFFFFF"/>
        <w:ind w:right="9"/>
        <w:jc w:val="center"/>
        <w:rPr>
          <w:ins w:id="13900" w:author="Dr Mamadou SANOGO" w:date="2023-10-28T00:04:00Z"/>
          <w:b/>
          <w:color w:val="000000" w:themeColor="text1"/>
          <w:sz w:val="44"/>
        </w:rPr>
      </w:pPr>
    </w:p>
    <w:p w14:paraId="7E7ED34F" w14:textId="358E7172" w:rsidR="00B43097" w:rsidRDefault="00B43097" w:rsidP="00D81BFF">
      <w:pPr>
        <w:shd w:val="clear" w:color="auto" w:fill="FFFFFF"/>
        <w:ind w:right="9"/>
        <w:jc w:val="center"/>
        <w:rPr>
          <w:ins w:id="13901" w:author="Dr Mamadou SANOGO" w:date="2023-10-28T00:04:00Z"/>
          <w:b/>
          <w:color w:val="000000" w:themeColor="text1"/>
          <w:sz w:val="44"/>
        </w:rPr>
      </w:pPr>
    </w:p>
    <w:p w14:paraId="34A3004D" w14:textId="6232DE37" w:rsidR="00B43097" w:rsidRDefault="00B43097" w:rsidP="00D81BFF">
      <w:pPr>
        <w:shd w:val="clear" w:color="auto" w:fill="FFFFFF"/>
        <w:ind w:right="9"/>
        <w:jc w:val="center"/>
        <w:rPr>
          <w:ins w:id="13902" w:author="Dr Mamadou SANOGO" w:date="2023-10-28T00:04:00Z"/>
          <w:b/>
          <w:color w:val="000000" w:themeColor="text1"/>
          <w:sz w:val="44"/>
        </w:rPr>
      </w:pPr>
    </w:p>
    <w:p w14:paraId="5483C337" w14:textId="4E0AB8BC" w:rsidR="00B43097" w:rsidRDefault="00B43097" w:rsidP="00D81BFF">
      <w:pPr>
        <w:shd w:val="clear" w:color="auto" w:fill="FFFFFF"/>
        <w:ind w:right="9"/>
        <w:jc w:val="center"/>
        <w:rPr>
          <w:ins w:id="13903" w:author="Dr Mamadou SANOGO" w:date="2023-10-28T00:04:00Z"/>
          <w:b/>
          <w:color w:val="000000" w:themeColor="text1"/>
          <w:sz w:val="44"/>
        </w:rPr>
      </w:pPr>
    </w:p>
    <w:p w14:paraId="0C5DE4F5" w14:textId="0BDD75DE" w:rsidR="00B43097" w:rsidRDefault="00B43097" w:rsidP="00D81BFF">
      <w:pPr>
        <w:shd w:val="clear" w:color="auto" w:fill="FFFFFF"/>
        <w:ind w:right="9"/>
        <w:jc w:val="center"/>
        <w:rPr>
          <w:ins w:id="13904" w:author="Dr Mamadou SANOGO" w:date="2023-10-28T00:04:00Z"/>
          <w:b/>
          <w:color w:val="000000" w:themeColor="text1"/>
          <w:sz w:val="44"/>
        </w:rPr>
      </w:pPr>
    </w:p>
    <w:p w14:paraId="49FF6F75" w14:textId="1B97E86B" w:rsidR="00B43097" w:rsidRDefault="00B43097" w:rsidP="00D81BFF">
      <w:pPr>
        <w:shd w:val="clear" w:color="auto" w:fill="FFFFFF"/>
        <w:ind w:right="9"/>
        <w:jc w:val="center"/>
        <w:rPr>
          <w:ins w:id="13905" w:author="Dr Mamadou SANOGO" w:date="2023-10-28T00:04:00Z"/>
          <w:b/>
          <w:color w:val="000000" w:themeColor="text1"/>
          <w:sz w:val="44"/>
        </w:rPr>
      </w:pPr>
    </w:p>
    <w:p w14:paraId="2DBC149C" w14:textId="033DF69B" w:rsidR="00B43097" w:rsidRDefault="00B43097" w:rsidP="00D81BFF">
      <w:pPr>
        <w:shd w:val="clear" w:color="auto" w:fill="FFFFFF"/>
        <w:ind w:right="9"/>
        <w:jc w:val="center"/>
        <w:rPr>
          <w:ins w:id="13906" w:author="Dr Mamadou SANOGO" w:date="2023-10-28T00:04:00Z"/>
          <w:b/>
          <w:color w:val="000000" w:themeColor="text1"/>
          <w:sz w:val="44"/>
        </w:rPr>
      </w:pPr>
    </w:p>
    <w:p w14:paraId="7B2A5A64" w14:textId="3D52E9EC" w:rsidR="00B43097" w:rsidRDefault="00B43097" w:rsidP="00D81BFF">
      <w:pPr>
        <w:shd w:val="clear" w:color="auto" w:fill="FFFFFF"/>
        <w:ind w:right="9"/>
        <w:jc w:val="center"/>
        <w:rPr>
          <w:ins w:id="13907" w:author="Dr Mamadou SANOGO" w:date="2023-10-28T00:04:00Z"/>
          <w:b/>
          <w:color w:val="000000" w:themeColor="text1"/>
          <w:sz w:val="44"/>
        </w:rPr>
      </w:pPr>
    </w:p>
    <w:p w14:paraId="30E4DC20" w14:textId="77777777" w:rsidR="00B43097" w:rsidRDefault="00B43097" w:rsidP="00D81BFF">
      <w:pPr>
        <w:shd w:val="clear" w:color="auto" w:fill="FFFFFF"/>
        <w:ind w:right="9"/>
        <w:jc w:val="center"/>
        <w:rPr>
          <w:ins w:id="13908" w:author="Dr Mamadou SANOGO" w:date="2023-10-28T00:04:00Z"/>
          <w:b/>
          <w:color w:val="000000" w:themeColor="text1"/>
          <w:sz w:val="44"/>
        </w:rPr>
      </w:pPr>
    </w:p>
    <w:p w14:paraId="3649E6BB" w14:textId="30D3BC4C" w:rsidR="00B43097" w:rsidRDefault="00B43097" w:rsidP="00D81BFF">
      <w:pPr>
        <w:shd w:val="clear" w:color="auto" w:fill="FFFFFF"/>
        <w:ind w:right="9"/>
        <w:jc w:val="center"/>
        <w:rPr>
          <w:ins w:id="13909" w:author="Dr Mamadou SANOGO" w:date="2023-10-28T00:04:00Z"/>
          <w:b/>
          <w:color w:val="000000" w:themeColor="text1"/>
          <w:sz w:val="44"/>
        </w:rPr>
      </w:pPr>
    </w:p>
    <w:p w14:paraId="45EB736B" w14:textId="77777777" w:rsidR="00B43097" w:rsidRDefault="00B43097" w:rsidP="00D81BFF">
      <w:pPr>
        <w:shd w:val="clear" w:color="auto" w:fill="FFFFFF"/>
        <w:ind w:right="9"/>
        <w:jc w:val="center"/>
        <w:rPr>
          <w:ins w:id="13910" w:author="Dr Mamadou SANOGO" w:date="2023-10-27T11:45:00Z"/>
          <w:b/>
          <w:color w:val="000000" w:themeColor="text1"/>
          <w:sz w:val="44"/>
        </w:rPr>
      </w:pPr>
    </w:p>
    <w:p w14:paraId="2A61C925" w14:textId="77777777" w:rsidR="00DA7BA7" w:rsidRPr="007A4AFC" w:rsidRDefault="00DA7BA7" w:rsidP="00D81BFF">
      <w:pPr>
        <w:shd w:val="clear" w:color="auto" w:fill="FFFFFF"/>
        <w:spacing w:line="240" w:lineRule="auto"/>
        <w:ind w:right="9"/>
        <w:jc w:val="center"/>
        <w:rPr>
          <w:ins w:id="13911" w:author="Dr Mamadou SANOGO" w:date="2023-10-25T16:43:00Z"/>
          <w:b/>
          <w:color w:val="000000" w:themeColor="text1"/>
          <w:sz w:val="44"/>
          <w:rPrChange w:id="13912" w:author="Dr Mamadou SANOGO" w:date="2023-10-25T18:15:00Z">
            <w:rPr>
              <w:ins w:id="13913" w:author="Dr Mamadou SANOGO" w:date="2023-10-25T16:43:00Z"/>
              <w:b/>
              <w:sz w:val="44"/>
            </w:rPr>
          </w:rPrChange>
        </w:rPr>
      </w:pPr>
    </w:p>
    <w:p w14:paraId="61BBEF73" w14:textId="77777777" w:rsidR="00D3265D" w:rsidRPr="007A4AFC" w:rsidRDefault="00D3265D" w:rsidP="00D81BFF">
      <w:pPr>
        <w:shd w:val="clear" w:color="auto" w:fill="FFFFFF"/>
        <w:spacing w:line="240" w:lineRule="auto"/>
        <w:ind w:right="9"/>
        <w:jc w:val="center"/>
        <w:rPr>
          <w:ins w:id="13914" w:author="Dr Mamadou SANOGO" w:date="2023-10-25T15:02:00Z"/>
          <w:b/>
          <w:color w:val="000000" w:themeColor="text1"/>
          <w:sz w:val="44"/>
          <w:rPrChange w:id="13915" w:author="Dr Mamadou SANOGO" w:date="2023-10-25T18:15:00Z">
            <w:rPr>
              <w:ins w:id="13916" w:author="Dr Mamadou SANOGO" w:date="2023-10-25T15:02:00Z"/>
              <w:b/>
              <w:sz w:val="44"/>
            </w:rPr>
          </w:rPrChange>
        </w:rPr>
      </w:pPr>
    </w:p>
    <w:p w14:paraId="521B7FC7" w14:textId="3AC4D88F" w:rsidR="00D81BFF" w:rsidRPr="007A4AFC" w:rsidRDefault="00D81BFF" w:rsidP="00D81BFF">
      <w:pPr>
        <w:shd w:val="clear" w:color="auto" w:fill="FFFFFF"/>
        <w:spacing w:line="240" w:lineRule="auto"/>
        <w:ind w:right="9"/>
        <w:jc w:val="center"/>
        <w:rPr>
          <w:ins w:id="13917" w:author="Dr Mamadou SANOGO" w:date="2023-10-25T17:05:00Z"/>
          <w:b/>
          <w:color w:val="000000" w:themeColor="text1"/>
          <w:sz w:val="44"/>
          <w:rPrChange w:id="13918" w:author="Dr Mamadou SANOGO" w:date="2023-10-25T18:15:00Z">
            <w:rPr>
              <w:ins w:id="13919" w:author="Dr Mamadou SANOGO" w:date="2023-10-25T17:05:00Z"/>
              <w:b/>
              <w:sz w:val="44"/>
            </w:rPr>
          </w:rPrChange>
        </w:rPr>
      </w:pPr>
      <w:ins w:id="13920" w:author="Dr Mamadou SANOGO" w:date="2023-10-25T15:02:00Z">
        <w:r w:rsidRPr="007A4AFC">
          <w:rPr>
            <w:b/>
            <w:color w:val="000000" w:themeColor="text1"/>
            <w:sz w:val="44"/>
            <w:rPrChange w:id="13921" w:author="Dr Mamadou SANOGO" w:date="2023-10-25T18:15:00Z">
              <w:rPr>
                <w:b/>
                <w:sz w:val="44"/>
              </w:rPr>
            </w:rPrChange>
          </w:rPr>
          <w:t>Annexe n°02</w:t>
        </w:r>
      </w:ins>
      <w:ins w:id="13922" w:author="Dr Mamadou SANOGO" w:date="2023-10-25T17:04:00Z">
        <w:r w:rsidR="00A544BC" w:rsidRPr="007A4AFC">
          <w:rPr>
            <w:b/>
            <w:color w:val="000000" w:themeColor="text1"/>
            <w:sz w:val="44"/>
            <w:rPrChange w:id="13923" w:author="Dr Mamadou SANOGO" w:date="2023-10-25T18:15:00Z">
              <w:rPr>
                <w:b/>
                <w:sz w:val="44"/>
              </w:rPr>
            </w:rPrChange>
          </w:rPr>
          <w:t>1</w:t>
        </w:r>
      </w:ins>
      <w:ins w:id="13924" w:author="Dr Mamadou SANOGO" w:date="2023-10-25T15:02:00Z">
        <w:r w:rsidRPr="007A4AFC">
          <w:rPr>
            <w:b/>
            <w:color w:val="000000" w:themeColor="text1"/>
            <w:sz w:val="44"/>
            <w:rPrChange w:id="13925" w:author="Dr Mamadou SANOGO" w:date="2023-10-25T18:15:00Z">
              <w:rPr>
                <w:b/>
                <w:sz w:val="44"/>
              </w:rPr>
            </w:rPrChange>
          </w:rPr>
          <w:t xml:space="preserve"> : </w:t>
        </w:r>
      </w:ins>
      <w:ins w:id="13926" w:author="Dr Mamadou SANOGO" w:date="2023-10-27T11:45:00Z">
        <w:r w:rsidR="00DA7BA7">
          <w:rPr>
            <w:b/>
            <w:color w:val="000000" w:themeColor="text1"/>
            <w:sz w:val="44"/>
          </w:rPr>
          <w:t xml:space="preserve">Résumé </w:t>
        </w:r>
      </w:ins>
      <w:ins w:id="13927" w:author="Dr Mamadou SANOGO" w:date="2023-10-25T15:02:00Z">
        <w:r w:rsidRPr="007A4AFC">
          <w:rPr>
            <w:b/>
            <w:color w:val="000000" w:themeColor="text1"/>
            <w:sz w:val="44"/>
            <w:rPrChange w:id="13928" w:author="Dr Mamadou SANOGO" w:date="2023-10-25T18:15:00Z">
              <w:rPr>
                <w:b/>
                <w:sz w:val="44"/>
              </w:rPr>
            </w:rPrChange>
          </w:rPr>
          <w:t>Plan de communication</w:t>
        </w:r>
      </w:ins>
    </w:p>
    <w:p w14:paraId="40246DAB" w14:textId="7075ED63" w:rsidR="00A544BC" w:rsidRPr="007A4AFC" w:rsidRDefault="00A544BC" w:rsidP="00D81BFF">
      <w:pPr>
        <w:shd w:val="clear" w:color="auto" w:fill="FFFFFF"/>
        <w:spacing w:line="240" w:lineRule="auto"/>
        <w:ind w:right="9"/>
        <w:jc w:val="center"/>
        <w:rPr>
          <w:ins w:id="13929" w:author="Dr Mamadou SANOGO" w:date="2023-10-25T17:05:00Z"/>
          <w:b/>
          <w:color w:val="000000" w:themeColor="text1"/>
          <w:sz w:val="44"/>
          <w:rPrChange w:id="13930" w:author="Dr Mamadou SANOGO" w:date="2023-10-25T18:15:00Z">
            <w:rPr>
              <w:ins w:id="13931" w:author="Dr Mamadou SANOGO" w:date="2023-10-25T17:05:00Z"/>
              <w:b/>
              <w:sz w:val="44"/>
            </w:rPr>
          </w:rPrChange>
        </w:rPr>
      </w:pPr>
    </w:p>
    <w:p w14:paraId="7720E892" w14:textId="670355A7" w:rsidR="00A544BC" w:rsidRPr="007A4AFC" w:rsidRDefault="00A544BC" w:rsidP="00D81BFF">
      <w:pPr>
        <w:shd w:val="clear" w:color="auto" w:fill="FFFFFF"/>
        <w:spacing w:line="240" w:lineRule="auto"/>
        <w:ind w:right="9"/>
        <w:jc w:val="center"/>
        <w:rPr>
          <w:ins w:id="13932" w:author="Dr Mamadou SANOGO" w:date="2023-10-25T17:05:00Z"/>
          <w:b/>
          <w:color w:val="000000" w:themeColor="text1"/>
          <w:sz w:val="44"/>
          <w:rPrChange w:id="13933" w:author="Dr Mamadou SANOGO" w:date="2023-10-25T18:15:00Z">
            <w:rPr>
              <w:ins w:id="13934" w:author="Dr Mamadou SANOGO" w:date="2023-10-25T17:05:00Z"/>
              <w:b/>
              <w:sz w:val="44"/>
            </w:rPr>
          </w:rPrChange>
        </w:rPr>
      </w:pPr>
    </w:p>
    <w:p w14:paraId="05F9D0CC" w14:textId="2FD434DA" w:rsidR="00A544BC" w:rsidRPr="007A4AFC" w:rsidRDefault="00A544BC" w:rsidP="00D81BFF">
      <w:pPr>
        <w:shd w:val="clear" w:color="auto" w:fill="FFFFFF"/>
        <w:spacing w:line="240" w:lineRule="auto"/>
        <w:ind w:right="9"/>
        <w:jc w:val="center"/>
        <w:rPr>
          <w:ins w:id="13935" w:author="Dr Mamadou SANOGO" w:date="2023-10-25T17:05:00Z"/>
          <w:b/>
          <w:color w:val="000000" w:themeColor="text1"/>
          <w:sz w:val="44"/>
          <w:rPrChange w:id="13936" w:author="Dr Mamadou SANOGO" w:date="2023-10-25T18:15:00Z">
            <w:rPr>
              <w:ins w:id="13937" w:author="Dr Mamadou SANOGO" w:date="2023-10-25T17:05:00Z"/>
              <w:b/>
              <w:sz w:val="44"/>
            </w:rPr>
          </w:rPrChange>
        </w:rPr>
      </w:pPr>
    </w:p>
    <w:p w14:paraId="7AFC68E2" w14:textId="4FE34318" w:rsidR="00A544BC" w:rsidRPr="007A4AFC" w:rsidRDefault="00A544BC" w:rsidP="00D81BFF">
      <w:pPr>
        <w:shd w:val="clear" w:color="auto" w:fill="FFFFFF"/>
        <w:spacing w:line="240" w:lineRule="auto"/>
        <w:ind w:right="9"/>
        <w:jc w:val="center"/>
        <w:rPr>
          <w:ins w:id="13938" w:author="Dr Mamadou SANOGO" w:date="2023-10-25T17:05:00Z"/>
          <w:b/>
          <w:color w:val="000000" w:themeColor="text1"/>
          <w:sz w:val="44"/>
          <w:rPrChange w:id="13939" w:author="Dr Mamadou SANOGO" w:date="2023-10-25T18:15:00Z">
            <w:rPr>
              <w:ins w:id="13940" w:author="Dr Mamadou SANOGO" w:date="2023-10-25T17:05:00Z"/>
              <w:b/>
              <w:sz w:val="44"/>
            </w:rPr>
          </w:rPrChange>
        </w:rPr>
      </w:pPr>
    </w:p>
    <w:p w14:paraId="5C91BD7E" w14:textId="255EB160" w:rsidR="00A544BC" w:rsidRPr="007A4AFC" w:rsidRDefault="00A544BC" w:rsidP="00D81BFF">
      <w:pPr>
        <w:shd w:val="clear" w:color="auto" w:fill="FFFFFF"/>
        <w:spacing w:line="240" w:lineRule="auto"/>
        <w:ind w:right="9"/>
        <w:jc w:val="center"/>
        <w:rPr>
          <w:ins w:id="13941" w:author="Dr Mamadou SANOGO" w:date="2023-10-25T17:05:00Z"/>
          <w:b/>
          <w:color w:val="000000" w:themeColor="text1"/>
          <w:sz w:val="44"/>
          <w:rPrChange w:id="13942" w:author="Dr Mamadou SANOGO" w:date="2023-10-25T18:15:00Z">
            <w:rPr>
              <w:ins w:id="13943" w:author="Dr Mamadou SANOGO" w:date="2023-10-25T17:05:00Z"/>
              <w:b/>
              <w:sz w:val="44"/>
            </w:rPr>
          </w:rPrChange>
        </w:rPr>
      </w:pPr>
    </w:p>
    <w:p w14:paraId="3CC764A0" w14:textId="76E85411" w:rsidR="00A544BC" w:rsidRDefault="00A544BC" w:rsidP="00D81BFF">
      <w:pPr>
        <w:shd w:val="clear" w:color="auto" w:fill="FFFFFF"/>
        <w:spacing w:line="240" w:lineRule="auto"/>
        <w:ind w:right="9"/>
        <w:jc w:val="center"/>
        <w:rPr>
          <w:ins w:id="13944" w:author="Dr Mamadou SANOGO" w:date="2023-10-28T00:04:00Z"/>
          <w:b/>
          <w:color w:val="000000" w:themeColor="text1"/>
          <w:sz w:val="44"/>
        </w:rPr>
      </w:pPr>
    </w:p>
    <w:p w14:paraId="49EE122D" w14:textId="03DEE844" w:rsidR="00B43097" w:rsidRDefault="00B43097" w:rsidP="00D81BFF">
      <w:pPr>
        <w:shd w:val="clear" w:color="auto" w:fill="FFFFFF"/>
        <w:spacing w:line="240" w:lineRule="auto"/>
        <w:ind w:right="9"/>
        <w:jc w:val="center"/>
        <w:rPr>
          <w:ins w:id="13945" w:author="Dr Mamadou SANOGO" w:date="2023-10-28T00:04:00Z"/>
          <w:b/>
          <w:color w:val="000000" w:themeColor="text1"/>
          <w:sz w:val="44"/>
        </w:rPr>
      </w:pPr>
    </w:p>
    <w:p w14:paraId="19812E21" w14:textId="5E3B2FE4" w:rsidR="00B43097" w:rsidRDefault="00B43097" w:rsidP="00D81BFF">
      <w:pPr>
        <w:shd w:val="clear" w:color="auto" w:fill="FFFFFF"/>
        <w:spacing w:line="240" w:lineRule="auto"/>
        <w:ind w:right="9"/>
        <w:jc w:val="center"/>
        <w:rPr>
          <w:ins w:id="13946" w:author="Dr Mamadou SANOGO" w:date="2023-10-28T00:04:00Z"/>
          <w:b/>
          <w:color w:val="000000" w:themeColor="text1"/>
          <w:sz w:val="44"/>
        </w:rPr>
      </w:pPr>
    </w:p>
    <w:p w14:paraId="1FA93724" w14:textId="4FFAE019" w:rsidR="00B43097" w:rsidRDefault="00B43097" w:rsidP="00D81BFF">
      <w:pPr>
        <w:shd w:val="clear" w:color="auto" w:fill="FFFFFF"/>
        <w:spacing w:line="240" w:lineRule="auto"/>
        <w:ind w:right="9"/>
        <w:jc w:val="center"/>
        <w:rPr>
          <w:ins w:id="13947" w:author="Dr Mamadou SANOGO" w:date="2023-10-28T00:04:00Z"/>
          <w:b/>
          <w:color w:val="000000" w:themeColor="text1"/>
          <w:sz w:val="44"/>
        </w:rPr>
      </w:pPr>
    </w:p>
    <w:p w14:paraId="6673F70C" w14:textId="3A2CBFAA" w:rsidR="00B43097" w:rsidRDefault="00B43097" w:rsidP="00D81BFF">
      <w:pPr>
        <w:shd w:val="clear" w:color="auto" w:fill="FFFFFF"/>
        <w:spacing w:line="240" w:lineRule="auto"/>
        <w:ind w:right="9"/>
        <w:jc w:val="center"/>
        <w:rPr>
          <w:ins w:id="13948" w:author="Dr Mamadou SANOGO" w:date="2023-10-28T00:04:00Z"/>
          <w:b/>
          <w:color w:val="000000" w:themeColor="text1"/>
          <w:sz w:val="44"/>
        </w:rPr>
      </w:pPr>
    </w:p>
    <w:p w14:paraId="61C1A79C" w14:textId="6102350C" w:rsidR="00B43097" w:rsidRDefault="00B43097" w:rsidP="00D81BFF">
      <w:pPr>
        <w:shd w:val="clear" w:color="auto" w:fill="FFFFFF"/>
        <w:spacing w:line="240" w:lineRule="auto"/>
        <w:ind w:right="9"/>
        <w:jc w:val="center"/>
        <w:rPr>
          <w:ins w:id="13949" w:author="Dr Mamadou SANOGO" w:date="2023-10-28T00:04:00Z"/>
          <w:b/>
          <w:color w:val="000000" w:themeColor="text1"/>
          <w:sz w:val="44"/>
        </w:rPr>
      </w:pPr>
    </w:p>
    <w:p w14:paraId="2CBA094B" w14:textId="1EFAC062" w:rsidR="00B43097" w:rsidRDefault="00B43097" w:rsidP="00D81BFF">
      <w:pPr>
        <w:shd w:val="clear" w:color="auto" w:fill="FFFFFF"/>
        <w:spacing w:line="240" w:lineRule="auto"/>
        <w:ind w:right="9"/>
        <w:jc w:val="center"/>
        <w:rPr>
          <w:ins w:id="13950" w:author="Dr Mamadou SANOGO" w:date="2023-10-28T00:04:00Z"/>
          <w:b/>
          <w:color w:val="000000" w:themeColor="text1"/>
          <w:sz w:val="44"/>
        </w:rPr>
      </w:pPr>
    </w:p>
    <w:p w14:paraId="14B31FEF" w14:textId="78BF64DD" w:rsidR="00B43097" w:rsidRDefault="00B43097" w:rsidP="00D81BFF">
      <w:pPr>
        <w:shd w:val="clear" w:color="auto" w:fill="FFFFFF"/>
        <w:spacing w:line="240" w:lineRule="auto"/>
        <w:ind w:right="9"/>
        <w:jc w:val="center"/>
        <w:rPr>
          <w:ins w:id="13951" w:author="Dr Mamadou SANOGO" w:date="2023-10-28T00:04:00Z"/>
          <w:b/>
          <w:color w:val="000000" w:themeColor="text1"/>
          <w:sz w:val="44"/>
        </w:rPr>
      </w:pPr>
    </w:p>
    <w:p w14:paraId="618D7170" w14:textId="3A5714AA" w:rsidR="00B43097" w:rsidRDefault="00B43097" w:rsidP="00D81BFF">
      <w:pPr>
        <w:shd w:val="clear" w:color="auto" w:fill="FFFFFF"/>
        <w:spacing w:line="240" w:lineRule="auto"/>
        <w:ind w:right="9"/>
        <w:jc w:val="center"/>
        <w:rPr>
          <w:ins w:id="13952" w:author="Dr Mamadou SANOGO" w:date="2023-10-28T00:04:00Z"/>
          <w:b/>
          <w:color w:val="000000" w:themeColor="text1"/>
          <w:sz w:val="44"/>
        </w:rPr>
      </w:pPr>
    </w:p>
    <w:p w14:paraId="39C08936" w14:textId="77777777" w:rsidR="00B43097" w:rsidRPr="007A4AFC" w:rsidRDefault="00B43097" w:rsidP="00D81BFF">
      <w:pPr>
        <w:shd w:val="clear" w:color="auto" w:fill="FFFFFF"/>
        <w:spacing w:line="240" w:lineRule="auto"/>
        <w:ind w:right="9"/>
        <w:jc w:val="center"/>
        <w:rPr>
          <w:ins w:id="13953" w:author="Dr Mamadou SANOGO" w:date="2023-10-25T17:05:00Z"/>
          <w:b/>
          <w:color w:val="000000" w:themeColor="text1"/>
          <w:sz w:val="44"/>
          <w:rPrChange w:id="13954" w:author="Dr Mamadou SANOGO" w:date="2023-10-25T18:15:00Z">
            <w:rPr>
              <w:ins w:id="13955" w:author="Dr Mamadou SANOGO" w:date="2023-10-25T17:05:00Z"/>
              <w:b/>
              <w:sz w:val="44"/>
            </w:rPr>
          </w:rPrChange>
        </w:rPr>
      </w:pPr>
    </w:p>
    <w:p w14:paraId="12A9A758" w14:textId="4178CA5F" w:rsidR="00A544BC" w:rsidRPr="007A4AFC" w:rsidRDefault="00A544BC" w:rsidP="00D81BFF">
      <w:pPr>
        <w:shd w:val="clear" w:color="auto" w:fill="FFFFFF"/>
        <w:spacing w:line="240" w:lineRule="auto"/>
        <w:ind w:right="9"/>
        <w:jc w:val="center"/>
        <w:rPr>
          <w:ins w:id="13956" w:author="Dr Mamadou SANOGO" w:date="2023-10-25T17:05:00Z"/>
          <w:b/>
          <w:color w:val="000000" w:themeColor="text1"/>
          <w:sz w:val="44"/>
          <w:rPrChange w:id="13957" w:author="Dr Mamadou SANOGO" w:date="2023-10-25T18:15:00Z">
            <w:rPr>
              <w:ins w:id="13958" w:author="Dr Mamadou SANOGO" w:date="2023-10-25T17:05:00Z"/>
              <w:b/>
              <w:sz w:val="44"/>
            </w:rPr>
          </w:rPrChange>
        </w:rPr>
      </w:pPr>
    </w:p>
    <w:p w14:paraId="3367E566" w14:textId="10D9F2D3" w:rsidR="00A544BC" w:rsidRPr="007A4AFC" w:rsidRDefault="00A544BC">
      <w:pPr>
        <w:shd w:val="clear" w:color="auto" w:fill="FFFFFF"/>
        <w:spacing w:line="240" w:lineRule="auto"/>
        <w:ind w:right="9"/>
        <w:rPr>
          <w:ins w:id="13959" w:author="Dr Mamadou SANOGO" w:date="2023-10-25T17:05:00Z"/>
          <w:b/>
          <w:color w:val="000000" w:themeColor="text1"/>
          <w:sz w:val="44"/>
          <w:rPrChange w:id="13960" w:author="Dr Mamadou SANOGO" w:date="2023-10-25T18:15:00Z">
            <w:rPr>
              <w:ins w:id="13961" w:author="Dr Mamadou SANOGO" w:date="2023-10-25T17:05:00Z"/>
              <w:b/>
              <w:sz w:val="44"/>
            </w:rPr>
          </w:rPrChange>
        </w:rPr>
        <w:pPrChange w:id="13962" w:author="Dr Mamadou SANOGO" w:date="2023-10-27T23:52:00Z">
          <w:pPr>
            <w:shd w:val="clear" w:color="auto" w:fill="FFFFFF"/>
            <w:spacing w:line="240" w:lineRule="auto"/>
            <w:ind w:right="9"/>
            <w:jc w:val="center"/>
          </w:pPr>
        </w:pPrChange>
      </w:pPr>
    </w:p>
    <w:p w14:paraId="14454D71" w14:textId="1C36F3D1" w:rsidR="00A544BC" w:rsidRPr="007A4AFC" w:rsidRDefault="00A544BC" w:rsidP="00D81BFF">
      <w:pPr>
        <w:shd w:val="clear" w:color="auto" w:fill="FFFFFF"/>
        <w:spacing w:line="240" w:lineRule="auto"/>
        <w:ind w:right="9"/>
        <w:jc w:val="center"/>
        <w:rPr>
          <w:ins w:id="13963" w:author="Dr Mamadou SANOGO" w:date="2023-10-25T17:05:00Z"/>
          <w:b/>
          <w:color w:val="000000" w:themeColor="text1"/>
          <w:sz w:val="44"/>
          <w:rPrChange w:id="13964" w:author="Dr Mamadou SANOGO" w:date="2023-10-25T18:15:00Z">
            <w:rPr>
              <w:ins w:id="13965" w:author="Dr Mamadou SANOGO" w:date="2023-10-25T17:05:00Z"/>
              <w:b/>
              <w:sz w:val="44"/>
            </w:rPr>
          </w:rPrChange>
        </w:rPr>
      </w:pPr>
    </w:p>
    <w:p w14:paraId="5F3BA31E" w14:textId="77777777" w:rsidR="00A544BC" w:rsidRPr="007A4AFC" w:rsidRDefault="00A544BC" w:rsidP="00A544BC">
      <w:pPr>
        <w:spacing w:line="240" w:lineRule="auto"/>
        <w:rPr>
          <w:ins w:id="13966" w:author="Dr Mamadou SANOGO" w:date="2023-10-25T17:05:00Z"/>
          <w:rFonts w:eastAsia="Calibri"/>
          <w:color w:val="000000" w:themeColor="text1"/>
          <w:lang w:eastAsia="en-US"/>
          <w:rPrChange w:id="13967" w:author="Dr Mamadou SANOGO" w:date="2023-10-25T18:15:00Z">
            <w:rPr>
              <w:ins w:id="13968" w:author="Dr Mamadou SANOGO" w:date="2023-10-25T17:05:00Z"/>
              <w:rFonts w:eastAsia="Calibri"/>
              <w:lang w:eastAsia="en-US"/>
            </w:rPr>
          </w:rPrChange>
        </w:rPr>
      </w:pPr>
      <w:ins w:id="13969" w:author="Dr Mamadou SANOGO" w:date="2023-10-25T17:05:00Z">
        <w:r w:rsidRPr="007A4AFC">
          <w:rPr>
            <w:rFonts w:eastAsia="Calibri"/>
            <w:bCs/>
            <w:noProof/>
            <w:color w:val="000000" w:themeColor="text1"/>
            <w:sz w:val="40"/>
            <w:szCs w:val="40"/>
            <w:lang w:eastAsia="en-US"/>
            <w:rPrChange w:id="13970" w:author="Dr Mamadou SANOGO" w:date="2023-10-25T18:15:00Z">
              <w:rPr>
                <w:rFonts w:eastAsia="Calibri"/>
                <w:bCs/>
                <w:noProof/>
                <w:sz w:val="40"/>
                <w:szCs w:val="40"/>
                <w:lang w:eastAsia="en-US"/>
              </w:rPr>
            </w:rPrChange>
          </w:rPr>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DED9C54" w14:textId="77777777" w:rsidR="00A544BC" w:rsidRPr="007A4AFC" w:rsidRDefault="00A544BC" w:rsidP="00A544BC">
      <w:pPr>
        <w:spacing w:line="240" w:lineRule="auto"/>
        <w:rPr>
          <w:ins w:id="13971" w:author="Dr Mamadou SANOGO" w:date="2023-10-25T17:05:00Z"/>
          <w:rFonts w:eastAsia="Calibri"/>
          <w:color w:val="000000" w:themeColor="text1"/>
          <w:lang w:eastAsia="en-US"/>
          <w:rPrChange w:id="13972" w:author="Dr Mamadou SANOGO" w:date="2023-10-25T18:15:00Z">
            <w:rPr>
              <w:ins w:id="13973" w:author="Dr Mamadou SANOGO" w:date="2023-10-25T17:05:00Z"/>
              <w:rFonts w:eastAsia="Calibri"/>
              <w:lang w:eastAsia="en-US"/>
            </w:rPr>
          </w:rPrChange>
        </w:rPr>
      </w:pPr>
    </w:p>
    <w:p w14:paraId="6F93019A" w14:textId="77777777" w:rsidR="00A544BC" w:rsidRPr="007A4AFC" w:rsidRDefault="00A544BC" w:rsidP="00A544BC">
      <w:pPr>
        <w:spacing w:line="240" w:lineRule="auto"/>
        <w:rPr>
          <w:ins w:id="13974" w:author="Dr Mamadou SANOGO" w:date="2023-10-25T17:05:00Z"/>
          <w:rFonts w:eastAsia="Calibri"/>
          <w:color w:val="000000" w:themeColor="text1"/>
          <w:lang w:eastAsia="en-US"/>
          <w:rPrChange w:id="13975" w:author="Dr Mamadou SANOGO" w:date="2023-10-25T18:15:00Z">
            <w:rPr>
              <w:ins w:id="13976" w:author="Dr Mamadou SANOGO" w:date="2023-10-25T17:05:00Z"/>
              <w:rFonts w:eastAsia="Calibri"/>
              <w:lang w:eastAsia="en-US"/>
            </w:rPr>
          </w:rPrChange>
        </w:rPr>
      </w:pPr>
    </w:p>
    <w:p w14:paraId="75B16EE6" w14:textId="77777777" w:rsidR="00A544BC" w:rsidRPr="007A4AFC" w:rsidRDefault="00A544BC" w:rsidP="00A544BC">
      <w:pPr>
        <w:spacing w:line="240" w:lineRule="auto"/>
        <w:rPr>
          <w:ins w:id="13977" w:author="Dr Mamadou SANOGO" w:date="2023-10-25T17:05:00Z"/>
          <w:rFonts w:eastAsia="Calibri"/>
          <w:b/>
          <w:bCs/>
          <w:color w:val="000000" w:themeColor="text1"/>
          <w:sz w:val="36"/>
          <w:szCs w:val="36"/>
          <w:lang w:eastAsia="en-US"/>
          <w:rPrChange w:id="13978" w:author="Dr Mamadou SANOGO" w:date="2023-10-25T18:15:00Z">
            <w:rPr>
              <w:ins w:id="13979" w:author="Dr Mamadou SANOGO" w:date="2023-10-25T17:05:00Z"/>
              <w:rFonts w:eastAsia="Calibri"/>
              <w:b/>
              <w:bCs/>
              <w:sz w:val="36"/>
              <w:szCs w:val="36"/>
              <w:lang w:eastAsia="en-US"/>
            </w:rPr>
          </w:rPrChange>
        </w:rPr>
      </w:pPr>
    </w:p>
    <w:p w14:paraId="32F8546F" w14:textId="77777777" w:rsidR="00A544BC" w:rsidRPr="007A4AFC" w:rsidRDefault="00A544BC" w:rsidP="00A544BC">
      <w:pPr>
        <w:spacing w:line="240" w:lineRule="auto"/>
        <w:jc w:val="center"/>
        <w:rPr>
          <w:ins w:id="13980" w:author="Dr Mamadou SANOGO" w:date="2023-10-25T17:05:00Z"/>
          <w:rFonts w:ascii="Arial" w:eastAsia="Calibri" w:hAnsi="Arial" w:cs="Arial"/>
          <w:b/>
          <w:bCs/>
          <w:color w:val="000000" w:themeColor="text1"/>
          <w:sz w:val="36"/>
          <w:szCs w:val="36"/>
          <w:lang w:eastAsia="en-US"/>
          <w:rPrChange w:id="13981" w:author="Dr Mamadou SANOGO" w:date="2023-10-25T18:15:00Z">
            <w:rPr>
              <w:ins w:id="13982" w:author="Dr Mamadou SANOGO" w:date="2023-10-25T17:05:00Z"/>
              <w:rFonts w:ascii="Arial" w:eastAsia="Calibri" w:hAnsi="Arial" w:cs="Arial"/>
              <w:b/>
              <w:bCs/>
              <w:sz w:val="36"/>
              <w:szCs w:val="36"/>
              <w:lang w:eastAsia="en-US"/>
            </w:rPr>
          </w:rPrChange>
        </w:rPr>
      </w:pPr>
      <w:bookmarkStart w:id="13983" w:name="_Hlk149054205"/>
      <w:bookmarkStart w:id="13984" w:name="_Hlk149054056"/>
      <w:ins w:id="13985" w:author="Dr Mamadou SANOGO" w:date="2023-10-25T17:05:00Z">
        <w:r w:rsidRPr="007A4AFC">
          <w:rPr>
            <w:rFonts w:ascii="Arial" w:eastAsia="Calibri" w:hAnsi="Arial" w:cs="Arial"/>
            <w:b/>
            <w:bCs/>
            <w:color w:val="000000" w:themeColor="text1"/>
            <w:sz w:val="36"/>
            <w:szCs w:val="36"/>
            <w:lang w:eastAsia="en-US"/>
            <w:rPrChange w:id="13986" w:author="Dr Mamadou SANOGO" w:date="2023-10-25T18:15:00Z">
              <w:rPr>
                <w:rFonts w:ascii="Arial" w:eastAsia="Calibri" w:hAnsi="Arial" w:cs="Arial"/>
                <w:b/>
                <w:bCs/>
                <w:sz w:val="36"/>
                <w:szCs w:val="36"/>
                <w:lang w:eastAsia="en-US"/>
              </w:rPr>
            </w:rPrChange>
          </w:rPr>
          <w:t>RESUME DU PLAN DE COMMUNICATION</w:t>
        </w:r>
      </w:ins>
    </w:p>
    <w:p w14:paraId="7BCBE8EF" w14:textId="77777777" w:rsidR="00A544BC" w:rsidRPr="007A4AFC" w:rsidRDefault="00A544BC" w:rsidP="00A544BC">
      <w:pPr>
        <w:spacing w:line="240" w:lineRule="auto"/>
        <w:rPr>
          <w:ins w:id="13987" w:author="Dr Mamadou SANOGO" w:date="2023-10-25T17:05:00Z"/>
          <w:rFonts w:ascii="Arial" w:eastAsia="Calibri" w:hAnsi="Arial" w:cs="Arial"/>
          <w:color w:val="000000" w:themeColor="text1"/>
          <w:lang w:eastAsia="en-US"/>
          <w:rPrChange w:id="13988" w:author="Dr Mamadou SANOGO" w:date="2023-10-25T18:15:00Z">
            <w:rPr>
              <w:ins w:id="13989" w:author="Dr Mamadou SANOGO" w:date="2023-10-25T17:05:00Z"/>
              <w:rFonts w:ascii="Arial" w:eastAsia="Calibri" w:hAnsi="Arial" w:cs="Arial"/>
              <w:lang w:eastAsia="en-US"/>
            </w:rPr>
          </w:rPrChange>
        </w:rPr>
      </w:pPr>
    </w:p>
    <w:bookmarkEnd w:id="13983"/>
    <w:p w14:paraId="58B40505" w14:textId="77777777" w:rsidR="00A544BC" w:rsidRPr="007A4AFC" w:rsidRDefault="00A544BC" w:rsidP="00A544BC">
      <w:pPr>
        <w:spacing w:line="240" w:lineRule="auto"/>
        <w:rPr>
          <w:ins w:id="13990" w:author="Dr Mamadou SANOGO" w:date="2023-10-25T17:05:00Z"/>
          <w:rFonts w:ascii="Arial" w:eastAsia="Calibri" w:hAnsi="Arial" w:cs="Arial"/>
          <w:color w:val="000000" w:themeColor="text1"/>
          <w:szCs w:val="24"/>
          <w:lang w:eastAsia="en-US"/>
          <w:rPrChange w:id="13991" w:author="Dr Mamadou SANOGO" w:date="2023-10-25T18:15:00Z">
            <w:rPr>
              <w:ins w:id="13992" w:author="Dr Mamadou SANOGO" w:date="2023-10-25T17:05:00Z"/>
              <w:rFonts w:ascii="Arial" w:eastAsia="Calibri" w:hAnsi="Arial" w:cs="Arial"/>
              <w:szCs w:val="24"/>
              <w:lang w:eastAsia="en-US"/>
            </w:rPr>
          </w:rPrChange>
        </w:rPr>
      </w:pPr>
      <w:ins w:id="13993" w:author="Dr Mamadou SANOGO" w:date="2023-10-25T17:05:00Z">
        <w:r w:rsidRPr="007A4AFC">
          <w:rPr>
            <w:rFonts w:ascii="Arial" w:eastAsia="Calibri" w:hAnsi="Arial" w:cs="Arial"/>
            <w:color w:val="000000" w:themeColor="text1"/>
            <w:szCs w:val="24"/>
            <w:lang w:eastAsia="en-US"/>
            <w:rPrChange w:id="13994" w:author="Dr Mamadou SANOGO" w:date="2023-10-25T18:15:00Z">
              <w:rPr>
                <w:rFonts w:ascii="Arial" w:eastAsia="Calibri" w:hAnsi="Arial" w:cs="Arial"/>
                <w:szCs w:val="24"/>
                <w:lang w:eastAsia="en-US"/>
              </w:rPr>
            </w:rPrChange>
          </w:rPr>
          <w:t>Pour booster le recrutement tant sur le plan national qu’international, le plan ci-dessous a été élaboré stratégie de communication afin d’attirer les étudiants étrangers.</w:t>
        </w:r>
      </w:ins>
    </w:p>
    <w:p w14:paraId="0D3175C0" w14:textId="77777777" w:rsidR="00A544BC" w:rsidRPr="007A4AFC" w:rsidRDefault="00A544BC" w:rsidP="00A544BC">
      <w:pPr>
        <w:spacing w:line="240" w:lineRule="auto"/>
        <w:rPr>
          <w:ins w:id="13995" w:author="Dr Mamadou SANOGO" w:date="2023-10-25T17:05:00Z"/>
          <w:rFonts w:ascii="Arial" w:eastAsia="Calibri" w:hAnsi="Arial" w:cs="Arial"/>
          <w:color w:val="000000" w:themeColor="text1"/>
          <w:szCs w:val="24"/>
          <w:lang w:eastAsia="en-US"/>
          <w:rPrChange w:id="13996" w:author="Dr Mamadou SANOGO" w:date="2023-10-25T18:15:00Z">
            <w:rPr>
              <w:ins w:id="13997" w:author="Dr Mamadou SANOGO" w:date="2023-10-25T17:05:00Z"/>
              <w:rFonts w:ascii="Arial" w:eastAsia="Calibri" w:hAnsi="Arial" w:cs="Arial"/>
              <w:szCs w:val="24"/>
              <w:lang w:eastAsia="en-US"/>
            </w:rPr>
          </w:rPrChange>
        </w:rPr>
      </w:pPr>
      <w:ins w:id="13998" w:author="Dr Mamadou SANOGO" w:date="2023-10-25T17:05:00Z">
        <w:r w:rsidRPr="007A4AFC">
          <w:rPr>
            <w:rFonts w:ascii="Arial" w:eastAsia="Calibri" w:hAnsi="Arial" w:cs="Arial"/>
            <w:color w:val="000000" w:themeColor="text1"/>
            <w:szCs w:val="24"/>
            <w:lang w:eastAsia="en-US"/>
            <w:rPrChange w:id="13999" w:author="Dr Mamadou SANOGO" w:date="2023-10-25T18:15:00Z">
              <w:rPr>
                <w:rFonts w:ascii="Arial" w:eastAsia="Calibri" w:hAnsi="Arial" w:cs="Arial"/>
                <w:szCs w:val="24"/>
                <w:lang w:eastAsia="en-US"/>
              </w:rPr>
            </w:rPrChange>
          </w:rPr>
          <w:t xml:space="preserve"> </w:t>
        </w:r>
      </w:ins>
    </w:p>
    <w:p w14:paraId="3D7EED90" w14:textId="77777777" w:rsidR="00A544BC" w:rsidRPr="007A4AFC" w:rsidRDefault="00A544BC" w:rsidP="00A544BC">
      <w:pPr>
        <w:spacing w:line="240" w:lineRule="auto"/>
        <w:rPr>
          <w:ins w:id="14000" w:author="Dr Mamadou SANOGO" w:date="2023-10-25T17:05:00Z"/>
          <w:rFonts w:ascii="Arial" w:eastAsia="Calibri" w:hAnsi="Arial" w:cs="Arial"/>
          <w:color w:val="000000" w:themeColor="text1"/>
          <w:szCs w:val="24"/>
          <w:lang w:eastAsia="en-US"/>
          <w:rPrChange w:id="14001" w:author="Dr Mamadou SANOGO" w:date="2023-10-25T18:15:00Z">
            <w:rPr>
              <w:ins w:id="14002" w:author="Dr Mamadou SANOGO" w:date="2023-10-25T17:05:00Z"/>
              <w:rFonts w:ascii="Arial" w:eastAsia="Calibri" w:hAnsi="Arial" w:cs="Arial"/>
              <w:szCs w:val="24"/>
              <w:lang w:eastAsia="en-US"/>
            </w:rPr>
          </w:rPrChange>
        </w:rPr>
      </w:pPr>
      <w:ins w:id="14003" w:author="Dr Mamadou SANOGO" w:date="2023-10-25T17:05:00Z">
        <w:r w:rsidRPr="007A4AFC">
          <w:rPr>
            <w:rFonts w:ascii="Arial" w:eastAsia="Calibri" w:hAnsi="Arial" w:cs="Arial"/>
            <w:b/>
            <w:bCs/>
            <w:color w:val="000000" w:themeColor="text1"/>
            <w:szCs w:val="24"/>
            <w:lang w:eastAsia="en-US"/>
            <w:rPrChange w:id="14004" w:author="Dr Mamadou SANOGO" w:date="2023-10-25T18:15:00Z">
              <w:rPr>
                <w:rFonts w:ascii="Arial" w:eastAsia="Calibri" w:hAnsi="Arial" w:cs="Arial"/>
                <w:b/>
                <w:bCs/>
                <w:szCs w:val="24"/>
                <w:lang w:eastAsia="en-US"/>
              </w:rPr>
            </w:rPrChange>
          </w:rPr>
          <w:t>Pour les étudiants nationaux, il faut</w:t>
        </w:r>
        <w:r w:rsidRPr="007A4AFC">
          <w:rPr>
            <w:rFonts w:ascii="Arial" w:eastAsia="Calibri" w:hAnsi="Arial" w:cs="Arial"/>
            <w:color w:val="000000" w:themeColor="text1"/>
            <w:szCs w:val="24"/>
            <w:lang w:eastAsia="en-US"/>
            <w:rPrChange w:id="14005" w:author="Dr Mamadou SANOGO" w:date="2023-10-25T18:15:00Z">
              <w:rPr>
                <w:rFonts w:ascii="Arial" w:eastAsia="Calibri" w:hAnsi="Arial" w:cs="Arial"/>
                <w:szCs w:val="24"/>
                <w:lang w:eastAsia="en-US"/>
              </w:rPr>
            </w:rPrChange>
          </w:rPr>
          <w:t> :</w:t>
        </w:r>
      </w:ins>
    </w:p>
    <w:p w14:paraId="496C8A99" w14:textId="77777777" w:rsidR="00A544BC" w:rsidRPr="007A4AFC" w:rsidRDefault="00A544BC" w:rsidP="00A544BC">
      <w:pPr>
        <w:spacing w:line="240" w:lineRule="auto"/>
        <w:rPr>
          <w:ins w:id="14006" w:author="Dr Mamadou SANOGO" w:date="2023-10-25T17:05:00Z"/>
          <w:rFonts w:ascii="Arial" w:eastAsia="Calibri" w:hAnsi="Arial" w:cs="Arial"/>
          <w:color w:val="000000" w:themeColor="text1"/>
          <w:szCs w:val="24"/>
          <w:lang w:eastAsia="en-US"/>
          <w:rPrChange w:id="14007" w:author="Dr Mamadou SANOGO" w:date="2023-10-25T18:15:00Z">
            <w:rPr>
              <w:ins w:id="14008" w:author="Dr Mamadou SANOGO" w:date="2023-10-25T17:05:00Z"/>
              <w:rFonts w:ascii="Arial" w:eastAsia="Calibri" w:hAnsi="Arial" w:cs="Arial"/>
              <w:szCs w:val="24"/>
              <w:lang w:eastAsia="en-US"/>
            </w:rPr>
          </w:rPrChange>
        </w:rPr>
      </w:pPr>
      <w:ins w:id="14009" w:author="Dr Mamadou SANOGO" w:date="2023-10-25T17:05:00Z">
        <w:r w:rsidRPr="007A4AFC">
          <w:rPr>
            <w:rFonts w:ascii="Arial" w:eastAsia="Calibri" w:hAnsi="Arial" w:cs="Arial"/>
            <w:color w:val="000000" w:themeColor="text1"/>
            <w:szCs w:val="24"/>
            <w:lang w:eastAsia="en-US"/>
            <w:rPrChange w:id="14010" w:author="Dr Mamadou SANOGO" w:date="2023-10-25T18:15:00Z">
              <w:rPr>
                <w:rFonts w:ascii="Arial" w:eastAsia="Calibri" w:hAnsi="Arial" w:cs="Arial"/>
                <w:szCs w:val="24"/>
                <w:lang w:eastAsia="en-US"/>
              </w:rPr>
            </w:rPrChange>
          </w:rPr>
          <w:t xml:space="preserve">1-la publicité dans les radios et télévisions de la </w:t>
        </w:r>
        <w:proofErr w:type="gramStart"/>
        <w:r w:rsidRPr="007A4AFC">
          <w:rPr>
            <w:rFonts w:ascii="Arial" w:eastAsia="Calibri" w:hAnsi="Arial" w:cs="Arial"/>
            <w:color w:val="000000" w:themeColor="text1"/>
            <w:szCs w:val="24"/>
            <w:lang w:eastAsia="en-US"/>
            <w:rPrChange w:id="14011" w:author="Dr Mamadou SANOGO" w:date="2023-10-25T18:15:00Z">
              <w:rPr>
                <w:rFonts w:ascii="Arial" w:eastAsia="Calibri" w:hAnsi="Arial" w:cs="Arial"/>
                <w:szCs w:val="24"/>
                <w:lang w:eastAsia="en-US"/>
              </w:rPr>
            </w:rPrChange>
          </w:rPr>
          <w:t>place(</w:t>
        </w:r>
        <w:proofErr w:type="gramEnd"/>
        <w:r w:rsidRPr="007A4AFC">
          <w:rPr>
            <w:rFonts w:ascii="Arial" w:eastAsia="Calibri" w:hAnsi="Arial" w:cs="Arial"/>
            <w:color w:val="000000" w:themeColor="text1"/>
            <w:szCs w:val="24"/>
            <w:lang w:eastAsia="en-US"/>
            <w:rPrChange w:id="14012" w:author="Dr Mamadou SANOGO" w:date="2023-10-25T18:15:00Z">
              <w:rPr>
                <w:rFonts w:ascii="Arial" w:eastAsia="Calibri" w:hAnsi="Arial" w:cs="Arial"/>
                <w:szCs w:val="24"/>
                <w:lang w:eastAsia="en-US"/>
              </w:rPr>
            </w:rPrChange>
          </w:rPr>
          <w:t>Des passages de spot publicitaire de septembre à janvier)</w:t>
        </w:r>
      </w:ins>
    </w:p>
    <w:p w14:paraId="640DEEE4" w14:textId="77777777" w:rsidR="00A544BC" w:rsidRPr="007A4AFC" w:rsidRDefault="00A544BC" w:rsidP="00A544BC">
      <w:pPr>
        <w:spacing w:line="240" w:lineRule="auto"/>
        <w:rPr>
          <w:ins w:id="14013" w:author="Dr Mamadou SANOGO" w:date="2023-10-25T17:05:00Z"/>
          <w:rFonts w:ascii="Arial" w:eastAsia="Calibri" w:hAnsi="Arial" w:cs="Arial"/>
          <w:color w:val="000000" w:themeColor="text1"/>
          <w:szCs w:val="24"/>
          <w:lang w:eastAsia="en-US"/>
          <w:rPrChange w:id="14014" w:author="Dr Mamadou SANOGO" w:date="2023-10-25T18:15:00Z">
            <w:rPr>
              <w:ins w:id="14015" w:author="Dr Mamadou SANOGO" w:date="2023-10-25T17:05:00Z"/>
              <w:rFonts w:ascii="Arial" w:eastAsia="Calibri" w:hAnsi="Arial" w:cs="Arial"/>
              <w:szCs w:val="24"/>
              <w:lang w:eastAsia="en-US"/>
            </w:rPr>
          </w:rPrChange>
        </w:rPr>
      </w:pPr>
      <w:ins w:id="14016" w:author="Dr Mamadou SANOGO" w:date="2023-10-25T17:05:00Z">
        <w:r w:rsidRPr="007A4AFC">
          <w:rPr>
            <w:rFonts w:ascii="Arial" w:eastAsia="Calibri" w:hAnsi="Arial" w:cs="Arial"/>
            <w:color w:val="000000" w:themeColor="text1"/>
            <w:szCs w:val="24"/>
            <w:lang w:eastAsia="en-US"/>
            <w:rPrChange w:id="14017" w:author="Dr Mamadou SANOGO" w:date="2023-10-25T18:15:00Z">
              <w:rPr>
                <w:rFonts w:ascii="Arial" w:eastAsia="Calibri" w:hAnsi="Arial" w:cs="Arial"/>
                <w:szCs w:val="24"/>
                <w:lang w:eastAsia="en-US"/>
              </w:rPr>
            </w:rPrChange>
          </w:rPr>
          <w:t xml:space="preserve">2-la communication digitale : les réseaux sociaux (trois publications par semaine sur </w:t>
        </w:r>
        <w:proofErr w:type="spellStart"/>
        <w:r w:rsidRPr="007A4AFC">
          <w:rPr>
            <w:rFonts w:ascii="Arial" w:eastAsia="Calibri" w:hAnsi="Arial" w:cs="Arial"/>
            <w:color w:val="000000" w:themeColor="text1"/>
            <w:szCs w:val="24"/>
            <w:lang w:eastAsia="en-US"/>
            <w:rPrChange w:id="14018"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019" w:author="Dr Mamadou SANOGO" w:date="2023-10-25T18:15:00Z">
              <w:rPr>
                <w:rFonts w:ascii="Arial" w:eastAsia="Calibri" w:hAnsi="Arial" w:cs="Arial"/>
                <w:szCs w:val="24"/>
                <w:lang w:eastAsia="en-US"/>
              </w:rPr>
            </w:rPrChange>
          </w:rPr>
          <w:t>, Facebook)</w:t>
        </w:r>
      </w:ins>
    </w:p>
    <w:p w14:paraId="05927C78" w14:textId="77777777" w:rsidR="00A544BC" w:rsidRPr="007A4AFC" w:rsidRDefault="00A544BC" w:rsidP="00A544BC">
      <w:pPr>
        <w:spacing w:line="240" w:lineRule="auto"/>
        <w:rPr>
          <w:ins w:id="14020" w:author="Dr Mamadou SANOGO" w:date="2023-10-25T17:05:00Z"/>
          <w:rFonts w:ascii="Arial" w:eastAsia="Calibri" w:hAnsi="Arial" w:cs="Arial"/>
          <w:color w:val="000000" w:themeColor="text1"/>
          <w:szCs w:val="24"/>
          <w:lang w:eastAsia="en-US"/>
          <w:rPrChange w:id="14021" w:author="Dr Mamadou SANOGO" w:date="2023-10-25T18:15:00Z">
            <w:rPr>
              <w:ins w:id="14022" w:author="Dr Mamadou SANOGO" w:date="2023-10-25T17:05:00Z"/>
              <w:rFonts w:ascii="Arial" w:eastAsia="Calibri" w:hAnsi="Arial" w:cs="Arial"/>
              <w:szCs w:val="24"/>
              <w:lang w:eastAsia="en-US"/>
            </w:rPr>
          </w:rPrChange>
        </w:rPr>
      </w:pPr>
      <w:ins w:id="14023" w:author="Dr Mamadou SANOGO" w:date="2023-10-25T17:05:00Z">
        <w:r w:rsidRPr="007A4AFC">
          <w:rPr>
            <w:rFonts w:ascii="Arial" w:eastAsia="Calibri" w:hAnsi="Arial" w:cs="Arial"/>
            <w:color w:val="000000" w:themeColor="text1"/>
            <w:szCs w:val="24"/>
            <w:lang w:eastAsia="en-US"/>
            <w:rPrChange w:id="14024" w:author="Dr Mamadou SANOGO" w:date="2023-10-25T18:15:00Z">
              <w:rPr>
                <w:rFonts w:ascii="Arial" w:eastAsia="Calibri" w:hAnsi="Arial" w:cs="Arial"/>
                <w:szCs w:val="24"/>
                <w:lang w:eastAsia="en-US"/>
              </w:rPr>
            </w:rPrChange>
          </w:rPr>
          <w:t xml:space="preserve">3-le site </w:t>
        </w:r>
        <w:proofErr w:type="gramStart"/>
        <w:r w:rsidRPr="007A4AFC">
          <w:rPr>
            <w:rFonts w:ascii="Arial" w:eastAsia="Calibri" w:hAnsi="Arial" w:cs="Arial"/>
            <w:color w:val="000000" w:themeColor="text1"/>
            <w:szCs w:val="24"/>
            <w:lang w:eastAsia="en-US"/>
            <w:rPrChange w:id="14025"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026" w:author="Dr Mamadou SANOGO" w:date="2023-10-25T18:15:00Z">
              <w:rPr>
                <w:rFonts w:ascii="Arial" w:eastAsia="Calibri" w:hAnsi="Arial" w:cs="Arial"/>
                <w:szCs w:val="24"/>
                <w:lang w:eastAsia="en-US"/>
              </w:rPr>
            </w:rPrChange>
          </w:rPr>
          <w:t>Publication des actualités)</w:t>
        </w:r>
      </w:ins>
    </w:p>
    <w:p w14:paraId="5FBDC0B0" w14:textId="77777777" w:rsidR="00A544BC" w:rsidRPr="007A4AFC" w:rsidRDefault="00A544BC" w:rsidP="00A544BC">
      <w:pPr>
        <w:spacing w:line="240" w:lineRule="auto"/>
        <w:rPr>
          <w:ins w:id="14027" w:author="Dr Mamadou SANOGO" w:date="2023-10-25T17:05:00Z"/>
          <w:rFonts w:ascii="Arial" w:eastAsia="Calibri" w:hAnsi="Arial" w:cs="Arial"/>
          <w:color w:val="000000" w:themeColor="text1"/>
          <w:szCs w:val="24"/>
          <w:lang w:eastAsia="en-US"/>
          <w:rPrChange w:id="14028" w:author="Dr Mamadou SANOGO" w:date="2023-10-25T18:15:00Z">
            <w:rPr>
              <w:ins w:id="14029" w:author="Dr Mamadou SANOGO" w:date="2023-10-25T17:05:00Z"/>
              <w:rFonts w:ascii="Arial" w:eastAsia="Calibri" w:hAnsi="Arial" w:cs="Arial"/>
              <w:szCs w:val="24"/>
              <w:lang w:eastAsia="en-US"/>
            </w:rPr>
          </w:rPrChange>
        </w:rPr>
      </w:pPr>
      <w:ins w:id="14030" w:author="Dr Mamadou SANOGO" w:date="2023-10-25T17:05:00Z">
        <w:r w:rsidRPr="007A4AFC">
          <w:rPr>
            <w:rFonts w:ascii="Arial" w:eastAsia="Calibri" w:hAnsi="Arial" w:cs="Arial"/>
            <w:color w:val="000000" w:themeColor="text1"/>
            <w:szCs w:val="24"/>
            <w:lang w:eastAsia="en-US"/>
            <w:rPrChange w:id="14031" w:author="Dr Mamadou SANOGO" w:date="2023-10-25T18:15:00Z">
              <w:rPr>
                <w:rFonts w:ascii="Arial" w:eastAsia="Calibri" w:hAnsi="Arial" w:cs="Arial"/>
                <w:szCs w:val="24"/>
                <w:lang w:eastAsia="en-US"/>
              </w:rPr>
            </w:rPrChange>
          </w:rPr>
          <w:t xml:space="preserve">4-les panneaux </w:t>
        </w:r>
        <w:proofErr w:type="gramStart"/>
        <w:r w:rsidRPr="007A4AFC">
          <w:rPr>
            <w:rFonts w:ascii="Arial" w:eastAsia="Calibri" w:hAnsi="Arial" w:cs="Arial"/>
            <w:color w:val="000000" w:themeColor="text1"/>
            <w:szCs w:val="24"/>
            <w:lang w:eastAsia="en-US"/>
            <w:rPrChange w:id="14032" w:author="Dr Mamadou SANOGO" w:date="2023-10-25T18:15:00Z">
              <w:rPr>
                <w:rFonts w:ascii="Arial" w:eastAsia="Calibri" w:hAnsi="Arial" w:cs="Arial"/>
                <w:szCs w:val="24"/>
                <w:lang w:eastAsia="en-US"/>
              </w:rPr>
            </w:rPrChange>
          </w:rPr>
          <w:t>publicitaires(</w:t>
        </w:r>
        <w:proofErr w:type="gramEnd"/>
        <w:r w:rsidRPr="007A4AFC">
          <w:rPr>
            <w:rFonts w:ascii="Arial" w:eastAsia="Calibri" w:hAnsi="Arial" w:cs="Arial"/>
            <w:color w:val="000000" w:themeColor="text1"/>
            <w:szCs w:val="24"/>
            <w:lang w:eastAsia="en-US"/>
            <w:rPrChange w:id="14033" w:author="Dr Mamadou SANOGO" w:date="2023-10-25T18:15:00Z">
              <w:rPr>
                <w:rFonts w:ascii="Arial" w:eastAsia="Calibri" w:hAnsi="Arial" w:cs="Arial"/>
                <w:szCs w:val="24"/>
                <w:lang w:eastAsia="en-US"/>
              </w:rPr>
            </w:rPrChange>
          </w:rPr>
          <w:t xml:space="preserve">20 panneaux publicitaires par année dans des zones stratégiques) </w:t>
        </w:r>
      </w:ins>
    </w:p>
    <w:p w14:paraId="0D960984" w14:textId="77777777" w:rsidR="00A544BC" w:rsidRPr="007A4AFC" w:rsidRDefault="00A544BC" w:rsidP="00A544BC">
      <w:pPr>
        <w:spacing w:line="240" w:lineRule="auto"/>
        <w:rPr>
          <w:ins w:id="14034" w:author="Dr Mamadou SANOGO" w:date="2023-10-25T17:05:00Z"/>
          <w:rFonts w:ascii="Arial" w:eastAsia="Calibri" w:hAnsi="Arial" w:cs="Arial"/>
          <w:color w:val="000000" w:themeColor="text1"/>
          <w:szCs w:val="24"/>
          <w:lang w:eastAsia="en-US"/>
          <w:rPrChange w:id="14035" w:author="Dr Mamadou SANOGO" w:date="2023-10-25T18:15:00Z">
            <w:rPr>
              <w:ins w:id="14036" w:author="Dr Mamadou SANOGO" w:date="2023-10-25T17:05:00Z"/>
              <w:rFonts w:ascii="Arial" w:eastAsia="Calibri" w:hAnsi="Arial" w:cs="Arial"/>
              <w:szCs w:val="24"/>
              <w:lang w:eastAsia="en-US"/>
            </w:rPr>
          </w:rPrChange>
        </w:rPr>
      </w:pPr>
      <w:ins w:id="14037" w:author="Dr Mamadou SANOGO" w:date="2023-10-25T17:05:00Z">
        <w:r w:rsidRPr="007A4AFC">
          <w:rPr>
            <w:rFonts w:ascii="Arial" w:eastAsia="Calibri" w:hAnsi="Arial" w:cs="Arial"/>
            <w:color w:val="000000" w:themeColor="text1"/>
            <w:szCs w:val="24"/>
            <w:lang w:eastAsia="en-US"/>
            <w:rPrChange w:id="14038" w:author="Dr Mamadou SANOGO" w:date="2023-10-25T18:15:00Z">
              <w:rPr>
                <w:rFonts w:ascii="Arial" w:eastAsia="Calibri" w:hAnsi="Arial" w:cs="Arial"/>
                <w:szCs w:val="24"/>
                <w:lang w:eastAsia="en-US"/>
              </w:rPr>
            </w:rPrChange>
          </w:rPr>
          <w:t xml:space="preserve">5-la communication </w:t>
        </w:r>
        <w:proofErr w:type="gramStart"/>
        <w:r w:rsidRPr="007A4AFC">
          <w:rPr>
            <w:rFonts w:ascii="Arial" w:eastAsia="Calibri" w:hAnsi="Arial" w:cs="Arial"/>
            <w:color w:val="000000" w:themeColor="text1"/>
            <w:szCs w:val="24"/>
            <w:lang w:eastAsia="en-US"/>
            <w:rPrChange w:id="14039" w:author="Dr Mamadou SANOGO" w:date="2023-10-25T18:15:00Z">
              <w:rPr>
                <w:rFonts w:ascii="Arial" w:eastAsia="Calibri" w:hAnsi="Arial" w:cs="Arial"/>
                <w:szCs w:val="24"/>
                <w:lang w:eastAsia="en-US"/>
              </w:rPr>
            </w:rPrChange>
          </w:rPr>
          <w:t>évènementielle(</w:t>
        </w:r>
        <w:proofErr w:type="gramEnd"/>
        <w:r w:rsidRPr="007A4AFC">
          <w:rPr>
            <w:rFonts w:ascii="Arial" w:eastAsia="Calibri" w:hAnsi="Arial" w:cs="Arial"/>
            <w:color w:val="000000" w:themeColor="text1"/>
            <w:szCs w:val="24"/>
            <w:lang w:eastAsia="en-US"/>
            <w:rPrChange w:id="14040" w:author="Dr Mamadou SANOGO" w:date="2023-10-25T18:15:00Z">
              <w:rPr>
                <w:rFonts w:ascii="Arial" w:eastAsia="Calibri" w:hAnsi="Arial" w:cs="Arial"/>
                <w:szCs w:val="24"/>
                <w:lang w:eastAsia="en-US"/>
              </w:rPr>
            </w:rPrChange>
          </w:rPr>
          <w:t>une Journée culturelle, une conférence, un panel par année)</w:t>
        </w:r>
      </w:ins>
    </w:p>
    <w:p w14:paraId="4FF7BDCE" w14:textId="77777777" w:rsidR="00A544BC" w:rsidRPr="007A4AFC" w:rsidRDefault="00A544BC" w:rsidP="00A544BC">
      <w:pPr>
        <w:spacing w:line="240" w:lineRule="auto"/>
        <w:rPr>
          <w:ins w:id="14041" w:author="Dr Mamadou SANOGO" w:date="2023-10-25T17:05:00Z"/>
          <w:rFonts w:ascii="Arial" w:eastAsia="Calibri" w:hAnsi="Arial" w:cs="Arial"/>
          <w:color w:val="000000" w:themeColor="text1"/>
          <w:szCs w:val="24"/>
          <w:lang w:eastAsia="en-US"/>
          <w:rPrChange w:id="14042" w:author="Dr Mamadou SANOGO" w:date="2023-10-25T18:15:00Z">
            <w:rPr>
              <w:ins w:id="14043" w:author="Dr Mamadou SANOGO" w:date="2023-10-25T17:05:00Z"/>
              <w:rFonts w:ascii="Arial" w:eastAsia="Calibri" w:hAnsi="Arial" w:cs="Arial"/>
              <w:szCs w:val="24"/>
              <w:lang w:eastAsia="en-US"/>
            </w:rPr>
          </w:rPrChange>
        </w:rPr>
      </w:pPr>
      <w:ins w:id="14044" w:author="Dr Mamadou SANOGO" w:date="2023-10-25T17:05:00Z">
        <w:r w:rsidRPr="007A4AFC">
          <w:rPr>
            <w:rFonts w:ascii="Arial" w:eastAsia="Calibri" w:hAnsi="Arial" w:cs="Arial"/>
            <w:color w:val="000000" w:themeColor="text1"/>
            <w:szCs w:val="24"/>
            <w:lang w:eastAsia="en-US"/>
            <w:rPrChange w:id="14045" w:author="Dr Mamadou SANOGO" w:date="2023-10-25T18:15:00Z">
              <w:rPr>
                <w:rFonts w:ascii="Arial" w:eastAsia="Calibri" w:hAnsi="Arial" w:cs="Arial"/>
                <w:szCs w:val="24"/>
                <w:lang w:eastAsia="en-US"/>
              </w:rPr>
            </w:rPrChange>
          </w:rPr>
          <w:t>6-la qualité de l’enseignement : bouche à bouche</w:t>
        </w:r>
      </w:ins>
    </w:p>
    <w:p w14:paraId="6E397228" w14:textId="77777777" w:rsidR="00A544BC" w:rsidRPr="007A4AFC" w:rsidRDefault="00A544BC" w:rsidP="00A544BC">
      <w:pPr>
        <w:spacing w:line="240" w:lineRule="auto"/>
        <w:rPr>
          <w:ins w:id="14046" w:author="Dr Mamadou SANOGO" w:date="2023-10-25T17:05:00Z"/>
          <w:rFonts w:ascii="Arial" w:eastAsia="Calibri" w:hAnsi="Arial" w:cs="Arial"/>
          <w:color w:val="000000" w:themeColor="text1"/>
          <w:szCs w:val="24"/>
          <w:lang w:eastAsia="en-US"/>
          <w:rPrChange w:id="14047" w:author="Dr Mamadou SANOGO" w:date="2023-10-25T18:15:00Z">
            <w:rPr>
              <w:ins w:id="14048" w:author="Dr Mamadou SANOGO" w:date="2023-10-25T17:05:00Z"/>
              <w:rFonts w:ascii="Arial" w:eastAsia="Calibri" w:hAnsi="Arial" w:cs="Arial"/>
              <w:szCs w:val="24"/>
              <w:lang w:eastAsia="en-US"/>
            </w:rPr>
          </w:rPrChange>
        </w:rPr>
      </w:pPr>
    </w:p>
    <w:p w14:paraId="2CDD5F12" w14:textId="4DF38656" w:rsidR="00A544BC" w:rsidRPr="007A4AFC" w:rsidRDefault="00A544BC" w:rsidP="00A544BC">
      <w:pPr>
        <w:spacing w:line="240" w:lineRule="auto"/>
        <w:rPr>
          <w:ins w:id="14049" w:author="Dr Mamadou SANOGO" w:date="2023-10-25T17:05:00Z"/>
          <w:rFonts w:ascii="Arial" w:eastAsia="Calibri" w:hAnsi="Arial" w:cs="Arial"/>
          <w:b/>
          <w:bCs/>
          <w:color w:val="000000" w:themeColor="text1"/>
          <w:szCs w:val="24"/>
          <w:lang w:eastAsia="en-US"/>
          <w:rPrChange w:id="14050" w:author="Dr Mamadou SANOGO" w:date="2023-10-25T18:15:00Z">
            <w:rPr>
              <w:ins w:id="14051" w:author="Dr Mamadou SANOGO" w:date="2023-10-25T17:05:00Z"/>
              <w:rFonts w:ascii="Arial" w:eastAsia="Calibri" w:hAnsi="Arial" w:cs="Arial"/>
              <w:b/>
              <w:bCs/>
              <w:szCs w:val="24"/>
              <w:lang w:eastAsia="en-US"/>
            </w:rPr>
          </w:rPrChange>
        </w:rPr>
      </w:pPr>
      <w:ins w:id="14052" w:author="Dr Mamadou SANOGO" w:date="2023-10-25T17:05:00Z">
        <w:r w:rsidRPr="007A4AFC">
          <w:rPr>
            <w:rFonts w:ascii="Arial" w:eastAsia="Calibri" w:hAnsi="Arial" w:cs="Arial"/>
            <w:b/>
            <w:bCs/>
            <w:color w:val="000000" w:themeColor="text1"/>
            <w:szCs w:val="24"/>
            <w:lang w:eastAsia="en-US"/>
            <w:rPrChange w:id="14053" w:author="Dr Mamadou SANOGO" w:date="2023-10-25T18:15:00Z">
              <w:rPr>
                <w:rFonts w:ascii="Arial" w:eastAsia="Calibri" w:hAnsi="Arial" w:cs="Arial"/>
                <w:b/>
                <w:bCs/>
                <w:szCs w:val="24"/>
                <w:lang w:eastAsia="en-US"/>
              </w:rPr>
            </w:rPrChange>
          </w:rPr>
          <w:t>Pour les étudiants</w:t>
        </w:r>
        <w:r w:rsidRPr="00DA7BA7">
          <w:rPr>
            <w:rFonts w:ascii="Arial" w:eastAsia="Calibri" w:hAnsi="Arial" w:cs="Arial"/>
            <w:b/>
            <w:bCs/>
            <w:color w:val="000000" w:themeColor="text1"/>
            <w:szCs w:val="24"/>
            <w:lang w:eastAsia="en-US"/>
            <w:rPrChange w:id="14054" w:author="Dr Mamadou SANOGO" w:date="2023-10-27T11:46:00Z">
              <w:rPr>
                <w:rFonts w:ascii="Arial" w:eastAsia="Calibri" w:hAnsi="Arial" w:cs="Arial"/>
                <w:b/>
                <w:bCs/>
                <w:szCs w:val="24"/>
                <w:lang w:eastAsia="en-US"/>
              </w:rPr>
            </w:rPrChange>
          </w:rPr>
          <w:t xml:space="preserve"> </w:t>
        </w:r>
      </w:ins>
      <w:ins w:id="14055" w:author="Dr Mamadou SANOGO" w:date="2023-10-27T11:46:00Z">
        <w:r w:rsidR="00DA7BA7" w:rsidRPr="00DA7BA7">
          <w:rPr>
            <w:rFonts w:ascii="Arial" w:eastAsia="Calibri" w:hAnsi="Arial" w:cs="Arial"/>
            <w:b/>
            <w:bCs/>
            <w:color w:val="000000" w:themeColor="text1"/>
            <w:szCs w:val="24"/>
            <w:lang w:eastAsia="en-US"/>
            <w:rPrChange w:id="14056" w:author="Dr Mamadou SANOGO" w:date="2023-10-27T11:46:00Z">
              <w:rPr>
                <w:rFonts w:ascii="Arial" w:eastAsia="Calibri" w:hAnsi="Arial" w:cs="Arial"/>
                <w:b/>
                <w:bCs/>
                <w:color w:val="00B0F0"/>
                <w:szCs w:val="24"/>
                <w:lang w:eastAsia="en-US"/>
              </w:rPr>
            </w:rPrChange>
          </w:rPr>
          <w:t>é</w:t>
        </w:r>
      </w:ins>
      <w:ins w:id="14057" w:author="Dr Mamadou SANOGO" w:date="2023-10-26T15:58:00Z">
        <w:r w:rsidR="00561D9D" w:rsidRPr="00DA7BA7">
          <w:rPr>
            <w:rFonts w:ascii="Arial" w:eastAsia="Calibri" w:hAnsi="Arial" w:cs="Arial"/>
            <w:b/>
            <w:bCs/>
            <w:color w:val="000000" w:themeColor="text1"/>
            <w:szCs w:val="24"/>
            <w:lang w:eastAsia="en-US"/>
          </w:rPr>
          <w:t>trangers</w:t>
        </w:r>
      </w:ins>
      <w:ins w:id="14058" w:author="Dr Mamadou SANOGO" w:date="2023-10-25T17:05:00Z">
        <w:r w:rsidRPr="007A4AFC">
          <w:rPr>
            <w:rFonts w:ascii="Arial" w:eastAsia="Calibri" w:hAnsi="Arial" w:cs="Arial"/>
            <w:b/>
            <w:bCs/>
            <w:color w:val="000000" w:themeColor="text1"/>
            <w:szCs w:val="24"/>
            <w:lang w:eastAsia="en-US"/>
            <w:rPrChange w:id="14059" w:author="Dr Mamadou SANOGO" w:date="2023-10-25T18:15:00Z">
              <w:rPr>
                <w:rFonts w:ascii="Arial" w:eastAsia="Calibri" w:hAnsi="Arial" w:cs="Arial"/>
                <w:b/>
                <w:bCs/>
                <w:szCs w:val="24"/>
                <w:lang w:eastAsia="en-US"/>
              </w:rPr>
            </w:rPrChange>
          </w:rPr>
          <w:t>, il faut :</w:t>
        </w:r>
      </w:ins>
    </w:p>
    <w:p w14:paraId="4394F6CD" w14:textId="77777777" w:rsidR="00A544BC" w:rsidRPr="007A4AFC" w:rsidRDefault="00A544BC" w:rsidP="00A544BC">
      <w:pPr>
        <w:spacing w:line="240" w:lineRule="auto"/>
        <w:rPr>
          <w:ins w:id="14060" w:author="Dr Mamadou SANOGO" w:date="2023-10-25T17:05:00Z"/>
          <w:rFonts w:ascii="Arial" w:eastAsia="Calibri" w:hAnsi="Arial" w:cs="Arial"/>
          <w:color w:val="000000" w:themeColor="text1"/>
          <w:szCs w:val="24"/>
          <w:lang w:eastAsia="en-US"/>
          <w:rPrChange w:id="14061" w:author="Dr Mamadou SANOGO" w:date="2023-10-25T18:15:00Z">
            <w:rPr>
              <w:ins w:id="14062" w:author="Dr Mamadou SANOGO" w:date="2023-10-25T17:05:00Z"/>
              <w:rFonts w:ascii="Arial" w:eastAsia="Calibri" w:hAnsi="Arial" w:cs="Arial"/>
              <w:szCs w:val="24"/>
              <w:lang w:eastAsia="en-US"/>
            </w:rPr>
          </w:rPrChange>
        </w:rPr>
      </w:pPr>
      <w:ins w:id="14063" w:author="Dr Mamadou SANOGO" w:date="2023-10-25T17:05:00Z">
        <w:r w:rsidRPr="007A4AFC">
          <w:rPr>
            <w:rFonts w:ascii="Arial" w:eastAsia="Calibri" w:hAnsi="Arial" w:cs="Arial"/>
            <w:color w:val="000000" w:themeColor="text1"/>
            <w:szCs w:val="24"/>
            <w:lang w:eastAsia="en-US"/>
            <w:rPrChange w:id="14064" w:author="Dr Mamadou SANOGO" w:date="2023-10-25T18:15:00Z">
              <w:rPr>
                <w:rFonts w:ascii="Arial" w:eastAsia="Calibri" w:hAnsi="Arial" w:cs="Arial"/>
                <w:szCs w:val="24"/>
                <w:lang w:eastAsia="en-US"/>
              </w:rPr>
            </w:rPrChange>
          </w:rPr>
          <w:t xml:space="preserve">1-la communication digitale : les réseaux sociaux (deux publications par semaine sur </w:t>
        </w:r>
        <w:proofErr w:type="spellStart"/>
        <w:r w:rsidRPr="007A4AFC">
          <w:rPr>
            <w:rFonts w:ascii="Arial" w:eastAsia="Calibri" w:hAnsi="Arial" w:cs="Arial"/>
            <w:color w:val="000000" w:themeColor="text1"/>
            <w:szCs w:val="24"/>
            <w:lang w:eastAsia="en-US"/>
            <w:rPrChange w:id="14065"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066" w:author="Dr Mamadou SANOGO" w:date="2023-10-25T18:15:00Z">
              <w:rPr>
                <w:rFonts w:ascii="Arial" w:eastAsia="Calibri" w:hAnsi="Arial" w:cs="Arial"/>
                <w:szCs w:val="24"/>
                <w:lang w:eastAsia="en-US"/>
              </w:rPr>
            </w:rPrChange>
          </w:rPr>
          <w:t>, Facebook)</w:t>
        </w:r>
      </w:ins>
    </w:p>
    <w:p w14:paraId="44CCF854" w14:textId="77777777" w:rsidR="00A544BC" w:rsidRPr="007A4AFC" w:rsidRDefault="00A544BC" w:rsidP="00A544BC">
      <w:pPr>
        <w:spacing w:line="240" w:lineRule="auto"/>
        <w:rPr>
          <w:ins w:id="14067" w:author="Dr Mamadou SANOGO" w:date="2023-10-25T17:05:00Z"/>
          <w:rFonts w:ascii="Arial" w:eastAsia="Calibri" w:hAnsi="Arial" w:cs="Arial"/>
          <w:color w:val="000000" w:themeColor="text1"/>
          <w:szCs w:val="24"/>
          <w:lang w:eastAsia="en-US"/>
          <w:rPrChange w:id="14068" w:author="Dr Mamadou SANOGO" w:date="2023-10-25T18:15:00Z">
            <w:rPr>
              <w:ins w:id="14069" w:author="Dr Mamadou SANOGO" w:date="2023-10-25T17:05:00Z"/>
              <w:rFonts w:ascii="Arial" w:eastAsia="Calibri" w:hAnsi="Arial" w:cs="Arial"/>
              <w:szCs w:val="24"/>
              <w:lang w:eastAsia="en-US"/>
            </w:rPr>
          </w:rPrChange>
        </w:rPr>
      </w:pPr>
      <w:ins w:id="14070" w:author="Dr Mamadou SANOGO" w:date="2023-10-25T17:05:00Z">
        <w:r w:rsidRPr="007A4AFC">
          <w:rPr>
            <w:rFonts w:ascii="Arial" w:eastAsia="Calibri" w:hAnsi="Arial" w:cs="Arial"/>
            <w:color w:val="000000" w:themeColor="text1"/>
            <w:szCs w:val="24"/>
            <w:lang w:eastAsia="en-US"/>
            <w:rPrChange w:id="14071" w:author="Dr Mamadou SANOGO" w:date="2023-10-25T18:15:00Z">
              <w:rPr>
                <w:rFonts w:ascii="Arial" w:eastAsia="Calibri" w:hAnsi="Arial" w:cs="Arial"/>
                <w:szCs w:val="24"/>
                <w:lang w:eastAsia="en-US"/>
              </w:rPr>
            </w:rPrChange>
          </w:rPr>
          <w:t xml:space="preserve">2-le site </w:t>
        </w:r>
        <w:proofErr w:type="gramStart"/>
        <w:r w:rsidRPr="007A4AFC">
          <w:rPr>
            <w:rFonts w:ascii="Arial" w:eastAsia="Calibri" w:hAnsi="Arial" w:cs="Arial"/>
            <w:color w:val="000000" w:themeColor="text1"/>
            <w:szCs w:val="24"/>
            <w:lang w:eastAsia="en-US"/>
            <w:rPrChange w:id="14072"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073" w:author="Dr Mamadou SANOGO" w:date="2023-10-25T18:15:00Z">
              <w:rPr>
                <w:rFonts w:ascii="Arial" w:eastAsia="Calibri" w:hAnsi="Arial" w:cs="Arial"/>
                <w:szCs w:val="24"/>
                <w:lang w:eastAsia="en-US"/>
              </w:rPr>
            </w:rPrChange>
          </w:rPr>
          <w:t>Rubrique étudiants d’ailleurs)</w:t>
        </w:r>
      </w:ins>
    </w:p>
    <w:p w14:paraId="065F90E6" w14:textId="77777777" w:rsidR="00A544BC" w:rsidRPr="007A4AFC" w:rsidRDefault="00A544BC" w:rsidP="00A544BC">
      <w:pPr>
        <w:spacing w:line="240" w:lineRule="auto"/>
        <w:rPr>
          <w:ins w:id="14074" w:author="Dr Mamadou SANOGO" w:date="2023-10-25T17:05:00Z"/>
          <w:rFonts w:ascii="Arial" w:eastAsia="Calibri" w:hAnsi="Arial" w:cs="Arial"/>
          <w:color w:val="000000" w:themeColor="text1"/>
          <w:szCs w:val="24"/>
          <w:lang w:eastAsia="en-US"/>
          <w:rPrChange w:id="14075" w:author="Dr Mamadou SANOGO" w:date="2023-10-25T18:15:00Z">
            <w:rPr>
              <w:ins w:id="14076" w:author="Dr Mamadou SANOGO" w:date="2023-10-25T17:05:00Z"/>
              <w:rFonts w:ascii="Arial" w:eastAsia="Calibri" w:hAnsi="Arial" w:cs="Arial"/>
              <w:szCs w:val="24"/>
              <w:lang w:eastAsia="en-US"/>
            </w:rPr>
          </w:rPrChange>
        </w:rPr>
      </w:pPr>
      <w:ins w:id="14077" w:author="Dr Mamadou SANOGO" w:date="2023-10-25T17:05:00Z">
        <w:r w:rsidRPr="007A4AFC">
          <w:rPr>
            <w:rFonts w:ascii="Arial" w:eastAsia="Calibri" w:hAnsi="Arial" w:cs="Arial"/>
            <w:color w:val="000000" w:themeColor="text1"/>
            <w:szCs w:val="24"/>
            <w:lang w:eastAsia="en-US"/>
            <w:rPrChange w:id="14078" w:author="Dr Mamadou SANOGO" w:date="2023-10-25T18:15:00Z">
              <w:rPr>
                <w:rFonts w:ascii="Arial" w:eastAsia="Calibri" w:hAnsi="Arial" w:cs="Arial"/>
                <w:szCs w:val="24"/>
                <w:lang w:eastAsia="en-US"/>
              </w:rPr>
            </w:rPrChange>
          </w:rPr>
          <w:t>3-le partenariat avec des écoles étrangères</w:t>
        </w:r>
      </w:ins>
    </w:p>
    <w:p w14:paraId="1B468DFD" w14:textId="77777777" w:rsidR="00A544BC" w:rsidRPr="007A4AFC" w:rsidRDefault="00A544BC" w:rsidP="00A544BC">
      <w:pPr>
        <w:spacing w:line="240" w:lineRule="auto"/>
        <w:rPr>
          <w:ins w:id="14079" w:author="Dr Mamadou SANOGO" w:date="2023-10-25T17:05:00Z"/>
          <w:rFonts w:ascii="Arial" w:eastAsia="Calibri" w:hAnsi="Arial" w:cs="Arial"/>
          <w:color w:val="000000" w:themeColor="text1"/>
          <w:szCs w:val="24"/>
          <w:lang w:eastAsia="en-US"/>
          <w:rPrChange w:id="14080" w:author="Dr Mamadou SANOGO" w:date="2023-10-25T18:15:00Z">
            <w:rPr>
              <w:ins w:id="14081" w:author="Dr Mamadou SANOGO" w:date="2023-10-25T17:05:00Z"/>
              <w:rFonts w:ascii="Arial" w:eastAsia="Calibri" w:hAnsi="Arial" w:cs="Arial"/>
              <w:szCs w:val="24"/>
              <w:lang w:eastAsia="en-US"/>
            </w:rPr>
          </w:rPrChange>
        </w:rPr>
      </w:pPr>
      <w:ins w:id="14082" w:author="Dr Mamadou SANOGO" w:date="2023-10-25T17:05:00Z">
        <w:r w:rsidRPr="007A4AFC">
          <w:rPr>
            <w:rFonts w:ascii="Arial" w:eastAsia="Calibri" w:hAnsi="Arial" w:cs="Arial"/>
            <w:color w:val="000000" w:themeColor="text1"/>
            <w:szCs w:val="24"/>
            <w:lang w:eastAsia="en-US"/>
            <w:rPrChange w:id="14083" w:author="Dr Mamadou SANOGO" w:date="2023-10-25T18:15:00Z">
              <w:rPr>
                <w:rFonts w:ascii="Arial" w:eastAsia="Calibri" w:hAnsi="Arial" w:cs="Arial"/>
                <w:szCs w:val="24"/>
                <w:lang w:eastAsia="en-US"/>
              </w:rPr>
            </w:rPrChange>
          </w:rPr>
          <w:t>4-Projets de voyage d’étude</w:t>
        </w:r>
      </w:ins>
    </w:p>
    <w:p w14:paraId="7CC1F2DB" w14:textId="77777777" w:rsidR="00A544BC" w:rsidRPr="007A4AFC" w:rsidRDefault="00A544BC" w:rsidP="00A544BC">
      <w:pPr>
        <w:spacing w:line="240" w:lineRule="auto"/>
        <w:rPr>
          <w:ins w:id="14084" w:author="Dr Mamadou SANOGO" w:date="2023-10-25T17:05:00Z"/>
          <w:rFonts w:ascii="Arial" w:eastAsia="Calibri" w:hAnsi="Arial" w:cs="Arial"/>
          <w:color w:val="000000" w:themeColor="text1"/>
          <w:szCs w:val="24"/>
          <w:lang w:eastAsia="en-US"/>
          <w:rPrChange w:id="14085" w:author="Dr Mamadou SANOGO" w:date="2023-10-25T18:15:00Z">
            <w:rPr>
              <w:ins w:id="14086" w:author="Dr Mamadou SANOGO" w:date="2023-10-25T17:05:00Z"/>
              <w:rFonts w:ascii="Arial" w:eastAsia="Calibri" w:hAnsi="Arial" w:cs="Arial"/>
              <w:szCs w:val="24"/>
              <w:lang w:eastAsia="en-US"/>
            </w:rPr>
          </w:rPrChange>
        </w:rPr>
      </w:pPr>
    </w:p>
    <w:p w14:paraId="378EB47E" w14:textId="77777777" w:rsidR="00A544BC" w:rsidRPr="007A4AFC" w:rsidRDefault="00A544BC" w:rsidP="00A544BC">
      <w:pPr>
        <w:spacing w:line="240" w:lineRule="auto"/>
        <w:rPr>
          <w:ins w:id="14087" w:author="Dr Mamadou SANOGO" w:date="2023-10-25T17:05:00Z"/>
          <w:rFonts w:ascii="Arial" w:eastAsia="Calibri" w:hAnsi="Arial" w:cs="Arial"/>
          <w:color w:val="000000" w:themeColor="text1"/>
          <w:lang w:eastAsia="en-US"/>
          <w:rPrChange w:id="14088" w:author="Dr Mamadou SANOGO" w:date="2023-10-25T18:15:00Z">
            <w:rPr>
              <w:ins w:id="14089" w:author="Dr Mamadou SANOGO" w:date="2023-10-25T17:05:00Z"/>
              <w:rFonts w:ascii="Arial" w:eastAsia="Calibri" w:hAnsi="Arial" w:cs="Arial"/>
              <w:lang w:eastAsia="en-US"/>
            </w:rPr>
          </w:rPrChange>
        </w:rPr>
      </w:pPr>
    </w:p>
    <w:p w14:paraId="78AF2634" w14:textId="77777777" w:rsidR="00A544BC" w:rsidRPr="007A4AFC" w:rsidRDefault="00A544BC" w:rsidP="00A544BC">
      <w:pPr>
        <w:spacing w:line="240" w:lineRule="auto"/>
        <w:rPr>
          <w:ins w:id="14090" w:author="Dr Mamadou SANOGO" w:date="2023-10-25T17:05:00Z"/>
          <w:rFonts w:ascii="Arial" w:eastAsia="Calibri" w:hAnsi="Arial" w:cs="Arial"/>
          <w:color w:val="000000" w:themeColor="text1"/>
          <w:lang w:eastAsia="en-US"/>
          <w:rPrChange w:id="14091" w:author="Dr Mamadou SANOGO" w:date="2023-10-25T18:15:00Z">
            <w:rPr>
              <w:ins w:id="14092" w:author="Dr Mamadou SANOGO" w:date="2023-10-25T17:05:00Z"/>
              <w:rFonts w:ascii="Arial" w:eastAsia="Calibri" w:hAnsi="Arial" w:cs="Arial"/>
              <w:lang w:eastAsia="en-US"/>
            </w:rPr>
          </w:rPrChange>
        </w:rPr>
      </w:pPr>
      <w:ins w:id="14093" w:author="Dr Mamadou SANOGO" w:date="2023-10-25T17:05:00Z">
        <w:r w:rsidRPr="007A4AFC">
          <w:rPr>
            <w:rFonts w:ascii="Arial" w:eastAsia="Calibri" w:hAnsi="Arial" w:cs="Arial"/>
            <w:color w:val="000000" w:themeColor="text1"/>
            <w:lang w:eastAsia="en-US"/>
            <w:rPrChange w:id="14094" w:author="Dr Mamadou SANOGO" w:date="2023-10-25T18:15:00Z">
              <w:rPr>
                <w:rFonts w:ascii="Arial" w:eastAsia="Calibri" w:hAnsi="Arial" w:cs="Arial"/>
                <w:lang w:eastAsia="en-US"/>
              </w:rPr>
            </w:rPrChange>
          </w:rPr>
          <w:t xml:space="preserve">       </w:t>
        </w:r>
      </w:ins>
    </w:p>
    <w:p w14:paraId="72599053" w14:textId="77777777" w:rsidR="00A544BC" w:rsidRPr="007A4AFC" w:rsidRDefault="00A544BC" w:rsidP="00A544BC">
      <w:pPr>
        <w:spacing w:line="240" w:lineRule="auto"/>
        <w:ind w:left="5664"/>
        <w:rPr>
          <w:ins w:id="14095" w:author="Dr Mamadou SANOGO" w:date="2023-10-25T17:05:00Z"/>
          <w:rFonts w:ascii="Arial" w:eastAsia="Calibri" w:hAnsi="Arial" w:cs="Arial"/>
          <w:b/>
          <w:bCs/>
          <w:color w:val="000000" w:themeColor="text1"/>
          <w:lang w:eastAsia="en-US"/>
          <w:rPrChange w:id="14096" w:author="Dr Mamadou SANOGO" w:date="2023-10-25T18:15:00Z">
            <w:rPr>
              <w:ins w:id="14097" w:author="Dr Mamadou SANOGO" w:date="2023-10-25T17:05:00Z"/>
              <w:rFonts w:ascii="Arial" w:eastAsia="Calibri" w:hAnsi="Arial" w:cs="Arial"/>
              <w:b/>
              <w:bCs/>
              <w:lang w:eastAsia="en-US"/>
            </w:rPr>
          </w:rPrChange>
        </w:rPr>
      </w:pPr>
      <w:ins w:id="14098" w:author="Dr Mamadou SANOGO" w:date="2023-10-25T17:05:00Z">
        <w:r w:rsidRPr="007A4AFC">
          <w:rPr>
            <w:rFonts w:ascii="Arial" w:eastAsia="Calibri" w:hAnsi="Arial" w:cs="Arial"/>
            <w:b/>
            <w:bCs/>
            <w:color w:val="000000" w:themeColor="text1"/>
            <w:lang w:eastAsia="en-US"/>
            <w:rPrChange w:id="14099" w:author="Dr Mamadou SANOGO" w:date="2023-10-25T18:15:00Z">
              <w:rPr>
                <w:rFonts w:ascii="Arial" w:eastAsia="Calibri" w:hAnsi="Arial" w:cs="Arial"/>
                <w:b/>
                <w:bCs/>
                <w:lang w:eastAsia="en-US"/>
              </w:rPr>
            </w:rPrChange>
          </w:rPr>
          <w:t xml:space="preserve">                   </w:t>
        </w:r>
      </w:ins>
    </w:p>
    <w:p w14:paraId="7102AEAB" w14:textId="77777777" w:rsidR="00A544BC" w:rsidRPr="007A4AFC" w:rsidRDefault="00A544BC" w:rsidP="00A544BC">
      <w:pPr>
        <w:spacing w:line="240" w:lineRule="auto"/>
        <w:ind w:left="5664"/>
        <w:rPr>
          <w:ins w:id="14100" w:author="Dr Mamadou SANOGO" w:date="2023-10-25T17:05:00Z"/>
          <w:rFonts w:ascii="Arial" w:eastAsia="Calibri" w:hAnsi="Arial" w:cs="Arial"/>
          <w:b/>
          <w:bCs/>
          <w:color w:val="000000" w:themeColor="text1"/>
          <w:lang w:eastAsia="en-US"/>
          <w:rPrChange w:id="14101" w:author="Dr Mamadou SANOGO" w:date="2023-10-25T18:15:00Z">
            <w:rPr>
              <w:ins w:id="14102" w:author="Dr Mamadou SANOGO" w:date="2023-10-25T17:05:00Z"/>
              <w:rFonts w:ascii="Arial" w:eastAsia="Calibri" w:hAnsi="Arial" w:cs="Arial"/>
              <w:b/>
              <w:bCs/>
              <w:lang w:eastAsia="en-US"/>
            </w:rPr>
          </w:rPrChange>
        </w:rPr>
      </w:pPr>
      <w:ins w:id="14103" w:author="Dr Mamadou SANOGO" w:date="2023-10-25T17:05:00Z">
        <w:r w:rsidRPr="007A4AFC">
          <w:rPr>
            <w:rFonts w:ascii="Arial" w:eastAsia="Calibri" w:hAnsi="Arial" w:cs="Arial"/>
            <w:b/>
            <w:bCs/>
            <w:color w:val="000000" w:themeColor="text1"/>
            <w:lang w:eastAsia="en-US"/>
            <w:rPrChange w:id="14104" w:author="Dr Mamadou SANOGO" w:date="2023-10-25T18:15:00Z">
              <w:rPr>
                <w:rFonts w:ascii="Arial" w:eastAsia="Calibri" w:hAnsi="Arial" w:cs="Arial"/>
                <w:b/>
                <w:bCs/>
                <w:lang w:eastAsia="en-US"/>
              </w:rPr>
            </w:rPrChange>
          </w:rPr>
          <w:t>Bamako le 12 mai 2016</w:t>
        </w:r>
      </w:ins>
    </w:p>
    <w:p w14:paraId="0EF3D354" w14:textId="77777777" w:rsidR="00A544BC" w:rsidRPr="007A4AFC" w:rsidRDefault="00A544BC" w:rsidP="00A544BC">
      <w:pPr>
        <w:spacing w:line="240" w:lineRule="auto"/>
        <w:ind w:left="5664"/>
        <w:rPr>
          <w:ins w:id="14105" w:author="Dr Mamadou SANOGO" w:date="2023-10-25T17:05:00Z"/>
          <w:rFonts w:ascii="Arial" w:eastAsia="Calibri" w:hAnsi="Arial" w:cs="Arial"/>
          <w:b/>
          <w:bCs/>
          <w:color w:val="000000" w:themeColor="text1"/>
          <w:lang w:eastAsia="en-US"/>
          <w:rPrChange w:id="14106" w:author="Dr Mamadou SANOGO" w:date="2023-10-25T18:15:00Z">
            <w:rPr>
              <w:ins w:id="14107" w:author="Dr Mamadou SANOGO" w:date="2023-10-25T17:05:00Z"/>
              <w:rFonts w:ascii="Arial" w:eastAsia="Calibri" w:hAnsi="Arial" w:cs="Arial"/>
              <w:b/>
              <w:bCs/>
              <w:lang w:eastAsia="en-US"/>
            </w:rPr>
          </w:rPrChange>
        </w:rPr>
      </w:pPr>
    </w:p>
    <w:p w14:paraId="3AFF0513" w14:textId="77777777" w:rsidR="00A544BC" w:rsidRPr="007A4AFC" w:rsidRDefault="00A544BC" w:rsidP="00A544BC">
      <w:pPr>
        <w:spacing w:line="240" w:lineRule="auto"/>
        <w:ind w:left="5664"/>
        <w:rPr>
          <w:ins w:id="14108" w:author="Dr Mamadou SANOGO" w:date="2023-10-25T17:05:00Z"/>
          <w:rFonts w:ascii="Arial" w:eastAsia="Calibri" w:hAnsi="Arial" w:cs="Arial"/>
          <w:color w:val="000000" w:themeColor="text1"/>
          <w:lang w:eastAsia="en-US"/>
          <w:rPrChange w:id="14109" w:author="Dr Mamadou SANOGO" w:date="2023-10-25T18:15:00Z">
            <w:rPr>
              <w:ins w:id="14110" w:author="Dr Mamadou SANOGO" w:date="2023-10-25T17:05:00Z"/>
              <w:rFonts w:ascii="Arial" w:eastAsia="Calibri" w:hAnsi="Arial" w:cs="Arial"/>
              <w:lang w:eastAsia="en-US"/>
            </w:rPr>
          </w:rPrChange>
        </w:rPr>
      </w:pPr>
      <w:ins w:id="14111" w:author="Dr Mamadou SANOGO" w:date="2023-10-25T17:05:00Z">
        <w:r w:rsidRPr="007A4AFC">
          <w:rPr>
            <w:rFonts w:ascii="Arial" w:eastAsia="Calibri" w:hAnsi="Arial" w:cs="Arial"/>
            <w:color w:val="000000" w:themeColor="text1"/>
            <w:lang w:eastAsia="en-US"/>
            <w:rPrChange w:id="14112" w:author="Dr Mamadou SANOGO" w:date="2023-10-25T18:15:00Z">
              <w:rPr>
                <w:rFonts w:ascii="Arial" w:eastAsia="Calibri" w:hAnsi="Arial" w:cs="Arial"/>
                <w:lang w:eastAsia="en-US"/>
              </w:rPr>
            </w:rPrChange>
          </w:rPr>
          <w:t xml:space="preserve">      Directeur General</w:t>
        </w:r>
      </w:ins>
    </w:p>
    <w:p w14:paraId="64726F49" w14:textId="77777777" w:rsidR="00A544BC" w:rsidRPr="007A4AFC" w:rsidRDefault="00A544BC" w:rsidP="00A544BC">
      <w:pPr>
        <w:spacing w:line="240" w:lineRule="auto"/>
        <w:ind w:left="5664"/>
        <w:rPr>
          <w:ins w:id="14113" w:author="Dr Mamadou SANOGO" w:date="2023-10-25T17:05:00Z"/>
          <w:rFonts w:ascii="Arial" w:eastAsia="Calibri" w:hAnsi="Arial" w:cs="Arial"/>
          <w:color w:val="000000" w:themeColor="text1"/>
          <w:lang w:eastAsia="en-US"/>
          <w:rPrChange w:id="14114" w:author="Dr Mamadou SANOGO" w:date="2023-10-25T18:15:00Z">
            <w:rPr>
              <w:ins w:id="14115" w:author="Dr Mamadou SANOGO" w:date="2023-10-25T17:05:00Z"/>
              <w:rFonts w:ascii="Arial" w:eastAsia="Calibri" w:hAnsi="Arial" w:cs="Arial"/>
              <w:lang w:eastAsia="en-US"/>
            </w:rPr>
          </w:rPrChange>
        </w:rPr>
      </w:pPr>
    </w:p>
    <w:p w14:paraId="15242501" w14:textId="77777777" w:rsidR="00A544BC" w:rsidRPr="007A4AFC" w:rsidRDefault="00A544BC" w:rsidP="00A544BC">
      <w:pPr>
        <w:spacing w:line="240" w:lineRule="auto"/>
        <w:ind w:left="5664"/>
        <w:rPr>
          <w:ins w:id="14116" w:author="Dr Mamadou SANOGO" w:date="2023-10-25T17:05:00Z"/>
          <w:rFonts w:ascii="Arial" w:eastAsia="Calibri" w:hAnsi="Arial" w:cs="Arial"/>
          <w:color w:val="000000" w:themeColor="text1"/>
          <w:lang w:eastAsia="en-US"/>
          <w:rPrChange w:id="14117" w:author="Dr Mamadou SANOGO" w:date="2023-10-25T18:15:00Z">
            <w:rPr>
              <w:ins w:id="14118" w:author="Dr Mamadou SANOGO" w:date="2023-10-25T17:05:00Z"/>
              <w:rFonts w:ascii="Arial" w:eastAsia="Calibri" w:hAnsi="Arial" w:cs="Arial"/>
              <w:lang w:eastAsia="en-US"/>
            </w:rPr>
          </w:rPrChange>
        </w:rPr>
      </w:pPr>
    </w:p>
    <w:p w14:paraId="26AC56E8" w14:textId="77777777" w:rsidR="00A544BC" w:rsidRPr="007A4AFC" w:rsidRDefault="00A544BC" w:rsidP="00A544BC">
      <w:pPr>
        <w:spacing w:line="240" w:lineRule="auto"/>
        <w:ind w:left="5664"/>
        <w:rPr>
          <w:ins w:id="14119" w:author="Dr Mamadou SANOGO" w:date="2023-10-25T17:05:00Z"/>
          <w:rFonts w:ascii="Arial" w:eastAsia="Calibri" w:hAnsi="Arial" w:cs="Arial"/>
          <w:color w:val="000000" w:themeColor="text1"/>
          <w:lang w:eastAsia="en-US"/>
          <w:rPrChange w:id="14120" w:author="Dr Mamadou SANOGO" w:date="2023-10-25T18:15:00Z">
            <w:rPr>
              <w:ins w:id="14121" w:author="Dr Mamadou SANOGO" w:date="2023-10-25T17:05:00Z"/>
              <w:rFonts w:ascii="Arial" w:eastAsia="Calibri" w:hAnsi="Arial" w:cs="Arial"/>
              <w:lang w:eastAsia="en-US"/>
            </w:rPr>
          </w:rPrChange>
        </w:rPr>
      </w:pPr>
    </w:p>
    <w:p w14:paraId="3C8EB6F5" w14:textId="77777777" w:rsidR="00A544BC" w:rsidRPr="007A4AFC" w:rsidRDefault="00A544BC" w:rsidP="00A544BC">
      <w:pPr>
        <w:spacing w:line="240" w:lineRule="auto"/>
        <w:ind w:left="5664"/>
        <w:rPr>
          <w:ins w:id="14122" w:author="Dr Mamadou SANOGO" w:date="2023-10-25T17:05:00Z"/>
          <w:rFonts w:ascii="Arial" w:eastAsia="Calibri" w:hAnsi="Arial" w:cs="Arial"/>
          <w:color w:val="000000" w:themeColor="text1"/>
          <w:lang w:eastAsia="en-US"/>
          <w:rPrChange w:id="14123" w:author="Dr Mamadou SANOGO" w:date="2023-10-25T18:15:00Z">
            <w:rPr>
              <w:ins w:id="14124" w:author="Dr Mamadou SANOGO" w:date="2023-10-25T17:05:00Z"/>
              <w:rFonts w:ascii="Arial" w:eastAsia="Calibri" w:hAnsi="Arial" w:cs="Arial"/>
              <w:lang w:eastAsia="en-US"/>
            </w:rPr>
          </w:rPrChange>
        </w:rPr>
      </w:pPr>
    </w:p>
    <w:p w14:paraId="4A0DA314" w14:textId="77777777" w:rsidR="00A544BC" w:rsidRPr="007A4AFC" w:rsidRDefault="00A544BC" w:rsidP="00A544BC">
      <w:pPr>
        <w:spacing w:line="240" w:lineRule="auto"/>
        <w:ind w:left="5664"/>
        <w:rPr>
          <w:ins w:id="14125" w:author="Dr Mamadou SANOGO" w:date="2023-10-25T17:05:00Z"/>
          <w:rFonts w:ascii="Arial" w:eastAsia="Calibri" w:hAnsi="Arial" w:cs="Arial"/>
          <w:color w:val="000000" w:themeColor="text1"/>
          <w:lang w:eastAsia="en-US"/>
          <w:rPrChange w:id="14126" w:author="Dr Mamadou SANOGO" w:date="2023-10-25T18:15:00Z">
            <w:rPr>
              <w:ins w:id="14127" w:author="Dr Mamadou SANOGO" w:date="2023-10-25T17:05:00Z"/>
              <w:rFonts w:ascii="Arial" w:eastAsia="Calibri" w:hAnsi="Arial" w:cs="Arial"/>
              <w:lang w:eastAsia="en-US"/>
            </w:rPr>
          </w:rPrChange>
        </w:rPr>
      </w:pPr>
    </w:p>
    <w:p w14:paraId="08361A73" w14:textId="77777777" w:rsidR="00A544BC" w:rsidRPr="007A4AFC" w:rsidRDefault="00A544BC" w:rsidP="00A544BC">
      <w:pPr>
        <w:spacing w:line="240" w:lineRule="auto"/>
        <w:ind w:left="5664"/>
        <w:rPr>
          <w:ins w:id="14128" w:author="Dr Mamadou SANOGO" w:date="2023-10-25T17:05:00Z"/>
          <w:rFonts w:ascii="Arial" w:eastAsia="Calibri" w:hAnsi="Arial" w:cs="Arial"/>
          <w:color w:val="000000" w:themeColor="text1"/>
          <w:lang w:eastAsia="en-US"/>
          <w:rPrChange w:id="14129" w:author="Dr Mamadou SANOGO" w:date="2023-10-25T18:15:00Z">
            <w:rPr>
              <w:ins w:id="14130" w:author="Dr Mamadou SANOGO" w:date="2023-10-25T17:05:00Z"/>
              <w:rFonts w:ascii="Arial" w:eastAsia="Calibri" w:hAnsi="Arial" w:cs="Arial"/>
              <w:lang w:eastAsia="en-US"/>
            </w:rPr>
          </w:rPrChange>
        </w:rPr>
      </w:pPr>
      <w:ins w:id="14131" w:author="Dr Mamadou SANOGO" w:date="2023-10-25T17:05:00Z">
        <w:r w:rsidRPr="007A4AFC">
          <w:rPr>
            <w:rFonts w:ascii="Arial" w:eastAsia="Calibri" w:hAnsi="Arial" w:cs="Arial"/>
            <w:color w:val="000000" w:themeColor="text1"/>
            <w:lang w:eastAsia="en-US"/>
            <w:rPrChange w:id="14132" w:author="Dr Mamadou SANOGO" w:date="2023-10-25T18:15:00Z">
              <w:rPr>
                <w:rFonts w:ascii="Arial" w:eastAsia="Calibri" w:hAnsi="Arial" w:cs="Arial"/>
                <w:lang w:eastAsia="en-US"/>
              </w:rPr>
            </w:rPrChange>
          </w:rPr>
          <w:t>Dr SANOGO Mamadou</w:t>
        </w:r>
      </w:ins>
    </w:p>
    <w:p w14:paraId="1EA15BA3" w14:textId="77777777" w:rsidR="00A544BC" w:rsidRPr="007A4AFC" w:rsidRDefault="00A544BC" w:rsidP="00A544BC">
      <w:pPr>
        <w:spacing w:line="240" w:lineRule="auto"/>
        <w:rPr>
          <w:ins w:id="14133" w:author="Dr Mamadou SANOGO" w:date="2023-10-25T17:05:00Z"/>
          <w:rFonts w:ascii="Arial" w:eastAsia="Calibri" w:hAnsi="Arial" w:cs="Arial"/>
          <w:color w:val="000000" w:themeColor="text1"/>
          <w:lang w:eastAsia="en-US"/>
          <w:rPrChange w:id="14134" w:author="Dr Mamadou SANOGO" w:date="2023-10-25T18:15:00Z">
            <w:rPr>
              <w:ins w:id="14135" w:author="Dr Mamadou SANOGO" w:date="2023-10-25T17:05:00Z"/>
              <w:rFonts w:ascii="Arial" w:eastAsia="Calibri" w:hAnsi="Arial" w:cs="Arial"/>
              <w:lang w:eastAsia="en-US"/>
            </w:rPr>
          </w:rPrChange>
        </w:rPr>
      </w:pPr>
      <w:ins w:id="14136" w:author="Dr Mamadou SANOGO" w:date="2023-10-25T17:05:00Z">
        <w:r w:rsidRPr="007A4AFC">
          <w:rPr>
            <w:rFonts w:ascii="Arial" w:eastAsia="Calibri" w:hAnsi="Arial" w:cs="Arial"/>
            <w:color w:val="000000" w:themeColor="text1"/>
            <w:lang w:eastAsia="en-US"/>
            <w:rPrChange w:id="14137" w:author="Dr Mamadou SANOGO" w:date="2023-10-25T18:15:00Z">
              <w:rPr>
                <w:rFonts w:ascii="Arial" w:eastAsia="Calibri" w:hAnsi="Arial" w:cs="Arial"/>
                <w:lang w:eastAsia="en-US"/>
              </w:rPr>
            </w:rPrChange>
          </w:rPr>
          <w:t xml:space="preserve">         </w:t>
        </w:r>
        <w:bookmarkEnd w:id="13984"/>
      </w:ins>
    </w:p>
    <w:p w14:paraId="03346CB3" w14:textId="118EE725" w:rsidR="00A544BC" w:rsidRPr="007A4AFC" w:rsidRDefault="00A544BC" w:rsidP="00D81BFF">
      <w:pPr>
        <w:shd w:val="clear" w:color="auto" w:fill="FFFFFF"/>
        <w:spacing w:line="240" w:lineRule="auto"/>
        <w:ind w:right="9"/>
        <w:jc w:val="center"/>
        <w:rPr>
          <w:ins w:id="14138" w:author="Dr Mamadou SANOGO" w:date="2023-10-25T17:05:00Z"/>
          <w:b/>
          <w:color w:val="000000" w:themeColor="text1"/>
          <w:sz w:val="44"/>
          <w:rPrChange w:id="14139" w:author="Dr Mamadou SANOGO" w:date="2023-10-25T18:15:00Z">
            <w:rPr>
              <w:ins w:id="14140" w:author="Dr Mamadou SANOGO" w:date="2023-10-25T17:05:00Z"/>
              <w:b/>
              <w:sz w:val="44"/>
            </w:rPr>
          </w:rPrChange>
        </w:rPr>
      </w:pPr>
    </w:p>
    <w:p w14:paraId="32462892" w14:textId="2A53177E" w:rsidR="00A544BC" w:rsidRPr="007A4AFC" w:rsidRDefault="00A544BC" w:rsidP="00D81BFF">
      <w:pPr>
        <w:shd w:val="clear" w:color="auto" w:fill="FFFFFF"/>
        <w:spacing w:line="240" w:lineRule="auto"/>
        <w:ind w:right="9"/>
        <w:jc w:val="center"/>
        <w:rPr>
          <w:ins w:id="14141" w:author="Dr Mamadou SANOGO" w:date="2023-10-25T17:05:00Z"/>
          <w:b/>
          <w:color w:val="000000" w:themeColor="text1"/>
          <w:sz w:val="44"/>
          <w:rPrChange w:id="14142" w:author="Dr Mamadou SANOGO" w:date="2023-10-25T18:15:00Z">
            <w:rPr>
              <w:ins w:id="14143" w:author="Dr Mamadou SANOGO" w:date="2023-10-25T17:05:00Z"/>
              <w:b/>
              <w:sz w:val="44"/>
            </w:rPr>
          </w:rPrChange>
        </w:rPr>
      </w:pPr>
    </w:p>
    <w:p w14:paraId="50B90740" w14:textId="62817263" w:rsidR="00A544BC" w:rsidRPr="007A4AFC" w:rsidRDefault="00A544BC" w:rsidP="00D81BFF">
      <w:pPr>
        <w:shd w:val="clear" w:color="auto" w:fill="FFFFFF"/>
        <w:spacing w:line="240" w:lineRule="auto"/>
        <w:ind w:right="9"/>
        <w:jc w:val="center"/>
        <w:rPr>
          <w:ins w:id="14144" w:author="Dr Mamadou SANOGO" w:date="2023-10-25T17:05:00Z"/>
          <w:b/>
          <w:color w:val="000000" w:themeColor="text1"/>
          <w:sz w:val="44"/>
          <w:rPrChange w:id="14145" w:author="Dr Mamadou SANOGO" w:date="2023-10-25T18:15:00Z">
            <w:rPr>
              <w:ins w:id="14146" w:author="Dr Mamadou SANOGO" w:date="2023-10-25T17:05:00Z"/>
              <w:b/>
              <w:sz w:val="44"/>
            </w:rPr>
          </w:rPrChange>
        </w:rPr>
      </w:pPr>
    </w:p>
    <w:p w14:paraId="1B0E300F" w14:textId="2183BBDD" w:rsidR="00A544BC" w:rsidRPr="007A4AFC" w:rsidRDefault="00A544BC" w:rsidP="00D81BFF">
      <w:pPr>
        <w:shd w:val="clear" w:color="auto" w:fill="FFFFFF"/>
        <w:spacing w:line="240" w:lineRule="auto"/>
        <w:ind w:right="9"/>
        <w:jc w:val="center"/>
        <w:rPr>
          <w:ins w:id="14147" w:author="Dr Mamadou SANOGO" w:date="2023-10-25T17:05:00Z"/>
          <w:b/>
          <w:color w:val="000000" w:themeColor="text1"/>
          <w:sz w:val="44"/>
          <w:rPrChange w:id="14148" w:author="Dr Mamadou SANOGO" w:date="2023-10-25T18:15:00Z">
            <w:rPr>
              <w:ins w:id="14149" w:author="Dr Mamadou SANOGO" w:date="2023-10-25T17:05:00Z"/>
              <w:b/>
              <w:sz w:val="44"/>
            </w:rPr>
          </w:rPrChange>
        </w:rPr>
      </w:pPr>
    </w:p>
    <w:p w14:paraId="55CAD1B2" w14:textId="77777777" w:rsidR="00A544BC" w:rsidRPr="007A4AFC" w:rsidRDefault="00A544BC" w:rsidP="00D81BFF">
      <w:pPr>
        <w:shd w:val="clear" w:color="auto" w:fill="FFFFFF"/>
        <w:spacing w:line="240" w:lineRule="auto"/>
        <w:ind w:right="9"/>
        <w:jc w:val="center"/>
        <w:rPr>
          <w:ins w:id="14150" w:author="Dr Mamadou SANOGO" w:date="2023-10-25T15:02:00Z"/>
          <w:b/>
          <w:color w:val="000000" w:themeColor="text1"/>
          <w:sz w:val="44"/>
          <w:rPrChange w:id="14151" w:author="Dr Mamadou SANOGO" w:date="2023-10-25T18:15:00Z">
            <w:rPr>
              <w:ins w:id="14152" w:author="Dr Mamadou SANOGO" w:date="2023-10-25T15:02:00Z"/>
              <w:b/>
              <w:sz w:val="44"/>
            </w:rPr>
          </w:rPrChange>
        </w:rPr>
      </w:pPr>
    </w:p>
    <w:p w14:paraId="3FB48652" w14:textId="77777777" w:rsidR="00232B19" w:rsidRPr="007A4AFC" w:rsidRDefault="00232B19" w:rsidP="00D81BFF">
      <w:pPr>
        <w:shd w:val="clear" w:color="auto" w:fill="FFFFFF"/>
        <w:spacing w:line="240" w:lineRule="auto"/>
        <w:ind w:right="9"/>
        <w:jc w:val="center"/>
        <w:rPr>
          <w:ins w:id="14153" w:author="Dr Mamadou SANOGO" w:date="2023-10-25T17:06:00Z"/>
          <w:b/>
          <w:color w:val="000000" w:themeColor="text1"/>
          <w:sz w:val="44"/>
          <w:rPrChange w:id="14154" w:author="Dr Mamadou SANOGO" w:date="2023-10-25T18:15:00Z">
            <w:rPr>
              <w:ins w:id="14155" w:author="Dr Mamadou SANOGO" w:date="2023-10-25T17:06:00Z"/>
              <w:b/>
              <w:sz w:val="44"/>
            </w:rPr>
          </w:rPrChange>
        </w:rPr>
      </w:pPr>
    </w:p>
    <w:p w14:paraId="4ADFF9F2" w14:textId="77777777" w:rsidR="00232B19" w:rsidRPr="007A4AFC" w:rsidRDefault="00232B19" w:rsidP="00D81BFF">
      <w:pPr>
        <w:shd w:val="clear" w:color="auto" w:fill="FFFFFF"/>
        <w:spacing w:line="240" w:lineRule="auto"/>
        <w:ind w:right="9"/>
        <w:jc w:val="center"/>
        <w:rPr>
          <w:ins w:id="14156" w:author="Dr Mamadou SANOGO" w:date="2023-10-25T17:06:00Z"/>
          <w:b/>
          <w:color w:val="000000" w:themeColor="text1"/>
          <w:sz w:val="44"/>
          <w:rPrChange w:id="14157" w:author="Dr Mamadou SANOGO" w:date="2023-10-25T18:15:00Z">
            <w:rPr>
              <w:ins w:id="14158" w:author="Dr Mamadou SANOGO" w:date="2023-10-25T17:06:00Z"/>
              <w:b/>
              <w:sz w:val="44"/>
            </w:rPr>
          </w:rPrChange>
        </w:rPr>
      </w:pPr>
    </w:p>
    <w:p w14:paraId="69E4B26F" w14:textId="77777777" w:rsidR="00232B19" w:rsidRPr="007A4AFC" w:rsidRDefault="00232B19" w:rsidP="00D81BFF">
      <w:pPr>
        <w:shd w:val="clear" w:color="auto" w:fill="FFFFFF"/>
        <w:spacing w:line="240" w:lineRule="auto"/>
        <w:ind w:right="9"/>
        <w:jc w:val="center"/>
        <w:rPr>
          <w:ins w:id="14159" w:author="Dr Mamadou SANOGO" w:date="2023-10-25T17:06:00Z"/>
          <w:b/>
          <w:color w:val="000000" w:themeColor="text1"/>
          <w:sz w:val="44"/>
          <w:rPrChange w:id="14160" w:author="Dr Mamadou SANOGO" w:date="2023-10-25T18:15:00Z">
            <w:rPr>
              <w:ins w:id="14161" w:author="Dr Mamadou SANOGO" w:date="2023-10-25T17:06:00Z"/>
              <w:b/>
              <w:sz w:val="44"/>
            </w:rPr>
          </w:rPrChange>
        </w:rPr>
      </w:pPr>
    </w:p>
    <w:p w14:paraId="371D0E14" w14:textId="2213A9A0" w:rsidR="00232B19" w:rsidRPr="007A4AFC" w:rsidRDefault="00232B19" w:rsidP="00D81BFF">
      <w:pPr>
        <w:shd w:val="clear" w:color="auto" w:fill="FFFFFF"/>
        <w:spacing w:line="240" w:lineRule="auto"/>
        <w:ind w:right="9"/>
        <w:jc w:val="center"/>
        <w:rPr>
          <w:ins w:id="14162" w:author="Dr Mamadou SANOGO" w:date="2023-10-25T17:06:00Z"/>
          <w:b/>
          <w:color w:val="000000" w:themeColor="text1"/>
          <w:sz w:val="44"/>
          <w:rPrChange w:id="14163" w:author="Dr Mamadou SANOGO" w:date="2023-10-25T18:15:00Z">
            <w:rPr>
              <w:ins w:id="14164" w:author="Dr Mamadou SANOGO" w:date="2023-10-25T17:06:00Z"/>
              <w:b/>
              <w:sz w:val="44"/>
            </w:rPr>
          </w:rPrChange>
        </w:rPr>
      </w:pPr>
    </w:p>
    <w:p w14:paraId="675F27BA" w14:textId="18126E7F" w:rsidR="00232B19" w:rsidRPr="007A4AFC" w:rsidRDefault="00232B19" w:rsidP="00D81BFF">
      <w:pPr>
        <w:shd w:val="clear" w:color="auto" w:fill="FFFFFF"/>
        <w:spacing w:line="240" w:lineRule="auto"/>
        <w:ind w:right="9"/>
        <w:jc w:val="center"/>
        <w:rPr>
          <w:ins w:id="14165" w:author="Dr Mamadou SANOGO" w:date="2023-10-25T17:06:00Z"/>
          <w:b/>
          <w:color w:val="000000" w:themeColor="text1"/>
          <w:sz w:val="44"/>
          <w:rPrChange w:id="14166" w:author="Dr Mamadou SANOGO" w:date="2023-10-25T18:15:00Z">
            <w:rPr>
              <w:ins w:id="14167" w:author="Dr Mamadou SANOGO" w:date="2023-10-25T17:06:00Z"/>
              <w:b/>
              <w:sz w:val="44"/>
            </w:rPr>
          </w:rPrChange>
        </w:rPr>
      </w:pPr>
    </w:p>
    <w:p w14:paraId="1625C4CC" w14:textId="1479C348" w:rsidR="00232B19" w:rsidRPr="007A4AFC" w:rsidRDefault="00232B19" w:rsidP="00D81BFF">
      <w:pPr>
        <w:shd w:val="clear" w:color="auto" w:fill="FFFFFF"/>
        <w:spacing w:line="240" w:lineRule="auto"/>
        <w:ind w:right="9"/>
        <w:jc w:val="center"/>
        <w:rPr>
          <w:ins w:id="14168" w:author="Dr Mamadou SANOGO" w:date="2023-10-25T17:06:00Z"/>
          <w:b/>
          <w:color w:val="000000" w:themeColor="text1"/>
          <w:sz w:val="44"/>
          <w:rPrChange w:id="14169" w:author="Dr Mamadou SANOGO" w:date="2023-10-25T18:15:00Z">
            <w:rPr>
              <w:ins w:id="14170" w:author="Dr Mamadou SANOGO" w:date="2023-10-25T17:06:00Z"/>
              <w:b/>
              <w:sz w:val="44"/>
            </w:rPr>
          </w:rPrChange>
        </w:rPr>
      </w:pPr>
    </w:p>
    <w:p w14:paraId="1E454BDE" w14:textId="6359681C" w:rsidR="00232B19" w:rsidRPr="007A4AFC" w:rsidRDefault="00232B19" w:rsidP="00D81BFF">
      <w:pPr>
        <w:shd w:val="clear" w:color="auto" w:fill="FFFFFF"/>
        <w:spacing w:line="240" w:lineRule="auto"/>
        <w:ind w:right="9"/>
        <w:jc w:val="center"/>
        <w:rPr>
          <w:ins w:id="14171" w:author="Dr Mamadou SANOGO" w:date="2023-10-25T17:06:00Z"/>
          <w:b/>
          <w:color w:val="000000" w:themeColor="text1"/>
          <w:sz w:val="44"/>
          <w:rPrChange w:id="14172" w:author="Dr Mamadou SANOGO" w:date="2023-10-25T18:15:00Z">
            <w:rPr>
              <w:ins w:id="14173" w:author="Dr Mamadou SANOGO" w:date="2023-10-25T17:06:00Z"/>
              <w:b/>
              <w:sz w:val="44"/>
            </w:rPr>
          </w:rPrChange>
        </w:rPr>
      </w:pPr>
    </w:p>
    <w:p w14:paraId="77FBF6D9" w14:textId="77777777" w:rsidR="00232B19" w:rsidRPr="007A4AFC" w:rsidRDefault="00232B19" w:rsidP="00D81BFF">
      <w:pPr>
        <w:shd w:val="clear" w:color="auto" w:fill="FFFFFF"/>
        <w:spacing w:line="240" w:lineRule="auto"/>
        <w:ind w:right="9"/>
        <w:jc w:val="center"/>
        <w:rPr>
          <w:ins w:id="14174" w:author="Dr Mamadou SANOGO" w:date="2023-10-25T17:06:00Z"/>
          <w:b/>
          <w:color w:val="000000" w:themeColor="text1"/>
          <w:sz w:val="44"/>
          <w:rPrChange w:id="14175" w:author="Dr Mamadou SANOGO" w:date="2023-10-25T18:15:00Z">
            <w:rPr>
              <w:ins w:id="14176" w:author="Dr Mamadou SANOGO" w:date="2023-10-25T17:06:00Z"/>
              <w:b/>
              <w:sz w:val="44"/>
            </w:rPr>
          </w:rPrChange>
        </w:rPr>
      </w:pPr>
    </w:p>
    <w:p w14:paraId="0401E3BE" w14:textId="657793CD" w:rsidR="00D81BFF" w:rsidRPr="007A4AFC" w:rsidRDefault="00D81BFF" w:rsidP="00D81BFF">
      <w:pPr>
        <w:shd w:val="clear" w:color="auto" w:fill="FFFFFF"/>
        <w:spacing w:line="240" w:lineRule="auto"/>
        <w:ind w:right="9"/>
        <w:jc w:val="center"/>
        <w:rPr>
          <w:ins w:id="14177" w:author="Dr Mamadou SANOGO" w:date="2023-10-25T17:06:00Z"/>
          <w:b/>
          <w:color w:val="000000" w:themeColor="text1"/>
          <w:sz w:val="44"/>
          <w:rPrChange w:id="14178" w:author="Dr Mamadou SANOGO" w:date="2023-10-25T18:15:00Z">
            <w:rPr>
              <w:ins w:id="14179" w:author="Dr Mamadou SANOGO" w:date="2023-10-25T17:06:00Z"/>
              <w:b/>
              <w:sz w:val="44"/>
            </w:rPr>
          </w:rPrChange>
        </w:rPr>
      </w:pPr>
      <w:ins w:id="14180" w:author="Dr Mamadou SANOGO" w:date="2023-10-25T15:02:00Z">
        <w:r w:rsidRPr="007A4AFC">
          <w:rPr>
            <w:b/>
            <w:color w:val="000000" w:themeColor="text1"/>
            <w:sz w:val="44"/>
            <w:rPrChange w:id="14181" w:author="Dr Mamadou SANOGO" w:date="2023-10-25T18:15:00Z">
              <w:rPr>
                <w:b/>
                <w:sz w:val="44"/>
              </w:rPr>
            </w:rPrChange>
          </w:rPr>
          <w:t>Annexe n°02</w:t>
        </w:r>
      </w:ins>
      <w:ins w:id="14182" w:author="Dr Mamadou SANOGO" w:date="2023-10-25T17:05:00Z">
        <w:r w:rsidR="00A544BC" w:rsidRPr="007A4AFC">
          <w:rPr>
            <w:b/>
            <w:color w:val="000000" w:themeColor="text1"/>
            <w:sz w:val="44"/>
            <w:rPrChange w:id="14183" w:author="Dr Mamadou SANOGO" w:date="2023-10-25T18:15:00Z">
              <w:rPr>
                <w:b/>
                <w:sz w:val="44"/>
              </w:rPr>
            </w:rPrChange>
          </w:rPr>
          <w:t>2</w:t>
        </w:r>
      </w:ins>
      <w:ins w:id="14184" w:author="Dr Mamadou SANOGO" w:date="2023-10-25T15:02:00Z">
        <w:r w:rsidRPr="007A4AFC">
          <w:rPr>
            <w:b/>
            <w:color w:val="000000" w:themeColor="text1"/>
            <w:sz w:val="44"/>
            <w:rPrChange w:id="14185" w:author="Dr Mamadou SANOGO" w:date="2023-10-25T18:15:00Z">
              <w:rPr>
                <w:b/>
                <w:sz w:val="44"/>
              </w:rPr>
            </w:rPrChange>
          </w:rPr>
          <w:t> : Fiche</w:t>
        </w:r>
      </w:ins>
      <w:ins w:id="14186" w:author="Dr Mamadou SANOGO" w:date="2023-10-25T17:20:00Z">
        <w:r w:rsidR="00D02BE3" w:rsidRPr="007A4AFC">
          <w:rPr>
            <w:b/>
            <w:color w:val="000000" w:themeColor="text1"/>
            <w:sz w:val="44"/>
            <w:rPrChange w:id="14187" w:author="Dr Mamadou SANOGO" w:date="2023-10-25T18:15:00Z">
              <w:rPr>
                <w:b/>
                <w:sz w:val="44"/>
              </w:rPr>
            </w:rPrChange>
          </w:rPr>
          <w:t>s</w:t>
        </w:r>
      </w:ins>
      <w:ins w:id="14188" w:author="Dr Mamadou SANOGO" w:date="2023-10-25T15:02:00Z">
        <w:r w:rsidRPr="007A4AFC">
          <w:rPr>
            <w:b/>
            <w:color w:val="000000" w:themeColor="text1"/>
            <w:sz w:val="44"/>
            <w:rPrChange w:id="14189" w:author="Dr Mamadou SANOGO" w:date="2023-10-25T18:15:00Z">
              <w:rPr>
                <w:b/>
                <w:sz w:val="44"/>
              </w:rPr>
            </w:rPrChange>
          </w:rPr>
          <w:t xml:space="preserve"> d’évaluation des enseignements </w:t>
        </w:r>
      </w:ins>
    </w:p>
    <w:p w14:paraId="4147E868" w14:textId="5D641FC2" w:rsidR="00232B19" w:rsidRPr="007A4AFC" w:rsidRDefault="00232B19" w:rsidP="00D81BFF">
      <w:pPr>
        <w:shd w:val="clear" w:color="auto" w:fill="FFFFFF"/>
        <w:spacing w:line="240" w:lineRule="auto"/>
        <w:ind w:right="9"/>
        <w:jc w:val="center"/>
        <w:rPr>
          <w:ins w:id="14190" w:author="Dr Mamadou SANOGO" w:date="2023-10-25T17:06:00Z"/>
          <w:b/>
          <w:color w:val="000000" w:themeColor="text1"/>
          <w:sz w:val="44"/>
          <w:rPrChange w:id="14191" w:author="Dr Mamadou SANOGO" w:date="2023-10-25T18:15:00Z">
            <w:rPr>
              <w:ins w:id="14192" w:author="Dr Mamadou SANOGO" w:date="2023-10-25T17:06:00Z"/>
              <w:b/>
              <w:sz w:val="44"/>
            </w:rPr>
          </w:rPrChange>
        </w:rPr>
      </w:pPr>
    </w:p>
    <w:p w14:paraId="652347BE" w14:textId="468667EE" w:rsidR="00232B19" w:rsidRPr="007A4AFC" w:rsidRDefault="00232B19" w:rsidP="00D81BFF">
      <w:pPr>
        <w:shd w:val="clear" w:color="auto" w:fill="FFFFFF"/>
        <w:spacing w:line="240" w:lineRule="auto"/>
        <w:ind w:right="9"/>
        <w:jc w:val="center"/>
        <w:rPr>
          <w:ins w:id="14193" w:author="Dr Mamadou SANOGO" w:date="2023-10-25T17:06:00Z"/>
          <w:b/>
          <w:color w:val="000000" w:themeColor="text1"/>
          <w:sz w:val="44"/>
          <w:rPrChange w:id="14194" w:author="Dr Mamadou SANOGO" w:date="2023-10-25T18:15:00Z">
            <w:rPr>
              <w:ins w:id="14195" w:author="Dr Mamadou SANOGO" w:date="2023-10-25T17:06:00Z"/>
              <w:b/>
              <w:sz w:val="44"/>
            </w:rPr>
          </w:rPrChange>
        </w:rPr>
      </w:pPr>
    </w:p>
    <w:p w14:paraId="2D4DFDD7" w14:textId="720F254B" w:rsidR="00232B19" w:rsidRPr="007A4AFC" w:rsidRDefault="00232B19" w:rsidP="00D81BFF">
      <w:pPr>
        <w:shd w:val="clear" w:color="auto" w:fill="FFFFFF"/>
        <w:spacing w:line="240" w:lineRule="auto"/>
        <w:ind w:right="9"/>
        <w:jc w:val="center"/>
        <w:rPr>
          <w:ins w:id="14196" w:author="Dr Mamadou SANOGO" w:date="2023-10-25T17:06:00Z"/>
          <w:b/>
          <w:color w:val="000000" w:themeColor="text1"/>
          <w:sz w:val="44"/>
          <w:rPrChange w:id="14197" w:author="Dr Mamadou SANOGO" w:date="2023-10-25T18:15:00Z">
            <w:rPr>
              <w:ins w:id="14198" w:author="Dr Mamadou SANOGO" w:date="2023-10-25T17:06:00Z"/>
              <w:b/>
              <w:sz w:val="44"/>
            </w:rPr>
          </w:rPrChange>
        </w:rPr>
      </w:pPr>
    </w:p>
    <w:p w14:paraId="4A16AD66" w14:textId="66AA9620" w:rsidR="00232B19" w:rsidRPr="007A4AFC" w:rsidRDefault="00232B19" w:rsidP="00D81BFF">
      <w:pPr>
        <w:shd w:val="clear" w:color="auto" w:fill="FFFFFF"/>
        <w:spacing w:line="240" w:lineRule="auto"/>
        <w:ind w:right="9"/>
        <w:jc w:val="center"/>
        <w:rPr>
          <w:ins w:id="14199" w:author="Dr Mamadou SANOGO" w:date="2023-10-25T17:06:00Z"/>
          <w:b/>
          <w:color w:val="000000" w:themeColor="text1"/>
          <w:sz w:val="44"/>
          <w:rPrChange w:id="14200" w:author="Dr Mamadou SANOGO" w:date="2023-10-25T18:15:00Z">
            <w:rPr>
              <w:ins w:id="14201" w:author="Dr Mamadou SANOGO" w:date="2023-10-25T17:06:00Z"/>
              <w:b/>
              <w:sz w:val="44"/>
            </w:rPr>
          </w:rPrChange>
        </w:rPr>
      </w:pPr>
    </w:p>
    <w:p w14:paraId="394E45C8" w14:textId="1BEE0511" w:rsidR="00232B19" w:rsidRPr="007A4AFC" w:rsidRDefault="00232B19" w:rsidP="00D81BFF">
      <w:pPr>
        <w:shd w:val="clear" w:color="auto" w:fill="FFFFFF"/>
        <w:spacing w:line="240" w:lineRule="auto"/>
        <w:ind w:right="9"/>
        <w:jc w:val="center"/>
        <w:rPr>
          <w:ins w:id="14202" w:author="Dr Mamadou SANOGO" w:date="2023-10-25T17:06:00Z"/>
          <w:b/>
          <w:color w:val="000000" w:themeColor="text1"/>
          <w:sz w:val="44"/>
          <w:rPrChange w:id="14203" w:author="Dr Mamadou SANOGO" w:date="2023-10-25T18:15:00Z">
            <w:rPr>
              <w:ins w:id="14204" w:author="Dr Mamadou SANOGO" w:date="2023-10-25T17:06:00Z"/>
              <w:b/>
              <w:sz w:val="44"/>
            </w:rPr>
          </w:rPrChange>
        </w:rPr>
      </w:pPr>
    </w:p>
    <w:p w14:paraId="15450EEF" w14:textId="556F1DFE" w:rsidR="00232B19" w:rsidRPr="007A4AFC" w:rsidRDefault="00232B19" w:rsidP="00D81BFF">
      <w:pPr>
        <w:shd w:val="clear" w:color="auto" w:fill="FFFFFF"/>
        <w:spacing w:line="240" w:lineRule="auto"/>
        <w:ind w:right="9"/>
        <w:jc w:val="center"/>
        <w:rPr>
          <w:ins w:id="14205" w:author="Dr Mamadou SANOGO" w:date="2023-10-25T17:06:00Z"/>
          <w:b/>
          <w:color w:val="000000" w:themeColor="text1"/>
          <w:sz w:val="44"/>
          <w:rPrChange w:id="14206" w:author="Dr Mamadou SANOGO" w:date="2023-10-25T18:15:00Z">
            <w:rPr>
              <w:ins w:id="14207" w:author="Dr Mamadou SANOGO" w:date="2023-10-25T17:06:00Z"/>
              <w:b/>
              <w:sz w:val="44"/>
            </w:rPr>
          </w:rPrChange>
        </w:rPr>
      </w:pPr>
    </w:p>
    <w:p w14:paraId="22DE798F" w14:textId="64C07F3E" w:rsidR="00232B19" w:rsidRPr="007A4AFC" w:rsidRDefault="00232B19" w:rsidP="00D81BFF">
      <w:pPr>
        <w:shd w:val="clear" w:color="auto" w:fill="FFFFFF"/>
        <w:spacing w:line="240" w:lineRule="auto"/>
        <w:ind w:right="9"/>
        <w:jc w:val="center"/>
        <w:rPr>
          <w:ins w:id="14208" w:author="Dr Mamadou SANOGO" w:date="2023-10-25T17:06:00Z"/>
          <w:b/>
          <w:color w:val="000000" w:themeColor="text1"/>
          <w:sz w:val="44"/>
          <w:rPrChange w:id="14209" w:author="Dr Mamadou SANOGO" w:date="2023-10-25T18:15:00Z">
            <w:rPr>
              <w:ins w:id="14210" w:author="Dr Mamadou SANOGO" w:date="2023-10-25T17:06:00Z"/>
              <w:b/>
              <w:sz w:val="44"/>
            </w:rPr>
          </w:rPrChange>
        </w:rPr>
      </w:pPr>
    </w:p>
    <w:p w14:paraId="47DE46FD" w14:textId="17E7E4B5" w:rsidR="00232B19" w:rsidRPr="007A4AFC" w:rsidRDefault="00232B19" w:rsidP="00D81BFF">
      <w:pPr>
        <w:shd w:val="clear" w:color="auto" w:fill="FFFFFF"/>
        <w:spacing w:line="240" w:lineRule="auto"/>
        <w:ind w:right="9"/>
        <w:jc w:val="center"/>
        <w:rPr>
          <w:ins w:id="14211" w:author="Dr Mamadou SANOGO" w:date="2023-10-25T17:06:00Z"/>
          <w:b/>
          <w:color w:val="000000" w:themeColor="text1"/>
          <w:sz w:val="44"/>
          <w:rPrChange w:id="14212" w:author="Dr Mamadou SANOGO" w:date="2023-10-25T18:15:00Z">
            <w:rPr>
              <w:ins w:id="14213" w:author="Dr Mamadou SANOGO" w:date="2023-10-25T17:06:00Z"/>
              <w:b/>
              <w:sz w:val="44"/>
            </w:rPr>
          </w:rPrChange>
        </w:rPr>
      </w:pPr>
    </w:p>
    <w:p w14:paraId="363DA056" w14:textId="23EE896F" w:rsidR="00232B19" w:rsidRPr="007A4AFC" w:rsidRDefault="00232B19" w:rsidP="00D81BFF">
      <w:pPr>
        <w:shd w:val="clear" w:color="auto" w:fill="FFFFFF"/>
        <w:spacing w:line="240" w:lineRule="auto"/>
        <w:ind w:right="9"/>
        <w:jc w:val="center"/>
        <w:rPr>
          <w:ins w:id="14214" w:author="Dr Mamadou SANOGO" w:date="2023-10-25T17:06:00Z"/>
          <w:b/>
          <w:color w:val="000000" w:themeColor="text1"/>
          <w:sz w:val="44"/>
          <w:rPrChange w:id="14215" w:author="Dr Mamadou SANOGO" w:date="2023-10-25T18:15:00Z">
            <w:rPr>
              <w:ins w:id="14216" w:author="Dr Mamadou SANOGO" w:date="2023-10-25T17:06:00Z"/>
              <w:b/>
              <w:sz w:val="44"/>
            </w:rPr>
          </w:rPrChange>
        </w:rPr>
      </w:pPr>
    </w:p>
    <w:p w14:paraId="111B34CE" w14:textId="02394A33" w:rsidR="00232B19" w:rsidRPr="007A4AFC" w:rsidRDefault="00232B19" w:rsidP="00D81BFF">
      <w:pPr>
        <w:shd w:val="clear" w:color="auto" w:fill="FFFFFF"/>
        <w:spacing w:line="240" w:lineRule="auto"/>
        <w:ind w:right="9"/>
        <w:jc w:val="center"/>
        <w:rPr>
          <w:ins w:id="14217" w:author="Dr Mamadou SANOGO" w:date="2023-10-25T17:06:00Z"/>
          <w:b/>
          <w:color w:val="000000" w:themeColor="text1"/>
          <w:sz w:val="44"/>
          <w:rPrChange w:id="14218" w:author="Dr Mamadou SANOGO" w:date="2023-10-25T18:15:00Z">
            <w:rPr>
              <w:ins w:id="14219" w:author="Dr Mamadou SANOGO" w:date="2023-10-25T17:06:00Z"/>
              <w:b/>
              <w:sz w:val="44"/>
            </w:rPr>
          </w:rPrChange>
        </w:rPr>
      </w:pPr>
    </w:p>
    <w:p w14:paraId="6AE02984" w14:textId="330FB013" w:rsidR="00232B19" w:rsidRPr="007A4AFC" w:rsidRDefault="00232B19" w:rsidP="00D81BFF">
      <w:pPr>
        <w:shd w:val="clear" w:color="auto" w:fill="FFFFFF"/>
        <w:spacing w:line="240" w:lineRule="auto"/>
        <w:ind w:right="9"/>
        <w:jc w:val="center"/>
        <w:rPr>
          <w:ins w:id="14220" w:author="Dr Mamadou SANOGO" w:date="2023-10-25T17:06:00Z"/>
          <w:b/>
          <w:color w:val="000000" w:themeColor="text1"/>
          <w:sz w:val="44"/>
          <w:rPrChange w:id="14221" w:author="Dr Mamadou SANOGO" w:date="2023-10-25T18:15:00Z">
            <w:rPr>
              <w:ins w:id="14222" w:author="Dr Mamadou SANOGO" w:date="2023-10-25T17:06:00Z"/>
              <w:b/>
              <w:sz w:val="44"/>
            </w:rPr>
          </w:rPrChange>
        </w:rPr>
      </w:pPr>
    </w:p>
    <w:p w14:paraId="7BE2A8BB" w14:textId="450BCA87" w:rsidR="00232B19" w:rsidRPr="007A4AFC" w:rsidRDefault="00232B19" w:rsidP="00D81BFF">
      <w:pPr>
        <w:shd w:val="clear" w:color="auto" w:fill="FFFFFF"/>
        <w:spacing w:line="240" w:lineRule="auto"/>
        <w:ind w:right="9"/>
        <w:jc w:val="center"/>
        <w:rPr>
          <w:ins w:id="14223" w:author="Dr Mamadou SANOGO" w:date="2023-10-25T17:06:00Z"/>
          <w:b/>
          <w:color w:val="000000" w:themeColor="text1"/>
          <w:sz w:val="44"/>
          <w:rPrChange w:id="14224" w:author="Dr Mamadou SANOGO" w:date="2023-10-25T18:15:00Z">
            <w:rPr>
              <w:ins w:id="14225" w:author="Dr Mamadou SANOGO" w:date="2023-10-25T17:06:00Z"/>
              <w:b/>
              <w:sz w:val="44"/>
            </w:rPr>
          </w:rPrChange>
        </w:rPr>
      </w:pPr>
    </w:p>
    <w:p w14:paraId="70657741" w14:textId="4EE5A55F" w:rsidR="00232B19" w:rsidRPr="007A4AFC" w:rsidRDefault="00232B19" w:rsidP="00D81BFF">
      <w:pPr>
        <w:shd w:val="clear" w:color="auto" w:fill="FFFFFF"/>
        <w:spacing w:line="240" w:lineRule="auto"/>
        <w:ind w:right="9"/>
        <w:jc w:val="center"/>
        <w:rPr>
          <w:ins w:id="14226" w:author="Dr Mamadou SANOGO" w:date="2023-10-25T17:06:00Z"/>
          <w:b/>
          <w:color w:val="000000" w:themeColor="text1"/>
          <w:sz w:val="44"/>
          <w:rPrChange w:id="14227" w:author="Dr Mamadou SANOGO" w:date="2023-10-25T18:15:00Z">
            <w:rPr>
              <w:ins w:id="14228" w:author="Dr Mamadou SANOGO" w:date="2023-10-25T17:06:00Z"/>
              <w:b/>
              <w:sz w:val="44"/>
            </w:rPr>
          </w:rPrChange>
        </w:rPr>
      </w:pPr>
    </w:p>
    <w:p w14:paraId="5B0610DE" w14:textId="60BACDED" w:rsidR="00232B19" w:rsidRDefault="00232B19" w:rsidP="00D81BFF">
      <w:pPr>
        <w:shd w:val="clear" w:color="auto" w:fill="FFFFFF"/>
        <w:ind w:right="9"/>
        <w:jc w:val="center"/>
        <w:rPr>
          <w:ins w:id="14229" w:author="Dr Mamadou SANOGO" w:date="2023-10-27T11:46:00Z"/>
          <w:b/>
          <w:color w:val="000000" w:themeColor="text1"/>
          <w:sz w:val="44"/>
        </w:rPr>
      </w:pPr>
    </w:p>
    <w:p w14:paraId="797ADD9A" w14:textId="5D0E95BB" w:rsidR="00DA7BA7" w:rsidRDefault="00DA7BA7" w:rsidP="00D81BFF">
      <w:pPr>
        <w:shd w:val="clear" w:color="auto" w:fill="FFFFFF"/>
        <w:ind w:right="9"/>
        <w:jc w:val="center"/>
        <w:rPr>
          <w:ins w:id="14230" w:author="Dr Mamadou SANOGO" w:date="2023-10-27T11:46:00Z"/>
          <w:b/>
          <w:color w:val="000000" w:themeColor="text1"/>
          <w:sz w:val="44"/>
        </w:rPr>
      </w:pPr>
    </w:p>
    <w:p w14:paraId="13931528" w14:textId="75346678" w:rsidR="00DA7BA7" w:rsidRDefault="00DA7BA7" w:rsidP="00D81BFF">
      <w:pPr>
        <w:shd w:val="clear" w:color="auto" w:fill="FFFFFF"/>
        <w:ind w:right="9"/>
        <w:jc w:val="center"/>
        <w:rPr>
          <w:ins w:id="14231" w:author="Dr Mamadou SANOGO" w:date="2023-10-27T11:46:00Z"/>
          <w:b/>
          <w:color w:val="000000" w:themeColor="text1"/>
          <w:sz w:val="44"/>
        </w:rPr>
      </w:pPr>
    </w:p>
    <w:p w14:paraId="764BFB2F" w14:textId="002A6F90" w:rsidR="00DA7BA7" w:rsidRDefault="00DA7BA7" w:rsidP="00D81BFF">
      <w:pPr>
        <w:shd w:val="clear" w:color="auto" w:fill="FFFFFF"/>
        <w:ind w:right="9"/>
        <w:jc w:val="center"/>
        <w:rPr>
          <w:ins w:id="14232" w:author="Dr Mamadou SANOGO" w:date="2023-10-27T11:46:00Z"/>
          <w:b/>
          <w:color w:val="000000" w:themeColor="text1"/>
          <w:sz w:val="44"/>
        </w:rPr>
      </w:pPr>
    </w:p>
    <w:p w14:paraId="7706A3B4" w14:textId="1A425FAB" w:rsidR="00DA7BA7" w:rsidRDefault="00DA7BA7" w:rsidP="00D81BFF">
      <w:pPr>
        <w:shd w:val="clear" w:color="auto" w:fill="FFFFFF"/>
        <w:ind w:right="9"/>
        <w:jc w:val="center"/>
        <w:rPr>
          <w:ins w:id="14233" w:author="Dr Mamadou SANOGO" w:date="2023-10-27T11:46:00Z"/>
          <w:b/>
          <w:color w:val="000000" w:themeColor="text1"/>
          <w:sz w:val="44"/>
        </w:rPr>
      </w:pPr>
    </w:p>
    <w:p w14:paraId="7F5CE07C" w14:textId="0D749F43" w:rsidR="00DA7BA7" w:rsidRDefault="00DA7BA7" w:rsidP="00D81BFF">
      <w:pPr>
        <w:shd w:val="clear" w:color="auto" w:fill="FFFFFF"/>
        <w:ind w:right="9"/>
        <w:jc w:val="center"/>
        <w:rPr>
          <w:ins w:id="14234" w:author="Dr Mamadou SANOGO" w:date="2023-10-27T11:46:00Z"/>
          <w:b/>
          <w:color w:val="000000" w:themeColor="text1"/>
          <w:sz w:val="44"/>
        </w:rPr>
      </w:pPr>
    </w:p>
    <w:p w14:paraId="4E0E939F" w14:textId="704291E7" w:rsidR="00DA7BA7" w:rsidRDefault="00DA7BA7" w:rsidP="00D81BFF">
      <w:pPr>
        <w:shd w:val="clear" w:color="auto" w:fill="FFFFFF"/>
        <w:ind w:right="9"/>
        <w:jc w:val="center"/>
        <w:rPr>
          <w:ins w:id="14235" w:author="Dr Mamadou SANOGO" w:date="2023-10-27T11:46:00Z"/>
          <w:b/>
          <w:color w:val="000000" w:themeColor="text1"/>
          <w:sz w:val="44"/>
        </w:rPr>
      </w:pPr>
    </w:p>
    <w:p w14:paraId="44E43E15" w14:textId="03322D7E" w:rsidR="00DA7BA7" w:rsidRDefault="00DA7BA7" w:rsidP="00D81BFF">
      <w:pPr>
        <w:shd w:val="clear" w:color="auto" w:fill="FFFFFF"/>
        <w:ind w:right="9"/>
        <w:jc w:val="center"/>
        <w:rPr>
          <w:ins w:id="14236" w:author="Dr Mamadou SANOGO" w:date="2023-10-27T11:46:00Z"/>
          <w:b/>
          <w:color w:val="000000" w:themeColor="text1"/>
          <w:sz w:val="44"/>
        </w:rPr>
      </w:pPr>
    </w:p>
    <w:p w14:paraId="3707E27C" w14:textId="0CE9CA98" w:rsidR="00DA7BA7" w:rsidRDefault="00DA7BA7" w:rsidP="00D81BFF">
      <w:pPr>
        <w:shd w:val="clear" w:color="auto" w:fill="FFFFFF"/>
        <w:ind w:right="9"/>
        <w:jc w:val="center"/>
        <w:rPr>
          <w:ins w:id="14237" w:author="Dr Mamadou SANOGO" w:date="2023-10-27T11:46:00Z"/>
          <w:b/>
          <w:color w:val="000000" w:themeColor="text1"/>
          <w:sz w:val="44"/>
        </w:rPr>
      </w:pPr>
    </w:p>
    <w:p w14:paraId="000DE816" w14:textId="3A3543A7" w:rsidR="00DA7BA7" w:rsidRDefault="00DA7BA7" w:rsidP="00D81BFF">
      <w:pPr>
        <w:shd w:val="clear" w:color="auto" w:fill="FFFFFF"/>
        <w:ind w:right="9"/>
        <w:jc w:val="center"/>
        <w:rPr>
          <w:ins w:id="14238" w:author="Dr Mamadou SANOGO" w:date="2023-10-27T11:46:00Z"/>
          <w:b/>
          <w:color w:val="000000" w:themeColor="text1"/>
          <w:sz w:val="44"/>
        </w:rPr>
      </w:pPr>
    </w:p>
    <w:p w14:paraId="28712261" w14:textId="1006ADF2" w:rsidR="00DA7BA7" w:rsidRDefault="00DA7BA7" w:rsidP="00D81BFF">
      <w:pPr>
        <w:shd w:val="clear" w:color="auto" w:fill="FFFFFF"/>
        <w:ind w:right="9"/>
        <w:jc w:val="center"/>
        <w:rPr>
          <w:ins w:id="14239" w:author="Dr Mamadou SANOGO" w:date="2023-10-27T11:46:00Z"/>
          <w:b/>
          <w:color w:val="000000" w:themeColor="text1"/>
          <w:sz w:val="44"/>
        </w:rPr>
      </w:pPr>
    </w:p>
    <w:p w14:paraId="6B4BD4BC" w14:textId="65BEF1F1" w:rsidR="00DA7BA7" w:rsidRDefault="00DA7BA7" w:rsidP="00D81BFF">
      <w:pPr>
        <w:shd w:val="clear" w:color="auto" w:fill="FFFFFF"/>
        <w:ind w:right="9"/>
        <w:jc w:val="center"/>
        <w:rPr>
          <w:ins w:id="14240" w:author="Dr Mamadou SANOGO" w:date="2023-10-27T11:46:00Z"/>
          <w:b/>
          <w:color w:val="000000" w:themeColor="text1"/>
          <w:sz w:val="44"/>
        </w:rPr>
      </w:pPr>
    </w:p>
    <w:p w14:paraId="69549B77" w14:textId="301728FB" w:rsidR="00DA7BA7" w:rsidRDefault="00DA7BA7" w:rsidP="00D81BFF">
      <w:pPr>
        <w:shd w:val="clear" w:color="auto" w:fill="FFFFFF"/>
        <w:ind w:right="9"/>
        <w:jc w:val="center"/>
        <w:rPr>
          <w:ins w:id="14241" w:author="Dr Mamadou SANOGO" w:date="2023-10-27T11:46:00Z"/>
          <w:b/>
          <w:color w:val="000000" w:themeColor="text1"/>
          <w:sz w:val="44"/>
        </w:rPr>
      </w:pPr>
    </w:p>
    <w:p w14:paraId="038BE6C0" w14:textId="3947B592" w:rsidR="00DA7BA7" w:rsidRDefault="00DA7BA7" w:rsidP="00D81BFF">
      <w:pPr>
        <w:shd w:val="clear" w:color="auto" w:fill="FFFFFF"/>
        <w:ind w:right="9"/>
        <w:jc w:val="center"/>
        <w:rPr>
          <w:ins w:id="14242" w:author="Dr Mamadou SANOGO" w:date="2023-10-27T11:46:00Z"/>
          <w:b/>
          <w:color w:val="000000" w:themeColor="text1"/>
          <w:sz w:val="44"/>
        </w:rPr>
      </w:pPr>
    </w:p>
    <w:p w14:paraId="0F0D80E7" w14:textId="40B8FD47" w:rsidR="00DA7BA7" w:rsidRDefault="00DA7BA7" w:rsidP="00D81BFF">
      <w:pPr>
        <w:shd w:val="clear" w:color="auto" w:fill="FFFFFF"/>
        <w:ind w:right="9"/>
        <w:jc w:val="center"/>
        <w:rPr>
          <w:ins w:id="14243" w:author="Dr Mamadou SANOGO" w:date="2023-10-27T11:46:00Z"/>
          <w:b/>
          <w:color w:val="000000" w:themeColor="text1"/>
          <w:sz w:val="44"/>
        </w:rPr>
      </w:pPr>
    </w:p>
    <w:p w14:paraId="13D969C8" w14:textId="117BE187" w:rsidR="00DA7BA7" w:rsidRDefault="00DA7BA7" w:rsidP="00D81BFF">
      <w:pPr>
        <w:shd w:val="clear" w:color="auto" w:fill="FFFFFF"/>
        <w:ind w:right="9"/>
        <w:jc w:val="center"/>
        <w:rPr>
          <w:ins w:id="14244" w:author="Dr Mamadou SANOGO" w:date="2023-10-27T11:46:00Z"/>
          <w:b/>
          <w:color w:val="000000" w:themeColor="text1"/>
          <w:sz w:val="44"/>
        </w:rPr>
      </w:pPr>
    </w:p>
    <w:p w14:paraId="5887B5B5" w14:textId="2C9A72C7" w:rsidR="00DA7BA7" w:rsidRDefault="00DA7BA7" w:rsidP="00D81BFF">
      <w:pPr>
        <w:shd w:val="clear" w:color="auto" w:fill="FFFFFF"/>
        <w:ind w:right="9"/>
        <w:jc w:val="center"/>
        <w:rPr>
          <w:ins w:id="14245" w:author="Dr Mamadou SANOGO" w:date="2023-10-27T11:46:00Z"/>
          <w:b/>
          <w:color w:val="000000" w:themeColor="text1"/>
          <w:sz w:val="44"/>
        </w:rPr>
      </w:pPr>
    </w:p>
    <w:p w14:paraId="3C320FD7" w14:textId="77777777" w:rsidR="00DA7BA7" w:rsidRPr="007A4AFC" w:rsidRDefault="00DA7BA7" w:rsidP="00D81BFF">
      <w:pPr>
        <w:shd w:val="clear" w:color="auto" w:fill="FFFFFF"/>
        <w:spacing w:line="240" w:lineRule="auto"/>
        <w:ind w:right="9"/>
        <w:jc w:val="center"/>
        <w:rPr>
          <w:ins w:id="14246" w:author="Dr Mamadou SANOGO" w:date="2023-10-25T17:06:00Z"/>
          <w:b/>
          <w:color w:val="000000" w:themeColor="text1"/>
          <w:sz w:val="44"/>
          <w:rPrChange w:id="14247" w:author="Dr Mamadou SANOGO" w:date="2023-10-25T18:15:00Z">
            <w:rPr>
              <w:ins w:id="14248" w:author="Dr Mamadou SANOGO" w:date="2023-10-25T17:06:00Z"/>
              <w:b/>
              <w:sz w:val="44"/>
            </w:rPr>
          </w:rPrChange>
        </w:rPr>
      </w:pPr>
    </w:p>
    <w:p w14:paraId="1DB29587" w14:textId="122A6789" w:rsidR="00232B19" w:rsidRPr="007A4AFC" w:rsidRDefault="00232B19" w:rsidP="00D81BFF">
      <w:pPr>
        <w:shd w:val="clear" w:color="auto" w:fill="FFFFFF"/>
        <w:spacing w:line="240" w:lineRule="auto"/>
        <w:ind w:right="9"/>
        <w:jc w:val="center"/>
        <w:rPr>
          <w:ins w:id="14249" w:author="Dr Mamadou SANOGO" w:date="2023-10-25T17:06:00Z"/>
          <w:b/>
          <w:color w:val="000000" w:themeColor="text1"/>
          <w:sz w:val="44"/>
          <w:rPrChange w:id="14250" w:author="Dr Mamadou SANOGO" w:date="2023-10-25T18:15:00Z">
            <w:rPr>
              <w:ins w:id="14251" w:author="Dr Mamadou SANOGO" w:date="2023-10-25T17:06:00Z"/>
              <w:b/>
              <w:sz w:val="44"/>
            </w:rPr>
          </w:rPrChange>
        </w:rPr>
      </w:pPr>
    </w:p>
    <w:p w14:paraId="7FD2ADA9" w14:textId="30CE99A9" w:rsidR="00232B19" w:rsidRPr="007A4AFC" w:rsidRDefault="00232B19" w:rsidP="00D81BFF">
      <w:pPr>
        <w:shd w:val="clear" w:color="auto" w:fill="FFFFFF"/>
        <w:spacing w:line="240" w:lineRule="auto"/>
        <w:ind w:right="9"/>
        <w:jc w:val="center"/>
        <w:rPr>
          <w:ins w:id="14252" w:author="Dr Mamadou SANOGO" w:date="2023-10-25T17:06:00Z"/>
          <w:b/>
          <w:color w:val="000000" w:themeColor="text1"/>
          <w:sz w:val="44"/>
          <w:rPrChange w:id="14253" w:author="Dr Mamadou SANOGO" w:date="2023-10-25T18:15:00Z">
            <w:rPr>
              <w:ins w:id="14254" w:author="Dr Mamadou SANOGO" w:date="2023-10-25T17:06:00Z"/>
              <w:b/>
              <w:sz w:val="44"/>
            </w:rPr>
          </w:rPrChange>
        </w:rPr>
      </w:pPr>
    </w:p>
    <w:p w14:paraId="00E9C8C2" w14:textId="66C0AFAB" w:rsidR="00232B19" w:rsidRPr="007A4AFC" w:rsidRDefault="00232B19" w:rsidP="00D81BFF">
      <w:pPr>
        <w:shd w:val="clear" w:color="auto" w:fill="FFFFFF"/>
        <w:spacing w:line="240" w:lineRule="auto"/>
        <w:ind w:right="9"/>
        <w:jc w:val="center"/>
        <w:rPr>
          <w:ins w:id="14255" w:author="Dr Mamadou SANOGO" w:date="2023-10-25T17:06:00Z"/>
          <w:b/>
          <w:color w:val="000000" w:themeColor="text1"/>
          <w:sz w:val="44"/>
          <w:rPrChange w:id="14256" w:author="Dr Mamadou SANOGO" w:date="2023-10-25T18:15:00Z">
            <w:rPr>
              <w:ins w:id="14257" w:author="Dr Mamadou SANOGO" w:date="2023-10-25T17:06:00Z"/>
              <w:b/>
              <w:sz w:val="44"/>
            </w:rPr>
          </w:rPrChange>
        </w:rPr>
      </w:pPr>
    </w:p>
    <w:p w14:paraId="0920228B" w14:textId="710984B1" w:rsidR="00232B19" w:rsidRPr="007A4AFC" w:rsidRDefault="00232B19" w:rsidP="00D81BFF">
      <w:pPr>
        <w:shd w:val="clear" w:color="auto" w:fill="FFFFFF"/>
        <w:spacing w:line="240" w:lineRule="auto"/>
        <w:ind w:right="9"/>
        <w:jc w:val="center"/>
        <w:rPr>
          <w:ins w:id="14258" w:author="Dr Mamadou SANOGO" w:date="2023-10-25T17:06:00Z"/>
          <w:b/>
          <w:color w:val="000000" w:themeColor="text1"/>
          <w:sz w:val="44"/>
          <w:rPrChange w:id="14259" w:author="Dr Mamadou SANOGO" w:date="2023-10-25T18:15:00Z">
            <w:rPr>
              <w:ins w:id="14260" w:author="Dr Mamadou SANOGO" w:date="2023-10-25T17:06:00Z"/>
              <w:b/>
              <w:sz w:val="44"/>
            </w:rPr>
          </w:rPrChange>
        </w:rPr>
      </w:pPr>
    </w:p>
    <w:p w14:paraId="15347C3B" w14:textId="2D31D355" w:rsidR="00232B19" w:rsidRPr="007A4AFC" w:rsidRDefault="00232B19" w:rsidP="00D81BFF">
      <w:pPr>
        <w:shd w:val="clear" w:color="auto" w:fill="FFFFFF"/>
        <w:spacing w:line="240" w:lineRule="auto"/>
        <w:ind w:right="9"/>
        <w:jc w:val="center"/>
        <w:rPr>
          <w:ins w:id="14261" w:author="Dr Mamadou SANOGO" w:date="2023-10-25T17:06:00Z"/>
          <w:b/>
          <w:color w:val="000000" w:themeColor="text1"/>
          <w:sz w:val="44"/>
          <w:rPrChange w:id="14262" w:author="Dr Mamadou SANOGO" w:date="2023-10-25T18:15:00Z">
            <w:rPr>
              <w:ins w:id="14263" w:author="Dr Mamadou SANOGO" w:date="2023-10-25T17:06:00Z"/>
              <w:b/>
              <w:sz w:val="44"/>
            </w:rPr>
          </w:rPrChange>
        </w:rPr>
      </w:pPr>
    </w:p>
    <w:p w14:paraId="6B853147" w14:textId="04DCBF31" w:rsidR="00232B19" w:rsidRPr="007A4AFC" w:rsidRDefault="00232B19" w:rsidP="00D81BFF">
      <w:pPr>
        <w:shd w:val="clear" w:color="auto" w:fill="FFFFFF"/>
        <w:spacing w:line="240" w:lineRule="auto"/>
        <w:ind w:right="9"/>
        <w:jc w:val="center"/>
        <w:rPr>
          <w:ins w:id="14264" w:author="Dr Mamadou SANOGO" w:date="2023-10-25T17:06:00Z"/>
          <w:b/>
          <w:color w:val="000000" w:themeColor="text1"/>
          <w:sz w:val="44"/>
          <w:rPrChange w:id="14265" w:author="Dr Mamadou SANOGO" w:date="2023-10-25T18:15:00Z">
            <w:rPr>
              <w:ins w:id="14266" w:author="Dr Mamadou SANOGO" w:date="2023-10-25T17:06:00Z"/>
              <w:b/>
              <w:sz w:val="44"/>
            </w:rPr>
          </w:rPrChange>
        </w:rPr>
      </w:pPr>
    </w:p>
    <w:p w14:paraId="239F6955" w14:textId="5FC95695" w:rsidR="00232B19" w:rsidRPr="007A4AFC" w:rsidRDefault="00232B19" w:rsidP="00D81BFF">
      <w:pPr>
        <w:shd w:val="clear" w:color="auto" w:fill="FFFFFF"/>
        <w:spacing w:line="240" w:lineRule="auto"/>
        <w:ind w:right="9"/>
        <w:jc w:val="center"/>
        <w:rPr>
          <w:ins w:id="14267" w:author="Dr Mamadou SANOGO" w:date="2023-10-25T17:06:00Z"/>
          <w:b/>
          <w:color w:val="000000" w:themeColor="text1"/>
          <w:sz w:val="44"/>
          <w:rPrChange w:id="14268" w:author="Dr Mamadou SANOGO" w:date="2023-10-25T18:15:00Z">
            <w:rPr>
              <w:ins w:id="14269" w:author="Dr Mamadou SANOGO" w:date="2023-10-25T17:06:00Z"/>
              <w:b/>
              <w:sz w:val="44"/>
            </w:rPr>
          </w:rPrChange>
        </w:rPr>
      </w:pPr>
    </w:p>
    <w:p w14:paraId="4A0B84FE" w14:textId="5F3DD49E" w:rsidR="00232B19" w:rsidRDefault="00232B19" w:rsidP="00D81BFF">
      <w:pPr>
        <w:shd w:val="clear" w:color="auto" w:fill="FFFFFF"/>
        <w:ind w:right="9"/>
        <w:jc w:val="center"/>
        <w:rPr>
          <w:ins w:id="14270" w:author="Dr Mamadou SANOGO" w:date="2023-10-27T11:46:00Z"/>
          <w:b/>
          <w:color w:val="000000" w:themeColor="text1"/>
          <w:sz w:val="44"/>
        </w:rPr>
      </w:pPr>
    </w:p>
    <w:p w14:paraId="62129653" w14:textId="69EB5D5E" w:rsidR="00DA7BA7" w:rsidRDefault="00DA7BA7" w:rsidP="00D81BFF">
      <w:pPr>
        <w:shd w:val="clear" w:color="auto" w:fill="FFFFFF"/>
        <w:ind w:right="9"/>
        <w:jc w:val="center"/>
        <w:rPr>
          <w:ins w:id="14271" w:author="Dr Mamadou SANOGO" w:date="2023-10-27T11:46:00Z"/>
          <w:b/>
          <w:color w:val="000000" w:themeColor="text1"/>
          <w:sz w:val="44"/>
        </w:rPr>
      </w:pPr>
    </w:p>
    <w:p w14:paraId="0569D072" w14:textId="55FBB512" w:rsidR="00DA7BA7" w:rsidRDefault="00DA7BA7" w:rsidP="00D81BFF">
      <w:pPr>
        <w:shd w:val="clear" w:color="auto" w:fill="FFFFFF"/>
        <w:ind w:right="9"/>
        <w:jc w:val="center"/>
        <w:rPr>
          <w:ins w:id="14272" w:author="Dr Mamadou SANOGO" w:date="2023-10-27T11:46:00Z"/>
          <w:b/>
          <w:color w:val="000000" w:themeColor="text1"/>
          <w:sz w:val="44"/>
        </w:rPr>
      </w:pPr>
    </w:p>
    <w:p w14:paraId="345E6282" w14:textId="77777777" w:rsidR="00DA7BA7" w:rsidRPr="007A4AFC" w:rsidRDefault="00DA7BA7" w:rsidP="00D81BFF">
      <w:pPr>
        <w:shd w:val="clear" w:color="auto" w:fill="FFFFFF"/>
        <w:spacing w:line="240" w:lineRule="auto"/>
        <w:ind w:right="9"/>
        <w:jc w:val="center"/>
        <w:rPr>
          <w:ins w:id="14273" w:author="Dr Mamadou SANOGO" w:date="2023-10-25T17:06:00Z"/>
          <w:b/>
          <w:color w:val="000000" w:themeColor="text1"/>
          <w:sz w:val="44"/>
          <w:rPrChange w:id="14274" w:author="Dr Mamadou SANOGO" w:date="2023-10-25T18:15:00Z">
            <w:rPr>
              <w:ins w:id="14275" w:author="Dr Mamadou SANOGO" w:date="2023-10-25T17:06:00Z"/>
              <w:b/>
              <w:sz w:val="44"/>
            </w:rPr>
          </w:rPrChange>
        </w:rPr>
      </w:pPr>
    </w:p>
    <w:p w14:paraId="1CB12441" w14:textId="184EC27C" w:rsidR="00232B19" w:rsidRDefault="00232B19" w:rsidP="00D81BFF">
      <w:pPr>
        <w:shd w:val="clear" w:color="auto" w:fill="FFFFFF"/>
        <w:spacing w:line="240" w:lineRule="auto"/>
        <w:ind w:right="9"/>
        <w:jc w:val="center"/>
        <w:rPr>
          <w:ins w:id="14276" w:author="Dr Mamadou SANOGO" w:date="2023-10-28T00:04:00Z"/>
          <w:b/>
          <w:color w:val="000000" w:themeColor="text1"/>
          <w:sz w:val="44"/>
        </w:rPr>
      </w:pPr>
    </w:p>
    <w:p w14:paraId="2087DD59" w14:textId="1E8DBF1A" w:rsidR="00B43097" w:rsidRDefault="00B43097" w:rsidP="00D81BFF">
      <w:pPr>
        <w:shd w:val="clear" w:color="auto" w:fill="FFFFFF"/>
        <w:spacing w:line="240" w:lineRule="auto"/>
        <w:ind w:right="9"/>
        <w:jc w:val="center"/>
        <w:rPr>
          <w:ins w:id="14277" w:author="Dr Mamadou SANOGO" w:date="2023-10-28T00:04:00Z"/>
          <w:b/>
          <w:color w:val="000000" w:themeColor="text1"/>
          <w:sz w:val="44"/>
        </w:rPr>
      </w:pPr>
    </w:p>
    <w:p w14:paraId="3EE8FB66" w14:textId="041E5661" w:rsidR="00B43097" w:rsidRDefault="00B43097" w:rsidP="00D81BFF">
      <w:pPr>
        <w:shd w:val="clear" w:color="auto" w:fill="FFFFFF"/>
        <w:spacing w:line="240" w:lineRule="auto"/>
        <w:ind w:right="9"/>
        <w:jc w:val="center"/>
        <w:rPr>
          <w:ins w:id="14278" w:author="Dr Mamadou SANOGO" w:date="2023-10-28T00:04:00Z"/>
          <w:b/>
          <w:color w:val="000000" w:themeColor="text1"/>
          <w:sz w:val="44"/>
        </w:rPr>
      </w:pPr>
    </w:p>
    <w:p w14:paraId="1AE48116" w14:textId="3985E50B" w:rsidR="00B43097" w:rsidRDefault="00B43097" w:rsidP="00D81BFF">
      <w:pPr>
        <w:shd w:val="clear" w:color="auto" w:fill="FFFFFF"/>
        <w:spacing w:line="240" w:lineRule="auto"/>
        <w:ind w:right="9"/>
        <w:jc w:val="center"/>
        <w:rPr>
          <w:ins w:id="14279" w:author="Dr Mamadou SANOGO" w:date="2023-10-28T00:04:00Z"/>
          <w:b/>
          <w:color w:val="000000" w:themeColor="text1"/>
          <w:sz w:val="44"/>
        </w:rPr>
      </w:pPr>
    </w:p>
    <w:p w14:paraId="60B09C9A" w14:textId="2F0AD7CB" w:rsidR="00B43097" w:rsidRDefault="00B43097" w:rsidP="00D81BFF">
      <w:pPr>
        <w:shd w:val="clear" w:color="auto" w:fill="FFFFFF"/>
        <w:spacing w:line="240" w:lineRule="auto"/>
        <w:ind w:right="9"/>
        <w:jc w:val="center"/>
        <w:rPr>
          <w:ins w:id="14280" w:author="Dr Mamadou SANOGO" w:date="2023-10-28T00:04:00Z"/>
          <w:b/>
          <w:color w:val="000000" w:themeColor="text1"/>
          <w:sz w:val="44"/>
        </w:rPr>
      </w:pPr>
    </w:p>
    <w:p w14:paraId="4E055798" w14:textId="77777777" w:rsidR="00B43097" w:rsidRPr="007A4AFC" w:rsidRDefault="00B43097" w:rsidP="00D81BFF">
      <w:pPr>
        <w:shd w:val="clear" w:color="auto" w:fill="FFFFFF"/>
        <w:spacing w:line="240" w:lineRule="auto"/>
        <w:ind w:right="9"/>
        <w:jc w:val="center"/>
        <w:rPr>
          <w:ins w:id="14281" w:author="Dr Mamadou SANOGO" w:date="2023-10-25T17:06:00Z"/>
          <w:b/>
          <w:color w:val="000000" w:themeColor="text1"/>
          <w:sz w:val="44"/>
          <w:rPrChange w:id="14282" w:author="Dr Mamadou SANOGO" w:date="2023-10-25T18:15:00Z">
            <w:rPr>
              <w:ins w:id="14283" w:author="Dr Mamadou SANOGO" w:date="2023-10-25T17:06:00Z"/>
              <w:b/>
              <w:sz w:val="44"/>
            </w:rPr>
          </w:rPrChange>
        </w:rPr>
      </w:pPr>
    </w:p>
    <w:p w14:paraId="344C2C2C" w14:textId="77777777" w:rsidR="00232B19" w:rsidRPr="007A4AFC" w:rsidRDefault="00232B19" w:rsidP="00D81BFF">
      <w:pPr>
        <w:shd w:val="clear" w:color="auto" w:fill="FFFFFF"/>
        <w:spacing w:line="240" w:lineRule="auto"/>
        <w:ind w:right="9"/>
        <w:jc w:val="center"/>
        <w:rPr>
          <w:ins w:id="14284" w:author="Dr Mamadou SANOGO" w:date="2023-10-25T17:06:00Z"/>
          <w:b/>
          <w:color w:val="000000" w:themeColor="text1"/>
          <w:sz w:val="44"/>
          <w:rPrChange w:id="14285" w:author="Dr Mamadou SANOGO" w:date="2023-10-25T18:15:00Z">
            <w:rPr>
              <w:ins w:id="14286" w:author="Dr Mamadou SANOGO" w:date="2023-10-25T17:06:00Z"/>
              <w:b/>
              <w:sz w:val="44"/>
            </w:rPr>
          </w:rPrChange>
        </w:rPr>
      </w:pPr>
    </w:p>
    <w:p w14:paraId="235D6A6A" w14:textId="77777777" w:rsidR="00232B19" w:rsidRPr="007A4AFC" w:rsidRDefault="00232B19">
      <w:pPr>
        <w:shd w:val="clear" w:color="auto" w:fill="FFFFFF"/>
        <w:spacing w:line="240" w:lineRule="auto"/>
        <w:ind w:right="9"/>
        <w:jc w:val="left"/>
        <w:rPr>
          <w:ins w:id="14287" w:author="Dr Mamadou SANOGO" w:date="2023-10-25T15:02:00Z"/>
          <w:b/>
          <w:color w:val="000000" w:themeColor="text1"/>
          <w:sz w:val="44"/>
          <w:rPrChange w:id="14288" w:author="Dr Mamadou SANOGO" w:date="2023-10-25T18:15:00Z">
            <w:rPr>
              <w:ins w:id="14289" w:author="Dr Mamadou SANOGO" w:date="2023-10-25T15:02:00Z"/>
              <w:b/>
              <w:sz w:val="44"/>
            </w:rPr>
          </w:rPrChange>
        </w:rPr>
        <w:pPrChange w:id="14290" w:author="Dr Mamadou SANOGO" w:date="2023-10-25T17:21:00Z">
          <w:pPr>
            <w:shd w:val="clear" w:color="auto" w:fill="FFFFFF"/>
            <w:spacing w:line="240" w:lineRule="auto"/>
            <w:ind w:right="9"/>
            <w:jc w:val="center"/>
          </w:pPr>
        </w:pPrChange>
      </w:pPr>
    </w:p>
    <w:p w14:paraId="7B2E0880" w14:textId="2879970B" w:rsidR="00D81BFF" w:rsidRPr="007A4AFC" w:rsidRDefault="00D81BFF" w:rsidP="00D81BFF">
      <w:pPr>
        <w:shd w:val="clear" w:color="auto" w:fill="FFFFFF"/>
        <w:spacing w:line="240" w:lineRule="auto"/>
        <w:ind w:right="9"/>
        <w:jc w:val="center"/>
        <w:rPr>
          <w:ins w:id="14291" w:author="Dr Mamadou SANOGO" w:date="2023-10-25T17:15:00Z"/>
          <w:b/>
          <w:color w:val="000000" w:themeColor="text1"/>
          <w:sz w:val="44"/>
          <w:rPrChange w:id="14292" w:author="Dr Mamadou SANOGO" w:date="2023-10-25T18:15:00Z">
            <w:rPr>
              <w:ins w:id="14293" w:author="Dr Mamadou SANOGO" w:date="2023-10-25T17:15:00Z"/>
              <w:b/>
              <w:sz w:val="44"/>
            </w:rPr>
          </w:rPrChange>
        </w:rPr>
      </w:pPr>
      <w:ins w:id="14294" w:author="Dr Mamadou SANOGO" w:date="2023-10-25T15:02:00Z">
        <w:r w:rsidRPr="007A4AFC">
          <w:rPr>
            <w:b/>
            <w:color w:val="000000" w:themeColor="text1"/>
            <w:sz w:val="44"/>
            <w:rPrChange w:id="14295" w:author="Dr Mamadou SANOGO" w:date="2023-10-25T18:15:00Z">
              <w:rPr>
                <w:b/>
                <w:sz w:val="44"/>
              </w:rPr>
            </w:rPrChange>
          </w:rPr>
          <w:t>Annexe n°02</w:t>
        </w:r>
      </w:ins>
      <w:ins w:id="14296" w:author="Dr Mamadou SANOGO" w:date="2023-10-25T17:25:00Z">
        <w:r w:rsidR="00D02BE3" w:rsidRPr="007A4AFC">
          <w:rPr>
            <w:b/>
            <w:color w:val="000000" w:themeColor="text1"/>
            <w:sz w:val="44"/>
            <w:rPrChange w:id="14297" w:author="Dr Mamadou SANOGO" w:date="2023-10-25T18:15:00Z">
              <w:rPr>
                <w:b/>
                <w:sz w:val="44"/>
              </w:rPr>
            </w:rPrChange>
          </w:rPr>
          <w:t>3</w:t>
        </w:r>
      </w:ins>
      <w:ins w:id="14298" w:author="Dr Mamadou SANOGO" w:date="2023-10-25T15:02:00Z">
        <w:r w:rsidRPr="007A4AFC">
          <w:rPr>
            <w:b/>
            <w:color w:val="000000" w:themeColor="text1"/>
            <w:sz w:val="44"/>
            <w:rPrChange w:id="14299" w:author="Dr Mamadou SANOGO" w:date="2023-10-25T18:15:00Z">
              <w:rPr>
                <w:b/>
                <w:sz w:val="44"/>
              </w:rPr>
            </w:rPrChange>
          </w:rPr>
          <w:t> : Organisation semestrielle du parcours de l’offre en Unités d’enseignement</w:t>
        </w:r>
      </w:ins>
    </w:p>
    <w:p w14:paraId="015B65D4" w14:textId="48A91FE8" w:rsidR="00232B19" w:rsidRPr="007A4AFC" w:rsidRDefault="00232B19" w:rsidP="00D81BFF">
      <w:pPr>
        <w:shd w:val="clear" w:color="auto" w:fill="FFFFFF"/>
        <w:spacing w:line="240" w:lineRule="auto"/>
        <w:ind w:right="9"/>
        <w:jc w:val="center"/>
        <w:rPr>
          <w:ins w:id="14300" w:author="Dr Mamadou SANOGO" w:date="2023-10-25T17:15:00Z"/>
          <w:b/>
          <w:color w:val="000000" w:themeColor="text1"/>
          <w:sz w:val="44"/>
          <w:rPrChange w:id="14301" w:author="Dr Mamadou SANOGO" w:date="2023-10-25T18:15:00Z">
            <w:rPr>
              <w:ins w:id="14302" w:author="Dr Mamadou SANOGO" w:date="2023-10-25T17:15:00Z"/>
              <w:b/>
              <w:sz w:val="44"/>
            </w:rPr>
          </w:rPrChange>
        </w:rPr>
      </w:pPr>
    </w:p>
    <w:p w14:paraId="1B39EE03" w14:textId="304B4E19" w:rsidR="00232B19" w:rsidRPr="007A4AFC" w:rsidRDefault="00232B19" w:rsidP="00D81BFF">
      <w:pPr>
        <w:shd w:val="clear" w:color="auto" w:fill="FFFFFF"/>
        <w:spacing w:line="240" w:lineRule="auto"/>
        <w:ind w:right="9"/>
        <w:jc w:val="center"/>
        <w:rPr>
          <w:ins w:id="14303" w:author="Dr Mamadou SANOGO" w:date="2023-10-25T17:15:00Z"/>
          <w:b/>
          <w:color w:val="000000" w:themeColor="text1"/>
          <w:sz w:val="44"/>
          <w:rPrChange w:id="14304" w:author="Dr Mamadou SANOGO" w:date="2023-10-25T18:15:00Z">
            <w:rPr>
              <w:ins w:id="14305" w:author="Dr Mamadou SANOGO" w:date="2023-10-25T17:15:00Z"/>
              <w:b/>
              <w:sz w:val="44"/>
            </w:rPr>
          </w:rPrChange>
        </w:rPr>
      </w:pPr>
    </w:p>
    <w:p w14:paraId="53FFECE6" w14:textId="6F33BEA8" w:rsidR="00232B19" w:rsidRPr="007A4AFC" w:rsidRDefault="00232B19" w:rsidP="00D81BFF">
      <w:pPr>
        <w:shd w:val="clear" w:color="auto" w:fill="FFFFFF"/>
        <w:spacing w:line="240" w:lineRule="auto"/>
        <w:ind w:right="9"/>
        <w:jc w:val="center"/>
        <w:rPr>
          <w:ins w:id="14306" w:author="Dr Mamadou SANOGO" w:date="2023-10-25T17:15:00Z"/>
          <w:b/>
          <w:color w:val="000000" w:themeColor="text1"/>
          <w:sz w:val="44"/>
          <w:rPrChange w:id="14307" w:author="Dr Mamadou SANOGO" w:date="2023-10-25T18:15:00Z">
            <w:rPr>
              <w:ins w:id="14308" w:author="Dr Mamadou SANOGO" w:date="2023-10-25T17:15:00Z"/>
              <w:b/>
              <w:sz w:val="44"/>
            </w:rPr>
          </w:rPrChange>
        </w:rPr>
      </w:pPr>
    </w:p>
    <w:p w14:paraId="2F263170" w14:textId="3494DA0D" w:rsidR="00232B19" w:rsidRPr="007A4AFC" w:rsidRDefault="00232B19" w:rsidP="00D81BFF">
      <w:pPr>
        <w:shd w:val="clear" w:color="auto" w:fill="FFFFFF"/>
        <w:spacing w:line="240" w:lineRule="auto"/>
        <w:ind w:right="9"/>
        <w:jc w:val="center"/>
        <w:rPr>
          <w:ins w:id="14309" w:author="Dr Mamadou SANOGO" w:date="2023-10-25T17:15:00Z"/>
          <w:b/>
          <w:color w:val="000000" w:themeColor="text1"/>
          <w:sz w:val="44"/>
          <w:rPrChange w:id="14310" w:author="Dr Mamadou SANOGO" w:date="2023-10-25T18:15:00Z">
            <w:rPr>
              <w:ins w:id="14311" w:author="Dr Mamadou SANOGO" w:date="2023-10-25T17:15:00Z"/>
              <w:b/>
              <w:sz w:val="44"/>
            </w:rPr>
          </w:rPrChange>
        </w:rPr>
      </w:pPr>
    </w:p>
    <w:p w14:paraId="4D7DF74B" w14:textId="30003E1C" w:rsidR="00232B19" w:rsidRPr="007A4AFC" w:rsidRDefault="00232B19" w:rsidP="00D81BFF">
      <w:pPr>
        <w:shd w:val="clear" w:color="auto" w:fill="FFFFFF"/>
        <w:spacing w:line="240" w:lineRule="auto"/>
        <w:ind w:right="9"/>
        <w:jc w:val="center"/>
        <w:rPr>
          <w:ins w:id="14312" w:author="Dr Mamadou SANOGO" w:date="2023-10-25T17:15:00Z"/>
          <w:b/>
          <w:color w:val="000000" w:themeColor="text1"/>
          <w:sz w:val="44"/>
          <w:rPrChange w:id="14313" w:author="Dr Mamadou SANOGO" w:date="2023-10-25T18:15:00Z">
            <w:rPr>
              <w:ins w:id="14314" w:author="Dr Mamadou SANOGO" w:date="2023-10-25T17:15:00Z"/>
              <w:b/>
              <w:sz w:val="44"/>
            </w:rPr>
          </w:rPrChange>
        </w:rPr>
      </w:pPr>
    </w:p>
    <w:p w14:paraId="145B73BE" w14:textId="1E9BBBDD" w:rsidR="00232B19" w:rsidRPr="007A4AFC" w:rsidRDefault="00232B19" w:rsidP="00D81BFF">
      <w:pPr>
        <w:shd w:val="clear" w:color="auto" w:fill="FFFFFF"/>
        <w:spacing w:line="240" w:lineRule="auto"/>
        <w:ind w:right="9"/>
        <w:jc w:val="center"/>
        <w:rPr>
          <w:ins w:id="14315" w:author="Dr Mamadou SANOGO" w:date="2023-10-25T17:15:00Z"/>
          <w:b/>
          <w:color w:val="000000" w:themeColor="text1"/>
          <w:sz w:val="44"/>
          <w:rPrChange w:id="14316" w:author="Dr Mamadou SANOGO" w:date="2023-10-25T18:15:00Z">
            <w:rPr>
              <w:ins w:id="14317" w:author="Dr Mamadou SANOGO" w:date="2023-10-25T17:15:00Z"/>
              <w:b/>
              <w:sz w:val="44"/>
            </w:rPr>
          </w:rPrChange>
        </w:rPr>
      </w:pPr>
    </w:p>
    <w:p w14:paraId="5782D13E" w14:textId="43665EF7" w:rsidR="00232B19" w:rsidRPr="007A4AFC" w:rsidRDefault="00232B19" w:rsidP="00D81BFF">
      <w:pPr>
        <w:shd w:val="clear" w:color="auto" w:fill="FFFFFF"/>
        <w:spacing w:line="240" w:lineRule="auto"/>
        <w:ind w:right="9"/>
        <w:jc w:val="center"/>
        <w:rPr>
          <w:ins w:id="14318" w:author="Dr Mamadou SANOGO" w:date="2023-10-25T17:15:00Z"/>
          <w:b/>
          <w:color w:val="000000" w:themeColor="text1"/>
          <w:sz w:val="44"/>
          <w:rPrChange w:id="14319" w:author="Dr Mamadou SANOGO" w:date="2023-10-25T18:15:00Z">
            <w:rPr>
              <w:ins w:id="14320" w:author="Dr Mamadou SANOGO" w:date="2023-10-25T17:15:00Z"/>
              <w:b/>
              <w:sz w:val="44"/>
            </w:rPr>
          </w:rPrChange>
        </w:rPr>
      </w:pPr>
    </w:p>
    <w:p w14:paraId="49561089" w14:textId="08CD798A" w:rsidR="00232B19" w:rsidRPr="007A4AFC" w:rsidRDefault="00232B19" w:rsidP="00D81BFF">
      <w:pPr>
        <w:shd w:val="clear" w:color="auto" w:fill="FFFFFF"/>
        <w:spacing w:line="240" w:lineRule="auto"/>
        <w:ind w:right="9"/>
        <w:jc w:val="center"/>
        <w:rPr>
          <w:ins w:id="14321" w:author="Dr Mamadou SANOGO" w:date="2023-10-25T17:15:00Z"/>
          <w:b/>
          <w:color w:val="000000" w:themeColor="text1"/>
          <w:sz w:val="44"/>
          <w:rPrChange w:id="14322" w:author="Dr Mamadou SANOGO" w:date="2023-10-25T18:15:00Z">
            <w:rPr>
              <w:ins w:id="14323" w:author="Dr Mamadou SANOGO" w:date="2023-10-25T17:15:00Z"/>
              <w:b/>
              <w:sz w:val="44"/>
            </w:rPr>
          </w:rPrChange>
        </w:rPr>
      </w:pPr>
    </w:p>
    <w:p w14:paraId="4DBC581B" w14:textId="38118DE0" w:rsidR="00232B19" w:rsidRPr="007A4AFC" w:rsidRDefault="00232B19" w:rsidP="00D81BFF">
      <w:pPr>
        <w:shd w:val="clear" w:color="auto" w:fill="FFFFFF"/>
        <w:spacing w:line="240" w:lineRule="auto"/>
        <w:ind w:right="9"/>
        <w:jc w:val="center"/>
        <w:rPr>
          <w:ins w:id="14324" w:author="Dr Mamadou SANOGO" w:date="2023-10-25T17:15:00Z"/>
          <w:b/>
          <w:color w:val="000000" w:themeColor="text1"/>
          <w:sz w:val="44"/>
          <w:rPrChange w:id="14325" w:author="Dr Mamadou SANOGO" w:date="2023-10-25T18:15:00Z">
            <w:rPr>
              <w:ins w:id="14326" w:author="Dr Mamadou SANOGO" w:date="2023-10-25T17:15:00Z"/>
              <w:b/>
              <w:sz w:val="44"/>
            </w:rPr>
          </w:rPrChange>
        </w:rPr>
      </w:pPr>
    </w:p>
    <w:p w14:paraId="147C9C33" w14:textId="6054986F" w:rsidR="00232B19" w:rsidRPr="007A4AFC" w:rsidRDefault="00232B19" w:rsidP="00D81BFF">
      <w:pPr>
        <w:shd w:val="clear" w:color="auto" w:fill="FFFFFF"/>
        <w:spacing w:line="240" w:lineRule="auto"/>
        <w:ind w:right="9"/>
        <w:jc w:val="center"/>
        <w:rPr>
          <w:ins w:id="14327" w:author="Dr Mamadou SANOGO" w:date="2023-10-25T17:15:00Z"/>
          <w:b/>
          <w:color w:val="000000" w:themeColor="text1"/>
          <w:sz w:val="44"/>
          <w:rPrChange w:id="14328" w:author="Dr Mamadou SANOGO" w:date="2023-10-25T18:15:00Z">
            <w:rPr>
              <w:ins w:id="14329" w:author="Dr Mamadou SANOGO" w:date="2023-10-25T17:15:00Z"/>
              <w:b/>
              <w:sz w:val="44"/>
            </w:rPr>
          </w:rPrChange>
        </w:rPr>
      </w:pPr>
    </w:p>
    <w:p w14:paraId="2868CC84" w14:textId="4EA30569" w:rsidR="00232B19" w:rsidRPr="007A4AFC" w:rsidRDefault="00232B19" w:rsidP="00D81BFF">
      <w:pPr>
        <w:shd w:val="clear" w:color="auto" w:fill="FFFFFF"/>
        <w:spacing w:line="240" w:lineRule="auto"/>
        <w:ind w:right="9"/>
        <w:jc w:val="center"/>
        <w:rPr>
          <w:ins w:id="14330" w:author="Dr Mamadou SANOGO" w:date="2023-10-25T17:15:00Z"/>
          <w:b/>
          <w:color w:val="000000" w:themeColor="text1"/>
          <w:sz w:val="44"/>
          <w:rPrChange w:id="14331" w:author="Dr Mamadou SANOGO" w:date="2023-10-25T18:15:00Z">
            <w:rPr>
              <w:ins w:id="14332" w:author="Dr Mamadou SANOGO" w:date="2023-10-25T17:15:00Z"/>
              <w:b/>
              <w:sz w:val="44"/>
            </w:rPr>
          </w:rPrChange>
        </w:rPr>
      </w:pPr>
    </w:p>
    <w:p w14:paraId="5F137119" w14:textId="42BAB863" w:rsidR="00232B19" w:rsidRPr="007A4AFC" w:rsidRDefault="00232B19" w:rsidP="00D81BFF">
      <w:pPr>
        <w:shd w:val="clear" w:color="auto" w:fill="FFFFFF"/>
        <w:spacing w:line="240" w:lineRule="auto"/>
        <w:ind w:right="9"/>
        <w:jc w:val="center"/>
        <w:rPr>
          <w:ins w:id="14333" w:author="Dr Mamadou SANOGO" w:date="2023-10-25T17:15:00Z"/>
          <w:b/>
          <w:color w:val="000000" w:themeColor="text1"/>
          <w:sz w:val="44"/>
          <w:rPrChange w:id="14334" w:author="Dr Mamadou SANOGO" w:date="2023-10-25T18:15:00Z">
            <w:rPr>
              <w:ins w:id="14335" w:author="Dr Mamadou SANOGO" w:date="2023-10-25T17:15:00Z"/>
              <w:b/>
              <w:sz w:val="44"/>
            </w:rPr>
          </w:rPrChange>
        </w:rPr>
      </w:pPr>
    </w:p>
    <w:p w14:paraId="104086FC" w14:textId="3F937219" w:rsidR="00232B19" w:rsidRPr="007A4AFC" w:rsidRDefault="00232B19" w:rsidP="00D81BFF">
      <w:pPr>
        <w:shd w:val="clear" w:color="auto" w:fill="FFFFFF"/>
        <w:spacing w:line="240" w:lineRule="auto"/>
        <w:ind w:right="9"/>
        <w:jc w:val="center"/>
        <w:rPr>
          <w:ins w:id="14336" w:author="Dr Mamadou SANOGO" w:date="2023-10-25T17:15:00Z"/>
          <w:b/>
          <w:color w:val="000000" w:themeColor="text1"/>
          <w:sz w:val="44"/>
          <w:rPrChange w:id="14337" w:author="Dr Mamadou SANOGO" w:date="2023-10-25T18:15:00Z">
            <w:rPr>
              <w:ins w:id="14338" w:author="Dr Mamadou SANOGO" w:date="2023-10-25T17:15:00Z"/>
              <w:b/>
              <w:sz w:val="44"/>
            </w:rPr>
          </w:rPrChange>
        </w:rPr>
      </w:pPr>
    </w:p>
    <w:p w14:paraId="168D0925" w14:textId="5534942B" w:rsidR="00232B19" w:rsidRDefault="00232B19" w:rsidP="00D81BFF">
      <w:pPr>
        <w:shd w:val="clear" w:color="auto" w:fill="FFFFFF"/>
        <w:spacing w:line="240" w:lineRule="auto"/>
        <w:ind w:right="9"/>
        <w:jc w:val="center"/>
        <w:rPr>
          <w:ins w:id="14339" w:author="Dr Mamadou SANOGO" w:date="2023-10-27T14:07:00Z"/>
          <w:b/>
          <w:color w:val="000000" w:themeColor="text1"/>
          <w:sz w:val="44"/>
        </w:rPr>
      </w:pPr>
    </w:p>
    <w:p w14:paraId="5D25245D" w14:textId="28A480C6" w:rsidR="006778CD" w:rsidRDefault="006778CD" w:rsidP="00D81BFF">
      <w:pPr>
        <w:shd w:val="clear" w:color="auto" w:fill="FFFFFF"/>
        <w:spacing w:line="240" w:lineRule="auto"/>
        <w:ind w:right="9"/>
        <w:jc w:val="center"/>
        <w:rPr>
          <w:ins w:id="14340" w:author="Dr Mamadou SANOGO" w:date="2023-10-27T14:07:00Z"/>
          <w:b/>
          <w:color w:val="000000" w:themeColor="text1"/>
          <w:sz w:val="44"/>
        </w:rPr>
      </w:pPr>
    </w:p>
    <w:p w14:paraId="49ED0005" w14:textId="3C00BC6E" w:rsidR="006778CD" w:rsidRDefault="006778CD" w:rsidP="00D81BFF">
      <w:pPr>
        <w:shd w:val="clear" w:color="auto" w:fill="FFFFFF"/>
        <w:spacing w:line="240" w:lineRule="auto"/>
        <w:ind w:right="9"/>
        <w:jc w:val="center"/>
        <w:rPr>
          <w:ins w:id="14341" w:author="Dr Mamadou SANOGO" w:date="2023-10-27T14:07:00Z"/>
          <w:b/>
          <w:color w:val="000000" w:themeColor="text1"/>
          <w:sz w:val="44"/>
        </w:rPr>
      </w:pPr>
    </w:p>
    <w:p w14:paraId="0349A600" w14:textId="40F41D65" w:rsidR="006778CD" w:rsidRDefault="006778CD" w:rsidP="00D81BFF">
      <w:pPr>
        <w:shd w:val="clear" w:color="auto" w:fill="FFFFFF"/>
        <w:spacing w:line="240" w:lineRule="auto"/>
        <w:ind w:right="9"/>
        <w:jc w:val="center"/>
        <w:rPr>
          <w:ins w:id="14342" w:author="Dr Mamadou SANOGO" w:date="2023-10-27T14:07:00Z"/>
          <w:b/>
          <w:color w:val="000000" w:themeColor="text1"/>
          <w:sz w:val="44"/>
        </w:rPr>
      </w:pPr>
    </w:p>
    <w:p w14:paraId="076D816B" w14:textId="77777777" w:rsidR="006778CD" w:rsidRPr="007A4AFC" w:rsidRDefault="006778CD">
      <w:pPr>
        <w:shd w:val="clear" w:color="auto" w:fill="FFFFFF"/>
        <w:spacing w:line="240" w:lineRule="auto"/>
        <w:ind w:right="9"/>
        <w:rPr>
          <w:ins w:id="14343" w:author="Dr Mamadou SANOGO" w:date="2023-10-25T17:15:00Z"/>
          <w:b/>
          <w:color w:val="000000" w:themeColor="text1"/>
          <w:sz w:val="44"/>
          <w:rPrChange w:id="14344" w:author="Dr Mamadou SANOGO" w:date="2023-10-25T18:15:00Z">
            <w:rPr>
              <w:ins w:id="14345" w:author="Dr Mamadou SANOGO" w:date="2023-10-25T17:15:00Z"/>
              <w:b/>
              <w:sz w:val="44"/>
            </w:rPr>
          </w:rPrChange>
        </w:rPr>
        <w:pPrChange w:id="14346" w:author="Dr Mamadou SANOGO" w:date="2023-10-27T23:52:00Z">
          <w:pPr>
            <w:shd w:val="clear" w:color="auto" w:fill="FFFFFF"/>
            <w:spacing w:line="240" w:lineRule="auto"/>
            <w:ind w:right="9"/>
            <w:jc w:val="center"/>
          </w:pPr>
        </w:pPrChange>
      </w:pPr>
    </w:p>
    <w:p w14:paraId="2A123C39" w14:textId="77777777" w:rsidR="00803A8B" w:rsidRPr="00803A8B" w:rsidRDefault="00803A8B" w:rsidP="00803A8B">
      <w:pPr>
        <w:autoSpaceDE w:val="0"/>
        <w:autoSpaceDN w:val="0"/>
        <w:spacing w:line="240" w:lineRule="auto"/>
        <w:rPr>
          <w:ins w:id="14347" w:author="Dr Mamadou SANOGO" w:date="2023-10-27T23:01:00Z"/>
          <w:rFonts w:ascii="Calibri" w:hAnsi="Calibri"/>
          <w:b/>
          <w:sz w:val="22"/>
          <w:lang w:val="en-US"/>
        </w:rPr>
      </w:pPr>
      <w:proofErr w:type="spellStart"/>
      <w:ins w:id="14348" w:author="Dr Mamadou SANOGO" w:date="2023-10-27T23:01:00Z">
        <w:r w:rsidRPr="00803A8B">
          <w:rPr>
            <w:rFonts w:ascii="Calibri" w:hAnsi="Calibri"/>
            <w:b/>
            <w:sz w:val="22"/>
            <w:lang w:val="en-US"/>
          </w:rPr>
          <w:t>Semestre</w:t>
        </w:r>
        <w:proofErr w:type="spellEnd"/>
        <w:r w:rsidRPr="00803A8B">
          <w:rPr>
            <w:rFonts w:ascii="Calibri" w:hAnsi="Calibri"/>
            <w:b/>
            <w:sz w:val="22"/>
            <w:lang w:val="en-US"/>
          </w:rPr>
          <w:t xml:space="preserve"> 1</w:t>
        </w:r>
      </w:ins>
    </w:p>
    <w:p w14:paraId="189D1546" w14:textId="77777777" w:rsidR="00803A8B" w:rsidRPr="00803A8B" w:rsidRDefault="00803A8B" w:rsidP="00803A8B">
      <w:pPr>
        <w:numPr>
          <w:ilvl w:val="0"/>
          <w:numId w:val="40"/>
        </w:numPr>
        <w:autoSpaceDE w:val="0"/>
        <w:autoSpaceDN w:val="0"/>
        <w:spacing w:line="240" w:lineRule="auto"/>
        <w:jc w:val="left"/>
        <w:rPr>
          <w:ins w:id="14349" w:author="Dr Mamadou SANOGO" w:date="2023-10-27T23:01:00Z"/>
          <w:rFonts w:ascii="Calibri" w:hAnsi="Calibri"/>
          <w:b/>
          <w:bCs/>
          <w:sz w:val="22"/>
        </w:rPr>
      </w:pPr>
      <w:ins w:id="14350" w:author="Dr Mamadou SANOGO" w:date="2023-10-27T23:01:00Z">
        <w:r w:rsidRPr="00803A8B">
          <w:rPr>
            <w:rFonts w:ascii="Calibri" w:hAnsi="Calibri"/>
            <w:b/>
            <w:bCs/>
            <w:sz w:val="22"/>
          </w:rPr>
          <w:t>MPC1101</w:t>
        </w:r>
        <w:r w:rsidRPr="00803A8B">
          <w:rPr>
            <w:rFonts w:ascii="Calibri" w:hAnsi="Calibri"/>
            <w:bCs/>
            <w:sz w:val="22"/>
          </w:rPr>
          <w:t xml:space="preserve"> Mathématiques et Physique-Chimie</w:t>
        </w:r>
      </w:ins>
    </w:p>
    <w:p w14:paraId="5D45EB9B" w14:textId="77777777" w:rsidR="00803A8B" w:rsidRPr="00803A8B" w:rsidRDefault="00803A8B" w:rsidP="00803A8B">
      <w:pPr>
        <w:numPr>
          <w:ilvl w:val="0"/>
          <w:numId w:val="40"/>
        </w:numPr>
        <w:autoSpaceDE w:val="0"/>
        <w:autoSpaceDN w:val="0"/>
        <w:spacing w:line="240" w:lineRule="auto"/>
        <w:jc w:val="left"/>
        <w:rPr>
          <w:ins w:id="14351" w:author="Dr Mamadou SANOGO" w:date="2023-10-27T23:01:00Z"/>
          <w:rFonts w:ascii="Calibri" w:hAnsi="Calibri"/>
          <w:bCs/>
          <w:sz w:val="22"/>
        </w:rPr>
      </w:pPr>
      <w:ins w:id="14352" w:author="Dr Mamadou SANOGO" w:date="2023-10-27T23:01:00Z">
        <w:r w:rsidRPr="00803A8B">
          <w:rPr>
            <w:rFonts w:ascii="Calibri" w:hAnsi="Calibri"/>
            <w:b/>
            <w:bCs/>
            <w:sz w:val="22"/>
          </w:rPr>
          <w:t>SVT1102</w:t>
        </w:r>
        <w:r w:rsidRPr="00803A8B">
          <w:rPr>
            <w:rFonts w:ascii="Calibri" w:hAnsi="Calibri"/>
            <w:bCs/>
            <w:sz w:val="22"/>
          </w:rPr>
          <w:t xml:space="preserve"> Sciences de la vie et de la terre</w:t>
        </w:r>
      </w:ins>
    </w:p>
    <w:p w14:paraId="5E6C7698" w14:textId="77777777" w:rsidR="00803A8B" w:rsidRPr="00803A8B" w:rsidRDefault="00803A8B" w:rsidP="00803A8B">
      <w:pPr>
        <w:numPr>
          <w:ilvl w:val="0"/>
          <w:numId w:val="40"/>
        </w:numPr>
        <w:autoSpaceDE w:val="0"/>
        <w:autoSpaceDN w:val="0"/>
        <w:spacing w:line="240" w:lineRule="auto"/>
        <w:jc w:val="left"/>
        <w:rPr>
          <w:ins w:id="14353" w:author="Dr Mamadou SANOGO" w:date="2023-10-27T23:01:00Z"/>
          <w:rFonts w:ascii="Calibri" w:hAnsi="Calibri"/>
          <w:bCs/>
          <w:sz w:val="22"/>
        </w:rPr>
      </w:pPr>
      <w:ins w:id="14354" w:author="Dr Mamadou SANOGO" w:date="2023-10-27T23:01:00Z">
        <w:r w:rsidRPr="00803A8B">
          <w:rPr>
            <w:rFonts w:ascii="Calibri" w:hAnsi="Calibri"/>
            <w:b/>
            <w:bCs/>
            <w:sz w:val="22"/>
          </w:rPr>
          <w:t>CBROA1103</w:t>
        </w:r>
        <w:r w:rsidRPr="00803A8B">
          <w:rPr>
            <w:rFonts w:ascii="Calibri" w:eastAsia="Calibri" w:hAnsi="Calibri"/>
            <w:sz w:val="22"/>
            <w:lang w:eastAsia="en-US"/>
          </w:rPr>
          <w:t xml:space="preserve"> </w:t>
        </w:r>
        <w:r w:rsidRPr="00803A8B">
          <w:rPr>
            <w:rFonts w:ascii="Calibri" w:hAnsi="Calibri"/>
            <w:bCs/>
            <w:sz w:val="22"/>
          </w:rPr>
          <w:t xml:space="preserve">Construction de bâtiments et Réalisation d’ouvrages d’assainissement </w:t>
        </w:r>
      </w:ins>
    </w:p>
    <w:p w14:paraId="020E8488" w14:textId="77777777" w:rsidR="00803A8B" w:rsidRPr="00803A8B" w:rsidRDefault="00803A8B" w:rsidP="00803A8B">
      <w:pPr>
        <w:numPr>
          <w:ilvl w:val="0"/>
          <w:numId w:val="40"/>
        </w:numPr>
        <w:autoSpaceDE w:val="0"/>
        <w:autoSpaceDN w:val="0"/>
        <w:spacing w:line="240" w:lineRule="auto"/>
        <w:jc w:val="left"/>
        <w:rPr>
          <w:ins w:id="14355" w:author="Dr Mamadou SANOGO" w:date="2023-10-27T23:01:00Z"/>
          <w:rFonts w:ascii="Calibri" w:hAnsi="Calibri"/>
          <w:bCs/>
          <w:sz w:val="22"/>
        </w:rPr>
      </w:pPr>
      <w:ins w:id="14356" w:author="Dr Mamadou SANOGO" w:date="2023-10-27T23:01:00Z">
        <w:r w:rsidRPr="00803A8B">
          <w:rPr>
            <w:rFonts w:ascii="Calibri" w:hAnsi="Calibri"/>
            <w:b/>
            <w:bCs/>
            <w:sz w:val="22"/>
          </w:rPr>
          <w:t>SOA1104</w:t>
        </w:r>
        <w:r w:rsidRPr="00803A8B">
          <w:rPr>
            <w:rFonts w:ascii="Calibri" w:hAnsi="Calibri"/>
            <w:bCs/>
            <w:sz w:val="22"/>
          </w:rPr>
          <w:t xml:space="preserve"> Sociologie et anthropologie</w:t>
        </w:r>
      </w:ins>
    </w:p>
    <w:p w14:paraId="01FF0AAF" w14:textId="77777777" w:rsidR="00803A8B" w:rsidRPr="00803A8B" w:rsidRDefault="00803A8B" w:rsidP="00803A8B">
      <w:pPr>
        <w:numPr>
          <w:ilvl w:val="0"/>
          <w:numId w:val="40"/>
        </w:numPr>
        <w:autoSpaceDE w:val="0"/>
        <w:autoSpaceDN w:val="0"/>
        <w:spacing w:line="240" w:lineRule="auto"/>
        <w:jc w:val="left"/>
        <w:rPr>
          <w:ins w:id="14357" w:author="Dr Mamadou SANOGO" w:date="2023-10-27T23:01:00Z"/>
          <w:rFonts w:ascii="Calibri" w:hAnsi="Calibri"/>
          <w:bCs/>
          <w:sz w:val="22"/>
        </w:rPr>
      </w:pPr>
      <w:ins w:id="14358" w:author="Dr Mamadou SANOGO" w:date="2023-10-27T23:01:00Z">
        <w:r w:rsidRPr="00803A8B">
          <w:rPr>
            <w:rFonts w:ascii="Calibri" w:hAnsi="Calibri"/>
            <w:b/>
            <w:bCs/>
            <w:sz w:val="22"/>
          </w:rPr>
          <w:t>COR1105</w:t>
        </w:r>
        <w:r w:rsidRPr="00803A8B">
          <w:rPr>
            <w:rFonts w:ascii="Calibri" w:eastAsia="Calibri" w:hAnsi="Calibri"/>
            <w:sz w:val="22"/>
            <w:lang w:eastAsia="en-US"/>
          </w:rPr>
          <w:t xml:space="preserve"> </w:t>
        </w:r>
        <w:r w:rsidRPr="00803A8B">
          <w:rPr>
            <w:rFonts w:ascii="Calibri" w:hAnsi="Calibri"/>
            <w:bCs/>
            <w:sz w:val="22"/>
          </w:rPr>
          <w:t>Communication et recherche</w:t>
        </w:r>
      </w:ins>
    </w:p>
    <w:p w14:paraId="304994AC" w14:textId="77777777" w:rsidR="00803A8B" w:rsidRPr="00803A8B" w:rsidRDefault="00803A8B" w:rsidP="00803A8B">
      <w:pPr>
        <w:numPr>
          <w:ilvl w:val="0"/>
          <w:numId w:val="40"/>
        </w:numPr>
        <w:autoSpaceDE w:val="0"/>
        <w:autoSpaceDN w:val="0"/>
        <w:spacing w:line="240" w:lineRule="auto"/>
        <w:jc w:val="left"/>
        <w:rPr>
          <w:ins w:id="14359" w:author="Dr Mamadou SANOGO" w:date="2023-10-27T23:01:00Z"/>
          <w:rFonts w:ascii="Calibri" w:hAnsi="Calibri"/>
          <w:bCs/>
          <w:sz w:val="22"/>
        </w:rPr>
      </w:pPr>
      <w:ins w:id="14360" w:author="Dr Mamadou SANOGO" w:date="2023-10-27T23:01:00Z">
        <w:r w:rsidRPr="00803A8B">
          <w:rPr>
            <w:rFonts w:ascii="Calibri" w:hAnsi="Calibri"/>
            <w:b/>
            <w:bCs/>
            <w:sz w:val="22"/>
          </w:rPr>
          <w:t>MICRO1106</w:t>
        </w:r>
        <w:r w:rsidRPr="00803A8B">
          <w:rPr>
            <w:rFonts w:ascii="Calibri" w:hAnsi="Calibri"/>
            <w:bCs/>
            <w:sz w:val="22"/>
          </w:rPr>
          <w:t xml:space="preserve"> Microbiologie</w:t>
        </w:r>
      </w:ins>
    </w:p>
    <w:p w14:paraId="11D964B2" w14:textId="77777777" w:rsidR="00803A8B" w:rsidRPr="00803A8B" w:rsidRDefault="00803A8B" w:rsidP="00803A8B">
      <w:pPr>
        <w:autoSpaceDE w:val="0"/>
        <w:autoSpaceDN w:val="0"/>
        <w:spacing w:line="240" w:lineRule="auto"/>
        <w:rPr>
          <w:ins w:id="14361" w:author="Dr Mamadou SANOGO" w:date="2023-10-27T23:01:00Z"/>
          <w:rFonts w:ascii="Calibri" w:hAnsi="Calibri"/>
          <w:sz w:val="10"/>
        </w:rPr>
      </w:pPr>
    </w:p>
    <w:p w14:paraId="5BF8C72C" w14:textId="77777777" w:rsidR="00803A8B" w:rsidRPr="00803A8B" w:rsidRDefault="00803A8B" w:rsidP="00803A8B">
      <w:pPr>
        <w:autoSpaceDE w:val="0"/>
        <w:autoSpaceDN w:val="0"/>
        <w:spacing w:line="240" w:lineRule="auto"/>
        <w:rPr>
          <w:ins w:id="14362" w:author="Dr Mamadou SANOGO" w:date="2023-10-27T23:01:00Z"/>
          <w:rFonts w:ascii="Calibri" w:hAnsi="Calibri"/>
          <w:b/>
          <w:sz w:val="22"/>
        </w:rPr>
      </w:pPr>
      <w:ins w:id="14363" w:author="Dr Mamadou SANOGO" w:date="2023-10-27T23:01:00Z">
        <w:r w:rsidRPr="00803A8B">
          <w:rPr>
            <w:rFonts w:ascii="Calibri" w:hAnsi="Calibri"/>
            <w:b/>
            <w:sz w:val="22"/>
          </w:rPr>
          <w:t>Semestre 2</w:t>
        </w:r>
      </w:ins>
    </w:p>
    <w:p w14:paraId="71FDB9E6" w14:textId="77777777" w:rsidR="00803A8B" w:rsidRPr="00803A8B" w:rsidRDefault="00803A8B" w:rsidP="00803A8B">
      <w:pPr>
        <w:numPr>
          <w:ilvl w:val="0"/>
          <w:numId w:val="40"/>
        </w:numPr>
        <w:autoSpaceDE w:val="0"/>
        <w:autoSpaceDN w:val="0"/>
        <w:spacing w:line="240" w:lineRule="auto"/>
        <w:jc w:val="left"/>
        <w:rPr>
          <w:ins w:id="14364" w:author="Dr Mamadou SANOGO" w:date="2023-10-27T23:01:00Z"/>
          <w:rFonts w:ascii="Calibri" w:hAnsi="Calibri"/>
          <w:b/>
          <w:bCs/>
          <w:sz w:val="22"/>
        </w:rPr>
      </w:pPr>
      <w:ins w:id="14365" w:author="Dr Mamadou SANOGO" w:date="2023-10-27T23:01:00Z">
        <w:r w:rsidRPr="00803A8B">
          <w:rPr>
            <w:rFonts w:ascii="Calibri" w:hAnsi="Calibri"/>
            <w:b/>
            <w:bCs/>
            <w:sz w:val="22"/>
          </w:rPr>
          <w:t xml:space="preserve">DGP1201 </w:t>
        </w:r>
        <w:r w:rsidRPr="00803A8B">
          <w:rPr>
            <w:rFonts w:ascii="Calibri" w:hAnsi="Calibri"/>
            <w:bCs/>
            <w:sz w:val="22"/>
          </w:rPr>
          <w:t>Développement et gestion des projets</w:t>
        </w:r>
      </w:ins>
    </w:p>
    <w:p w14:paraId="2DD1A15F" w14:textId="77777777" w:rsidR="00803A8B" w:rsidRPr="00803A8B" w:rsidRDefault="00803A8B" w:rsidP="00803A8B">
      <w:pPr>
        <w:numPr>
          <w:ilvl w:val="0"/>
          <w:numId w:val="40"/>
        </w:numPr>
        <w:autoSpaceDE w:val="0"/>
        <w:autoSpaceDN w:val="0"/>
        <w:spacing w:line="240" w:lineRule="auto"/>
        <w:jc w:val="left"/>
        <w:rPr>
          <w:ins w:id="14366" w:author="Dr Mamadou SANOGO" w:date="2023-10-27T23:01:00Z"/>
          <w:rFonts w:ascii="Calibri" w:hAnsi="Calibri"/>
          <w:b/>
          <w:bCs/>
          <w:sz w:val="22"/>
        </w:rPr>
      </w:pPr>
      <w:ins w:id="14367" w:author="Dr Mamadou SANOGO" w:date="2023-10-27T23:01:00Z">
        <w:r w:rsidRPr="00803A8B">
          <w:rPr>
            <w:rFonts w:ascii="Calibri" w:hAnsi="Calibri"/>
            <w:b/>
            <w:bCs/>
            <w:sz w:val="22"/>
          </w:rPr>
          <w:t xml:space="preserve">GDES1202 </w:t>
        </w:r>
        <w:r w:rsidRPr="00803A8B">
          <w:rPr>
            <w:rFonts w:ascii="Calibri" w:hAnsi="Calibri"/>
            <w:bCs/>
            <w:sz w:val="22"/>
          </w:rPr>
          <w:t xml:space="preserve">Gestion des désastres environnementaux et de santé publique </w:t>
        </w:r>
      </w:ins>
    </w:p>
    <w:p w14:paraId="5E2873E1" w14:textId="77777777" w:rsidR="00803A8B" w:rsidRPr="00803A8B" w:rsidRDefault="00803A8B" w:rsidP="00803A8B">
      <w:pPr>
        <w:numPr>
          <w:ilvl w:val="0"/>
          <w:numId w:val="40"/>
        </w:numPr>
        <w:autoSpaceDE w:val="0"/>
        <w:autoSpaceDN w:val="0"/>
        <w:spacing w:line="240" w:lineRule="auto"/>
        <w:jc w:val="left"/>
        <w:rPr>
          <w:ins w:id="14368" w:author="Dr Mamadou SANOGO" w:date="2023-10-27T23:01:00Z"/>
          <w:rFonts w:ascii="Calibri" w:hAnsi="Calibri"/>
          <w:b/>
          <w:bCs/>
          <w:sz w:val="22"/>
        </w:rPr>
      </w:pPr>
      <w:ins w:id="14369" w:author="Dr Mamadou SANOGO" w:date="2023-10-27T23:01:00Z">
        <w:r w:rsidRPr="00803A8B">
          <w:rPr>
            <w:rFonts w:ascii="Calibri" w:hAnsi="Calibri"/>
            <w:b/>
            <w:bCs/>
            <w:sz w:val="22"/>
          </w:rPr>
          <w:t xml:space="preserve">PSC1203 </w:t>
        </w:r>
        <w:r w:rsidRPr="00803A8B">
          <w:rPr>
            <w:rFonts w:ascii="Calibri" w:hAnsi="Calibri"/>
            <w:bCs/>
            <w:sz w:val="22"/>
          </w:rPr>
          <w:t>Population et santé communautaire</w:t>
        </w:r>
        <w:r w:rsidRPr="00803A8B">
          <w:rPr>
            <w:rFonts w:ascii="Calibri" w:hAnsi="Calibri"/>
            <w:b/>
            <w:bCs/>
            <w:sz w:val="22"/>
          </w:rPr>
          <w:t xml:space="preserve"> </w:t>
        </w:r>
      </w:ins>
    </w:p>
    <w:p w14:paraId="50F26BAF" w14:textId="77777777" w:rsidR="00803A8B" w:rsidRPr="00803A8B" w:rsidRDefault="00803A8B" w:rsidP="00803A8B">
      <w:pPr>
        <w:numPr>
          <w:ilvl w:val="0"/>
          <w:numId w:val="40"/>
        </w:numPr>
        <w:autoSpaceDE w:val="0"/>
        <w:autoSpaceDN w:val="0"/>
        <w:spacing w:line="240" w:lineRule="auto"/>
        <w:jc w:val="left"/>
        <w:rPr>
          <w:ins w:id="14370" w:author="Dr Mamadou SANOGO" w:date="2023-10-27T23:01:00Z"/>
          <w:rFonts w:ascii="Calibri" w:hAnsi="Calibri"/>
          <w:bCs/>
          <w:sz w:val="22"/>
        </w:rPr>
      </w:pPr>
      <w:ins w:id="14371" w:author="Dr Mamadou SANOGO" w:date="2023-10-27T23:01:00Z">
        <w:r w:rsidRPr="00803A8B">
          <w:rPr>
            <w:rFonts w:ascii="Calibri" w:hAnsi="Calibri"/>
            <w:b/>
            <w:bCs/>
            <w:sz w:val="22"/>
          </w:rPr>
          <w:t xml:space="preserve">MTNTC1204 </w:t>
        </w:r>
        <w:r w:rsidRPr="00803A8B">
          <w:rPr>
            <w:rFonts w:ascii="Calibri" w:hAnsi="Calibri"/>
            <w:bCs/>
            <w:sz w:val="22"/>
          </w:rPr>
          <w:t>Maladies transmissibles, non transmissibles, et d’origine chimique</w:t>
        </w:r>
      </w:ins>
    </w:p>
    <w:p w14:paraId="7F19F675" w14:textId="77777777" w:rsidR="00803A8B" w:rsidRPr="00803A8B" w:rsidRDefault="00803A8B" w:rsidP="00803A8B">
      <w:pPr>
        <w:numPr>
          <w:ilvl w:val="0"/>
          <w:numId w:val="40"/>
        </w:numPr>
        <w:autoSpaceDE w:val="0"/>
        <w:autoSpaceDN w:val="0"/>
        <w:spacing w:line="240" w:lineRule="auto"/>
        <w:jc w:val="left"/>
        <w:rPr>
          <w:ins w:id="14372" w:author="Dr Mamadou SANOGO" w:date="2023-10-27T23:01:00Z"/>
          <w:rFonts w:ascii="Calibri" w:hAnsi="Calibri"/>
          <w:b/>
          <w:bCs/>
          <w:sz w:val="22"/>
        </w:rPr>
      </w:pPr>
      <w:ins w:id="14373" w:author="Dr Mamadou SANOGO" w:date="2023-10-27T23:01:00Z">
        <w:r w:rsidRPr="00803A8B">
          <w:rPr>
            <w:rFonts w:ascii="Calibri" w:hAnsi="Calibri"/>
            <w:b/>
            <w:bCs/>
            <w:sz w:val="22"/>
          </w:rPr>
          <w:t xml:space="preserve">SGIMS1205 </w:t>
        </w:r>
        <w:r w:rsidRPr="00803A8B">
          <w:rPr>
            <w:rFonts w:ascii="Calibri" w:hAnsi="Calibri"/>
            <w:bCs/>
            <w:sz w:val="22"/>
          </w:rPr>
          <w:t>Systèmes de gestion des informations en matière de santé</w:t>
        </w:r>
      </w:ins>
    </w:p>
    <w:p w14:paraId="2210D733" w14:textId="77777777" w:rsidR="00803A8B" w:rsidRPr="00803A8B" w:rsidRDefault="00803A8B" w:rsidP="00803A8B">
      <w:pPr>
        <w:numPr>
          <w:ilvl w:val="0"/>
          <w:numId w:val="40"/>
        </w:numPr>
        <w:autoSpaceDE w:val="0"/>
        <w:autoSpaceDN w:val="0"/>
        <w:spacing w:line="240" w:lineRule="auto"/>
        <w:jc w:val="left"/>
        <w:rPr>
          <w:ins w:id="14374" w:author="Dr Mamadou SANOGO" w:date="2023-10-27T23:01:00Z"/>
          <w:rFonts w:ascii="Calibri" w:hAnsi="Calibri"/>
          <w:b/>
          <w:bCs/>
          <w:sz w:val="22"/>
        </w:rPr>
      </w:pPr>
      <w:ins w:id="14375" w:author="Dr Mamadou SANOGO" w:date="2023-10-27T23:01:00Z">
        <w:r w:rsidRPr="00803A8B">
          <w:rPr>
            <w:rFonts w:ascii="Calibri" w:hAnsi="Calibri"/>
            <w:b/>
            <w:bCs/>
            <w:sz w:val="22"/>
          </w:rPr>
          <w:t xml:space="preserve">STA1206 </w:t>
        </w:r>
        <w:r w:rsidRPr="00803A8B">
          <w:rPr>
            <w:rFonts w:ascii="Calibri" w:hAnsi="Calibri"/>
            <w:bCs/>
            <w:sz w:val="22"/>
          </w:rPr>
          <w:t>Stage</w:t>
        </w:r>
      </w:ins>
    </w:p>
    <w:p w14:paraId="7B1C7A31" w14:textId="77777777" w:rsidR="00803A8B" w:rsidRPr="00803A8B" w:rsidRDefault="00803A8B" w:rsidP="00803A8B">
      <w:pPr>
        <w:autoSpaceDE w:val="0"/>
        <w:autoSpaceDN w:val="0"/>
        <w:spacing w:line="240" w:lineRule="auto"/>
        <w:rPr>
          <w:ins w:id="14376" w:author="Dr Mamadou SANOGO" w:date="2023-10-27T23:01:00Z"/>
          <w:rFonts w:ascii="Calibri" w:hAnsi="Calibri"/>
          <w:sz w:val="10"/>
        </w:rPr>
      </w:pPr>
    </w:p>
    <w:p w14:paraId="0E88B2A0" w14:textId="77777777" w:rsidR="00803A8B" w:rsidRPr="00803A8B" w:rsidRDefault="00803A8B" w:rsidP="00803A8B">
      <w:pPr>
        <w:autoSpaceDE w:val="0"/>
        <w:autoSpaceDN w:val="0"/>
        <w:spacing w:line="240" w:lineRule="auto"/>
        <w:rPr>
          <w:ins w:id="14377" w:author="Dr Mamadou SANOGO" w:date="2023-10-27T23:01:00Z"/>
          <w:rFonts w:ascii="Calibri" w:hAnsi="Calibri"/>
          <w:b/>
          <w:sz w:val="22"/>
        </w:rPr>
      </w:pPr>
      <w:ins w:id="14378" w:author="Dr Mamadou SANOGO" w:date="2023-10-27T23:01:00Z">
        <w:r w:rsidRPr="00803A8B">
          <w:rPr>
            <w:rFonts w:ascii="Calibri" w:hAnsi="Calibri"/>
            <w:b/>
            <w:sz w:val="22"/>
          </w:rPr>
          <w:t>Semestre 3</w:t>
        </w:r>
      </w:ins>
    </w:p>
    <w:p w14:paraId="2D394B50" w14:textId="77777777" w:rsidR="00803A8B" w:rsidRPr="00803A8B" w:rsidRDefault="00803A8B" w:rsidP="00803A8B">
      <w:pPr>
        <w:numPr>
          <w:ilvl w:val="0"/>
          <w:numId w:val="40"/>
        </w:numPr>
        <w:autoSpaceDE w:val="0"/>
        <w:autoSpaceDN w:val="0"/>
        <w:spacing w:line="240" w:lineRule="auto"/>
        <w:jc w:val="left"/>
        <w:rPr>
          <w:ins w:id="14379" w:author="Dr Mamadou SANOGO" w:date="2023-10-27T23:01:00Z"/>
          <w:rFonts w:ascii="Calibri" w:hAnsi="Calibri"/>
          <w:b/>
          <w:bCs/>
          <w:sz w:val="22"/>
        </w:rPr>
      </w:pPr>
      <w:ins w:id="14380" w:author="Dr Mamadou SANOGO" w:date="2023-10-27T23:01:00Z">
        <w:r w:rsidRPr="00803A8B">
          <w:rPr>
            <w:rFonts w:ascii="Calibri" w:hAnsi="Calibri"/>
            <w:b/>
            <w:bCs/>
            <w:sz w:val="22"/>
          </w:rPr>
          <w:t xml:space="preserve">HPDA2301 </w:t>
        </w:r>
        <w:r w:rsidRPr="00803A8B">
          <w:rPr>
            <w:rFonts w:ascii="Calibri" w:hAnsi="Calibri"/>
            <w:bCs/>
            <w:sz w:val="22"/>
          </w:rPr>
          <w:t>Hygiène et pathologie des denrées alimentaires</w:t>
        </w:r>
      </w:ins>
    </w:p>
    <w:p w14:paraId="0A0B15D5" w14:textId="77777777" w:rsidR="00803A8B" w:rsidRPr="00803A8B" w:rsidRDefault="00803A8B" w:rsidP="00803A8B">
      <w:pPr>
        <w:numPr>
          <w:ilvl w:val="0"/>
          <w:numId w:val="40"/>
        </w:numPr>
        <w:autoSpaceDE w:val="0"/>
        <w:autoSpaceDN w:val="0"/>
        <w:spacing w:line="240" w:lineRule="auto"/>
        <w:jc w:val="left"/>
        <w:rPr>
          <w:ins w:id="14381" w:author="Dr Mamadou SANOGO" w:date="2023-10-27T23:01:00Z"/>
          <w:rFonts w:ascii="Calibri" w:hAnsi="Calibri"/>
          <w:b/>
          <w:bCs/>
          <w:sz w:val="22"/>
        </w:rPr>
      </w:pPr>
      <w:ins w:id="14382" w:author="Dr Mamadou SANOGO" w:date="2023-10-27T23:01:00Z">
        <w:r w:rsidRPr="00803A8B">
          <w:rPr>
            <w:rFonts w:ascii="Calibri" w:hAnsi="Calibri"/>
            <w:b/>
            <w:bCs/>
            <w:sz w:val="22"/>
          </w:rPr>
          <w:t xml:space="preserve">SST2302 </w:t>
        </w:r>
        <w:r w:rsidRPr="00803A8B">
          <w:rPr>
            <w:rFonts w:ascii="Calibri" w:hAnsi="Calibri"/>
            <w:bCs/>
            <w:sz w:val="22"/>
          </w:rPr>
          <w:t>Santé et sécurité au travail</w:t>
        </w:r>
      </w:ins>
    </w:p>
    <w:p w14:paraId="665130B8" w14:textId="77777777" w:rsidR="00803A8B" w:rsidRPr="00803A8B" w:rsidRDefault="00803A8B" w:rsidP="00803A8B">
      <w:pPr>
        <w:numPr>
          <w:ilvl w:val="0"/>
          <w:numId w:val="40"/>
        </w:numPr>
        <w:autoSpaceDE w:val="0"/>
        <w:autoSpaceDN w:val="0"/>
        <w:spacing w:line="240" w:lineRule="auto"/>
        <w:jc w:val="left"/>
        <w:rPr>
          <w:ins w:id="14383" w:author="Dr Mamadou SANOGO" w:date="2023-10-27T23:01:00Z"/>
          <w:rFonts w:ascii="Calibri" w:hAnsi="Calibri"/>
          <w:b/>
          <w:bCs/>
          <w:sz w:val="22"/>
        </w:rPr>
      </w:pPr>
      <w:ins w:id="14384" w:author="Dr Mamadou SANOGO" w:date="2023-10-27T23:01:00Z">
        <w:r w:rsidRPr="00803A8B">
          <w:rPr>
            <w:rFonts w:ascii="Calibri" w:hAnsi="Calibri"/>
            <w:b/>
            <w:bCs/>
            <w:sz w:val="22"/>
          </w:rPr>
          <w:t xml:space="preserve">EPSE2303 </w:t>
        </w:r>
        <w:r w:rsidRPr="00803A8B">
          <w:rPr>
            <w:rFonts w:ascii="Calibri" w:hAnsi="Calibri"/>
            <w:bCs/>
            <w:sz w:val="22"/>
          </w:rPr>
          <w:t>Education/Promotion de la Santé environnementale</w:t>
        </w:r>
        <w:r w:rsidRPr="00803A8B">
          <w:rPr>
            <w:rFonts w:ascii="Calibri" w:hAnsi="Calibri"/>
            <w:b/>
            <w:bCs/>
            <w:sz w:val="22"/>
          </w:rPr>
          <w:t xml:space="preserve"> I</w:t>
        </w:r>
      </w:ins>
    </w:p>
    <w:p w14:paraId="53C6E05A" w14:textId="77777777" w:rsidR="00803A8B" w:rsidRPr="00803A8B" w:rsidRDefault="00803A8B" w:rsidP="00803A8B">
      <w:pPr>
        <w:numPr>
          <w:ilvl w:val="0"/>
          <w:numId w:val="40"/>
        </w:numPr>
        <w:autoSpaceDE w:val="0"/>
        <w:autoSpaceDN w:val="0"/>
        <w:spacing w:line="240" w:lineRule="auto"/>
        <w:jc w:val="left"/>
        <w:rPr>
          <w:ins w:id="14385" w:author="Dr Mamadou SANOGO" w:date="2023-10-27T23:01:00Z"/>
          <w:rFonts w:ascii="Calibri" w:hAnsi="Calibri"/>
          <w:b/>
          <w:bCs/>
          <w:sz w:val="22"/>
        </w:rPr>
      </w:pPr>
      <w:ins w:id="14386" w:author="Dr Mamadou SANOGO" w:date="2023-10-27T23:01:00Z">
        <w:r w:rsidRPr="00803A8B">
          <w:rPr>
            <w:rFonts w:ascii="Calibri" w:hAnsi="Calibri"/>
            <w:b/>
            <w:bCs/>
            <w:sz w:val="22"/>
          </w:rPr>
          <w:t xml:space="preserve">SGUDS2304 </w:t>
        </w:r>
        <w:r w:rsidRPr="00803A8B">
          <w:rPr>
            <w:rFonts w:ascii="Calibri" w:hAnsi="Calibri"/>
            <w:bCs/>
            <w:sz w:val="22"/>
          </w:rPr>
          <w:t>Système de gestion et d’utilisation des données en matière de santé</w:t>
        </w:r>
        <w:r w:rsidRPr="00803A8B">
          <w:rPr>
            <w:rFonts w:ascii="Calibri" w:hAnsi="Calibri"/>
            <w:b/>
            <w:bCs/>
            <w:sz w:val="22"/>
          </w:rPr>
          <w:t xml:space="preserve"> </w:t>
        </w:r>
      </w:ins>
    </w:p>
    <w:p w14:paraId="0F99D0EA" w14:textId="77777777" w:rsidR="00803A8B" w:rsidRPr="00803A8B" w:rsidRDefault="00803A8B" w:rsidP="00803A8B">
      <w:pPr>
        <w:numPr>
          <w:ilvl w:val="0"/>
          <w:numId w:val="40"/>
        </w:numPr>
        <w:autoSpaceDE w:val="0"/>
        <w:autoSpaceDN w:val="0"/>
        <w:spacing w:line="240" w:lineRule="auto"/>
        <w:jc w:val="left"/>
        <w:rPr>
          <w:ins w:id="14387" w:author="Dr Mamadou SANOGO" w:date="2023-10-27T23:01:00Z"/>
          <w:rFonts w:ascii="Calibri" w:hAnsi="Calibri"/>
          <w:b/>
          <w:bCs/>
          <w:sz w:val="22"/>
        </w:rPr>
      </w:pPr>
      <w:ins w:id="14388" w:author="Dr Mamadou SANOGO" w:date="2023-10-27T23:01:00Z">
        <w:r w:rsidRPr="00803A8B">
          <w:rPr>
            <w:rFonts w:ascii="Calibri" w:hAnsi="Calibri"/>
            <w:b/>
            <w:bCs/>
            <w:sz w:val="22"/>
          </w:rPr>
          <w:t xml:space="preserve">GD2305 </w:t>
        </w:r>
        <w:r w:rsidRPr="00803A8B">
          <w:rPr>
            <w:rFonts w:ascii="Calibri" w:hAnsi="Calibri"/>
            <w:bCs/>
            <w:sz w:val="22"/>
          </w:rPr>
          <w:t>Gestion des déchets</w:t>
        </w:r>
      </w:ins>
    </w:p>
    <w:p w14:paraId="1AF049EC" w14:textId="77777777" w:rsidR="00803A8B" w:rsidRPr="00803A8B" w:rsidRDefault="00803A8B" w:rsidP="00803A8B">
      <w:pPr>
        <w:numPr>
          <w:ilvl w:val="0"/>
          <w:numId w:val="40"/>
        </w:numPr>
        <w:autoSpaceDE w:val="0"/>
        <w:autoSpaceDN w:val="0"/>
        <w:spacing w:line="240" w:lineRule="auto"/>
        <w:jc w:val="left"/>
        <w:rPr>
          <w:ins w:id="14389" w:author="Dr Mamadou SANOGO" w:date="2023-10-27T23:01:00Z"/>
          <w:rFonts w:ascii="Calibri" w:hAnsi="Calibri"/>
          <w:b/>
          <w:bCs/>
          <w:sz w:val="22"/>
        </w:rPr>
      </w:pPr>
      <w:ins w:id="14390" w:author="Dr Mamadou SANOGO" w:date="2023-10-27T23:01:00Z">
        <w:r w:rsidRPr="00803A8B">
          <w:rPr>
            <w:rFonts w:ascii="Calibri" w:hAnsi="Calibri"/>
            <w:b/>
            <w:bCs/>
            <w:sz w:val="22"/>
          </w:rPr>
          <w:t xml:space="preserve">STA2306 </w:t>
        </w:r>
        <w:r w:rsidRPr="00803A8B">
          <w:rPr>
            <w:rFonts w:ascii="Calibri" w:hAnsi="Calibri"/>
            <w:bCs/>
            <w:sz w:val="22"/>
          </w:rPr>
          <w:t>Stage II</w:t>
        </w:r>
      </w:ins>
    </w:p>
    <w:p w14:paraId="0F509CF5" w14:textId="77777777" w:rsidR="00803A8B" w:rsidRPr="00803A8B" w:rsidRDefault="00803A8B" w:rsidP="00803A8B">
      <w:pPr>
        <w:autoSpaceDE w:val="0"/>
        <w:autoSpaceDN w:val="0"/>
        <w:spacing w:line="240" w:lineRule="auto"/>
        <w:rPr>
          <w:ins w:id="14391" w:author="Dr Mamadou SANOGO" w:date="2023-10-27T23:01:00Z"/>
          <w:rFonts w:ascii="Calibri" w:hAnsi="Calibri"/>
          <w:sz w:val="10"/>
        </w:rPr>
      </w:pPr>
    </w:p>
    <w:p w14:paraId="22A21BA7" w14:textId="77777777" w:rsidR="00803A8B" w:rsidRPr="00803A8B" w:rsidRDefault="00803A8B" w:rsidP="00803A8B">
      <w:pPr>
        <w:autoSpaceDE w:val="0"/>
        <w:autoSpaceDN w:val="0"/>
        <w:spacing w:line="240" w:lineRule="auto"/>
        <w:rPr>
          <w:ins w:id="14392" w:author="Dr Mamadou SANOGO" w:date="2023-10-27T23:01:00Z"/>
          <w:rFonts w:ascii="Calibri" w:hAnsi="Calibri"/>
          <w:b/>
          <w:sz w:val="22"/>
        </w:rPr>
      </w:pPr>
      <w:ins w:id="14393" w:author="Dr Mamadou SANOGO" w:date="2023-10-27T23:01:00Z">
        <w:r w:rsidRPr="00803A8B">
          <w:rPr>
            <w:rFonts w:ascii="Calibri" w:hAnsi="Calibri"/>
            <w:b/>
            <w:sz w:val="22"/>
          </w:rPr>
          <w:t>Semestre 4</w:t>
        </w:r>
      </w:ins>
    </w:p>
    <w:p w14:paraId="400B956F" w14:textId="77777777" w:rsidR="00803A8B" w:rsidRPr="00803A8B" w:rsidRDefault="00803A8B" w:rsidP="00803A8B">
      <w:pPr>
        <w:numPr>
          <w:ilvl w:val="0"/>
          <w:numId w:val="40"/>
        </w:numPr>
        <w:autoSpaceDE w:val="0"/>
        <w:autoSpaceDN w:val="0"/>
        <w:spacing w:line="240" w:lineRule="auto"/>
        <w:jc w:val="left"/>
        <w:rPr>
          <w:ins w:id="14394" w:author="Dr Mamadou SANOGO" w:date="2023-10-27T23:01:00Z"/>
          <w:rFonts w:ascii="Calibri" w:hAnsi="Calibri"/>
          <w:b/>
          <w:bCs/>
          <w:sz w:val="22"/>
        </w:rPr>
      </w:pPr>
      <w:ins w:id="14395" w:author="Dr Mamadou SANOGO" w:date="2023-10-27T23:01:00Z">
        <w:r w:rsidRPr="00803A8B">
          <w:rPr>
            <w:rFonts w:ascii="Calibri" w:hAnsi="Calibri"/>
            <w:b/>
            <w:bCs/>
            <w:sz w:val="22"/>
          </w:rPr>
          <w:t xml:space="preserve">EJSE2401 </w:t>
        </w:r>
        <w:r w:rsidRPr="00803A8B">
          <w:rPr>
            <w:rFonts w:ascii="Calibri" w:hAnsi="Calibri"/>
            <w:bCs/>
            <w:sz w:val="22"/>
          </w:rPr>
          <w:t>Environnement juridique en santé environnementale</w:t>
        </w:r>
        <w:r w:rsidRPr="00803A8B">
          <w:rPr>
            <w:rFonts w:ascii="Calibri" w:hAnsi="Calibri"/>
            <w:b/>
            <w:bCs/>
            <w:sz w:val="22"/>
          </w:rPr>
          <w:t xml:space="preserve"> </w:t>
        </w:r>
      </w:ins>
    </w:p>
    <w:p w14:paraId="17708CE8" w14:textId="77777777" w:rsidR="00803A8B" w:rsidRPr="00803A8B" w:rsidRDefault="00803A8B" w:rsidP="00803A8B">
      <w:pPr>
        <w:numPr>
          <w:ilvl w:val="0"/>
          <w:numId w:val="40"/>
        </w:numPr>
        <w:autoSpaceDE w:val="0"/>
        <w:autoSpaceDN w:val="0"/>
        <w:spacing w:line="240" w:lineRule="auto"/>
        <w:jc w:val="left"/>
        <w:rPr>
          <w:ins w:id="14396" w:author="Dr Mamadou SANOGO" w:date="2023-10-27T23:01:00Z"/>
          <w:rFonts w:ascii="Calibri" w:hAnsi="Calibri"/>
          <w:b/>
          <w:bCs/>
          <w:sz w:val="22"/>
        </w:rPr>
      </w:pPr>
      <w:ins w:id="14397" w:author="Dr Mamadou SANOGO" w:date="2023-10-27T23:01:00Z">
        <w:r w:rsidRPr="00803A8B">
          <w:rPr>
            <w:rFonts w:ascii="Calibri" w:hAnsi="Calibri"/>
            <w:b/>
            <w:bCs/>
            <w:sz w:val="22"/>
          </w:rPr>
          <w:t xml:space="preserve">ASE2402 </w:t>
        </w:r>
        <w:r w:rsidRPr="00803A8B">
          <w:rPr>
            <w:rFonts w:ascii="Calibri" w:hAnsi="Calibri"/>
            <w:bCs/>
            <w:sz w:val="22"/>
          </w:rPr>
          <w:t>Air et santé environnementale</w:t>
        </w:r>
      </w:ins>
    </w:p>
    <w:p w14:paraId="53DA61FE" w14:textId="77777777" w:rsidR="00803A8B" w:rsidRPr="00803A8B" w:rsidRDefault="00803A8B" w:rsidP="00803A8B">
      <w:pPr>
        <w:numPr>
          <w:ilvl w:val="0"/>
          <w:numId w:val="40"/>
        </w:numPr>
        <w:autoSpaceDE w:val="0"/>
        <w:autoSpaceDN w:val="0"/>
        <w:spacing w:line="240" w:lineRule="auto"/>
        <w:jc w:val="left"/>
        <w:rPr>
          <w:ins w:id="14398" w:author="Dr Mamadou SANOGO" w:date="2023-10-27T23:01:00Z"/>
          <w:rFonts w:ascii="Calibri" w:hAnsi="Calibri"/>
          <w:b/>
          <w:bCs/>
          <w:sz w:val="22"/>
        </w:rPr>
      </w:pPr>
      <w:ins w:id="14399" w:author="Dr Mamadou SANOGO" w:date="2023-10-27T23:01:00Z">
        <w:r w:rsidRPr="00803A8B">
          <w:rPr>
            <w:rFonts w:ascii="Calibri" w:hAnsi="Calibri"/>
            <w:b/>
            <w:bCs/>
            <w:sz w:val="22"/>
          </w:rPr>
          <w:t xml:space="preserve">ESE2403 </w:t>
        </w:r>
        <w:r w:rsidRPr="00803A8B">
          <w:rPr>
            <w:rFonts w:ascii="Calibri" w:hAnsi="Calibri"/>
            <w:bCs/>
            <w:sz w:val="22"/>
          </w:rPr>
          <w:t>Eau et santé environnementale</w:t>
        </w:r>
      </w:ins>
    </w:p>
    <w:p w14:paraId="7BEE3293" w14:textId="77777777" w:rsidR="00803A8B" w:rsidRPr="00803A8B" w:rsidRDefault="00803A8B" w:rsidP="00803A8B">
      <w:pPr>
        <w:numPr>
          <w:ilvl w:val="0"/>
          <w:numId w:val="40"/>
        </w:numPr>
        <w:autoSpaceDE w:val="0"/>
        <w:autoSpaceDN w:val="0"/>
        <w:spacing w:line="240" w:lineRule="auto"/>
        <w:jc w:val="left"/>
        <w:rPr>
          <w:ins w:id="14400" w:author="Dr Mamadou SANOGO" w:date="2023-10-27T23:01:00Z"/>
          <w:rFonts w:ascii="Calibri" w:hAnsi="Calibri"/>
          <w:b/>
          <w:bCs/>
          <w:sz w:val="22"/>
        </w:rPr>
      </w:pPr>
      <w:ins w:id="14401" w:author="Dr Mamadou SANOGO" w:date="2023-10-27T23:01:00Z">
        <w:r w:rsidRPr="00803A8B">
          <w:rPr>
            <w:rFonts w:ascii="Calibri" w:hAnsi="Calibri"/>
            <w:b/>
            <w:bCs/>
            <w:sz w:val="22"/>
          </w:rPr>
          <w:t xml:space="preserve">ISE2404 </w:t>
        </w:r>
        <w:r w:rsidRPr="00803A8B">
          <w:rPr>
            <w:rFonts w:ascii="Calibri" w:hAnsi="Calibri"/>
            <w:bCs/>
            <w:sz w:val="22"/>
          </w:rPr>
          <w:t>Education/Promotion de la Santé environnementale II</w:t>
        </w:r>
      </w:ins>
    </w:p>
    <w:p w14:paraId="7C17216B" w14:textId="77777777" w:rsidR="00803A8B" w:rsidRPr="00803A8B" w:rsidRDefault="00803A8B" w:rsidP="00803A8B">
      <w:pPr>
        <w:numPr>
          <w:ilvl w:val="0"/>
          <w:numId w:val="40"/>
        </w:numPr>
        <w:autoSpaceDE w:val="0"/>
        <w:autoSpaceDN w:val="0"/>
        <w:spacing w:line="240" w:lineRule="auto"/>
        <w:jc w:val="left"/>
        <w:rPr>
          <w:ins w:id="14402" w:author="Dr Mamadou SANOGO" w:date="2023-10-27T23:01:00Z"/>
          <w:rFonts w:ascii="Calibri" w:hAnsi="Calibri"/>
          <w:b/>
          <w:bCs/>
          <w:sz w:val="22"/>
        </w:rPr>
      </w:pPr>
      <w:ins w:id="14403" w:author="Dr Mamadou SANOGO" w:date="2023-10-27T23:01:00Z">
        <w:r w:rsidRPr="00803A8B">
          <w:rPr>
            <w:rFonts w:ascii="Calibri" w:hAnsi="Calibri"/>
            <w:b/>
            <w:bCs/>
            <w:sz w:val="22"/>
          </w:rPr>
          <w:t xml:space="preserve">ETP2405 </w:t>
        </w:r>
        <w:r w:rsidRPr="00803A8B">
          <w:rPr>
            <w:rFonts w:ascii="Calibri" w:hAnsi="Calibri"/>
            <w:bCs/>
            <w:sz w:val="22"/>
          </w:rPr>
          <w:t>Ecotoxicologie et pollution</w:t>
        </w:r>
      </w:ins>
    </w:p>
    <w:p w14:paraId="1E69F4FE" w14:textId="77777777" w:rsidR="00803A8B" w:rsidRPr="00803A8B" w:rsidRDefault="00803A8B" w:rsidP="00803A8B">
      <w:pPr>
        <w:numPr>
          <w:ilvl w:val="0"/>
          <w:numId w:val="40"/>
        </w:numPr>
        <w:autoSpaceDE w:val="0"/>
        <w:autoSpaceDN w:val="0"/>
        <w:spacing w:line="240" w:lineRule="auto"/>
        <w:jc w:val="left"/>
        <w:rPr>
          <w:ins w:id="14404" w:author="Dr Mamadou SANOGO" w:date="2023-10-27T23:01:00Z"/>
          <w:rFonts w:ascii="Calibri" w:hAnsi="Calibri"/>
          <w:b/>
          <w:bCs/>
          <w:sz w:val="22"/>
        </w:rPr>
      </w:pPr>
      <w:ins w:id="14405" w:author="Dr Mamadou SANOGO" w:date="2023-10-27T23:01:00Z">
        <w:r w:rsidRPr="00803A8B">
          <w:rPr>
            <w:rFonts w:ascii="Calibri" w:hAnsi="Calibri"/>
            <w:b/>
            <w:bCs/>
            <w:sz w:val="22"/>
          </w:rPr>
          <w:t xml:space="preserve">GC2406 </w:t>
        </w:r>
        <w:r w:rsidRPr="00803A8B">
          <w:rPr>
            <w:rFonts w:ascii="Calibri" w:hAnsi="Calibri"/>
            <w:bCs/>
            <w:sz w:val="22"/>
          </w:rPr>
          <w:t>Gestion des cadavres</w:t>
        </w:r>
        <w:r w:rsidRPr="00803A8B">
          <w:rPr>
            <w:rFonts w:ascii="Calibri" w:hAnsi="Calibri"/>
            <w:b/>
            <w:bCs/>
            <w:sz w:val="22"/>
          </w:rPr>
          <w:t xml:space="preserve"> </w:t>
        </w:r>
      </w:ins>
    </w:p>
    <w:p w14:paraId="61E87622" w14:textId="77777777" w:rsidR="00803A8B" w:rsidRPr="00803A8B" w:rsidRDefault="00803A8B" w:rsidP="00803A8B">
      <w:pPr>
        <w:numPr>
          <w:ilvl w:val="0"/>
          <w:numId w:val="40"/>
        </w:numPr>
        <w:autoSpaceDE w:val="0"/>
        <w:autoSpaceDN w:val="0"/>
        <w:spacing w:line="240" w:lineRule="auto"/>
        <w:jc w:val="left"/>
        <w:rPr>
          <w:ins w:id="14406" w:author="Dr Mamadou SANOGO" w:date="2023-10-27T23:01:00Z"/>
          <w:rFonts w:ascii="Calibri" w:hAnsi="Calibri"/>
          <w:b/>
          <w:bCs/>
          <w:sz w:val="22"/>
        </w:rPr>
      </w:pPr>
      <w:ins w:id="14407" w:author="Dr Mamadou SANOGO" w:date="2023-10-27T23:01:00Z">
        <w:r w:rsidRPr="00803A8B">
          <w:rPr>
            <w:rFonts w:ascii="Calibri" w:hAnsi="Calibri"/>
            <w:b/>
            <w:bCs/>
            <w:sz w:val="22"/>
          </w:rPr>
          <w:t xml:space="preserve">ISHH2407 </w:t>
        </w:r>
        <w:r w:rsidRPr="00803A8B">
          <w:rPr>
            <w:rFonts w:ascii="Calibri" w:hAnsi="Calibri"/>
            <w:bCs/>
            <w:sz w:val="22"/>
          </w:rPr>
          <w:t>Inspection sanitaire des lieux et hygiène hospitalière</w:t>
        </w:r>
      </w:ins>
    </w:p>
    <w:p w14:paraId="2E08E998" w14:textId="77777777" w:rsidR="00803A8B" w:rsidRPr="00803A8B" w:rsidRDefault="00803A8B" w:rsidP="00803A8B">
      <w:pPr>
        <w:numPr>
          <w:ilvl w:val="0"/>
          <w:numId w:val="40"/>
        </w:numPr>
        <w:autoSpaceDE w:val="0"/>
        <w:autoSpaceDN w:val="0"/>
        <w:spacing w:line="240" w:lineRule="auto"/>
        <w:jc w:val="left"/>
        <w:rPr>
          <w:ins w:id="14408" w:author="Dr Mamadou SANOGO" w:date="2023-10-27T23:01:00Z"/>
          <w:rFonts w:ascii="Calibri" w:hAnsi="Calibri"/>
          <w:b/>
          <w:bCs/>
          <w:sz w:val="22"/>
        </w:rPr>
      </w:pPr>
      <w:ins w:id="14409" w:author="Dr Mamadou SANOGO" w:date="2023-10-27T23:01:00Z">
        <w:r w:rsidRPr="00803A8B">
          <w:rPr>
            <w:rFonts w:ascii="Calibri" w:hAnsi="Calibri"/>
            <w:b/>
            <w:bCs/>
            <w:sz w:val="22"/>
          </w:rPr>
          <w:t xml:space="preserve">STA2408 </w:t>
        </w:r>
        <w:r w:rsidRPr="00803A8B">
          <w:rPr>
            <w:rFonts w:ascii="Calibri" w:hAnsi="Calibri"/>
            <w:bCs/>
            <w:sz w:val="22"/>
          </w:rPr>
          <w:t>Stage III</w:t>
        </w:r>
      </w:ins>
    </w:p>
    <w:p w14:paraId="26F62DA2" w14:textId="77777777" w:rsidR="00803A8B" w:rsidRPr="00803A8B" w:rsidRDefault="00803A8B" w:rsidP="00803A8B">
      <w:pPr>
        <w:autoSpaceDE w:val="0"/>
        <w:autoSpaceDN w:val="0"/>
        <w:spacing w:line="240" w:lineRule="auto"/>
        <w:rPr>
          <w:ins w:id="14410" w:author="Dr Mamadou SANOGO" w:date="2023-10-27T23:01:00Z"/>
          <w:rFonts w:ascii="Calibri" w:hAnsi="Calibri"/>
          <w:sz w:val="10"/>
        </w:rPr>
      </w:pPr>
    </w:p>
    <w:p w14:paraId="4D416948" w14:textId="77777777" w:rsidR="00803A8B" w:rsidRPr="00803A8B" w:rsidRDefault="00803A8B" w:rsidP="00803A8B">
      <w:pPr>
        <w:autoSpaceDE w:val="0"/>
        <w:autoSpaceDN w:val="0"/>
        <w:spacing w:line="240" w:lineRule="auto"/>
        <w:rPr>
          <w:ins w:id="14411" w:author="Dr Mamadou SANOGO" w:date="2023-10-27T23:01:00Z"/>
          <w:rFonts w:ascii="Calibri" w:hAnsi="Calibri"/>
          <w:b/>
          <w:sz w:val="22"/>
        </w:rPr>
      </w:pPr>
      <w:ins w:id="14412" w:author="Dr Mamadou SANOGO" w:date="2023-10-27T23:01:00Z">
        <w:r w:rsidRPr="00803A8B">
          <w:rPr>
            <w:rFonts w:ascii="Calibri" w:hAnsi="Calibri"/>
            <w:b/>
            <w:sz w:val="22"/>
          </w:rPr>
          <w:t>Semestre 5</w:t>
        </w:r>
      </w:ins>
    </w:p>
    <w:p w14:paraId="6170C94B" w14:textId="77777777" w:rsidR="00803A8B" w:rsidRPr="00803A8B" w:rsidRDefault="00803A8B" w:rsidP="00803A8B">
      <w:pPr>
        <w:numPr>
          <w:ilvl w:val="0"/>
          <w:numId w:val="40"/>
        </w:numPr>
        <w:autoSpaceDE w:val="0"/>
        <w:autoSpaceDN w:val="0"/>
        <w:spacing w:line="240" w:lineRule="auto"/>
        <w:jc w:val="left"/>
        <w:rPr>
          <w:ins w:id="14413" w:author="Dr Mamadou SANOGO" w:date="2023-10-27T23:01:00Z"/>
          <w:rFonts w:ascii="Calibri" w:hAnsi="Calibri"/>
          <w:b/>
          <w:bCs/>
          <w:sz w:val="22"/>
        </w:rPr>
      </w:pPr>
      <w:ins w:id="14414" w:author="Dr Mamadou SANOGO" w:date="2023-10-27T23:01:00Z">
        <w:r w:rsidRPr="00803A8B">
          <w:rPr>
            <w:rFonts w:ascii="Calibri" w:hAnsi="Calibri"/>
            <w:b/>
            <w:bCs/>
            <w:sz w:val="22"/>
          </w:rPr>
          <w:t xml:space="preserve">LOG3501 </w:t>
        </w:r>
        <w:r w:rsidRPr="00803A8B">
          <w:rPr>
            <w:rFonts w:ascii="Calibri" w:hAnsi="Calibri"/>
            <w:bCs/>
            <w:sz w:val="22"/>
          </w:rPr>
          <w:t>Logement</w:t>
        </w:r>
      </w:ins>
    </w:p>
    <w:p w14:paraId="3EE72FCB" w14:textId="77777777" w:rsidR="00803A8B" w:rsidRPr="00803A8B" w:rsidRDefault="00803A8B" w:rsidP="00803A8B">
      <w:pPr>
        <w:numPr>
          <w:ilvl w:val="0"/>
          <w:numId w:val="40"/>
        </w:numPr>
        <w:autoSpaceDE w:val="0"/>
        <w:autoSpaceDN w:val="0"/>
        <w:spacing w:line="240" w:lineRule="auto"/>
        <w:jc w:val="left"/>
        <w:rPr>
          <w:ins w:id="14415" w:author="Dr Mamadou SANOGO" w:date="2023-10-27T23:01:00Z"/>
          <w:rFonts w:ascii="Calibri" w:hAnsi="Calibri"/>
          <w:b/>
          <w:bCs/>
          <w:sz w:val="22"/>
        </w:rPr>
      </w:pPr>
      <w:ins w:id="14416" w:author="Dr Mamadou SANOGO" w:date="2023-10-27T23:01:00Z">
        <w:r w:rsidRPr="00803A8B">
          <w:rPr>
            <w:rFonts w:ascii="Calibri" w:hAnsi="Calibri"/>
            <w:b/>
            <w:bCs/>
            <w:sz w:val="22"/>
          </w:rPr>
          <w:t xml:space="preserve">ECD3502 </w:t>
        </w:r>
        <w:r w:rsidRPr="00803A8B">
          <w:rPr>
            <w:rFonts w:ascii="Calibri" w:hAnsi="Calibri"/>
            <w:bCs/>
            <w:sz w:val="22"/>
          </w:rPr>
          <w:t>Ethique et Code de déontologie</w:t>
        </w:r>
      </w:ins>
    </w:p>
    <w:p w14:paraId="462147A7" w14:textId="77777777" w:rsidR="00803A8B" w:rsidRPr="00803A8B" w:rsidRDefault="00803A8B" w:rsidP="00803A8B">
      <w:pPr>
        <w:numPr>
          <w:ilvl w:val="0"/>
          <w:numId w:val="40"/>
        </w:numPr>
        <w:autoSpaceDE w:val="0"/>
        <w:autoSpaceDN w:val="0"/>
        <w:spacing w:line="240" w:lineRule="auto"/>
        <w:jc w:val="left"/>
        <w:rPr>
          <w:ins w:id="14417" w:author="Dr Mamadou SANOGO" w:date="2023-10-27T23:01:00Z"/>
          <w:rFonts w:ascii="Calibri" w:hAnsi="Calibri"/>
          <w:b/>
          <w:bCs/>
          <w:sz w:val="22"/>
        </w:rPr>
      </w:pPr>
      <w:ins w:id="14418" w:author="Dr Mamadou SANOGO" w:date="2023-10-27T23:01:00Z">
        <w:r w:rsidRPr="00803A8B">
          <w:rPr>
            <w:rFonts w:ascii="Calibri" w:hAnsi="Calibri"/>
            <w:b/>
            <w:bCs/>
            <w:sz w:val="22"/>
          </w:rPr>
          <w:t xml:space="preserve">GA3503 </w:t>
        </w:r>
        <w:r w:rsidRPr="00803A8B">
          <w:rPr>
            <w:rFonts w:ascii="Calibri" w:hAnsi="Calibri"/>
            <w:bCs/>
            <w:sz w:val="22"/>
          </w:rPr>
          <w:t>Gestion, administration, et sécurité</w:t>
        </w:r>
      </w:ins>
    </w:p>
    <w:p w14:paraId="05C6A165" w14:textId="77777777" w:rsidR="00803A8B" w:rsidRPr="00803A8B" w:rsidRDefault="00803A8B" w:rsidP="00803A8B">
      <w:pPr>
        <w:numPr>
          <w:ilvl w:val="0"/>
          <w:numId w:val="40"/>
        </w:numPr>
        <w:autoSpaceDE w:val="0"/>
        <w:autoSpaceDN w:val="0"/>
        <w:spacing w:line="240" w:lineRule="auto"/>
        <w:jc w:val="left"/>
        <w:rPr>
          <w:ins w:id="14419" w:author="Dr Mamadou SANOGO" w:date="2023-10-27T23:01:00Z"/>
          <w:rFonts w:ascii="Calibri" w:hAnsi="Calibri"/>
          <w:b/>
          <w:bCs/>
          <w:sz w:val="22"/>
        </w:rPr>
      </w:pPr>
      <w:ins w:id="14420" w:author="Dr Mamadou SANOGO" w:date="2023-10-27T23:01:00Z">
        <w:r w:rsidRPr="00803A8B">
          <w:rPr>
            <w:rFonts w:ascii="Calibri" w:hAnsi="Calibri"/>
            <w:b/>
            <w:bCs/>
            <w:sz w:val="22"/>
          </w:rPr>
          <w:t xml:space="preserve">EIE3504 </w:t>
        </w:r>
        <w:r w:rsidRPr="00803A8B">
          <w:rPr>
            <w:rFonts w:ascii="Calibri" w:hAnsi="Calibri"/>
            <w:bCs/>
            <w:sz w:val="22"/>
          </w:rPr>
          <w:t>Etude d’impact environnemental</w:t>
        </w:r>
      </w:ins>
    </w:p>
    <w:p w14:paraId="302A5D5C" w14:textId="77777777" w:rsidR="00803A8B" w:rsidRPr="00803A8B" w:rsidRDefault="00803A8B" w:rsidP="00803A8B">
      <w:pPr>
        <w:numPr>
          <w:ilvl w:val="0"/>
          <w:numId w:val="40"/>
        </w:numPr>
        <w:autoSpaceDE w:val="0"/>
        <w:autoSpaceDN w:val="0"/>
        <w:spacing w:line="240" w:lineRule="auto"/>
        <w:jc w:val="left"/>
        <w:rPr>
          <w:ins w:id="14421" w:author="Dr Mamadou SANOGO" w:date="2023-10-27T23:01:00Z"/>
          <w:rFonts w:ascii="Calibri" w:hAnsi="Calibri"/>
          <w:b/>
          <w:bCs/>
          <w:sz w:val="22"/>
        </w:rPr>
      </w:pPr>
      <w:ins w:id="14422" w:author="Dr Mamadou SANOGO" w:date="2023-10-27T23:01:00Z">
        <w:r w:rsidRPr="00803A8B">
          <w:rPr>
            <w:rFonts w:ascii="Calibri" w:hAnsi="Calibri"/>
            <w:b/>
            <w:bCs/>
            <w:sz w:val="22"/>
          </w:rPr>
          <w:t xml:space="preserve">BMR3505 </w:t>
        </w:r>
        <w:r w:rsidRPr="00803A8B">
          <w:rPr>
            <w:rFonts w:ascii="Calibri" w:hAnsi="Calibri"/>
            <w:bCs/>
            <w:sz w:val="22"/>
          </w:rPr>
          <w:t>Biostatistique et méthodologie de recherche</w:t>
        </w:r>
      </w:ins>
    </w:p>
    <w:p w14:paraId="644C58B4" w14:textId="77777777" w:rsidR="00803A8B" w:rsidRPr="00803A8B" w:rsidRDefault="00803A8B" w:rsidP="00803A8B">
      <w:pPr>
        <w:numPr>
          <w:ilvl w:val="0"/>
          <w:numId w:val="40"/>
        </w:numPr>
        <w:autoSpaceDE w:val="0"/>
        <w:autoSpaceDN w:val="0"/>
        <w:spacing w:line="240" w:lineRule="auto"/>
        <w:jc w:val="left"/>
        <w:rPr>
          <w:ins w:id="14423" w:author="Dr Mamadou SANOGO" w:date="2023-10-27T23:01:00Z"/>
          <w:rFonts w:ascii="Calibri" w:hAnsi="Calibri"/>
          <w:b/>
          <w:bCs/>
          <w:sz w:val="22"/>
        </w:rPr>
      </w:pPr>
      <w:ins w:id="14424" w:author="Dr Mamadou SANOGO" w:date="2023-10-27T23:01:00Z">
        <w:r w:rsidRPr="00803A8B">
          <w:rPr>
            <w:rFonts w:ascii="Calibri" w:hAnsi="Calibri"/>
            <w:b/>
            <w:bCs/>
            <w:sz w:val="22"/>
          </w:rPr>
          <w:t xml:space="preserve">STA3506 </w:t>
        </w:r>
        <w:r w:rsidRPr="00803A8B">
          <w:rPr>
            <w:rFonts w:ascii="Calibri" w:hAnsi="Calibri"/>
            <w:bCs/>
            <w:sz w:val="22"/>
          </w:rPr>
          <w:t>Stage IV</w:t>
        </w:r>
      </w:ins>
    </w:p>
    <w:p w14:paraId="5FF3D9C4" w14:textId="77777777" w:rsidR="00803A8B" w:rsidRPr="00803A8B" w:rsidRDefault="00803A8B" w:rsidP="00803A8B">
      <w:pPr>
        <w:autoSpaceDE w:val="0"/>
        <w:autoSpaceDN w:val="0"/>
        <w:spacing w:line="240" w:lineRule="auto"/>
        <w:rPr>
          <w:ins w:id="14425" w:author="Dr Mamadou SANOGO" w:date="2023-10-27T23:01:00Z"/>
          <w:rFonts w:ascii="Calibri" w:hAnsi="Calibri"/>
          <w:sz w:val="10"/>
        </w:rPr>
      </w:pPr>
    </w:p>
    <w:p w14:paraId="28F60F05" w14:textId="77777777" w:rsidR="00803A8B" w:rsidRPr="00803A8B" w:rsidRDefault="00803A8B" w:rsidP="00803A8B">
      <w:pPr>
        <w:autoSpaceDE w:val="0"/>
        <w:autoSpaceDN w:val="0"/>
        <w:spacing w:line="240" w:lineRule="auto"/>
        <w:rPr>
          <w:ins w:id="14426" w:author="Dr Mamadou SANOGO" w:date="2023-10-27T23:01:00Z"/>
          <w:rFonts w:ascii="Calibri" w:hAnsi="Calibri"/>
          <w:b/>
          <w:sz w:val="22"/>
        </w:rPr>
      </w:pPr>
      <w:ins w:id="14427" w:author="Dr Mamadou SANOGO" w:date="2023-10-27T23:01:00Z">
        <w:r w:rsidRPr="00803A8B">
          <w:rPr>
            <w:rFonts w:ascii="Calibri" w:hAnsi="Calibri"/>
            <w:b/>
            <w:sz w:val="22"/>
          </w:rPr>
          <w:t>Semestre 6</w:t>
        </w:r>
      </w:ins>
    </w:p>
    <w:p w14:paraId="02AAEBFE" w14:textId="77777777" w:rsidR="00803A8B" w:rsidRPr="00803A8B" w:rsidRDefault="00803A8B" w:rsidP="00803A8B">
      <w:pPr>
        <w:numPr>
          <w:ilvl w:val="0"/>
          <w:numId w:val="40"/>
        </w:numPr>
        <w:autoSpaceDE w:val="0"/>
        <w:autoSpaceDN w:val="0"/>
        <w:spacing w:line="240" w:lineRule="auto"/>
        <w:jc w:val="left"/>
        <w:rPr>
          <w:ins w:id="14428" w:author="Dr Mamadou SANOGO" w:date="2023-10-27T23:01:00Z"/>
          <w:rFonts w:ascii="Calibri" w:hAnsi="Calibri"/>
          <w:b/>
          <w:bCs/>
          <w:sz w:val="22"/>
        </w:rPr>
      </w:pPr>
      <w:ins w:id="14429" w:author="Dr Mamadou SANOGO" w:date="2023-10-27T23:01:00Z">
        <w:r w:rsidRPr="00803A8B">
          <w:rPr>
            <w:rFonts w:ascii="Calibri" w:hAnsi="Calibri"/>
            <w:b/>
            <w:bCs/>
            <w:sz w:val="22"/>
          </w:rPr>
          <w:t xml:space="preserve">STA3601 </w:t>
        </w:r>
        <w:r w:rsidRPr="00803A8B">
          <w:rPr>
            <w:rFonts w:ascii="Calibri" w:hAnsi="Calibri"/>
            <w:bCs/>
            <w:sz w:val="22"/>
          </w:rPr>
          <w:t>Stage V</w:t>
        </w:r>
      </w:ins>
    </w:p>
    <w:p w14:paraId="722C1316" w14:textId="77777777" w:rsidR="00803A8B" w:rsidRPr="00803A8B" w:rsidRDefault="00803A8B" w:rsidP="00803A8B">
      <w:pPr>
        <w:numPr>
          <w:ilvl w:val="0"/>
          <w:numId w:val="40"/>
        </w:numPr>
        <w:autoSpaceDE w:val="0"/>
        <w:autoSpaceDN w:val="0"/>
        <w:spacing w:line="240" w:lineRule="auto"/>
        <w:jc w:val="left"/>
        <w:rPr>
          <w:ins w:id="14430" w:author="Dr Mamadou SANOGO" w:date="2023-10-27T23:01:00Z"/>
          <w:rFonts w:ascii="Calibri" w:hAnsi="Calibri"/>
          <w:b/>
          <w:bCs/>
          <w:sz w:val="22"/>
        </w:rPr>
      </w:pPr>
      <w:ins w:id="14431" w:author="Dr Mamadou SANOGO" w:date="2023-10-27T23:01:00Z">
        <w:r w:rsidRPr="00803A8B">
          <w:rPr>
            <w:rFonts w:ascii="Calibri" w:hAnsi="Calibri"/>
            <w:b/>
            <w:bCs/>
            <w:sz w:val="22"/>
          </w:rPr>
          <w:t xml:space="preserve">RPRS3602 </w:t>
        </w:r>
        <w:r w:rsidRPr="00803A8B">
          <w:rPr>
            <w:rFonts w:ascii="Calibri" w:hAnsi="Calibri"/>
            <w:bCs/>
            <w:sz w:val="22"/>
          </w:rPr>
          <w:t>Rédaction et présentation du rapport de stage de fin de cycle</w:t>
        </w:r>
      </w:ins>
    </w:p>
    <w:p w14:paraId="1FE52C75" w14:textId="77777777" w:rsidR="00803A8B" w:rsidRPr="00803A8B" w:rsidRDefault="00803A8B" w:rsidP="00803A8B">
      <w:pPr>
        <w:autoSpaceDE w:val="0"/>
        <w:autoSpaceDN w:val="0"/>
        <w:spacing w:line="240" w:lineRule="auto"/>
        <w:rPr>
          <w:ins w:id="14432" w:author="Dr Mamadou SANOGO" w:date="2023-10-27T23:01:00Z"/>
          <w:rFonts w:ascii="Calibri" w:hAnsi="Calibri"/>
          <w:sz w:val="10"/>
        </w:rPr>
      </w:pPr>
    </w:p>
    <w:p w14:paraId="35E7397B" w14:textId="77777777" w:rsidR="00803A8B" w:rsidRPr="00803A8B" w:rsidRDefault="00803A8B" w:rsidP="00803A8B">
      <w:pPr>
        <w:autoSpaceDE w:val="0"/>
        <w:autoSpaceDN w:val="0"/>
        <w:spacing w:line="240" w:lineRule="auto"/>
        <w:rPr>
          <w:ins w:id="14433" w:author="Dr Mamadou SANOGO" w:date="2023-10-27T23:01:00Z"/>
          <w:rFonts w:ascii="Calibri" w:hAnsi="Calibri"/>
          <w:sz w:val="22"/>
        </w:rPr>
      </w:pPr>
      <w:ins w:id="14434" w:author="Dr Mamadou SANOGO" w:date="2023-10-27T23:01:00Z">
        <w:r w:rsidRPr="00803A8B">
          <w:rPr>
            <w:rFonts w:ascii="Calibri" w:hAnsi="Calibri"/>
            <w:sz w:val="22"/>
          </w:rPr>
          <w:t xml:space="preserve">- Volume des enseignements (hors stage et projet tutoré) : </w:t>
        </w:r>
        <w:r w:rsidRPr="00803A8B">
          <w:rPr>
            <w:rFonts w:ascii="Calibri" w:hAnsi="Calibri"/>
            <w:b/>
            <w:sz w:val="22"/>
          </w:rPr>
          <w:t>2245heures</w:t>
        </w:r>
      </w:ins>
    </w:p>
    <w:p w14:paraId="0294E746" w14:textId="77777777" w:rsidR="00803A8B" w:rsidRPr="00803A8B" w:rsidRDefault="00803A8B" w:rsidP="00803A8B">
      <w:pPr>
        <w:autoSpaceDE w:val="0"/>
        <w:autoSpaceDN w:val="0"/>
        <w:spacing w:line="240" w:lineRule="auto"/>
        <w:rPr>
          <w:ins w:id="14435" w:author="Dr Mamadou SANOGO" w:date="2023-10-27T23:01:00Z"/>
          <w:rFonts w:ascii="Calibri" w:hAnsi="Calibri"/>
          <w:sz w:val="22"/>
        </w:rPr>
      </w:pPr>
      <w:ins w:id="14436" w:author="Dr Mamadou SANOGO" w:date="2023-10-27T23:01:00Z">
        <w:r w:rsidRPr="00803A8B">
          <w:rPr>
            <w:rFonts w:ascii="Calibri" w:hAnsi="Calibri"/>
            <w:sz w:val="22"/>
          </w:rPr>
          <w:t xml:space="preserve">- Volume du projet tutoré : </w:t>
        </w:r>
        <w:r w:rsidRPr="00803A8B">
          <w:rPr>
            <w:rFonts w:ascii="Calibri" w:hAnsi="Calibri"/>
            <w:b/>
            <w:sz w:val="22"/>
          </w:rPr>
          <w:t>355heures</w:t>
        </w:r>
      </w:ins>
    </w:p>
    <w:p w14:paraId="6704B2FE" w14:textId="257915C3" w:rsidR="00BD57AF" w:rsidDel="00803A8B" w:rsidRDefault="00803A8B" w:rsidP="00803A8B">
      <w:pPr>
        <w:pStyle w:val="Paragraphedeliste"/>
        <w:numPr>
          <w:ilvl w:val="0"/>
          <w:numId w:val="40"/>
        </w:numPr>
        <w:spacing w:after="160"/>
        <w:rPr>
          <w:ins w:id="14437" w:author="Cauris Cosmetics" w:date="2023-10-27T18:04:00Z"/>
          <w:del w:id="14438" w:author="Dr Mamadou SANOGO" w:date="2023-10-27T23:01:00Z"/>
        </w:rPr>
      </w:pPr>
      <w:ins w:id="14439" w:author="Dr Mamadou SANOGO" w:date="2023-10-27T23:01:00Z">
        <w:r w:rsidRPr="00803A8B">
          <w:rPr>
            <w:rFonts w:ascii="Calibri" w:hAnsi="Calibri"/>
            <w:sz w:val="22"/>
          </w:rPr>
          <w:t xml:space="preserve">- Durée du stage : </w:t>
        </w:r>
        <w:r w:rsidRPr="00803A8B">
          <w:rPr>
            <w:rFonts w:ascii="Calibri" w:hAnsi="Calibri" w:cs="Calibri"/>
            <w:color w:val="000000"/>
            <w:sz w:val="22"/>
          </w:rPr>
          <w:t>1980</w:t>
        </w:r>
        <w:r w:rsidRPr="00803A8B">
          <w:rPr>
            <w:rFonts w:ascii="Calibri" w:hAnsi="Calibri"/>
            <w:sz w:val="22"/>
          </w:rPr>
          <w:t xml:space="preserve">heures soit 40 semaines pour les </w:t>
        </w:r>
        <w:proofErr w:type="gramStart"/>
        <w:r w:rsidRPr="00803A8B">
          <w:rPr>
            <w:rFonts w:ascii="Calibri" w:hAnsi="Calibri"/>
            <w:sz w:val="22"/>
          </w:rPr>
          <w:t>trois(</w:t>
        </w:r>
        <w:proofErr w:type="gramEnd"/>
        <w:r w:rsidRPr="00803A8B">
          <w:rPr>
            <w:rFonts w:ascii="Calibri" w:hAnsi="Calibri"/>
            <w:sz w:val="22"/>
          </w:rPr>
          <w:t>03) années de formation, en conformité avec la période de 08-12semaines par année indiquée par l’OOAS.</w:t>
        </w:r>
      </w:ins>
      <w:ins w:id="14440" w:author="Cauris Cosmetics" w:date="2023-10-27T18:04:00Z">
        <w:del w:id="14441" w:author="Dr Mamadou SANOGO" w:date="2023-10-27T23:01:00Z">
          <w:r w:rsidR="00BD57AF" w:rsidRPr="0000003F" w:rsidDel="00803A8B">
            <w:delText>FTM531</w:delText>
          </w:r>
          <w:r w:rsidR="00BD57AF" w:rsidDel="00803A8B">
            <w:delText xml:space="preserve"> </w:delText>
          </w:r>
          <w:r w:rsidR="00BD57AF" w:rsidRPr="0000003F" w:rsidDel="00803A8B">
            <w:delText xml:space="preserve">Fonction de travail du spécialiste en </w:delText>
          </w:r>
        </w:del>
        <w:del w:id="14442" w:author="Dr Mamadou SANOGO" w:date="2023-10-27T19:16:00Z">
          <w:r w:rsidR="00BD57AF" w:rsidRPr="0000003F" w:rsidDel="00C208F3">
            <w:delText>management des services de santé</w:delText>
          </w:r>
        </w:del>
        <w:del w:id="14443" w:author="Dr Mamadou SANOGO" w:date="2023-10-27T23:01:00Z">
          <w:r w:rsidR="00BD57AF" w:rsidRPr="0000003F" w:rsidDel="00803A8B">
            <w:delText xml:space="preserve"> </w:delText>
          </w:r>
        </w:del>
      </w:ins>
    </w:p>
    <w:p w14:paraId="3A53AF50" w14:textId="72CFDD86" w:rsidR="00BD57AF" w:rsidDel="00803A8B" w:rsidRDefault="00BD57AF" w:rsidP="00BD57AF">
      <w:pPr>
        <w:pStyle w:val="Paragraphedeliste"/>
        <w:numPr>
          <w:ilvl w:val="0"/>
          <w:numId w:val="40"/>
        </w:numPr>
        <w:spacing w:after="160"/>
        <w:rPr>
          <w:ins w:id="14444" w:author="Cauris Cosmetics" w:date="2023-10-27T18:04:00Z"/>
          <w:del w:id="14445" w:author="Dr Mamadou SANOGO" w:date="2023-10-27T23:01:00Z"/>
        </w:rPr>
      </w:pPr>
      <w:ins w:id="14446" w:author="Cauris Cosmetics" w:date="2023-10-27T18:04:00Z">
        <w:del w:id="14447" w:author="Dr Mamadou SANOGO" w:date="2023-10-27T23:01:00Z">
          <w:r w:rsidRPr="0000003F" w:rsidDel="00803A8B">
            <w:delText>FDM532</w:delText>
          </w:r>
          <w:r w:rsidDel="00803A8B">
            <w:delText xml:space="preserve"> </w:delText>
          </w:r>
          <w:r w:rsidRPr="0000003F" w:rsidDel="00803A8B">
            <w:delText xml:space="preserve">Fonction du management  </w:delText>
          </w:r>
        </w:del>
      </w:ins>
    </w:p>
    <w:p w14:paraId="37796DA6" w14:textId="4F79B6D2" w:rsidR="00BD57AF" w:rsidDel="00803A8B" w:rsidRDefault="00BD57AF" w:rsidP="00BD57AF">
      <w:pPr>
        <w:pStyle w:val="Paragraphedeliste"/>
        <w:numPr>
          <w:ilvl w:val="0"/>
          <w:numId w:val="40"/>
        </w:numPr>
        <w:spacing w:after="160"/>
        <w:rPr>
          <w:ins w:id="14448" w:author="Cauris Cosmetics" w:date="2023-10-27T18:04:00Z"/>
          <w:del w:id="14449" w:author="Dr Mamadou SANOGO" w:date="2023-10-27T23:01:00Z"/>
        </w:rPr>
      </w:pPr>
      <w:ins w:id="14450" w:author="Cauris Cosmetics" w:date="2023-10-27T18:04:00Z">
        <w:del w:id="14451" w:author="Dr Mamadou SANOGO" w:date="2023-10-27T23:01:00Z">
          <w:r w:rsidRPr="0000003F" w:rsidDel="00803A8B">
            <w:delText>GRH533</w:delText>
          </w:r>
          <w:r w:rsidDel="00803A8B">
            <w:delText xml:space="preserve"> </w:delText>
          </w:r>
          <w:r w:rsidRPr="0000003F" w:rsidDel="00803A8B">
            <w:delText xml:space="preserve">Gestion des Ressources Humaines  </w:delText>
          </w:r>
        </w:del>
      </w:ins>
    </w:p>
    <w:p w14:paraId="48704E20" w14:textId="31B7C204" w:rsidR="00BD57AF" w:rsidDel="00803A8B" w:rsidRDefault="00BD57AF" w:rsidP="00BD57AF">
      <w:pPr>
        <w:pStyle w:val="Paragraphedeliste"/>
        <w:numPr>
          <w:ilvl w:val="0"/>
          <w:numId w:val="40"/>
        </w:numPr>
        <w:spacing w:after="160"/>
        <w:rPr>
          <w:ins w:id="14452" w:author="Cauris Cosmetics" w:date="2023-10-27T18:04:00Z"/>
          <w:del w:id="14453" w:author="Dr Mamadou SANOGO" w:date="2023-10-27T23:01:00Z"/>
        </w:rPr>
      </w:pPr>
      <w:ins w:id="14454" w:author="Cauris Cosmetics" w:date="2023-10-27T18:04:00Z">
        <w:del w:id="14455" w:author="Dr Mamadou SANOGO" w:date="2023-10-27T23:01:00Z">
          <w:r w:rsidRPr="0000003F" w:rsidDel="00803A8B">
            <w:delText>GFM534</w:delText>
          </w:r>
          <w:r w:rsidDel="00803A8B">
            <w:delText xml:space="preserve"> </w:delText>
          </w:r>
          <w:r w:rsidRPr="0000003F" w:rsidDel="00803A8B">
            <w:delText xml:space="preserve">Gestion des Ressources Financières et matérielles </w:delText>
          </w:r>
        </w:del>
      </w:ins>
    </w:p>
    <w:p w14:paraId="5645C740" w14:textId="3D70C3BF" w:rsidR="00DA7BA7" w:rsidRPr="00DA7BA7" w:rsidDel="00FA173A" w:rsidRDefault="00BD57AF" w:rsidP="00DA7BA7">
      <w:pPr>
        <w:autoSpaceDE w:val="0"/>
        <w:autoSpaceDN w:val="0"/>
        <w:spacing w:line="276" w:lineRule="auto"/>
        <w:rPr>
          <w:ins w:id="14456" w:author="Dr Mamadou SANOGO" w:date="2023-10-27T11:47:00Z"/>
          <w:del w:id="14457" w:author="Cauris Cosmetics" w:date="2023-10-27T18:01:00Z"/>
          <w:rFonts w:ascii="Calibri" w:hAnsi="Calibri"/>
          <w:b/>
          <w:sz w:val="22"/>
        </w:rPr>
      </w:pPr>
      <w:ins w:id="14458" w:author="Cauris Cosmetics" w:date="2023-10-27T18:04:00Z">
        <w:del w:id="14459" w:author="Dr Mamadou SANOGO" w:date="2023-10-27T23:01:00Z">
          <w:r w:rsidRPr="00BD57AF" w:rsidDel="00803A8B">
            <w:rPr>
              <w:szCs w:val="24"/>
            </w:rPr>
            <w:delText>EMP535</w:delText>
          </w:r>
          <w:r w:rsidDel="00803A8B">
            <w:delText xml:space="preserve"> </w:delText>
          </w:r>
          <w:r w:rsidRPr="00BD57AF" w:rsidDel="00803A8B">
            <w:rPr>
              <w:szCs w:val="24"/>
            </w:rPr>
            <w:delText xml:space="preserve">Elaboration et mise en œuvre d’un programme ou projet de santé </w:delText>
          </w:r>
        </w:del>
      </w:ins>
      <w:ins w:id="14460" w:author="Dr Mamadou SANOGO" w:date="2023-10-27T11:47:00Z">
        <w:del w:id="14461" w:author="Cauris Cosmetics" w:date="2023-10-27T18:01:00Z">
          <w:r w:rsidR="00DA7BA7" w:rsidRPr="00DA7BA7" w:rsidDel="00FA173A">
            <w:rPr>
              <w:rFonts w:ascii="Calibri" w:hAnsi="Calibri"/>
              <w:sz w:val="22"/>
            </w:rPr>
            <w:delText>- volume des enseignements (hors stage et projet tutoré):</w:delText>
          </w:r>
          <w:r w:rsidR="00DA7BA7" w:rsidRPr="00DA7BA7" w:rsidDel="00FA173A">
            <w:rPr>
              <w:b/>
              <w:bCs/>
              <w:sz w:val="28"/>
              <w:szCs w:val="28"/>
            </w:rPr>
            <w:delText xml:space="preserve"> </w:delText>
          </w:r>
          <w:r w:rsidR="00DA7BA7" w:rsidRPr="00DA7BA7" w:rsidDel="00FA173A">
            <w:rPr>
              <w:rFonts w:ascii="Calibri" w:hAnsi="Calibri"/>
              <w:b/>
              <w:bCs/>
              <w:sz w:val="22"/>
            </w:rPr>
            <w:delText>1320</w:delText>
          </w:r>
          <w:r w:rsidR="00DA7BA7" w:rsidRPr="00DA7BA7" w:rsidDel="00FA173A">
            <w:rPr>
              <w:rFonts w:ascii="Calibri" w:hAnsi="Calibri"/>
              <w:b/>
              <w:sz w:val="22"/>
            </w:rPr>
            <w:delText xml:space="preserve"> heures</w:delText>
          </w:r>
        </w:del>
      </w:ins>
    </w:p>
    <w:p w14:paraId="4DF9C1B5" w14:textId="181CC029" w:rsidR="00DA7BA7" w:rsidRPr="00DA7BA7" w:rsidDel="00FA173A" w:rsidRDefault="00DA7BA7" w:rsidP="00DA7BA7">
      <w:pPr>
        <w:autoSpaceDE w:val="0"/>
        <w:autoSpaceDN w:val="0"/>
        <w:spacing w:line="276" w:lineRule="auto"/>
        <w:rPr>
          <w:ins w:id="14462" w:author="Dr Mamadou SANOGO" w:date="2023-10-27T11:47:00Z"/>
          <w:del w:id="14463" w:author="Cauris Cosmetics" w:date="2023-10-27T18:01:00Z"/>
          <w:rFonts w:ascii="Calibri" w:hAnsi="Calibri"/>
          <w:sz w:val="22"/>
        </w:rPr>
      </w:pPr>
      <w:ins w:id="14464" w:author="Dr Mamadou SANOGO" w:date="2023-10-27T11:47:00Z">
        <w:del w:id="14465" w:author="Cauris Cosmetics" w:date="2023-10-27T18:01:00Z">
          <w:r w:rsidRPr="00DA7BA7" w:rsidDel="00FA173A">
            <w:rPr>
              <w:rFonts w:ascii="Calibri" w:hAnsi="Calibri"/>
              <w:sz w:val="22"/>
            </w:rPr>
            <w:delText>- volume du projet tutoré:</w:delText>
          </w:r>
          <w:r w:rsidRPr="00DA7BA7" w:rsidDel="00FA173A">
            <w:rPr>
              <w:rFonts w:ascii="Calibri" w:hAnsi="Calibri"/>
              <w:b/>
              <w:sz w:val="22"/>
            </w:rPr>
            <w:delText xml:space="preserve"> 400 heures</w:delText>
          </w:r>
        </w:del>
      </w:ins>
    </w:p>
    <w:p w14:paraId="01892655" w14:textId="25678569" w:rsidR="00DA7BA7" w:rsidRPr="00DA7BA7" w:rsidDel="00FA173A" w:rsidRDefault="00DA7BA7" w:rsidP="00DA7BA7">
      <w:pPr>
        <w:autoSpaceDE w:val="0"/>
        <w:autoSpaceDN w:val="0"/>
        <w:rPr>
          <w:ins w:id="14466" w:author="Dr Mamadou SANOGO" w:date="2023-10-27T11:47:00Z"/>
          <w:del w:id="14467" w:author="Cauris Cosmetics" w:date="2023-10-27T18:01:00Z"/>
          <w:sz w:val="20"/>
          <w:szCs w:val="20"/>
        </w:rPr>
      </w:pPr>
      <w:ins w:id="14468" w:author="Dr Mamadou SANOGO" w:date="2023-10-27T11:47:00Z">
        <w:del w:id="14469" w:author="Cauris Cosmetics" w:date="2023-10-27T18:01:00Z">
          <w:r w:rsidRPr="00DA7BA7" w:rsidDel="00FA173A">
            <w:rPr>
              <w:rFonts w:ascii="Calibri" w:hAnsi="Calibri"/>
              <w:sz w:val="22"/>
            </w:rPr>
            <w:delText>- durée du stage : 900 heures/Semestre II, III, IV.</w:delText>
          </w:r>
        </w:del>
      </w:ins>
    </w:p>
    <w:p w14:paraId="272C3B2E" w14:textId="2DABA9E9" w:rsidR="00232B19" w:rsidRPr="007A4AFC" w:rsidRDefault="00232B19" w:rsidP="00D81BFF">
      <w:pPr>
        <w:shd w:val="clear" w:color="auto" w:fill="FFFFFF"/>
        <w:spacing w:line="240" w:lineRule="auto"/>
        <w:ind w:right="9"/>
        <w:jc w:val="center"/>
        <w:rPr>
          <w:ins w:id="14470" w:author="Dr Mamadou SANOGO" w:date="2023-10-25T17:15:00Z"/>
          <w:b/>
          <w:color w:val="000000" w:themeColor="text1"/>
          <w:sz w:val="44"/>
          <w:rPrChange w:id="14471" w:author="Dr Mamadou SANOGO" w:date="2023-10-25T18:15:00Z">
            <w:rPr>
              <w:ins w:id="14472" w:author="Dr Mamadou SANOGO" w:date="2023-10-25T17:15:00Z"/>
              <w:b/>
              <w:sz w:val="44"/>
            </w:rPr>
          </w:rPrChange>
        </w:rPr>
      </w:pPr>
    </w:p>
    <w:p w14:paraId="2DA21F5F" w14:textId="1BC854A9" w:rsidR="00232B19" w:rsidRPr="007A4AFC" w:rsidRDefault="00232B19" w:rsidP="00D81BFF">
      <w:pPr>
        <w:shd w:val="clear" w:color="auto" w:fill="FFFFFF"/>
        <w:spacing w:line="240" w:lineRule="auto"/>
        <w:ind w:right="9"/>
        <w:jc w:val="center"/>
        <w:rPr>
          <w:ins w:id="14473" w:author="Dr Mamadou SANOGO" w:date="2023-10-25T17:15:00Z"/>
          <w:b/>
          <w:color w:val="000000" w:themeColor="text1"/>
          <w:sz w:val="44"/>
          <w:rPrChange w:id="14474" w:author="Dr Mamadou SANOGO" w:date="2023-10-25T18:15:00Z">
            <w:rPr>
              <w:ins w:id="14475" w:author="Dr Mamadou SANOGO" w:date="2023-10-25T17:15:00Z"/>
              <w:b/>
              <w:sz w:val="44"/>
            </w:rPr>
          </w:rPrChange>
        </w:rPr>
      </w:pPr>
    </w:p>
    <w:p w14:paraId="6F649B94" w14:textId="349BD659" w:rsidR="00232B19" w:rsidRPr="007A4AFC" w:rsidRDefault="00232B19">
      <w:pPr>
        <w:shd w:val="clear" w:color="auto" w:fill="FFFFFF"/>
        <w:spacing w:line="240" w:lineRule="auto"/>
        <w:ind w:right="9"/>
        <w:jc w:val="right"/>
        <w:rPr>
          <w:ins w:id="14476" w:author="Dr Mamadou SANOGO" w:date="2023-10-25T17:15:00Z"/>
          <w:b/>
          <w:color w:val="000000" w:themeColor="text1"/>
          <w:sz w:val="44"/>
          <w:rPrChange w:id="14477" w:author="Dr Mamadou SANOGO" w:date="2023-10-25T18:15:00Z">
            <w:rPr>
              <w:ins w:id="14478" w:author="Dr Mamadou SANOGO" w:date="2023-10-25T17:15:00Z"/>
              <w:b/>
              <w:sz w:val="44"/>
            </w:rPr>
          </w:rPrChange>
        </w:rPr>
        <w:pPrChange w:id="14479" w:author="Dr Mamadou SANOGO" w:date="2023-10-27T23:01:00Z">
          <w:pPr>
            <w:shd w:val="clear" w:color="auto" w:fill="FFFFFF"/>
            <w:spacing w:line="240" w:lineRule="auto"/>
            <w:ind w:right="9"/>
            <w:jc w:val="center"/>
          </w:pPr>
        </w:pPrChange>
      </w:pPr>
    </w:p>
    <w:p w14:paraId="597AF3B7" w14:textId="7D22E9BB" w:rsidR="00232B19" w:rsidRPr="007A4AFC" w:rsidRDefault="00232B19" w:rsidP="00D81BFF">
      <w:pPr>
        <w:shd w:val="clear" w:color="auto" w:fill="FFFFFF"/>
        <w:spacing w:line="240" w:lineRule="auto"/>
        <w:ind w:right="9"/>
        <w:jc w:val="center"/>
        <w:rPr>
          <w:ins w:id="14480" w:author="Dr Mamadou SANOGO" w:date="2023-10-25T17:17:00Z"/>
          <w:b/>
          <w:color w:val="000000" w:themeColor="text1"/>
          <w:sz w:val="44"/>
          <w:rPrChange w:id="14481" w:author="Dr Mamadou SANOGO" w:date="2023-10-25T18:15:00Z">
            <w:rPr>
              <w:ins w:id="14482" w:author="Dr Mamadou SANOGO" w:date="2023-10-25T17:17:00Z"/>
              <w:b/>
              <w:sz w:val="44"/>
            </w:rPr>
          </w:rPrChange>
        </w:rPr>
      </w:pPr>
    </w:p>
    <w:p w14:paraId="3F6D95A2" w14:textId="6BAC2758" w:rsidR="00D02BE3" w:rsidRPr="007A4AFC" w:rsidRDefault="00D02BE3" w:rsidP="00D81BFF">
      <w:pPr>
        <w:shd w:val="clear" w:color="auto" w:fill="FFFFFF"/>
        <w:spacing w:line="240" w:lineRule="auto"/>
        <w:ind w:right="9"/>
        <w:jc w:val="center"/>
        <w:rPr>
          <w:ins w:id="14483" w:author="Dr Mamadou SANOGO" w:date="2023-10-25T17:17:00Z"/>
          <w:b/>
          <w:color w:val="000000" w:themeColor="text1"/>
          <w:sz w:val="44"/>
          <w:rPrChange w:id="14484" w:author="Dr Mamadou SANOGO" w:date="2023-10-25T18:15:00Z">
            <w:rPr>
              <w:ins w:id="14485" w:author="Dr Mamadou SANOGO" w:date="2023-10-25T17:17:00Z"/>
              <w:b/>
              <w:sz w:val="44"/>
            </w:rPr>
          </w:rPrChange>
        </w:rPr>
      </w:pPr>
    </w:p>
    <w:p w14:paraId="466E4D76" w14:textId="131AEAA8" w:rsidR="00D02BE3" w:rsidRPr="007A4AFC" w:rsidRDefault="00D02BE3" w:rsidP="00D81BFF">
      <w:pPr>
        <w:shd w:val="clear" w:color="auto" w:fill="FFFFFF"/>
        <w:spacing w:line="240" w:lineRule="auto"/>
        <w:ind w:right="9"/>
        <w:jc w:val="center"/>
        <w:rPr>
          <w:ins w:id="14486" w:author="Dr Mamadou SANOGO" w:date="2023-10-25T17:26:00Z"/>
          <w:b/>
          <w:color w:val="000000" w:themeColor="text1"/>
          <w:sz w:val="44"/>
          <w:rPrChange w:id="14487" w:author="Dr Mamadou SANOGO" w:date="2023-10-25T18:15:00Z">
            <w:rPr>
              <w:ins w:id="14488" w:author="Dr Mamadou SANOGO" w:date="2023-10-25T17:26:00Z"/>
              <w:b/>
              <w:sz w:val="44"/>
            </w:rPr>
          </w:rPrChange>
        </w:rPr>
      </w:pPr>
    </w:p>
    <w:p w14:paraId="0AA8F3AB" w14:textId="3715CCDB" w:rsidR="003F2E29" w:rsidRPr="007A4AFC" w:rsidRDefault="003F2E29" w:rsidP="00D81BFF">
      <w:pPr>
        <w:shd w:val="clear" w:color="auto" w:fill="FFFFFF"/>
        <w:spacing w:line="240" w:lineRule="auto"/>
        <w:ind w:right="9"/>
        <w:jc w:val="center"/>
        <w:rPr>
          <w:ins w:id="14489" w:author="Dr Mamadou SANOGO" w:date="2023-10-25T17:26:00Z"/>
          <w:b/>
          <w:color w:val="000000" w:themeColor="text1"/>
          <w:sz w:val="44"/>
          <w:rPrChange w:id="14490" w:author="Dr Mamadou SANOGO" w:date="2023-10-25T18:15:00Z">
            <w:rPr>
              <w:ins w:id="14491" w:author="Dr Mamadou SANOGO" w:date="2023-10-25T17:26:00Z"/>
              <w:b/>
              <w:sz w:val="44"/>
            </w:rPr>
          </w:rPrChange>
        </w:rPr>
      </w:pPr>
    </w:p>
    <w:p w14:paraId="5A60BEEE" w14:textId="3BAAAD9A" w:rsidR="003F2E29" w:rsidRPr="007A4AFC" w:rsidRDefault="003F2E29" w:rsidP="00D81BFF">
      <w:pPr>
        <w:shd w:val="clear" w:color="auto" w:fill="FFFFFF"/>
        <w:spacing w:line="240" w:lineRule="auto"/>
        <w:ind w:right="9"/>
        <w:jc w:val="center"/>
        <w:rPr>
          <w:ins w:id="14492" w:author="Dr Mamadou SANOGO" w:date="2023-10-25T17:26:00Z"/>
          <w:b/>
          <w:color w:val="000000" w:themeColor="text1"/>
          <w:sz w:val="44"/>
          <w:rPrChange w:id="14493" w:author="Dr Mamadou SANOGO" w:date="2023-10-25T18:15:00Z">
            <w:rPr>
              <w:ins w:id="14494" w:author="Dr Mamadou SANOGO" w:date="2023-10-25T17:26:00Z"/>
              <w:b/>
              <w:sz w:val="44"/>
            </w:rPr>
          </w:rPrChange>
        </w:rPr>
      </w:pPr>
    </w:p>
    <w:p w14:paraId="77E940BB" w14:textId="6D725444" w:rsidR="00D02BE3" w:rsidRPr="007A4AFC" w:rsidRDefault="00D02BE3">
      <w:pPr>
        <w:shd w:val="clear" w:color="auto" w:fill="FFFFFF"/>
        <w:spacing w:line="240" w:lineRule="auto"/>
        <w:ind w:right="9"/>
        <w:jc w:val="left"/>
        <w:rPr>
          <w:ins w:id="14495" w:author="Dr Mamadou SANOGO" w:date="2023-10-25T17:25:00Z"/>
          <w:b/>
          <w:color w:val="000000" w:themeColor="text1"/>
          <w:sz w:val="44"/>
          <w:rPrChange w:id="14496" w:author="Dr Mamadou SANOGO" w:date="2023-10-25T18:15:00Z">
            <w:rPr>
              <w:ins w:id="14497" w:author="Dr Mamadou SANOGO" w:date="2023-10-25T17:25:00Z"/>
              <w:b/>
              <w:sz w:val="44"/>
            </w:rPr>
          </w:rPrChange>
        </w:rPr>
        <w:pPrChange w:id="14498" w:author="Dr Mamadou SANOGO" w:date="2023-10-27T11:48:00Z">
          <w:pPr>
            <w:shd w:val="clear" w:color="auto" w:fill="FFFFFF"/>
            <w:spacing w:line="240" w:lineRule="auto"/>
            <w:ind w:right="9"/>
            <w:jc w:val="center"/>
          </w:pPr>
        </w:pPrChange>
      </w:pPr>
    </w:p>
    <w:p w14:paraId="56179F2D" w14:textId="0F93FFD1" w:rsidR="00D02BE3" w:rsidRPr="007A4AFC" w:rsidRDefault="00D02BE3" w:rsidP="00D81BFF">
      <w:pPr>
        <w:shd w:val="clear" w:color="auto" w:fill="FFFFFF"/>
        <w:spacing w:line="240" w:lineRule="auto"/>
        <w:ind w:right="9"/>
        <w:jc w:val="center"/>
        <w:rPr>
          <w:ins w:id="14499" w:author="Dr Mamadou SANOGO" w:date="2023-10-25T17:27:00Z"/>
          <w:b/>
          <w:color w:val="000000" w:themeColor="text1"/>
          <w:sz w:val="44"/>
          <w:rPrChange w:id="14500" w:author="Dr Mamadou SANOGO" w:date="2023-10-25T18:15:00Z">
            <w:rPr>
              <w:ins w:id="14501" w:author="Dr Mamadou SANOGO" w:date="2023-10-25T17:27:00Z"/>
              <w:b/>
              <w:sz w:val="44"/>
            </w:rPr>
          </w:rPrChange>
        </w:rPr>
      </w:pPr>
    </w:p>
    <w:p w14:paraId="3BC9BCC8" w14:textId="3184CD53" w:rsidR="003F2E29" w:rsidRPr="007A4AFC" w:rsidRDefault="003F2E29" w:rsidP="00D81BFF">
      <w:pPr>
        <w:shd w:val="clear" w:color="auto" w:fill="FFFFFF"/>
        <w:spacing w:line="240" w:lineRule="auto"/>
        <w:ind w:right="9"/>
        <w:jc w:val="center"/>
        <w:rPr>
          <w:ins w:id="14502" w:author="Dr Mamadou SANOGO" w:date="2023-10-25T17:27:00Z"/>
          <w:b/>
          <w:color w:val="000000" w:themeColor="text1"/>
          <w:sz w:val="44"/>
          <w:rPrChange w:id="14503" w:author="Dr Mamadou SANOGO" w:date="2023-10-25T18:15:00Z">
            <w:rPr>
              <w:ins w:id="14504" w:author="Dr Mamadou SANOGO" w:date="2023-10-25T17:27:00Z"/>
              <w:b/>
              <w:sz w:val="44"/>
            </w:rPr>
          </w:rPrChange>
        </w:rPr>
      </w:pPr>
    </w:p>
    <w:p w14:paraId="4EC5ADF0" w14:textId="5BC8AF01" w:rsidR="003F2E29" w:rsidRPr="007A4AFC" w:rsidRDefault="003F2E29" w:rsidP="00D81BFF">
      <w:pPr>
        <w:shd w:val="clear" w:color="auto" w:fill="FFFFFF"/>
        <w:spacing w:line="240" w:lineRule="auto"/>
        <w:ind w:right="9"/>
        <w:jc w:val="center"/>
        <w:rPr>
          <w:ins w:id="14505" w:author="Dr Mamadou SANOGO" w:date="2023-10-25T17:27:00Z"/>
          <w:b/>
          <w:color w:val="000000" w:themeColor="text1"/>
          <w:sz w:val="44"/>
          <w:rPrChange w:id="14506" w:author="Dr Mamadou SANOGO" w:date="2023-10-25T18:15:00Z">
            <w:rPr>
              <w:ins w:id="14507" w:author="Dr Mamadou SANOGO" w:date="2023-10-25T17:27:00Z"/>
              <w:b/>
              <w:sz w:val="44"/>
            </w:rPr>
          </w:rPrChange>
        </w:rPr>
      </w:pPr>
    </w:p>
    <w:p w14:paraId="79FE057E" w14:textId="77777777" w:rsidR="00232B19" w:rsidRDefault="00232B19">
      <w:pPr>
        <w:shd w:val="clear" w:color="auto" w:fill="FFFFFF"/>
        <w:spacing w:line="240" w:lineRule="auto"/>
        <w:ind w:right="9"/>
        <w:rPr>
          <w:ins w:id="14508" w:author="Cauris Cosmetics" w:date="2023-10-27T18:05:00Z"/>
          <w:b/>
          <w:color w:val="000000" w:themeColor="text1"/>
          <w:sz w:val="44"/>
        </w:rPr>
        <w:pPrChange w:id="14509" w:author="Dr Mamadou SANOGO" w:date="2023-10-27T23:52:00Z">
          <w:pPr>
            <w:shd w:val="clear" w:color="auto" w:fill="FFFFFF"/>
            <w:spacing w:line="240" w:lineRule="auto"/>
            <w:ind w:right="9"/>
            <w:jc w:val="center"/>
          </w:pPr>
        </w:pPrChange>
      </w:pPr>
    </w:p>
    <w:p w14:paraId="15A6019A" w14:textId="77777777" w:rsidR="00BD57AF" w:rsidRDefault="00BD57AF" w:rsidP="00D81BFF">
      <w:pPr>
        <w:shd w:val="clear" w:color="auto" w:fill="FFFFFF"/>
        <w:spacing w:line="240" w:lineRule="auto"/>
        <w:ind w:right="9"/>
        <w:jc w:val="center"/>
        <w:rPr>
          <w:ins w:id="14510" w:author="Cauris Cosmetics" w:date="2023-10-27T18:05:00Z"/>
          <w:b/>
          <w:color w:val="000000" w:themeColor="text1"/>
          <w:sz w:val="44"/>
        </w:rPr>
      </w:pPr>
    </w:p>
    <w:p w14:paraId="2087A33D" w14:textId="77777777" w:rsidR="00BD57AF" w:rsidRPr="007A4AFC" w:rsidRDefault="00BD57AF" w:rsidP="00D81BFF">
      <w:pPr>
        <w:shd w:val="clear" w:color="auto" w:fill="FFFFFF"/>
        <w:spacing w:line="240" w:lineRule="auto"/>
        <w:ind w:right="9"/>
        <w:jc w:val="center"/>
        <w:rPr>
          <w:ins w:id="14511" w:author="Dr Mamadou SANOGO" w:date="2023-10-25T15:02:00Z"/>
          <w:b/>
          <w:color w:val="000000" w:themeColor="text1"/>
          <w:sz w:val="44"/>
          <w:rPrChange w:id="14512" w:author="Dr Mamadou SANOGO" w:date="2023-10-25T18:15:00Z">
            <w:rPr>
              <w:ins w:id="14513" w:author="Dr Mamadou SANOGO" w:date="2023-10-25T15:02:00Z"/>
              <w:b/>
              <w:sz w:val="44"/>
            </w:rPr>
          </w:rPrChange>
        </w:rPr>
      </w:pPr>
    </w:p>
    <w:p w14:paraId="3008FF07" w14:textId="37EF0D39" w:rsidR="00D81BFF" w:rsidRPr="007A4AFC" w:rsidRDefault="00D81BFF" w:rsidP="00D81BFF">
      <w:pPr>
        <w:shd w:val="clear" w:color="auto" w:fill="FFFFFF"/>
        <w:spacing w:line="240" w:lineRule="auto"/>
        <w:ind w:right="9"/>
        <w:jc w:val="center"/>
        <w:rPr>
          <w:ins w:id="14514" w:author="Dr Mamadou SANOGO" w:date="2023-10-25T17:16:00Z"/>
          <w:b/>
          <w:color w:val="000000" w:themeColor="text1"/>
          <w:sz w:val="44"/>
          <w:rPrChange w:id="14515" w:author="Dr Mamadou SANOGO" w:date="2023-10-25T18:15:00Z">
            <w:rPr>
              <w:ins w:id="14516" w:author="Dr Mamadou SANOGO" w:date="2023-10-25T17:16:00Z"/>
              <w:b/>
              <w:sz w:val="44"/>
            </w:rPr>
          </w:rPrChange>
        </w:rPr>
      </w:pPr>
      <w:ins w:id="14517" w:author="Dr Mamadou SANOGO" w:date="2023-10-25T15:02:00Z">
        <w:r w:rsidRPr="007A4AFC">
          <w:rPr>
            <w:b/>
            <w:color w:val="000000" w:themeColor="text1"/>
            <w:sz w:val="44"/>
            <w:rPrChange w:id="14518" w:author="Dr Mamadou SANOGO" w:date="2023-10-25T18:15:00Z">
              <w:rPr>
                <w:b/>
                <w:sz w:val="44"/>
              </w:rPr>
            </w:rPrChange>
          </w:rPr>
          <w:t>Annexe n°02</w:t>
        </w:r>
      </w:ins>
      <w:ins w:id="14519" w:author="Dr Mamadou SANOGO" w:date="2023-10-25T17:25:00Z">
        <w:r w:rsidR="00D02BE3" w:rsidRPr="007A4AFC">
          <w:rPr>
            <w:b/>
            <w:color w:val="000000" w:themeColor="text1"/>
            <w:sz w:val="44"/>
            <w:rPrChange w:id="14520" w:author="Dr Mamadou SANOGO" w:date="2023-10-25T18:15:00Z">
              <w:rPr>
                <w:b/>
                <w:sz w:val="44"/>
              </w:rPr>
            </w:rPrChange>
          </w:rPr>
          <w:t>4</w:t>
        </w:r>
      </w:ins>
      <w:ins w:id="14521" w:author="Dr Mamadou SANOGO" w:date="2023-10-25T15:02:00Z">
        <w:r w:rsidRPr="007A4AFC">
          <w:rPr>
            <w:b/>
            <w:color w:val="000000" w:themeColor="text1"/>
            <w:sz w:val="44"/>
            <w:rPrChange w:id="14522" w:author="Dr Mamadou SANOGO" w:date="2023-10-25T18:15:00Z">
              <w:rPr>
                <w:b/>
                <w:sz w:val="44"/>
              </w:rPr>
            </w:rPrChange>
          </w:rPr>
          <w:t> : Descriptif du syllabus</w:t>
        </w:r>
      </w:ins>
    </w:p>
    <w:p w14:paraId="5535B8B4" w14:textId="573D113C" w:rsidR="00D02BE3" w:rsidRPr="007A4AFC" w:rsidRDefault="00D02BE3" w:rsidP="00D81BFF">
      <w:pPr>
        <w:shd w:val="clear" w:color="auto" w:fill="FFFFFF"/>
        <w:spacing w:line="240" w:lineRule="auto"/>
        <w:ind w:right="9"/>
        <w:jc w:val="center"/>
        <w:rPr>
          <w:ins w:id="14523" w:author="Dr Mamadou SANOGO" w:date="2023-10-25T17:16:00Z"/>
          <w:b/>
          <w:color w:val="000000" w:themeColor="text1"/>
          <w:sz w:val="44"/>
          <w:rPrChange w:id="14524" w:author="Dr Mamadou SANOGO" w:date="2023-10-25T18:15:00Z">
            <w:rPr>
              <w:ins w:id="14525" w:author="Dr Mamadou SANOGO" w:date="2023-10-25T17:16:00Z"/>
              <w:b/>
              <w:sz w:val="44"/>
            </w:rPr>
          </w:rPrChange>
        </w:rPr>
      </w:pPr>
    </w:p>
    <w:p w14:paraId="5CCAFEF1" w14:textId="63AC7749" w:rsidR="00D02BE3" w:rsidRPr="007A4AFC" w:rsidRDefault="00D02BE3" w:rsidP="00D81BFF">
      <w:pPr>
        <w:shd w:val="clear" w:color="auto" w:fill="FFFFFF"/>
        <w:spacing w:line="240" w:lineRule="auto"/>
        <w:ind w:right="9"/>
        <w:jc w:val="center"/>
        <w:rPr>
          <w:ins w:id="14526" w:author="Dr Mamadou SANOGO" w:date="2023-10-25T17:16:00Z"/>
          <w:b/>
          <w:color w:val="000000" w:themeColor="text1"/>
          <w:sz w:val="44"/>
          <w:rPrChange w:id="14527" w:author="Dr Mamadou SANOGO" w:date="2023-10-25T18:15:00Z">
            <w:rPr>
              <w:ins w:id="14528" w:author="Dr Mamadou SANOGO" w:date="2023-10-25T17:16:00Z"/>
              <w:b/>
              <w:sz w:val="44"/>
            </w:rPr>
          </w:rPrChange>
        </w:rPr>
      </w:pPr>
    </w:p>
    <w:p w14:paraId="6A692786" w14:textId="557711DF" w:rsidR="00D02BE3" w:rsidRPr="007A4AFC" w:rsidRDefault="00D02BE3" w:rsidP="00D81BFF">
      <w:pPr>
        <w:shd w:val="clear" w:color="auto" w:fill="FFFFFF"/>
        <w:spacing w:line="240" w:lineRule="auto"/>
        <w:ind w:right="9"/>
        <w:jc w:val="center"/>
        <w:rPr>
          <w:ins w:id="14529" w:author="Dr Mamadou SANOGO" w:date="2023-10-25T17:27:00Z"/>
          <w:b/>
          <w:color w:val="000000" w:themeColor="text1"/>
          <w:sz w:val="44"/>
          <w:rPrChange w:id="14530" w:author="Dr Mamadou SANOGO" w:date="2023-10-25T18:15:00Z">
            <w:rPr>
              <w:ins w:id="14531" w:author="Dr Mamadou SANOGO" w:date="2023-10-25T17:27:00Z"/>
              <w:b/>
              <w:sz w:val="44"/>
            </w:rPr>
          </w:rPrChange>
        </w:rPr>
      </w:pPr>
    </w:p>
    <w:p w14:paraId="53F58854" w14:textId="7C97C06F" w:rsidR="003F2E29" w:rsidRPr="007A4AFC" w:rsidRDefault="003F2E29" w:rsidP="00D81BFF">
      <w:pPr>
        <w:shd w:val="clear" w:color="auto" w:fill="FFFFFF"/>
        <w:spacing w:line="240" w:lineRule="auto"/>
        <w:ind w:right="9"/>
        <w:jc w:val="center"/>
        <w:rPr>
          <w:ins w:id="14532" w:author="Dr Mamadou SANOGO" w:date="2023-10-25T17:27:00Z"/>
          <w:b/>
          <w:color w:val="000000" w:themeColor="text1"/>
          <w:sz w:val="44"/>
          <w:rPrChange w:id="14533" w:author="Dr Mamadou SANOGO" w:date="2023-10-25T18:15:00Z">
            <w:rPr>
              <w:ins w:id="14534" w:author="Dr Mamadou SANOGO" w:date="2023-10-25T17:27:00Z"/>
              <w:b/>
              <w:sz w:val="44"/>
            </w:rPr>
          </w:rPrChange>
        </w:rPr>
      </w:pPr>
    </w:p>
    <w:p w14:paraId="64BE51E4" w14:textId="1A04F08F" w:rsidR="003F2E29" w:rsidRPr="007A4AFC" w:rsidRDefault="003F2E29" w:rsidP="00D81BFF">
      <w:pPr>
        <w:shd w:val="clear" w:color="auto" w:fill="FFFFFF"/>
        <w:spacing w:line="240" w:lineRule="auto"/>
        <w:ind w:right="9"/>
        <w:jc w:val="center"/>
        <w:rPr>
          <w:ins w:id="14535" w:author="Dr Mamadou SANOGO" w:date="2023-10-25T17:27:00Z"/>
          <w:b/>
          <w:color w:val="000000" w:themeColor="text1"/>
          <w:sz w:val="44"/>
          <w:rPrChange w:id="14536" w:author="Dr Mamadou SANOGO" w:date="2023-10-25T18:15:00Z">
            <w:rPr>
              <w:ins w:id="14537" w:author="Dr Mamadou SANOGO" w:date="2023-10-25T17:27:00Z"/>
              <w:b/>
              <w:sz w:val="44"/>
            </w:rPr>
          </w:rPrChange>
        </w:rPr>
      </w:pPr>
    </w:p>
    <w:p w14:paraId="4A8D69A0" w14:textId="6EB78E34" w:rsidR="003F2E29" w:rsidRPr="007A4AFC" w:rsidRDefault="003F2E29" w:rsidP="00D81BFF">
      <w:pPr>
        <w:shd w:val="clear" w:color="auto" w:fill="FFFFFF"/>
        <w:spacing w:line="240" w:lineRule="auto"/>
        <w:ind w:right="9"/>
        <w:jc w:val="center"/>
        <w:rPr>
          <w:ins w:id="14538" w:author="Dr Mamadou SANOGO" w:date="2023-10-25T17:27:00Z"/>
          <w:b/>
          <w:color w:val="000000" w:themeColor="text1"/>
          <w:sz w:val="44"/>
          <w:rPrChange w:id="14539" w:author="Dr Mamadou SANOGO" w:date="2023-10-25T18:15:00Z">
            <w:rPr>
              <w:ins w:id="14540" w:author="Dr Mamadou SANOGO" w:date="2023-10-25T17:27:00Z"/>
              <w:b/>
              <w:sz w:val="44"/>
            </w:rPr>
          </w:rPrChange>
        </w:rPr>
      </w:pPr>
    </w:p>
    <w:p w14:paraId="12D75961" w14:textId="3EC8000F" w:rsidR="003F2E29" w:rsidRPr="007A4AFC" w:rsidRDefault="003F2E29" w:rsidP="00D81BFF">
      <w:pPr>
        <w:shd w:val="clear" w:color="auto" w:fill="FFFFFF"/>
        <w:spacing w:line="240" w:lineRule="auto"/>
        <w:ind w:right="9"/>
        <w:jc w:val="center"/>
        <w:rPr>
          <w:ins w:id="14541" w:author="Dr Mamadou SANOGO" w:date="2023-10-25T17:27:00Z"/>
          <w:b/>
          <w:color w:val="000000" w:themeColor="text1"/>
          <w:sz w:val="44"/>
          <w:rPrChange w:id="14542" w:author="Dr Mamadou SANOGO" w:date="2023-10-25T18:15:00Z">
            <w:rPr>
              <w:ins w:id="14543" w:author="Dr Mamadou SANOGO" w:date="2023-10-25T17:27:00Z"/>
              <w:b/>
              <w:sz w:val="44"/>
            </w:rPr>
          </w:rPrChange>
        </w:rPr>
      </w:pPr>
    </w:p>
    <w:p w14:paraId="19B72654" w14:textId="2FC0EEF8" w:rsidR="003F2E29" w:rsidRPr="007A4AFC" w:rsidRDefault="003F2E29" w:rsidP="00D81BFF">
      <w:pPr>
        <w:shd w:val="clear" w:color="auto" w:fill="FFFFFF"/>
        <w:spacing w:line="240" w:lineRule="auto"/>
        <w:ind w:right="9"/>
        <w:jc w:val="center"/>
        <w:rPr>
          <w:ins w:id="14544" w:author="Dr Mamadou SANOGO" w:date="2023-10-25T17:27:00Z"/>
          <w:b/>
          <w:color w:val="000000" w:themeColor="text1"/>
          <w:sz w:val="44"/>
          <w:rPrChange w:id="14545" w:author="Dr Mamadou SANOGO" w:date="2023-10-25T18:15:00Z">
            <w:rPr>
              <w:ins w:id="14546" w:author="Dr Mamadou SANOGO" w:date="2023-10-25T17:27:00Z"/>
              <w:b/>
              <w:sz w:val="44"/>
            </w:rPr>
          </w:rPrChange>
        </w:rPr>
      </w:pPr>
    </w:p>
    <w:p w14:paraId="179C6182" w14:textId="157610C6" w:rsidR="003F2E29" w:rsidRDefault="003F2E29" w:rsidP="00D81BFF">
      <w:pPr>
        <w:shd w:val="clear" w:color="auto" w:fill="FFFFFF"/>
        <w:spacing w:line="240" w:lineRule="auto"/>
        <w:ind w:right="9"/>
        <w:jc w:val="center"/>
        <w:rPr>
          <w:ins w:id="14547" w:author="Dr Mamadou SANOGO" w:date="2023-10-28T00:04:00Z"/>
          <w:b/>
          <w:color w:val="000000" w:themeColor="text1"/>
          <w:sz w:val="44"/>
        </w:rPr>
      </w:pPr>
    </w:p>
    <w:p w14:paraId="6D6E2A02" w14:textId="3C31F595" w:rsidR="00B43097" w:rsidRDefault="00B43097" w:rsidP="00D81BFF">
      <w:pPr>
        <w:shd w:val="clear" w:color="auto" w:fill="FFFFFF"/>
        <w:spacing w:line="240" w:lineRule="auto"/>
        <w:ind w:right="9"/>
        <w:jc w:val="center"/>
        <w:rPr>
          <w:ins w:id="14548" w:author="Dr Mamadou SANOGO" w:date="2023-10-28T00:04:00Z"/>
          <w:b/>
          <w:color w:val="000000" w:themeColor="text1"/>
          <w:sz w:val="44"/>
        </w:rPr>
      </w:pPr>
    </w:p>
    <w:p w14:paraId="63A7297F" w14:textId="77777777" w:rsidR="00B43097" w:rsidRPr="007A4AFC" w:rsidRDefault="00B43097" w:rsidP="00D81BFF">
      <w:pPr>
        <w:shd w:val="clear" w:color="auto" w:fill="FFFFFF"/>
        <w:spacing w:line="240" w:lineRule="auto"/>
        <w:ind w:right="9"/>
        <w:jc w:val="center"/>
        <w:rPr>
          <w:ins w:id="14549" w:author="Dr Mamadou SANOGO" w:date="2023-10-25T17:27:00Z"/>
          <w:b/>
          <w:color w:val="000000" w:themeColor="text1"/>
          <w:sz w:val="44"/>
          <w:rPrChange w:id="14550" w:author="Dr Mamadou SANOGO" w:date="2023-10-25T18:15:00Z">
            <w:rPr>
              <w:ins w:id="14551" w:author="Dr Mamadou SANOGO" w:date="2023-10-25T17:27:00Z"/>
              <w:b/>
              <w:sz w:val="44"/>
            </w:rPr>
          </w:rPrChange>
        </w:rPr>
      </w:pPr>
    </w:p>
    <w:p w14:paraId="1CEF540F" w14:textId="6400309D" w:rsidR="003F2E29" w:rsidRDefault="003F2E29" w:rsidP="00D81BFF">
      <w:pPr>
        <w:shd w:val="clear" w:color="auto" w:fill="FFFFFF"/>
        <w:spacing w:line="240" w:lineRule="auto"/>
        <w:ind w:right="9"/>
        <w:jc w:val="center"/>
        <w:rPr>
          <w:ins w:id="14552" w:author="Dr Mamadou SANOGO" w:date="2023-10-28T00:05:00Z"/>
          <w:b/>
          <w:color w:val="000000" w:themeColor="text1"/>
          <w:sz w:val="44"/>
        </w:rPr>
      </w:pPr>
    </w:p>
    <w:p w14:paraId="7655EBEC" w14:textId="77777777" w:rsidR="00B43097" w:rsidRPr="007A4AFC" w:rsidRDefault="00B43097" w:rsidP="00D81BFF">
      <w:pPr>
        <w:shd w:val="clear" w:color="auto" w:fill="FFFFFF"/>
        <w:spacing w:line="240" w:lineRule="auto"/>
        <w:ind w:right="9"/>
        <w:jc w:val="center"/>
        <w:rPr>
          <w:ins w:id="14553" w:author="Dr Mamadou SANOGO" w:date="2023-10-25T17:27:00Z"/>
          <w:b/>
          <w:color w:val="000000" w:themeColor="text1"/>
          <w:sz w:val="44"/>
          <w:rPrChange w:id="14554" w:author="Dr Mamadou SANOGO" w:date="2023-10-25T18:15:00Z">
            <w:rPr>
              <w:ins w:id="14555" w:author="Dr Mamadou SANOGO" w:date="2023-10-25T17:27:00Z"/>
              <w:b/>
              <w:sz w:val="44"/>
            </w:rPr>
          </w:rPrChange>
        </w:rPr>
      </w:pPr>
    </w:p>
    <w:p w14:paraId="5E79DE51" w14:textId="1D44C666" w:rsidR="003F2E29" w:rsidRPr="007A4AFC" w:rsidRDefault="003F2E29" w:rsidP="00D81BFF">
      <w:pPr>
        <w:shd w:val="clear" w:color="auto" w:fill="FFFFFF"/>
        <w:spacing w:line="240" w:lineRule="auto"/>
        <w:ind w:right="9"/>
        <w:jc w:val="center"/>
        <w:rPr>
          <w:ins w:id="14556" w:author="Dr Mamadou SANOGO" w:date="2023-10-25T17:27:00Z"/>
          <w:b/>
          <w:color w:val="000000" w:themeColor="text1"/>
          <w:sz w:val="44"/>
          <w:rPrChange w:id="14557" w:author="Dr Mamadou SANOGO" w:date="2023-10-25T18:15:00Z">
            <w:rPr>
              <w:ins w:id="14558" w:author="Dr Mamadou SANOGO" w:date="2023-10-25T17:27:00Z"/>
              <w:b/>
              <w:sz w:val="44"/>
            </w:rPr>
          </w:rPrChange>
        </w:rPr>
      </w:pPr>
    </w:p>
    <w:p w14:paraId="06DBD0AD" w14:textId="68DEFBA4" w:rsidR="003F2E29" w:rsidDel="00B43097" w:rsidRDefault="003F2E29" w:rsidP="00D81BFF">
      <w:pPr>
        <w:shd w:val="clear" w:color="auto" w:fill="FFFFFF"/>
        <w:ind w:right="9"/>
        <w:jc w:val="center"/>
        <w:rPr>
          <w:ins w:id="14559" w:author="Cauris Cosmetics" w:date="2023-10-27T18:05:00Z"/>
          <w:del w:id="14560" w:author="Dr Mamadou SANOGO" w:date="2023-10-27T23:52:00Z"/>
          <w:b/>
          <w:color w:val="000000" w:themeColor="text1"/>
          <w:sz w:val="44"/>
        </w:rPr>
      </w:pPr>
    </w:p>
    <w:p w14:paraId="38620EA3" w14:textId="77777777" w:rsidR="00BD57AF" w:rsidDel="00B43097" w:rsidRDefault="00BD57AF" w:rsidP="00D81BFF">
      <w:pPr>
        <w:shd w:val="clear" w:color="auto" w:fill="FFFFFF"/>
        <w:ind w:right="9"/>
        <w:jc w:val="center"/>
        <w:rPr>
          <w:ins w:id="14561" w:author="Cauris Cosmetics" w:date="2023-10-27T18:05:00Z"/>
          <w:del w:id="14562" w:author="Dr Mamadou SANOGO" w:date="2023-10-27T23:52:00Z"/>
          <w:b/>
          <w:color w:val="000000" w:themeColor="text1"/>
          <w:sz w:val="44"/>
        </w:rPr>
      </w:pPr>
    </w:p>
    <w:p w14:paraId="481988BE" w14:textId="77777777" w:rsidR="00B43097" w:rsidRPr="002515A9" w:rsidRDefault="00B43097" w:rsidP="00B43097">
      <w:pPr>
        <w:shd w:val="clear" w:color="auto" w:fill="BFBFBF" w:themeFill="background1" w:themeFillShade="BF"/>
        <w:adjustRightInd w:val="0"/>
        <w:jc w:val="center"/>
        <w:rPr>
          <w:ins w:id="14563" w:author="Dr Mamadou SANOGO" w:date="2023-10-28T00:05:00Z"/>
          <w:rFonts w:ascii="Times-Bold" w:eastAsiaTheme="minorHAnsi" w:hAnsi="Times-Bold" w:cs="Times-Bold"/>
          <w:b/>
          <w:bCs/>
          <w:sz w:val="23"/>
          <w:szCs w:val="23"/>
          <w:lang w:eastAsia="en-US"/>
        </w:rPr>
      </w:pPr>
      <w:ins w:id="14564" w:author="Dr Mamadou SANOGO" w:date="2023-10-28T00:05:00Z">
        <w:r w:rsidRPr="002515A9">
          <w:rPr>
            <w:rFonts w:ascii="Times-Bold" w:eastAsiaTheme="minorHAnsi" w:hAnsi="Times-Bold" w:cs="Times-Bold"/>
            <w:b/>
            <w:bCs/>
            <w:sz w:val="23"/>
            <w:szCs w:val="23"/>
            <w:lang w:eastAsia="en-US"/>
          </w:rPr>
          <w:t>Semestre :</w:t>
        </w:r>
        <w:r>
          <w:rPr>
            <w:rFonts w:ascii="Times-Bold" w:eastAsiaTheme="minorHAnsi" w:hAnsi="Times-Bold" w:cs="Times-Bold"/>
            <w:b/>
            <w:bCs/>
            <w:sz w:val="23"/>
            <w:szCs w:val="23"/>
            <w:lang w:eastAsia="en-US"/>
          </w:rPr>
          <w:t xml:space="preserve"> 1</w:t>
        </w:r>
      </w:ins>
    </w:p>
    <w:p w14:paraId="169FCBA6" w14:textId="77777777" w:rsidR="00B43097" w:rsidRDefault="00B43097" w:rsidP="00B43097">
      <w:pPr>
        <w:shd w:val="clear" w:color="auto" w:fill="BFBFBF" w:themeFill="background1" w:themeFillShade="BF"/>
        <w:adjustRightInd w:val="0"/>
        <w:jc w:val="center"/>
        <w:rPr>
          <w:ins w:id="14565" w:author="Dr Mamadou SANOGO" w:date="2023-10-28T00:05:00Z"/>
          <w:rFonts w:ascii="Times-Bold" w:eastAsiaTheme="minorHAnsi" w:hAnsi="Times-Bold" w:cs="Times-Bold"/>
          <w:b/>
          <w:bCs/>
          <w:sz w:val="23"/>
          <w:szCs w:val="23"/>
          <w:lang w:eastAsia="en-US"/>
        </w:rPr>
      </w:pPr>
      <w:ins w:id="14566"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0B5464FE" w14:textId="77777777" w:rsidR="00B43097" w:rsidRPr="00866B77" w:rsidRDefault="00B43097" w:rsidP="00B43097">
      <w:pPr>
        <w:shd w:val="clear" w:color="auto" w:fill="D9D9D9" w:themeFill="background1" w:themeFillShade="D9"/>
        <w:adjustRightInd w:val="0"/>
        <w:jc w:val="center"/>
        <w:rPr>
          <w:ins w:id="14567" w:author="Dr Mamadou SANOGO" w:date="2023-10-28T00:05:00Z"/>
          <w:rFonts w:ascii="Times-Roman" w:eastAsiaTheme="minorHAnsi" w:hAnsi="Times-Roman" w:cs="Times-Roman"/>
          <w:sz w:val="23"/>
          <w:szCs w:val="23"/>
          <w:lang w:eastAsia="en-US"/>
        </w:rPr>
      </w:pPr>
      <w:ins w:id="14568"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Mathématiques appliquées</w:t>
        </w:r>
      </w:ins>
    </w:p>
    <w:p w14:paraId="3FB314E7" w14:textId="77777777" w:rsidR="00B43097" w:rsidRPr="00956E1F" w:rsidRDefault="00B43097" w:rsidP="00B43097">
      <w:pPr>
        <w:shd w:val="clear" w:color="auto" w:fill="F2F2F2" w:themeFill="background1" w:themeFillShade="F2"/>
        <w:adjustRightInd w:val="0"/>
        <w:jc w:val="center"/>
        <w:rPr>
          <w:ins w:id="14569" w:author="Dr Mamadou SANOGO" w:date="2023-10-28T00:05:00Z"/>
          <w:rFonts w:ascii="Times-Roman" w:eastAsiaTheme="minorHAnsi" w:hAnsi="Times-Roman" w:cs="Times-Roman"/>
          <w:sz w:val="23"/>
          <w:szCs w:val="23"/>
          <w:lang w:eastAsia="en-US"/>
        </w:rPr>
      </w:pPr>
      <w:ins w:id="14570"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435B756" w14:textId="77777777" w:rsidR="00B43097" w:rsidRPr="00956E1F" w:rsidRDefault="00B43097" w:rsidP="00B43097">
      <w:pPr>
        <w:adjustRightInd w:val="0"/>
        <w:rPr>
          <w:ins w:id="14571" w:author="Dr Mamadou SANOGO" w:date="2023-10-28T00:05:00Z"/>
          <w:rFonts w:eastAsiaTheme="minorHAnsi"/>
          <w:sz w:val="23"/>
          <w:szCs w:val="23"/>
          <w:lang w:eastAsia="en-US"/>
        </w:rPr>
      </w:pPr>
      <w:ins w:id="14572" w:author="Dr Mamadou SANOGO" w:date="2023-10-28T00:05:00Z">
        <w:r w:rsidRPr="00956E1F">
          <w:rPr>
            <w:rFonts w:eastAsiaTheme="minorHAnsi"/>
            <w:b/>
            <w:bCs/>
            <w:sz w:val="23"/>
            <w:szCs w:val="23"/>
            <w:lang w:eastAsia="en-US"/>
          </w:rPr>
          <w:t>Les objectifs en termes de compétences minimales à acquérir</w:t>
        </w:r>
      </w:ins>
    </w:p>
    <w:p w14:paraId="2BC73AC8" w14:textId="77777777" w:rsidR="00B43097" w:rsidRPr="00956E1F" w:rsidRDefault="00B43097" w:rsidP="00B43097">
      <w:pPr>
        <w:pStyle w:val="Titre2"/>
        <w:rPr>
          <w:ins w:id="14573" w:author="Dr Mamadou SANOGO" w:date="2023-10-28T00:05:00Z"/>
          <w:rFonts w:eastAsiaTheme="minorHAnsi" w:cs="Times New Roman"/>
          <w:lang w:eastAsia="en-US"/>
        </w:rPr>
      </w:pPr>
      <w:ins w:id="14574" w:author="Dr Mamadou SANOGO" w:date="2023-10-28T00:05:00Z">
        <w:r w:rsidRPr="00956E1F">
          <w:rPr>
            <w:rFonts w:eastAsiaTheme="minorHAnsi" w:cs="Times New Roman"/>
            <w:lang w:eastAsia="en-US"/>
          </w:rPr>
          <w:t xml:space="preserve">Appliquer les formules appropriées pour résoudre les problèmes liés au bâtiment et à la construction. </w:t>
        </w:r>
      </w:ins>
    </w:p>
    <w:p w14:paraId="1526CAA6" w14:textId="77777777" w:rsidR="00B43097" w:rsidRPr="00956E1F" w:rsidRDefault="00B43097" w:rsidP="00B43097">
      <w:pPr>
        <w:pStyle w:val="Titre2"/>
        <w:rPr>
          <w:ins w:id="14575" w:author="Dr Mamadou SANOGO" w:date="2023-10-28T00:05:00Z"/>
          <w:rFonts w:eastAsiaTheme="minorHAnsi" w:cs="Times New Roman"/>
          <w:lang w:eastAsia="en-US"/>
        </w:rPr>
      </w:pPr>
      <w:ins w:id="14576" w:author="Dr Mamadou SANOGO" w:date="2023-10-28T00:05:00Z">
        <w:r w:rsidRPr="00956E1F">
          <w:rPr>
            <w:rFonts w:eastAsiaTheme="minorHAnsi" w:cs="Times New Roman"/>
            <w:lang w:eastAsia="en-US"/>
          </w:rPr>
          <w:t>Appliquer la conversion, les systèmes métriques, les fonctions simples et les graphiques</w:t>
        </w:r>
      </w:ins>
    </w:p>
    <w:p w14:paraId="0C38FA6E" w14:textId="77777777" w:rsidR="00B43097" w:rsidRPr="00956E1F" w:rsidRDefault="00B43097" w:rsidP="00B43097">
      <w:pPr>
        <w:rPr>
          <w:ins w:id="14577" w:author="Dr Mamadou SANOGO" w:date="2023-10-28T00:05:00Z"/>
          <w:rFonts w:eastAsiaTheme="minorHAnsi"/>
          <w:lang w:eastAsia="en-US"/>
        </w:rPr>
      </w:pPr>
    </w:p>
    <w:p w14:paraId="00EC0350" w14:textId="77777777" w:rsidR="00B43097" w:rsidRPr="00956E1F" w:rsidRDefault="00B43097" w:rsidP="00B43097">
      <w:pPr>
        <w:adjustRightInd w:val="0"/>
        <w:rPr>
          <w:ins w:id="14578" w:author="Dr Mamadou SANOGO" w:date="2023-10-28T00:05:00Z"/>
          <w:rFonts w:eastAsiaTheme="minorHAnsi"/>
          <w:b/>
          <w:bCs/>
          <w:sz w:val="23"/>
          <w:szCs w:val="23"/>
          <w:lang w:eastAsia="en-US"/>
        </w:rPr>
      </w:pPr>
      <w:ins w:id="14579" w:author="Dr Mamadou SANOGO" w:date="2023-10-28T00:05:00Z">
        <w:r w:rsidRPr="00956E1F">
          <w:rPr>
            <w:rFonts w:eastAsiaTheme="minorHAnsi"/>
            <w:b/>
            <w:bCs/>
            <w:sz w:val="23"/>
            <w:szCs w:val="23"/>
            <w:lang w:eastAsia="en-US"/>
          </w:rPr>
          <w:t>Les prérequis attendus</w:t>
        </w:r>
      </w:ins>
    </w:p>
    <w:p w14:paraId="7947D41F" w14:textId="77777777" w:rsidR="00B43097" w:rsidRPr="00956E1F" w:rsidRDefault="00B43097" w:rsidP="00B43097">
      <w:pPr>
        <w:adjustRightInd w:val="0"/>
        <w:rPr>
          <w:ins w:id="14580" w:author="Dr Mamadou SANOGO" w:date="2023-10-28T00:05:00Z"/>
          <w:rFonts w:eastAsiaTheme="minorHAnsi"/>
          <w:bCs/>
          <w:sz w:val="22"/>
          <w:lang w:eastAsia="en-US"/>
        </w:rPr>
      </w:pPr>
      <w:ins w:id="14581" w:author="Dr Mamadou SANOGO" w:date="2023-10-28T00:05:00Z">
        <w:r w:rsidRPr="00956E1F">
          <w:rPr>
            <w:rFonts w:eastAsiaTheme="minorHAnsi"/>
            <w:bCs/>
            <w:sz w:val="22"/>
            <w:lang w:eastAsia="en-US"/>
          </w:rPr>
          <w:t>Notion élémentaire en mathématiques</w:t>
        </w:r>
      </w:ins>
    </w:p>
    <w:p w14:paraId="53A1B514" w14:textId="77777777" w:rsidR="00B43097" w:rsidRPr="00956E1F" w:rsidRDefault="00B43097" w:rsidP="00B43097">
      <w:pPr>
        <w:adjustRightInd w:val="0"/>
        <w:rPr>
          <w:ins w:id="14582" w:author="Dr Mamadou SANOGO" w:date="2023-10-28T00:05:00Z"/>
          <w:rFonts w:eastAsiaTheme="minorHAnsi"/>
          <w:b/>
          <w:bCs/>
          <w:sz w:val="23"/>
          <w:szCs w:val="23"/>
          <w:lang w:eastAsia="en-US"/>
        </w:rPr>
      </w:pPr>
    </w:p>
    <w:p w14:paraId="7DACA364" w14:textId="77777777" w:rsidR="00B43097" w:rsidRPr="00956E1F" w:rsidRDefault="00B43097" w:rsidP="00B43097">
      <w:pPr>
        <w:adjustRightInd w:val="0"/>
        <w:rPr>
          <w:ins w:id="14583" w:author="Dr Mamadou SANOGO" w:date="2023-10-28T00:05:00Z"/>
          <w:rFonts w:eastAsiaTheme="minorHAnsi"/>
          <w:b/>
          <w:bCs/>
          <w:sz w:val="23"/>
          <w:szCs w:val="23"/>
          <w:lang w:eastAsia="en-US"/>
        </w:rPr>
      </w:pPr>
      <w:ins w:id="14584" w:author="Dr Mamadou SANOGO" w:date="2023-10-28T00:05:00Z">
        <w:r w:rsidRPr="00956E1F">
          <w:rPr>
            <w:rFonts w:eastAsiaTheme="minorHAnsi"/>
            <w:b/>
            <w:bCs/>
            <w:sz w:val="23"/>
            <w:szCs w:val="23"/>
            <w:lang w:eastAsia="en-US"/>
          </w:rPr>
          <w:t>Contenu</w:t>
        </w:r>
      </w:ins>
    </w:p>
    <w:p w14:paraId="63053F71" w14:textId="77777777" w:rsidR="00B43097" w:rsidRPr="00956E1F" w:rsidRDefault="00B43097" w:rsidP="00B43097">
      <w:pPr>
        <w:pStyle w:val="Titre1"/>
        <w:rPr>
          <w:ins w:id="14585" w:author="Dr Mamadou SANOGO" w:date="2023-10-28T00:05:00Z"/>
          <w:rFonts w:eastAsiaTheme="minorHAnsi" w:cs="Times New Roman"/>
          <w:lang w:eastAsia="en-US"/>
        </w:rPr>
      </w:pPr>
      <w:ins w:id="14586" w:author="Dr Mamadou SANOGO" w:date="2023-10-28T00:05:00Z">
        <w:r w:rsidRPr="00956E1F">
          <w:rPr>
            <w:rFonts w:eastAsiaTheme="minorHAnsi" w:cs="Times New Roman"/>
            <w:lang w:eastAsia="en-US"/>
          </w:rPr>
          <w:t>Système international d'unités</w:t>
        </w:r>
      </w:ins>
    </w:p>
    <w:p w14:paraId="5B5FC5AA" w14:textId="77777777" w:rsidR="00B43097" w:rsidRPr="00956E1F" w:rsidRDefault="00B43097" w:rsidP="00B43097">
      <w:pPr>
        <w:pStyle w:val="Titre1"/>
        <w:rPr>
          <w:ins w:id="14587" w:author="Dr Mamadou SANOGO" w:date="2023-10-28T00:05:00Z"/>
          <w:rFonts w:eastAsiaTheme="minorHAnsi" w:cs="Times New Roman"/>
          <w:lang w:eastAsia="en-US"/>
        </w:rPr>
      </w:pPr>
      <w:ins w:id="14588" w:author="Dr Mamadou SANOGO" w:date="2023-10-28T00:05:00Z">
        <w:r w:rsidRPr="00956E1F">
          <w:rPr>
            <w:rFonts w:eastAsiaTheme="minorHAnsi" w:cs="Times New Roman"/>
            <w:lang w:eastAsia="en-US"/>
          </w:rPr>
          <w:t>Notion de conversion</w:t>
        </w:r>
      </w:ins>
    </w:p>
    <w:p w14:paraId="042EEF04" w14:textId="77777777" w:rsidR="00B43097" w:rsidRPr="00956E1F" w:rsidRDefault="00B43097" w:rsidP="00B43097">
      <w:pPr>
        <w:pStyle w:val="Titre1"/>
        <w:rPr>
          <w:ins w:id="14589" w:author="Dr Mamadou SANOGO" w:date="2023-10-28T00:05:00Z"/>
          <w:rFonts w:eastAsiaTheme="minorHAnsi" w:cs="Times New Roman"/>
          <w:lang w:eastAsia="en-US"/>
        </w:rPr>
      </w:pPr>
      <w:ins w:id="14590" w:author="Dr Mamadou SANOGO" w:date="2023-10-28T00:05:00Z">
        <w:r w:rsidRPr="00956E1F">
          <w:rPr>
            <w:rFonts w:eastAsiaTheme="minorHAnsi" w:cs="Times New Roman"/>
            <w:lang w:eastAsia="en-US"/>
          </w:rPr>
          <w:t>Fonctions simples et graphiques</w:t>
        </w:r>
      </w:ins>
    </w:p>
    <w:p w14:paraId="17942148" w14:textId="77777777" w:rsidR="00B43097" w:rsidRPr="00956E1F" w:rsidRDefault="00B43097" w:rsidP="00B43097">
      <w:pPr>
        <w:pStyle w:val="Titre1"/>
        <w:rPr>
          <w:ins w:id="14591" w:author="Dr Mamadou SANOGO" w:date="2023-10-28T00:05:00Z"/>
          <w:rFonts w:eastAsiaTheme="minorHAnsi" w:cs="Times New Roman"/>
          <w:lang w:eastAsia="en-US"/>
        </w:rPr>
      </w:pPr>
      <w:ins w:id="14592" w:author="Dr Mamadou SANOGO" w:date="2023-10-28T00:05:00Z">
        <w:r w:rsidRPr="00956E1F">
          <w:rPr>
            <w:rFonts w:eastAsiaTheme="minorHAnsi" w:cs="Times New Roman"/>
            <w:lang w:eastAsia="en-US"/>
          </w:rPr>
          <w:t>Statistiques descriptives</w:t>
        </w:r>
      </w:ins>
    </w:p>
    <w:p w14:paraId="28CD7CCF" w14:textId="77777777" w:rsidR="00B43097" w:rsidRPr="00956E1F" w:rsidRDefault="00B43097" w:rsidP="00B43097">
      <w:pPr>
        <w:pStyle w:val="Titre1"/>
        <w:rPr>
          <w:ins w:id="14593" w:author="Dr Mamadou SANOGO" w:date="2023-10-28T00:05:00Z"/>
          <w:rFonts w:eastAsiaTheme="minorHAnsi" w:cs="Times New Roman"/>
          <w:lang w:eastAsia="en-US"/>
        </w:rPr>
      </w:pPr>
      <w:ins w:id="14594" w:author="Dr Mamadou SANOGO" w:date="2023-10-28T00:05:00Z">
        <w:r w:rsidRPr="00956E1F">
          <w:rPr>
            <w:rFonts w:eastAsiaTheme="minorHAnsi" w:cs="Times New Roman"/>
            <w:lang w:eastAsia="en-US"/>
          </w:rPr>
          <w:t xml:space="preserve">Lois exponentielles et les logarithmes. </w:t>
        </w:r>
      </w:ins>
    </w:p>
    <w:p w14:paraId="6E39C6C5" w14:textId="77777777" w:rsidR="00B43097" w:rsidRPr="00956E1F" w:rsidRDefault="00B43097" w:rsidP="00B43097">
      <w:pPr>
        <w:pStyle w:val="Titre1"/>
        <w:rPr>
          <w:ins w:id="14595" w:author="Dr Mamadou SANOGO" w:date="2023-10-28T00:05:00Z"/>
          <w:rFonts w:eastAsiaTheme="minorHAnsi" w:cs="Times New Roman"/>
          <w:lang w:eastAsia="en-US"/>
        </w:rPr>
      </w:pPr>
      <w:ins w:id="14596" w:author="Dr Mamadou SANOGO" w:date="2023-10-28T00:05:00Z">
        <w:r w:rsidRPr="00956E1F">
          <w:rPr>
            <w:rFonts w:eastAsiaTheme="minorHAnsi" w:cs="Times New Roman"/>
            <w:lang w:eastAsia="en-US"/>
          </w:rPr>
          <w:t xml:space="preserve">Arithmétique et calculs </w:t>
        </w:r>
      </w:ins>
    </w:p>
    <w:p w14:paraId="398B6EE6" w14:textId="77777777" w:rsidR="00B43097" w:rsidRPr="00956E1F" w:rsidRDefault="00B43097" w:rsidP="00B43097">
      <w:pPr>
        <w:adjustRightInd w:val="0"/>
        <w:rPr>
          <w:ins w:id="14597" w:author="Dr Mamadou SANOGO" w:date="2023-10-28T00:05:00Z"/>
          <w:rFonts w:eastAsiaTheme="minorHAnsi"/>
          <w:b/>
          <w:bCs/>
          <w:sz w:val="23"/>
          <w:szCs w:val="23"/>
          <w:lang w:eastAsia="en-US"/>
        </w:rPr>
      </w:pPr>
    </w:p>
    <w:p w14:paraId="352A46CC" w14:textId="77777777" w:rsidR="00B43097" w:rsidRPr="00956E1F" w:rsidRDefault="00B43097" w:rsidP="00B43097">
      <w:pPr>
        <w:adjustRightInd w:val="0"/>
        <w:rPr>
          <w:ins w:id="14598" w:author="Dr Mamadou SANOGO" w:date="2023-10-28T00:05:00Z"/>
          <w:rFonts w:eastAsiaTheme="minorHAnsi"/>
          <w:b/>
          <w:bCs/>
          <w:sz w:val="23"/>
          <w:szCs w:val="23"/>
          <w:lang w:eastAsia="en-US"/>
        </w:rPr>
      </w:pPr>
      <w:ins w:id="14599" w:author="Dr Mamadou SANOGO" w:date="2023-10-28T00:05:00Z">
        <w:r w:rsidRPr="00956E1F">
          <w:rPr>
            <w:rFonts w:eastAsiaTheme="minorHAnsi"/>
            <w:b/>
            <w:bCs/>
            <w:sz w:val="23"/>
            <w:szCs w:val="23"/>
            <w:lang w:eastAsia="en-US"/>
          </w:rPr>
          <w:t>Prolongements possibles</w:t>
        </w:r>
      </w:ins>
    </w:p>
    <w:p w14:paraId="31EAC066" w14:textId="77777777" w:rsidR="00B43097" w:rsidRPr="00956E1F" w:rsidRDefault="00B43097" w:rsidP="00B43097">
      <w:pPr>
        <w:adjustRightInd w:val="0"/>
        <w:rPr>
          <w:ins w:id="14600" w:author="Dr Mamadou SANOGO" w:date="2023-10-28T00:05:00Z"/>
          <w:rFonts w:eastAsiaTheme="minorHAnsi"/>
          <w:bCs/>
          <w:sz w:val="23"/>
          <w:szCs w:val="23"/>
          <w:lang w:eastAsia="en-US"/>
        </w:rPr>
      </w:pPr>
      <w:ins w:id="14601" w:author="Dr Mamadou SANOGO" w:date="2023-10-28T00:05:00Z">
        <w:r w:rsidRPr="00956E1F">
          <w:rPr>
            <w:rFonts w:eastAsiaTheme="minorHAnsi"/>
            <w:bCs/>
            <w:sz w:val="23"/>
            <w:szCs w:val="23"/>
            <w:lang w:eastAsia="en-US"/>
          </w:rPr>
          <w:t>Mathématiques appliquées avancées</w:t>
        </w:r>
      </w:ins>
    </w:p>
    <w:p w14:paraId="15E3DD0D" w14:textId="77777777" w:rsidR="00B43097" w:rsidRDefault="00B43097" w:rsidP="00B43097">
      <w:pPr>
        <w:rPr>
          <w:ins w:id="14602" w:author="Dr Mamadou SANOGO" w:date="2023-10-28T00:05:00Z"/>
        </w:rPr>
      </w:pPr>
      <w:ins w:id="14603"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Mathématiques, application, environnement</w:t>
        </w:r>
      </w:ins>
    </w:p>
    <w:p w14:paraId="61A406F3" w14:textId="77777777" w:rsidR="00B43097" w:rsidRPr="00122633" w:rsidRDefault="00B43097" w:rsidP="00B43097">
      <w:pPr>
        <w:rPr>
          <w:ins w:id="14604" w:author="Dr Mamadou SANOGO" w:date="2023-10-28T00:05:00Z"/>
        </w:rPr>
      </w:pPr>
    </w:p>
    <w:p w14:paraId="6CAB8033" w14:textId="77777777" w:rsidR="00B43097" w:rsidRPr="00122633" w:rsidRDefault="00B43097" w:rsidP="00B43097">
      <w:pPr>
        <w:rPr>
          <w:ins w:id="14605" w:author="Dr Mamadou SANOGO" w:date="2023-10-28T00:05:00Z"/>
        </w:rPr>
      </w:pPr>
    </w:p>
    <w:p w14:paraId="0A622243" w14:textId="77777777" w:rsidR="00B43097" w:rsidRPr="00122633" w:rsidRDefault="00B43097" w:rsidP="00B43097">
      <w:pPr>
        <w:rPr>
          <w:ins w:id="14606" w:author="Dr Mamadou SANOGO" w:date="2023-10-28T00:05:00Z"/>
        </w:rPr>
      </w:pPr>
    </w:p>
    <w:p w14:paraId="71C91005" w14:textId="77777777" w:rsidR="00B43097" w:rsidRPr="00122633" w:rsidRDefault="00B43097" w:rsidP="00B43097">
      <w:pPr>
        <w:rPr>
          <w:ins w:id="14607" w:author="Dr Mamadou SANOGO" w:date="2023-10-28T00:05:00Z"/>
        </w:rPr>
      </w:pPr>
    </w:p>
    <w:p w14:paraId="49788C0C" w14:textId="77777777" w:rsidR="00B43097" w:rsidRPr="00122633" w:rsidRDefault="00B43097" w:rsidP="00B43097">
      <w:pPr>
        <w:rPr>
          <w:ins w:id="14608" w:author="Dr Mamadou SANOGO" w:date="2023-10-28T00:05:00Z"/>
        </w:rPr>
      </w:pPr>
    </w:p>
    <w:p w14:paraId="30A1887E" w14:textId="77777777" w:rsidR="00B43097" w:rsidRPr="00122633" w:rsidRDefault="00B43097" w:rsidP="00B43097">
      <w:pPr>
        <w:rPr>
          <w:ins w:id="14609" w:author="Dr Mamadou SANOGO" w:date="2023-10-28T00:05:00Z"/>
        </w:rPr>
      </w:pPr>
    </w:p>
    <w:p w14:paraId="3FFE2556" w14:textId="77777777" w:rsidR="00B43097" w:rsidRPr="00122633" w:rsidRDefault="00B43097" w:rsidP="00B43097">
      <w:pPr>
        <w:rPr>
          <w:ins w:id="14610" w:author="Dr Mamadou SANOGO" w:date="2023-10-28T00:05:00Z"/>
        </w:rPr>
      </w:pPr>
    </w:p>
    <w:p w14:paraId="13EB2CBC" w14:textId="77777777" w:rsidR="00B43097" w:rsidRPr="00122633" w:rsidRDefault="00B43097" w:rsidP="00B43097">
      <w:pPr>
        <w:rPr>
          <w:ins w:id="14611" w:author="Dr Mamadou SANOGO" w:date="2023-10-28T00:05:00Z"/>
        </w:rPr>
      </w:pPr>
    </w:p>
    <w:p w14:paraId="401FEFA1" w14:textId="77777777" w:rsidR="00B43097" w:rsidRPr="00122633" w:rsidRDefault="00B43097" w:rsidP="00B43097">
      <w:pPr>
        <w:rPr>
          <w:ins w:id="14612" w:author="Dr Mamadou SANOGO" w:date="2023-10-28T00:05:00Z"/>
        </w:rPr>
      </w:pPr>
    </w:p>
    <w:p w14:paraId="2438CA55" w14:textId="77777777" w:rsidR="00B43097" w:rsidRPr="00122633" w:rsidRDefault="00B43097" w:rsidP="00B43097">
      <w:pPr>
        <w:rPr>
          <w:ins w:id="14613" w:author="Dr Mamadou SANOGO" w:date="2023-10-28T00:05:00Z"/>
        </w:rPr>
      </w:pPr>
    </w:p>
    <w:p w14:paraId="31B6E65D" w14:textId="77777777" w:rsidR="00B43097" w:rsidRDefault="00B43097" w:rsidP="00B43097">
      <w:pPr>
        <w:rPr>
          <w:ins w:id="14614" w:author="Dr Mamadou SANOGO" w:date="2023-10-28T00:05:00Z"/>
        </w:rPr>
      </w:pPr>
    </w:p>
    <w:p w14:paraId="50B03C33" w14:textId="77777777" w:rsidR="00B43097" w:rsidRDefault="00B43097" w:rsidP="00B43097">
      <w:pPr>
        <w:rPr>
          <w:ins w:id="14615" w:author="Dr Mamadou SANOGO" w:date="2023-10-28T00:05:00Z"/>
        </w:rPr>
      </w:pPr>
    </w:p>
    <w:p w14:paraId="14025622" w14:textId="77777777" w:rsidR="00B43097" w:rsidRDefault="00B43097" w:rsidP="00B43097">
      <w:pPr>
        <w:rPr>
          <w:ins w:id="14616" w:author="Dr Mamadou SANOGO" w:date="2023-10-28T00:05:00Z"/>
        </w:rPr>
      </w:pPr>
    </w:p>
    <w:p w14:paraId="38AF1584" w14:textId="77777777" w:rsidR="00B43097" w:rsidRDefault="00B43097" w:rsidP="00B43097">
      <w:pPr>
        <w:rPr>
          <w:ins w:id="14617" w:author="Dr Mamadou SANOGO" w:date="2023-10-28T00:05:00Z"/>
        </w:rPr>
      </w:pPr>
    </w:p>
    <w:p w14:paraId="2FD94784" w14:textId="77777777" w:rsidR="00B43097" w:rsidRDefault="00B43097" w:rsidP="00B43097">
      <w:pPr>
        <w:rPr>
          <w:ins w:id="14618" w:author="Dr Mamadou SANOGO" w:date="2023-10-28T00:05:00Z"/>
        </w:rPr>
      </w:pPr>
    </w:p>
    <w:p w14:paraId="3D994F45" w14:textId="77777777" w:rsidR="00B43097" w:rsidRDefault="00B43097" w:rsidP="00B43097">
      <w:pPr>
        <w:rPr>
          <w:ins w:id="14619" w:author="Dr Mamadou SANOGO" w:date="2023-10-28T00:05:00Z"/>
        </w:rPr>
      </w:pPr>
    </w:p>
    <w:p w14:paraId="3D82EC5F" w14:textId="77777777" w:rsidR="00B43097" w:rsidRDefault="00B43097" w:rsidP="00B43097">
      <w:pPr>
        <w:rPr>
          <w:ins w:id="14620" w:author="Dr Mamadou SANOGO" w:date="2023-10-28T00:05:00Z"/>
        </w:rPr>
      </w:pPr>
    </w:p>
    <w:p w14:paraId="62B2DE56" w14:textId="77777777" w:rsidR="00B43097" w:rsidRDefault="00B43097" w:rsidP="00B43097">
      <w:pPr>
        <w:rPr>
          <w:ins w:id="14621" w:author="Dr Mamadou SANOGO" w:date="2023-10-28T00:05:00Z"/>
        </w:rPr>
      </w:pPr>
    </w:p>
    <w:p w14:paraId="030883AE" w14:textId="77777777" w:rsidR="00B43097" w:rsidRDefault="00B43097" w:rsidP="00B43097">
      <w:pPr>
        <w:rPr>
          <w:ins w:id="14622" w:author="Dr Mamadou SANOGO" w:date="2023-10-28T00:05:00Z"/>
        </w:rPr>
      </w:pPr>
    </w:p>
    <w:p w14:paraId="0C81020F" w14:textId="726C274D" w:rsidR="00B43097" w:rsidRDefault="00B43097" w:rsidP="00B43097">
      <w:pPr>
        <w:adjustRightInd w:val="0"/>
        <w:rPr>
          <w:ins w:id="14623" w:author="Dr Mamadou SANOGO" w:date="2023-10-28T00:05:00Z"/>
        </w:rPr>
      </w:pPr>
    </w:p>
    <w:p w14:paraId="3A2CB746" w14:textId="77777777" w:rsidR="00B43097" w:rsidRDefault="00B43097" w:rsidP="00B43097">
      <w:pPr>
        <w:adjustRightInd w:val="0"/>
        <w:rPr>
          <w:ins w:id="14624" w:author="Dr Mamadou SANOGO" w:date="2023-10-28T00:05:00Z"/>
          <w:rFonts w:ascii="Times-Roman" w:eastAsiaTheme="minorHAnsi" w:hAnsi="Times-Roman" w:cs="Times-Roman"/>
          <w:sz w:val="23"/>
          <w:szCs w:val="23"/>
          <w:lang w:eastAsia="en-US"/>
        </w:rPr>
      </w:pPr>
    </w:p>
    <w:p w14:paraId="4C38A55B" w14:textId="77777777" w:rsidR="00B43097" w:rsidRPr="002515A9" w:rsidRDefault="00B43097" w:rsidP="00B43097">
      <w:pPr>
        <w:shd w:val="clear" w:color="auto" w:fill="BFBFBF" w:themeFill="background1" w:themeFillShade="BF"/>
        <w:adjustRightInd w:val="0"/>
        <w:jc w:val="center"/>
        <w:rPr>
          <w:ins w:id="14625" w:author="Dr Mamadou SANOGO" w:date="2023-10-28T00:05:00Z"/>
          <w:rFonts w:ascii="Times-Bold" w:eastAsiaTheme="minorHAnsi" w:hAnsi="Times-Bold" w:cs="Times-Bold"/>
          <w:b/>
          <w:bCs/>
          <w:sz w:val="23"/>
          <w:szCs w:val="23"/>
          <w:lang w:eastAsia="en-US"/>
        </w:rPr>
      </w:pPr>
      <w:ins w:id="14626" w:author="Dr Mamadou SANOGO" w:date="2023-10-28T00:05:00Z">
        <w:r w:rsidRPr="002515A9">
          <w:rPr>
            <w:rFonts w:ascii="Times-Bold" w:eastAsiaTheme="minorHAnsi" w:hAnsi="Times-Bold" w:cs="Times-Bold"/>
            <w:b/>
            <w:bCs/>
            <w:sz w:val="23"/>
            <w:szCs w:val="23"/>
            <w:lang w:eastAsia="en-US"/>
          </w:rPr>
          <w:lastRenderedPageBreak/>
          <w:t>Semestre :</w:t>
        </w:r>
        <w:r>
          <w:rPr>
            <w:rFonts w:ascii="Times-Bold" w:eastAsiaTheme="minorHAnsi" w:hAnsi="Times-Bold" w:cs="Times-Bold"/>
            <w:b/>
            <w:bCs/>
            <w:sz w:val="23"/>
            <w:szCs w:val="23"/>
            <w:lang w:eastAsia="en-US"/>
          </w:rPr>
          <w:t xml:space="preserve"> 1</w:t>
        </w:r>
      </w:ins>
    </w:p>
    <w:p w14:paraId="342C7ED5" w14:textId="77777777" w:rsidR="00B43097" w:rsidRDefault="00B43097" w:rsidP="00B43097">
      <w:pPr>
        <w:shd w:val="clear" w:color="auto" w:fill="BFBFBF" w:themeFill="background1" w:themeFillShade="BF"/>
        <w:adjustRightInd w:val="0"/>
        <w:jc w:val="center"/>
        <w:rPr>
          <w:ins w:id="14627" w:author="Dr Mamadou SANOGO" w:date="2023-10-28T00:05:00Z"/>
          <w:rFonts w:ascii="Times-Bold" w:eastAsiaTheme="minorHAnsi" w:hAnsi="Times-Bold" w:cs="Times-Bold"/>
          <w:b/>
          <w:bCs/>
          <w:sz w:val="23"/>
          <w:szCs w:val="23"/>
          <w:lang w:eastAsia="en-US"/>
        </w:rPr>
      </w:pPr>
      <w:ins w:id="14628"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2A0A8500" w14:textId="77777777" w:rsidR="00B43097" w:rsidRPr="00956E1F" w:rsidRDefault="00B43097" w:rsidP="00B43097">
      <w:pPr>
        <w:shd w:val="clear" w:color="auto" w:fill="D9D9D9" w:themeFill="background1" w:themeFillShade="D9"/>
        <w:adjustRightInd w:val="0"/>
        <w:jc w:val="center"/>
        <w:rPr>
          <w:ins w:id="14629" w:author="Dr Mamadou SANOGO" w:date="2023-10-28T00:05:00Z"/>
          <w:rFonts w:ascii="Times-Roman" w:eastAsiaTheme="minorHAnsi" w:hAnsi="Times-Roman" w:cs="Times-Roman"/>
          <w:sz w:val="23"/>
          <w:szCs w:val="23"/>
          <w:lang w:eastAsia="en-US"/>
        </w:rPr>
      </w:pPr>
      <w:ins w:id="14630"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Physique</w:t>
        </w:r>
      </w:ins>
    </w:p>
    <w:p w14:paraId="709D1FBF" w14:textId="77777777" w:rsidR="00B43097" w:rsidRPr="00935E2C" w:rsidRDefault="00B43097" w:rsidP="00B43097">
      <w:pPr>
        <w:shd w:val="clear" w:color="auto" w:fill="F2F2F2" w:themeFill="background1" w:themeFillShade="F2"/>
        <w:adjustRightInd w:val="0"/>
        <w:jc w:val="center"/>
        <w:rPr>
          <w:ins w:id="14631" w:author="Dr Mamadou SANOGO" w:date="2023-10-28T00:05:00Z"/>
          <w:rFonts w:ascii="Times-Roman" w:eastAsiaTheme="minorHAnsi" w:hAnsi="Times-Roman" w:cs="Times-Roman"/>
          <w:sz w:val="23"/>
          <w:szCs w:val="23"/>
          <w:lang w:eastAsia="en-US"/>
        </w:rPr>
      </w:pPr>
      <w:ins w:id="14632"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6D7DEEB" w14:textId="77777777" w:rsidR="00B43097" w:rsidRPr="00956E1F" w:rsidRDefault="00B43097" w:rsidP="00B43097">
      <w:pPr>
        <w:adjustRightInd w:val="0"/>
        <w:rPr>
          <w:ins w:id="14633" w:author="Dr Mamadou SANOGO" w:date="2023-10-28T00:05:00Z"/>
          <w:rFonts w:eastAsiaTheme="minorHAnsi"/>
          <w:sz w:val="23"/>
          <w:szCs w:val="23"/>
          <w:lang w:eastAsia="en-US"/>
        </w:rPr>
      </w:pPr>
      <w:ins w:id="14634" w:author="Dr Mamadou SANOGO" w:date="2023-10-28T00:05:00Z">
        <w:r w:rsidRPr="00956E1F">
          <w:rPr>
            <w:rFonts w:eastAsiaTheme="minorHAnsi"/>
            <w:b/>
            <w:bCs/>
            <w:sz w:val="23"/>
            <w:szCs w:val="23"/>
            <w:lang w:eastAsia="en-US"/>
          </w:rPr>
          <w:t>Les objectifs en termes de compétences minimales à acquérir</w:t>
        </w:r>
      </w:ins>
    </w:p>
    <w:p w14:paraId="328FB304" w14:textId="77777777" w:rsidR="00B43097" w:rsidRPr="00956E1F" w:rsidRDefault="00B43097" w:rsidP="00B43097">
      <w:pPr>
        <w:pStyle w:val="Titre2"/>
        <w:rPr>
          <w:ins w:id="14635" w:author="Dr Mamadou SANOGO" w:date="2023-10-28T00:05:00Z"/>
          <w:rFonts w:eastAsiaTheme="minorHAnsi" w:cs="Times New Roman"/>
          <w:lang w:eastAsia="en-US"/>
        </w:rPr>
      </w:pPr>
      <w:ins w:id="14636" w:author="Dr Mamadou SANOGO" w:date="2023-10-28T00:05:00Z">
        <w:r w:rsidRPr="00956E1F">
          <w:rPr>
            <w:rFonts w:eastAsiaTheme="minorHAnsi" w:cs="Times New Roman"/>
            <w:lang w:eastAsia="en-US"/>
          </w:rPr>
          <w:t xml:space="preserve"> </w:t>
        </w:r>
        <w:r>
          <w:rPr>
            <w:rFonts w:eastAsiaTheme="minorHAnsi" w:cs="Times New Roman"/>
            <w:lang w:eastAsia="en-US"/>
          </w:rPr>
          <w:t xml:space="preserve">Appliquer quelques notions de base de la physique à la santé environnementale </w:t>
        </w:r>
      </w:ins>
    </w:p>
    <w:p w14:paraId="4DD36B88" w14:textId="77777777" w:rsidR="00B43097" w:rsidRPr="00956E1F" w:rsidRDefault="00B43097" w:rsidP="00B43097">
      <w:pPr>
        <w:adjustRightInd w:val="0"/>
        <w:rPr>
          <w:ins w:id="14637" w:author="Dr Mamadou SANOGO" w:date="2023-10-28T00:05:00Z"/>
          <w:rFonts w:eastAsiaTheme="minorHAnsi"/>
          <w:b/>
          <w:bCs/>
          <w:sz w:val="23"/>
          <w:szCs w:val="23"/>
          <w:lang w:eastAsia="en-US"/>
        </w:rPr>
      </w:pPr>
      <w:ins w:id="14638" w:author="Dr Mamadou SANOGO" w:date="2023-10-28T00:05:00Z">
        <w:r w:rsidRPr="00956E1F">
          <w:rPr>
            <w:rFonts w:eastAsiaTheme="minorHAnsi"/>
            <w:b/>
            <w:bCs/>
            <w:sz w:val="23"/>
            <w:szCs w:val="23"/>
            <w:lang w:eastAsia="en-US"/>
          </w:rPr>
          <w:t>Les prérequis attendus</w:t>
        </w:r>
      </w:ins>
    </w:p>
    <w:p w14:paraId="42D11A65" w14:textId="77777777" w:rsidR="00B43097" w:rsidRPr="003811DC" w:rsidRDefault="00B43097" w:rsidP="00B43097">
      <w:pPr>
        <w:adjustRightInd w:val="0"/>
        <w:rPr>
          <w:ins w:id="14639" w:author="Dr Mamadou SANOGO" w:date="2023-10-28T00:05:00Z"/>
          <w:rFonts w:eastAsiaTheme="minorHAnsi"/>
          <w:bCs/>
          <w:lang w:eastAsia="en-US"/>
        </w:rPr>
      </w:pPr>
      <w:ins w:id="14640" w:author="Dr Mamadou SANOGO" w:date="2023-10-28T00:05:00Z">
        <w:r w:rsidRPr="003811DC">
          <w:rPr>
            <w:rFonts w:eastAsiaTheme="minorHAnsi"/>
            <w:bCs/>
            <w:lang w:eastAsia="en-US"/>
          </w:rPr>
          <w:t>Notion élémentaire en physique</w:t>
        </w:r>
      </w:ins>
    </w:p>
    <w:p w14:paraId="6AEE744C" w14:textId="77777777" w:rsidR="00B43097" w:rsidRPr="00956E1F" w:rsidRDefault="00B43097" w:rsidP="00B43097">
      <w:pPr>
        <w:adjustRightInd w:val="0"/>
        <w:rPr>
          <w:ins w:id="14641" w:author="Dr Mamadou SANOGO" w:date="2023-10-28T00:05:00Z"/>
          <w:rFonts w:eastAsiaTheme="minorHAnsi"/>
          <w:b/>
          <w:bCs/>
          <w:sz w:val="23"/>
          <w:szCs w:val="23"/>
          <w:lang w:eastAsia="en-US"/>
        </w:rPr>
      </w:pPr>
    </w:p>
    <w:p w14:paraId="58F07F1E" w14:textId="77777777" w:rsidR="00B43097" w:rsidRPr="00956E1F" w:rsidRDefault="00B43097" w:rsidP="00B43097">
      <w:pPr>
        <w:adjustRightInd w:val="0"/>
        <w:rPr>
          <w:ins w:id="14642" w:author="Dr Mamadou SANOGO" w:date="2023-10-28T00:05:00Z"/>
          <w:rFonts w:eastAsiaTheme="minorHAnsi"/>
          <w:b/>
          <w:bCs/>
          <w:sz w:val="23"/>
          <w:szCs w:val="23"/>
          <w:lang w:eastAsia="en-US"/>
        </w:rPr>
      </w:pPr>
      <w:ins w:id="14643" w:author="Dr Mamadou SANOGO" w:date="2023-10-28T00:05:00Z">
        <w:r w:rsidRPr="00956E1F">
          <w:rPr>
            <w:rFonts w:eastAsiaTheme="minorHAnsi"/>
            <w:b/>
            <w:bCs/>
            <w:sz w:val="23"/>
            <w:szCs w:val="23"/>
            <w:lang w:eastAsia="en-US"/>
          </w:rPr>
          <w:t>Contenu</w:t>
        </w:r>
      </w:ins>
    </w:p>
    <w:p w14:paraId="1D499750" w14:textId="77777777" w:rsidR="00B43097" w:rsidRPr="00956E1F" w:rsidRDefault="00B43097" w:rsidP="00B43097">
      <w:pPr>
        <w:numPr>
          <w:ilvl w:val="0"/>
          <w:numId w:val="50"/>
        </w:numPr>
        <w:spacing w:line="240" w:lineRule="auto"/>
        <w:rPr>
          <w:ins w:id="14644" w:author="Dr Mamadou SANOGO" w:date="2023-10-28T00:05:00Z"/>
          <w:szCs w:val="24"/>
        </w:rPr>
      </w:pPr>
      <w:ins w:id="14645" w:author="Dr Mamadou SANOGO" w:date="2023-10-28T00:05:00Z">
        <w:r w:rsidRPr="00956E1F">
          <w:rPr>
            <w:b/>
            <w:szCs w:val="24"/>
          </w:rPr>
          <w:t>Processus physiques</w:t>
        </w:r>
        <w:r w:rsidRPr="00956E1F">
          <w:rPr>
            <w:szCs w:val="24"/>
          </w:rPr>
          <w:t xml:space="preserve"> </w:t>
        </w:r>
      </w:ins>
    </w:p>
    <w:p w14:paraId="2B3EA3BE" w14:textId="77777777" w:rsidR="00B43097" w:rsidRPr="00956E1F" w:rsidRDefault="00B43097" w:rsidP="00B43097">
      <w:pPr>
        <w:pStyle w:val="Paragraphedeliste"/>
        <w:numPr>
          <w:ilvl w:val="0"/>
          <w:numId w:val="51"/>
        </w:numPr>
        <w:spacing w:line="240" w:lineRule="auto"/>
        <w:rPr>
          <w:ins w:id="14646" w:author="Dr Mamadou SANOGO" w:date="2023-10-28T00:05:00Z"/>
          <w:szCs w:val="24"/>
        </w:rPr>
      </w:pPr>
      <w:ins w:id="14647" w:author="Dr Mamadou SANOGO" w:date="2023-10-28T00:05:00Z">
        <w:r w:rsidRPr="00956E1F">
          <w:rPr>
            <w:szCs w:val="24"/>
          </w:rPr>
          <w:t>Transfert de chaleur</w:t>
        </w:r>
      </w:ins>
    </w:p>
    <w:p w14:paraId="1D1C7509" w14:textId="77777777" w:rsidR="00B43097" w:rsidRPr="00956E1F" w:rsidRDefault="00B43097" w:rsidP="00B43097">
      <w:pPr>
        <w:pStyle w:val="Paragraphedeliste"/>
        <w:numPr>
          <w:ilvl w:val="0"/>
          <w:numId w:val="51"/>
        </w:numPr>
        <w:spacing w:line="240" w:lineRule="auto"/>
        <w:rPr>
          <w:ins w:id="14648" w:author="Dr Mamadou SANOGO" w:date="2023-10-28T00:05:00Z"/>
          <w:szCs w:val="24"/>
        </w:rPr>
      </w:pPr>
      <w:ins w:id="14649" w:author="Dr Mamadou SANOGO" w:date="2023-10-28T00:05:00Z">
        <w:r w:rsidRPr="00956E1F">
          <w:rPr>
            <w:szCs w:val="24"/>
          </w:rPr>
          <w:t>Température et pression liés aux mouvements de l’atmosphère et de l’eau</w:t>
        </w:r>
      </w:ins>
    </w:p>
    <w:p w14:paraId="67C298E8" w14:textId="77777777" w:rsidR="00B43097" w:rsidRPr="00956E1F" w:rsidRDefault="00B43097" w:rsidP="00B43097">
      <w:pPr>
        <w:numPr>
          <w:ilvl w:val="0"/>
          <w:numId w:val="50"/>
        </w:numPr>
        <w:spacing w:line="240" w:lineRule="auto"/>
        <w:rPr>
          <w:ins w:id="14650" w:author="Dr Mamadou SANOGO" w:date="2023-10-28T00:05:00Z"/>
          <w:szCs w:val="24"/>
        </w:rPr>
      </w:pPr>
      <w:ins w:id="14651" w:author="Dr Mamadou SANOGO" w:date="2023-10-28T00:05:00Z">
        <w:r w:rsidRPr="00956E1F">
          <w:rPr>
            <w:szCs w:val="24"/>
          </w:rPr>
          <w:t xml:space="preserve">Propriétés physiques de l'eau, de l'air et du sol </w:t>
        </w:r>
      </w:ins>
    </w:p>
    <w:p w14:paraId="2F70F6CA" w14:textId="77777777" w:rsidR="00B43097" w:rsidRPr="00956E1F" w:rsidRDefault="00B43097" w:rsidP="00B43097">
      <w:pPr>
        <w:numPr>
          <w:ilvl w:val="0"/>
          <w:numId w:val="50"/>
        </w:numPr>
        <w:spacing w:line="240" w:lineRule="auto"/>
        <w:rPr>
          <w:ins w:id="14652" w:author="Dr Mamadou SANOGO" w:date="2023-10-28T00:05:00Z"/>
          <w:szCs w:val="24"/>
        </w:rPr>
      </w:pPr>
      <w:ins w:id="14653" w:author="Dr Mamadou SANOGO" w:date="2023-10-28T00:05:00Z">
        <w:r w:rsidRPr="00956E1F">
          <w:rPr>
            <w:szCs w:val="24"/>
          </w:rPr>
          <w:t>Propriétés des matériaux de construction</w:t>
        </w:r>
      </w:ins>
    </w:p>
    <w:p w14:paraId="1BB87C8D" w14:textId="77777777" w:rsidR="00B43097" w:rsidRPr="00956E1F" w:rsidRDefault="00B43097" w:rsidP="00B43097">
      <w:pPr>
        <w:numPr>
          <w:ilvl w:val="0"/>
          <w:numId w:val="50"/>
        </w:numPr>
        <w:spacing w:line="240" w:lineRule="auto"/>
        <w:rPr>
          <w:ins w:id="14654" w:author="Dr Mamadou SANOGO" w:date="2023-10-28T00:05:00Z"/>
          <w:szCs w:val="24"/>
        </w:rPr>
      </w:pPr>
      <w:ins w:id="14655" w:author="Dr Mamadou SANOGO" w:date="2023-10-28T00:05:00Z">
        <w:r w:rsidRPr="00956E1F">
          <w:rPr>
            <w:szCs w:val="24"/>
          </w:rPr>
          <w:t>Mesures et conversions de base</w:t>
        </w:r>
      </w:ins>
    </w:p>
    <w:p w14:paraId="0F8EE68C" w14:textId="77777777" w:rsidR="00B43097" w:rsidRPr="00956E1F" w:rsidRDefault="00B43097" w:rsidP="00B43097">
      <w:pPr>
        <w:numPr>
          <w:ilvl w:val="0"/>
          <w:numId w:val="50"/>
        </w:numPr>
        <w:spacing w:line="240" w:lineRule="auto"/>
        <w:rPr>
          <w:ins w:id="14656" w:author="Dr Mamadou SANOGO" w:date="2023-10-28T00:05:00Z"/>
          <w:szCs w:val="24"/>
        </w:rPr>
      </w:pPr>
      <w:ins w:id="14657" w:author="Dr Mamadou SANOGO" w:date="2023-10-28T00:05:00Z">
        <w:r w:rsidRPr="00956E1F">
          <w:rPr>
            <w:szCs w:val="24"/>
          </w:rPr>
          <w:t>Thermodynamique</w:t>
        </w:r>
      </w:ins>
    </w:p>
    <w:p w14:paraId="782F3A9C" w14:textId="77777777" w:rsidR="00B43097" w:rsidRPr="00956E1F" w:rsidRDefault="00B43097" w:rsidP="00B43097">
      <w:pPr>
        <w:numPr>
          <w:ilvl w:val="0"/>
          <w:numId w:val="50"/>
        </w:numPr>
        <w:spacing w:line="240" w:lineRule="auto"/>
        <w:rPr>
          <w:ins w:id="14658" w:author="Dr Mamadou SANOGO" w:date="2023-10-28T00:05:00Z"/>
          <w:szCs w:val="24"/>
        </w:rPr>
      </w:pPr>
      <w:ins w:id="14659" w:author="Dr Mamadou SANOGO" w:date="2023-10-28T00:05:00Z">
        <w:r w:rsidRPr="00956E1F">
          <w:rPr>
            <w:szCs w:val="24"/>
          </w:rPr>
          <w:t>Lois des gaz</w:t>
        </w:r>
      </w:ins>
    </w:p>
    <w:p w14:paraId="46E863E3" w14:textId="77777777" w:rsidR="00B43097" w:rsidRPr="00956E1F" w:rsidRDefault="00B43097" w:rsidP="00B43097">
      <w:pPr>
        <w:numPr>
          <w:ilvl w:val="0"/>
          <w:numId w:val="50"/>
        </w:numPr>
        <w:spacing w:line="240" w:lineRule="auto"/>
        <w:rPr>
          <w:ins w:id="14660" w:author="Dr Mamadou SANOGO" w:date="2023-10-28T00:05:00Z"/>
          <w:szCs w:val="24"/>
        </w:rPr>
      </w:pPr>
      <w:ins w:id="14661" w:author="Dr Mamadou SANOGO" w:date="2023-10-28T00:05:00Z">
        <w:r w:rsidRPr="00956E1F">
          <w:rPr>
            <w:szCs w:val="24"/>
          </w:rPr>
          <w:t>Ondes et théorie des ondes</w:t>
        </w:r>
      </w:ins>
    </w:p>
    <w:p w14:paraId="5C4CE6FC" w14:textId="77777777" w:rsidR="00B43097" w:rsidRDefault="00B43097" w:rsidP="00B43097">
      <w:pPr>
        <w:numPr>
          <w:ilvl w:val="0"/>
          <w:numId w:val="50"/>
        </w:numPr>
        <w:spacing w:line="240" w:lineRule="auto"/>
        <w:rPr>
          <w:ins w:id="14662" w:author="Dr Mamadou SANOGO" w:date="2023-10-28T00:05:00Z"/>
          <w:szCs w:val="24"/>
        </w:rPr>
      </w:pPr>
      <w:ins w:id="14663" w:author="Dr Mamadou SANOGO" w:date="2023-10-28T00:05:00Z">
        <w:r w:rsidRPr="00956E1F">
          <w:rPr>
            <w:szCs w:val="24"/>
          </w:rPr>
          <w:t>Ionisation et radiation non ionique</w:t>
        </w:r>
      </w:ins>
    </w:p>
    <w:p w14:paraId="0D46447E" w14:textId="77777777" w:rsidR="00B43097" w:rsidRPr="00956E1F" w:rsidRDefault="00B43097" w:rsidP="00B43097">
      <w:pPr>
        <w:ind w:left="720"/>
        <w:rPr>
          <w:ins w:id="14664" w:author="Dr Mamadou SANOGO" w:date="2023-10-28T00:05:00Z"/>
          <w:szCs w:val="24"/>
        </w:rPr>
      </w:pPr>
    </w:p>
    <w:p w14:paraId="5BBE3B50" w14:textId="77777777" w:rsidR="00B43097" w:rsidRPr="00956E1F" w:rsidRDefault="00B43097" w:rsidP="00B43097">
      <w:pPr>
        <w:adjustRightInd w:val="0"/>
        <w:rPr>
          <w:ins w:id="14665" w:author="Dr Mamadou SANOGO" w:date="2023-10-28T00:05:00Z"/>
          <w:rFonts w:eastAsiaTheme="minorHAnsi"/>
          <w:b/>
          <w:bCs/>
          <w:sz w:val="23"/>
          <w:szCs w:val="23"/>
          <w:lang w:eastAsia="en-US"/>
        </w:rPr>
      </w:pPr>
      <w:ins w:id="14666" w:author="Dr Mamadou SANOGO" w:date="2023-10-28T00:05:00Z">
        <w:r w:rsidRPr="00956E1F">
          <w:rPr>
            <w:rFonts w:eastAsiaTheme="minorHAnsi"/>
            <w:b/>
            <w:bCs/>
            <w:sz w:val="23"/>
            <w:szCs w:val="23"/>
            <w:lang w:eastAsia="en-US"/>
          </w:rPr>
          <w:t>Prolongements possibles</w:t>
        </w:r>
      </w:ins>
    </w:p>
    <w:p w14:paraId="2BF645FA" w14:textId="77777777" w:rsidR="00B43097" w:rsidRPr="00956E1F" w:rsidRDefault="00B43097" w:rsidP="00B43097">
      <w:pPr>
        <w:adjustRightInd w:val="0"/>
        <w:rPr>
          <w:ins w:id="14667" w:author="Dr Mamadou SANOGO" w:date="2023-10-28T00:05:00Z"/>
          <w:rFonts w:eastAsiaTheme="minorHAnsi"/>
          <w:bCs/>
          <w:sz w:val="23"/>
          <w:szCs w:val="23"/>
          <w:lang w:eastAsia="en-US"/>
        </w:rPr>
      </w:pPr>
      <w:ins w:id="14668" w:author="Dr Mamadou SANOGO" w:date="2023-10-28T00:05:00Z">
        <w:r w:rsidRPr="00956E1F">
          <w:rPr>
            <w:rFonts w:eastAsiaTheme="minorHAnsi"/>
            <w:bCs/>
            <w:sz w:val="23"/>
            <w:szCs w:val="23"/>
            <w:lang w:eastAsia="en-US"/>
          </w:rPr>
          <w:t>Hydraulique</w:t>
        </w:r>
      </w:ins>
    </w:p>
    <w:p w14:paraId="21E76076" w14:textId="77777777" w:rsidR="00B43097" w:rsidRPr="00956E1F" w:rsidRDefault="00B43097" w:rsidP="00B43097">
      <w:pPr>
        <w:rPr>
          <w:ins w:id="14669" w:author="Dr Mamadou SANOGO" w:date="2023-10-28T00:05:00Z"/>
        </w:rPr>
      </w:pPr>
      <w:ins w:id="14670"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Physique,</w:t>
        </w:r>
        <w:r>
          <w:rPr>
            <w:rFonts w:eastAsiaTheme="minorHAnsi"/>
            <w:bCs/>
            <w:sz w:val="23"/>
            <w:szCs w:val="23"/>
            <w:lang w:eastAsia="en-US"/>
          </w:rPr>
          <w:t xml:space="preserve"> santé,</w:t>
        </w:r>
        <w:r w:rsidRPr="00956E1F">
          <w:rPr>
            <w:rFonts w:eastAsiaTheme="minorHAnsi"/>
            <w:bCs/>
            <w:sz w:val="23"/>
            <w:szCs w:val="23"/>
            <w:lang w:eastAsia="en-US"/>
          </w:rPr>
          <w:t xml:space="preserve"> environnement</w:t>
        </w:r>
      </w:ins>
    </w:p>
    <w:p w14:paraId="0D935D19" w14:textId="4089E6A0" w:rsidR="006778CD" w:rsidDel="00B43097" w:rsidRDefault="006778CD" w:rsidP="006A62F4">
      <w:pPr>
        <w:rPr>
          <w:ins w:id="14671" w:author="Cauris Cosmetics" w:date="2023-10-27T18:05:00Z"/>
          <w:del w:id="14672" w:author="Dr Mamadou SANOGO" w:date="2023-10-28T00:05:00Z"/>
        </w:rPr>
      </w:pPr>
    </w:p>
    <w:p w14:paraId="4D68A436" w14:textId="778C4997" w:rsidR="00DA7BA7" w:rsidRDefault="00DA7BA7" w:rsidP="00D81BFF">
      <w:pPr>
        <w:shd w:val="clear" w:color="auto" w:fill="FFFFFF"/>
        <w:ind w:right="9"/>
        <w:jc w:val="center"/>
        <w:rPr>
          <w:ins w:id="14673" w:author="Dr Mamadou SANOGO" w:date="2023-10-27T11:48:00Z"/>
          <w:b/>
          <w:color w:val="000000" w:themeColor="text1"/>
          <w:sz w:val="44"/>
        </w:rPr>
      </w:pPr>
    </w:p>
    <w:p w14:paraId="5BF0242F" w14:textId="3B7FD647" w:rsidR="00DA7BA7" w:rsidRDefault="00DA7BA7" w:rsidP="00D81BFF">
      <w:pPr>
        <w:shd w:val="clear" w:color="auto" w:fill="FFFFFF"/>
        <w:ind w:right="9"/>
        <w:jc w:val="center"/>
        <w:rPr>
          <w:ins w:id="14674" w:author="Dr Mamadou SANOGO" w:date="2023-10-27T11:48:00Z"/>
          <w:b/>
          <w:color w:val="000000" w:themeColor="text1"/>
          <w:sz w:val="44"/>
        </w:rPr>
      </w:pPr>
    </w:p>
    <w:p w14:paraId="324C2E4C" w14:textId="684FEFF8" w:rsidR="00DA7BA7" w:rsidRDefault="00DA7BA7" w:rsidP="00D81BFF">
      <w:pPr>
        <w:shd w:val="clear" w:color="auto" w:fill="FFFFFF"/>
        <w:ind w:right="9"/>
        <w:jc w:val="center"/>
        <w:rPr>
          <w:ins w:id="14675" w:author="Dr Mamadou SANOGO" w:date="2023-10-27T11:48:00Z"/>
          <w:b/>
          <w:color w:val="000000" w:themeColor="text1"/>
          <w:sz w:val="44"/>
        </w:rPr>
      </w:pPr>
    </w:p>
    <w:p w14:paraId="5DB5F62D" w14:textId="5196E7F2" w:rsidR="00DA7BA7" w:rsidRDefault="00DA7BA7" w:rsidP="00D81BFF">
      <w:pPr>
        <w:shd w:val="clear" w:color="auto" w:fill="FFFFFF"/>
        <w:ind w:right="9"/>
        <w:jc w:val="center"/>
        <w:rPr>
          <w:ins w:id="14676" w:author="Dr Mamadou SANOGO" w:date="2023-10-27T11:48:00Z"/>
          <w:b/>
          <w:color w:val="000000" w:themeColor="text1"/>
          <w:sz w:val="44"/>
        </w:rPr>
      </w:pPr>
    </w:p>
    <w:p w14:paraId="254D1AD0" w14:textId="7964FB5E" w:rsidR="00DA7BA7" w:rsidRDefault="00DA7BA7" w:rsidP="00D81BFF">
      <w:pPr>
        <w:shd w:val="clear" w:color="auto" w:fill="FFFFFF"/>
        <w:ind w:right="9"/>
        <w:jc w:val="center"/>
        <w:rPr>
          <w:ins w:id="14677" w:author="Dr Mamadou SANOGO" w:date="2023-10-27T11:48:00Z"/>
          <w:b/>
          <w:color w:val="000000" w:themeColor="text1"/>
          <w:sz w:val="44"/>
        </w:rPr>
      </w:pPr>
    </w:p>
    <w:p w14:paraId="320C4D12" w14:textId="509E62BA" w:rsidR="00DA7BA7" w:rsidRDefault="00DA7BA7" w:rsidP="00D81BFF">
      <w:pPr>
        <w:shd w:val="clear" w:color="auto" w:fill="FFFFFF"/>
        <w:ind w:right="9"/>
        <w:jc w:val="center"/>
        <w:rPr>
          <w:ins w:id="14678" w:author="Dr Mamadou SANOGO" w:date="2023-10-27T11:48:00Z"/>
          <w:b/>
          <w:color w:val="000000" w:themeColor="text1"/>
          <w:sz w:val="44"/>
        </w:rPr>
      </w:pPr>
    </w:p>
    <w:p w14:paraId="673E538F" w14:textId="62C36875" w:rsidR="00DA7BA7" w:rsidRDefault="00DA7BA7" w:rsidP="00D81BFF">
      <w:pPr>
        <w:shd w:val="clear" w:color="auto" w:fill="FFFFFF"/>
        <w:ind w:right="9"/>
        <w:jc w:val="center"/>
        <w:rPr>
          <w:ins w:id="14679" w:author="Dr Mamadou SANOGO" w:date="2023-10-27T11:48:00Z"/>
          <w:b/>
          <w:color w:val="000000" w:themeColor="text1"/>
          <w:sz w:val="44"/>
        </w:rPr>
      </w:pPr>
    </w:p>
    <w:p w14:paraId="7D8B4CE2" w14:textId="105B99FE" w:rsidR="00DA7BA7" w:rsidRDefault="00DA7BA7" w:rsidP="00D81BFF">
      <w:pPr>
        <w:shd w:val="clear" w:color="auto" w:fill="FFFFFF"/>
        <w:ind w:right="9"/>
        <w:jc w:val="center"/>
        <w:rPr>
          <w:ins w:id="14680" w:author="Dr Mamadou SANOGO" w:date="2023-10-27T11:48:00Z"/>
          <w:b/>
          <w:color w:val="000000" w:themeColor="text1"/>
          <w:sz w:val="44"/>
        </w:rPr>
      </w:pPr>
    </w:p>
    <w:p w14:paraId="252F54DB" w14:textId="1DE30BDB" w:rsidR="00DA7BA7" w:rsidRDefault="00DA7BA7" w:rsidP="00D81BFF">
      <w:pPr>
        <w:shd w:val="clear" w:color="auto" w:fill="FFFFFF"/>
        <w:ind w:right="9"/>
        <w:jc w:val="center"/>
        <w:rPr>
          <w:ins w:id="14681" w:author="Dr Mamadou SANOGO" w:date="2023-10-27T11:48:00Z"/>
          <w:b/>
          <w:color w:val="000000" w:themeColor="text1"/>
          <w:sz w:val="44"/>
        </w:rPr>
      </w:pPr>
    </w:p>
    <w:p w14:paraId="2A4A9019" w14:textId="703DE402" w:rsidR="00DA7BA7" w:rsidRDefault="00DA7BA7" w:rsidP="00D81BFF">
      <w:pPr>
        <w:shd w:val="clear" w:color="auto" w:fill="FFFFFF"/>
        <w:ind w:right="9"/>
        <w:jc w:val="center"/>
        <w:rPr>
          <w:ins w:id="14682" w:author="Dr Mamadou SANOGO" w:date="2023-10-27T11:48:00Z"/>
          <w:b/>
          <w:color w:val="000000" w:themeColor="text1"/>
          <w:sz w:val="44"/>
        </w:rPr>
      </w:pPr>
    </w:p>
    <w:p w14:paraId="11611ACA" w14:textId="2816A0C5" w:rsidR="00DA7BA7" w:rsidRDefault="00DA7BA7" w:rsidP="00D81BFF">
      <w:pPr>
        <w:shd w:val="clear" w:color="auto" w:fill="FFFFFF"/>
        <w:ind w:right="9"/>
        <w:jc w:val="center"/>
        <w:rPr>
          <w:ins w:id="14683" w:author="Dr Mamadou SANOGO" w:date="2023-10-27T11:48:00Z"/>
          <w:b/>
          <w:color w:val="000000" w:themeColor="text1"/>
          <w:sz w:val="44"/>
        </w:rPr>
      </w:pPr>
    </w:p>
    <w:p w14:paraId="07226BA1" w14:textId="0D2B4167" w:rsidR="00DA7BA7" w:rsidRDefault="00DA7BA7" w:rsidP="00D81BFF">
      <w:pPr>
        <w:shd w:val="clear" w:color="auto" w:fill="FFFFFF"/>
        <w:ind w:right="9"/>
        <w:jc w:val="center"/>
        <w:rPr>
          <w:ins w:id="14684" w:author="Dr Mamadou SANOGO" w:date="2023-10-27T11:48:00Z"/>
          <w:b/>
          <w:color w:val="000000" w:themeColor="text1"/>
          <w:sz w:val="44"/>
        </w:rPr>
      </w:pPr>
    </w:p>
    <w:p w14:paraId="4F78C4D7" w14:textId="4A076BB5" w:rsidR="00DA7BA7" w:rsidRDefault="00DA7BA7" w:rsidP="00D81BFF">
      <w:pPr>
        <w:shd w:val="clear" w:color="auto" w:fill="FFFFFF"/>
        <w:ind w:right="9"/>
        <w:jc w:val="center"/>
        <w:rPr>
          <w:ins w:id="14685" w:author="Dr Mamadou SANOGO" w:date="2023-10-27T11:48:00Z"/>
          <w:b/>
          <w:color w:val="000000" w:themeColor="text1"/>
          <w:sz w:val="44"/>
        </w:rPr>
      </w:pPr>
    </w:p>
    <w:p w14:paraId="19BBE9C1" w14:textId="616CF625" w:rsidR="00DA7BA7" w:rsidRDefault="00DA7BA7" w:rsidP="00D81BFF">
      <w:pPr>
        <w:shd w:val="clear" w:color="auto" w:fill="FFFFFF"/>
        <w:ind w:right="9"/>
        <w:jc w:val="center"/>
        <w:rPr>
          <w:ins w:id="14686" w:author="Dr Mamadou SANOGO" w:date="2023-10-27T11:48:00Z"/>
          <w:b/>
          <w:color w:val="000000" w:themeColor="text1"/>
          <w:sz w:val="44"/>
        </w:rPr>
      </w:pPr>
    </w:p>
    <w:p w14:paraId="2C2BC741" w14:textId="77777777" w:rsidR="00DA7BA7" w:rsidRPr="007A4AFC" w:rsidRDefault="00DA7BA7" w:rsidP="00D81BFF">
      <w:pPr>
        <w:shd w:val="clear" w:color="auto" w:fill="FFFFFF"/>
        <w:spacing w:line="240" w:lineRule="auto"/>
        <w:ind w:right="9"/>
        <w:jc w:val="center"/>
        <w:rPr>
          <w:ins w:id="14687" w:author="Dr Mamadou SANOGO" w:date="2023-10-25T17:27:00Z"/>
          <w:b/>
          <w:color w:val="000000" w:themeColor="text1"/>
          <w:sz w:val="44"/>
          <w:rPrChange w:id="14688" w:author="Dr Mamadou SANOGO" w:date="2023-10-25T18:15:00Z">
            <w:rPr>
              <w:ins w:id="14689" w:author="Dr Mamadou SANOGO" w:date="2023-10-25T17:27:00Z"/>
              <w:b/>
              <w:sz w:val="44"/>
            </w:rPr>
          </w:rPrChange>
        </w:rPr>
      </w:pPr>
    </w:p>
    <w:p w14:paraId="3D5D94A8" w14:textId="76E68FB1" w:rsidR="003F2E29" w:rsidRPr="007A4AFC" w:rsidRDefault="003F2E29" w:rsidP="00D81BFF">
      <w:pPr>
        <w:shd w:val="clear" w:color="auto" w:fill="FFFFFF"/>
        <w:spacing w:line="240" w:lineRule="auto"/>
        <w:ind w:right="9"/>
        <w:jc w:val="center"/>
        <w:rPr>
          <w:ins w:id="14690" w:author="Dr Mamadou SANOGO" w:date="2023-10-25T17:27:00Z"/>
          <w:b/>
          <w:color w:val="000000" w:themeColor="text1"/>
          <w:sz w:val="44"/>
          <w:rPrChange w:id="14691" w:author="Dr Mamadou SANOGO" w:date="2023-10-25T18:15:00Z">
            <w:rPr>
              <w:ins w:id="14692" w:author="Dr Mamadou SANOGO" w:date="2023-10-25T17:27:00Z"/>
              <w:b/>
              <w:sz w:val="44"/>
            </w:rPr>
          </w:rPrChange>
        </w:rPr>
      </w:pPr>
    </w:p>
    <w:p w14:paraId="06235F0F" w14:textId="651254D2" w:rsidR="003F2E29" w:rsidRPr="007A4AFC" w:rsidRDefault="003F2E29" w:rsidP="00D81BFF">
      <w:pPr>
        <w:shd w:val="clear" w:color="auto" w:fill="FFFFFF"/>
        <w:spacing w:line="240" w:lineRule="auto"/>
        <w:ind w:right="9"/>
        <w:jc w:val="center"/>
        <w:rPr>
          <w:ins w:id="14693" w:author="Dr Mamadou SANOGO" w:date="2023-10-25T17:27:00Z"/>
          <w:b/>
          <w:color w:val="000000" w:themeColor="text1"/>
          <w:sz w:val="44"/>
          <w:rPrChange w:id="14694" w:author="Dr Mamadou SANOGO" w:date="2023-10-25T18:15:00Z">
            <w:rPr>
              <w:ins w:id="14695" w:author="Dr Mamadou SANOGO" w:date="2023-10-25T17:27:00Z"/>
              <w:b/>
              <w:sz w:val="44"/>
            </w:rPr>
          </w:rPrChange>
        </w:rPr>
      </w:pPr>
    </w:p>
    <w:p w14:paraId="0B4CEB69" w14:textId="08CFAAC3" w:rsidR="003F2E29" w:rsidRPr="007A4AFC" w:rsidRDefault="003F2E29" w:rsidP="00D81BFF">
      <w:pPr>
        <w:shd w:val="clear" w:color="auto" w:fill="FFFFFF"/>
        <w:spacing w:line="240" w:lineRule="auto"/>
        <w:ind w:right="9"/>
        <w:jc w:val="center"/>
        <w:rPr>
          <w:ins w:id="14696" w:author="Dr Mamadou SANOGO" w:date="2023-10-25T17:27:00Z"/>
          <w:b/>
          <w:color w:val="000000" w:themeColor="text1"/>
          <w:sz w:val="44"/>
          <w:rPrChange w:id="14697" w:author="Dr Mamadou SANOGO" w:date="2023-10-25T18:15:00Z">
            <w:rPr>
              <w:ins w:id="14698" w:author="Dr Mamadou SANOGO" w:date="2023-10-25T17:27:00Z"/>
              <w:b/>
              <w:sz w:val="44"/>
            </w:rPr>
          </w:rPrChange>
        </w:rPr>
      </w:pPr>
    </w:p>
    <w:p w14:paraId="21D69FA2" w14:textId="66676E56" w:rsidR="003F2E29" w:rsidRPr="007A4AFC" w:rsidRDefault="003F2E29" w:rsidP="00D81BFF">
      <w:pPr>
        <w:shd w:val="clear" w:color="auto" w:fill="FFFFFF"/>
        <w:spacing w:line="240" w:lineRule="auto"/>
        <w:ind w:right="9"/>
        <w:jc w:val="center"/>
        <w:rPr>
          <w:ins w:id="14699" w:author="Dr Mamadou SANOGO" w:date="2023-10-25T17:28:00Z"/>
          <w:b/>
          <w:color w:val="000000" w:themeColor="text1"/>
          <w:sz w:val="44"/>
          <w:rPrChange w:id="14700" w:author="Dr Mamadou SANOGO" w:date="2023-10-25T18:15:00Z">
            <w:rPr>
              <w:ins w:id="14701" w:author="Dr Mamadou SANOGO" w:date="2023-10-25T17:28:00Z"/>
              <w:b/>
              <w:sz w:val="44"/>
            </w:rPr>
          </w:rPrChange>
        </w:rPr>
      </w:pPr>
    </w:p>
    <w:p w14:paraId="2900BDA6" w14:textId="30D93F4B" w:rsidR="003F2E29" w:rsidRPr="007A4AFC" w:rsidRDefault="003F2E29" w:rsidP="00D81BFF">
      <w:pPr>
        <w:shd w:val="clear" w:color="auto" w:fill="FFFFFF"/>
        <w:spacing w:line="240" w:lineRule="auto"/>
        <w:ind w:right="9"/>
        <w:jc w:val="center"/>
        <w:rPr>
          <w:ins w:id="14702" w:author="Dr Mamadou SANOGO" w:date="2023-10-25T17:28:00Z"/>
          <w:b/>
          <w:color w:val="000000" w:themeColor="text1"/>
          <w:sz w:val="44"/>
          <w:rPrChange w:id="14703" w:author="Dr Mamadou SANOGO" w:date="2023-10-25T18:15:00Z">
            <w:rPr>
              <w:ins w:id="14704" w:author="Dr Mamadou SANOGO" w:date="2023-10-25T17:28:00Z"/>
              <w:b/>
              <w:sz w:val="44"/>
            </w:rPr>
          </w:rPrChange>
        </w:rPr>
      </w:pPr>
    </w:p>
    <w:p w14:paraId="195DE1A9" w14:textId="705A09FF" w:rsidR="003F2E29" w:rsidRPr="007A4AFC" w:rsidRDefault="003F2E29" w:rsidP="00D81BFF">
      <w:pPr>
        <w:shd w:val="clear" w:color="auto" w:fill="FFFFFF"/>
        <w:spacing w:line="240" w:lineRule="auto"/>
        <w:ind w:right="9"/>
        <w:jc w:val="center"/>
        <w:rPr>
          <w:ins w:id="14705" w:author="Dr Mamadou SANOGO" w:date="2023-10-25T17:28:00Z"/>
          <w:b/>
          <w:color w:val="000000" w:themeColor="text1"/>
          <w:sz w:val="44"/>
          <w:rPrChange w:id="14706" w:author="Dr Mamadou SANOGO" w:date="2023-10-25T18:15:00Z">
            <w:rPr>
              <w:ins w:id="14707" w:author="Dr Mamadou SANOGO" w:date="2023-10-25T17:28:00Z"/>
              <w:b/>
              <w:sz w:val="44"/>
            </w:rPr>
          </w:rPrChange>
        </w:rPr>
      </w:pPr>
    </w:p>
    <w:p w14:paraId="493E7B3D" w14:textId="77777777" w:rsidR="003F2E29" w:rsidRPr="007A4AFC" w:rsidRDefault="003F2E29" w:rsidP="00D81BFF">
      <w:pPr>
        <w:shd w:val="clear" w:color="auto" w:fill="FFFFFF"/>
        <w:spacing w:line="240" w:lineRule="auto"/>
        <w:ind w:right="9"/>
        <w:jc w:val="center"/>
        <w:rPr>
          <w:ins w:id="14708" w:author="Dr Mamadou SANOGO" w:date="2023-10-25T17:27:00Z"/>
          <w:b/>
          <w:color w:val="000000" w:themeColor="text1"/>
          <w:sz w:val="44"/>
          <w:rPrChange w:id="14709" w:author="Dr Mamadou SANOGO" w:date="2023-10-25T18:15:00Z">
            <w:rPr>
              <w:ins w:id="14710" w:author="Dr Mamadou SANOGO" w:date="2023-10-25T17:27:00Z"/>
              <w:b/>
              <w:sz w:val="44"/>
            </w:rPr>
          </w:rPrChange>
        </w:rPr>
      </w:pPr>
    </w:p>
    <w:p w14:paraId="6DD1D94E" w14:textId="77777777" w:rsidR="003F2E29" w:rsidRPr="007A4AFC" w:rsidRDefault="003F2E29" w:rsidP="00D81BFF">
      <w:pPr>
        <w:shd w:val="clear" w:color="auto" w:fill="FFFFFF"/>
        <w:spacing w:line="240" w:lineRule="auto"/>
        <w:ind w:right="9"/>
        <w:jc w:val="center"/>
        <w:rPr>
          <w:ins w:id="14711" w:author="Dr Mamadou SANOGO" w:date="2023-10-25T15:02:00Z"/>
          <w:b/>
          <w:color w:val="000000" w:themeColor="text1"/>
          <w:sz w:val="44"/>
          <w:rPrChange w:id="14712" w:author="Dr Mamadou SANOGO" w:date="2023-10-25T18:15:00Z">
            <w:rPr>
              <w:ins w:id="14713" w:author="Dr Mamadou SANOGO" w:date="2023-10-25T15:02:00Z"/>
              <w:b/>
              <w:sz w:val="44"/>
            </w:rPr>
          </w:rPrChange>
        </w:rPr>
      </w:pPr>
    </w:p>
    <w:p w14:paraId="211D9C1F" w14:textId="77777777" w:rsidR="003F2E29" w:rsidRPr="007A4AFC" w:rsidRDefault="003F2E29" w:rsidP="00D81BFF">
      <w:pPr>
        <w:shd w:val="clear" w:color="auto" w:fill="FFFFFF"/>
        <w:spacing w:line="240" w:lineRule="auto"/>
        <w:ind w:right="9"/>
        <w:jc w:val="center"/>
        <w:rPr>
          <w:ins w:id="14714" w:author="Dr Mamadou SANOGO" w:date="2023-10-25T17:27:00Z"/>
          <w:b/>
          <w:color w:val="000000" w:themeColor="text1"/>
          <w:sz w:val="44"/>
          <w:rPrChange w:id="14715" w:author="Dr Mamadou SANOGO" w:date="2023-10-25T18:15:00Z">
            <w:rPr>
              <w:ins w:id="14716" w:author="Dr Mamadou SANOGO" w:date="2023-10-25T17:27:00Z"/>
              <w:b/>
              <w:sz w:val="44"/>
            </w:rPr>
          </w:rPrChange>
        </w:rPr>
      </w:pPr>
    </w:p>
    <w:p w14:paraId="6524BB40" w14:textId="5217C3D6" w:rsidR="00D81BFF" w:rsidRPr="007A4AFC" w:rsidRDefault="00D81BFF" w:rsidP="00D81BFF">
      <w:pPr>
        <w:shd w:val="clear" w:color="auto" w:fill="FFFFFF"/>
        <w:spacing w:line="240" w:lineRule="auto"/>
        <w:ind w:right="9"/>
        <w:jc w:val="center"/>
        <w:rPr>
          <w:ins w:id="14717" w:author="Dr Mamadou SANOGO" w:date="2023-10-25T17:28:00Z"/>
          <w:b/>
          <w:color w:val="000000" w:themeColor="text1"/>
          <w:sz w:val="44"/>
          <w:rPrChange w:id="14718" w:author="Dr Mamadou SANOGO" w:date="2023-10-25T18:15:00Z">
            <w:rPr>
              <w:ins w:id="14719" w:author="Dr Mamadou SANOGO" w:date="2023-10-25T17:28:00Z"/>
              <w:b/>
              <w:sz w:val="44"/>
            </w:rPr>
          </w:rPrChange>
        </w:rPr>
      </w:pPr>
      <w:ins w:id="14720" w:author="Dr Mamadou SANOGO" w:date="2023-10-25T15:02:00Z">
        <w:r w:rsidRPr="007A4AFC">
          <w:rPr>
            <w:b/>
            <w:color w:val="000000" w:themeColor="text1"/>
            <w:sz w:val="44"/>
            <w:rPrChange w:id="14721" w:author="Dr Mamadou SANOGO" w:date="2023-10-25T18:15:00Z">
              <w:rPr>
                <w:b/>
                <w:sz w:val="44"/>
              </w:rPr>
            </w:rPrChange>
          </w:rPr>
          <w:t>Annexe n°0</w:t>
        </w:r>
      </w:ins>
      <w:ins w:id="14722" w:author="Dr Mamadou SANOGO" w:date="2023-10-25T17:28:00Z">
        <w:r w:rsidR="003F2E29" w:rsidRPr="007A4AFC">
          <w:rPr>
            <w:b/>
            <w:color w:val="000000" w:themeColor="text1"/>
            <w:sz w:val="44"/>
            <w:rPrChange w:id="14723" w:author="Dr Mamadou SANOGO" w:date="2023-10-25T18:15:00Z">
              <w:rPr>
                <w:b/>
                <w:sz w:val="44"/>
              </w:rPr>
            </w:rPrChange>
          </w:rPr>
          <w:t>25</w:t>
        </w:r>
      </w:ins>
      <w:ins w:id="14724" w:author="Dr Mamadou SANOGO" w:date="2023-10-25T15:02:00Z">
        <w:r w:rsidRPr="007A4AFC">
          <w:rPr>
            <w:b/>
            <w:color w:val="000000" w:themeColor="text1"/>
            <w:sz w:val="44"/>
            <w:rPrChange w:id="14725" w:author="Dr Mamadou SANOGO" w:date="2023-10-25T18:15:00Z">
              <w:rPr>
                <w:b/>
                <w:sz w:val="44"/>
              </w:rPr>
            </w:rPrChange>
          </w:rPr>
          <w:t xml:space="preserve"> : Liste des enseignants issus du monde </w:t>
        </w:r>
      </w:ins>
      <w:ins w:id="14726" w:author="Dr Mamadou SANOGO" w:date="2023-10-25T17:28:00Z">
        <w:r w:rsidR="003F2E29" w:rsidRPr="007A4AFC">
          <w:rPr>
            <w:b/>
            <w:color w:val="000000" w:themeColor="text1"/>
            <w:sz w:val="44"/>
            <w:rPrChange w:id="14727" w:author="Dr Mamadou SANOGO" w:date="2023-10-25T18:15:00Z">
              <w:rPr>
                <w:b/>
                <w:sz w:val="44"/>
              </w:rPr>
            </w:rPrChange>
          </w:rPr>
          <w:t>professionnel</w:t>
        </w:r>
      </w:ins>
    </w:p>
    <w:p w14:paraId="73864A3F" w14:textId="26318168" w:rsidR="003F2E29" w:rsidRPr="007A4AFC" w:rsidRDefault="003F2E29" w:rsidP="00D81BFF">
      <w:pPr>
        <w:shd w:val="clear" w:color="auto" w:fill="FFFFFF"/>
        <w:spacing w:line="240" w:lineRule="auto"/>
        <w:ind w:right="9"/>
        <w:jc w:val="center"/>
        <w:rPr>
          <w:ins w:id="14728" w:author="Dr Mamadou SANOGO" w:date="2023-10-25T17:28:00Z"/>
          <w:b/>
          <w:color w:val="000000" w:themeColor="text1"/>
          <w:sz w:val="44"/>
          <w:rPrChange w:id="14729" w:author="Dr Mamadou SANOGO" w:date="2023-10-25T18:15:00Z">
            <w:rPr>
              <w:ins w:id="14730" w:author="Dr Mamadou SANOGO" w:date="2023-10-25T17:28:00Z"/>
              <w:b/>
              <w:sz w:val="44"/>
            </w:rPr>
          </w:rPrChange>
        </w:rPr>
      </w:pPr>
    </w:p>
    <w:p w14:paraId="543E2F9F" w14:textId="343DF1C6" w:rsidR="003F2E29" w:rsidRPr="007A4AFC" w:rsidRDefault="003F2E29" w:rsidP="00D81BFF">
      <w:pPr>
        <w:shd w:val="clear" w:color="auto" w:fill="FFFFFF"/>
        <w:spacing w:line="240" w:lineRule="auto"/>
        <w:ind w:right="9"/>
        <w:jc w:val="center"/>
        <w:rPr>
          <w:ins w:id="14731" w:author="Dr Mamadou SANOGO" w:date="2023-10-25T17:28:00Z"/>
          <w:b/>
          <w:color w:val="000000" w:themeColor="text1"/>
          <w:sz w:val="44"/>
          <w:rPrChange w:id="14732" w:author="Dr Mamadou SANOGO" w:date="2023-10-25T18:15:00Z">
            <w:rPr>
              <w:ins w:id="14733" w:author="Dr Mamadou SANOGO" w:date="2023-10-25T17:28:00Z"/>
              <w:b/>
              <w:sz w:val="44"/>
            </w:rPr>
          </w:rPrChange>
        </w:rPr>
      </w:pPr>
    </w:p>
    <w:p w14:paraId="4770FCC7" w14:textId="54AB6E68" w:rsidR="003F2E29" w:rsidRPr="007A4AFC" w:rsidRDefault="003F2E29" w:rsidP="00D81BFF">
      <w:pPr>
        <w:shd w:val="clear" w:color="auto" w:fill="FFFFFF"/>
        <w:spacing w:line="240" w:lineRule="auto"/>
        <w:ind w:right="9"/>
        <w:jc w:val="center"/>
        <w:rPr>
          <w:ins w:id="14734" w:author="Dr Mamadou SANOGO" w:date="2023-10-25T17:28:00Z"/>
          <w:b/>
          <w:color w:val="000000" w:themeColor="text1"/>
          <w:sz w:val="44"/>
          <w:rPrChange w:id="14735" w:author="Dr Mamadou SANOGO" w:date="2023-10-25T18:15:00Z">
            <w:rPr>
              <w:ins w:id="14736" w:author="Dr Mamadou SANOGO" w:date="2023-10-25T17:28:00Z"/>
              <w:b/>
              <w:sz w:val="44"/>
            </w:rPr>
          </w:rPrChange>
        </w:rPr>
      </w:pPr>
    </w:p>
    <w:p w14:paraId="4FB7817E" w14:textId="3AD5D7E5" w:rsidR="003F2E29" w:rsidRPr="007A4AFC" w:rsidRDefault="003F2E29" w:rsidP="00D81BFF">
      <w:pPr>
        <w:shd w:val="clear" w:color="auto" w:fill="FFFFFF"/>
        <w:spacing w:line="240" w:lineRule="auto"/>
        <w:ind w:right="9"/>
        <w:jc w:val="center"/>
        <w:rPr>
          <w:ins w:id="14737" w:author="Dr Mamadou SANOGO" w:date="2023-10-25T17:28:00Z"/>
          <w:b/>
          <w:color w:val="000000" w:themeColor="text1"/>
          <w:sz w:val="44"/>
          <w:rPrChange w:id="14738" w:author="Dr Mamadou SANOGO" w:date="2023-10-25T18:15:00Z">
            <w:rPr>
              <w:ins w:id="14739" w:author="Dr Mamadou SANOGO" w:date="2023-10-25T17:28:00Z"/>
              <w:b/>
              <w:sz w:val="44"/>
            </w:rPr>
          </w:rPrChange>
        </w:rPr>
      </w:pPr>
    </w:p>
    <w:p w14:paraId="38C83ACB" w14:textId="02807FCE" w:rsidR="003F2E29" w:rsidRPr="007A4AFC" w:rsidRDefault="003F2E29" w:rsidP="00D81BFF">
      <w:pPr>
        <w:shd w:val="clear" w:color="auto" w:fill="FFFFFF"/>
        <w:spacing w:line="240" w:lineRule="auto"/>
        <w:ind w:right="9"/>
        <w:jc w:val="center"/>
        <w:rPr>
          <w:ins w:id="14740" w:author="Dr Mamadou SANOGO" w:date="2023-10-25T17:28:00Z"/>
          <w:b/>
          <w:color w:val="000000" w:themeColor="text1"/>
          <w:sz w:val="44"/>
          <w:rPrChange w:id="14741" w:author="Dr Mamadou SANOGO" w:date="2023-10-25T18:15:00Z">
            <w:rPr>
              <w:ins w:id="14742" w:author="Dr Mamadou SANOGO" w:date="2023-10-25T17:28:00Z"/>
              <w:b/>
              <w:sz w:val="44"/>
            </w:rPr>
          </w:rPrChange>
        </w:rPr>
      </w:pPr>
    </w:p>
    <w:p w14:paraId="16B3AD86" w14:textId="6471F3AE" w:rsidR="003F2E29" w:rsidRPr="007A4AFC" w:rsidRDefault="003F2E29" w:rsidP="00D81BFF">
      <w:pPr>
        <w:shd w:val="clear" w:color="auto" w:fill="FFFFFF"/>
        <w:spacing w:line="240" w:lineRule="auto"/>
        <w:ind w:right="9"/>
        <w:jc w:val="center"/>
        <w:rPr>
          <w:ins w:id="14743" w:author="Dr Mamadou SANOGO" w:date="2023-10-25T17:28:00Z"/>
          <w:b/>
          <w:color w:val="000000" w:themeColor="text1"/>
          <w:sz w:val="44"/>
          <w:rPrChange w:id="14744" w:author="Dr Mamadou SANOGO" w:date="2023-10-25T18:15:00Z">
            <w:rPr>
              <w:ins w:id="14745" w:author="Dr Mamadou SANOGO" w:date="2023-10-25T17:28:00Z"/>
              <w:b/>
              <w:sz w:val="44"/>
            </w:rPr>
          </w:rPrChange>
        </w:rPr>
      </w:pPr>
    </w:p>
    <w:p w14:paraId="029E3434" w14:textId="31FF2E47" w:rsidR="003F2E29" w:rsidRPr="007A4AFC" w:rsidRDefault="003F2E29" w:rsidP="00D81BFF">
      <w:pPr>
        <w:shd w:val="clear" w:color="auto" w:fill="FFFFFF"/>
        <w:spacing w:line="240" w:lineRule="auto"/>
        <w:ind w:right="9"/>
        <w:jc w:val="center"/>
        <w:rPr>
          <w:ins w:id="14746" w:author="Dr Mamadou SANOGO" w:date="2023-10-25T17:28:00Z"/>
          <w:b/>
          <w:color w:val="000000" w:themeColor="text1"/>
          <w:sz w:val="44"/>
          <w:rPrChange w:id="14747" w:author="Dr Mamadou SANOGO" w:date="2023-10-25T18:15:00Z">
            <w:rPr>
              <w:ins w:id="14748" w:author="Dr Mamadou SANOGO" w:date="2023-10-25T17:28:00Z"/>
              <w:b/>
              <w:sz w:val="44"/>
            </w:rPr>
          </w:rPrChange>
        </w:rPr>
      </w:pPr>
    </w:p>
    <w:p w14:paraId="259F265F" w14:textId="12D5EC94" w:rsidR="003F2E29" w:rsidRPr="007A4AFC" w:rsidRDefault="003F2E29" w:rsidP="00D81BFF">
      <w:pPr>
        <w:shd w:val="clear" w:color="auto" w:fill="FFFFFF"/>
        <w:spacing w:line="240" w:lineRule="auto"/>
        <w:ind w:right="9"/>
        <w:jc w:val="center"/>
        <w:rPr>
          <w:ins w:id="14749" w:author="Dr Mamadou SANOGO" w:date="2023-10-25T17:28:00Z"/>
          <w:b/>
          <w:color w:val="000000" w:themeColor="text1"/>
          <w:sz w:val="44"/>
          <w:rPrChange w:id="14750" w:author="Dr Mamadou SANOGO" w:date="2023-10-25T18:15:00Z">
            <w:rPr>
              <w:ins w:id="14751" w:author="Dr Mamadou SANOGO" w:date="2023-10-25T17:28:00Z"/>
              <w:b/>
              <w:sz w:val="44"/>
            </w:rPr>
          </w:rPrChange>
        </w:rPr>
      </w:pPr>
    </w:p>
    <w:p w14:paraId="33E1ABA1" w14:textId="1EF0FF85" w:rsidR="003F2E29" w:rsidRDefault="003F2E29" w:rsidP="00D81BFF">
      <w:pPr>
        <w:shd w:val="clear" w:color="auto" w:fill="FFFFFF"/>
        <w:spacing w:line="240" w:lineRule="auto"/>
        <w:ind w:right="9"/>
        <w:jc w:val="center"/>
        <w:rPr>
          <w:ins w:id="14752" w:author="Dr Mamadou SANOGO" w:date="2023-10-27T14:07:00Z"/>
          <w:b/>
          <w:color w:val="000000" w:themeColor="text1"/>
          <w:sz w:val="44"/>
        </w:rPr>
      </w:pPr>
    </w:p>
    <w:p w14:paraId="1E8755E1" w14:textId="5B1E6A87" w:rsidR="006778CD" w:rsidRDefault="006778CD" w:rsidP="00D81BFF">
      <w:pPr>
        <w:shd w:val="clear" w:color="auto" w:fill="FFFFFF"/>
        <w:spacing w:line="240" w:lineRule="auto"/>
        <w:ind w:right="9"/>
        <w:jc w:val="center"/>
        <w:rPr>
          <w:ins w:id="14753" w:author="Dr Mamadou SANOGO" w:date="2023-10-27T14:07:00Z"/>
          <w:b/>
          <w:color w:val="000000" w:themeColor="text1"/>
          <w:sz w:val="44"/>
        </w:rPr>
      </w:pPr>
    </w:p>
    <w:p w14:paraId="38E9B12F" w14:textId="77777777" w:rsidR="006778CD" w:rsidRPr="007A4AFC" w:rsidRDefault="006778CD" w:rsidP="00D81BFF">
      <w:pPr>
        <w:shd w:val="clear" w:color="auto" w:fill="FFFFFF"/>
        <w:spacing w:line="240" w:lineRule="auto"/>
        <w:ind w:right="9"/>
        <w:jc w:val="center"/>
        <w:rPr>
          <w:ins w:id="14754" w:author="Dr Mamadou SANOGO" w:date="2023-10-25T18:06:00Z"/>
          <w:b/>
          <w:color w:val="000000" w:themeColor="text1"/>
          <w:sz w:val="44"/>
          <w:rPrChange w:id="14755" w:author="Dr Mamadou SANOGO" w:date="2023-10-25T18:15:00Z">
            <w:rPr>
              <w:ins w:id="14756" w:author="Dr Mamadou SANOGO" w:date="2023-10-25T18:06:00Z"/>
              <w:b/>
              <w:sz w:val="44"/>
            </w:rPr>
          </w:rPrChange>
        </w:rPr>
      </w:pPr>
    </w:p>
    <w:p w14:paraId="69C7263C" w14:textId="77777777" w:rsidR="00A33868" w:rsidRPr="007A4AFC" w:rsidRDefault="00A33868">
      <w:pPr>
        <w:shd w:val="clear" w:color="auto" w:fill="FFFFFF"/>
        <w:spacing w:line="240" w:lineRule="auto"/>
        <w:ind w:right="9"/>
        <w:jc w:val="left"/>
        <w:rPr>
          <w:ins w:id="14757" w:author="Dr Mamadou SANOGO" w:date="2023-10-25T17:28:00Z"/>
          <w:b/>
          <w:color w:val="000000" w:themeColor="text1"/>
          <w:sz w:val="44"/>
          <w:rPrChange w:id="14758" w:author="Dr Mamadou SANOGO" w:date="2023-10-25T18:15:00Z">
            <w:rPr>
              <w:ins w:id="14759" w:author="Dr Mamadou SANOGO" w:date="2023-10-25T17:28:00Z"/>
              <w:b/>
              <w:sz w:val="44"/>
            </w:rPr>
          </w:rPrChange>
        </w:rPr>
        <w:pPrChange w:id="14760" w:author="Dr Mamadou SANOGO" w:date="2023-10-27T11:51:00Z">
          <w:pPr>
            <w:shd w:val="clear" w:color="auto" w:fill="FFFFFF"/>
            <w:spacing w:line="240" w:lineRule="auto"/>
            <w:ind w:right="9"/>
            <w:jc w:val="center"/>
          </w:pPr>
        </w:pPrChange>
      </w:pPr>
    </w:p>
    <w:p w14:paraId="7700B567" w14:textId="638CB7B8" w:rsidR="003F2E29" w:rsidRDefault="003F2E29">
      <w:pPr>
        <w:shd w:val="clear" w:color="auto" w:fill="FFFFFF"/>
        <w:spacing w:line="240" w:lineRule="auto"/>
        <w:ind w:right="9"/>
        <w:jc w:val="left"/>
        <w:rPr>
          <w:ins w:id="14761" w:author="Dr Mamadou SANOGO" w:date="2023-10-28T00:06:00Z"/>
          <w:b/>
          <w:color w:val="000000" w:themeColor="text1"/>
          <w:sz w:val="44"/>
        </w:rPr>
      </w:pPr>
    </w:p>
    <w:p w14:paraId="2870F58C" w14:textId="34C09A3A" w:rsidR="00B43097" w:rsidRDefault="00B43097">
      <w:pPr>
        <w:shd w:val="clear" w:color="auto" w:fill="FFFFFF"/>
        <w:spacing w:line="240" w:lineRule="auto"/>
        <w:ind w:right="9"/>
        <w:jc w:val="left"/>
        <w:rPr>
          <w:ins w:id="14762" w:author="Dr Mamadou SANOGO" w:date="2023-10-28T00:06:00Z"/>
          <w:b/>
          <w:color w:val="000000" w:themeColor="text1"/>
          <w:sz w:val="44"/>
        </w:rPr>
      </w:pPr>
    </w:p>
    <w:p w14:paraId="5BE97D48" w14:textId="77777777" w:rsidR="00B43097" w:rsidRPr="007A4AFC" w:rsidRDefault="00B43097">
      <w:pPr>
        <w:shd w:val="clear" w:color="auto" w:fill="FFFFFF"/>
        <w:spacing w:line="240" w:lineRule="auto"/>
        <w:ind w:right="9"/>
        <w:jc w:val="left"/>
        <w:rPr>
          <w:ins w:id="14763" w:author="Dr Mamadou SANOGO" w:date="2023-10-25T17:28:00Z"/>
          <w:b/>
          <w:color w:val="000000" w:themeColor="text1"/>
          <w:sz w:val="44"/>
          <w:rPrChange w:id="14764" w:author="Dr Mamadou SANOGO" w:date="2023-10-25T18:15:00Z">
            <w:rPr>
              <w:ins w:id="14765" w:author="Dr Mamadou SANOGO" w:date="2023-10-25T17:28:00Z"/>
              <w:b/>
              <w:sz w:val="44"/>
            </w:rPr>
          </w:rPrChange>
        </w:rPr>
        <w:pPrChange w:id="14766" w:author="Dr Mamadou SANOGO" w:date="2023-10-25T18:02:00Z">
          <w:pPr>
            <w:shd w:val="clear" w:color="auto" w:fill="FFFFFF"/>
            <w:spacing w:line="240" w:lineRule="auto"/>
            <w:ind w:right="9"/>
            <w:jc w:val="center"/>
          </w:pPr>
        </w:pPrChange>
      </w:pPr>
    </w:p>
    <w:tbl>
      <w:tblPr>
        <w:tblW w:w="11199"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268"/>
        <w:gridCol w:w="1134"/>
        <w:gridCol w:w="1201"/>
        <w:gridCol w:w="784"/>
        <w:gridCol w:w="3402"/>
      </w:tblGrid>
      <w:tr w:rsidR="00B43097" w:rsidRPr="00E26B3B" w14:paraId="256D382B" w14:textId="77777777" w:rsidTr="00A36245">
        <w:trPr>
          <w:ins w:id="14767" w:author="Dr Mamadou SANOGO" w:date="2023-10-28T00:06:00Z"/>
        </w:trPr>
        <w:tc>
          <w:tcPr>
            <w:tcW w:w="2410" w:type="dxa"/>
            <w:vAlign w:val="center"/>
          </w:tcPr>
          <w:p w14:paraId="7F861DE2" w14:textId="77777777" w:rsidR="00B43097" w:rsidRPr="00E26B3B" w:rsidRDefault="00B43097" w:rsidP="00A36245">
            <w:pPr>
              <w:jc w:val="center"/>
              <w:rPr>
                <w:ins w:id="14768" w:author="Dr Mamadou SANOGO" w:date="2023-10-28T00:06:00Z"/>
                <w:rFonts w:asciiTheme="minorHAnsi" w:hAnsiTheme="minorHAnsi"/>
                <w:b/>
                <w:bCs/>
                <w:sz w:val="16"/>
                <w:szCs w:val="16"/>
              </w:rPr>
            </w:pPr>
            <w:ins w:id="14769" w:author="Dr Mamadou SANOGO" w:date="2023-10-28T00:06:00Z">
              <w:r w:rsidRPr="00E26B3B">
                <w:rPr>
                  <w:rFonts w:asciiTheme="minorHAnsi" w:hAnsiTheme="minorHAnsi"/>
                  <w:b/>
                  <w:bCs/>
                  <w:sz w:val="16"/>
                  <w:szCs w:val="16"/>
                </w:rPr>
                <w:lastRenderedPageBreak/>
                <w:t>Nom et fonction des intervenants dans leurs organismes de rattachement</w:t>
              </w:r>
            </w:ins>
          </w:p>
        </w:tc>
        <w:tc>
          <w:tcPr>
            <w:tcW w:w="2268" w:type="dxa"/>
            <w:vAlign w:val="center"/>
          </w:tcPr>
          <w:p w14:paraId="573556D2" w14:textId="77777777" w:rsidR="00B43097" w:rsidRPr="00E26B3B" w:rsidRDefault="00B43097" w:rsidP="00A36245">
            <w:pPr>
              <w:jc w:val="center"/>
              <w:rPr>
                <w:ins w:id="14770" w:author="Dr Mamadou SANOGO" w:date="2023-10-28T00:06:00Z"/>
                <w:rFonts w:asciiTheme="minorHAnsi" w:hAnsiTheme="minorHAnsi"/>
                <w:b/>
                <w:bCs/>
                <w:sz w:val="16"/>
                <w:szCs w:val="16"/>
              </w:rPr>
            </w:pPr>
            <w:proofErr w:type="gramStart"/>
            <w:ins w:id="14771" w:author="Dr Mamadou SANOGO" w:date="2023-10-28T00:06:00Z">
              <w:r w:rsidRPr="00E26B3B">
                <w:rPr>
                  <w:rFonts w:asciiTheme="minorHAnsi" w:hAnsiTheme="minorHAnsi"/>
                  <w:b/>
                  <w:bCs/>
                  <w:sz w:val="16"/>
                  <w:szCs w:val="16"/>
                </w:rPr>
                <w:t>organisme</w:t>
              </w:r>
              <w:proofErr w:type="gramEnd"/>
              <w:r w:rsidRPr="00E26B3B">
                <w:rPr>
                  <w:rFonts w:asciiTheme="minorHAnsi" w:hAnsiTheme="minorHAnsi"/>
                  <w:b/>
                  <w:bCs/>
                  <w:sz w:val="16"/>
                  <w:szCs w:val="16"/>
                </w:rPr>
                <w:t xml:space="preserve"> d’origine (à spécifier impérativement)</w:t>
              </w:r>
            </w:ins>
          </w:p>
        </w:tc>
        <w:tc>
          <w:tcPr>
            <w:tcW w:w="1134" w:type="dxa"/>
            <w:vAlign w:val="center"/>
          </w:tcPr>
          <w:p w14:paraId="34508989" w14:textId="77777777" w:rsidR="00B43097" w:rsidRPr="00E26B3B" w:rsidRDefault="00B43097" w:rsidP="00A36245">
            <w:pPr>
              <w:jc w:val="center"/>
              <w:rPr>
                <w:ins w:id="14772" w:author="Dr Mamadou SANOGO" w:date="2023-10-28T00:06:00Z"/>
                <w:rFonts w:asciiTheme="minorHAnsi" w:hAnsiTheme="minorHAnsi"/>
                <w:b/>
                <w:bCs/>
                <w:sz w:val="16"/>
                <w:szCs w:val="16"/>
              </w:rPr>
            </w:pPr>
            <w:ins w:id="14773" w:author="Dr Mamadou SANOGO" w:date="2023-10-28T00:06:00Z">
              <w:r w:rsidRPr="00E26B3B">
                <w:rPr>
                  <w:rFonts w:asciiTheme="minorHAnsi" w:hAnsiTheme="minorHAnsi"/>
                  <w:b/>
                  <w:bCs/>
                  <w:sz w:val="16"/>
                  <w:szCs w:val="16"/>
                </w:rPr>
                <w:t>Diplôme le plus élevé</w:t>
              </w:r>
            </w:ins>
          </w:p>
        </w:tc>
        <w:tc>
          <w:tcPr>
            <w:tcW w:w="1201" w:type="dxa"/>
            <w:vAlign w:val="center"/>
          </w:tcPr>
          <w:p w14:paraId="10B91F0B" w14:textId="77777777" w:rsidR="00B43097" w:rsidRPr="00E26B3B" w:rsidRDefault="00B43097" w:rsidP="00A36245">
            <w:pPr>
              <w:jc w:val="center"/>
              <w:rPr>
                <w:ins w:id="14774" w:author="Dr Mamadou SANOGO" w:date="2023-10-28T00:06:00Z"/>
                <w:rFonts w:asciiTheme="minorHAnsi" w:hAnsiTheme="minorHAnsi"/>
                <w:b/>
                <w:bCs/>
                <w:sz w:val="16"/>
                <w:szCs w:val="16"/>
              </w:rPr>
            </w:pPr>
            <w:ins w:id="14775" w:author="Dr Mamadou SANOGO" w:date="2023-10-28T00:06:00Z">
              <w:r w:rsidRPr="00E26B3B">
                <w:rPr>
                  <w:rFonts w:asciiTheme="minorHAnsi" w:hAnsiTheme="minorHAnsi"/>
                  <w:b/>
                  <w:bCs/>
                  <w:sz w:val="16"/>
                  <w:szCs w:val="16"/>
                </w:rPr>
                <w:t>UE concernée</w:t>
              </w:r>
            </w:ins>
          </w:p>
        </w:tc>
        <w:tc>
          <w:tcPr>
            <w:tcW w:w="784" w:type="dxa"/>
            <w:vAlign w:val="center"/>
          </w:tcPr>
          <w:p w14:paraId="28E8AD68" w14:textId="77777777" w:rsidR="00B43097" w:rsidRPr="00E26B3B" w:rsidRDefault="00B43097" w:rsidP="00A36245">
            <w:pPr>
              <w:jc w:val="center"/>
              <w:rPr>
                <w:ins w:id="14776" w:author="Dr Mamadou SANOGO" w:date="2023-10-28T00:06:00Z"/>
                <w:rFonts w:asciiTheme="minorHAnsi" w:hAnsiTheme="minorHAnsi"/>
                <w:b/>
                <w:bCs/>
                <w:sz w:val="16"/>
                <w:szCs w:val="16"/>
              </w:rPr>
            </w:pPr>
            <w:ins w:id="14777" w:author="Dr Mamadou SANOGO" w:date="2023-10-28T00:06:00Z">
              <w:r w:rsidRPr="00E26B3B">
                <w:rPr>
                  <w:rFonts w:asciiTheme="minorHAnsi" w:hAnsiTheme="minorHAnsi"/>
                  <w:b/>
                  <w:bCs/>
                  <w:sz w:val="16"/>
                  <w:szCs w:val="16"/>
                </w:rPr>
                <w:t>Nombre d’heures /étudiant (sur l’ensemble des semestres)</w:t>
              </w:r>
            </w:ins>
          </w:p>
        </w:tc>
        <w:tc>
          <w:tcPr>
            <w:tcW w:w="3402" w:type="dxa"/>
            <w:vAlign w:val="center"/>
          </w:tcPr>
          <w:p w14:paraId="01514268" w14:textId="77777777" w:rsidR="00B43097" w:rsidRPr="00E26B3B" w:rsidRDefault="00B43097" w:rsidP="00A36245">
            <w:pPr>
              <w:jc w:val="center"/>
              <w:rPr>
                <w:ins w:id="14778" w:author="Dr Mamadou SANOGO" w:date="2023-10-28T00:06:00Z"/>
                <w:rFonts w:asciiTheme="minorHAnsi" w:hAnsiTheme="minorHAnsi"/>
                <w:b/>
                <w:bCs/>
                <w:sz w:val="16"/>
                <w:szCs w:val="16"/>
              </w:rPr>
            </w:pPr>
            <w:ins w:id="14779" w:author="Dr Mamadou SANOGO" w:date="2023-10-28T00:06:00Z">
              <w:r w:rsidRPr="00E26B3B">
                <w:rPr>
                  <w:rFonts w:asciiTheme="minorHAnsi" w:hAnsiTheme="minorHAnsi"/>
                  <w:b/>
                  <w:bCs/>
                  <w:sz w:val="16"/>
                  <w:szCs w:val="16"/>
                </w:rPr>
                <w:t>Enseignements dispensés (suivant les intitulés utilisés dans les fiches descriptives des UE)</w:t>
              </w:r>
            </w:ins>
          </w:p>
        </w:tc>
      </w:tr>
      <w:tr w:rsidR="00B43097" w:rsidRPr="00171A45" w14:paraId="1BB1447C" w14:textId="77777777" w:rsidTr="00A36245">
        <w:trPr>
          <w:trHeight w:val="2431"/>
          <w:ins w:id="14780" w:author="Dr Mamadou SANOGO" w:date="2023-10-28T00:06:00Z"/>
        </w:trPr>
        <w:tc>
          <w:tcPr>
            <w:tcW w:w="2410" w:type="dxa"/>
            <w:vAlign w:val="center"/>
          </w:tcPr>
          <w:p w14:paraId="6A109FCA" w14:textId="77777777" w:rsidR="00B43097" w:rsidRPr="00887C79" w:rsidRDefault="00B43097" w:rsidP="00A36245">
            <w:pPr>
              <w:tabs>
                <w:tab w:val="num" w:pos="1494"/>
              </w:tabs>
              <w:rPr>
                <w:ins w:id="14781" w:author="Dr Mamadou SANOGO" w:date="2023-10-28T00:06:00Z"/>
                <w:rFonts w:asciiTheme="minorHAnsi" w:hAnsiTheme="minorHAnsi"/>
              </w:rPr>
            </w:pPr>
            <w:ins w:id="14782" w:author="Dr Mamadou SANOGO" w:date="2023-10-28T00:06:00Z">
              <w:r w:rsidRPr="00887C79">
                <w:rPr>
                  <w:rFonts w:asciiTheme="minorHAnsi" w:hAnsiTheme="minorHAnsi"/>
                </w:rPr>
                <w:t>Ibrahim PEROU, ingénieur génie civil</w:t>
              </w:r>
            </w:ins>
          </w:p>
        </w:tc>
        <w:tc>
          <w:tcPr>
            <w:tcW w:w="2268" w:type="dxa"/>
            <w:vAlign w:val="center"/>
          </w:tcPr>
          <w:p w14:paraId="1ACEE961" w14:textId="77777777" w:rsidR="00B43097" w:rsidRPr="00EA2236" w:rsidRDefault="00B43097" w:rsidP="00A36245">
            <w:pPr>
              <w:tabs>
                <w:tab w:val="num" w:pos="1494"/>
              </w:tabs>
              <w:rPr>
                <w:ins w:id="14783" w:author="Dr Mamadou SANOGO" w:date="2023-10-28T00:06:00Z"/>
                <w:rFonts w:asciiTheme="minorHAnsi" w:hAnsiTheme="minorHAnsi"/>
              </w:rPr>
            </w:pPr>
            <w:ins w:id="14784" w:author="Dr Mamadou SANOGO" w:date="2023-10-28T00:06:00Z">
              <w:r w:rsidRPr="00171A45">
                <w:rPr>
                  <w:rFonts w:asciiTheme="minorHAnsi" w:hAnsiTheme="minorHAnsi"/>
                </w:rPr>
                <w:t>ATAREX</w:t>
              </w:r>
              <w:r>
                <w:rPr>
                  <w:rFonts w:asciiTheme="minorHAnsi" w:hAnsiTheme="minorHAnsi"/>
                </w:rPr>
                <w:t xml:space="preserve"> Architecture</w:t>
              </w:r>
            </w:ins>
          </w:p>
        </w:tc>
        <w:tc>
          <w:tcPr>
            <w:tcW w:w="1134" w:type="dxa"/>
            <w:vAlign w:val="center"/>
          </w:tcPr>
          <w:p w14:paraId="0EDBFA12" w14:textId="77777777" w:rsidR="00B43097" w:rsidRPr="00595F43" w:rsidRDefault="00B43097" w:rsidP="00A36245">
            <w:pPr>
              <w:tabs>
                <w:tab w:val="num" w:pos="1494"/>
              </w:tabs>
              <w:rPr>
                <w:ins w:id="14785" w:author="Dr Mamadou SANOGO" w:date="2023-10-28T00:06:00Z"/>
                <w:rFonts w:asciiTheme="minorHAnsi" w:hAnsiTheme="minorHAnsi"/>
              </w:rPr>
            </w:pPr>
            <w:ins w:id="14786" w:author="Dr Mamadou SANOGO" w:date="2023-10-28T00:06:00Z">
              <w:r w:rsidRPr="00595F43">
                <w:rPr>
                  <w:rFonts w:asciiTheme="minorHAnsi" w:hAnsiTheme="minorHAnsi"/>
                </w:rPr>
                <w:t>Master</w:t>
              </w:r>
            </w:ins>
          </w:p>
        </w:tc>
        <w:tc>
          <w:tcPr>
            <w:tcW w:w="1201" w:type="dxa"/>
            <w:vAlign w:val="center"/>
          </w:tcPr>
          <w:p w14:paraId="28153120" w14:textId="77777777" w:rsidR="00B43097" w:rsidRPr="00EA2236" w:rsidRDefault="00B43097" w:rsidP="00A36245">
            <w:pPr>
              <w:tabs>
                <w:tab w:val="num" w:pos="1494"/>
              </w:tabs>
              <w:rPr>
                <w:ins w:id="14787" w:author="Dr Mamadou SANOGO" w:date="2023-10-28T00:06:00Z"/>
                <w:rFonts w:asciiTheme="minorHAnsi" w:hAnsiTheme="minorHAnsi"/>
              </w:rPr>
            </w:pPr>
            <w:ins w:id="14788" w:author="Dr Mamadou SANOGO" w:date="2023-10-28T00:06:00Z">
              <w:r w:rsidRPr="00EA2236">
                <w:rPr>
                  <w:rFonts w:asciiTheme="minorHAnsi" w:hAnsiTheme="minorHAnsi"/>
                </w:rPr>
                <w:t>CBROA1103</w:t>
              </w:r>
            </w:ins>
          </w:p>
          <w:p w14:paraId="500A4F06" w14:textId="77777777" w:rsidR="00B43097" w:rsidRPr="00EA2236" w:rsidRDefault="00B43097" w:rsidP="00A36245">
            <w:pPr>
              <w:tabs>
                <w:tab w:val="num" w:pos="1494"/>
              </w:tabs>
              <w:rPr>
                <w:ins w:id="14789" w:author="Dr Mamadou SANOGO" w:date="2023-10-28T00:06:00Z"/>
                <w:rFonts w:asciiTheme="minorHAnsi" w:hAnsiTheme="minorHAnsi"/>
              </w:rPr>
            </w:pPr>
            <w:ins w:id="14790" w:author="Dr Mamadou SANOGO" w:date="2023-10-28T00:06:00Z">
              <w:r w:rsidRPr="00EA2236">
                <w:rPr>
                  <w:rFonts w:asciiTheme="minorHAnsi" w:hAnsiTheme="minorHAnsi"/>
                </w:rPr>
                <w:t>ISHH2407</w:t>
              </w:r>
            </w:ins>
          </w:p>
          <w:p w14:paraId="36866E13" w14:textId="77777777" w:rsidR="00B43097" w:rsidRPr="00EA2236" w:rsidRDefault="00B43097" w:rsidP="00A36245">
            <w:pPr>
              <w:tabs>
                <w:tab w:val="num" w:pos="1494"/>
              </w:tabs>
              <w:rPr>
                <w:ins w:id="14791" w:author="Dr Mamadou SANOGO" w:date="2023-10-28T00:06:00Z"/>
                <w:rFonts w:asciiTheme="minorHAnsi" w:hAnsiTheme="minorHAnsi"/>
              </w:rPr>
            </w:pPr>
            <w:ins w:id="14792" w:author="Dr Mamadou SANOGO" w:date="2023-10-28T00:06:00Z">
              <w:r w:rsidRPr="00EA2236">
                <w:rPr>
                  <w:rFonts w:asciiTheme="minorHAnsi" w:hAnsiTheme="minorHAnsi"/>
                </w:rPr>
                <w:t>LOG3501</w:t>
              </w:r>
            </w:ins>
          </w:p>
          <w:p w14:paraId="5E39A106" w14:textId="77777777" w:rsidR="00B43097" w:rsidRPr="00EA2236" w:rsidRDefault="00B43097" w:rsidP="00A36245">
            <w:pPr>
              <w:tabs>
                <w:tab w:val="num" w:pos="1494"/>
              </w:tabs>
              <w:rPr>
                <w:ins w:id="14793" w:author="Dr Mamadou SANOGO" w:date="2023-10-28T00:06:00Z"/>
                <w:rFonts w:asciiTheme="minorHAnsi" w:hAnsiTheme="minorHAnsi"/>
              </w:rPr>
            </w:pPr>
          </w:p>
        </w:tc>
        <w:tc>
          <w:tcPr>
            <w:tcW w:w="784" w:type="dxa"/>
            <w:vAlign w:val="center"/>
          </w:tcPr>
          <w:p w14:paraId="63E34004" w14:textId="77777777" w:rsidR="00B43097" w:rsidRPr="00EA2236" w:rsidRDefault="00B43097" w:rsidP="00A36245">
            <w:pPr>
              <w:tabs>
                <w:tab w:val="num" w:pos="1494"/>
              </w:tabs>
              <w:jc w:val="center"/>
              <w:rPr>
                <w:ins w:id="14794" w:author="Dr Mamadou SANOGO" w:date="2023-10-28T00:06:00Z"/>
                <w:rFonts w:asciiTheme="minorHAnsi" w:hAnsiTheme="minorHAnsi"/>
              </w:rPr>
            </w:pPr>
            <w:ins w:id="14795" w:author="Dr Mamadou SANOGO" w:date="2023-10-28T00:06:00Z">
              <w:r w:rsidRPr="00EA2236">
                <w:rPr>
                  <w:rFonts w:asciiTheme="minorHAnsi" w:hAnsiTheme="minorHAnsi"/>
                </w:rPr>
                <w:t>200</w:t>
              </w:r>
            </w:ins>
          </w:p>
        </w:tc>
        <w:tc>
          <w:tcPr>
            <w:tcW w:w="3402" w:type="dxa"/>
            <w:vAlign w:val="center"/>
          </w:tcPr>
          <w:p w14:paraId="201BB551" w14:textId="77777777" w:rsidR="00B43097" w:rsidRPr="00171A45" w:rsidRDefault="00B43097" w:rsidP="00A36245">
            <w:pPr>
              <w:tabs>
                <w:tab w:val="num" w:pos="1494"/>
              </w:tabs>
              <w:rPr>
                <w:ins w:id="14796" w:author="Dr Mamadou SANOGO" w:date="2023-10-28T00:06:00Z"/>
                <w:rFonts w:asciiTheme="minorHAnsi" w:hAnsiTheme="minorHAnsi"/>
                <w:i/>
                <w:color w:val="000000" w:themeColor="text1"/>
              </w:rPr>
            </w:pPr>
            <w:ins w:id="14797" w:author="Dr Mamadou SANOGO" w:date="2023-10-28T00:06:00Z">
              <w:r w:rsidRPr="00171A45">
                <w:rPr>
                  <w:rFonts w:asciiTheme="minorHAnsi" w:hAnsiTheme="minorHAnsi"/>
                  <w:i/>
                  <w:color w:val="000000" w:themeColor="text1"/>
                </w:rPr>
                <w:t>Génie civil S1</w:t>
              </w:r>
            </w:ins>
          </w:p>
          <w:p w14:paraId="6207B26D" w14:textId="77777777" w:rsidR="00B43097" w:rsidRPr="00171A45" w:rsidRDefault="00B43097" w:rsidP="00A36245">
            <w:pPr>
              <w:tabs>
                <w:tab w:val="num" w:pos="1494"/>
              </w:tabs>
              <w:rPr>
                <w:ins w:id="14798" w:author="Dr Mamadou SANOGO" w:date="2023-10-28T00:06:00Z"/>
                <w:rFonts w:asciiTheme="minorHAnsi" w:hAnsiTheme="minorHAnsi"/>
                <w:i/>
                <w:color w:val="000000" w:themeColor="text1"/>
              </w:rPr>
            </w:pPr>
            <w:ins w:id="14799" w:author="Dr Mamadou SANOGO" w:date="2023-10-28T00:06:00Z">
              <w:r w:rsidRPr="00171A45">
                <w:rPr>
                  <w:rFonts w:asciiTheme="minorHAnsi" w:hAnsiTheme="minorHAnsi"/>
                  <w:i/>
                  <w:color w:val="000000" w:themeColor="text1"/>
                </w:rPr>
                <w:t>Topographie S1</w:t>
              </w:r>
            </w:ins>
          </w:p>
          <w:p w14:paraId="5C54DCCF" w14:textId="77777777" w:rsidR="00B43097" w:rsidRPr="00171A45" w:rsidRDefault="00B43097" w:rsidP="00A36245">
            <w:pPr>
              <w:tabs>
                <w:tab w:val="num" w:pos="1494"/>
              </w:tabs>
              <w:rPr>
                <w:ins w:id="14800" w:author="Dr Mamadou SANOGO" w:date="2023-10-28T00:06:00Z"/>
                <w:rFonts w:asciiTheme="minorHAnsi" w:hAnsiTheme="minorHAnsi"/>
                <w:i/>
                <w:color w:val="000000" w:themeColor="text1"/>
              </w:rPr>
            </w:pPr>
            <w:ins w:id="14801" w:author="Dr Mamadou SANOGO" w:date="2023-10-28T00:06:00Z">
              <w:r w:rsidRPr="00171A45">
                <w:rPr>
                  <w:rFonts w:asciiTheme="minorHAnsi" w:hAnsiTheme="minorHAnsi"/>
                  <w:i/>
                  <w:color w:val="000000" w:themeColor="text1"/>
                </w:rPr>
                <w:t>Dessin technique S1</w:t>
              </w:r>
            </w:ins>
          </w:p>
          <w:p w14:paraId="3EA7C98A" w14:textId="77777777" w:rsidR="00B43097" w:rsidRPr="00171A45" w:rsidRDefault="00B43097" w:rsidP="00A36245">
            <w:pPr>
              <w:tabs>
                <w:tab w:val="num" w:pos="1494"/>
              </w:tabs>
              <w:rPr>
                <w:ins w:id="14802" w:author="Dr Mamadou SANOGO" w:date="2023-10-28T00:06:00Z"/>
                <w:rFonts w:asciiTheme="minorHAnsi" w:hAnsiTheme="minorHAnsi"/>
                <w:bCs/>
                <w:i/>
                <w:color w:val="000000" w:themeColor="text1"/>
              </w:rPr>
            </w:pPr>
            <w:ins w:id="14803" w:author="Dr Mamadou SANOGO" w:date="2023-10-28T00:06:00Z">
              <w:r w:rsidRPr="00171A45">
                <w:rPr>
                  <w:rFonts w:asciiTheme="minorHAnsi" w:hAnsiTheme="minorHAnsi"/>
                  <w:bCs/>
                  <w:i/>
                  <w:color w:val="000000" w:themeColor="text1"/>
                </w:rPr>
                <w:t>Choix de l’emplacement d’une construction S4</w:t>
              </w:r>
            </w:ins>
          </w:p>
          <w:p w14:paraId="45EB92E4" w14:textId="77777777" w:rsidR="00B43097" w:rsidRPr="00171A45" w:rsidRDefault="00B43097" w:rsidP="00A36245">
            <w:pPr>
              <w:tabs>
                <w:tab w:val="num" w:pos="1494"/>
              </w:tabs>
              <w:rPr>
                <w:ins w:id="14804" w:author="Dr Mamadou SANOGO" w:date="2023-10-28T00:06:00Z"/>
                <w:rFonts w:asciiTheme="minorHAnsi" w:hAnsiTheme="minorHAnsi"/>
                <w:bCs/>
                <w:i/>
                <w:color w:val="000000" w:themeColor="text1"/>
              </w:rPr>
            </w:pPr>
            <w:ins w:id="14805" w:author="Dr Mamadou SANOGO" w:date="2023-10-28T00:06:00Z">
              <w:r w:rsidRPr="00171A45">
                <w:rPr>
                  <w:rFonts w:asciiTheme="minorHAnsi" w:hAnsiTheme="minorHAnsi"/>
                  <w:bCs/>
                  <w:i/>
                  <w:color w:val="000000" w:themeColor="text1"/>
                </w:rPr>
                <w:t>Règlementation nationale par rapport aux logements S4</w:t>
              </w:r>
            </w:ins>
          </w:p>
          <w:p w14:paraId="796F13E9" w14:textId="77777777" w:rsidR="00B43097" w:rsidRPr="00171A45" w:rsidRDefault="00B43097" w:rsidP="00A36245">
            <w:pPr>
              <w:tabs>
                <w:tab w:val="num" w:pos="1494"/>
              </w:tabs>
              <w:rPr>
                <w:ins w:id="14806" w:author="Dr Mamadou SANOGO" w:date="2023-10-28T00:06:00Z"/>
                <w:rFonts w:asciiTheme="minorHAnsi" w:hAnsiTheme="minorHAnsi"/>
                <w:bCs/>
                <w:i/>
                <w:color w:val="000000" w:themeColor="text1"/>
              </w:rPr>
            </w:pPr>
            <w:ins w:id="14807" w:author="Dr Mamadou SANOGO" w:date="2023-10-28T00:06:00Z">
              <w:r w:rsidRPr="00171A45">
                <w:rPr>
                  <w:rFonts w:asciiTheme="minorHAnsi" w:hAnsiTheme="minorHAnsi"/>
                  <w:bCs/>
                  <w:i/>
                  <w:color w:val="000000" w:themeColor="text1"/>
                </w:rPr>
                <w:t>Urbanisme S5</w:t>
              </w:r>
            </w:ins>
          </w:p>
          <w:p w14:paraId="355BBEBE" w14:textId="77777777" w:rsidR="00B43097" w:rsidRPr="00171A45" w:rsidRDefault="00B43097" w:rsidP="00A36245">
            <w:pPr>
              <w:tabs>
                <w:tab w:val="num" w:pos="1494"/>
              </w:tabs>
              <w:rPr>
                <w:ins w:id="14808" w:author="Dr Mamadou SANOGO" w:date="2023-10-28T00:06:00Z"/>
                <w:rFonts w:asciiTheme="minorHAnsi" w:hAnsiTheme="minorHAnsi"/>
                <w:bCs/>
                <w:i/>
                <w:color w:val="FF0000"/>
              </w:rPr>
            </w:pPr>
            <w:ins w:id="14809" w:author="Dr Mamadou SANOGO" w:date="2023-10-28T00:06:00Z">
              <w:r w:rsidRPr="00171A45">
                <w:rPr>
                  <w:rFonts w:asciiTheme="minorHAnsi" w:hAnsiTheme="minorHAnsi"/>
                  <w:bCs/>
                  <w:i/>
                  <w:color w:val="000000" w:themeColor="text1"/>
                </w:rPr>
                <w:t>Pratiques efficientes et habitat S5</w:t>
              </w:r>
            </w:ins>
          </w:p>
        </w:tc>
      </w:tr>
      <w:tr w:rsidR="00B43097" w:rsidRPr="003710A8" w14:paraId="6D8B3FC2" w14:textId="77777777" w:rsidTr="00A36245">
        <w:trPr>
          <w:ins w:id="14810" w:author="Dr Mamadou SANOGO" w:date="2023-10-28T00:06:00Z"/>
        </w:trPr>
        <w:tc>
          <w:tcPr>
            <w:tcW w:w="2410" w:type="dxa"/>
            <w:vAlign w:val="center"/>
          </w:tcPr>
          <w:p w14:paraId="7A9D0B21" w14:textId="77777777" w:rsidR="00B43097" w:rsidRPr="003710A8" w:rsidRDefault="00B43097" w:rsidP="00A36245">
            <w:pPr>
              <w:tabs>
                <w:tab w:val="num" w:pos="1494"/>
              </w:tabs>
              <w:rPr>
                <w:ins w:id="14811" w:author="Dr Mamadou SANOGO" w:date="2023-10-28T00:06:00Z"/>
                <w:rFonts w:asciiTheme="minorHAnsi" w:hAnsiTheme="minorHAnsi"/>
              </w:rPr>
            </w:pPr>
            <w:ins w:id="14812" w:author="Dr Mamadou SANOGO" w:date="2023-10-28T00:06:00Z">
              <w:r>
                <w:rPr>
                  <w:rFonts w:asciiTheme="minorHAnsi" w:hAnsiTheme="minorHAnsi"/>
                </w:rPr>
                <w:t>Issa SYNAYOGO, conseiller technique</w:t>
              </w:r>
            </w:ins>
          </w:p>
        </w:tc>
        <w:tc>
          <w:tcPr>
            <w:tcW w:w="2268" w:type="dxa"/>
            <w:vAlign w:val="center"/>
          </w:tcPr>
          <w:p w14:paraId="75C0F921" w14:textId="77777777" w:rsidR="00B43097" w:rsidRPr="003710A8" w:rsidRDefault="00B43097" w:rsidP="00A36245">
            <w:pPr>
              <w:tabs>
                <w:tab w:val="num" w:pos="1494"/>
              </w:tabs>
              <w:rPr>
                <w:ins w:id="14813" w:author="Dr Mamadou SANOGO" w:date="2023-10-28T00:06:00Z"/>
                <w:rFonts w:asciiTheme="minorHAnsi" w:hAnsiTheme="minorHAnsi"/>
              </w:rPr>
            </w:pPr>
            <w:ins w:id="14814" w:author="Dr Mamadou SANOGO" w:date="2023-10-28T00:06:00Z">
              <w:r>
                <w:rPr>
                  <w:rFonts w:asciiTheme="minorHAnsi" w:hAnsiTheme="minorHAnsi"/>
                </w:rPr>
                <w:t>Ministère de l’économie et des finances</w:t>
              </w:r>
            </w:ins>
          </w:p>
        </w:tc>
        <w:tc>
          <w:tcPr>
            <w:tcW w:w="1134" w:type="dxa"/>
            <w:vAlign w:val="center"/>
          </w:tcPr>
          <w:p w14:paraId="072268D8" w14:textId="77777777" w:rsidR="00B43097" w:rsidRPr="00595F43" w:rsidRDefault="00B43097" w:rsidP="00A36245">
            <w:pPr>
              <w:tabs>
                <w:tab w:val="num" w:pos="1494"/>
              </w:tabs>
              <w:rPr>
                <w:ins w:id="14815" w:author="Dr Mamadou SANOGO" w:date="2023-10-28T00:06:00Z"/>
                <w:rFonts w:asciiTheme="minorHAnsi" w:hAnsiTheme="minorHAnsi"/>
              </w:rPr>
            </w:pPr>
            <w:ins w:id="14816" w:author="Dr Mamadou SANOGO" w:date="2023-10-28T00:06:00Z">
              <w:r w:rsidRPr="00595F43">
                <w:rPr>
                  <w:rFonts w:asciiTheme="minorHAnsi" w:hAnsiTheme="minorHAnsi"/>
                </w:rPr>
                <w:t>Master</w:t>
              </w:r>
            </w:ins>
          </w:p>
        </w:tc>
        <w:tc>
          <w:tcPr>
            <w:tcW w:w="1201" w:type="dxa"/>
            <w:vAlign w:val="center"/>
          </w:tcPr>
          <w:p w14:paraId="4E1CD1B4" w14:textId="77777777" w:rsidR="00B43097" w:rsidRPr="003710A8" w:rsidRDefault="00B43097" w:rsidP="00A36245">
            <w:pPr>
              <w:tabs>
                <w:tab w:val="num" w:pos="1494"/>
              </w:tabs>
              <w:rPr>
                <w:ins w:id="14817" w:author="Dr Mamadou SANOGO" w:date="2023-10-28T00:06:00Z"/>
                <w:rFonts w:asciiTheme="minorHAnsi" w:hAnsiTheme="minorHAnsi"/>
              </w:rPr>
            </w:pPr>
            <w:ins w:id="14818" w:author="Dr Mamadou SANOGO" w:date="2023-10-28T00:06:00Z">
              <w:r>
                <w:rPr>
                  <w:rFonts w:asciiTheme="minorHAnsi" w:hAnsiTheme="minorHAnsi"/>
                </w:rPr>
                <w:t>DGP1201</w:t>
              </w:r>
            </w:ins>
          </w:p>
        </w:tc>
        <w:tc>
          <w:tcPr>
            <w:tcW w:w="784" w:type="dxa"/>
            <w:vAlign w:val="center"/>
          </w:tcPr>
          <w:p w14:paraId="42A5B8D0" w14:textId="77777777" w:rsidR="00B43097" w:rsidRPr="003710A8" w:rsidRDefault="00B43097" w:rsidP="00A36245">
            <w:pPr>
              <w:tabs>
                <w:tab w:val="num" w:pos="1494"/>
              </w:tabs>
              <w:jc w:val="center"/>
              <w:rPr>
                <w:ins w:id="14819" w:author="Dr Mamadou SANOGO" w:date="2023-10-28T00:06:00Z"/>
                <w:rFonts w:asciiTheme="minorHAnsi" w:hAnsiTheme="minorHAnsi"/>
              </w:rPr>
            </w:pPr>
            <w:ins w:id="14820" w:author="Dr Mamadou SANOGO" w:date="2023-10-28T00:06:00Z">
              <w:r>
                <w:rPr>
                  <w:rFonts w:asciiTheme="minorHAnsi" w:hAnsiTheme="minorHAnsi"/>
                </w:rPr>
                <w:t>120</w:t>
              </w:r>
            </w:ins>
          </w:p>
        </w:tc>
        <w:tc>
          <w:tcPr>
            <w:tcW w:w="3402" w:type="dxa"/>
            <w:vAlign w:val="center"/>
          </w:tcPr>
          <w:p w14:paraId="6AAFD5E8" w14:textId="77777777" w:rsidR="00B43097" w:rsidRPr="00DE395D" w:rsidRDefault="00B43097" w:rsidP="00A36245">
            <w:pPr>
              <w:tabs>
                <w:tab w:val="num" w:pos="1494"/>
              </w:tabs>
              <w:rPr>
                <w:ins w:id="14821" w:author="Dr Mamadou SANOGO" w:date="2023-10-28T00:06:00Z"/>
                <w:rFonts w:asciiTheme="minorHAnsi" w:hAnsiTheme="minorHAnsi"/>
                <w:i/>
                <w:color w:val="000000" w:themeColor="text1"/>
              </w:rPr>
            </w:pPr>
            <w:ins w:id="14822" w:author="Dr Mamadou SANOGO" w:date="2023-10-28T00:06:00Z">
              <w:r w:rsidRPr="00DE395D">
                <w:rPr>
                  <w:rFonts w:asciiTheme="minorHAnsi" w:hAnsiTheme="minorHAnsi"/>
                  <w:i/>
                  <w:color w:val="000000" w:themeColor="text1"/>
                </w:rPr>
                <w:t>Planification et développement S2</w:t>
              </w:r>
            </w:ins>
          </w:p>
          <w:p w14:paraId="76AE1705" w14:textId="77777777" w:rsidR="00B43097" w:rsidRPr="00DE395D" w:rsidRDefault="00B43097" w:rsidP="00A36245">
            <w:pPr>
              <w:tabs>
                <w:tab w:val="num" w:pos="1494"/>
              </w:tabs>
              <w:rPr>
                <w:ins w:id="14823" w:author="Dr Mamadou SANOGO" w:date="2023-10-28T00:06:00Z"/>
                <w:rFonts w:asciiTheme="minorHAnsi" w:hAnsiTheme="minorHAnsi"/>
                <w:i/>
                <w:color w:val="000000" w:themeColor="text1"/>
              </w:rPr>
            </w:pPr>
            <w:ins w:id="14824" w:author="Dr Mamadou SANOGO" w:date="2023-10-28T00:06:00Z">
              <w:r w:rsidRPr="00DE395D">
                <w:rPr>
                  <w:rFonts w:asciiTheme="minorHAnsi" w:hAnsiTheme="minorHAnsi"/>
                  <w:i/>
                  <w:color w:val="000000" w:themeColor="text1"/>
                </w:rPr>
                <w:t>Développement durable S2</w:t>
              </w:r>
            </w:ins>
          </w:p>
          <w:p w14:paraId="0FB610AF" w14:textId="77777777" w:rsidR="00B43097" w:rsidRPr="00DE395D" w:rsidRDefault="00B43097" w:rsidP="00A36245">
            <w:pPr>
              <w:tabs>
                <w:tab w:val="num" w:pos="1494"/>
              </w:tabs>
              <w:rPr>
                <w:ins w:id="14825" w:author="Dr Mamadou SANOGO" w:date="2023-10-28T00:06:00Z"/>
                <w:rFonts w:asciiTheme="minorHAnsi" w:hAnsiTheme="minorHAnsi"/>
                <w:i/>
                <w:color w:val="000000" w:themeColor="text1"/>
              </w:rPr>
            </w:pPr>
            <w:ins w:id="14826" w:author="Dr Mamadou SANOGO" w:date="2023-10-28T00:06:00Z">
              <w:r w:rsidRPr="00DE395D">
                <w:rPr>
                  <w:rFonts w:asciiTheme="minorHAnsi" w:hAnsiTheme="minorHAnsi"/>
                  <w:i/>
                  <w:color w:val="000000" w:themeColor="text1"/>
                </w:rPr>
                <w:t>Planification et gestion de projets S2</w:t>
              </w:r>
            </w:ins>
          </w:p>
          <w:p w14:paraId="56AAB269" w14:textId="77777777" w:rsidR="00B43097" w:rsidRPr="003710A8" w:rsidRDefault="00B43097" w:rsidP="00A36245">
            <w:pPr>
              <w:rPr>
                <w:ins w:id="14827" w:author="Dr Mamadou SANOGO" w:date="2023-10-28T00:06:00Z"/>
                <w:rFonts w:asciiTheme="minorHAnsi" w:hAnsiTheme="minorHAnsi"/>
              </w:rPr>
            </w:pPr>
          </w:p>
        </w:tc>
      </w:tr>
      <w:tr w:rsidR="00B43097" w:rsidRPr="00887C79" w14:paraId="393AC270" w14:textId="77777777" w:rsidTr="00A36245">
        <w:trPr>
          <w:ins w:id="14828" w:author="Dr Mamadou SANOGO" w:date="2023-10-28T00:06:00Z"/>
        </w:trPr>
        <w:tc>
          <w:tcPr>
            <w:tcW w:w="2410" w:type="dxa"/>
            <w:vAlign w:val="center"/>
          </w:tcPr>
          <w:p w14:paraId="1219D89C" w14:textId="77777777" w:rsidR="00B43097" w:rsidRPr="00EA2236" w:rsidRDefault="00B43097" w:rsidP="00A36245">
            <w:pPr>
              <w:tabs>
                <w:tab w:val="num" w:pos="1494"/>
              </w:tabs>
              <w:rPr>
                <w:ins w:id="14829" w:author="Dr Mamadou SANOGO" w:date="2023-10-28T00:06:00Z"/>
                <w:rFonts w:asciiTheme="minorHAnsi" w:hAnsiTheme="minorHAnsi"/>
              </w:rPr>
            </w:pPr>
            <w:proofErr w:type="spellStart"/>
            <w:ins w:id="14830" w:author="Dr Mamadou SANOGO" w:date="2023-10-28T00:06:00Z">
              <w:r w:rsidRPr="00EA2236">
                <w:rPr>
                  <w:rFonts w:asciiTheme="minorHAnsi" w:hAnsiTheme="minorHAnsi"/>
                </w:rPr>
                <w:t>Siraba</w:t>
              </w:r>
              <w:proofErr w:type="spellEnd"/>
              <w:r w:rsidRPr="00EA2236">
                <w:rPr>
                  <w:rFonts w:asciiTheme="minorHAnsi" w:hAnsiTheme="minorHAnsi"/>
                </w:rPr>
                <w:t xml:space="preserve"> KONE, Suivi-évaluateur </w:t>
              </w:r>
            </w:ins>
          </w:p>
        </w:tc>
        <w:tc>
          <w:tcPr>
            <w:tcW w:w="2268" w:type="dxa"/>
            <w:vAlign w:val="center"/>
          </w:tcPr>
          <w:p w14:paraId="04979824" w14:textId="77777777" w:rsidR="00B43097" w:rsidRPr="00EA2236" w:rsidRDefault="00B43097" w:rsidP="00A36245">
            <w:pPr>
              <w:tabs>
                <w:tab w:val="num" w:pos="1494"/>
              </w:tabs>
              <w:rPr>
                <w:ins w:id="14831" w:author="Dr Mamadou SANOGO" w:date="2023-10-28T00:06:00Z"/>
                <w:rFonts w:asciiTheme="minorHAnsi" w:hAnsiTheme="minorHAnsi"/>
              </w:rPr>
            </w:pPr>
            <w:ins w:id="14832" w:author="Dr Mamadou SANOGO" w:date="2023-10-28T00:06:00Z">
              <w:r w:rsidRPr="00EA2236">
                <w:rPr>
                  <w:rFonts w:asciiTheme="minorHAnsi" w:hAnsiTheme="minorHAnsi"/>
                </w:rPr>
                <w:t xml:space="preserve">Entreprise Agro-industrie </w:t>
              </w:r>
              <w:proofErr w:type="spellStart"/>
              <w:r w:rsidRPr="00EA2236">
                <w:rPr>
                  <w:rFonts w:asciiTheme="minorHAnsi" w:hAnsiTheme="minorHAnsi"/>
                </w:rPr>
                <w:t>Developpement</w:t>
              </w:r>
              <w:proofErr w:type="spellEnd"/>
            </w:ins>
          </w:p>
        </w:tc>
        <w:tc>
          <w:tcPr>
            <w:tcW w:w="1134" w:type="dxa"/>
            <w:vAlign w:val="center"/>
          </w:tcPr>
          <w:p w14:paraId="46B44AC9" w14:textId="77777777" w:rsidR="00B43097" w:rsidRPr="00EA2236" w:rsidRDefault="00B43097" w:rsidP="00A36245">
            <w:pPr>
              <w:tabs>
                <w:tab w:val="num" w:pos="1494"/>
              </w:tabs>
              <w:rPr>
                <w:ins w:id="14833" w:author="Dr Mamadou SANOGO" w:date="2023-10-28T00:06:00Z"/>
                <w:rFonts w:asciiTheme="minorHAnsi" w:hAnsiTheme="minorHAnsi"/>
              </w:rPr>
            </w:pPr>
            <w:ins w:id="14834" w:author="Dr Mamadou SANOGO" w:date="2023-10-28T00:06:00Z">
              <w:r w:rsidRPr="00EA2236">
                <w:rPr>
                  <w:rFonts w:asciiTheme="minorHAnsi" w:hAnsiTheme="minorHAnsi"/>
                </w:rPr>
                <w:t>Master</w:t>
              </w:r>
            </w:ins>
          </w:p>
        </w:tc>
        <w:tc>
          <w:tcPr>
            <w:tcW w:w="1201" w:type="dxa"/>
            <w:vAlign w:val="center"/>
          </w:tcPr>
          <w:p w14:paraId="0DA5D338" w14:textId="77777777" w:rsidR="00B43097" w:rsidRPr="00EA2236" w:rsidRDefault="00B43097" w:rsidP="00A36245">
            <w:pPr>
              <w:tabs>
                <w:tab w:val="num" w:pos="1494"/>
              </w:tabs>
              <w:rPr>
                <w:ins w:id="14835" w:author="Dr Mamadou SANOGO" w:date="2023-10-28T00:06:00Z"/>
                <w:rFonts w:asciiTheme="minorHAnsi" w:hAnsiTheme="minorHAnsi"/>
              </w:rPr>
            </w:pPr>
            <w:ins w:id="14836" w:author="Dr Mamadou SANOGO" w:date="2023-10-28T00:06:00Z">
              <w:r w:rsidRPr="00EA2236">
                <w:rPr>
                  <w:rFonts w:asciiTheme="minorHAnsi" w:hAnsiTheme="minorHAnsi"/>
                </w:rPr>
                <w:t>GDES1202</w:t>
              </w:r>
            </w:ins>
          </w:p>
          <w:p w14:paraId="2DA4C8C9" w14:textId="77777777" w:rsidR="00B43097" w:rsidRPr="00EA2236" w:rsidRDefault="00B43097" w:rsidP="00A36245">
            <w:pPr>
              <w:tabs>
                <w:tab w:val="num" w:pos="1494"/>
              </w:tabs>
              <w:rPr>
                <w:ins w:id="14837" w:author="Dr Mamadou SANOGO" w:date="2023-10-28T00:06:00Z"/>
                <w:rFonts w:asciiTheme="minorHAnsi" w:hAnsiTheme="minorHAnsi"/>
              </w:rPr>
            </w:pPr>
            <w:ins w:id="14838" w:author="Dr Mamadou SANOGO" w:date="2023-10-28T00:06:00Z">
              <w:r w:rsidRPr="00EA2236">
                <w:rPr>
                  <w:rFonts w:asciiTheme="minorHAnsi" w:hAnsiTheme="minorHAnsi"/>
                </w:rPr>
                <w:t>ETP2405</w:t>
              </w:r>
            </w:ins>
          </w:p>
          <w:p w14:paraId="25B79EC3" w14:textId="77777777" w:rsidR="00B43097" w:rsidRPr="00EA2236" w:rsidRDefault="00B43097" w:rsidP="00A36245">
            <w:pPr>
              <w:tabs>
                <w:tab w:val="num" w:pos="1494"/>
              </w:tabs>
              <w:rPr>
                <w:ins w:id="14839" w:author="Dr Mamadou SANOGO" w:date="2023-10-28T00:06:00Z"/>
                <w:rFonts w:asciiTheme="minorHAnsi" w:hAnsiTheme="minorHAnsi"/>
              </w:rPr>
            </w:pPr>
            <w:ins w:id="14840" w:author="Dr Mamadou SANOGO" w:date="2023-10-28T00:06:00Z">
              <w:r w:rsidRPr="00EA2236">
                <w:rPr>
                  <w:rFonts w:asciiTheme="minorHAnsi" w:hAnsiTheme="minorHAnsi"/>
                </w:rPr>
                <w:t>GA3503</w:t>
              </w:r>
            </w:ins>
          </w:p>
          <w:p w14:paraId="10526D38" w14:textId="77777777" w:rsidR="00B43097" w:rsidRPr="00EA2236" w:rsidRDefault="00B43097" w:rsidP="00A36245">
            <w:pPr>
              <w:tabs>
                <w:tab w:val="num" w:pos="1494"/>
              </w:tabs>
              <w:rPr>
                <w:ins w:id="14841" w:author="Dr Mamadou SANOGO" w:date="2023-10-28T00:06:00Z"/>
                <w:rFonts w:asciiTheme="minorHAnsi" w:hAnsiTheme="minorHAnsi"/>
              </w:rPr>
            </w:pPr>
            <w:ins w:id="14842" w:author="Dr Mamadou SANOGO" w:date="2023-10-28T00:06:00Z">
              <w:r w:rsidRPr="00EA2236">
                <w:rPr>
                  <w:rFonts w:asciiTheme="minorHAnsi" w:hAnsiTheme="minorHAnsi"/>
                </w:rPr>
                <w:t>EIE3504</w:t>
              </w:r>
            </w:ins>
          </w:p>
          <w:p w14:paraId="4534B0AB" w14:textId="77777777" w:rsidR="00B43097" w:rsidRPr="00EA2236" w:rsidRDefault="00B43097" w:rsidP="00A36245">
            <w:pPr>
              <w:tabs>
                <w:tab w:val="num" w:pos="1494"/>
              </w:tabs>
              <w:rPr>
                <w:ins w:id="14843" w:author="Dr Mamadou SANOGO" w:date="2023-10-28T00:06:00Z"/>
                <w:rFonts w:asciiTheme="minorHAnsi" w:hAnsiTheme="minorHAnsi"/>
              </w:rPr>
            </w:pPr>
          </w:p>
        </w:tc>
        <w:tc>
          <w:tcPr>
            <w:tcW w:w="784" w:type="dxa"/>
            <w:vAlign w:val="center"/>
          </w:tcPr>
          <w:p w14:paraId="116A7A39" w14:textId="77777777" w:rsidR="00B43097" w:rsidRPr="00EA2236" w:rsidRDefault="00B43097" w:rsidP="00A36245">
            <w:pPr>
              <w:tabs>
                <w:tab w:val="num" w:pos="1494"/>
              </w:tabs>
              <w:rPr>
                <w:ins w:id="14844" w:author="Dr Mamadou SANOGO" w:date="2023-10-28T00:06:00Z"/>
                <w:rFonts w:asciiTheme="minorHAnsi" w:hAnsiTheme="minorHAnsi"/>
              </w:rPr>
            </w:pPr>
            <w:ins w:id="14845" w:author="Dr Mamadou SANOGO" w:date="2023-10-28T00:06:00Z">
              <w:r w:rsidRPr="00EA2236">
                <w:rPr>
                  <w:rFonts w:asciiTheme="minorHAnsi" w:hAnsiTheme="minorHAnsi"/>
                </w:rPr>
                <w:t>340</w:t>
              </w:r>
            </w:ins>
          </w:p>
        </w:tc>
        <w:tc>
          <w:tcPr>
            <w:tcW w:w="3402" w:type="dxa"/>
            <w:vAlign w:val="center"/>
          </w:tcPr>
          <w:p w14:paraId="3CDF97FA" w14:textId="77777777" w:rsidR="00B43097" w:rsidRPr="00887C79" w:rsidRDefault="00B43097" w:rsidP="00A36245">
            <w:pPr>
              <w:tabs>
                <w:tab w:val="num" w:pos="1494"/>
              </w:tabs>
              <w:rPr>
                <w:ins w:id="14846" w:author="Dr Mamadou SANOGO" w:date="2023-10-28T00:06:00Z"/>
                <w:rFonts w:asciiTheme="minorHAnsi" w:hAnsiTheme="minorHAnsi"/>
                <w:i/>
                <w:color w:val="000000" w:themeColor="text1"/>
              </w:rPr>
            </w:pPr>
            <w:ins w:id="14847" w:author="Dr Mamadou SANOGO" w:date="2023-10-28T00:06:00Z">
              <w:r w:rsidRPr="00887C79">
                <w:rPr>
                  <w:rFonts w:asciiTheme="minorHAnsi" w:hAnsiTheme="minorHAnsi"/>
                  <w:i/>
                  <w:color w:val="000000" w:themeColor="text1"/>
                </w:rPr>
                <w:t>Gestion des désastres et le bioterrorisme S2</w:t>
              </w:r>
            </w:ins>
          </w:p>
          <w:p w14:paraId="68D61F4B" w14:textId="77777777" w:rsidR="00B43097" w:rsidRPr="00887C79" w:rsidRDefault="00B43097" w:rsidP="00A36245">
            <w:pPr>
              <w:tabs>
                <w:tab w:val="num" w:pos="1494"/>
              </w:tabs>
              <w:rPr>
                <w:ins w:id="14848" w:author="Dr Mamadou SANOGO" w:date="2023-10-28T00:06:00Z"/>
                <w:rFonts w:asciiTheme="minorHAnsi" w:hAnsiTheme="minorHAnsi"/>
                <w:i/>
                <w:color w:val="000000" w:themeColor="text1"/>
              </w:rPr>
            </w:pPr>
            <w:ins w:id="14849" w:author="Dr Mamadou SANOGO" w:date="2023-10-28T00:06:00Z">
              <w:r w:rsidRPr="00887C79">
                <w:rPr>
                  <w:rFonts w:asciiTheme="minorHAnsi" w:hAnsiTheme="minorHAnsi"/>
                  <w:i/>
                  <w:color w:val="000000" w:themeColor="text1"/>
                </w:rPr>
                <w:t>Changement climatique S2</w:t>
              </w:r>
            </w:ins>
          </w:p>
          <w:p w14:paraId="797B7967" w14:textId="77777777" w:rsidR="00B43097" w:rsidRPr="00887C79" w:rsidRDefault="00B43097" w:rsidP="00A36245">
            <w:pPr>
              <w:tabs>
                <w:tab w:val="num" w:pos="1494"/>
              </w:tabs>
              <w:rPr>
                <w:ins w:id="14850" w:author="Dr Mamadou SANOGO" w:date="2023-10-28T00:06:00Z"/>
                <w:rFonts w:asciiTheme="minorHAnsi" w:hAnsiTheme="minorHAnsi"/>
                <w:i/>
                <w:color w:val="000000" w:themeColor="text1"/>
              </w:rPr>
            </w:pPr>
            <w:ins w:id="14851" w:author="Dr Mamadou SANOGO" w:date="2023-10-28T00:06:00Z">
              <w:r w:rsidRPr="00887C79">
                <w:rPr>
                  <w:rFonts w:asciiTheme="minorHAnsi" w:hAnsiTheme="minorHAnsi"/>
                  <w:bCs/>
                  <w:i/>
                  <w:color w:val="000000" w:themeColor="text1"/>
                </w:rPr>
                <w:t>Ecotoxicologie S4</w:t>
              </w:r>
            </w:ins>
          </w:p>
          <w:p w14:paraId="10ED599C" w14:textId="77777777" w:rsidR="00B43097" w:rsidRPr="00887C79" w:rsidRDefault="00B43097" w:rsidP="00A36245">
            <w:pPr>
              <w:tabs>
                <w:tab w:val="num" w:pos="1494"/>
              </w:tabs>
              <w:rPr>
                <w:ins w:id="14852" w:author="Dr Mamadou SANOGO" w:date="2023-10-28T00:06:00Z"/>
                <w:rFonts w:asciiTheme="minorHAnsi" w:hAnsiTheme="minorHAnsi"/>
                <w:bCs/>
                <w:i/>
                <w:color w:val="000000" w:themeColor="text1"/>
              </w:rPr>
            </w:pPr>
            <w:ins w:id="14853" w:author="Dr Mamadou SANOGO" w:date="2023-10-28T00:06:00Z">
              <w:r w:rsidRPr="00887C79">
                <w:rPr>
                  <w:rFonts w:asciiTheme="minorHAnsi" w:hAnsiTheme="minorHAnsi"/>
                  <w:bCs/>
                  <w:i/>
                  <w:color w:val="000000" w:themeColor="text1"/>
                </w:rPr>
                <w:t>Lutte contre la pollution S4</w:t>
              </w:r>
            </w:ins>
          </w:p>
          <w:p w14:paraId="7C936C71" w14:textId="77777777" w:rsidR="00B43097" w:rsidRPr="00887C79" w:rsidRDefault="00B43097" w:rsidP="00A36245">
            <w:pPr>
              <w:tabs>
                <w:tab w:val="num" w:pos="1494"/>
              </w:tabs>
              <w:rPr>
                <w:ins w:id="14854" w:author="Dr Mamadou SANOGO" w:date="2023-10-28T00:06:00Z"/>
                <w:rFonts w:asciiTheme="minorHAnsi" w:hAnsiTheme="minorHAnsi"/>
                <w:bCs/>
                <w:i/>
                <w:color w:val="000000" w:themeColor="text1"/>
              </w:rPr>
            </w:pPr>
            <w:ins w:id="14855" w:author="Dr Mamadou SANOGO" w:date="2023-10-28T00:06:00Z">
              <w:r w:rsidRPr="00887C79">
                <w:rPr>
                  <w:rFonts w:asciiTheme="minorHAnsi" w:hAnsiTheme="minorHAnsi"/>
                  <w:bCs/>
                  <w:i/>
                  <w:color w:val="000000" w:themeColor="text1"/>
                </w:rPr>
                <w:t>Sécurité environnementale S5</w:t>
              </w:r>
            </w:ins>
          </w:p>
          <w:p w14:paraId="3EB422C9" w14:textId="77777777" w:rsidR="00B43097" w:rsidRPr="00887C79" w:rsidRDefault="00B43097" w:rsidP="00A36245">
            <w:pPr>
              <w:tabs>
                <w:tab w:val="num" w:pos="1494"/>
              </w:tabs>
              <w:rPr>
                <w:ins w:id="14856" w:author="Dr Mamadou SANOGO" w:date="2023-10-28T00:06:00Z"/>
                <w:rFonts w:asciiTheme="minorHAnsi" w:hAnsiTheme="minorHAnsi"/>
                <w:i/>
                <w:color w:val="000000" w:themeColor="text1"/>
              </w:rPr>
            </w:pPr>
            <w:ins w:id="14857" w:author="Dr Mamadou SANOGO" w:date="2023-10-28T00:06:00Z">
              <w:r w:rsidRPr="00887C79">
                <w:rPr>
                  <w:rFonts w:asciiTheme="minorHAnsi" w:hAnsiTheme="minorHAnsi"/>
                  <w:bCs/>
                  <w:i/>
                  <w:color w:val="000000" w:themeColor="text1"/>
                </w:rPr>
                <w:t>Etudes et audit en santé environnementale S5</w:t>
              </w:r>
            </w:ins>
          </w:p>
          <w:p w14:paraId="1FA75D0D" w14:textId="77777777" w:rsidR="00B43097" w:rsidRPr="00887C79" w:rsidRDefault="00B43097" w:rsidP="00A36245">
            <w:pPr>
              <w:tabs>
                <w:tab w:val="num" w:pos="1494"/>
              </w:tabs>
              <w:rPr>
                <w:ins w:id="14858" w:author="Dr Mamadou SANOGO" w:date="2023-10-28T00:06:00Z"/>
                <w:rFonts w:asciiTheme="minorHAnsi" w:hAnsiTheme="minorHAnsi"/>
                <w:bCs/>
                <w:i/>
                <w:color w:val="000000" w:themeColor="text1"/>
              </w:rPr>
            </w:pPr>
            <w:ins w:id="14859" w:author="Dr Mamadou SANOGO" w:date="2023-10-28T00:06:00Z">
              <w:r w:rsidRPr="00887C79">
                <w:rPr>
                  <w:rFonts w:asciiTheme="minorHAnsi" w:hAnsiTheme="minorHAnsi"/>
                  <w:bCs/>
                  <w:i/>
                  <w:color w:val="000000" w:themeColor="text1"/>
                </w:rPr>
                <w:t>Impacts environnemental et social S5</w:t>
              </w:r>
            </w:ins>
          </w:p>
          <w:p w14:paraId="72A98201" w14:textId="77777777" w:rsidR="00B43097" w:rsidRPr="00887C79" w:rsidRDefault="00B43097" w:rsidP="00A36245">
            <w:pPr>
              <w:tabs>
                <w:tab w:val="num" w:pos="1494"/>
              </w:tabs>
              <w:rPr>
                <w:ins w:id="14860" w:author="Dr Mamadou SANOGO" w:date="2023-10-28T00:06:00Z"/>
                <w:rFonts w:asciiTheme="minorHAnsi" w:hAnsiTheme="minorHAnsi"/>
                <w:bCs/>
                <w:i/>
                <w:color w:val="000000" w:themeColor="text1"/>
              </w:rPr>
            </w:pPr>
            <w:ins w:id="14861" w:author="Dr Mamadou SANOGO" w:date="2023-10-28T00:06:00Z">
              <w:r w:rsidRPr="00887C79">
                <w:rPr>
                  <w:rFonts w:asciiTheme="minorHAnsi" w:hAnsiTheme="minorHAnsi"/>
                  <w:bCs/>
                  <w:i/>
                  <w:color w:val="000000" w:themeColor="text1"/>
                </w:rPr>
                <w:t>Gestion des risques environnementaux S5</w:t>
              </w:r>
            </w:ins>
          </w:p>
          <w:p w14:paraId="6BED48BC" w14:textId="77777777" w:rsidR="00B43097" w:rsidRPr="00887C79" w:rsidRDefault="00B43097" w:rsidP="00A36245">
            <w:pPr>
              <w:tabs>
                <w:tab w:val="num" w:pos="1494"/>
              </w:tabs>
              <w:rPr>
                <w:ins w:id="14862" w:author="Dr Mamadou SANOGO" w:date="2023-10-28T00:06:00Z"/>
                <w:rFonts w:asciiTheme="minorHAnsi" w:hAnsiTheme="minorHAnsi"/>
                <w:i/>
                <w:color w:val="000000" w:themeColor="text1"/>
              </w:rPr>
            </w:pPr>
          </w:p>
          <w:p w14:paraId="090C558D" w14:textId="77777777" w:rsidR="00B43097" w:rsidRPr="00887C79" w:rsidRDefault="00B43097" w:rsidP="00A36245">
            <w:pPr>
              <w:rPr>
                <w:ins w:id="14863" w:author="Dr Mamadou SANOGO" w:date="2023-10-28T00:06:00Z"/>
                <w:rFonts w:asciiTheme="minorHAnsi" w:hAnsiTheme="minorHAnsi"/>
                <w:color w:val="000000" w:themeColor="text1"/>
              </w:rPr>
            </w:pPr>
          </w:p>
        </w:tc>
      </w:tr>
      <w:tr w:rsidR="00B43097" w:rsidRPr="00666F79" w14:paraId="6B5D8D81" w14:textId="77777777" w:rsidTr="00A36245">
        <w:trPr>
          <w:ins w:id="14864" w:author="Dr Mamadou SANOGO" w:date="2023-10-28T00:06:00Z"/>
        </w:trPr>
        <w:tc>
          <w:tcPr>
            <w:tcW w:w="2410" w:type="dxa"/>
            <w:vAlign w:val="center"/>
          </w:tcPr>
          <w:p w14:paraId="1E420FB7" w14:textId="77777777" w:rsidR="00B43097" w:rsidRPr="003710A8" w:rsidRDefault="00B43097" w:rsidP="00A36245">
            <w:pPr>
              <w:tabs>
                <w:tab w:val="num" w:pos="1494"/>
              </w:tabs>
              <w:rPr>
                <w:ins w:id="14865" w:author="Dr Mamadou SANOGO" w:date="2023-10-28T00:06:00Z"/>
                <w:rFonts w:asciiTheme="minorHAnsi" w:hAnsiTheme="minorHAnsi"/>
              </w:rPr>
            </w:pPr>
            <w:ins w:id="14866" w:author="Dr Mamadou SANOGO" w:date="2023-10-28T00:06:00Z">
              <w:r>
                <w:rPr>
                  <w:rFonts w:asciiTheme="minorHAnsi" w:hAnsiTheme="minorHAnsi"/>
                </w:rPr>
                <w:t xml:space="preserve">Issiaka DEMBELE, Gestionnaire de données </w:t>
              </w:r>
            </w:ins>
          </w:p>
        </w:tc>
        <w:tc>
          <w:tcPr>
            <w:tcW w:w="2268" w:type="dxa"/>
            <w:vAlign w:val="center"/>
          </w:tcPr>
          <w:p w14:paraId="6761AED4" w14:textId="77777777" w:rsidR="00B43097" w:rsidRPr="003710A8" w:rsidRDefault="00B43097" w:rsidP="00A36245">
            <w:pPr>
              <w:tabs>
                <w:tab w:val="num" w:pos="1494"/>
              </w:tabs>
              <w:rPr>
                <w:ins w:id="14867" w:author="Dr Mamadou SANOGO" w:date="2023-10-28T00:06:00Z"/>
                <w:rFonts w:asciiTheme="minorHAnsi" w:hAnsiTheme="minorHAnsi"/>
              </w:rPr>
            </w:pPr>
            <w:ins w:id="14868" w:author="Dr Mamadou SANOGO" w:date="2023-10-28T00:06:00Z">
              <w:r>
                <w:rPr>
                  <w:rFonts w:asciiTheme="minorHAnsi" w:hAnsiTheme="minorHAnsi"/>
                </w:rPr>
                <w:t>Direction Régionale de la santé de Koulikoro</w:t>
              </w:r>
            </w:ins>
          </w:p>
        </w:tc>
        <w:tc>
          <w:tcPr>
            <w:tcW w:w="1134" w:type="dxa"/>
            <w:vAlign w:val="center"/>
          </w:tcPr>
          <w:p w14:paraId="297CE291" w14:textId="77777777" w:rsidR="00B43097" w:rsidRPr="00595F43" w:rsidRDefault="00B43097" w:rsidP="00A36245">
            <w:pPr>
              <w:tabs>
                <w:tab w:val="num" w:pos="1494"/>
              </w:tabs>
              <w:rPr>
                <w:ins w:id="14869" w:author="Dr Mamadou SANOGO" w:date="2023-10-28T00:06:00Z"/>
                <w:rFonts w:asciiTheme="minorHAnsi" w:hAnsiTheme="minorHAnsi"/>
              </w:rPr>
            </w:pPr>
            <w:ins w:id="14870" w:author="Dr Mamadou SANOGO" w:date="2023-10-28T00:06:00Z">
              <w:r w:rsidRPr="00595F43">
                <w:rPr>
                  <w:rFonts w:asciiTheme="minorHAnsi" w:hAnsiTheme="minorHAnsi"/>
                </w:rPr>
                <w:t>Master</w:t>
              </w:r>
            </w:ins>
          </w:p>
        </w:tc>
        <w:tc>
          <w:tcPr>
            <w:tcW w:w="1201" w:type="dxa"/>
            <w:vAlign w:val="center"/>
          </w:tcPr>
          <w:p w14:paraId="370CAF91" w14:textId="77777777" w:rsidR="00B43097" w:rsidRDefault="00B43097" w:rsidP="00A36245">
            <w:pPr>
              <w:tabs>
                <w:tab w:val="num" w:pos="1494"/>
              </w:tabs>
              <w:rPr>
                <w:ins w:id="14871" w:author="Dr Mamadou SANOGO" w:date="2023-10-28T00:06:00Z"/>
                <w:rFonts w:asciiTheme="minorHAnsi" w:hAnsiTheme="minorHAnsi"/>
              </w:rPr>
            </w:pPr>
            <w:ins w:id="14872" w:author="Dr Mamadou SANOGO" w:date="2023-10-28T00:06:00Z">
              <w:r>
                <w:rPr>
                  <w:rFonts w:asciiTheme="minorHAnsi" w:hAnsiTheme="minorHAnsi"/>
                </w:rPr>
                <w:t>GDES1202</w:t>
              </w:r>
            </w:ins>
          </w:p>
          <w:p w14:paraId="7CB80DD0" w14:textId="77777777" w:rsidR="00B43097" w:rsidRDefault="00B43097" w:rsidP="00A36245">
            <w:pPr>
              <w:tabs>
                <w:tab w:val="num" w:pos="1494"/>
              </w:tabs>
              <w:rPr>
                <w:ins w:id="14873" w:author="Dr Mamadou SANOGO" w:date="2023-10-28T00:06:00Z"/>
                <w:rFonts w:asciiTheme="minorHAnsi" w:hAnsiTheme="minorHAnsi"/>
              </w:rPr>
            </w:pPr>
            <w:ins w:id="14874" w:author="Dr Mamadou SANOGO" w:date="2023-10-28T00:06:00Z">
              <w:r>
                <w:rPr>
                  <w:rFonts w:asciiTheme="minorHAnsi" w:hAnsiTheme="minorHAnsi"/>
                </w:rPr>
                <w:t>SGIMS1205</w:t>
              </w:r>
            </w:ins>
          </w:p>
          <w:p w14:paraId="3BF6D0FC" w14:textId="77777777" w:rsidR="00B43097" w:rsidRDefault="00B43097" w:rsidP="00A36245">
            <w:pPr>
              <w:tabs>
                <w:tab w:val="num" w:pos="1494"/>
              </w:tabs>
              <w:rPr>
                <w:ins w:id="14875" w:author="Dr Mamadou SANOGO" w:date="2023-10-28T00:06:00Z"/>
                <w:rFonts w:asciiTheme="minorHAnsi" w:hAnsiTheme="minorHAnsi"/>
              </w:rPr>
            </w:pPr>
            <w:ins w:id="14876" w:author="Dr Mamadou SANOGO" w:date="2023-10-28T00:06:00Z">
              <w:r>
                <w:rPr>
                  <w:rFonts w:asciiTheme="minorHAnsi" w:hAnsiTheme="minorHAnsi"/>
                </w:rPr>
                <w:t>SGUDS2304</w:t>
              </w:r>
            </w:ins>
          </w:p>
          <w:p w14:paraId="06BC2719" w14:textId="77777777" w:rsidR="00B43097" w:rsidRPr="003710A8" w:rsidRDefault="00B43097" w:rsidP="00A36245">
            <w:pPr>
              <w:tabs>
                <w:tab w:val="num" w:pos="1494"/>
              </w:tabs>
              <w:rPr>
                <w:ins w:id="14877" w:author="Dr Mamadou SANOGO" w:date="2023-10-28T00:06:00Z"/>
                <w:rFonts w:asciiTheme="minorHAnsi" w:hAnsiTheme="minorHAnsi"/>
              </w:rPr>
            </w:pPr>
            <w:ins w:id="14878" w:author="Dr Mamadou SANOGO" w:date="2023-10-28T00:06:00Z">
              <w:r>
                <w:rPr>
                  <w:rFonts w:asciiTheme="minorHAnsi" w:hAnsiTheme="minorHAnsi"/>
                </w:rPr>
                <w:t>BMR3505</w:t>
              </w:r>
            </w:ins>
          </w:p>
        </w:tc>
        <w:tc>
          <w:tcPr>
            <w:tcW w:w="784" w:type="dxa"/>
            <w:vAlign w:val="center"/>
          </w:tcPr>
          <w:p w14:paraId="7B348B7F" w14:textId="77777777" w:rsidR="00B43097" w:rsidRPr="003710A8" w:rsidRDefault="00B43097" w:rsidP="00A36245">
            <w:pPr>
              <w:tabs>
                <w:tab w:val="num" w:pos="1494"/>
              </w:tabs>
              <w:jc w:val="center"/>
              <w:rPr>
                <w:ins w:id="14879" w:author="Dr Mamadou SANOGO" w:date="2023-10-28T00:06:00Z"/>
                <w:rFonts w:asciiTheme="minorHAnsi" w:hAnsiTheme="minorHAnsi"/>
              </w:rPr>
            </w:pPr>
            <w:ins w:id="14880" w:author="Dr Mamadou SANOGO" w:date="2023-10-28T00:06:00Z">
              <w:r>
                <w:rPr>
                  <w:rFonts w:asciiTheme="minorHAnsi" w:hAnsiTheme="minorHAnsi"/>
                </w:rPr>
                <w:t>200</w:t>
              </w:r>
            </w:ins>
          </w:p>
        </w:tc>
        <w:tc>
          <w:tcPr>
            <w:tcW w:w="3402" w:type="dxa"/>
            <w:vAlign w:val="center"/>
          </w:tcPr>
          <w:p w14:paraId="29D887CA" w14:textId="77777777" w:rsidR="00B43097" w:rsidRPr="00E27DE3" w:rsidRDefault="00B43097" w:rsidP="00A36245">
            <w:pPr>
              <w:tabs>
                <w:tab w:val="num" w:pos="1494"/>
              </w:tabs>
              <w:rPr>
                <w:ins w:id="14881" w:author="Dr Mamadou SANOGO" w:date="2023-10-28T00:06:00Z"/>
                <w:rFonts w:asciiTheme="minorHAnsi" w:hAnsiTheme="minorHAnsi"/>
                <w:i/>
                <w:color w:val="000000" w:themeColor="text1"/>
              </w:rPr>
            </w:pPr>
            <w:ins w:id="14882" w:author="Dr Mamadou SANOGO" w:date="2023-10-28T00:06:00Z">
              <w:r w:rsidRPr="00E27DE3">
                <w:rPr>
                  <w:rFonts w:asciiTheme="minorHAnsi" w:hAnsiTheme="minorHAnsi"/>
                  <w:i/>
                  <w:color w:val="000000" w:themeColor="text1"/>
                </w:rPr>
                <w:t>Epidémiologie S2</w:t>
              </w:r>
            </w:ins>
          </w:p>
          <w:p w14:paraId="72DE2593" w14:textId="77777777" w:rsidR="00B43097" w:rsidRPr="00E27DE3" w:rsidRDefault="00B43097" w:rsidP="00A36245">
            <w:pPr>
              <w:tabs>
                <w:tab w:val="num" w:pos="1494"/>
              </w:tabs>
              <w:rPr>
                <w:ins w:id="14883" w:author="Dr Mamadou SANOGO" w:date="2023-10-28T00:06:00Z"/>
                <w:rFonts w:asciiTheme="minorHAnsi" w:hAnsiTheme="minorHAnsi"/>
                <w:i/>
                <w:color w:val="000000" w:themeColor="text1"/>
              </w:rPr>
            </w:pPr>
            <w:ins w:id="14884" w:author="Dr Mamadou SANOGO" w:date="2023-10-28T00:06:00Z">
              <w:r w:rsidRPr="00E27DE3">
                <w:rPr>
                  <w:rFonts w:asciiTheme="minorHAnsi" w:hAnsiTheme="minorHAnsi"/>
                  <w:i/>
                  <w:color w:val="000000" w:themeColor="text1"/>
                </w:rPr>
                <w:t>Système d’information sanitaire (SIS) S2</w:t>
              </w:r>
            </w:ins>
          </w:p>
          <w:p w14:paraId="4F546665" w14:textId="77777777" w:rsidR="00B43097" w:rsidRPr="00E27DE3" w:rsidRDefault="00B43097" w:rsidP="00A36245">
            <w:pPr>
              <w:tabs>
                <w:tab w:val="num" w:pos="1494"/>
              </w:tabs>
              <w:rPr>
                <w:ins w:id="14885" w:author="Dr Mamadou SANOGO" w:date="2023-10-28T00:06:00Z"/>
                <w:rFonts w:asciiTheme="minorHAnsi" w:hAnsiTheme="minorHAnsi"/>
                <w:i/>
                <w:color w:val="000000" w:themeColor="text1"/>
              </w:rPr>
            </w:pPr>
            <w:ins w:id="14886" w:author="Dr Mamadou SANOGO" w:date="2023-10-28T00:06:00Z">
              <w:r w:rsidRPr="00E27DE3">
                <w:rPr>
                  <w:rFonts w:asciiTheme="minorHAnsi" w:hAnsiTheme="minorHAnsi"/>
                  <w:i/>
                  <w:color w:val="000000" w:themeColor="text1"/>
                </w:rPr>
                <w:t>Gestion d’une base de données en matière de santé S3</w:t>
              </w:r>
            </w:ins>
          </w:p>
          <w:p w14:paraId="73E92367" w14:textId="77777777" w:rsidR="00B43097" w:rsidRPr="00E27DE3" w:rsidRDefault="00B43097" w:rsidP="00A36245">
            <w:pPr>
              <w:tabs>
                <w:tab w:val="num" w:pos="1494"/>
              </w:tabs>
              <w:rPr>
                <w:ins w:id="14887" w:author="Dr Mamadou SANOGO" w:date="2023-10-28T00:06:00Z"/>
                <w:rFonts w:asciiTheme="minorHAnsi" w:hAnsiTheme="minorHAnsi"/>
                <w:i/>
                <w:color w:val="000000" w:themeColor="text1"/>
              </w:rPr>
            </w:pPr>
            <w:ins w:id="14888" w:author="Dr Mamadou SANOGO" w:date="2023-10-28T00:06:00Z">
              <w:r w:rsidRPr="00E27DE3">
                <w:rPr>
                  <w:rFonts w:asciiTheme="minorHAnsi" w:hAnsiTheme="minorHAnsi"/>
                  <w:i/>
                  <w:color w:val="000000" w:themeColor="text1"/>
                </w:rPr>
                <w:t>Utilisation des données en matière de santé S3</w:t>
              </w:r>
            </w:ins>
          </w:p>
          <w:p w14:paraId="52002A24" w14:textId="77777777" w:rsidR="00B43097" w:rsidRPr="00666F79" w:rsidRDefault="00B43097" w:rsidP="00A36245">
            <w:pPr>
              <w:tabs>
                <w:tab w:val="num" w:pos="1494"/>
              </w:tabs>
              <w:rPr>
                <w:ins w:id="14889" w:author="Dr Mamadou SANOGO" w:date="2023-10-28T00:06:00Z"/>
                <w:rFonts w:asciiTheme="minorHAnsi" w:hAnsiTheme="minorHAnsi"/>
                <w:i/>
                <w:color w:val="FF0000"/>
              </w:rPr>
            </w:pPr>
            <w:ins w:id="14890" w:author="Dr Mamadou SANOGO" w:date="2023-10-28T00:06:00Z">
              <w:r w:rsidRPr="00E27DE3">
                <w:rPr>
                  <w:rFonts w:asciiTheme="minorHAnsi" w:hAnsiTheme="minorHAnsi"/>
                  <w:bCs/>
                  <w:i/>
                  <w:color w:val="000000" w:themeColor="text1"/>
                </w:rPr>
                <w:t>Biostatistique S5</w:t>
              </w:r>
            </w:ins>
          </w:p>
        </w:tc>
      </w:tr>
      <w:tr w:rsidR="00B43097" w:rsidRPr="00005338" w14:paraId="32200475" w14:textId="77777777" w:rsidTr="00A36245">
        <w:trPr>
          <w:ins w:id="14891" w:author="Dr Mamadou SANOGO" w:date="2023-10-28T00:06:00Z"/>
        </w:trPr>
        <w:tc>
          <w:tcPr>
            <w:tcW w:w="2410" w:type="dxa"/>
            <w:vAlign w:val="center"/>
          </w:tcPr>
          <w:p w14:paraId="7F0A7350" w14:textId="77777777" w:rsidR="00B43097" w:rsidRPr="003710A8" w:rsidRDefault="00B43097" w:rsidP="00A36245">
            <w:pPr>
              <w:tabs>
                <w:tab w:val="num" w:pos="1494"/>
              </w:tabs>
              <w:rPr>
                <w:ins w:id="14892" w:author="Dr Mamadou SANOGO" w:date="2023-10-28T00:06:00Z"/>
                <w:rFonts w:asciiTheme="minorHAnsi" w:hAnsiTheme="minorHAnsi"/>
              </w:rPr>
            </w:pPr>
            <w:ins w:id="14893" w:author="Dr Mamadou SANOGO" w:date="2023-10-28T00:06:00Z">
              <w:r>
                <w:rPr>
                  <w:rFonts w:asciiTheme="minorHAnsi" w:hAnsiTheme="minorHAnsi"/>
                </w:rPr>
                <w:t xml:space="preserve">Ibrahim </w:t>
              </w:r>
              <w:proofErr w:type="spellStart"/>
              <w:r>
                <w:rPr>
                  <w:rFonts w:asciiTheme="minorHAnsi" w:hAnsiTheme="minorHAnsi"/>
                </w:rPr>
                <w:t>Tassi</w:t>
              </w:r>
              <w:proofErr w:type="spellEnd"/>
              <w:r>
                <w:rPr>
                  <w:rFonts w:asciiTheme="minorHAnsi" w:hAnsiTheme="minorHAnsi"/>
                </w:rPr>
                <w:t xml:space="preserve"> SANGARE, Suivi-évaluateur</w:t>
              </w:r>
            </w:ins>
          </w:p>
        </w:tc>
        <w:tc>
          <w:tcPr>
            <w:tcW w:w="2268" w:type="dxa"/>
            <w:vAlign w:val="center"/>
          </w:tcPr>
          <w:p w14:paraId="4EF6C22B" w14:textId="77777777" w:rsidR="00B43097" w:rsidRPr="00EA2236" w:rsidRDefault="00B43097" w:rsidP="00A36245">
            <w:pPr>
              <w:tabs>
                <w:tab w:val="num" w:pos="1494"/>
              </w:tabs>
              <w:rPr>
                <w:ins w:id="14894" w:author="Dr Mamadou SANOGO" w:date="2023-10-28T00:06:00Z"/>
                <w:rFonts w:asciiTheme="minorHAnsi" w:hAnsiTheme="minorHAnsi"/>
              </w:rPr>
            </w:pPr>
            <w:ins w:id="14895" w:author="Dr Mamadou SANOGO" w:date="2023-10-28T00:06:00Z">
              <w:r w:rsidRPr="00EA2236">
                <w:rPr>
                  <w:rFonts w:asciiTheme="minorHAnsi" w:hAnsiTheme="minorHAnsi"/>
                </w:rPr>
                <w:t>Organisation Mondiale de la Santé/Mali</w:t>
              </w:r>
            </w:ins>
          </w:p>
        </w:tc>
        <w:tc>
          <w:tcPr>
            <w:tcW w:w="1134" w:type="dxa"/>
            <w:vAlign w:val="center"/>
          </w:tcPr>
          <w:p w14:paraId="6B83BA12" w14:textId="77777777" w:rsidR="00B43097" w:rsidRPr="00EA2236" w:rsidRDefault="00B43097" w:rsidP="00A36245">
            <w:pPr>
              <w:tabs>
                <w:tab w:val="num" w:pos="1494"/>
              </w:tabs>
              <w:rPr>
                <w:ins w:id="14896" w:author="Dr Mamadou SANOGO" w:date="2023-10-28T00:06:00Z"/>
                <w:rFonts w:asciiTheme="minorHAnsi" w:hAnsiTheme="minorHAnsi"/>
              </w:rPr>
            </w:pPr>
            <w:ins w:id="14897" w:author="Dr Mamadou SANOGO" w:date="2023-10-28T00:06:00Z">
              <w:r w:rsidRPr="00EA2236">
                <w:rPr>
                  <w:rFonts w:asciiTheme="minorHAnsi" w:hAnsiTheme="minorHAnsi"/>
                </w:rPr>
                <w:t>Master</w:t>
              </w:r>
            </w:ins>
          </w:p>
        </w:tc>
        <w:tc>
          <w:tcPr>
            <w:tcW w:w="1201" w:type="dxa"/>
            <w:vAlign w:val="center"/>
          </w:tcPr>
          <w:p w14:paraId="37862533" w14:textId="77777777" w:rsidR="00B43097" w:rsidRPr="00EA2236" w:rsidRDefault="00B43097" w:rsidP="00A36245">
            <w:pPr>
              <w:tabs>
                <w:tab w:val="num" w:pos="1494"/>
              </w:tabs>
              <w:rPr>
                <w:ins w:id="14898" w:author="Dr Mamadou SANOGO" w:date="2023-10-28T00:06:00Z"/>
                <w:rFonts w:asciiTheme="minorHAnsi" w:hAnsiTheme="minorHAnsi"/>
              </w:rPr>
            </w:pPr>
            <w:ins w:id="14899" w:author="Dr Mamadou SANOGO" w:date="2023-10-28T00:06:00Z">
              <w:r w:rsidRPr="00EA2236">
                <w:rPr>
                  <w:rFonts w:asciiTheme="minorHAnsi" w:hAnsiTheme="minorHAnsi"/>
                </w:rPr>
                <w:t>SST2302</w:t>
              </w:r>
            </w:ins>
          </w:p>
          <w:p w14:paraId="304DD54B" w14:textId="77777777" w:rsidR="00B43097" w:rsidRPr="00EA2236" w:rsidRDefault="00B43097" w:rsidP="00A36245">
            <w:pPr>
              <w:tabs>
                <w:tab w:val="num" w:pos="1494"/>
              </w:tabs>
              <w:rPr>
                <w:ins w:id="14900" w:author="Dr Mamadou SANOGO" w:date="2023-10-28T00:06:00Z"/>
                <w:rFonts w:asciiTheme="minorHAnsi" w:hAnsiTheme="minorHAnsi"/>
              </w:rPr>
            </w:pPr>
            <w:ins w:id="14901" w:author="Dr Mamadou SANOGO" w:date="2023-10-28T00:06:00Z">
              <w:r w:rsidRPr="00EA2236">
                <w:rPr>
                  <w:rFonts w:asciiTheme="minorHAnsi" w:hAnsiTheme="minorHAnsi"/>
                </w:rPr>
                <w:t>ISHH2407</w:t>
              </w:r>
            </w:ins>
          </w:p>
          <w:p w14:paraId="34FC67D4" w14:textId="77777777" w:rsidR="00B43097" w:rsidRPr="00EA2236" w:rsidRDefault="00B43097" w:rsidP="00A36245">
            <w:pPr>
              <w:tabs>
                <w:tab w:val="num" w:pos="1494"/>
              </w:tabs>
              <w:rPr>
                <w:ins w:id="14902" w:author="Dr Mamadou SANOGO" w:date="2023-10-28T00:06:00Z"/>
                <w:rFonts w:asciiTheme="minorHAnsi" w:hAnsiTheme="minorHAnsi"/>
              </w:rPr>
            </w:pPr>
            <w:ins w:id="14903" w:author="Dr Mamadou SANOGO" w:date="2023-10-28T00:06:00Z">
              <w:r w:rsidRPr="00EA2236">
                <w:rPr>
                  <w:rFonts w:asciiTheme="minorHAnsi" w:hAnsiTheme="minorHAnsi"/>
                </w:rPr>
                <w:t>LOG3501</w:t>
              </w:r>
            </w:ins>
          </w:p>
          <w:p w14:paraId="5227F1BA" w14:textId="77777777" w:rsidR="00B43097" w:rsidRPr="00EA2236" w:rsidRDefault="00B43097" w:rsidP="00A36245">
            <w:pPr>
              <w:tabs>
                <w:tab w:val="num" w:pos="1494"/>
              </w:tabs>
              <w:rPr>
                <w:ins w:id="14904" w:author="Dr Mamadou SANOGO" w:date="2023-10-28T00:06:00Z"/>
                <w:rFonts w:asciiTheme="minorHAnsi" w:hAnsiTheme="minorHAnsi"/>
              </w:rPr>
            </w:pPr>
            <w:ins w:id="14905" w:author="Dr Mamadou SANOGO" w:date="2023-10-28T00:06:00Z">
              <w:r w:rsidRPr="00EA2236">
                <w:rPr>
                  <w:rFonts w:asciiTheme="minorHAnsi" w:hAnsiTheme="minorHAnsi"/>
                </w:rPr>
                <w:t>GA3503</w:t>
              </w:r>
            </w:ins>
          </w:p>
        </w:tc>
        <w:tc>
          <w:tcPr>
            <w:tcW w:w="784" w:type="dxa"/>
            <w:vAlign w:val="center"/>
          </w:tcPr>
          <w:p w14:paraId="617151DF" w14:textId="77777777" w:rsidR="00B43097" w:rsidRPr="00EA2236" w:rsidRDefault="00B43097" w:rsidP="00A36245">
            <w:pPr>
              <w:tabs>
                <w:tab w:val="num" w:pos="1494"/>
              </w:tabs>
              <w:jc w:val="center"/>
              <w:rPr>
                <w:ins w:id="14906" w:author="Dr Mamadou SANOGO" w:date="2023-10-28T00:06:00Z"/>
                <w:rFonts w:asciiTheme="minorHAnsi" w:hAnsiTheme="minorHAnsi"/>
              </w:rPr>
            </w:pPr>
            <w:ins w:id="14907" w:author="Dr Mamadou SANOGO" w:date="2023-10-28T00:06:00Z">
              <w:r w:rsidRPr="00EA2236">
                <w:rPr>
                  <w:rFonts w:asciiTheme="minorHAnsi" w:hAnsiTheme="minorHAnsi"/>
                </w:rPr>
                <w:t>160</w:t>
              </w:r>
            </w:ins>
          </w:p>
        </w:tc>
        <w:tc>
          <w:tcPr>
            <w:tcW w:w="3402" w:type="dxa"/>
            <w:vAlign w:val="center"/>
          </w:tcPr>
          <w:p w14:paraId="535EC807" w14:textId="77777777" w:rsidR="00B43097" w:rsidRPr="00005338" w:rsidRDefault="00B43097" w:rsidP="00A36245">
            <w:pPr>
              <w:tabs>
                <w:tab w:val="num" w:pos="1494"/>
              </w:tabs>
              <w:rPr>
                <w:ins w:id="14908" w:author="Dr Mamadou SANOGO" w:date="2023-10-28T00:06:00Z"/>
                <w:rFonts w:asciiTheme="minorHAnsi" w:hAnsiTheme="minorHAnsi"/>
                <w:i/>
                <w:color w:val="000000" w:themeColor="text1"/>
              </w:rPr>
            </w:pPr>
            <w:ins w:id="14909" w:author="Dr Mamadou SANOGO" w:date="2023-10-28T00:06:00Z">
              <w:r w:rsidRPr="00005338">
                <w:rPr>
                  <w:rFonts w:asciiTheme="minorHAnsi" w:hAnsiTheme="minorHAnsi"/>
                  <w:i/>
                  <w:color w:val="000000" w:themeColor="text1"/>
                </w:rPr>
                <w:t>Sécurité au travail S3</w:t>
              </w:r>
            </w:ins>
          </w:p>
          <w:p w14:paraId="762CA395" w14:textId="77777777" w:rsidR="00B43097" w:rsidRPr="00005338" w:rsidRDefault="00B43097" w:rsidP="00A36245">
            <w:pPr>
              <w:tabs>
                <w:tab w:val="num" w:pos="1494"/>
              </w:tabs>
              <w:rPr>
                <w:ins w:id="14910" w:author="Dr Mamadou SANOGO" w:date="2023-10-28T00:06:00Z"/>
                <w:rFonts w:asciiTheme="minorHAnsi" w:hAnsiTheme="minorHAnsi"/>
                <w:i/>
                <w:color w:val="000000" w:themeColor="text1"/>
              </w:rPr>
            </w:pPr>
            <w:ins w:id="14911" w:author="Dr Mamadou SANOGO" w:date="2023-10-28T00:06:00Z">
              <w:r w:rsidRPr="00005338">
                <w:rPr>
                  <w:rFonts w:asciiTheme="minorHAnsi" w:hAnsiTheme="minorHAnsi"/>
                  <w:i/>
                  <w:color w:val="000000" w:themeColor="text1"/>
                </w:rPr>
                <w:t>Risques sanitaires et hygiène au travail S3</w:t>
              </w:r>
            </w:ins>
          </w:p>
          <w:p w14:paraId="298C92AD" w14:textId="77777777" w:rsidR="00B43097" w:rsidRPr="00005338" w:rsidRDefault="00B43097" w:rsidP="00A36245">
            <w:pPr>
              <w:tabs>
                <w:tab w:val="num" w:pos="1494"/>
              </w:tabs>
              <w:rPr>
                <w:ins w:id="14912" w:author="Dr Mamadou SANOGO" w:date="2023-10-28T00:06:00Z"/>
                <w:rFonts w:asciiTheme="minorHAnsi" w:hAnsiTheme="minorHAnsi"/>
                <w:bCs/>
                <w:i/>
                <w:color w:val="000000" w:themeColor="text1"/>
              </w:rPr>
            </w:pPr>
            <w:ins w:id="14913" w:author="Dr Mamadou SANOGO" w:date="2023-10-28T00:06:00Z">
              <w:r w:rsidRPr="00005338">
                <w:rPr>
                  <w:rFonts w:asciiTheme="minorHAnsi" w:hAnsiTheme="minorHAnsi"/>
                  <w:bCs/>
                  <w:i/>
                  <w:color w:val="000000" w:themeColor="text1"/>
                </w:rPr>
                <w:t>Concepts de base de l’inspection sanitaire des lieux S4</w:t>
              </w:r>
            </w:ins>
          </w:p>
          <w:p w14:paraId="10E3C0F4" w14:textId="77777777" w:rsidR="00B43097" w:rsidRPr="00005338" w:rsidRDefault="00B43097" w:rsidP="00A36245">
            <w:pPr>
              <w:tabs>
                <w:tab w:val="num" w:pos="1494"/>
              </w:tabs>
              <w:rPr>
                <w:ins w:id="14914" w:author="Dr Mamadou SANOGO" w:date="2023-10-28T00:06:00Z"/>
                <w:rFonts w:asciiTheme="minorHAnsi" w:hAnsiTheme="minorHAnsi"/>
                <w:bCs/>
                <w:i/>
                <w:color w:val="000000" w:themeColor="text1"/>
              </w:rPr>
            </w:pPr>
            <w:ins w:id="14915" w:author="Dr Mamadou SANOGO" w:date="2023-10-28T00:06:00Z">
              <w:r w:rsidRPr="00005338">
                <w:rPr>
                  <w:rFonts w:asciiTheme="minorHAnsi" w:hAnsiTheme="minorHAnsi"/>
                  <w:bCs/>
                  <w:i/>
                  <w:color w:val="000000" w:themeColor="text1"/>
                </w:rPr>
                <w:lastRenderedPageBreak/>
                <w:t>Habitat et santé publique S5</w:t>
              </w:r>
            </w:ins>
          </w:p>
          <w:p w14:paraId="0C6E1CC5" w14:textId="77777777" w:rsidR="00B43097" w:rsidRPr="00005338" w:rsidRDefault="00B43097" w:rsidP="00A36245">
            <w:pPr>
              <w:tabs>
                <w:tab w:val="num" w:pos="1494"/>
              </w:tabs>
              <w:rPr>
                <w:ins w:id="14916" w:author="Dr Mamadou SANOGO" w:date="2023-10-28T00:06:00Z"/>
                <w:rFonts w:asciiTheme="minorHAnsi" w:hAnsiTheme="minorHAnsi"/>
                <w:i/>
                <w:color w:val="000000" w:themeColor="text1"/>
              </w:rPr>
            </w:pPr>
            <w:ins w:id="14917" w:author="Dr Mamadou SANOGO" w:date="2023-10-28T00:06:00Z">
              <w:r w:rsidRPr="00005338">
                <w:rPr>
                  <w:rFonts w:asciiTheme="minorHAnsi" w:hAnsiTheme="minorHAnsi"/>
                  <w:i/>
                  <w:color w:val="000000" w:themeColor="text1"/>
                </w:rPr>
                <w:t>Hygiène de l’habitat S5</w:t>
              </w:r>
            </w:ins>
          </w:p>
          <w:p w14:paraId="77527A05" w14:textId="77777777" w:rsidR="00B43097" w:rsidRPr="00005338" w:rsidRDefault="00B43097" w:rsidP="00A36245">
            <w:pPr>
              <w:tabs>
                <w:tab w:val="num" w:pos="1494"/>
              </w:tabs>
              <w:rPr>
                <w:ins w:id="14918" w:author="Dr Mamadou SANOGO" w:date="2023-10-28T00:06:00Z"/>
                <w:rFonts w:asciiTheme="minorHAnsi" w:hAnsiTheme="minorHAnsi"/>
                <w:i/>
                <w:color w:val="000000" w:themeColor="text1"/>
              </w:rPr>
            </w:pPr>
            <w:proofErr w:type="gramStart"/>
            <w:ins w:id="14919" w:author="Dr Mamadou SANOGO" w:date="2023-10-28T00:06:00Z">
              <w:r w:rsidRPr="00005338">
                <w:rPr>
                  <w:rFonts w:asciiTheme="minorHAnsi" w:hAnsiTheme="minorHAnsi"/>
                  <w:bCs/>
                  <w:i/>
                  <w:color w:val="000000" w:themeColor="text1"/>
                </w:rPr>
                <w:t>Sécurité  sanitaire</w:t>
              </w:r>
              <w:proofErr w:type="gramEnd"/>
              <w:r w:rsidRPr="00005338">
                <w:rPr>
                  <w:rFonts w:asciiTheme="minorHAnsi" w:hAnsiTheme="minorHAnsi"/>
                  <w:bCs/>
                  <w:i/>
                  <w:color w:val="000000" w:themeColor="text1"/>
                </w:rPr>
                <w:t xml:space="preserve"> S5</w:t>
              </w:r>
            </w:ins>
          </w:p>
        </w:tc>
      </w:tr>
      <w:tr w:rsidR="00B43097" w:rsidRPr="00005338" w14:paraId="396C5765" w14:textId="77777777" w:rsidTr="00A36245">
        <w:trPr>
          <w:ins w:id="14920" w:author="Dr Mamadou SANOGO" w:date="2023-10-28T00:06:00Z"/>
        </w:trPr>
        <w:tc>
          <w:tcPr>
            <w:tcW w:w="2410" w:type="dxa"/>
            <w:vAlign w:val="center"/>
          </w:tcPr>
          <w:p w14:paraId="1157D30D" w14:textId="77777777" w:rsidR="00B43097" w:rsidRPr="003710A8" w:rsidRDefault="00B43097" w:rsidP="00A36245">
            <w:pPr>
              <w:tabs>
                <w:tab w:val="num" w:pos="1494"/>
              </w:tabs>
              <w:rPr>
                <w:ins w:id="14921" w:author="Dr Mamadou SANOGO" w:date="2023-10-28T00:06:00Z"/>
                <w:rFonts w:asciiTheme="minorHAnsi" w:hAnsiTheme="minorHAnsi"/>
              </w:rPr>
            </w:pPr>
            <w:ins w:id="14922" w:author="Dr Mamadou SANOGO" w:date="2023-10-28T00:06:00Z">
              <w:r>
                <w:rPr>
                  <w:rFonts w:asciiTheme="minorHAnsi" w:hAnsiTheme="minorHAnsi"/>
                </w:rPr>
                <w:lastRenderedPageBreak/>
                <w:t>Sékou KANTE, Responsable laboratoire et hygiène</w:t>
              </w:r>
            </w:ins>
          </w:p>
        </w:tc>
        <w:tc>
          <w:tcPr>
            <w:tcW w:w="2268" w:type="dxa"/>
            <w:vAlign w:val="center"/>
          </w:tcPr>
          <w:p w14:paraId="71484554" w14:textId="77777777" w:rsidR="00B43097" w:rsidRPr="003710A8" w:rsidRDefault="00B43097" w:rsidP="00A36245">
            <w:pPr>
              <w:tabs>
                <w:tab w:val="num" w:pos="1494"/>
              </w:tabs>
              <w:rPr>
                <w:ins w:id="14923" w:author="Dr Mamadou SANOGO" w:date="2023-10-28T00:06:00Z"/>
                <w:rFonts w:asciiTheme="minorHAnsi" w:hAnsiTheme="minorHAnsi"/>
              </w:rPr>
            </w:pPr>
            <w:ins w:id="14924" w:author="Dr Mamadou SANOGO" w:date="2023-10-28T00:06:00Z">
              <w:r>
                <w:rPr>
                  <w:rFonts w:asciiTheme="minorHAnsi" w:hAnsiTheme="minorHAnsi"/>
                </w:rPr>
                <w:t>Clinique médicale SAIWA</w:t>
              </w:r>
            </w:ins>
          </w:p>
        </w:tc>
        <w:tc>
          <w:tcPr>
            <w:tcW w:w="1134" w:type="dxa"/>
            <w:vAlign w:val="center"/>
          </w:tcPr>
          <w:p w14:paraId="7C989CC6" w14:textId="77777777" w:rsidR="00B43097" w:rsidRPr="00595F43" w:rsidRDefault="00B43097" w:rsidP="00A36245">
            <w:pPr>
              <w:tabs>
                <w:tab w:val="num" w:pos="1494"/>
              </w:tabs>
              <w:rPr>
                <w:ins w:id="14925" w:author="Dr Mamadou SANOGO" w:date="2023-10-28T00:06:00Z"/>
                <w:rFonts w:asciiTheme="minorHAnsi" w:hAnsiTheme="minorHAnsi"/>
              </w:rPr>
            </w:pPr>
            <w:ins w:id="14926" w:author="Dr Mamadou SANOGO" w:date="2023-10-28T00:06:00Z">
              <w:r w:rsidRPr="00595F43">
                <w:rPr>
                  <w:rFonts w:asciiTheme="minorHAnsi" w:hAnsiTheme="minorHAnsi"/>
                </w:rPr>
                <w:t>Master</w:t>
              </w:r>
            </w:ins>
          </w:p>
        </w:tc>
        <w:tc>
          <w:tcPr>
            <w:tcW w:w="1201" w:type="dxa"/>
            <w:vAlign w:val="center"/>
          </w:tcPr>
          <w:p w14:paraId="05C3627A" w14:textId="77777777" w:rsidR="00B43097" w:rsidRDefault="00B43097" w:rsidP="00A36245">
            <w:pPr>
              <w:tabs>
                <w:tab w:val="num" w:pos="1494"/>
              </w:tabs>
              <w:rPr>
                <w:ins w:id="14927" w:author="Dr Mamadou SANOGO" w:date="2023-10-28T00:06:00Z"/>
                <w:rFonts w:asciiTheme="minorHAnsi" w:hAnsiTheme="minorHAnsi"/>
              </w:rPr>
            </w:pPr>
            <w:ins w:id="14928" w:author="Dr Mamadou SANOGO" w:date="2023-10-28T00:06:00Z">
              <w:r>
                <w:rPr>
                  <w:rFonts w:asciiTheme="minorHAnsi" w:hAnsiTheme="minorHAnsi"/>
                </w:rPr>
                <w:t>EPSE2303</w:t>
              </w:r>
            </w:ins>
          </w:p>
          <w:p w14:paraId="33A59041" w14:textId="77777777" w:rsidR="00B43097" w:rsidRDefault="00B43097" w:rsidP="00A36245">
            <w:pPr>
              <w:tabs>
                <w:tab w:val="num" w:pos="1494"/>
              </w:tabs>
              <w:rPr>
                <w:ins w:id="14929" w:author="Dr Mamadou SANOGO" w:date="2023-10-28T00:06:00Z"/>
                <w:rFonts w:asciiTheme="minorHAnsi" w:hAnsiTheme="minorHAnsi"/>
              </w:rPr>
            </w:pPr>
            <w:ins w:id="14930" w:author="Dr Mamadou SANOGO" w:date="2023-10-28T00:06:00Z">
              <w:r>
                <w:rPr>
                  <w:rFonts w:asciiTheme="minorHAnsi" w:hAnsiTheme="minorHAnsi"/>
                </w:rPr>
                <w:t>GD2305</w:t>
              </w:r>
            </w:ins>
          </w:p>
          <w:p w14:paraId="719BCE59" w14:textId="77777777" w:rsidR="00B43097" w:rsidRDefault="00B43097" w:rsidP="00A36245">
            <w:pPr>
              <w:tabs>
                <w:tab w:val="num" w:pos="1494"/>
              </w:tabs>
              <w:rPr>
                <w:ins w:id="14931" w:author="Dr Mamadou SANOGO" w:date="2023-10-28T00:06:00Z"/>
                <w:rFonts w:asciiTheme="minorHAnsi" w:hAnsiTheme="minorHAnsi"/>
              </w:rPr>
            </w:pPr>
            <w:ins w:id="14932" w:author="Dr Mamadou SANOGO" w:date="2023-10-28T00:06:00Z">
              <w:r>
                <w:rPr>
                  <w:rFonts w:asciiTheme="minorHAnsi" w:hAnsiTheme="minorHAnsi"/>
                </w:rPr>
                <w:t>ASE2402</w:t>
              </w:r>
            </w:ins>
          </w:p>
          <w:p w14:paraId="01482A24" w14:textId="77777777" w:rsidR="00B43097" w:rsidRDefault="00B43097" w:rsidP="00A36245">
            <w:pPr>
              <w:tabs>
                <w:tab w:val="num" w:pos="1494"/>
              </w:tabs>
              <w:rPr>
                <w:ins w:id="14933" w:author="Dr Mamadou SANOGO" w:date="2023-10-28T00:06:00Z"/>
                <w:rFonts w:asciiTheme="minorHAnsi" w:hAnsiTheme="minorHAnsi"/>
              </w:rPr>
            </w:pPr>
            <w:ins w:id="14934" w:author="Dr Mamadou SANOGO" w:date="2023-10-28T00:06:00Z">
              <w:r>
                <w:rPr>
                  <w:rFonts w:asciiTheme="minorHAnsi" w:hAnsiTheme="minorHAnsi"/>
                </w:rPr>
                <w:t>ESE2403</w:t>
              </w:r>
            </w:ins>
          </w:p>
          <w:p w14:paraId="488559A8" w14:textId="77777777" w:rsidR="00B43097" w:rsidRDefault="00B43097" w:rsidP="00A36245">
            <w:pPr>
              <w:tabs>
                <w:tab w:val="num" w:pos="1494"/>
              </w:tabs>
              <w:rPr>
                <w:ins w:id="14935" w:author="Dr Mamadou SANOGO" w:date="2023-10-28T00:06:00Z"/>
                <w:rFonts w:asciiTheme="minorHAnsi" w:hAnsiTheme="minorHAnsi"/>
              </w:rPr>
            </w:pPr>
            <w:ins w:id="14936" w:author="Dr Mamadou SANOGO" w:date="2023-10-28T00:06:00Z">
              <w:r>
                <w:rPr>
                  <w:rFonts w:asciiTheme="minorHAnsi" w:hAnsiTheme="minorHAnsi"/>
                </w:rPr>
                <w:t>GA3503</w:t>
              </w:r>
            </w:ins>
          </w:p>
          <w:p w14:paraId="3ECD4CD0" w14:textId="77777777" w:rsidR="00B43097" w:rsidRDefault="00B43097" w:rsidP="00A36245">
            <w:pPr>
              <w:tabs>
                <w:tab w:val="num" w:pos="1494"/>
              </w:tabs>
              <w:rPr>
                <w:ins w:id="14937" w:author="Dr Mamadou SANOGO" w:date="2023-10-28T00:06:00Z"/>
                <w:rFonts w:asciiTheme="minorHAnsi" w:hAnsiTheme="minorHAnsi"/>
              </w:rPr>
            </w:pPr>
          </w:p>
          <w:p w14:paraId="65089124" w14:textId="77777777" w:rsidR="00B43097" w:rsidRPr="003710A8" w:rsidRDefault="00B43097" w:rsidP="00A36245">
            <w:pPr>
              <w:tabs>
                <w:tab w:val="num" w:pos="1494"/>
              </w:tabs>
              <w:rPr>
                <w:ins w:id="14938" w:author="Dr Mamadou SANOGO" w:date="2023-10-28T00:06:00Z"/>
                <w:rFonts w:asciiTheme="minorHAnsi" w:hAnsiTheme="minorHAnsi"/>
              </w:rPr>
            </w:pPr>
          </w:p>
        </w:tc>
        <w:tc>
          <w:tcPr>
            <w:tcW w:w="784" w:type="dxa"/>
            <w:vAlign w:val="center"/>
          </w:tcPr>
          <w:p w14:paraId="14B4FA28" w14:textId="77777777" w:rsidR="00B43097" w:rsidRPr="003710A8" w:rsidRDefault="00B43097" w:rsidP="00A36245">
            <w:pPr>
              <w:tabs>
                <w:tab w:val="num" w:pos="1494"/>
              </w:tabs>
              <w:jc w:val="center"/>
              <w:rPr>
                <w:ins w:id="14939" w:author="Dr Mamadou SANOGO" w:date="2023-10-28T00:06:00Z"/>
                <w:rFonts w:asciiTheme="minorHAnsi" w:hAnsiTheme="minorHAnsi"/>
              </w:rPr>
            </w:pPr>
            <w:ins w:id="14940" w:author="Dr Mamadou SANOGO" w:date="2023-10-28T00:06:00Z">
              <w:r>
                <w:rPr>
                  <w:rFonts w:asciiTheme="minorHAnsi" w:hAnsiTheme="minorHAnsi"/>
                </w:rPr>
                <w:t>300</w:t>
              </w:r>
            </w:ins>
          </w:p>
        </w:tc>
        <w:tc>
          <w:tcPr>
            <w:tcW w:w="3402" w:type="dxa"/>
            <w:vAlign w:val="center"/>
          </w:tcPr>
          <w:p w14:paraId="7DED8F78" w14:textId="77777777" w:rsidR="00B43097" w:rsidRDefault="00B43097" w:rsidP="00A36245">
            <w:pPr>
              <w:tabs>
                <w:tab w:val="num" w:pos="1494"/>
              </w:tabs>
              <w:rPr>
                <w:ins w:id="14941" w:author="Dr Mamadou SANOGO" w:date="2023-10-28T00:06:00Z"/>
                <w:rFonts w:asciiTheme="minorHAnsi" w:hAnsiTheme="minorHAnsi"/>
                <w:i/>
                <w:color w:val="000000" w:themeColor="text1"/>
              </w:rPr>
            </w:pPr>
            <w:ins w:id="14942" w:author="Dr Mamadou SANOGO" w:date="2023-10-28T00:06:00Z">
              <w:r w:rsidRPr="002A1D38">
                <w:rPr>
                  <w:rFonts w:asciiTheme="minorHAnsi" w:hAnsiTheme="minorHAnsi"/>
                  <w:i/>
                  <w:color w:val="000000" w:themeColor="text1"/>
                </w:rPr>
                <w:t>Aération des locaux S3</w:t>
              </w:r>
            </w:ins>
          </w:p>
          <w:p w14:paraId="1DA5DE9D" w14:textId="77777777" w:rsidR="00B43097" w:rsidRPr="00005338" w:rsidRDefault="00B43097" w:rsidP="00A36245">
            <w:pPr>
              <w:tabs>
                <w:tab w:val="num" w:pos="1494"/>
              </w:tabs>
              <w:rPr>
                <w:ins w:id="14943" w:author="Dr Mamadou SANOGO" w:date="2023-10-28T00:06:00Z"/>
                <w:rFonts w:asciiTheme="minorHAnsi" w:hAnsiTheme="minorHAnsi"/>
                <w:i/>
                <w:color w:val="000000" w:themeColor="text1"/>
              </w:rPr>
            </w:pPr>
            <w:ins w:id="14944" w:author="Dr Mamadou SANOGO" w:date="2023-10-28T00:06:00Z">
              <w:r w:rsidRPr="00005338">
                <w:rPr>
                  <w:rFonts w:asciiTheme="minorHAnsi" w:hAnsiTheme="minorHAnsi"/>
                  <w:i/>
                  <w:color w:val="000000" w:themeColor="text1"/>
                </w:rPr>
                <w:t>Gestion des déchets communautaires S3</w:t>
              </w:r>
            </w:ins>
          </w:p>
          <w:p w14:paraId="7F59F5C9" w14:textId="77777777" w:rsidR="00B43097" w:rsidRPr="00005338" w:rsidRDefault="00B43097" w:rsidP="00A36245">
            <w:pPr>
              <w:tabs>
                <w:tab w:val="num" w:pos="1494"/>
              </w:tabs>
              <w:rPr>
                <w:ins w:id="14945" w:author="Dr Mamadou SANOGO" w:date="2023-10-28T00:06:00Z"/>
                <w:rFonts w:asciiTheme="minorHAnsi" w:hAnsiTheme="minorHAnsi"/>
                <w:i/>
                <w:color w:val="000000" w:themeColor="text1"/>
              </w:rPr>
            </w:pPr>
            <w:ins w:id="14946" w:author="Dr Mamadou SANOGO" w:date="2023-10-28T00:06:00Z">
              <w:r w:rsidRPr="00005338">
                <w:rPr>
                  <w:rFonts w:asciiTheme="minorHAnsi" w:hAnsiTheme="minorHAnsi"/>
                  <w:i/>
                  <w:color w:val="000000" w:themeColor="text1"/>
                </w:rPr>
                <w:t>Gestion des déchets hospitaliers S3</w:t>
              </w:r>
            </w:ins>
          </w:p>
          <w:p w14:paraId="39372E89" w14:textId="77777777" w:rsidR="00B43097" w:rsidRPr="00005338" w:rsidRDefault="00B43097" w:rsidP="00A36245">
            <w:pPr>
              <w:tabs>
                <w:tab w:val="num" w:pos="1494"/>
              </w:tabs>
              <w:rPr>
                <w:ins w:id="14947" w:author="Dr Mamadou SANOGO" w:date="2023-10-28T00:06:00Z"/>
                <w:rFonts w:asciiTheme="minorHAnsi" w:hAnsiTheme="minorHAnsi"/>
                <w:i/>
                <w:color w:val="000000" w:themeColor="text1"/>
              </w:rPr>
            </w:pPr>
            <w:ins w:id="14948" w:author="Dr Mamadou SANOGO" w:date="2023-10-28T00:06:00Z">
              <w:r w:rsidRPr="00005338">
                <w:rPr>
                  <w:rFonts w:asciiTheme="minorHAnsi" w:hAnsiTheme="minorHAnsi"/>
                  <w:i/>
                  <w:color w:val="000000" w:themeColor="text1"/>
                </w:rPr>
                <w:t>Gestion des déchets d’activités économiques S3</w:t>
              </w:r>
            </w:ins>
          </w:p>
          <w:p w14:paraId="150103D5" w14:textId="77777777" w:rsidR="00B43097" w:rsidRPr="00005338" w:rsidRDefault="00B43097" w:rsidP="00A36245">
            <w:pPr>
              <w:tabs>
                <w:tab w:val="num" w:pos="1494"/>
              </w:tabs>
              <w:rPr>
                <w:ins w:id="14949" w:author="Dr Mamadou SANOGO" w:date="2023-10-28T00:06:00Z"/>
                <w:rFonts w:asciiTheme="minorHAnsi" w:hAnsiTheme="minorHAnsi"/>
                <w:i/>
                <w:color w:val="000000" w:themeColor="text1"/>
              </w:rPr>
            </w:pPr>
            <w:ins w:id="14950" w:author="Dr Mamadou SANOGO" w:date="2023-10-28T00:06:00Z">
              <w:r w:rsidRPr="00005338">
                <w:rPr>
                  <w:rFonts w:asciiTheme="minorHAnsi" w:hAnsiTheme="minorHAnsi"/>
                  <w:i/>
                  <w:color w:val="000000" w:themeColor="text1"/>
                </w:rPr>
                <w:t>Gestion des déchets communautaires S3</w:t>
              </w:r>
            </w:ins>
          </w:p>
          <w:p w14:paraId="62FCAF7C" w14:textId="77777777" w:rsidR="00B43097" w:rsidRPr="002A1D38" w:rsidRDefault="00B43097" w:rsidP="00A36245">
            <w:pPr>
              <w:tabs>
                <w:tab w:val="num" w:pos="1494"/>
              </w:tabs>
              <w:rPr>
                <w:ins w:id="14951" w:author="Dr Mamadou SANOGO" w:date="2023-10-28T00:06:00Z"/>
                <w:rFonts w:asciiTheme="minorHAnsi" w:hAnsiTheme="minorHAnsi"/>
                <w:i/>
                <w:color w:val="000000" w:themeColor="text1"/>
              </w:rPr>
            </w:pPr>
            <w:ins w:id="14952" w:author="Dr Mamadou SANOGO" w:date="2023-10-28T00:06:00Z">
              <w:r w:rsidRPr="002A1D38">
                <w:rPr>
                  <w:rFonts w:asciiTheme="minorHAnsi" w:hAnsiTheme="minorHAnsi"/>
                  <w:bCs/>
                  <w:i/>
                  <w:color w:val="000000" w:themeColor="text1"/>
                </w:rPr>
                <w:t>Gestion de l’air S4</w:t>
              </w:r>
            </w:ins>
          </w:p>
          <w:p w14:paraId="12E50F3A" w14:textId="77777777" w:rsidR="00B43097" w:rsidRPr="002A1D38" w:rsidRDefault="00B43097" w:rsidP="00A36245">
            <w:pPr>
              <w:tabs>
                <w:tab w:val="num" w:pos="1494"/>
              </w:tabs>
              <w:rPr>
                <w:ins w:id="14953" w:author="Dr Mamadou SANOGO" w:date="2023-10-28T00:06:00Z"/>
                <w:rFonts w:asciiTheme="minorHAnsi" w:hAnsiTheme="minorHAnsi"/>
                <w:i/>
                <w:color w:val="000000" w:themeColor="text1"/>
              </w:rPr>
            </w:pPr>
            <w:ins w:id="14954" w:author="Dr Mamadou SANOGO" w:date="2023-10-28T00:06:00Z">
              <w:r w:rsidRPr="002A1D38">
                <w:rPr>
                  <w:rFonts w:asciiTheme="minorHAnsi" w:hAnsiTheme="minorHAnsi"/>
                  <w:bCs/>
                  <w:i/>
                  <w:color w:val="000000" w:themeColor="text1"/>
                </w:rPr>
                <w:t>Contrôle de l’air S4</w:t>
              </w:r>
            </w:ins>
          </w:p>
          <w:p w14:paraId="7885DC1D" w14:textId="77777777" w:rsidR="00B43097" w:rsidRDefault="00B43097" w:rsidP="00A36245">
            <w:pPr>
              <w:tabs>
                <w:tab w:val="num" w:pos="1494"/>
              </w:tabs>
              <w:rPr>
                <w:ins w:id="14955" w:author="Dr Mamadou SANOGO" w:date="2023-10-28T00:06:00Z"/>
                <w:rFonts w:asciiTheme="minorHAnsi" w:hAnsiTheme="minorHAnsi"/>
                <w:bCs/>
                <w:i/>
                <w:color w:val="000000" w:themeColor="text1"/>
              </w:rPr>
            </w:pPr>
            <w:ins w:id="14956" w:author="Dr Mamadou SANOGO" w:date="2023-10-28T00:06:00Z">
              <w:r w:rsidRPr="002A1D38">
                <w:rPr>
                  <w:rFonts w:asciiTheme="minorHAnsi" w:hAnsiTheme="minorHAnsi"/>
                  <w:bCs/>
                  <w:i/>
                  <w:color w:val="000000" w:themeColor="text1"/>
                </w:rPr>
                <w:t>Pollution atmosphérique S4</w:t>
              </w:r>
            </w:ins>
          </w:p>
          <w:p w14:paraId="425A3FA4" w14:textId="77777777" w:rsidR="00B43097" w:rsidRDefault="00B43097" w:rsidP="00A36245">
            <w:pPr>
              <w:tabs>
                <w:tab w:val="num" w:pos="1494"/>
              </w:tabs>
              <w:rPr>
                <w:ins w:id="14957" w:author="Dr Mamadou SANOGO" w:date="2023-10-28T00:06:00Z"/>
                <w:rFonts w:asciiTheme="minorHAnsi" w:hAnsiTheme="minorHAnsi"/>
                <w:bCs/>
                <w:i/>
                <w:color w:val="000000" w:themeColor="text1"/>
              </w:rPr>
            </w:pPr>
            <w:ins w:id="14958" w:author="Dr Mamadou SANOGO" w:date="2023-10-28T00:06:00Z">
              <w:r w:rsidRPr="00005338">
                <w:rPr>
                  <w:rFonts w:asciiTheme="minorHAnsi" w:hAnsiTheme="minorHAnsi"/>
                  <w:i/>
                  <w:color w:val="000000" w:themeColor="text1"/>
                </w:rPr>
                <w:t>Gestion et contrôle de la qualité de l’eau S4</w:t>
              </w:r>
            </w:ins>
          </w:p>
          <w:p w14:paraId="1B486134" w14:textId="77777777" w:rsidR="00B43097" w:rsidRDefault="00B43097" w:rsidP="00A36245">
            <w:pPr>
              <w:tabs>
                <w:tab w:val="num" w:pos="1494"/>
              </w:tabs>
              <w:rPr>
                <w:ins w:id="14959" w:author="Dr Mamadou SANOGO" w:date="2023-10-28T00:06:00Z"/>
                <w:rFonts w:asciiTheme="minorHAnsi" w:hAnsiTheme="minorHAnsi"/>
                <w:bCs/>
                <w:i/>
                <w:color w:val="000000" w:themeColor="text1"/>
              </w:rPr>
            </w:pPr>
            <w:ins w:id="14960" w:author="Dr Mamadou SANOGO" w:date="2023-10-28T00:06:00Z">
              <w:r>
                <w:rPr>
                  <w:rFonts w:asciiTheme="minorHAnsi" w:hAnsiTheme="minorHAnsi"/>
                  <w:bCs/>
                  <w:i/>
                  <w:color w:val="000000" w:themeColor="text1"/>
                </w:rPr>
                <w:t>Gestion d’un service</w:t>
              </w:r>
              <w:r w:rsidRPr="002A1D38">
                <w:rPr>
                  <w:rFonts w:asciiTheme="minorHAnsi" w:hAnsiTheme="minorHAnsi"/>
                  <w:bCs/>
                  <w:i/>
                  <w:color w:val="000000" w:themeColor="text1"/>
                </w:rPr>
                <w:t xml:space="preserve"> de santé environnementale S5</w:t>
              </w:r>
            </w:ins>
          </w:p>
          <w:p w14:paraId="42C5CD93" w14:textId="77777777" w:rsidR="00B43097" w:rsidRPr="00005338" w:rsidRDefault="00B43097" w:rsidP="00A36245">
            <w:pPr>
              <w:tabs>
                <w:tab w:val="num" w:pos="1494"/>
              </w:tabs>
              <w:rPr>
                <w:ins w:id="14961" w:author="Dr Mamadou SANOGO" w:date="2023-10-28T00:06:00Z"/>
                <w:rFonts w:asciiTheme="minorHAnsi" w:hAnsiTheme="minorHAnsi"/>
                <w:bCs/>
                <w:i/>
                <w:color w:val="000000" w:themeColor="text1"/>
              </w:rPr>
            </w:pPr>
          </w:p>
        </w:tc>
      </w:tr>
      <w:tr w:rsidR="00B43097" w:rsidRPr="008312B6" w14:paraId="5C3A423C" w14:textId="77777777" w:rsidTr="00A36245">
        <w:trPr>
          <w:ins w:id="14962" w:author="Dr Mamadou SANOGO" w:date="2023-10-28T00:06:00Z"/>
        </w:trPr>
        <w:tc>
          <w:tcPr>
            <w:tcW w:w="2410" w:type="dxa"/>
            <w:vAlign w:val="center"/>
          </w:tcPr>
          <w:p w14:paraId="0C61931D" w14:textId="77777777" w:rsidR="00B43097" w:rsidRDefault="00B43097" w:rsidP="00A36245">
            <w:pPr>
              <w:tabs>
                <w:tab w:val="num" w:pos="1494"/>
              </w:tabs>
              <w:rPr>
                <w:ins w:id="14963" w:author="Dr Mamadou SANOGO" w:date="2023-10-28T00:06:00Z"/>
                <w:rFonts w:asciiTheme="minorHAnsi" w:hAnsiTheme="minorHAnsi"/>
              </w:rPr>
            </w:pPr>
            <w:proofErr w:type="spellStart"/>
            <w:ins w:id="14964" w:author="Dr Mamadou SANOGO" w:date="2023-10-28T00:06:00Z">
              <w:r>
                <w:rPr>
                  <w:rFonts w:asciiTheme="minorHAnsi" w:hAnsiTheme="minorHAnsi"/>
                </w:rPr>
                <w:t>Tienting</w:t>
              </w:r>
              <w:proofErr w:type="spellEnd"/>
              <w:r>
                <w:rPr>
                  <w:rFonts w:asciiTheme="minorHAnsi" w:hAnsiTheme="minorHAnsi"/>
                </w:rPr>
                <w:t xml:space="preserve"> KONARE, médecin</w:t>
              </w:r>
            </w:ins>
          </w:p>
        </w:tc>
        <w:tc>
          <w:tcPr>
            <w:tcW w:w="2268" w:type="dxa"/>
            <w:vAlign w:val="center"/>
          </w:tcPr>
          <w:p w14:paraId="165575B6" w14:textId="77777777" w:rsidR="00B43097" w:rsidRDefault="00B43097" w:rsidP="00A36245">
            <w:pPr>
              <w:tabs>
                <w:tab w:val="num" w:pos="1494"/>
              </w:tabs>
              <w:rPr>
                <w:ins w:id="14965" w:author="Dr Mamadou SANOGO" w:date="2023-10-28T00:06:00Z"/>
                <w:rFonts w:asciiTheme="minorHAnsi" w:hAnsiTheme="minorHAnsi"/>
              </w:rPr>
            </w:pPr>
            <w:proofErr w:type="spellStart"/>
            <w:ins w:id="14966" w:author="Dr Mamadou SANOGO" w:date="2023-10-28T00:06:00Z">
              <w:r>
                <w:rPr>
                  <w:rFonts w:asciiTheme="minorHAnsi" w:hAnsiTheme="minorHAnsi"/>
                </w:rPr>
                <w:t>CSRéf</w:t>
              </w:r>
              <w:proofErr w:type="spellEnd"/>
              <w:r>
                <w:rPr>
                  <w:rFonts w:asciiTheme="minorHAnsi" w:hAnsiTheme="minorHAnsi"/>
                </w:rPr>
                <w:t xml:space="preserve"> Commune I</w:t>
              </w:r>
            </w:ins>
          </w:p>
        </w:tc>
        <w:tc>
          <w:tcPr>
            <w:tcW w:w="1134" w:type="dxa"/>
            <w:vAlign w:val="center"/>
          </w:tcPr>
          <w:p w14:paraId="6791871B" w14:textId="77777777" w:rsidR="00B43097" w:rsidRDefault="00B43097" w:rsidP="00A36245">
            <w:pPr>
              <w:tabs>
                <w:tab w:val="num" w:pos="1494"/>
              </w:tabs>
              <w:rPr>
                <w:ins w:id="14967" w:author="Dr Mamadou SANOGO" w:date="2023-10-28T00:06:00Z"/>
                <w:rFonts w:asciiTheme="minorHAnsi" w:hAnsiTheme="minorHAnsi"/>
              </w:rPr>
            </w:pPr>
            <w:ins w:id="14968" w:author="Dr Mamadou SANOGO" w:date="2023-10-28T00:06:00Z">
              <w:r>
                <w:rPr>
                  <w:rFonts w:asciiTheme="minorHAnsi" w:hAnsiTheme="minorHAnsi"/>
                </w:rPr>
                <w:t>Doctorat</w:t>
              </w:r>
            </w:ins>
          </w:p>
        </w:tc>
        <w:tc>
          <w:tcPr>
            <w:tcW w:w="1201" w:type="dxa"/>
            <w:vAlign w:val="center"/>
          </w:tcPr>
          <w:p w14:paraId="54F8F54B" w14:textId="77777777" w:rsidR="00B43097" w:rsidRDefault="00B43097" w:rsidP="00A36245">
            <w:pPr>
              <w:tabs>
                <w:tab w:val="num" w:pos="1494"/>
              </w:tabs>
              <w:rPr>
                <w:ins w:id="14969" w:author="Dr Mamadou SANOGO" w:date="2023-10-28T00:06:00Z"/>
                <w:rFonts w:asciiTheme="minorHAnsi" w:hAnsiTheme="minorHAnsi"/>
              </w:rPr>
            </w:pPr>
            <w:ins w:id="14970" w:author="Dr Mamadou SANOGO" w:date="2023-10-28T00:06:00Z">
              <w:r>
                <w:rPr>
                  <w:rFonts w:asciiTheme="minorHAnsi" w:hAnsiTheme="minorHAnsi"/>
                </w:rPr>
                <w:t>GC2406</w:t>
              </w:r>
            </w:ins>
          </w:p>
          <w:p w14:paraId="6DE719F5" w14:textId="77777777" w:rsidR="00B43097" w:rsidRDefault="00B43097" w:rsidP="00A36245">
            <w:pPr>
              <w:tabs>
                <w:tab w:val="num" w:pos="1494"/>
              </w:tabs>
              <w:rPr>
                <w:ins w:id="14971" w:author="Dr Mamadou SANOGO" w:date="2023-10-28T00:06:00Z"/>
                <w:rFonts w:asciiTheme="minorHAnsi" w:hAnsiTheme="minorHAnsi"/>
              </w:rPr>
            </w:pPr>
            <w:ins w:id="14972" w:author="Dr Mamadou SANOGO" w:date="2023-10-28T00:06:00Z">
              <w:r>
                <w:rPr>
                  <w:rFonts w:asciiTheme="minorHAnsi" w:hAnsiTheme="minorHAnsi"/>
                </w:rPr>
                <w:t>ISHH2407</w:t>
              </w:r>
            </w:ins>
          </w:p>
        </w:tc>
        <w:tc>
          <w:tcPr>
            <w:tcW w:w="784" w:type="dxa"/>
            <w:vAlign w:val="center"/>
          </w:tcPr>
          <w:p w14:paraId="55DBB26E" w14:textId="77777777" w:rsidR="00B43097" w:rsidRDefault="00B43097" w:rsidP="00A36245">
            <w:pPr>
              <w:tabs>
                <w:tab w:val="num" w:pos="1494"/>
              </w:tabs>
              <w:jc w:val="center"/>
              <w:rPr>
                <w:ins w:id="14973" w:author="Dr Mamadou SANOGO" w:date="2023-10-28T00:06:00Z"/>
                <w:rFonts w:asciiTheme="minorHAnsi" w:hAnsiTheme="minorHAnsi"/>
              </w:rPr>
            </w:pPr>
            <w:ins w:id="14974" w:author="Dr Mamadou SANOGO" w:date="2023-10-28T00:06:00Z">
              <w:r>
                <w:rPr>
                  <w:rFonts w:asciiTheme="minorHAnsi" w:hAnsiTheme="minorHAnsi"/>
                </w:rPr>
                <w:t>80</w:t>
              </w:r>
            </w:ins>
          </w:p>
        </w:tc>
        <w:tc>
          <w:tcPr>
            <w:tcW w:w="3402" w:type="dxa"/>
            <w:vAlign w:val="center"/>
          </w:tcPr>
          <w:p w14:paraId="68590B7D" w14:textId="77777777" w:rsidR="00B43097" w:rsidRPr="00487C32" w:rsidRDefault="00B43097" w:rsidP="00A36245">
            <w:pPr>
              <w:tabs>
                <w:tab w:val="num" w:pos="1494"/>
              </w:tabs>
              <w:rPr>
                <w:ins w:id="14975" w:author="Dr Mamadou SANOGO" w:date="2023-10-28T00:06:00Z"/>
                <w:rFonts w:asciiTheme="minorHAnsi" w:hAnsiTheme="minorHAnsi"/>
                <w:i/>
                <w:color w:val="000000" w:themeColor="text1"/>
              </w:rPr>
            </w:pPr>
            <w:ins w:id="14976" w:author="Dr Mamadou SANOGO" w:date="2023-10-28T00:06:00Z">
              <w:r w:rsidRPr="00487C32">
                <w:rPr>
                  <w:rFonts w:asciiTheme="minorHAnsi" w:hAnsiTheme="minorHAnsi"/>
                  <w:i/>
                  <w:color w:val="000000" w:themeColor="text1"/>
                </w:rPr>
                <w:t>Gestion des cadavres en établissement mortuaire S4</w:t>
              </w:r>
            </w:ins>
          </w:p>
          <w:p w14:paraId="3B1A98F8" w14:textId="77777777" w:rsidR="00B43097" w:rsidRPr="00487C32" w:rsidRDefault="00B43097" w:rsidP="00A36245">
            <w:pPr>
              <w:tabs>
                <w:tab w:val="num" w:pos="1494"/>
              </w:tabs>
              <w:rPr>
                <w:ins w:id="14977" w:author="Dr Mamadou SANOGO" w:date="2023-10-28T00:06:00Z"/>
                <w:rFonts w:asciiTheme="minorHAnsi" w:hAnsiTheme="minorHAnsi"/>
                <w:i/>
                <w:color w:val="000000" w:themeColor="text1"/>
              </w:rPr>
            </w:pPr>
            <w:ins w:id="14978" w:author="Dr Mamadou SANOGO" w:date="2023-10-28T00:06:00Z">
              <w:r w:rsidRPr="00487C32">
                <w:rPr>
                  <w:rFonts w:asciiTheme="minorHAnsi" w:hAnsiTheme="minorHAnsi"/>
                  <w:i/>
                  <w:color w:val="000000" w:themeColor="text1"/>
                </w:rPr>
                <w:t>Gestion des cadavres hors établissement mortuaire S4</w:t>
              </w:r>
            </w:ins>
          </w:p>
          <w:p w14:paraId="066B44C7" w14:textId="77777777" w:rsidR="00B43097" w:rsidRPr="008312B6" w:rsidRDefault="00B43097" w:rsidP="00A36245">
            <w:pPr>
              <w:tabs>
                <w:tab w:val="num" w:pos="1494"/>
              </w:tabs>
              <w:rPr>
                <w:ins w:id="14979" w:author="Dr Mamadou SANOGO" w:date="2023-10-28T00:06:00Z"/>
                <w:rFonts w:asciiTheme="minorHAnsi" w:hAnsiTheme="minorHAnsi"/>
                <w:i/>
                <w:color w:val="FF0000"/>
              </w:rPr>
            </w:pPr>
            <w:ins w:id="14980" w:author="Dr Mamadou SANOGO" w:date="2023-10-28T00:06:00Z">
              <w:r w:rsidRPr="00487C32">
                <w:rPr>
                  <w:rFonts w:asciiTheme="minorHAnsi" w:hAnsiTheme="minorHAnsi"/>
                  <w:bCs/>
                  <w:i/>
                  <w:color w:val="000000" w:themeColor="text1"/>
                </w:rPr>
                <w:t>Hygiène hospitalière S4</w:t>
              </w:r>
            </w:ins>
          </w:p>
        </w:tc>
      </w:tr>
    </w:tbl>
    <w:p w14:paraId="673EE60D" w14:textId="79014EE6" w:rsidR="00A52177" w:rsidRPr="00A52177" w:rsidDel="00B43097" w:rsidRDefault="00EF0F74" w:rsidP="00A52177">
      <w:pPr>
        <w:spacing w:line="276" w:lineRule="auto"/>
        <w:rPr>
          <w:ins w:id="14981" w:author="Cauris Cosmetics" w:date="2023-10-27T18:50:00Z"/>
          <w:del w:id="14982" w:author="Dr Mamadou SANOGO" w:date="2023-10-28T00:06:00Z"/>
          <w:rFonts w:asciiTheme="majorHAnsi" w:hAnsiTheme="majorHAnsi"/>
          <w:bCs/>
          <w:color w:val="000000" w:themeColor="text1"/>
          <w:sz w:val="18"/>
          <w:szCs w:val="18"/>
        </w:rPr>
      </w:pPr>
      <w:ins w:id="14983" w:author="Cauris Cosmetics" w:date="2023-10-27T18:36:00Z">
        <w:del w:id="14984" w:author="Dr Mamadou SANOGO" w:date="2023-10-28T00:06:00Z">
          <w:r w:rsidDel="00B43097">
            <w:rPr>
              <w:rFonts w:asciiTheme="majorHAnsi" w:hAnsiTheme="majorHAnsi"/>
              <w:color w:val="000000" w:themeColor="text1"/>
              <w:sz w:val="18"/>
              <w:szCs w:val="18"/>
            </w:rPr>
            <w:delText>Mou</w:delText>
          </w:r>
        </w:del>
      </w:ins>
      <w:ins w:id="14985" w:author="Cauris Cosmetics" w:date="2023-10-27T18:37:00Z">
        <w:del w:id="14986" w:author="Dr Mamadou SANOGO" w:date="2023-10-28T00:06:00Z">
          <w:r w:rsidDel="00B43097">
            <w:rPr>
              <w:rFonts w:asciiTheme="majorHAnsi" w:hAnsiTheme="majorHAnsi"/>
              <w:color w:val="000000" w:themeColor="text1"/>
              <w:sz w:val="18"/>
              <w:szCs w:val="18"/>
            </w:rPr>
            <w:delText>ntaga TALLDirection Régionale de la santé</w:delText>
          </w:r>
        </w:del>
      </w:ins>
      <w:ins w:id="14987" w:author="Cauris Cosmetics" w:date="2023-10-27T18:38:00Z">
        <w:del w:id="14988" w:author="Dr Mamadou SANOGO" w:date="2023-10-28T00:06:00Z">
          <w:r w:rsidDel="00B43097">
            <w:rPr>
              <w:rFonts w:asciiTheme="majorHAnsi" w:hAnsiTheme="majorHAnsi"/>
              <w:bCs/>
              <w:color w:val="000000" w:themeColor="text1"/>
              <w:sz w:val="18"/>
              <w:szCs w:val="18"/>
            </w:rPr>
            <w:delText xml:space="preserve">Master </w:delText>
          </w:r>
        </w:del>
        <w:del w:id="14989" w:author="Dr Mamadou SANOGO" w:date="2023-10-27T19:17:00Z">
          <w:r w:rsidDel="00C208F3">
            <w:rPr>
              <w:rFonts w:asciiTheme="majorHAnsi" w:hAnsiTheme="majorHAnsi"/>
              <w:bCs/>
              <w:color w:val="000000" w:themeColor="text1"/>
              <w:sz w:val="18"/>
              <w:szCs w:val="18"/>
            </w:rPr>
            <w:delText>anagement des services de santé</w:delText>
          </w:r>
        </w:del>
      </w:ins>
      <w:ins w:id="14990" w:author="Cauris Cosmetics" w:date="2023-10-27T18:51:00Z">
        <w:del w:id="14991" w:author="Dr Mamadou SANOGO" w:date="2023-10-28T00:06:00Z">
          <w:r w:rsidR="00A52177" w:rsidRPr="00A52177" w:rsidDel="00B43097">
            <w:rPr>
              <w:rFonts w:asciiTheme="majorHAnsi" w:hAnsiTheme="majorHAnsi"/>
              <w:bCs/>
              <w:i/>
              <w:color w:val="000000" w:themeColor="text1"/>
              <w:sz w:val="18"/>
              <w:szCs w:val="18"/>
            </w:rPr>
            <w:delText>GFM534</w:delText>
          </w:r>
        </w:del>
      </w:ins>
      <w:ins w:id="14992" w:author="Cauris Cosmetics" w:date="2023-10-27T18:50:00Z">
        <w:del w:id="14993" w:author="Dr Mamadou SANOGO" w:date="2023-10-28T00:06:00Z">
          <w:r w:rsidR="00A52177" w:rsidDel="00B43097">
            <w:rPr>
              <w:rFonts w:asciiTheme="majorHAnsi" w:hAnsiTheme="majorHAnsi"/>
              <w:color w:val="000000" w:themeColor="text1"/>
              <w:sz w:val="18"/>
              <w:szCs w:val="18"/>
            </w:rPr>
            <w:delText>6</w:delText>
          </w:r>
          <w:r w:rsidR="00A52177" w:rsidRPr="00A52177" w:rsidDel="00B43097">
            <w:rPr>
              <w:rFonts w:asciiTheme="majorHAnsi" w:hAnsiTheme="majorHAnsi"/>
              <w:bCs/>
              <w:color w:val="000000" w:themeColor="text1"/>
              <w:sz w:val="18"/>
              <w:szCs w:val="18"/>
            </w:rPr>
            <w:delText>Gestion des ressources matérielles</w:delText>
          </w:r>
          <w:r w:rsidR="00A52177" w:rsidDel="00B43097">
            <w:rPr>
              <w:rFonts w:asciiTheme="majorHAnsi" w:hAnsiTheme="majorHAnsi"/>
              <w:bCs/>
              <w:color w:val="000000" w:themeColor="text1"/>
              <w:sz w:val="18"/>
              <w:szCs w:val="18"/>
            </w:rPr>
            <w:delText xml:space="preserve"> S3</w:delText>
          </w:r>
        </w:del>
      </w:ins>
      <w:ins w:id="14994" w:author="Cauris Cosmetics" w:date="2023-10-27T18:51:00Z">
        <w:del w:id="14995" w:author="Dr Mamadou SANOGO" w:date="2023-10-28T00:06:00Z">
          <w:r w:rsidR="00A52177" w:rsidDel="00B43097">
            <w:rPr>
              <w:rFonts w:asciiTheme="majorHAnsi" w:hAnsiTheme="majorHAnsi"/>
              <w:bCs/>
              <w:color w:val="000000" w:themeColor="text1"/>
              <w:sz w:val="18"/>
              <w:szCs w:val="18"/>
            </w:rPr>
            <w:delText> ,</w:delText>
          </w:r>
        </w:del>
      </w:ins>
      <w:ins w:id="14996" w:author="Cauris Cosmetics" w:date="2023-10-27T18:50:00Z">
        <w:del w:id="14997" w:author="Dr Mamadou SANOGO" w:date="2023-10-28T00:06:00Z">
          <w:r w:rsidR="00A52177" w:rsidRPr="00A52177" w:rsidDel="00B43097">
            <w:rPr>
              <w:rFonts w:asciiTheme="majorHAnsi" w:hAnsiTheme="majorHAnsi"/>
              <w:bCs/>
              <w:color w:val="000000" w:themeColor="text1"/>
              <w:sz w:val="18"/>
              <w:szCs w:val="18"/>
            </w:rPr>
            <w:delText xml:space="preserve"> </w:delText>
          </w:r>
        </w:del>
      </w:ins>
    </w:p>
    <w:p w14:paraId="730C71DD" w14:textId="160723BB" w:rsidR="00A52177" w:rsidRPr="00A52177" w:rsidDel="00B43097" w:rsidRDefault="00A52177" w:rsidP="00A52177">
      <w:pPr>
        <w:spacing w:line="276" w:lineRule="auto"/>
        <w:rPr>
          <w:ins w:id="14998" w:author="Cauris Cosmetics" w:date="2023-10-27T18:50:00Z"/>
          <w:del w:id="14999" w:author="Dr Mamadou SANOGO" w:date="2023-10-28T00:06:00Z"/>
          <w:rFonts w:asciiTheme="majorHAnsi" w:hAnsiTheme="majorHAnsi"/>
          <w:bCs/>
          <w:color w:val="000000" w:themeColor="text1"/>
          <w:sz w:val="18"/>
          <w:szCs w:val="18"/>
        </w:rPr>
      </w:pPr>
      <w:ins w:id="15000" w:author="Cauris Cosmetics" w:date="2023-10-27T18:50:00Z">
        <w:del w:id="15001" w:author="Dr Mamadou SANOGO" w:date="2023-10-28T00:06:00Z">
          <w:r w:rsidRPr="00A52177" w:rsidDel="00B43097">
            <w:rPr>
              <w:rFonts w:asciiTheme="majorHAnsi" w:hAnsiTheme="majorHAnsi"/>
              <w:bCs/>
              <w:color w:val="000000" w:themeColor="text1"/>
              <w:sz w:val="18"/>
              <w:szCs w:val="18"/>
            </w:rPr>
            <w:delText>Notions de comptabilité générale et analytique</w:delText>
          </w:r>
          <w:r w:rsidDel="00B43097">
            <w:rPr>
              <w:rFonts w:asciiTheme="majorHAnsi" w:hAnsiTheme="majorHAnsi"/>
              <w:bCs/>
              <w:color w:val="000000" w:themeColor="text1"/>
              <w:sz w:val="18"/>
              <w:szCs w:val="18"/>
            </w:rPr>
            <w:delText xml:space="preserve"> S3</w:delText>
          </w:r>
        </w:del>
      </w:ins>
      <w:ins w:id="15002" w:author="Cauris Cosmetics" w:date="2023-10-27T18:51:00Z">
        <w:del w:id="15003" w:author="Dr Mamadou SANOGO" w:date="2023-10-28T00:06:00Z">
          <w:r w:rsidDel="00B43097">
            <w:rPr>
              <w:rFonts w:asciiTheme="majorHAnsi" w:hAnsiTheme="majorHAnsi"/>
              <w:bCs/>
              <w:color w:val="000000" w:themeColor="text1"/>
              <w:sz w:val="18"/>
              <w:szCs w:val="18"/>
            </w:rPr>
            <w:delText> ,</w:delText>
          </w:r>
        </w:del>
      </w:ins>
    </w:p>
    <w:p w14:paraId="3F790FC4" w14:textId="79D4A803" w:rsidR="00A52177" w:rsidRPr="00A52177" w:rsidDel="00B43097" w:rsidRDefault="00A52177" w:rsidP="00A52177">
      <w:pPr>
        <w:spacing w:line="276" w:lineRule="auto"/>
        <w:rPr>
          <w:ins w:id="15004" w:author="Cauris Cosmetics" w:date="2023-10-27T18:50:00Z"/>
          <w:del w:id="15005" w:author="Dr Mamadou SANOGO" w:date="2023-10-28T00:06:00Z"/>
          <w:rFonts w:asciiTheme="majorHAnsi" w:hAnsiTheme="majorHAnsi"/>
          <w:bCs/>
          <w:color w:val="000000" w:themeColor="text1"/>
          <w:sz w:val="18"/>
          <w:szCs w:val="18"/>
        </w:rPr>
      </w:pPr>
      <w:ins w:id="15006" w:author="Cauris Cosmetics" w:date="2023-10-27T18:50:00Z">
        <w:del w:id="15007" w:author="Dr Mamadou SANOGO" w:date="2023-10-28T00:06:00Z">
          <w:r w:rsidRPr="00A52177" w:rsidDel="00B43097">
            <w:rPr>
              <w:rFonts w:asciiTheme="majorHAnsi" w:hAnsiTheme="majorHAnsi"/>
              <w:bCs/>
              <w:color w:val="000000" w:themeColor="text1"/>
              <w:sz w:val="18"/>
              <w:szCs w:val="18"/>
            </w:rPr>
            <w:delText xml:space="preserve">Gestion budgétaire et contrôle </w:delText>
          </w:r>
        </w:del>
      </w:ins>
      <w:ins w:id="15008" w:author="Cauris Cosmetics" w:date="2023-10-27T18:51:00Z">
        <w:del w:id="15009" w:author="Dr Mamadou SANOGO" w:date="2023-10-28T00:06:00Z">
          <w:r w:rsidDel="00B43097">
            <w:rPr>
              <w:rFonts w:asciiTheme="majorHAnsi" w:hAnsiTheme="majorHAnsi"/>
              <w:bCs/>
              <w:color w:val="000000" w:themeColor="text1"/>
              <w:sz w:val="18"/>
              <w:szCs w:val="18"/>
            </w:rPr>
            <w:delText>S3</w:delText>
          </w:r>
        </w:del>
      </w:ins>
    </w:p>
    <w:p w14:paraId="45AA2D45" w14:textId="39BFD07F" w:rsidR="00551F81" w:rsidRPr="00551F81" w:rsidDel="00B43097" w:rsidRDefault="00EF0F74" w:rsidP="00551F81">
      <w:pPr>
        <w:tabs>
          <w:tab w:val="num" w:pos="1494"/>
        </w:tabs>
        <w:spacing w:line="276" w:lineRule="auto"/>
        <w:jc w:val="center"/>
        <w:rPr>
          <w:ins w:id="15010" w:author="Cauris Cosmetics" w:date="2023-10-27T18:46:00Z"/>
          <w:del w:id="15011" w:author="Dr Mamadou SANOGO" w:date="2023-10-28T00:06:00Z"/>
          <w:rFonts w:asciiTheme="majorHAnsi" w:hAnsiTheme="majorHAnsi"/>
          <w:bCs/>
          <w:i/>
          <w:color w:val="000000" w:themeColor="text1"/>
          <w:sz w:val="18"/>
          <w:szCs w:val="18"/>
        </w:rPr>
      </w:pPr>
      <w:ins w:id="15012" w:author="Cauris Cosmetics" w:date="2023-10-27T18:39:00Z">
        <w:del w:id="15013" w:author="Dr Mamadou SANOGO" w:date="2023-10-28T00:06:00Z">
          <w:r w:rsidDel="00B43097">
            <w:rPr>
              <w:rFonts w:asciiTheme="majorHAnsi" w:hAnsiTheme="majorHAnsi"/>
              <w:color w:val="000000" w:themeColor="text1"/>
              <w:sz w:val="18"/>
              <w:szCs w:val="18"/>
            </w:rPr>
            <w:delText>Moussa TRAORE</w:delText>
          </w:r>
        </w:del>
      </w:ins>
      <w:ins w:id="15014" w:author="Cauris Cosmetics" w:date="2023-10-27T18:38:00Z">
        <w:del w:id="15015" w:author="Dr Mamadou SANOGO" w:date="2023-10-28T00:06:00Z">
          <w:r w:rsidDel="00B43097">
            <w:rPr>
              <w:rFonts w:asciiTheme="majorHAnsi" w:hAnsiTheme="majorHAnsi"/>
              <w:i/>
              <w:color w:val="000000" w:themeColor="text1"/>
              <w:sz w:val="18"/>
              <w:szCs w:val="18"/>
            </w:rPr>
            <w:delText>Gestio</w:delText>
          </w:r>
        </w:del>
      </w:ins>
      <w:ins w:id="15016" w:author="Cauris Cosmetics" w:date="2023-10-27T18:39:00Z">
        <w:del w:id="15017" w:author="Dr Mamadou SANOGO" w:date="2023-10-28T00:06:00Z">
          <w:r w:rsidDel="00B43097">
            <w:rPr>
              <w:rFonts w:asciiTheme="majorHAnsi" w:hAnsiTheme="majorHAnsi"/>
              <w:i/>
              <w:color w:val="000000" w:themeColor="text1"/>
              <w:sz w:val="18"/>
              <w:szCs w:val="18"/>
            </w:rPr>
            <w:delText>nnaire</w:delText>
          </w:r>
          <w:r w:rsidDel="00B43097">
            <w:rPr>
              <w:rFonts w:asciiTheme="majorHAnsi" w:hAnsiTheme="majorHAnsi"/>
              <w:bCs/>
              <w:i/>
              <w:color w:val="000000" w:themeColor="text1"/>
              <w:sz w:val="18"/>
              <w:szCs w:val="18"/>
            </w:rPr>
            <w:delText>Suivi-évaluateur</w:delText>
          </w:r>
        </w:del>
      </w:ins>
      <w:ins w:id="15018" w:author="Cauris Cosmetics" w:date="2023-10-27T18:40:00Z">
        <w:del w:id="15019" w:author="Dr Mamadou SANOGO" w:date="2023-10-28T00:06:00Z">
          <w:r w:rsidDel="00B43097">
            <w:rPr>
              <w:rFonts w:asciiTheme="majorHAnsi" w:hAnsiTheme="majorHAnsi"/>
              <w:color w:val="000000" w:themeColor="text1"/>
              <w:sz w:val="18"/>
              <w:szCs w:val="18"/>
            </w:rPr>
            <w:delText>ARCAD Plus</w:delText>
          </w:r>
        </w:del>
      </w:ins>
      <w:ins w:id="15020" w:author="Cauris Cosmetics" w:date="2023-10-27T18:39:00Z">
        <w:del w:id="15021" w:author="Dr Mamadou SANOGO" w:date="2023-10-27T19:17:00Z">
          <w:r w:rsidDel="00C208F3">
            <w:rPr>
              <w:rFonts w:asciiTheme="majorHAnsi" w:hAnsiTheme="majorHAnsi"/>
              <w:bCs/>
              <w:color w:val="000000" w:themeColor="text1"/>
              <w:sz w:val="18"/>
              <w:szCs w:val="18"/>
            </w:rPr>
            <w:delText>Management des services de santé</w:delText>
          </w:r>
        </w:del>
      </w:ins>
      <w:ins w:id="15022" w:author="Cauris Cosmetics" w:date="2023-10-27T18:46:00Z">
        <w:del w:id="15023" w:author="Dr Mamadou SANOGO" w:date="2023-10-28T00:06:00Z">
          <w:r w:rsidR="00551F81" w:rsidRPr="00551F81" w:rsidDel="00B43097">
            <w:rPr>
              <w:rFonts w:asciiTheme="majorHAnsi" w:hAnsiTheme="majorHAnsi"/>
              <w:bCs/>
              <w:i/>
              <w:color w:val="000000" w:themeColor="text1"/>
              <w:sz w:val="18"/>
              <w:szCs w:val="18"/>
            </w:rPr>
            <w:delText>FTM531</w:delText>
          </w:r>
        </w:del>
      </w:ins>
    </w:p>
    <w:p w14:paraId="2C979419" w14:textId="5409E47E" w:rsidR="00551F81" w:rsidRPr="00551F81" w:rsidDel="00B43097" w:rsidRDefault="00551F81" w:rsidP="00551F81">
      <w:pPr>
        <w:tabs>
          <w:tab w:val="num" w:pos="1494"/>
        </w:tabs>
        <w:spacing w:line="276" w:lineRule="auto"/>
        <w:jc w:val="center"/>
        <w:rPr>
          <w:ins w:id="15024" w:author="Cauris Cosmetics" w:date="2023-10-27T18:46:00Z"/>
          <w:del w:id="15025" w:author="Dr Mamadou SANOGO" w:date="2023-10-28T00:06:00Z"/>
          <w:rFonts w:asciiTheme="majorHAnsi" w:hAnsiTheme="majorHAnsi"/>
          <w:bCs/>
          <w:i/>
          <w:color w:val="000000" w:themeColor="text1"/>
          <w:sz w:val="18"/>
          <w:szCs w:val="18"/>
        </w:rPr>
      </w:pPr>
      <w:ins w:id="15026" w:author="Cauris Cosmetics" w:date="2023-10-27T18:46:00Z">
        <w:del w:id="15027" w:author="Dr Mamadou SANOGO" w:date="2023-10-28T00:06:00Z">
          <w:r w:rsidRPr="00551F81" w:rsidDel="00B43097">
            <w:rPr>
              <w:rFonts w:asciiTheme="majorHAnsi" w:hAnsiTheme="majorHAnsi"/>
              <w:bCs/>
              <w:i/>
              <w:color w:val="000000" w:themeColor="text1"/>
              <w:sz w:val="18"/>
              <w:szCs w:val="18"/>
            </w:rPr>
            <w:delText>FDM532</w:delText>
          </w:r>
        </w:del>
      </w:ins>
    </w:p>
    <w:p w14:paraId="32CEA211" w14:textId="3E3958BE" w:rsidR="00551F81" w:rsidRPr="00551F81" w:rsidDel="00B43097" w:rsidRDefault="00A52177" w:rsidP="00551F81">
      <w:pPr>
        <w:spacing w:line="276" w:lineRule="auto"/>
        <w:jc w:val="left"/>
        <w:rPr>
          <w:ins w:id="15028" w:author="Cauris Cosmetics" w:date="2023-10-27T18:44:00Z"/>
          <w:del w:id="15029" w:author="Dr Mamadou SANOGO" w:date="2023-10-28T00:06:00Z"/>
          <w:rFonts w:asciiTheme="majorHAnsi" w:hAnsiTheme="majorHAnsi"/>
          <w:bCs/>
          <w:color w:val="000000" w:themeColor="text1"/>
          <w:sz w:val="18"/>
          <w:szCs w:val="18"/>
        </w:rPr>
      </w:pPr>
      <w:ins w:id="15030" w:author="Cauris Cosmetics" w:date="2023-10-27T18:49:00Z">
        <w:del w:id="15031" w:author="Dr Mamadou SANOGO" w:date="2023-10-28T00:06:00Z">
          <w:r w:rsidDel="00B43097">
            <w:rPr>
              <w:rFonts w:asciiTheme="majorHAnsi" w:hAnsiTheme="majorHAnsi"/>
              <w:color w:val="000000" w:themeColor="text1"/>
              <w:sz w:val="18"/>
              <w:szCs w:val="18"/>
            </w:rPr>
            <w:delText>1</w:delText>
          </w:r>
        </w:del>
      </w:ins>
      <w:ins w:id="15032" w:author="Cauris Cosmetics" w:date="2023-10-27T18:41:00Z">
        <w:del w:id="15033" w:author="Dr Mamadou SANOGO" w:date="2023-10-28T00:06:00Z">
          <w:r w:rsidR="00EF0F74" w:rsidRPr="00EF0F74" w:rsidDel="00B43097">
            <w:rPr>
              <w:rFonts w:asciiTheme="majorHAnsi" w:hAnsiTheme="majorHAnsi"/>
              <w:bCs/>
              <w:color w:val="000000" w:themeColor="text1"/>
              <w:sz w:val="18"/>
              <w:szCs w:val="18"/>
            </w:rPr>
            <w:delText xml:space="preserve">Conditions d'exercice et tâches du spécialiste / habiletés et comportements nécessaires à l'exercice de la fonction de spécialiste </w:delText>
          </w:r>
        </w:del>
      </w:ins>
      <w:ins w:id="15034" w:author="Cauris Cosmetics" w:date="2023-10-27T18:42:00Z">
        <w:del w:id="15035" w:author="Dr Mamadou SANOGO" w:date="2023-10-28T00:06:00Z">
          <w:r w:rsidR="00551F81" w:rsidDel="00B43097">
            <w:rPr>
              <w:rFonts w:asciiTheme="majorHAnsi" w:hAnsiTheme="majorHAnsi"/>
              <w:bCs/>
              <w:color w:val="000000" w:themeColor="text1"/>
              <w:sz w:val="18"/>
              <w:szCs w:val="18"/>
            </w:rPr>
            <w:delText>,</w:delText>
          </w:r>
        </w:del>
      </w:ins>
      <w:ins w:id="15036" w:author="Cauris Cosmetics" w:date="2023-10-27T18:44:00Z">
        <w:del w:id="15037" w:author="Dr Mamadou SANOGO" w:date="2023-10-28T00:06:00Z">
          <w:r w:rsidR="00551F81" w:rsidRPr="00551F81" w:rsidDel="00B43097">
            <w:rPr>
              <w:sz w:val="22"/>
            </w:rPr>
            <w:delText xml:space="preserve"> </w:delText>
          </w:r>
          <w:r w:rsidR="00551F81" w:rsidRPr="00551F81" w:rsidDel="00B43097">
            <w:rPr>
              <w:rFonts w:asciiTheme="majorHAnsi" w:hAnsiTheme="majorHAnsi"/>
              <w:bCs/>
              <w:color w:val="000000" w:themeColor="text1"/>
              <w:sz w:val="18"/>
              <w:szCs w:val="18"/>
            </w:rPr>
            <w:delText xml:space="preserve">Politique de santé et planification sanitaire </w:delText>
          </w:r>
          <w:r w:rsidR="00551F81" w:rsidDel="00B43097">
            <w:rPr>
              <w:rFonts w:asciiTheme="majorHAnsi" w:hAnsiTheme="majorHAnsi"/>
              <w:bCs/>
              <w:color w:val="000000" w:themeColor="text1"/>
              <w:sz w:val="18"/>
              <w:szCs w:val="18"/>
            </w:rPr>
            <w:delText>S3</w:delText>
          </w:r>
        </w:del>
      </w:ins>
    </w:p>
    <w:p w14:paraId="3C2C3FF1" w14:textId="06FEE883" w:rsidR="00551F81" w:rsidRPr="00551F81" w:rsidDel="00B43097" w:rsidRDefault="00551F81" w:rsidP="00551F81">
      <w:pPr>
        <w:spacing w:line="276" w:lineRule="auto"/>
        <w:jc w:val="left"/>
        <w:rPr>
          <w:ins w:id="15038" w:author="Cauris Cosmetics" w:date="2023-10-27T18:44:00Z"/>
          <w:del w:id="15039" w:author="Dr Mamadou SANOGO" w:date="2023-10-28T00:06:00Z"/>
          <w:rFonts w:asciiTheme="majorHAnsi" w:hAnsiTheme="majorHAnsi"/>
          <w:bCs/>
          <w:color w:val="000000" w:themeColor="text1"/>
          <w:sz w:val="18"/>
          <w:szCs w:val="18"/>
        </w:rPr>
      </w:pPr>
      <w:ins w:id="15040" w:author="Cauris Cosmetics" w:date="2023-10-27T18:44:00Z">
        <w:del w:id="15041" w:author="Dr Mamadou SANOGO" w:date="2023-10-28T00:06:00Z">
          <w:r w:rsidRPr="00551F81" w:rsidDel="00B43097">
            <w:rPr>
              <w:rFonts w:asciiTheme="majorHAnsi" w:hAnsiTheme="majorHAnsi"/>
              <w:bCs/>
              <w:color w:val="000000" w:themeColor="text1"/>
              <w:sz w:val="18"/>
              <w:szCs w:val="18"/>
            </w:rPr>
            <w:delText xml:space="preserve">Organisation et coordination des services de santé </w:delText>
          </w:r>
          <w:r w:rsidDel="00B43097">
            <w:rPr>
              <w:rFonts w:asciiTheme="majorHAnsi" w:hAnsiTheme="majorHAnsi"/>
              <w:bCs/>
              <w:color w:val="000000" w:themeColor="text1"/>
              <w:sz w:val="18"/>
              <w:szCs w:val="18"/>
            </w:rPr>
            <w:delText>S3</w:delText>
          </w:r>
        </w:del>
      </w:ins>
    </w:p>
    <w:p w14:paraId="691F9775" w14:textId="25932534" w:rsidR="003F2E29" w:rsidRPr="007A4AFC" w:rsidRDefault="00551F81" w:rsidP="00D81BFF">
      <w:pPr>
        <w:shd w:val="clear" w:color="auto" w:fill="FFFFFF"/>
        <w:spacing w:line="240" w:lineRule="auto"/>
        <w:ind w:right="9"/>
        <w:jc w:val="center"/>
        <w:rPr>
          <w:ins w:id="15042" w:author="Dr Mamadou SANOGO" w:date="2023-10-25T17:28:00Z"/>
          <w:b/>
          <w:color w:val="000000" w:themeColor="text1"/>
          <w:sz w:val="44"/>
          <w:rPrChange w:id="15043" w:author="Dr Mamadou SANOGO" w:date="2023-10-25T18:15:00Z">
            <w:rPr>
              <w:ins w:id="15044" w:author="Dr Mamadou SANOGO" w:date="2023-10-25T17:28:00Z"/>
              <w:b/>
              <w:sz w:val="44"/>
            </w:rPr>
          </w:rPrChange>
        </w:rPr>
      </w:pPr>
      <w:ins w:id="15045" w:author="Cauris Cosmetics" w:date="2023-10-27T18:44:00Z">
        <w:del w:id="15046" w:author="Dr Mamadou SANOGO" w:date="2023-10-28T00:06:00Z">
          <w:r w:rsidRPr="00551F81" w:rsidDel="00B43097">
            <w:rPr>
              <w:rFonts w:asciiTheme="majorHAnsi" w:hAnsiTheme="majorHAnsi"/>
              <w:bCs/>
              <w:color w:val="000000" w:themeColor="text1"/>
              <w:sz w:val="18"/>
              <w:szCs w:val="18"/>
            </w:rPr>
            <w:delText>Suivi et Evaluation</w:delText>
          </w:r>
          <w:r w:rsidDel="00B43097">
            <w:rPr>
              <w:rFonts w:asciiTheme="majorHAnsi" w:hAnsiTheme="majorHAnsi"/>
              <w:bCs/>
              <w:color w:val="000000" w:themeColor="text1"/>
              <w:sz w:val="18"/>
              <w:szCs w:val="18"/>
            </w:rPr>
            <w:delText xml:space="preserve"> S3</w:delText>
          </w:r>
          <w:r w:rsidRPr="00551F81" w:rsidDel="00B43097">
            <w:rPr>
              <w:rFonts w:asciiTheme="majorHAnsi" w:hAnsiTheme="majorHAnsi"/>
              <w:bCs/>
              <w:color w:val="000000" w:themeColor="text1"/>
              <w:sz w:val="18"/>
              <w:szCs w:val="18"/>
            </w:rPr>
            <w:delText xml:space="preserve"> </w:delText>
          </w:r>
        </w:del>
      </w:ins>
    </w:p>
    <w:p w14:paraId="21E053B8" w14:textId="4A722DCB" w:rsidR="003F2E29" w:rsidRPr="007A4AFC" w:rsidRDefault="003F2E29" w:rsidP="00D81BFF">
      <w:pPr>
        <w:shd w:val="clear" w:color="auto" w:fill="FFFFFF"/>
        <w:spacing w:line="240" w:lineRule="auto"/>
        <w:ind w:right="9"/>
        <w:jc w:val="center"/>
        <w:rPr>
          <w:ins w:id="15047" w:author="Dr Mamadou SANOGO" w:date="2023-10-25T17:28:00Z"/>
          <w:b/>
          <w:color w:val="000000" w:themeColor="text1"/>
          <w:sz w:val="44"/>
          <w:rPrChange w:id="15048" w:author="Dr Mamadou SANOGO" w:date="2023-10-25T18:15:00Z">
            <w:rPr>
              <w:ins w:id="15049" w:author="Dr Mamadou SANOGO" w:date="2023-10-25T17:28:00Z"/>
              <w:b/>
              <w:sz w:val="44"/>
            </w:rPr>
          </w:rPrChange>
        </w:rPr>
      </w:pPr>
    </w:p>
    <w:p w14:paraId="1953A8C7" w14:textId="6F11A939" w:rsidR="003F2E29" w:rsidRPr="007A4AFC" w:rsidRDefault="003F2E29" w:rsidP="00D81BFF">
      <w:pPr>
        <w:shd w:val="clear" w:color="auto" w:fill="FFFFFF"/>
        <w:spacing w:line="240" w:lineRule="auto"/>
        <w:ind w:right="9"/>
        <w:jc w:val="center"/>
        <w:rPr>
          <w:ins w:id="15050" w:author="Dr Mamadou SANOGO" w:date="2023-10-25T17:28:00Z"/>
          <w:b/>
          <w:color w:val="000000" w:themeColor="text1"/>
          <w:sz w:val="44"/>
          <w:rPrChange w:id="15051" w:author="Dr Mamadou SANOGO" w:date="2023-10-25T18:15:00Z">
            <w:rPr>
              <w:ins w:id="15052" w:author="Dr Mamadou SANOGO" w:date="2023-10-25T17:28:00Z"/>
              <w:b/>
              <w:sz w:val="44"/>
            </w:rPr>
          </w:rPrChange>
        </w:rPr>
      </w:pPr>
    </w:p>
    <w:p w14:paraId="1395F216" w14:textId="79BCAD25" w:rsidR="003F2E29" w:rsidRPr="007A4AFC" w:rsidRDefault="003F2E29" w:rsidP="00D81BFF">
      <w:pPr>
        <w:shd w:val="clear" w:color="auto" w:fill="FFFFFF"/>
        <w:spacing w:line="240" w:lineRule="auto"/>
        <w:ind w:right="9"/>
        <w:jc w:val="center"/>
        <w:rPr>
          <w:ins w:id="15053" w:author="Dr Mamadou SANOGO" w:date="2023-10-25T17:28:00Z"/>
          <w:b/>
          <w:color w:val="000000" w:themeColor="text1"/>
          <w:sz w:val="44"/>
          <w:rPrChange w:id="15054" w:author="Dr Mamadou SANOGO" w:date="2023-10-25T18:15:00Z">
            <w:rPr>
              <w:ins w:id="15055" w:author="Dr Mamadou SANOGO" w:date="2023-10-25T17:28:00Z"/>
              <w:b/>
              <w:sz w:val="44"/>
            </w:rPr>
          </w:rPrChange>
        </w:rPr>
      </w:pPr>
    </w:p>
    <w:p w14:paraId="564B4E8A" w14:textId="2DE315E1" w:rsidR="003F2E29" w:rsidRPr="007A4AFC" w:rsidRDefault="003F2E29" w:rsidP="00D81BFF">
      <w:pPr>
        <w:shd w:val="clear" w:color="auto" w:fill="FFFFFF"/>
        <w:spacing w:line="240" w:lineRule="auto"/>
        <w:ind w:right="9"/>
        <w:jc w:val="center"/>
        <w:rPr>
          <w:ins w:id="15056" w:author="Dr Mamadou SANOGO" w:date="2023-10-25T17:28:00Z"/>
          <w:b/>
          <w:color w:val="000000" w:themeColor="text1"/>
          <w:sz w:val="44"/>
          <w:rPrChange w:id="15057" w:author="Dr Mamadou SANOGO" w:date="2023-10-25T18:15:00Z">
            <w:rPr>
              <w:ins w:id="15058" w:author="Dr Mamadou SANOGO" w:date="2023-10-25T17:28:00Z"/>
              <w:b/>
              <w:sz w:val="44"/>
            </w:rPr>
          </w:rPrChange>
        </w:rPr>
      </w:pPr>
    </w:p>
    <w:p w14:paraId="7BCB272F" w14:textId="51906773" w:rsidR="003F2E29" w:rsidRPr="007A4AFC" w:rsidRDefault="003F2E29" w:rsidP="00D81BFF">
      <w:pPr>
        <w:shd w:val="clear" w:color="auto" w:fill="FFFFFF"/>
        <w:spacing w:line="240" w:lineRule="auto"/>
        <w:ind w:right="9"/>
        <w:jc w:val="center"/>
        <w:rPr>
          <w:ins w:id="15059" w:author="Dr Mamadou SANOGO" w:date="2023-10-25T17:28:00Z"/>
          <w:b/>
          <w:color w:val="000000" w:themeColor="text1"/>
          <w:sz w:val="44"/>
          <w:rPrChange w:id="15060" w:author="Dr Mamadou SANOGO" w:date="2023-10-25T18:15:00Z">
            <w:rPr>
              <w:ins w:id="15061" w:author="Dr Mamadou SANOGO" w:date="2023-10-25T17:28:00Z"/>
              <w:b/>
              <w:sz w:val="44"/>
            </w:rPr>
          </w:rPrChange>
        </w:rPr>
      </w:pPr>
    </w:p>
    <w:p w14:paraId="2BDD985F" w14:textId="6D325879" w:rsidR="003F2E29" w:rsidRPr="007A4AFC" w:rsidRDefault="003F2E29" w:rsidP="00D81BFF">
      <w:pPr>
        <w:shd w:val="clear" w:color="auto" w:fill="FFFFFF"/>
        <w:spacing w:line="240" w:lineRule="auto"/>
        <w:ind w:right="9"/>
        <w:jc w:val="center"/>
        <w:rPr>
          <w:ins w:id="15062" w:author="Dr Mamadou SANOGO" w:date="2023-10-25T17:28:00Z"/>
          <w:b/>
          <w:color w:val="000000" w:themeColor="text1"/>
          <w:sz w:val="44"/>
          <w:rPrChange w:id="15063" w:author="Dr Mamadou SANOGO" w:date="2023-10-25T18:15:00Z">
            <w:rPr>
              <w:ins w:id="15064" w:author="Dr Mamadou SANOGO" w:date="2023-10-25T17:28:00Z"/>
              <w:b/>
              <w:sz w:val="44"/>
            </w:rPr>
          </w:rPrChange>
        </w:rPr>
      </w:pPr>
    </w:p>
    <w:p w14:paraId="3F791B49" w14:textId="21C6F3C4" w:rsidR="003F2E29" w:rsidRPr="007A4AFC" w:rsidRDefault="003F2E29" w:rsidP="00D81BFF">
      <w:pPr>
        <w:shd w:val="clear" w:color="auto" w:fill="FFFFFF"/>
        <w:spacing w:line="240" w:lineRule="auto"/>
        <w:ind w:right="9"/>
        <w:jc w:val="center"/>
        <w:rPr>
          <w:ins w:id="15065" w:author="Dr Mamadou SANOGO" w:date="2023-10-25T17:28:00Z"/>
          <w:b/>
          <w:color w:val="000000" w:themeColor="text1"/>
          <w:sz w:val="44"/>
          <w:rPrChange w:id="15066" w:author="Dr Mamadou SANOGO" w:date="2023-10-25T18:15:00Z">
            <w:rPr>
              <w:ins w:id="15067" w:author="Dr Mamadou SANOGO" w:date="2023-10-25T17:28:00Z"/>
              <w:b/>
              <w:sz w:val="44"/>
            </w:rPr>
          </w:rPrChange>
        </w:rPr>
      </w:pPr>
    </w:p>
    <w:p w14:paraId="688259C1" w14:textId="7F00B2EA" w:rsidR="003F2E29" w:rsidRPr="007A4AFC" w:rsidRDefault="003F2E29" w:rsidP="00D81BFF">
      <w:pPr>
        <w:shd w:val="clear" w:color="auto" w:fill="FFFFFF"/>
        <w:spacing w:line="240" w:lineRule="auto"/>
        <w:ind w:right="9"/>
        <w:jc w:val="center"/>
        <w:rPr>
          <w:ins w:id="15068" w:author="Dr Mamadou SANOGO" w:date="2023-10-25T17:28:00Z"/>
          <w:b/>
          <w:color w:val="000000" w:themeColor="text1"/>
          <w:sz w:val="44"/>
          <w:rPrChange w:id="15069" w:author="Dr Mamadou SANOGO" w:date="2023-10-25T18:15:00Z">
            <w:rPr>
              <w:ins w:id="15070" w:author="Dr Mamadou SANOGO" w:date="2023-10-25T17:28:00Z"/>
              <w:b/>
              <w:sz w:val="44"/>
            </w:rPr>
          </w:rPrChange>
        </w:rPr>
      </w:pPr>
    </w:p>
    <w:p w14:paraId="58DCBAFC" w14:textId="21F435ED" w:rsidR="003F2E29" w:rsidRPr="007A4AFC" w:rsidRDefault="003F2E29" w:rsidP="00D81BFF">
      <w:pPr>
        <w:shd w:val="clear" w:color="auto" w:fill="FFFFFF"/>
        <w:spacing w:line="240" w:lineRule="auto"/>
        <w:ind w:right="9"/>
        <w:jc w:val="center"/>
        <w:rPr>
          <w:ins w:id="15071" w:author="Dr Mamadou SANOGO" w:date="2023-10-25T17:28:00Z"/>
          <w:b/>
          <w:color w:val="000000" w:themeColor="text1"/>
          <w:sz w:val="44"/>
          <w:rPrChange w:id="15072" w:author="Dr Mamadou SANOGO" w:date="2023-10-25T18:15:00Z">
            <w:rPr>
              <w:ins w:id="15073" w:author="Dr Mamadou SANOGO" w:date="2023-10-25T17:28:00Z"/>
              <w:b/>
              <w:sz w:val="44"/>
            </w:rPr>
          </w:rPrChange>
        </w:rPr>
      </w:pPr>
    </w:p>
    <w:p w14:paraId="30C58935" w14:textId="29CBD114" w:rsidR="003F2E29" w:rsidRPr="007A4AFC" w:rsidRDefault="003F2E29" w:rsidP="00D81BFF">
      <w:pPr>
        <w:shd w:val="clear" w:color="auto" w:fill="FFFFFF"/>
        <w:spacing w:line="240" w:lineRule="auto"/>
        <w:ind w:right="9"/>
        <w:jc w:val="center"/>
        <w:rPr>
          <w:ins w:id="15074" w:author="Dr Mamadou SANOGO" w:date="2023-10-25T17:28:00Z"/>
          <w:b/>
          <w:color w:val="000000" w:themeColor="text1"/>
          <w:sz w:val="44"/>
          <w:rPrChange w:id="15075" w:author="Dr Mamadou SANOGO" w:date="2023-10-25T18:15:00Z">
            <w:rPr>
              <w:ins w:id="15076" w:author="Dr Mamadou SANOGO" w:date="2023-10-25T17:28:00Z"/>
              <w:b/>
              <w:sz w:val="44"/>
            </w:rPr>
          </w:rPrChange>
        </w:rPr>
      </w:pPr>
    </w:p>
    <w:p w14:paraId="0B20C7C2" w14:textId="7DBDD770" w:rsidR="003F2E29" w:rsidRPr="007A4AFC" w:rsidRDefault="003F2E29" w:rsidP="00D81BFF">
      <w:pPr>
        <w:shd w:val="clear" w:color="auto" w:fill="FFFFFF"/>
        <w:spacing w:line="240" w:lineRule="auto"/>
        <w:ind w:right="9"/>
        <w:jc w:val="center"/>
        <w:rPr>
          <w:ins w:id="15077" w:author="Dr Mamadou SANOGO" w:date="2023-10-25T17:28:00Z"/>
          <w:b/>
          <w:color w:val="000000" w:themeColor="text1"/>
          <w:sz w:val="44"/>
          <w:rPrChange w:id="15078" w:author="Dr Mamadou SANOGO" w:date="2023-10-25T18:15:00Z">
            <w:rPr>
              <w:ins w:id="15079" w:author="Dr Mamadou SANOGO" w:date="2023-10-25T17:28:00Z"/>
              <w:b/>
              <w:sz w:val="44"/>
            </w:rPr>
          </w:rPrChange>
        </w:rPr>
      </w:pPr>
    </w:p>
    <w:p w14:paraId="76FEDF17" w14:textId="3220B712" w:rsidR="003F2E29" w:rsidRPr="007A4AFC" w:rsidRDefault="003F2E29" w:rsidP="00D81BFF">
      <w:pPr>
        <w:shd w:val="clear" w:color="auto" w:fill="FFFFFF"/>
        <w:spacing w:line="240" w:lineRule="auto"/>
        <w:ind w:right="9"/>
        <w:jc w:val="center"/>
        <w:rPr>
          <w:ins w:id="15080" w:author="Dr Mamadou SANOGO" w:date="2023-10-25T17:28:00Z"/>
          <w:b/>
          <w:color w:val="000000" w:themeColor="text1"/>
          <w:sz w:val="44"/>
          <w:rPrChange w:id="15081" w:author="Dr Mamadou SANOGO" w:date="2023-10-25T18:15:00Z">
            <w:rPr>
              <w:ins w:id="15082" w:author="Dr Mamadou SANOGO" w:date="2023-10-25T17:28:00Z"/>
              <w:b/>
              <w:sz w:val="44"/>
            </w:rPr>
          </w:rPrChange>
        </w:rPr>
      </w:pPr>
    </w:p>
    <w:p w14:paraId="2C1BF94B" w14:textId="5EB372D2" w:rsidR="003F2E29" w:rsidRPr="007A4AFC" w:rsidRDefault="003F2E29" w:rsidP="00D81BFF">
      <w:pPr>
        <w:shd w:val="clear" w:color="auto" w:fill="FFFFFF"/>
        <w:spacing w:line="240" w:lineRule="auto"/>
        <w:ind w:right="9"/>
        <w:jc w:val="center"/>
        <w:rPr>
          <w:ins w:id="15083" w:author="Dr Mamadou SANOGO" w:date="2023-10-25T17:28:00Z"/>
          <w:b/>
          <w:color w:val="000000" w:themeColor="text1"/>
          <w:sz w:val="44"/>
          <w:rPrChange w:id="15084" w:author="Dr Mamadou SANOGO" w:date="2023-10-25T18:15:00Z">
            <w:rPr>
              <w:ins w:id="15085" w:author="Dr Mamadou SANOGO" w:date="2023-10-25T17:28:00Z"/>
              <w:b/>
              <w:sz w:val="44"/>
            </w:rPr>
          </w:rPrChange>
        </w:rPr>
      </w:pPr>
    </w:p>
    <w:p w14:paraId="2548C918" w14:textId="2F9C01A7" w:rsidR="003F2E29" w:rsidRPr="007A4AFC" w:rsidRDefault="003F2E29" w:rsidP="00D81BFF">
      <w:pPr>
        <w:shd w:val="clear" w:color="auto" w:fill="FFFFFF"/>
        <w:spacing w:line="240" w:lineRule="auto"/>
        <w:ind w:right="9"/>
        <w:jc w:val="center"/>
        <w:rPr>
          <w:ins w:id="15086" w:author="Dr Mamadou SANOGO" w:date="2023-10-25T17:28:00Z"/>
          <w:b/>
          <w:color w:val="000000" w:themeColor="text1"/>
          <w:sz w:val="44"/>
          <w:rPrChange w:id="15087" w:author="Dr Mamadou SANOGO" w:date="2023-10-25T18:15:00Z">
            <w:rPr>
              <w:ins w:id="15088" w:author="Dr Mamadou SANOGO" w:date="2023-10-25T17:28:00Z"/>
              <w:b/>
              <w:sz w:val="44"/>
            </w:rPr>
          </w:rPrChange>
        </w:rPr>
      </w:pPr>
    </w:p>
    <w:p w14:paraId="0EF81FD7" w14:textId="1DEE3067" w:rsidR="003F2E29" w:rsidRPr="007A4AFC" w:rsidRDefault="003F2E29" w:rsidP="00D81BFF">
      <w:pPr>
        <w:shd w:val="clear" w:color="auto" w:fill="FFFFFF"/>
        <w:spacing w:line="240" w:lineRule="auto"/>
        <w:ind w:right="9"/>
        <w:jc w:val="center"/>
        <w:rPr>
          <w:ins w:id="15089" w:author="Dr Mamadou SANOGO" w:date="2023-10-25T17:28:00Z"/>
          <w:b/>
          <w:color w:val="000000" w:themeColor="text1"/>
          <w:sz w:val="44"/>
          <w:rPrChange w:id="15090" w:author="Dr Mamadou SANOGO" w:date="2023-10-25T18:15:00Z">
            <w:rPr>
              <w:ins w:id="15091" w:author="Dr Mamadou SANOGO" w:date="2023-10-25T17:28:00Z"/>
              <w:b/>
              <w:sz w:val="44"/>
            </w:rPr>
          </w:rPrChange>
        </w:rPr>
      </w:pPr>
    </w:p>
    <w:p w14:paraId="28A3A8C7" w14:textId="14A3ABC4" w:rsidR="003F2E29" w:rsidRPr="007A4AFC" w:rsidRDefault="003F2E29">
      <w:pPr>
        <w:shd w:val="clear" w:color="auto" w:fill="FFFFFF"/>
        <w:spacing w:line="240" w:lineRule="auto"/>
        <w:ind w:right="9"/>
        <w:jc w:val="left"/>
        <w:rPr>
          <w:ins w:id="15092" w:author="Dr Mamadou SANOGO" w:date="2023-10-25T17:28:00Z"/>
          <w:b/>
          <w:color w:val="000000" w:themeColor="text1"/>
          <w:sz w:val="44"/>
          <w:rPrChange w:id="15093" w:author="Dr Mamadou SANOGO" w:date="2023-10-25T18:15:00Z">
            <w:rPr>
              <w:ins w:id="15094" w:author="Dr Mamadou SANOGO" w:date="2023-10-25T17:28:00Z"/>
              <w:b/>
              <w:sz w:val="44"/>
            </w:rPr>
          </w:rPrChange>
        </w:rPr>
        <w:pPrChange w:id="15095" w:author="Dr Mamadou SANOGO" w:date="2023-10-27T11:51:00Z">
          <w:pPr>
            <w:shd w:val="clear" w:color="auto" w:fill="FFFFFF"/>
            <w:spacing w:line="240" w:lineRule="auto"/>
            <w:ind w:right="9"/>
            <w:jc w:val="center"/>
          </w:pPr>
        </w:pPrChange>
      </w:pPr>
    </w:p>
    <w:p w14:paraId="67E54794" w14:textId="77777777" w:rsidR="003F2E29" w:rsidRPr="007A4AFC" w:rsidRDefault="003F2E29">
      <w:pPr>
        <w:shd w:val="clear" w:color="auto" w:fill="FFFFFF"/>
        <w:spacing w:line="240" w:lineRule="auto"/>
        <w:ind w:right="9"/>
        <w:jc w:val="left"/>
        <w:rPr>
          <w:ins w:id="15096" w:author="Dr Mamadou SANOGO" w:date="2023-10-25T15:02:00Z"/>
          <w:b/>
          <w:color w:val="000000" w:themeColor="text1"/>
          <w:sz w:val="44"/>
          <w:rPrChange w:id="15097" w:author="Dr Mamadou SANOGO" w:date="2023-10-25T18:15:00Z">
            <w:rPr>
              <w:ins w:id="15098" w:author="Dr Mamadou SANOGO" w:date="2023-10-25T15:02:00Z"/>
              <w:b/>
              <w:sz w:val="44"/>
            </w:rPr>
          </w:rPrChange>
        </w:rPr>
        <w:pPrChange w:id="15099" w:author="Dr Mamadou SANOGO" w:date="2023-10-27T11:51:00Z">
          <w:pPr>
            <w:shd w:val="clear" w:color="auto" w:fill="FFFFFF"/>
            <w:spacing w:line="240" w:lineRule="auto"/>
            <w:ind w:right="9"/>
            <w:jc w:val="center"/>
          </w:pPr>
        </w:pPrChange>
      </w:pPr>
    </w:p>
    <w:p w14:paraId="4D306A94" w14:textId="1EA01351" w:rsidR="00D81BFF" w:rsidRPr="007A4AFC" w:rsidRDefault="00D81BFF" w:rsidP="00D81BFF">
      <w:pPr>
        <w:shd w:val="clear" w:color="auto" w:fill="FFFFFF"/>
        <w:spacing w:line="240" w:lineRule="auto"/>
        <w:ind w:right="9"/>
        <w:jc w:val="center"/>
        <w:rPr>
          <w:ins w:id="15100" w:author="Dr Mamadou SANOGO" w:date="2023-10-25T17:29:00Z"/>
          <w:b/>
          <w:color w:val="000000" w:themeColor="text1"/>
          <w:sz w:val="44"/>
          <w:rPrChange w:id="15101" w:author="Dr Mamadou SANOGO" w:date="2023-10-25T18:15:00Z">
            <w:rPr>
              <w:ins w:id="15102" w:author="Dr Mamadou SANOGO" w:date="2023-10-25T17:29:00Z"/>
              <w:b/>
              <w:sz w:val="44"/>
            </w:rPr>
          </w:rPrChange>
        </w:rPr>
      </w:pPr>
      <w:ins w:id="15103" w:author="Dr Mamadou SANOGO" w:date="2023-10-25T15:02:00Z">
        <w:r w:rsidRPr="007A4AFC">
          <w:rPr>
            <w:b/>
            <w:color w:val="000000" w:themeColor="text1"/>
            <w:sz w:val="44"/>
            <w:rPrChange w:id="15104" w:author="Dr Mamadou SANOGO" w:date="2023-10-25T18:15:00Z">
              <w:rPr>
                <w:b/>
                <w:sz w:val="44"/>
              </w:rPr>
            </w:rPrChange>
          </w:rPr>
          <w:t>Annexe n°0</w:t>
        </w:r>
      </w:ins>
      <w:ins w:id="15105" w:author="Dr Mamadou SANOGO" w:date="2023-10-25T17:29:00Z">
        <w:r w:rsidR="003F2E29" w:rsidRPr="007A4AFC">
          <w:rPr>
            <w:b/>
            <w:color w:val="000000" w:themeColor="text1"/>
            <w:sz w:val="44"/>
            <w:rPrChange w:id="15106" w:author="Dr Mamadou SANOGO" w:date="2023-10-25T18:15:00Z">
              <w:rPr>
                <w:b/>
                <w:sz w:val="44"/>
              </w:rPr>
            </w:rPrChange>
          </w:rPr>
          <w:t>26</w:t>
        </w:r>
      </w:ins>
      <w:ins w:id="15107" w:author="Dr Mamadou SANOGO" w:date="2023-10-25T15:02:00Z">
        <w:r w:rsidRPr="007A4AFC">
          <w:rPr>
            <w:b/>
            <w:color w:val="000000" w:themeColor="text1"/>
            <w:sz w:val="44"/>
            <w:rPrChange w:id="15108" w:author="Dr Mamadou SANOGO" w:date="2023-10-25T18:15:00Z">
              <w:rPr>
                <w:b/>
                <w:sz w:val="44"/>
              </w:rPr>
            </w:rPrChange>
          </w:rPr>
          <w:t xml:space="preserve"> : Infrastructures </w:t>
        </w:r>
      </w:ins>
    </w:p>
    <w:p w14:paraId="0E762E9A" w14:textId="0D05EC59" w:rsidR="003F2E29" w:rsidRPr="007A4AFC" w:rsidRDefault="003F2E29" w:rsidP="00D81BFF">
      <w:pPr>
        <w:shd w:val="clear" w:color="auto" w:fill="FFFFFF"/>
        <w:spacing w:line="240" w:lineRule="auto"/>
        <w:ind w:right="9"/>
        <w:jc w:val="center"/>
        <w:rPr>
          <w:ins w:id="15109" w:author="Dr Mamadou SANOGO" w:date="2023-10-25T17:29:00Z"/>
          <w:b/>
          <w:color w:val="000000" w:themeColor="text1"/>
          <w:sz w:val="44"/>
          <w:rPrChange w:id="15110" w:author="Dr Mamadou SANOGO" w:date="2023-10-25T18:15:00Z">
            <w:rPr>
              <w:ins w:id="15111" w:author="Dr Mamadou SANOGO" w:date="2023-10-25T17:29:00Z"/>
              <w:b/>
              <w:sz w:val="44"/>
            </w:rPr>
          </w:rPrChange>
        </w:rPr>
      </w:pPr>
    </w:p>
    <w:p w14:paraId="3748C98E" w14:textId="6F596301" w:rsidR="003F2E29" w:rsidRPr="007A4AFC" w:rsidRDefault="003F2E29" w:rsidP="00D81BFF">
      <w:pPr>
        <w:shd w:val="clear" w:color="auto" w:fill="FFFFFF"/>
        <w:spacing w:line="240" w:lineRule="auto"/>
        <w:ind w:right="9"/>
        <w:jc w:val="center"/>
        <w:rPr>
          <w:ins w:id="15112" w:author="Dr Mamadou SANOGO" w:date="2023-10-25T17:29:00Z"/>
          <w:b/>
          <w:color w:val="000000" w:themeColor="text1"/>
          <w:sz w:val="44"/>
          <w:rPrChange w:id="15113" w:author="Dr Mamadou SANOGO" w:date="2023-10-25T18:15:00Z">
            <w:rPr>
              <w:ins w:id="15114" w:author="Dr Mamadou SANOGO" w:date="2023-10-25T17:29:00Z"/>
              <w:b/>
              <w:sz w:val="44"/>
            </w:rPr>
          </w:rPrChange>
        </w:rPr>
      </w:pPr>
    </w:p>
    <w:p w14:paraId="533806DD" w14:textId="4B277562" w:rsidR="003F2E29" w:rsidDel="00AF4E06" w:rsidRDefault="003F2E29">
      <w:pPr>
        <w:rPr>
          <w:del w:id="15115" w:author="Cauris Cosmetics" w:date="2023-10-27T18:52:00Z"/>
          <w:b/>
          <w:color w:val="000000" w:themeColor="text1"/>
          <w:sz w:val="44"/>
        </w:rPr>
      </w:pPr>
    </w:p>
    <w:p w14:paraId="5435FB79" w14:textId="77777777" w:rsidR="00AF4E06" w:rsidRDefault="00AF4E06" w:rsidP="00D81BFF">
      <w:pPr>
        <w:shd w:val="clear" w:color="auto" w:fill="FFFFFF"/>
        <w:spacing w:line="240" w:lineRule="auto"/>
        <w:ind w:right="9"/>
        <w:jc w:val="center"/>
        <w:rPr>
          <w:ins w:id="15116" w:author="Cauris Cosmetics" w:date="2023-10-27T18:52:00Z"/>
          <w:b/>
          <w:color w:val="000000" w:themeColor="text1"/>
          <w:sz w:val="44"/>
        </w:rPr>
      </w:pPr>
    </w:p>
    <w:p w14:paraId="4D8A9855" w14:textId="77777777" w:rsidR="00AF4E06" w:rsidRDefault="00AF4E06" w:rsidP="00D81BFF">
      <w:pPr>
        <w:shd w:val="clear" w:color="auto" w:fill="FFFFFF"/>
        <w:spacing w:line="240" w:lineRule="auto"/>
        <w:ind w:right="9"/>
        <w:jc w:val="center"/>
        <w:rPr>
          <w:ins w:id="15117" w:author="Cauris Cosmetics" w:date="2023-10-27T18:52:00Z"/>
          <w:b/>
          <w:color w:val="000000" w:themeColor="text1"/>
          <w:sz w:val="44"/>
        </w:rPr>
      </w:pPr>
    </w:p>
    <w:p w14:paraId="5AB306AC" w14:textId="77777777" w:rsidR="00AF4E06" w:rsidRDefault="00AF4E06" w:rsidP="00D81BFF">
      <w:pPr>
        <w:shd w:val="clear" w:color="auto" w:fill="FFFFFF"/>
        <w:spacing w:line="240" w:lineRule="auto"/>
        <w:ind w:right="9"/>
        <w:jc w:val="center"/>
        <w:rPr>
          <w:ins w:id="15118" w:author="Cauris Cosmetics" w:date="2023-10-27T18:52:00Z"/>
          <w:b/>
          <w:color w:val="000000" w:themeColor="text1"/>
          <w:sz w:val="44"/>
        </w:rPr>
      </w:pPr>
    </w:p>
    <w:p w14:paraId="105D9223" w14:textId="77777777" w:rsidR="00AF4E06" w:rsidRDefault="00AF4E06" w:rsidP="00D81BFF">
      <w:pPr>
        <w:shd w:val="clear" w:color="auto" w:fill="FFFFFF"/>
        <w:spacing w:line="240" w:lineRule="auto"/>
        <w:ind w:right="9"/>
        <w:jc w:val="center"/>
        <w:rPr>
          <w:ins w:id="15119" w:author="Cauris Cosmetics" w:date="2023-10-27T18:52:00Z"/>
          <w:b/>
          <w:color w:val="000000" w:themeColor="text1"/>
          <w:sz w:val="44"/>
        </w:rPr>
      </w:pPr>
    </w:p>
    <w:p w14:paraId="7847E424" w14:textId="77777777" w:rsidR="00AF4E06" w:rsidRDefault="00AF4E06" w:rsidP="00D81BFF">
      <w:pPr>
        <w:shd w:val="clear" w:color="auto" w:fill="FFFFFF"/>
        <w:spacing w:line="240" w:lineRule="auto"/>
        <w:ind w:right="9"/>
        <w:jc w:val="center"/>
        <w:rPr>
          <w:ins w:id="15120" w:author="Cauris Cosmetics" w:date="2023-10-27T18:52:00Z"/>
          <w:b/>
          <w:color w:val="000000" w:themeColor="text1"/>
          <w:sz w:val="44"/>
        </w:rPr>
      </w:pPr>
    </w:p>
    <w:p w14:paraId="49346BCD" w14:textId="77777777" w:rsidR="00AF4E06" w:rsidRDefault="00AF4E06" w:rsidP="00D81BFF">
      <w:pPr>
        <w:shd w:val="clear" w:color="auto" w:fill="FFFFFF"/>
        <w:spacing w:line="240" w:lineRule="auto"/>
        <w:ind w:right="9"/>
        <w:jc w:val="center"/>
        <w:rPr>
          <w:ins w:id="15121" w:author="Cauris Cosmetics" w:date="2023-10-27T18:52:00Z"/>
          <w:b/>
          <w:color w:val="000000" w:themeColor="text1"/>
          <w:sz w:val="44"/>
        </w:rPr>
      </w:pPr>
    </w:p>
    <w:p w14:paraId="76B6B997" w14:textId="77777777" w:rsidR="00AF4E06" w:rsidRDefault="00AF4E06" w:rsidP="00D81BFF">
      <w:pPr>
        <w:shd w:val="clear" w:color="auto" w:fill="FFFFFF"/>
        <w:spacing w:line="240" w:lineRule="auto"/>
        <w:ind w:right="9"/>
        <w:jc w:val="center"/>
        <w:rPr>
          <w:ins w:id="15122" w:author="Cauris Cosmetics" w:date="2023-10-27T18:52:00Z"/>
          <w:b/>
          <w:color w:val="000000" w:themeColor="text1"/>
          <w:sz w:val="44"/>
        </w:rPr>
      </w:pPr>
    </w:p>
    <w:p w14:paraId="61D66782" w14:textId="77777777" w:rsidR="00AF4E06" w:rsidRDefault="00AF4E06" w:rsidP="00D81BFF">
      <w:pPr>
        <w:shd w:val="clear" w:color="auto" w:fill="FFFFFF"/>
        <w:spacing w:line="240" w:lineRule="auto"/>
        <w:ind w:right="9"/>
        <w:jc w:val="center"/>
        <w:rPr>
          <w:ins w:id="15123" w:author="Cauris Cosmetics" w:date="2023-10-27T18:52:00Z"/>
          <w:b/>
          <w:color w:val="000000" w:themeColor="text1"/>
          <w:sz w:val="44"/>
        </w:rPr>
      </w:pPr>
    </w:p>
    <w:p w14:paraId="38E7A5AA" w14:textId="77777777" w:rsidR="00AF4E06" w:rsidRDefault="00AF4E06" w:rsidP="00D81BFF">
      <w:pPr>
        <w:shd w:val="clear" w:color="auto" w:fill="FFFFFF"/>
        <w:spacing w:line="240" w:lineRule="auto"/>
        <w:ind w:right="9"/>
        <w:jc w:val="center"/>
        <w:rPr>
          <w:ins w:id="15124" w:author="Cauris Cosmetics" w:date="2023-10-27T18:52:00Z"/>
          <w:b/>
          <w:color w:val="000000" w:themeColor="text1"/>
          <w:sz w:val="44"/>
        </w:rPr>
      </w:pPr>
    </w:p>
    <w:p w14:paraId="7583B9B8" w14:textId="77777777" w:rsidR="00AF4E06" w:rsidRDefault="00AF4E06" w:rsidP="00D81BFF">
      <w:pPr>
        <w:shd w:val="clear" w:color="auto" w:fill="FFFFFF"/>
        <w:spacing w:line="240" w:lineRule="auto"/>
        <w:ind w:right="9"/>
        <w:jc w:val="center"/>
        <w:rPr>
          <w:ins w:id="15125" w:author="Cauris Cosmetics" w:date="2023-10-27T18:52:00Z"/>
          <w:b/>
          <w:color w:val="000000" w:themeColor="text1"/>
          <w:sz w:val="44"/>
        </w:rPr>
      </w:pPr>
    </w:p>
    <w:p w14:paraId="4A2297CF" w14:textId="77777777" w:rsidR="00AF4E06" w:rsidRDefault="00AF4E06" w:rsidP="00D81BFF">
      <w:pPr>
        <w:shd w:val="clear" w:color="auto" w:fill="FFFFFF"/>
        <w:spacing w:line="240" w:lineRule="auto"/>
        <w:ind w:right="9"/>
        <w:jc w:val="center"/>
        <w:rPr>
          <w:ins w:id="15126" w:author="Cauris Cosmetics" w:date="2023-10-27T18:52:00Z"/>
          <w:b/>
          <w:color w:val="000000" w:themeColor="text1"/>
          <w:sz w:val="44"/>
        </w:rPr>
      </w:pPr>
    </w:p>
    <w:p w14:paraId="63DE8D43" w14:textId="77777777" w:rsidR="00AF4E06" w:rsidRDefault="00AF4E06" w:rsidP="00D81BFF">
      <w:pPr>
        <w:shd w:val="clear" w:color="auto" w:fill="FFFFFF"/>
        <w:spacing w:line="240" w:lineRule="auto"/>
        <w:ind w:right="9"/>
        <w:jc w:val="center"/>
        <w:rPr>
          <w:ins w:id="15127" w:author="Cauris Cosmetics" w:date="2023-10-27T18:52:00Z"/>
          <w:b/>
          <w:color w:val="000000" w:themeColor="text1"/>
          <w:sz w:val="44"/>
        </w:rPr>
      </w:pPr>
    </w:p>
    <w:p w14:paraId="44908E2F" w14:textId="77777777" w:rsidR="00AF4E06" w:rsidRDefault="00AF4E06" w:rsidP="00D81BFF">
      <w:pPr>
        <w:shd w:val="clear" w:color="auto" w:fill="FFFFFF"/>
        <w:spacing w:line="240" w:lineRule="auto"/>
        <w:ind w:right="9"/>
        <w:jc w:val="center"/>
        <w:rPr>
          <w:ins w:id="15128" w:author="Cauris Cosmetics" w:date="2023-10-27T18:52:00Z"/>
          <w:b/>
          <w:color w:val="000000" w:themeColor="text1"/>
          <w:sz w:val="44"/>
        </w:rPr>
      </w:pPr>
    </w:p>
    <w:p w14:paraId="63E24856" w14:textId="77777777" w:rsidR="00AF4E06" w:rsidRDefault="00AF4E06" w:rsidP="00D81BFF">
      <w:pPr>
        <w:shd w:val="clear" w:color="auto" w:fill="FFFFFF"/>
        <w:spacing w:line="240" w:lineRule="auto"/>
        <w:ind w:right="9"/>
        <w:jc w:val="center"/>
        <w:rPr>
          <w:ins w:id="15129" w:author="Cauris Cosmetics" w:date="2023-10-27T18:52:00Z"/>
          <w:b/>
          <w:color w:val="000000" w:themeColor="text1"/>
          <w:sz w:val="44"/>
        </w:rPr>
      </w:pPr>
    </w:p>
    <w:p w14:paraId="7B219317" w14:textId="77777777" w:rsidR="00AF4E06" w:rsidRDefault="00AF4E06" w:rsidP="00D81BFF">
      <w:pPr>
        <w:shd w:val="clear" w:color="auto" w:fill="FFFFFF"/>
        <w:spacing w:line="240" w:lineRule="auto"/>
        <w:ind w:right="9"/>
        <w:jc w:val="center"/>
        <w:rPr>
          <w:ins w:id="15130" w:author="Cauris Cosmetics" w:date="2023-10-27T18:52:00Z"/>
          <w:b/>
          <w:color w:val="000000" w:themeColor="text1"/>
          <w:sz w:val="44"/>
        </w:rPr>
      </w:pPr>
    </w:p>
    <w:p w14:paraId="01533E16" w14:textId="77777777" w:rsidR="00AF4E06" w:rsidRDefault="00AF4E06" w:rsidP="00D81BFF">
      <w:pPr>
        <w:shd w:val="clear" w:color="auto" w:fill="FFFFFF"/>
        <w:spacing w:line="240" w:lineRule="auto"/>
        <w:ind w:right="9"/>
        <w:jc w:val="center"/>
        <w:rPr>
          <w:ins w:id="15131" w:author="Cauris Cosmetics" w:date="2023-10-27T18:52:00Z"/>
          <w:b/>
          <w:color w:val="000000" w:themeColor="text1"/>
          <w:sz w:val="44"/>
        </w:rPr>
      </w:pPr>
    </w:p>
    <w:p w14:paraId="0E4C5C67" w14:textId="77777777" w:rsidR="00AF4E06" w:rsidRDefault="00AF4E06" w:rsidP="00D81BFF">
      <w:pPr>
        <w:shd w:val="clear" w:color="auto" w:fill="FFFFFF"/>
        <w:spacing w:line="240" w:lineRule="auto"/>
        <w:ind w:right="9"/>
        <w:jc w:val="center"/>
        <w:rPr>
          <w:ins w:id="15132" w:author="Cauris Cosmetics" w:date="2023-10-27T18:52:00Z"/>
          <w:b/>
          <w:color w:val="000000" w:themeColor="text1"/>
          <w:sz w:val="44"/>
        </w:rPr>
      </w:pPr>
    </w:p>
    <w:p w14:paraId="612B23A7" w14:textId="1FD4AA95" w:rsidR="00AF4E06" w:rsidRDefault="00AF4E06" w:rsidP="00D81BFF">
      <w:pPr>
        <w:shd w:val="clear" w:color="auto" w:fill="FFFFFF"/>
        <w:spacing w:line="240" w:lineRule="auto"/>
        <w:ind w:right="9"/>
        <w:jc w:val="center"/>
        <w:rPr>
          <w:ins w:id="15133" w:author="Dr Mamadou SANOGO" w:date="2023-10-28T00:07:00Z"/>
          <w:b/>
          <w:color w:val="000000" w:themeColor="text1"/>
          <w:sz w:val="44"/>
        </w:rPr>
      </w:pPr>
    </w:p>
    <w:p w14:paraId="3CA0E182" w14:textId="77777777" w:rsidR="00B43097" w:rsidRPr="007A4AFC" w:rsidRDefault="00B43097" w:rsidP="00D81BFF">
      <w:pPr>
        <w:shd w:val="clear" w:color="auto" w:fill="FFFFFF"/>
        <w:spacing w:line="240" w:lineRule="auto"/>
        <w:ind w:right="9"/>
        <w:jc w:val="center"/>
        <w:rPr>
          <w:ins w:id="15134" w:author="Cauris Cosmetics" w:date="2023-10-27T18:52:00Z"/>
          <w:b/>
          <w:color w:val="000000" w:themeColor="text1"/>
          <w:sz w:val="44"/>
          <w:rPrChange w:id="15135" w:author="Dr Mamadou SANOGO" w:date="2023-10-25T18:15:00Z">
            <w:rPr>
              <w:ins w:id="15136" w:author="Cauris Cosmetics" w:date="2023-10-27T18:52:00Z"/>
              <w:b/>
              <w:sz w:val="44"/>
            </w:rPr>
          </w:rPrChange>
        </w:rPr>
      </w:pPr>
    </w:p>
    <w:p w14:paraId="43CF0AF7" w14:textId="38ABAC32" w:rsidR="003F2E29" w:rsidRPr="007A4AFC" w:rsidDel="00AF4E06" w:rsidRDefault="003F2E29" w:rsidP="00D81BFF">
      <w:pPr>
        <w:shd w:val="clear" w:color="auto" w:fill="FFFFFF"/>
        <w:spacing w:line="240" w:lineRule="auto"/>
        <w:ind w:right="9"/>
        <w:jc w:val="center"/>
        <w:rPr>
          <w:ins w:id="15137" w:author="Dr Mamadou SANOGO" w:date="2023-10-25T17:29:00Z"/>
          <w:del w:id="15138" w:author="Cauris Cosmetics" w:date="2023-10-27T18:52:00Z"/>
          <w:b/>
          <w:color w:val="000000" w:themeColor="text1"/>
          <w:sz w:val="44"/>
          <w:rPrChange w:id="15139" w:author="Dr Mamadou SANOGO" w:date="2023-10-25T18:15:00Z">
            <w:rPr>
              <w:ins w:id="15140" w:author="Dr Mamadou SANOGO" w:date="2023-10-25T17:29:00Z"/>
              <w:del w:id="15141" w:author="Cauris Cosmetics" w:date="2023-10-27T18:52:00Z"/>
              <w:b/>
              <w:sz w:val="44"/>
            </w:rPr>
          </w:rPrChange>
        </w:rPr>
      </w:pPr>
    </w:p>
    <w:p w14:paraId="2CF9C89E" w14:textId="3B0C342D" w:rsidR="003F2E29" w:rsidRPr="007A4AFC" w:rsidDel="00AF4E06" w:rsidRDefault="003F2E29" w:rsidP="00D81BFF">
      <w:pPr>
        <w:shd w:val="clear" w:color="auto" w:fill="FFFFFF"/>
        <w:spacing w:line="240" w:lineRule="auto"/>
        <w:ind w:right="9"/>
        <w:jc w:val="center"/>
        <w:rPr>
          <w:ins w:id="15142" w:author="Dr Mamadou SANOGO" w:date="2023-10-25T17:30:00Z"/>
          <w:del w:id="15143" w:author="Cauris Cosmetics" w:date="2023-10-27T18:52:00Z"/>
          <w:b/>
          <w:color w:val="000000" w:themeColor="text1"/>
          <w:sz w:val="44"/>
          <w:rPrChange w:id="15144" w:author="Dr Mamadou SANOGO" w:date="2023-10-25T18:15:00Z">
            <w:rPr>
              <w:ins w:id="15145" w:author="Dr Mamadou SANOGO" w:date="2023-10-25T17:30:00Z"/>
              <w:del w:id="15146" w:author="Cauris Cosmetics" w:date="2023-10-27T18:52:00Z"/>
              <w:b/>
              <w:sz w:val="44"/>
            </w:rPr>
          </w:rPrChange>
        </w:rPr>
      </w:pPr>
    </w:p>
    <w:p w14:paraId="5E3A7FC8" w14:textId="43DACD97" w:rsidR="003F2E29" w:rsidDel="00AF4E06" w:rsidRDefault="003F2E29" w:rsidP="00D81BFF">
      <w:pPr>
        <w:shd w:val="clear" w:color="auto" w:fill="FFFFFF"/>
        <w:spacing w:line="240" w:lineRule="auto"/>
        <w:ind w:right="9"/>
        <w:jc w:val="center"/>
        <w:rPr>
          <w:ins w:id="15147" w:author="Dr Mamadou SANOGO" w:date="2023-10-27T14:07:00Z"/>
          <w:del w:id="15148" w:author="Cauris Cosmetics" w:date="2023-10-27T18:52:00Z"/>
          <w:b/>
          <w:color w:val="000000" w:themeColor="text1"/>
          <w:sz w:val="44"/>
        </w:rPr>
      </w:pPr>
    </w:p>
    <w:p w14:paraId="3C0DEB14" w14:textId="159FB667" w:rsidR="006778CD" w:rsidDel="00AF4E06" w:rsidRDefault="006778CD" w:rsidP="00D81BFF">
      <w:pPr>
        <w:shd w:val="clear" w:color="auto" w:fill="FFFFFF"/>
        <w:spacing w:line="240" w:lineRule="auto"/>
        <w:ind w:right="9"/>
        <w:jc w:val="center"/>
        <w:rPr>
          <w:ins w:id="15149" w:author="Dr Mamadou SANOGO" w:date="2023-10-27T14:07:00Z"/>
          <w:del w:id="15150" w:author="Cauris Cosmetics" w:date="2023-10-27T18:52:00Z"/>
          <w:b/>
          <w:color w:val="000000" w:themeColor="text1"/>
          <w:sz w:val="44"/>
        </w:rPr>
      </w:pPr>
    </w:p>
    <w:p w14:paraId="2B25519B" w14:textId="3FC6D35F" w:rsidR="006778CD" w:rsidDel="00AF4E06" w:rsidRDefault="006778CD" w:rsidP="00D81BFF">
      <w:pPr>
        <w:shd w:val="clear" w:color="auto" w:fill="FFFFFF"/>
        <w:spacing w:line="240" w:lineRule="auto"/>
        <w:ind w:right="9"/>
        <w:jc w:val="center"/>
        <w:rPr>
          <w:ins w:id="15151" w:author="Dr Mamadou SANOGO" w:date="2023-10-27T14:07:00Z"/>
          <w:del w:id="15152" w:author="Cauris Cosmetics" w:date="2023-10-27T18:52:00Z"/>
          <w:b/>
          <w:color w:val="000000" w:themeColor="text1"/>
          <w:sz w:val="44"/>
        </w:rPr>
      </w:pPr>
    </w:p>
    <w:p w14:paraId="49A7CAC3" w14:textId="4504A893" w:rsidR="006778CD" w:rsidDel="00AF4E06" w:rsidRDefault="006778CD" w:rsidP="00D81BFF">
      <w:pPr>
        <w:shd w:val="clear" w:color="auto" w:fill="FFFFFF"/>
        <w:spacing w:line="240" w:lineRule="auto"/>
        <w:ind w:right="9"/>
        <w:jc w:val="center"/>
        <w:rPr>
          <w:ins w:id="15153" w:author="Dr Mamadou SANOGO" w:date="2023-10-27T14:07:00Z"/>
          <w:del w:id="15154" w:author="Cauris Cosmetics" w:date="2023-10-27T18:52:00Z"/>
          <w:b/>
          <w:color w:val="000000" w:themeColor="text1"/>
          <w:sz w:val="44"/>
        </w:rPr>
      </w:pPr>
    </w:p>
    <w:p w14:paraId="691EDEE2" w14:textId="77777777" w:rsidR="00BD57AF" w:rsidRPr="007A4AFC" w:rsidDel="00AF4E06" w:rsidRDefault="00BD57AF" w:rsidP="00D81BFF">
      <w:pPr>
        <w:shd w:val="clear" w:color="auto" w:fill="FFFFFF"/>
        <w:spacing w:line="240" w:lineRule="auto"/>
        <w:ind w:right="9"/>
        <w:jc w:val="center"/>
        <w:rPr>
          <w:ins w:id="15155" w:author="Dr Mamadou SANOGO" w:date="2023-10-25T17:30:00Z"/>
          <w:del w:id="15156" w:author="Cauris Cosmetics" w:date="2023-10-27T18:52:00Z"/>
          <w:b/>
          <w:color w:val="000000" w:themeColor="text1"/>
          <w:sz w:val="44"/>
          <w:rPrChange w:id="15157" w:author="Dr Mamadou SANOGO" w:date="2023-10-25T18:15:00Z">
            <w:rPr>
              <w:ins w:id="15158" w:author="Dr Mamadou SANOGO" w:date="2023-10-25T17:30:00Z"/>
              <w:del w:id="15159" w:author="Cauris Cosmetics" w:date="2023-10-27T18:52:00Z"/>
              <w:b/>
              <w:sz w:val="44"/>
            </w:rPr>
          </w:rPrChange>
        </w:rPr>
      </w:pPr>
    </w:p>
    <w:p w14:paraId="3D22CF26" w14:textId="5FD53DD3" w:rsidR="00A75F71" w:rsidRPr="007A4AFC" w:rsidDel="00AF4E06" w:rsidRDefault="00A75F71" w:rsidP="00166699">
      <w:pPr>
        <w:shd w:val="clear" w:color="auto" w:fill="FFFFFF"/>
        <w:spacing w:line="240" w:lineRule="auto"/>
        <w:ind w:right="9"/>
        <w:rPr>
          <w:ins w:id="15160" w:author="Dr Mamadou SANOGO" w:date="2023-10-25T17:51:00Z"/>
          <w:del w:id="15161" w:author="Cauris Cosmetics" w:date="2023-10-27T18:52:00Z"/>
          <w:b/>
          <w:color w:val="000000" w:themeColor="text1"/>
          <w:sz w:val="44"/>
          <w:rPrChange w:id="15162" w:author="Dr Mamadou SANOGO" w:date="2023-10-25T18:15:00Z">
            <w:rPr>
              <w:ins w:id="15163" w:author="Dr Mamadou SANOGO" w:date="2023-10-25T17:51:00Z"/>
              <w:del w:id="15164" w:author="Cauris Cosmetics" w:date="2023-10-27T18:52:00Z"/>
              <w:b/>
              <w:sz w:val="44"/>
            </w:rPr>
          </w:rPrChange>
        </w:rPr>
      </w:pPr>
    </w:p>
    <w:p w14:paraId="0C163FE2" w14:textId="6D4770E4" w:rsidR="003F2E29" w:rsidRPr="007A4AFC" w:rsidRDefault="003F2E29">
      <w:pPr>
        <w:rPr>
          <w:ins w:id="15165" w:author="Dr Mamadou SANOGO" w:date="2023-10-25T17:36:00Z"/>
          <w:rFonts w:ascii="Calibri" w:hAnsi="Calibri"/>
          <w:bCs/>
          <w:sz w:val="22"/>
          <w:rPrChange w:id="15166" w:author="Dr Mamadou SANOGO" w:date="2023-10-25T18:15:00Z">
            <w:rPr>
              <w:ins w:id="15167" w:author="Dr Mamadou SANOGO" w:date="2023-10-25T17:36:00Z"/>
            </w:rPr>
          </w:rPrChange>
        </w:rPr>
        <w:pPrChange w:id="15168" w:author="Dr Mamadou SANOGO" w:date="2023-10-25T17:36:00Z">
          <w:pPr>
            <w:pStyle w:val="Titre2"/>
            <w:numPr>
              <w:ilvl w:val="0"/>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14:paraId="20D46F37" w14:textId="77777777" w:rsidTr="00A75F71">
        <w:trPr>
          <w:ins w:id="15169" w:author="Dr Mamadou SANOGO" w:date="2023-10-25T17:36:00Z"/>
        </w:trPr>
        <w:tc>
          <w:tcPr>
            <w:tcW w:w="381" w:type="pct"/>
          </w:tcPr>
          <w:p w14:paraId="4C9D7D1E" w14:textId="77777777" w:rsidR="003F2E29" w:rsidRPr="007A4AFC" w:rsidRDefault="003F2E29" w:rsidP="00D27EF1">
            <w:pPr>
              <w:spacing w:line="240" w:lineRule="auto"/>
              <w:rPr>
                <w:ins w:id="15170" w:author="Dr Mamadou SANOGO" w:date="2023-10-25T17:36:00Z"/>
                <w:rFonts w:asciiTheme="majorHAnsi" w:hAnsiTheme="majorHAnsi" w:cstheme="majorHAnsi"/>
                <w:b/>
                <w:color w:val="000000" w:themeColor="text1"/>
                <w:szCs w:val="24"/>
                <w:rPrChange w:id="15171" w:author="Dr Mamadou SANOGO" w:date="2023-10-25T18:15:00Z">
                  <w:rPr>
                    <w:ins w:id="15172" w:author="Dr Mamadou SANOGO" w:date="2023-10-25T17:36:00Z"/>
                    <w:rFonts w:asciiTheme="majorHAnsi" w:hAnsiTheme="majorHAnsi" w:cstheme="majorHAnsi"/>
                    <w:b/>
                    <w:szCs w:val="24"/>
                  </w:rPr>
                </w:rPrChange>
              </w:rPr>
            </w:pPr>
            <w:ins w:id="15173" w:author="Dr Mamadou SANOGO" w:date="2023-10-25T17:36:00Z">
              <w:r w:rsidRPr="007A4AFC">
                <w:rPr>
                  <w:rFonts w:asciiTheme="majorHAnsi" w:hAnsiTheme="majorHAnsi" w:cstheme="majorHAnsi"/>
                  <w:b/>
                  <w:color w:val="000000" w:themeColor="text1"/>
                  <w:szCs w:val="24"/>
                  <w:rPrChange w:id="15174" w:author="Dr Mamadou SANOGO" w:date="2023-10-25T18:15:00Z">
                    <w:rPr>
                      <w:rFonts w:asciiTheme="majorHAnsi" w:hAnsiTheme="majorHAnsi" w:cstheme="majorHAnsi"/>
                      <w:b/>
                      <w:szCs w:val="24"/>
                    </w:rPr>
                  </w:rPrChange>
                </w:rPr>
                <w:lastRenderedPageBreak/>
                <w:t>N°</w:t>
              </w:r>
            </w:ins>
          </w:p>
        </w:tc>
        <w:tc>
          <w:tcPr>
            <w:tcW w:w="3327" w:type="pct"/>
          </w:tcPr>
          <w:p w14:paraId="50D5D4B2" w14:textId="77777777" w:rsidR="003F2E29" w:rsidRPr="007A4AFC" w:rsidRDefault="003F2E29" w:rsidP="00D27EF1">
            <w:pPr>
              <w:spacing w:line="240" w:lineRule="auto"/>
              <w:rPr>
                <w:ins w:id="15175" w:author="Dr Mamadou SANOGO" w:date="2023-10-25T17:36:00Z"/>
                <w:rFonts w:asciiTheme="majorHAnsi" w:hAnsiTheme="majorHAnsi" w:cstheme="majorHAnsi"/>
                <w:b/>
                <w:color w:val="000000" w:themeColor="text1"/>
                <w:szCs w:val="24"/>
                <w:rPrChange w:id="15176" w:author="Dr Mamadou SANOGO" w:date="2023-10-25T18:15:00Z">
                  <w:rPr>
                    <w:ins w:id="15177" w:author="Dr Mamadou SANOGO" w:date="2023-10-25T17:36:00Z"/>
                    <w:rFonts w:asciiTheme="majorHAnsi" w:hAnsiTheme="majorHAnsi" w:cstheme="majorHAnsi"/>
                    <w:b/>
                    <w:szCs w:val="24"/>
                  </w:rPr>
                </w:rPrChange>
              </w:rPr>
            </w:pPr>
            <w:ins w:id="15178" w:author="Dr Mamadou SANOGO" w:date="2023-10-25T17:36:00Z">
              <w:r w:rsidRPr="007A4AFC">
                <w:rPr>
                  <w:rFonts w:asciiTheme="majorHAnsi" w:hAnsiTheme="majorHAnsi" w:cstheme="majorHAnsi"/>
                  <w:b/>
                  <w:color w:val="000000" w:themeColor="text1"/>
                  <w:szCs w:val="24"/>
                  <w:rPrChange w:id="15179" w:author="Dr Mamadou SANOGO" w:date="2023-10-25T18:15:00Z">
                    <w:rPr>
                      <w:rFonts w:asciiTheme="majorHAnsi" w:hAnsiTheme="majorHAnsi" w:cstheme="majorHAnsi"/>
                      <w:b/>
                      <w:szCs w:val="24"/>
                    </w:rPr>
                  </w:rPrChange>
                </w:rPr>
                <w:t>Infrastructures</w:t>
              </w:r>
            </w:ins>
          </w:p>
        </w:tc>
        <w:tc>
          <w:tcPr>
            <w:tcW w:w="610" w:type="pct"/>
          </w:tcPr>
          <w:p w14:paraId="364D809D" w14:textId="77777777" w:rsidR="003F2E29" w:rsidRPr="007A4AFC" w:rsidRDefault="003F2E29" w:rsidP="00D27EF1">
            <w:pPr>
              <w:spacing w:line="240" w:lineRule="auto"/>
              <w:jc w:val="center"/>
              <w:rPr>
                <w:ins w:id="15180" w:author="Dr Mamadou SANOGO" w:date="2023-10-25T17:36:00Z"/>
                <w:rFonts w:asciiTheme="majorHAnsi" w:hAnsiTheme="majorHAnsi" w:cstheme="majorHAnsi"/>
                <w:b/>
                <w:color w:val="000000" w:themeColor="text1"/>
                <w:szCs w:val="24"/>
                <w:rPrChange w:id="15181" w:author="Dr Mamadou SANOGO" w:date="2023-10-25T18:15:00Z">
                  <w:rPr>
                    <w:ins w:id="15182" w:author="Dr Mamadou SANOGO" w:date="2023-10-25T17:36:00Z"/>
                    <w:rFonts w:asciiTheme="majorHAnsi" w:hAnsiTheme="majorHAnsi" w:cstheme="majorHAnsi"/>
                    <w:b/>
                    <w:szCs w:val="24"/>
                  </w:rPr>
                </w:rPrChange>
              </w:rPr>
            </w:pPr>
            <w:ins w:id="15183" w:author="Dr Mamadou SANOGO" w:date="2023-10-25T17:36:00Z">
              <w:r w:rsidRPr="007A4AFC">
                <w:rPr>
                  <w:rFonts w:asciiTheme="majorHAnsi" w:hAnsiTheme="majorHAnsi" w:cstheme="majorHAnsi"/>
                  <w:b/>
                  <w:color w:val="000000" w:themeColor="text1"/>
                  <w:szCs w:val="24"/>
                  <w:rPrChange w:id="15184" w:author="Dr Mamadou SANOGO" w:date="2023-10-25T18:15:00Z">
                    <w:rPr>
                      <w:rFonts w:asciiTheme="majorHAnsi" w:hAnsiTheme="majorHAnsi" w:cstheme="majorHAnsi"/>
                      <w:b/>
                      <w:szCs w:val="24"/>
                    </w:rPr>
                  </w:rPrChange>
                </w:rPr>
                <w:t>Quantité</w:t>
              </w:r>
            </w:ins>
          </w:p>
        </w:tc>
        <w:tc>
          <w:tcPr>
            <w:tcW w:w="682" w:type="pct"/>
          </w:tcPr>
          <w:p w14:paraId="564BD99B" w14:textId="77777777" w:rsidR="003F2E29" w:rsidRPr="007A4AFC" w:rsidRDefault="003F2E29" w:rsidP="00D27EF1">
            <w:pPr>
              <w:spacing w:line="240" w:lineRule="auto"/>
              <w:jc w:val="center"/>
              <w:rPr>
                <w:ins w:id="15185" w:author="Dr Mamadou SANOGO" w:date="2023-10-25T17:36:00Z"/>
                <w:rFonts w:asciiTheme="majorHAnsi" w:hAnsiTheme="majorHAnsi" w:cstheme="majorHAnsi"/>
                <w:b/>
                <w:color w:val="000000" w:themeColor="text1"/>
                <w:szCs w:val="24"/>
                <w:rPrChange w:id="15186" w:author="Dr Mamadou SANOGO" w:date="2023-10-25T18:15:00Z">
                  <w:rPr>
                    <w:ins w:id="15187" w:author="Dr Mamadou SANOGO" w:date="2023-10-25T17:36:00Z"/>
                    <w:rFonts w:asciiTheme="majorHAnsi" w:hAnsiTheme="majorHAnsi" w:cstheme="majorHAnsi"/>
                    <w:b/>
                    <w:szCs w:val="24"/>
                  </w:rPr>
                </w:rPrChange>
              </w:rPr>
            </w:pPr>
            <w:ins w:id="15188" w:author="Dr Mamadou SANOGO" w:date="2023-10-25T17:36:00Z">
              <w:r w:rsidRPr="007A4AFC">
                <w:rPr>
                  <w:rFonts w:asciiTheme="majorHAnsi" w:hAnsiTheme="majorHAnsi" w:cstheme="majorHAnsi"/>
                  <w:b/>
                  <w:color w:val="000000" w:themeColor="text1"/>
                  <w:szCs w:val="24"/>
                  <w:rPrChange w:id="15189" w:author="Dr Mamadou SANOGO" w:date="2023-10-25T18:15:00Z">
                    <w:rPr>
                      <w:rFonts w:asciiTheme="majorHAnsi" w:hAnsiTheme="majorHAnsi" w:cstheme="majorHAnsi"/>
                      <w:b/>
                      <w:szCs w:val="24"/>
                    </w:rPr>
                  </w:rPrChange>
                </w:rPr>
                <w:t>Etat</w:t>
              </w:r>
            </w:ins>
          </w:p>
        </w:tc>
      </w:tr>
      <w:tr w:rsidR="007A4AFC" w:rsidRPr="007A4AFC" w14:paraId="4D196FE2" w14:textId="77777777" w:rsidTr="00A75F71">
        <w:trPr>
          <w:ins w:id="15190" w:author="Dr Mamadou SANOGO" w:date="2023-10-25T17:36:00Z"/>
        </w:trPr>
        <w:tc>
          <w:tcPr>
            <w:tcW w:w="381" w:type="pct"/>
            <w:vAlign w:val="center"/>
          </w:tcPr>
          <w:p w14:paraId="7ADF5D5A" w14:textId="77777777" w:rsidR="003F2E29" w:rsidRPr="007A4AFC" w:rsidRDefault="003F2E29" w:rsidP="00D27EF1">
            <w:pPr>
              <w:numPr>
                <w:ilvl w:val="0"/>
                <w:numId w:val="6"/>
              </w:numPr>
              <w:spacing w:line="240" w:lineRule="auto"/>
              <w:contextualSpacing/>
              <w:jc w:val="center"/>
              <w:rPr>
                <w:ins w:id="15191" w:author="Dr Mamadou SANOGO" w:date="2023-10-25T17:36:00Z"/>
                <w:rFonts w:asciiTheme="majorHAnsi" w:hAnsiTheme="majorHAnsi" w:cstheme="majorHAnsi"/>
                <w:b/>
                <w:color w:val="000000" w:themeColor="text1"/>
                <w:szCs w:val="24"/>
                <w:rPrChange w:id="15192" w:author="Dr Mamadou SANOGO" w:date="2023-10-25T18:15:00Z">
                  <w:rPr>
                    <w:ins w:id="15193" w:author="Dr Mamadou SANOGO" w:date="2023-10-25T17:36:00Z"/>
                    <w:rFonts w:asciiTheme="majorHAnsi" w:hAnsiTheme="majorHAnsi" w:cstheme="majorHAnsi"/>
                    <w:b/>
                    <w:szCs w:val="24"/>
                  </w:rPr>
                </w:rPrChange>
              </w:rPr>
            </w:pPr>
          </w:p>
        </w:tc>
        <w:tc>
          <w:tcPr>
            <w:tcW w:w="3327" w:type="pct"/>
          </w:tcPr>
          <w:p w14:paraId="660D3C4E" w14:textId="77777777" w:rsidR="003F2E29" w:rsidRPr="007A4AFC" w:rsidRDefault="003F2E29" w:rsidP="00D27EF1">
            <w:pPr>
              <w:spacing w:line="240" w:lineRule="auto"/>
              <w:rPr>
                <w:ins w:id="15194" w:author="Dr Mamadou SANOGO" w:date="2023-10-25T17:36:00Z"/>
                <w:rFonts w:asciiTheme="majorHAnsi" w:hAnsiTheme="majorHAnsi" w:cstheme="majorHAnsi"/>
                <w:color w:val="000000" w:themeColor="text1"/>
                <w:szCs w:val="24"/>
                <w:rPrChange w:id="15195" w:author="Dr Mamadou SANOGO" w:date="2023-10-25T18:15:00Z">
                  <w:rPr>
                    <w:ins w:id="15196" w:author="Dr Mamadou SANOGO" w:date="2023-10-25T17:36:00Z"/>
                    <w:rFonts w:asciiTheme="majorHAnsi" w:hAnsiTheme="majorHAnsi" w:cstheme="majorHAnsi"/>
                    <w:szCs w:val="24"/>
                  </w:rPr>
                </w:rPrChange>
              </w:rPr>
            </w:pPr>
            <w:ins w:id="15197" w:author="Dr Mamadou SANOGO" w:date="2023-10-25T17:36:00Z">
              <w:r w:rsidRPr="007A4AFC">
                <w:rPr>
                  <w:rFonts w:asciiTheme="majorHAnsi" w:hAnsiTheme="majorHAnsi" w:cstheme="majorHAnsi"/>
                  <w:color w:val="000000" w:themeColor="text1"/>
                  <w:szCs w:val="24"/>
                  <w:rPrChange w:id="15198" w:author="Dr Mamadou SANOGO" w:date="2023-10-25T18:15:00Z">
                    <w:rPr>
                      <w:rFonts w:asciiTheme="majorHAnsi" w:hAnsiTheme="majorHAnsi" w:cstheme="majorHAnsi"/>
                      <w:szCs w:val="24"/>
                    </w:rPr>
                  </w:rPrChange>
                </w:rPr>
                <w:t xml:space="preserve">Bureau Secrétaire </w:t>
              </w:r>
            </w:ins>
          </w:p>
        </w:tc>
        <w:tc>
          <w:tcPr>
            <w:tcW w:w="610" w:type="pct"/>
            <w:vAlign w:val="center"/>
          </w:tcPr>
          <w:p w14:paraId="24CF6ADB" w14:textId="77777777" w:rsidR="003F2E29" w:rsidRPr="007A4AFC" w:rsidRDefault="003F2E29" w:rsidP="00D27EF1">
            <w:pPr>
              <w:spacing w:line="240" w:lineRule="auto"/>
              <w:jc w:val="center"/>
              <w:rPr>
                <w:ins w:id="15199" w:author="Dr Mamadou SANOGO" w:date="2023-10-25T17:36:00Z"/>
                <w:rFonts w:asciiTheme="majorHAnsi" w:hAnsiTheme="majorHAnsi" w:cstheme="majorHAnsi"/>
                <w:color w:val="000000" w:themeColor="text1"/>
                <w:szCs w:val="24"/>
                <w:rPrChange w:id="15200" w:author="Dr Mamadou SANOGO" w:date="2023-10-25T18:15:00Z">
                  <w:rPr>
                    <w:ins w:id="15201" w:author="Dr Mamadou SANOGO" w:date="2023-10-25T17:36:00Z"/>
                    <w:rFonts w:asciiTheme="majorHAnsi" w:hAnsiTheme="majorHAnsi" w:cstheme="majorHAnsi"/>
                    <w:szCs w:val="24"/>
                  </w:rPr>
                </w:rPrChange>
              </w:rPr>
            </w:pPr>
            <w:ins w:id="15202" w:author="Dr Mamadou SANOGO" w:date="2023-10-25T17:36:00Z">
              <w:r w:rsidRPr="007A4AFC">
                <w:rPr>
                  <w:rFonts w:asciiTheme="majorHAnsi" w:hAnsiTheme="majorHAnsi" w:cstheme="majorHAnsi"/>
                  <w:color w:val="000000" w:themeColor="text1"/>
                  <w:szCs w:val="24"/>
                  <w:rPrChange w:id="15203" w:author="Dr Mamadou SANOGO" w:date="2023-10-25T18:15:00Z">
                    <w:rPr>
                      <w:rFonts w:asciiTheme="majorHAnsi" w:hAnsiTheme="majorHAnsi" w:cstheme="majorHAnsi"/>
                      <w:szCs w:val="24"/>
                    </w:rPr>
                  </w:rPrChange>
                </w:rPr>
                <w:t>1</w:t>
              </w:r>
            </w:ins>
          </w:p>
        </w:tc>
        <w:tc>
          <w:tcPr>
            <w:tcW w:w="682" w:type="pct"/>
          </w:tcPr>
          <w:p w14:paraId="44432A53" w14:textId="77777777" w:rsidR="003F2E29" w:rsidRPr="007A4AFC" w:rsidRDefault="003F2E29" w:rsidP="00D27EF1">
            <w:pPr>
              <w:spacing w:line="240" w:lineRule="auto"/>
              <w:jc w:val="center"/>
              <w:rPr>
                <w:ins w:id="15204" w:author="Dr Mamadou SANOGO" w:date="2023-10-25T17:36:00Z"/>
                <w:rFonts w:asciiTheme="majorHAnsi" w:hAnsiTheme="majorHAnsi" w:cstheme="majorHAnsi"/>
                <w:color w:val="000000" w:themeColor="text1"/>
                <w:szCs w:val="24"/>
                <w:rPrChange w:id="15205" w:author="Dr Mamadou SANOGO" w:date="2023-10-25T18:15:00Z">
                  <w:rPr>
                    <w:ins w:id="15206" w:author="Dr Mamadou SANOGO" w:date="2023-10-25T17:36:00Z"/>
                    <w:rFonts w:asciiTheme="majorHAnsi" w:hAnsiTheme="majorHAnsi" w:cstheme="majorHAnsi"/>
                    <w:szCs w:val="24"/>
                  </w:rPr>
                </w:rPrChange>
              </w:rPr>
            </w:pPr>
            <w:ins w:id="15207" w:author="Dr Mamadou SANOGO" w:date="2023-10-25T17:36:00Z">
              <w:r w:rsidRPr="007A4AFC">
                <w:rPr>
                  <w:rFonts w:asciiTheme="majorHAnsi" w:hAnsiTheme="majorHAnsi" w:cstheme="majorHAnsi"/>
                  <w:color w:val="000000" w:themeColor="text1"/>
                  <w:szCs w:val="24"/>
                  <w:rPrChange w:id="15208" w:author="Dr Mamadou SANOGO" w:date="2023-10-25T18:15:00Z">
                    <w:rPr>
                      <w:rFonts w:asciiTheme="majorHAnsi" w:hAnsiTheme="majorHAnsi" w:cstheme="majorHAnsi"/>
                      <w:szCs w:val="24"/>
                    </w:rPr>
                  </w:rPrChange>
                </w:rPr>
                <w:t>Bon</w:t>
              </w:r>
            </w:ins>
          </w:p>
        </w:tc>
      </w:tr>
      <w:tr w:rsidR="007A4AFC" w:rsidRPr="007A4AFC" w14:paraId="5C2F509F" w14:textId="77777777" w:rsidTr="00A75F71">
        <w:trPr>
          <w:ins w:id="15209" w:author="Dr Mamadou SANOGO" w:date="2023-10-25T17:36:00Z"/>
        </w:trPr>
        <w:tc>
          <w:tcPr>
            <w:tcW w:w="381" w:type="pct"/>
            <w:vAlign w:val="center"/>
          </w:tcPr>
          <w:p w14:paraId="3AEA8A71" w14:textId="77777777" w:rsidR="003F2E29" w:rsidRPr="007A4AFC" w:rsidRDefault="003F2E29" w:rsidP="00D27EF1">
            <w:pPr>
              <w:numPr>
                <w:ilvl w:val="0"/>
                <w:numId w:val="6"/>
              </w:numPr>
              <w:spacing w:line="240" w:lineRule="auto"/>
              <w:contextualSpacing/>
              <w:jc w:val="center"/>
              <w:rPr>
                <w:ins w:id="15210" w:author="Dr Mamadou SANOGO" w:date="2023-10-25T17:36:00Z"/>
                <w:rFonts w:asciiTheme="majorHAnsi" w:hAnsiTheme="majorHAnsi" w:cstheme="majorHAnsi"/>
                <w:b/>
                <w:color w:val="000000" w:themeColor="text1"/>
                <w:szCs w:val="24"/>
                <w:rPrChange w:id="15211" w:author="Dr Mamadou SANOGO" w:date="2023-10-25T18:15:00Z">
                  <w:rPr>
                    <w:ins w:id="15212" w:author="Dr Mamadou SANOGO" w:date="2023-10-25T17:36:00Z"/>
                    <w:rFonts w:asciiTheme="majorHAnsi" w:hAnsiTheme="majorHAnsi" w:cstheme="majorHAnsi"/>
                    <w:b/>
                    <w:szCs w:val="24"/>
                  </w:rPr>
                </w:rPrChange>
              </w:rPr>
            </w:pPr>
          </w:p>
        </w:tc>
        <w:tc>
          <w:tcPr>
            <w:tcW w:w="3327" w:type="pct"/>
          </w:tcPr>
          <w:p w14:paraId="52CDF647" w14:textId="77777777" w:rsidR="003F2E29" w:rsidRPr="007A4AFC" w:rsidRDefault="003F2E29" w:rsidP="00D27EF1">
            <w:pPr>
              <w:spacing w:line="240" w:lineRule="auto"/>
              <w:rPr>
                <w:ins w:id="15213" w:author="Dr Mamadou SANOGO" w:date="2023-10-25T17:36:00Z"/>
                <w:rFonts w:asciiTheme="majorHAnsi" w:hAnsiTheme="majorHAnsi" w:cstheme="majorHAnsi"/>
                <w:color w:val="000000" w:themeColor="text1"/>
                <w:szCs w:val="24"/>
                <w:rPrChange w:id="15214" w:author="Dr Mamadou SANOGO" w:date="2023-10-25T18:15:00Z">
                  <w:rPr>
                    <w:ins w:id="15215" w:author="Dr Mamadou SANOGO" w:date="2023-10-25T17:36:00Z"/>
                    <w:rFonts w:asciiTheme="majorHAnsi" w:hAnsiTheme="majorHAnsi" w:cstheme="majorHAnsi"/>
                    <w:szCs w:val="24"/>
                  </w:rPr>
                </w:rPrChange>
              </w:rPr>
            </w:pPr>
            <w:ins w:id="15216" w:author="Dr Mamadou SANOGO" w:date="2023-10-25T17:36:00Z">
              <w:r w:rsidRPr="007A4AFC">
                <w:rPr>
                  <w:rFonts w:asciiTheme="majorHAnsi" w:hAnsiTheme="majorHAnsi" w:cstheme="majorHAnsi"/>
                  <w:color w:val="000000" w:themeColor="text1"/>
                  <w:szCs w:val="24"/>
                  <w:rPrChange w:id="15217" w:author="Dr Mamadou SANOGO" w:date="2023-10-25T18:15:00Z">
                    <w:rPr>
                      <w:rFonts w:asciiTheme="majorHAnsi" w:hAnsiTheme="majorHAnsi" w:cstheme="majorHAnsi"/>
                      <w:szCs w:val="24"/>
                    </w:rPr>
                  </w:rPrChange>
                </w:rPr>
                <w:t>Bureau Directeur Général</w:t>
              </w:r>
            </w:ins>
          </w:p>
        </w:tc>
        <w:tc>
          <w:tcPr>
            <w:tcW w:w="610" w:type="pct"/>
            <w:vAlign w:val="center"/>
          </w:tcPr>
          <w:p w14:paraId="426DEAD8" w14:textId="77777777" w:rsidR="003F2E29" w:rsidRPr="007A4AFC" w:rsidRDefault="003F2E29" w:rsidP="00D27EF1">
            <w:pPr>
              <w:spacing w:line="240" w:lineRule="auto"/>
              <w:jc w:val="center"/>
              <w:rPr>
                <w:ins w:id="15218" w:author="Dr Mamadou SANOGO" w:date="2023-10-25T17:36:00Z"/>
                <w:rFonts w:asciiTheme="majorHAnsi" w:hAnsiTheme="majorHAnsi" w:cstheme="majorHAnsi"/>
                <w:color w:val="000000" w:themeColor="text1"/>
                <w:szCs w:val="24"/>
                <w:rPrChange w:id="15219" w:author="Dr Mamadou SANOGO" w:date="2023-10-25T18:15:00Z">
                  <w:rPr>
                    <w:ins w:id="15220" w:author="Dr Mamadou SANOGO" w:date="2023-10-25T17:36:00Z"/>
                    <w:rFonts w:asciiTheme="majorHAnsi" w:hAnsiTheme="majorHAnsi" w:cstheme="majorHAnsi"/>
                    <w:szCs w:val="24"/>
                  </w:rPr>
                </w:rPrChange>
              </w:rPr>
            </w:pPr>
            <w:ins w:id="15221" w:author="Dr Mamadou SANOGO" w:date="2023-10-25T17:36:00Z">
              <w:r w:rsidRPr="007A4AFC">
                <w:rPr>
                  <w:rFonts w:asciiTheme="majorHAnsi" w:hAnsiTheme="majorHAnsi" w:cstheme="majorHAnsi"/>
                  <w:color w:val="000000" w:themeColor="text1"/>
                  <w:szCs w:val="24"/>
                  <w:rPrChange w:id="15222" w:author="Dr Mamadou SANOGO" w:date="2023-10-25T18:15:00Z">
                    <w:rPr>
                      <w:rFonts w:asciiTheme="majorHAnsi" w:hAnsiTheme="majorHAnsi" w:cstheme="majorHAnsi"/>
                      <w:szCs w:val="24"/>
                    </w:rPr>
                  </w:rPrChange>
                </w:rPr>
                <w:t>1</w:t>
              </w:r>
            </w:ins>
          </w:p>
        </w:tc>
        <w:tc>
          <w:tcPr>
            <w:tcW w:w="682" w:type="pct"/>
          </w:tcPr>
          <w:p w14:paraId="0DD72D46" w14:textId="77777777" w:rsidR="003F2E29" w:rsidRPr="007A4AFC" w:rsidRDefault="003F2E29" w:rsidP="00D27EF1">
            <w:pPr>
              <w:spacing w:line="240" w:lineRule="auto"/>
              <w:jc w:val="center"/>
              <w:rPr>
                <w:ins w:id="15223" w:author="Dr Mamadou SANOGO" w:date="2023-10-25T17:36:00Z"/>
                <w:rFonts w:asciiTheme="majorHAnsi" w:hAnsiTheme="majorHAnsi" w:cstheme="majorHAnsi"/>
                <w:color w:val="000000" w:themeColor="text1"/>
                <w:szCs w:val="24"/>
                <w:rPrChange w:id="15224" w:author="Dr Mamadou SANOGO" w:date="2023-10-25T18:15:00Z">
                  <w:rPr>
                    <w:ins w:id="15225" w:author="Dr Mamadou SANOGO" w:date="2023-10-25T17:36:00Z"/>
                    <w:rFonts w:asciiTheme="majorHAnsi" w:hAnsiTheme="majorHAnsi" w:cstheme="majorHAnsi"/>
                    <w:szCs w:val="24"/>
                  </w:rPr>
                </w:rPrChange>
              </w:rPr>
            </w:pPr>
            <w:ins w:id="15226" w:author="Dr Mamadou SANOGO" w:date="2023-10-25T17:36:00Z">
              <w:r w:rsidRPr="007A4AFC">
                <w:rPr>
                  <w:rFonts w:asciiTheme="majorHAnsi" w:hAnsiTheme="majorHAnsi" w:cstheme="majorHAnsi"/>
                  <w:color w:val="000000" w:themeColor="text1"/>
                  <w:szCs w:val="24"/>
                  <w:rPrChange w:id="15227" w:author="Dr Mamadou SANOGO" w:date="2023-10-25T18:15:00Z">
                    <w:rPr>
                      <w:rFonts w:asciiTheme="majorHAnsi" w:hAnsiTheme="majorHAnsi" w:cstheme="majorHAnsi"/>
                      <w:szCs w:val="24"/>
                    </w:rPr>
                  </w:rPrChange>
                </w:rPr>
                <w:t>Bon</w:t>
              </w:r>
            </w:ins>
          </w:p>
        </w:tc>
      </w:tr>
      <w:tr w:rsidR="007A4AFC" w:rsidRPr="007A4AFC" w14:paraId="1A92B272" w14:textId="77777777" w:rsidTr="00A75F71">
        <w:trPr>
          <w:ins w:id="15228" w:author="Dr Mamadou SANOGO" w:date="2023-10-25T17:36:00Z"/>
        </w:trPr>
        <w:tc>
          <w:tcPr>
            <w:tcW w:w="381" w:type="pct"/>
            <w:vAlign w:val="center"/>
          </w:tcPr>
          <w:p w14:paraId="31F2AEED" w14:textId="77777777" w:rsidR="003F2E29" w:rsidRPr="007A4AFC" w:rsidRDefault="003F2E29" w:rsidP="00D27EF1">
            <w:pPr>
              <w:numPr>
                <w:ilvl w:val="0"/>
                <w:numId w:val="6"/>
              </w:numPr>
              <w:spacing w:line="240" w:lineRule="auto"/>
              <w:contextualSpacing/>
              <w:jc w:val="center"/>
              <w:rPr>
                <w:ins w:id="15229" w:author="Dr Mamadou SANOGO" w:date="2023-10-25T17:36:00Z"/>
                <w:rFonts w:asciiTheme="majorHAnsi" w:hAnsiTheme="majorHAnsi" w:cstheme="majorHAnsi"/>
                <w:b/>
                <w:color w:val="000000" w:themeColor="text1"/>
                <w:szCs w:val="24"/>
                <w:rPrChange w:id="15230" w:author="Dr Mamadou SANOGO" w:date="2023-10-25T18:15:00Z">
                  <w:rPr>
                    <w:ins w:id="15231" w:author="Dr Mamadou SANOGO" w:date="2023-10-25T17:36:00Z"/>
                    <w:rFonts w:asciiTheme="majorHAnsi" w:hAnsiTheme="majorHAnsi" w:cstheme="majorHAnsi"/>
                    <w:b/>
                    <w:szCs w:val="24"/>
                  </w:rPr>
                </w:rPrChange>
              </w:rPr>
            </w:pPr>
          </w:p>
        </w:tc>
        <w:tc>
          <w:tcPr>
            <w:tcW w:w="3327" w:type="pct"/>
          </w:tcPr>
          <w:p w14:paraId="462D93DD" w14:textId="77777777" w:rsidR="003F2E29" w:rsidRPr="007A4AFC" w:rsidRDefault="003F2E29" w:rsidP="00D27EF1">
            <w:pPr>
              <w:spacing w:line="240" w:lineRule="auto"/>
              <w:rPr>
                <w:ins w:id="15232" w:author="Dr Mamadou SANOGO" w:date="2023-10-25T17:36:00Z"/>
                <w:rFonts w:asciiTheme="majorHAnsi" w:hAnsiTheme="majorHAnsi" w:cstheme="majorHAnsi"/>
                <w:color w:val="000000" w:themeColor="text1"/>
                <w:szCs w:val="24"/>
                <w:rPrChange w:id="15233" w:author="Dr Mamadou SANOGO" w:date="2023-10-25T18:15:00Z">
                  <w:rPr>
                    <w:ins w:id="15234" w:author="Dr Mamadou SANOGO" w:date="2023-10-25T17:36:00Z"/>
                    <w:rFonts w:asciiTheme="majorHAnsi" w:hAnsiTheme="majorHAnsi" w:cstheme="majorHAnsi"/>
                    <w:szCs w:val="24"/>
                  </w:rPr>
                </w:rPrChange>
              </w:rPr>
            </w:pPr>
            <w:ins w:id="15235" w:author="Dr Mamadou SANOGO" w:date="2023-10-25T17:36:00Z">
              <w:r w:rsidRPr="007A4AFC">
                <w:rPr>
                  <w:rFonts w:asciiTheme="majorHAnsi" w:hAnsiTheme="majorHAnsi" w:cstheme="majorHAnsi"/>
                  <w:color w:val="000000" w:themeColor="text1"/>
                  <w:szCs w:val="24"/>
                  <w:rPrChange w:id="15236" w:author="Dr Mamadou SANOGO" w:date="2023-10-25T18:15:00Z">
                    <w:rPr>
                      <w:rFonts w:asciiTheme="majorHAnsi" w:hAnsiTheme="majorHAnsi" w:cstheme="majorHAnsi"/>
                      <w:szCs w:val="24"/>
                    </w:rPr>
                  </w:rPrChange>
                </w:rPr>
                <w:t>Bureau Directeur des Etudes</w:t>
              </w:r>
            </w:ins>
          </w:p>
        </w:tc>
        <w:tc>
          <w:tcPr>
            <w:tcW w:w="610" w:type="pct"/>
            <w:vAlign w:val="center"/>
          </w:tcPr>
          <w:p w14:paraId="5D8E4FFD" w14:textId="77777777" w:rsidR="003F2E29" w:rsidRPr="007A4AFC" w:rsidRDefault="003F2E29" w:rsidP="00D27EF1">
            <w:pPr>
              <w:spacing w:line="240" w:lineRule="auto"/>
              <w:jc w:val="center"/>
              <w:rPr>
                <w:ins w:id="15237" w:author="Dr Mamadou SANOGO" w:date="2023-10-25T17:36:00Z"/>
                <w:rFonts w:asciiTheme="majorHAnsi" w:hAnsiTheme="majorHAnsi" w:cstheme="majorHAnsi"/>
                <w:color w:val="000000" w:themeColor="text1"/>
                <w:szCs w:val="24"/>
                <w:rPrChange w:id="15238" w:author="Dr Mamadou SANOGO" w:date="2023-10-25T18:15:00Z">
                  <w:rPr>
                    <w:ins w:id="15239" w:author="Dr Mamadou SANOGO" w:date="2023-10-25T17:36:00Z"/>
                    <w:rFonts w:asciiTheme="majorHAnsi" w:hAnsiTheme="majorHAnsi" w:cstheme="majorHAnsi"/>
                    <w:szCs w:val="24"/>
                  </w:rPr>
                </w:rPrChange>
              </w:rPr>
            </w:pPr>
            <w:ins w:id="15240" w:author="Dr Mamadou SANOGO" w:date="2023-10-25T17:36:00Z">
              <w:r w:rsidRPr="007A4AFC">
                <w:rPr>
                  <w:rFonts w:asciiTheme="majorHAnsi" w:hAnsiTheme="majorHAnsi" w:cstheme="majorHAnsi"/>
                  <w:color w:val="000000" w:themeColor="text1"/>
                  <w:szCs w:val="24"/>
                  <w:rPrChange w:id="15241" w:author="Dr Mamadou SANOGO" w:date="2023-10-25T18:15:00Z">
                    <w:rPr>
                      <w:rFonts w:asciiTheme="majorHAnsi" w:hAnsiTheme="majorHAnsi" w:cstheme="majorHAnsi"/>
                      <w:szCs w:val="24"/>
                    </w:rPr>
                  </w:rPrChange>
                </w:rPr>
                <w:t>1</w:t>
              </w:r>
            </w:ins>
          </w:p>
        </w:tc>
        <w:tc>
          <w:tcPr>
            <w:tcW w:w="682" w:type="pct"/>
          </w:tcPr>
          <w:p w14:paraId="379F7A6C" w14:textId="77777777" w:rsidR="003F2E29" w:rsidRPr="007A4AFC" w:rsidRDefault="003F2E29" w:rsidP="00D27EF1">
            <w:pPr>
              <w:spacing w:line="240" w:lineRule="auto"/>
              <w:jc w:val="center"/>
              <w:rPr>
                <w:ins w:id="15242" w:author="Dr Mamadou SANOGO" w:date="2023-10-25T17:36:00Z"/>
                <w:rFonts w:asciiTheme="majorHAnsi" w:hAnsiTheme="majorHAnsi" w:cstheme="majorHAnsi"/>
                <w:color w:val="000000" w:themeColor="text1"/>
                <w:szCs w:val="24"/>
                <w:rPrChange w:id="15243" w:author="Dr Mamadou SANOGO" w:date="2023-10-25T18:15:00Z">
                  <w:rPr>
                    <w:ins w:id="15244" w:author="Dr Mamadou SANOGO" w:date="2023-10-25T17:36:00Z"/>
                    <w:rFonts w:asciiTheme="majorHAnsi" w:hAnsiTheme="majorHAnsi" w:cstheme="majorHAnsi"/>
                    <w:szCs w:val="24"/>
                  </w:rPr>
                </w:rPrChange>
              </w:rPr>
            </w:pPr>
            <w:ins w:id="15245" w:author="Dr Mamadou SANOGO" w:date="2023-10-25T17:36:00Z">
              <w:r w:rsidRPr="007A4AFC">
                <w:rPr>
                  <w:rFonts w:asciiTheme="majorHAnsi" w:hAnsiTheme="majorHAnsi" w:cstheme="majorHAnsi"/>
                  <w:color w:val="000000" w:themeColor="text1"/>
                  <w:szCs w:val="24"/>
                  <w:rPrChange w:id="15246" w:author="Dr Mamadou SANOGO" w:date="2023-10-25T18:15:00Z">
                    <w:rPr>
                      <w:rFonts w:asciiTheme="majorHAnsi" w:hAnsiTheme="majorHAnsi" w:cstheme="majorHAnsi"/>
                      <w:szCs w:val="24"/>
                    </w:rPr>
                  </w:rPrChange>
                </w:rPr>
                <w:t>Bon</w:t>
              </w:r>
            </w:ins>
          </w:p>
        </w:tc>
      </w:tr>
      <w:tr w:rsidR="007A4AFC" w:rsidRPr="007A4AFC" w14:paraId="6B321127" w14:textId="77777777" w:rsidTr="00A75F71">
        <w:trPr>
          <w:ins w:id="15247" w:author="Dr Mamadou SANOGO" w:date="2023-10-25T17:36:00Z"/>
        </w:trPr>
        <w:tc>
          <w:tcPr>
            <w:tcW w:w="381" w:type="pct"/>
            <w:vAlign w:val="center"/>
          </w:tcPr>
          <w:p w14:paraId="316ECE44" w14:textId="77777777" w:rsidR="003F2E29" w:rsidRPr="007A4AFC" w:rsidRDefault="003F2E29" w:rsidP="00D27EF1">
            <w:pPr>
              <w:numPr>
                <w:ilvl w:val="0"/>
                <w:numId w:val="6"/>
              </w:numPr>
              <w:spacing w:line="240" w:lineRule="auto"/>
              <w:contextualSpacing/>
              <w:jc w:val="center"/>
              <w:rPr>
                <w:ins w:id="15248" w:author="Dr Mamadou SANOGO" w:date="2023-10-25T17:36:00Z"/>
                <w:rFonts w:asciiTheme="majorHAnsi" w:hAnsiTheme="majorHAnsi" w:cstheme="majorHAnsi"/>
                <w:b/>
                <w:color w:val="000000" w:themeColor="text1"/>
                <w:szCs w:val="24"/>
                <w:rPrChange w:id="15249" w:author="Dr Mamadou SANOGO" w:date="2023-10-25T18:15:00Z">
                  <w:rPr>
                    <w:ins w:id="15250" w:author="Dr Mamadou SANOGO" w:date="2023-10-25T17:36:00Z"/>
                    <w:rFonts w:asciiTheme="majorHAnsi" w:hAnsiTheme="majorHAnsi" w:cstheme="majorHAnsi"/>
                    <w:b/>
                    <w:szCs w:val="24"/>
                  </w:rPr>
                </w:rPrChange>
              </w:rPr>
            </w:pPr>
          </w:p>
        </w:tc>
        <w:tc>
          <w:tcPr>
            <w:tcW w:w="3327" w:type="pct"/>
          </w:tcPr>
          <w:p w14:paraId="02EBE771" w14:textId="77777777" w:rsidR="003F2E29" w:rsidRPr="007A4AFC" w:rsidRDefault="003F2E29" w:rsidP="00D27EF1">
            <w:pPr>
              <w:spacing w:line="240" w:lineRule="auto"/>
              <w:rPr>
                <w:ins w:id="15251" w:author="Dr Mamadou SANOGO" w:date="2023-10-25T17:36:00Z"/>
                <w:rFonts w:asciiTheme="majorHAnsi" w:hAnsiTheme="majorHAnsi" w:cstheme="majorHAnsi"/>
                <w:color w:val="000000" w:themeColor="text1"/>
                <w:szCs w:val="24"/>
                <w:rPrChange w:id="15252" w:author="Dr Mamadou SANOGO" w:date="2023-10-25T18:15:00Z">
                  <w:rPr>
                    <w:ins w:id="15253" w:author="Dr Mamadou SANOGO" w:date="2023-10-25T17:36:00Z"/>
                    <w:rFonts w:asciiTheme="majorHAnsi" w:hAnsiTheme="majorHAnsi" w:cstheme="majorHAnsi"/>
                    <w:szCs w:val="24"/>
                  </w:rPr>
                </w:rPrChange>
              </w:rPr>
            </w:pPr>
            <w:ins w:id="15254" w:author="Dr Mamadou SANOGO" w:date="2023-10-25T17:36:00Z">
              <w:r w:rsidRPr="007A4AFC">
                <w:rPr>
                  <w:rFonts w:asciiTheme="majorHAnsi" w:hAnsiTheme="majorHAnsi" w:cstheme="majorHAnsi"/>
                  <w:color w:val="000000" w:themeColor="text1"/>
                  <w:szCs w:val="24"/>
                  <w:rPrChange w:id="15255" w:author="Dr Mamadou SANOGO" w:date="2023-10-25T18:15:00Z">
                    <w:rPr>
                      <w:rFonts w:asciiTheme="majorHAnsi" w:hAnsiTheme="majorHAnsi" w:cstheme="majorHAnsi"/>
                      <w:szCs w:val="24"/>
                    </w:rPr>
                  </w:rPrChange>
                </w:rPr>
                <w:t>Bureau Comptabilité</w:t>
              </w:r>
            </w:ins>
          </w:p>
        </w:tc>
        <w:tc>
          <w:tcPr>
            <w:tcW w:w="610" w:type="pct"/>
            <w:vAlign w:val="center"/>
          </w:tcPr>
          <w:p w14:paraId="2F1A7A45" w14:textId="77777777" w:rsidR="003F2E29" w:rsidRPr="007A4AFC" w:rsidRDefault="003F2E29" w:rsidP="00D27EF1">
            <w:pPr>
              <w:spacing w:line="240" w:lineRule="auto"/>
              <w:jc w:val="center"/>
              <w:rPr>
                <w:ins w:id="15256" w:author="Dr Mamadou SANOGO" w:date="2023-10-25T17:36:00Z"/>
                <w:rFonts w:asciiTheme="majorHAnsi" w:hAnsiTheme="majorHAnsi" w:cstheme="majorHAnsi"/>
                <w:color w:val="000000" w:themeColor="text1"/>
                <w:szCs w:val="24"/>
                <w:rPrChange w:id="15257" w:author="Dr Mamadou SANOGO" w:date="2023-10-25T18:15:00Z">
                  <w:rPr>
                    <w:ins w:id="15258" w:author="Dr Mamadou SANOGO" w:date="2023-10-25T17:36:00Z"/>
                    <w:rFonts w:asciiTheme="majorHAnsi" w:hAnsiTheme="majorHAnsi" w:cstheme="majorHAnsi"/>
                    <w:szCs w:val="24"/>
                  </w:rPr>
                </w:rPrChange>
              </w:rPr>
            </w:pPr>
            <w:ins w:id="15259" w:author="Dr Mamadou SANOGO" w:date="2023-10-25T17:36:00Z">
              <w:r w:rsidRPr="007A4AFC">
                <w:rPr>
                  <w:rFonts w:asciiTheme="majorHAnsi" w:hAnsiTheme="majorHAnsi" w:cstheme="majorHAnsi"/>
                  <w:color w:val="000000" w:themeColor="text1"/>
                  <w:szCs w:val="24"/>
                  <w:rPrChange w:id="15260" w:author="Dr Mamadou SANOGO" w:date="2023-10-25T18:15:00Z">
                    <w:rPr>
                      <w:rFonts w:asciiTheme="majorHAnsi" w:hAnsiTheme="majorHAnsi" w:cstheme="majorHAnsi"/>
                      <w:szCs w:val="24"/>
                    </w:rPr>
                  </w:rPrChange>
                </w:rPr>
                <w:t>1</w:t>
              </w:r>
            </w:ins>
          </w:p>
        </w:tc>
        <w:tc>
          <w:tcPr>
            <w:tcW w:w="682" w:type="pct"/>
          </w:tcPr>
          <w:p w14:paraId="25D186F5" w14:textId="77777777" w:rsidR="003F2E29" w:rsidRPr="007A4AFC" w:rsidRDefault="003F2E29" w:rsidP="00D27EF1">
            <w:pPr>
              <w:spacing w:line="240" w:lineRule="auto"/>
              <w:jc w:val="center"/>
              <w:rPr>
                <w:ins w:id="15261" w:author="Dr Mamadou SANOGO" w:date="2023-10-25T17:36:00Z"/>
                <w:rFonts w:asciiTheme="majorHAnsi" w:hAnsiTheme="majorHAnsi" w:cstheme="majorHAnsi"/>
                <w:color w:val="000000" w:themeColor="text1"/>
                <w:szCs w:val="24"/>
                <w:rPrChange w:id="15262" w:author="Dr Mamadou SANOGO" w:date="2023-10-25T18:15:00Z">
                  <w:rPr>
                    <w:ins w:id="15263" w:author="Dr Mamadou SANOGO" w:date="2023-10-25T17:36:00Z"/>
                    <w:rFonts w:asciiTheme="majorHAnsi" w:hAnsiTheme="majorHAnsi" w:cstheme="majorHAnsi"/>
                    <w:szCs w:val="24"/>
                  </w:rPr>
                </w:rPrChange>
              </w:rPr>
            </w:pPr>
            <w:ins w:id="15264" w:author="Dr Mamadou SANOGO" w:date="2023-10-25T17:36:00Z">
              <w:r w:rsidRPr="007A4AFC">
                <w:rPr>
                  <w:rFonts w:asciiTheme="majorHAnsi" w:hAnsiTheme="majorHAnsi" w:cstheme="majorHAnsi"/>
                  <w:color w:val="000000" w:themeColor="text1"/>
                  <w:szCs w:val="24"/>
                  <w:rPrChange w:id="15265" w:author="Dr Mamadou SANOGO" w:date="2023-10-25T18:15:00Z">
                    <w:rPr>
                      <w:rFonts w:asciiTheme="majorHAnsi" w:hAnsiTheme="majorHAnsi" w:cstheme="majorHAnsi"/>
                      <w:szCs w:val="24"/>
                    </w:rPr>
                  </w:rPrChange>
                </w:rPr>
                <w:t>Bon</w:t>
              </w:r>
            </w:ins>
          </w:p>
        </w:tc>
      </w:tr>
      <w:tr w:rsidR="007A4AFC" w:rsidRPr="007A4AFC" w14:paraId="72439559" w14:textId="77777777" w:rsidTr="00A75F71">
        <w:trPr>
          <w:ins w:id="15266" w:author="Dr Mamadou SANOGO" w:date="2023-10-25T17:36:00Z"/>
        </w:trPr>
        <w:tc>
          <w:tcPr>
            <w:tcW w:w="381" w:type="pct"/>
            <w:vAlign w:val="center"/>
          </w:tcPr>
          <w:p w14:paraId="2E5E6B6D" w14:textId="77777777" w:rsidR="003F2E29" w:rsidRPr="007A4AFC" w:rsidRDefault="003F2E29" w:rsidP="00D27EF1">
            <w:pPr>
              <w:numPr>
                <w:ilvl w:val="0"/>
                <w:numId w:val="6"/>
              </w:numPr>
              <w:spacing w:line="240" w:lineRule="auto"/>
              <w:contextualSpacing/>
              <w:jc w:val="center"/>
              <w:rPr>
                <w:ins w:id="15267" w:author="Dr Mamadou SANOGO" w:date="2023-10-25T17:36:00Z"/>
                <w:rFonts w:asciiTheme="majorHAnsi" w:hAnsiTheme="majorHAnsi" w:cstheme="majorHAnsi"/>
                <w:b/>
                <w:color w:val="000000" w:themeColor="text1"/>
                <w:szCs w:val="24"/>
                <w:rPrChange w:id="15268" w:author="Dr Mamadou SANOGO" w:date="2023-10-25T18:15:00Z">
                  <w:rPr>
                    <w:ins w:id="15269" w:author="Dr Mamadou SANOGO" w:date="2023-10-25T17:36:00Z"/>
                    <w:rFonts w:asciiTheme="majorHAnsi" w:hAnsiTheme="majorHAnsi" w:cstheme="majorHAnsi"/>
                    <w:b/>
                    <w:szCs w:val="24"/>
                  </w:rPr>
                </w:rPrChange>
              </w:rPr>
            </w:pPr>
          </w:p>
        </w:tc>
        <w:tc>
          <w:tcPr>
            <w:tcW w:w="3327" w:type="pct"/>
          </w:tcPr>
          <w:p w14:paraId="774BF1A9" w14:textId="77777777" w:rsidR="003F2E29" w:rsidRPr="007A4AFC" w:rsidRDefault="003F2E29" w:rsidP="00D27EF1">
            <w:pPr>
              <w:spacing w:line="240" w:lineRule="auto"/>
              <w:rPr>
                <w:ins w:id="15270" w:author="Dr Mamadou SANOGO" w:date="2023-10-25T17:36:00Z"/>
                <w:rFonts w:asciiTheme="majorHAnsi" w:hAnsiTheme="majorHAnsi" w:cstheme="majorHAnsi"/>
                <w:color w:val="000000" w:themeColor="text1"/>
                <w:szCs w:val="24"/>
                <w:rPrChange w:id="15271" w:author="Dr Mamadou SANOGO" w:date="2023-10-25T18:15:00Z">
                  <w:rPr>
                    <w:ins w:id="15272" w:author="Dr Mamadou SANOGO" w:date="2023-10-25T17:36:00Z"/>
                    <w:rFonts w:asciiTheme="majorHAnsi" w:hAnsiTheme="majorHAnsi" w:cstheme="majorHAnsi"/>
                    <w:szCs w:val="24"/>
                  </w:rPr>
                </w:rPrChange>
              </w:rPr>
            </w:pPr>
            <w:ins w:id="15273" w:author="Dr Mamadou SANOGO" w:date="2023-10-25T17:36:00Z">
              <w:r w:rsidRPr="007A4AFC">
                <w:rPr>
                  <w:rFonts w:asciiTheme="majorHAnsi" w:hAnsiTheme="majorHAnsi" w:cstheme="majorHAnsi"/>
                  <w:color w:val="000000" w:themeColor="text1"/>
                  <w:szCs w:val="24"/>
                  <w:rPrChange w:id="15274" w:author="Dr Mamadou SANOGO" w:date="2023-10-25T18:15:00Z">
                    <w:rPr>
                      <w:rFonts w:asciiTheme="majorHAnsi" w:hAnsiTheme="majorHAnsi" w:cstheme="majorHAnsi"/>
                      <w:szCs w:val="24"/>
                    </w:rPr>
                  </w:rPrChange>
                </w:rPr>
                <w:t>Bureau Surveillant</w:t>
              </w:r>
            </w:ins>
          </w:p>
        </w:tc>
        <w:tc>
          <w:tcPr>
            <w:tcW w:w="610" w:type="pct"/>
            <w:vAlign w:val="center"/>
          </w:tcPr>
          <w:p w14:paraId="3782E205" w14:textId="77777777" w:rsidR="003F2E29" w:rsidRPr="007A4AFC" w:rsidRDefault="003F2E29" w:rsidP="00D27EF1">
            <w:pPr>
              <w:spacing w:line="240" w:lineRule="auto"/>
              <w:jc w:val="center"/>
              <w:rPr>
                <w:ins w:id="15275" w:author="Dr Mamadou SANOGO" w:date="2023-10-25T17:36:00Z"/>
                <w:rFonts w:asciiTheme="majorHAnsi" w:hAnsiTheme="majorHAnsi" w:cstheme="majorHAnsi"/>
                <w:color w:val="000000" w:themeColor="text1"/>
                <w:szCs w:val="24"/>
                <w:rPrChange w:id="15276" w:author="Dr Mamadou SANOGO" w:date="2023-10-25T18:15:00Z">
                  <w:rPr>
                    <w:ins w:id="15277" w:author="Dr Mamadou SANOGO" w:date="2023-10-25T17:36:00Z"/>
                    <w:rFonts w:asciiTheme="majorHAnsi" w:hAnsiTheme="majorHAnsi" w:cstheme="majorHAnsi"/>
                    <w:szCs w:val="24"/>
                  </w:rPr>
                </w:rPrChange>
              </w:rPr>
            </w:pPr>
            <w:ins w:id="15278" w:author="Dr Mamadou SANOGO" w:date="2023-10-25T17:36:00Z">
              <w:r w:rsidRPr="007A4AFC">
                <w:rPr>
                  <w:rFonts w:asciiTheme="majorHAnsi" w:hAnsiTheme="majorHAnsi" w:cstheme="majorHAnsi"/>
                  <w:color w:val="000000" w:themeColor="text1"/>
                  <w:szCs w:val="24"/>
                  <w:rPrChange w:id="15279" w:author="Dr Mamadou SANOGO" w:date="2023-10-25T18:15:00Z">
                    <w:rPr>
                      <w:rFonts w:asciiTheme="majorHAnsi" w:hAnsiTheme="majorHAnsi" w:cstheme="majorHAnsi"/>
                      <w:szCs w:val="24"/>
                    </w:rPr>
                  </w:rPrChange>
                </w:rPr>
                <w:t>1</w:t>
              </w:r>
            </w:ins>
          </w:p>
        </w:tc>
        <w:tc>
          <w:tcPr>
            <w:tcW w:w="682" w:type="pct"/>
          </w:tcPr>
          <w:p w14:paraId="3325BCF3" w14:textId="77777777" w:rsidR="003F2E29" w:rsidRPr="007A4AFC" w:rsidRDefault="003F2E29" w:rsidP="00D27EF1">
            <w:pPr>
              <w:spacing w:line="240" w:lineRule="auto"/>
              <w:jc w:val="center"/>
              <w:rPr>
                <w:ins w:id="15280" w:author="Dr Mamadou SANOGO" w:date="2023-10-25T17:36:00Z"/>
                <w:rFonts w:asciiTheme="majorHAnsi" w:hAnsiTheme="majorHAnsi" w:cstheme="majorHAnsi"/>
                <w:color w:val="000000" w:themeColor="text1"/>
                <w:szCs w:val="24"/>
                <w:rPrChange w:id="15281" w:author="Dr Mamadou SANOGO" w:date="2023-10-25T18:15:00Z">
                  <w:rPr>
                    <w:ins w:id="15282" w:author="Dr Mamadou SANOGO" w:date="2023-10-25T17:36:00Z"/>
                    <w:rFonts w:asciiTheme="majorHAnsi" w:hAnsiTheme="majorHAnsi" w:cstheme="majorHAnsi"/>
                    <w:szCs w:val="24"/>
                  </w:rPr>
                </w:rPrChange>
              </w:rPr>
            </w:pPr>
            <w:ins w:id="15283" w:author="Dr Mamadou SANOGO" w:date="2023-10-25T17:36:00Z">
              <w:r w:rsidRPr="007A4AFC">
                <w:rPr>
                  <w:rFonts w:asciiTheme="majorHAnsi" w:hAnsiTheme="majorHAnsi" w:cstheme="majorHAnsi"/>
                  <w:color w:val="000000" w:themeColor="text1"/>
                  <w:szCs w:val="24"/>
                  <w:rPrChange w:id="15284" w:author="Dr Mamadou SANOGO" w:date="2023-10-25T18:15:00Z">
                    <w:rPr>
                      <w:rFonts w:asciiTheme="majorHAnsi" w:hAnsiTheme="majorHAnsi" w:cstheme="majorHAnsi"/>
                      <w:szCs w:val="24"/>
                    </w:rPr>
                  </w:rPrChange>
                </w:rPr>
                <w:t>Bon</w:t>
              </w:r>
            </w:ins>
          </w:p>
        </w:tc>
      </w:tr>
      <w:tr w:rsidR="007A4AFC" w:rsidRPr="007A4AFC" w14:paraId="0D826507" w14:textId="77777777" w:rsidTr="00A75F71">
        <w:trPr>
          <w:ins w:id="15285" w:author="Dr Mamadou SANOGO" w:date="2023-10-25T17:36:00Z"/>
        </w:trPr>
        <w:tc>
          <w:tcPr>
            <w:tcW w:w="381" w:type="pct"/>
            <w:vAlign w:val="center"/>
          </w:tcPr>
          <w:p w14:paraId="1084EE3A" w14:textId="77777777" w:rsidR="003F2E29" w:rsidRPr="007A4AFC" w:rsidRDefault="003F2E29" w:rsidP="00D27EF1">
            <w:pPr>
              <w:numPr>
                <w:ilvl w:val="0"/>
                <w:numId w:val="6"/>
              </w:numPr>
              <w:spacing w:line="240" w:lineRule="auto"/>
              <w:contextualSpacing/>
              <w:jc w:val="center"/>
              <w:rPr>
                <w:ins w:id="15286" w:author="Dr Mamadou SANOGO" w:date="2023-10-25T17:36:00Z"/>
                <w:rFonts w:asciiTheme="majorHAnsi" w:hAnsiTheme="majorHAnsi" w:cstheme="majorHAnsi"/>
                <w:b/>
                <w:color w:val="000000" w:themeColor="text1"/>
                <w:szCs w:val="24"/>
                <w:rPrChange w:id="15287" w:author="Dr Mamadou SANOGO" w:date="2023-10-25T18:15:00Z">
                  <w:rPr>
                    <w:ins w:id="15288" w:author="Dr Mamadou SANOGO" w:date="2023-10-25T17:36:00Z"/>
                    <w:rFonts w:asciiTheme="majorHAnsi" w:hAnsiTheme="majorHAnsi" w:cstheme="majorHAnsi"/>
                    <w:b/>
                    <w:szCs w:val="24"/>
                  </w:rPr>
                </w:rPrChange>
              </w:rPr>
            </w:pPr>
          </w:p>
        </w:tc>
        <w:tc>
          <w:tcPr>
            <w:tcW w:w="3327" w:type="pct"/>
          </w:tcPr>
          <w:p w14:paraId="56B3D706" w14:textId="77777777" w:rsidR="003F2E29" w:rsidRPr="007A4AFC" w:rsidRDefault="003F2E29" w:rsidP="00D27EF1">
            <w:pPr>
              <w:spacing w:line="240" w:lineRule="auto"/>
              <w:rPr>
                <w:ins w:id="15289" w:author="Dr Mamadou SANOGO" w:date="2023-10-25T17:36:00Z"/>
                <w:rFonts w:asciiTheme="majorHAnsi" w:hAnsiTheme="majorHAnsi" w:cstheme="majorHAnsi"/>
                <w:color w:val="000000" w:themeColor="text1"/>
                <w:szCs w:val="24"/>
                <w:rPrChange w:id="15290" w:author="Dr Mamadou SANOGO" w:date="2023-10-25T18:15:00Z">
                  <w:rPr>
                    <w:ins w:id="15291" w:author="Dr Mamadou SANOGO" w:date="2023-10-25T17:36:00Z"/>
                    <w:rFonts w:asciiTheme="majorHAnsi" w:hAnsiTheme="majorHAnsi" w:cstheme="majorHAnsi"/>
                    <w:szCs w:val="24"/>
                  </w:rPr>
                </w:rPrChange>
              </w:rPr>
            </w:pPr>
            <w:ins w:id="15292" w:author="Dr Mamadou SANOGO" w:date="2023-10-25T17:36:00Z">
              <w:r w:rsidRPr="007A4AFC">
                <w:rPr>
                  <w:rFonts w:asciiTheme="majorHAnsi" w:hAnsiTheme="majorHAnsi" w:cstheme="majorHAnsi"/>
                  <w:color w:val="000000" w:themeColor="text1"/>
                  <w:szCs w:val="24"/>
                  <w:rPrChange w:id="15293" w:author="Dr Mamadou SANOGO" w:date="2023-10-25T18:15:00Z">
                    <w:rPr>
                      <w:rFonts w:asciiTheme="majorHAnsi" w:hAnsiTheme="majorHAnsi" w:cstheme="majorHAnsi"/>
                      <w:szCs w:val="24"/>
                    </w:rPr>
                  </w:rPrChange>
                </w:rPr>
                <w:t>Bureaux Moniteurs</w:t>
              </w:r>
            </w:ins>
          </w:p>
        </w:tc>
        <w:tc>
          <w:tcPr>
            <w:tcW w:w="610" w:type="pct"/>
            <w:vAlign w:val="center"/>
          </w:tcPr>
          <w:p w14:paraId="4C4CE49C" w14:textId="77777777" w:rsidR="003F2E29" w:rsidRPr="007A4AFC" w:rsidRDefault="003F2E29" w:rsidP="00D27EF1">
            <w:pPr>
              <w:spacing w:line="240" w:lineRule="auto"/>
              <w:jc w:val="center"/>
              <w:rPr>
                <w:ins w:id="15294" w:author="Dr Mamadou SANOGO" w:date="2023-10-25T17:36:00Z"/>
                <w:rFonts w:asciiTheme="majorHAnsi" w:hAnsiTheme="majorHAnsi" w:cstheme="majorHAnsi"/>
                <w:color w:val="000000" w:themeColor="text1"/>
                <w:szCs w:val="24"/>
                <w:rPrChange w:id="15295" w:author="Dr Mamadou SANOGO" w:date="2023-10-25T18:15:00Z">
                  <w:rPr>
                    <w:ins w:id="15296" w:author="Dr Mamadou SANOGO" w:date="2023-10-25T17:36:00Z"/>
                    <w:rFonts w:asciiTheme="majorHAnsi" w:hAnsiTheme="majorHAnsi" w:cstheme="majorHAnsi"/>
                    <w:szCs w:val="24"/>
                  </w:rPr>
                </w:rPrChange>
              </w:rPr>
            </w:pPr>
            <w:ins w:id="15297" w:author="Dr Mamadou SANOGO" w:date="2023-10-25T17:36:00Z">
              <w:r w:rsidRPr="007A4AFC">
                <w:rPr>
                  <w:rFonts w:asciiTheme="majorHAnsi" w:hAnsiTheme="majorHAnsi" w:cstheme="majorHAnsi"/>
                  <w:color w:val="000000" w:themeColor="text1"/>
                  <w:szCs w:val="24"/>
                  <w:rPrChange w:id="15298" w:author="Dr Mamadou SANOGO" w:date="2023-10-25T18:15:00Z">
                    <w:rPr>
                      <w:rFonts w:asciiTheme="majorHAnsi" w:hAnsiTheme="majorHAnsi" w:cstheme="majorHAnsi"/>
                      <w:szCs w:val="24"/>
                    </w:rPr>
                  </w:rPrChange>
                </w:rPr>
                <w:t>3</w:t>
              </w:r>
            </w:ins>
          </w:p>
        </w:tc>
        <w:tc>
          <w:tcPr>
            <w:tcW w:w="682" w:type="pct"/>
          </w:tcPr>
          <w:p w14:paraId="3CEB0FEF" w14:textId="77777777" w:rsidR="003F2E29" w:rsidRPr="007A4AFC" w:rsidRDefault="003F2E29" w:rsidP="00D27EF1">
            <w:pPr>
              <w:spacing w:line="240" w:lineRule="auto"/>
              <w:jc w:val="center"/>
              <w:rPr>
                <w:ins w:id="15299" w:author="Dr Mamadou SANOGO" w:date="2023-10-25T17:36:00Z"/>
                <w:rFonts w:asciiTheme="majorHAnsi" w:hAnsiTheme="majorHAnsi" w:cstheme="majorHAnsi"/>
                <w:color w:val="000000" w:themeColor="text1"/>
                <w:szCs w:val="24"/>
                <w:rPrChange w:id="15300" w:author="Dr Mamadou SANOGO" w:date="2023-10-25T18:15:00Z">
                  <w:rPr>
                    <w:ins w:id="15301" w:author="Dr Mamadou SANOGO" w:date="2023-10-25T17:36:00Z"/>
                    <w:rFonts w:asciiTheme="majorHAnsi" w:hAnsiTheme="majorHAnsi" w:cstheme="majorHAnsi"/>
                    <w:szCs w:val="24"/>
                  </w:rPr>
                </w:rPrChange>
              </w:rPr>
            </w:pPr>
            <w:ins w:id="15302" w:author="Dr Mamadou SANOGO" w:date="2023-10-25T17:36:00Z">
              <w:r w:rsidRPr="007A4AFC">
                <w:rPr>
                  <w:rFonts w:asciiTheme="majorHAnsi" w:hAnsiTheme="majorHAnsi" w:cstheme="majorHAnsi"/>
                  <w:color w:val="000000" w:themeColor="text1"/>
                  <w:szCs w:val="24"/>
                  <w:rPrChange w:id="15303" w:author="Dr Mamadou SANOGO" w:date="2023-10-25T18:15:00Z">
                    <w:rPr>
                      <w:rFonts w:asciiTheme="majorHAnsi" w:hAnsiTheme="majorHAnsi" w:cstheme="majorHAnsi"/>
                      <w:szCs w:val="24"/>
                    </w:rPr>
                  </w:rPrChange>
                </w:rPr>
                <w:t>Bon</w:t>
              </w:r>
            </w:ins>
          </w:p>
        </w:tc>
      </w:tr>
      <w:tr w:rsidR="007A4AFC" w:rsidRPr="007A4AFC" w14:paraId="42E7C7A3" w14:textId="77777777" w:rsidTr="00A75F71">
        <w:trPr>
          <w:ins w:id="15304" w:author="Dr Mamadou SANOGO" w:date="2023-10-25T17:36:00Z"/>
        </w:trPr>
        <w:tc>
          <w:tcPr>
            <w:tcW w:w="381" w:type="pct"/>
            <w:vAlign w:val="center"/>
          </w:tcPr>
          <w:p w14:paraId="461084A7" w14:textId="77777777" w:rsidR="003F2E29" w:rsidRPr="007A4AFC" w:rsidRDefault="003F2E29" w:rsidP="00D27EF1">
            <w:pPr>
              <w:numPr>
                <w:ilvl w:val="0"/>
                <w:numId w:val="6"/>
              </w:numPr>
              <w:spacing w:line="240" w:lineRule="auto"/>
              <w:contextualSpacing/>
              <w:jc w:val="center"/>
              <w:rPr>
                <w:ins w:id="15305" w:author="Dr Mamadou SANOGO" w:date="2023-10-25T17:36:00Z"/>
                <w:rFonts w:asciiTheme="majorHAnsi" w:hAnsiTheme="majorHAnsi" w:cstheme="majorHAnsi"/>
                <w:b/>
                <w:color w:val="000000" w:themeColor="text1"/>
                <w:szCs w:val="24"/>
                <w:rPrChange w:id="15306" w:author="Dr Mamadou SANOGO" w:date="2023-10-25T18:15:00Z">
                  <w:rPr>
                    <w:ins w:id="15307" w:author="Dr Mamadou SANOGO" w:date="2023-10-25T17:36:00Z"/>
                    <w:rFonts w:asciiTheme="majorHAnsi" w:hAnsiTheme="majorHAnsi" w:cstheme="majorHAnsi"/>
                    <w:b/>
                    <w:szCs w:val="24"/>
                  </w:rPr>
                </w:rPrChange>
              </w:rPr>
            </w:pPr>
          </w:p>
        </w:tc>
        <w:tc>
          <w:tcPr>
            <w:tcW w:w="3327" w:type="pct"/>
          </w:tcPr>
          <w:p w14:paraId="02BDD004" w14:textId="77777777" w:rsidR="003F2E29" w:rsidRPr="007A4AFC" w:rsidRDefault="003F2E29" w:rsidP="00D27EF1">
            <w:pPr>
              <w:spacing w:line="240" w:lineRule="auto"/>
              <w:rPr>
                <w:ins w:id="15308" w:author="Dr Mamadou SANOGO" w:date="2023-10-25T17:36:00Z"/>
                <w:rFonts w:asciiTheme="majorHAnsi" w:hAnsiTheme="majorHAnsi" w:cstheme="majorHAnsi"/>
                <w:color w:val="000000" w:themeColor="text1"/>
                <w:szCs w:val="24"/>
                <w:rPrChange w:id="15309" w:author="Dr Mamadou SANOGO" w:date="2023-10-25T18:15:00Z">
                  <w:rPr>
                    <w:ins w:id="15310" w:author="Dr Mamadou SANOGO" w:date="2023-10-25T17:36:00Z"/>
                    <w:rFonts w:asciiTheme="majorHAnsi" w:hAnsiTheme="majorHAnsi" w:cstheme="majorHAnsi"/>
                    <w:szCs w:val="24"/>
                  </w:rPr>
                </w:rPrChange>
              </w:rPr>
            </w:pPr>
            <w:ins w:id="15311" w:author="Dr Mamadou SANOGO" w:date="2023-10-25T17:36:00Z">
              <w:r w:rsidRPr="007A4AFC">
                <w:rPr>
                  <w:rFonts w:asciiTheme="majorHAnsi" w:hAnsiTheme="majorHAnsi" w:cstheme="majorHAnsi"/>
                  <w:color w:val="000000" w:themeColor="text1"/>
                  <w:szCs w:val="24"/>
                  <w:rPrChange w:id="15312" w:author="Dr Mamadou SANOGO" w:date="2023-10-25T18:15:00Z">
                    <w:rPr>
                      <w:rFonts w:asciiTheme="majorHAnsi" w:hAnsiTheme="majorHAnsi" w:cstheme="majorHAnsi"/>
                      <w:szCs w:val="24"/>
                    </w:rPr>
                  </w:rPrChange>
                </w:rPr>
                <w:t>Bureau Professeurs</w:t>
              </w:r>
            </w:ins>
          </w:p>
        </w:tc>
        <w:tc>
          <w:tcPr>
            <w:tcW w:w="610" w:type="pct"/>
            <w:vAlign w:val="center"/>
          </w:tcPr>
          <w:p w14:paraId="46E1D8A8" w14:textId="77777777" w:rsidR="003F2E29" w:rsidRPr="007A4AFC" w:rsidRDefault="003F2E29" w:rsidP="00D27EF1">
            <w:pPr>
              <w:spacing w:line="240" w:lineRule="auto"/>
              <w:jc w:val="center"/>
              <w:rPr>
                <w:ins w:id="15313" w:author="Dr Mamadou SANOGO" w:date="2023-10-25T17:36:00Z"/>
                <w:rFonts w:asciiTheme="majorHAnsi" w:hAnsiTheme="majorHAnsi" w:cstheme="majorHAnsi"/>
                <w:color w:val="000000" w:themeColor="text1"/>
                <w:szCs w:val="24"/>
                <w:rPrChange w:id="15314" w:author="Dr Mamadou SANOGO" w:date="2023-10-25T18:15:00Z">
                  <w:rPr>
                    <w:ins w:id="15315" w:author="Dr Mamadou SANOGO" w:date="2023-10-25T17:36:00Z"/>
                    <w:rFonts w:asciiTheme="majorHAnsi" w:hAnsiTheme="majorHAnsi" w:cstheme="majorHAnsi"/>
                    <w:szCs w:val="24"/>
                  </w:rPr>
                </w:rPrChange>
              </w:rPr>
            </w:pPr>
            <w:ins w:id="15316" w:author="Dr Mamadou SANOGO" w:date="2023-10-25T17:36:00Z">
              <w:r w:rsidRPr="007A4AFC">
                <w:rPr>
                  <w:rFonts w:asciiTheme="majorHAnsi" w:hAnsiTheme="majorHAnsi" w:cstheme="majorHAnsi"/>
                  <w:color w:val="000000" w:themeColor="text1"/>
                  <w:szCs w:val="24"/>
                  <w:rPrChange w:id="15317" w:author="Dr Mamadou SANOGO" w:date="2023-10-25T18:15:00Z">
                    <w:rPr>
                      <w:rFonts w:asciiTheme="majorHAnsi" w:hAnsiTheme="majorHAnsi" w:cstheme="majorHAnsi"/>
                      <w:szCs w:val="24"/>
                    </w:rPr>
                  </w:rPrChange>
                </w:rPr>
                <w:t>1</w:t>
              </w:r>
            </w:ins>
          </w:p>
        </w:tc>
        <w:tc>
          <w:tcPr>
            <w:tcW w:w="682" w:type="pct"/>
          </w:tcPr>
          <w:p w14:paraId="61418F81" w14:textId="77777777" w:rsidR="003F2E29" w:rsidRPr="007A4AFC" w:rsidRDefault="003F2E29" w:rsidP="00D27EF1">
            <w:pPr>
              <w:spacing w:line="240" w:lineRule="auto"/>
              <w:jc w:val="center"/>
              <w:rPr>
                <w:ins w:id="15318" w:author="Dr Mamadou SANOGO" w:date="2023-10-25T17:36:00Z"/>
                <w:rFonts w:asciiTheme="majorHAnsi" w:hAnsiTheme="majorHAnsi" w:cstheme="majorHAnsi"/>
                <w:color w:val="000000" w:themeColor="text1"/>
                <w:szCs w:val="24"/>
                <w:rPrChange w:id="15319" w:author="Dr Mamadou SANOGO" w:date="2023-10-25T18:15:00Z">
                  <w:rPr>
                    <w:ins w:id="15320" w:author="Dr Mamadou SANOGO" w:date="2023-10-25T17:36:00Z"/>
                    <w:rFonts w:asciiTheme="majorHAnsi" w:hAnsiTheme="majorHAnsi" w:cstheme="majorHAnsi"/>
                    <w:szCs w:val="24"/>
                  </w:rPr>
                </w:rPrChange>
              </w:rPr>
            </w:pPr>
            <w:ins w:id="15321" w:author="Dr Mamadou SANOGO" w:date="2023-10-25T17:36:00Z">
              <w:r w:rsidRPr="007A4AFC">
                <w:rPr>
                  <w:rFonts w:asciiTheme="majorHAnsi" w:hAnsiTheme="majorHAnsi" w:cstheme="majorHAnsi"/>
                  <w:color w:val="000000" w:themeColor="text1"/>
                  <w:szCs w:val="24"/>
                  <w:rPrChange w:id="15322" w:author="Dr Mamadou SANOGO" w:date="2023-10-25T18:15:00Z">
                    <w:rPr>
                      <w:rFonts w:asciiTheme="majorHAnsi" w:hAnsiTheme="majorHAnsi" w:cstheme="majorHAnsi"/>
                      <w:szCs w:val="24"/>
                    </w:rPr>
                  </w:rPrChange>
                </w:rPr>
                <w:t>Bon</w:t>
              </w:r>
            </w:ins>
          </w:p>
        </w:tc>
      </w:tr>
      <w:tr w:rsidR="007A4AFC" w:rsidRPr="007A4AFC" w14:paraId="13C4A788" w14:textId="77777777" w:rsidTr="00A75F71">
        <w:trPr>
          <w:ins w:id="15323" w:author="Dr Mamadou SANOGO" w:date="2023-10-25T17:36:00Z"/>
        </w:trPr>
        <w:tc>
          <w:tcPr>
            <w:tcW w:w="381" w:type="pct"/>
            <w:vAlign w:val="center"/>
          </w:tcPr>
          <w:p w14:paraId="34CF18FD" w14:textId="77777777" w:rsidR="003F2E29" w:rsidRPr="007A4AFC" w:rsidRDefault="003F2E29" w:rsidP="00D27EF1">
            <w:pPr>
              <w:numPr>
                <w:ilvl w:val="0"/>
                <w:numId w:val="6"/>
              </w:numPr>
              <w:spacing w:line="240" w:lineRule="auto"/>
              <w:contextualSpacing/>
              <w:jc w:val="center"/>
              <w:rPr>
                <w:ins w:id="15324" w:author="Dr Mamadou SANOGO" w:date="2023-10-25T17:36:00Z"/>
                <w:rFonts w:asciiTheme="majorHAnsi" w:hAnsiTheme="majorHAnsi" w:cstheme="majorHAnsi"/>
                <w:b/>
                <w:color w:val="000000" w:themeColor="text1"/>
                <w:szCs w:val="24"/>
                <w:rPrChange w:id="15325" w:author="Dr Mamadou SANOGO" w:date="2023-10-25T18:15:00Z">
                  <w:rPr>
                    <w:ins w:id="15326" w:author="Dr Mamadou SANOGO" w:date="2023-10-25T17:36:00Z"/>
                    <w:rFonts w:asciiTheme="majorHAnsi" w:hAnsiTheme="majorHAnsi" w:cstheme="majorHAnsi"/>
                    <w:b/>
                    <w:szCs w:val="24"/>
                  </w:rPr>
                </w:rPrChange>
              </w:rPr>
            </w:pPr>
          </w:p>
        </w:tc>
        <w:tc>
          <w:tcPr>
            <w:tcW w:w="3327" w:type="pct"/>
          </w:tcPr>
          <w:p w14:paraId="07FE7768" w14:textId="77777777" w:rsidR="003F2E29" w:rsidRPr="007A4AFC" w:rsidRDefault="003F2E29" w:rsidP="00D27EF1">
            <w:pPr>
              <w:spacing w:line="240" w:lineRule="auto"/>
              <w:rPr>
                <w:ins w:id="15327" w:author="Dr Mamadou SANOGO" w:date="2023-10-25T17:36:00Z"/>
                <w:rFonts w:asciiTheme="majorHAnsi" w:hAnsiTheme="majorHAnsi" w:cstheme="majorHAnsi"/>
                <w:color w:val="000000" w:themeColor="text1"/>
                <w:szCs w:val="24"/>
                <w:rPrChange w:id="15328" w:author="Dr Mamadou SANOGO" w:date="2023-10-25T18:15:00Z">
                  <w:rPr>
                    <w:ins w:id="15329" w:author="Dr Mamadou SANOGO" w:date="2023-10-25T17:36:00Z"/>
                    <w:rFonts w:asciiTheme="majorHAnsi" w:hAnsiTheme="majorHAnsi" w:cstheme="majorHAnsi"/>
                    <w:szCs w:val="24"/>
                  </w:rPr>
                </w:rPrChange>
              </w:rPr>
            </w:pPr>
            <w:ins w:id="15330" w:author="Dr Mamadou SANOGO" w:date="2023-10-25T17:36:00Z">
              <w:r w:rsidRPr="007A4AFC">
                <w:rPr>
                  <w:rFonts w:asciiTheme="majorHAnsi" w:hAnsiTheme="majorHAnsi" w:cstheme="majorHAnsi"/>
                  <w:color w:val="000000" w:themeColor="text1"/>
                  <w:szCs w:val="24"/>
                  <w:rPrChange w:id="15331" w:author="Dr Mamadou SANOGO" w:date="2023-10-25T18:15:00Z">
                    <w:rPr>
                      <w:rFonts w:asciiTheme="majorHAnsi" w:hAnsiTheme="majorHAnsi" w:cstheme="majorHAnsi"/>
                      <w:szCs w:val="24"/>
                    </w:rPr>
                  </w:rPrChange>
                </w:rPr>
                <w:t>Bureau Hygiène, assainissement, et sécurité</w:t>
              </w:r>
            </w:ins>
          </w:p>
        </w:tc>
        <w:tc>
          <w:tcPr>
            <w:tcW w:w="610" w:type="pct"/>
            <w:vAlign w:val="center"/>
          </w:tcPr>
          <w:p w14:paraId="48378DEC" w14:textId="77777777" w:rsidR="003F2E29" w:rsidRPr="007A4AFC" w:rsidRDefault="003F2E29" w:rsidP="00D27EF1">
            <w:pPr>
              <w:spacing w:line="240" w:lineRule="auto"/>
              <w:jc w:val="center"/>
              <w:rPr>
                <w:ins w:id="15332" w:author="Dr Mamadou SANOGO" w:date="2023-10-25T17:36:00Z"/>
                <w:rFonts w:asciiTheme="majorHAnsi" w:hAnsiTheme="majorHAnsi" w:cstheme="majorHAnsi"/>
                <w:color w:val="000000" w:themeColor="text1"/>
                <w:szCs w:val="24"/>
                <w:rPrChange w:id="15333" w:author="Dr Mamadou SANOGO" w:date="2023-10-25T18:15:00Z">
                  <w:rPr>
                    <w:ins w:id="15334" w:author="Dr Mamadou SANOGO" w:date="2023-10-25T17:36:00Z"/>
                    <w:rFonts w:asciiTheme="majorHAnsi" w:hAnsiTheme="majorHAnsi" w:cstheme="majorHAnsi"/>
                    <w:szCs w:val="24"/>
                  </w:rPr>
                </w:rPrChange>
              </w:rPr>
            </w:pPr>
            <w:ins w:id="15335" w:author="Dr Mamadou SANOGO" w:date="2023-10-25T17:36:00Z">
              <w:r w:rsidRPr="007A4AFC">
                <w:rPr>
                  <w:rFonts w:asciiTheme="majorHAnsi" w:hAnsiTheme="majorHAnsi" w:cstheme="majorHAnsi"/>
                  <w:color w:val="000000" w:themeColor="text1"/>
                  <w:szCs w:val="24"/>
                  <w:rPrChange w:id="15336" w:author="Dr Mamadou SANOGO" w:date="2023-10-25T18:15:00Z">
                    <w:rPr>
                      <w:rFonts w:asciiTheme="majorHAnsi" w:hAnsiTheme="majorHAnsi" w:cstheme="majorHAnsi"/>
                      <w:szCs w:val="24"/>
                    </w:rPr>
                  </w:rPrChange>
                </w:rPr>
                <w:t>1</w:t>
              </w:r>
            </w:ins>
          </w:p>
        </w:tc>
        <w:tc>
          <w:tcPr>
            <w:tcW w:w="682" w:type="pct"/>
          </w:tcPr>
          <w:p w14:paraId="164C78F8" w14:textId="77777777" w:rsidR="003F2E29" w:rsidRPr="007A4AFC" w:rsidRDefault="003F2E29" w:rsidP="00D27EF1">
            <w:pPr>
              <w:spacing w:line="240" w:lineRule="auto"/>
              <w:jc w:val="center"/>
              <w:rPr>
                <w:ins w:id="15337" w:author="Dr Mamadou SANOGO" w:date="2023-10-25T17:36:00Z"/>
                <w:rFonts w:asciiTheme="majorHAnsi" w:hAnsiTheme="majorHAnsi" w:cstheme="majorHAnsi"/>
                <w:color w:val="000000" w:themeColor="text1"/>
                <w:szCs w:val="24"/>
                <w:rPrChange w:id="15338" w:author="Dr Mamadou SANOGO" w:date="2023-10-25T18:15:00Z">
                  <w:rPr>
                    <w:ins w:id="15339" w:author="Dr Mamadou SANOGO" w:date="2023-10-25T17:36:00Z"/>
                    <w:rFonts w:asciiTheme="majorHAnsi" w:hAnsiTheme="majorHAnsi" w:cstheme="majorHAnsi"/>
                    <w:szCs w:val="24"/>
                  </w:rPr>
                </w:rPrChange>
              </w:rPr>
            </w:pPr>
            <w:ins w:id="15340" w:author="Dr Mamadou SANOGO" w:date="2023-10-25T17:36:00Z">
              <w:r w:rsidRPr="007A4AFC">
                <w:rPr>
                  <w:rFonts w:asciiTheme="majorHAnsi" w:hAnsiTheme="majorHAnsi" w:cstheme="majorHAnsi"/>
                  <w:color w:val="000000" w:themeColor="text1"/>
                  <w:szCs w:val="24"/>
                  <w:rPrChange w:id="15341" w:author="Dr Mamadou SANOGO" w:date="2023-10-25T18:15:00Z">
                    <w:rPr>
                      <w:rFonts w:asciiTheme="majorHAnsi" w:hAnsiTheme="majorHAnsi" w:cstheme="majorHAnsi"/>
                      <w:szCs w:val="24"/>
                    </w:rPr>
                  </w:rPrChange>
                </w:rPr>
                <w:t>Bon</w:t>
              </w:r>
            </w:ins>
          </w:p>
        </w:tc>
      </w:tr>
      <w:tr w:rsidR="007A4AFC" w:rsidRPr="007A4AFC" w14:paraId="10CFEC30" w14:textId="77777777" w:rsidTr="00A75F71">
        <w:trPr>
          <w:ins w:id="15342" w:author="Dr Mamadou SANOGO" w:date="2023-10-25T17:36:00Z"/>
        </w:trPr>
        <w:tc>
          <w:tcPr>
            <w:tcW w:w="381" w:type="pct"/>
          </w:tcPr>
          <w:p w14:paraId="6270CB0B" w14:textId="77777777" w:rsidR="003F2E29" w:rsidRPr="007A4AFC" w:rsidRDefault="003F2E29" w:rsidP="00D27EF1">
            <w:pPr>
              <w:numPr>
                <w:ilvl w:val="0"/>
                <w:numId w:val="6"/>
              </w:numPr>
              <w:spacing w:line="240" w:lineRule="auto"/>
              <w:contextualSpacing/>
              <w:rPr>
                <w:ins w:id="15343" w:author="Dr Mamadou SANOGO" w:date="2023-10-25T17:36:00Z"/>
                <w:rFonts w:asciiTheme="majorHAnsi" w:hAnsiTheme="majorHAnsi" w:cstheme="majorHAnsi"/>
                <w:b/>
                <w:color w:val="000000" w:themeColor="text1"/>
                <w:szCs w:val="24"/>
                <w:rPrChange w:id="15344" w:author="Dr Mamadou SANOGO" w:date="2023-10-25T18:15:00Z">
                  <w:rPr>
                    <w:ins w:id="15345" w:author="Dr Mamadou SANOGO" w:date="2023-10-25T17:36:00Z"/>
                    <w:rFonts w:asciiTheme="majorHAnsi" w:hAnsiTheme="majorHAnsi" w:cstheme="majorHAnsi"/>
                    <w:b/>
                    <w:szCs w:val="24"/>
                  </w:rPr>
                </w:rPrChange>
              </w:rPr>
            </w:pPr>
          </w:p>
        </w:tc>
        <w:tc>
          <w:tcPr>
            <w:tcW w:w="3327" w:type="pct"/>
          </w:tcPr>
          <w:p w14:paraId="1C2A5D2F" w14:textId="77777777" w:rsidR="003F2E29" w:rsidRPr="007A4AFC" w:rsidRDefault="003F2E29" w:rsidP="00D27EF1">
            <w:pPr>
              <w:spacing w:line="240" w:lineRule="auto"/>
              <w:rPr>
                <w:ins w:id="15346" w:author="Dr Mamadou SANOGO" w:date="2023-10-25T17:36:00Z"/>
                <w:rFonts w:asciiTheme="majorHAnsi" w:hAnsiTheme="majorHAnsi" w:cstheme="majorHAnsi"/>
                <w:color w:val="000000" w:themeColor="text1"/>
                <w:szCs w:val="24"/>
                <w:rPrChange w:id="15347" w:author="Dr Mamadou SANOGO" w:date="2023-10-25T18:15:00Z">
                  <w:rPr>
                    <w:ins w:id="15348" w:author="Dr Mamadou SANOGO" w:date="2023-10-25T17:36:00Z"/>
                    <w:rFonts w:asciiTheme="majorHAnsi" w:hAnsiTheme="majorHAnsi" w:cstheme="majorHAnsi"/>
                    <w:szCs w:val="24"/>
                  </w:rPr>
                </w:rPrChange>
              </w:rPr>
            </w:pPr>
            <w:ins w:id="15349" w:author="Dr Mamadou SANOGO" w:date="2023-10-25T17:36:00Z">
              <w:r w:rsidRPr="007A4AFC">
                <w:rPr>
                  <w:rFonts w:asciiTheme="majorHAnsi" w:hAnsiTheme="majorHAnsi" w:cstheme="majorHAnsi"/>
                  <w:color w:val="000000" w:themeColor="text1"/>
                  <w:szCs w:val="24"/>
                  <w:rPrChange w:id="15350" w:author="Dr Mamadou SANOGO" w:date="2023-10-25T18:15:00Z">
                    <w:rPr>
                      <w:rFonts w:asciiTheme="majorHAnsi" w:hAnsiTheme="majorHAnsi" w:cstheme="majorHAnsi"/>
                      <w:szCs w:val="24"/>
                    </w:rPr>
                  </w:rPrChange>
                </w:rPr>
                <w:t>Bureau Qualité de la formation</w:t>
              </w:r>
            </w:ins>
          </w:p>
        </w:tc>
        <w:tc>
          <w:tcPr>
            <w:tcW w:w="610" w:type="pct"/>
            <w:vAlign w:val="center"/>
          </w:tcPr>
          <w:p w14:paraId="2045950A" w14:textId="77777777" w:rsidR="003F2E29" w:rsidRPr="007A4AFC" w:rsidRDefault="003F2E29" w:rsidP="00D27EF1">
            <w:pPr>
              <w:spacing w:line="240" w:lineRule="auto"/>
              <w:jc w:val="center"/>
              <w:rPr>
                <w:ins w:id="15351" w:author="Dr Mamadou SANOGO" w:date="2023-10-25T17:36:00Z"/>
                <w:rFonts w:asciiTheme="majorHAnsi" w:hAnsiTheme="majorHAnsi" w:cstheme="majorHAnsi"/>
                <w:color w:val="000000" w:themeColor="text1"/>
                <w:szCs w:val="24"/>
                <w:rPrChange w:id="15352" w:author="Dr Mamadou SANOGO" w:date="2023-10-25T18:15:00Z">
                  <w:rPr>
                    <w:ins w:id="15353" w:author="Dr Mamadou SANOGO" w:date="2023-10-25T17:36:00Z"/>
                    <w:rFonts w:asciiTheme="majorHAnsi" w:hAnsiTheme="majorHAnsi" w:cstheme="majorHAnsi"/>
                    <w:szCs w:val="24"/>
                  </w:rPr>
                </w:rPrChange>
              </w:rPr>
            </w:pPr>
            <w:ins w:id="15354" w:author="Dr Mamadou SANOGO" w:date="2023-10-25T17:36:00Z">
              <w:r w:rsidRPr="007A4AFC">
                <w:rPr>
                  <w:rFonts w:asciiTheme="majorHAnsi" w:hAnsiTheme="majorHAnsi" w:cstheme="majorHAnsi"/>
                  <w:color w:val="000000" w:themeColor="text1"/>
                  <w:szCs w:val="24"/>
                  <w:rPrChange w:id="15355" w:author="Dr Mamadou SANOGO" w:date="2023-10-25T18:15:00Z">
                    <w:rPr>
                      <w:rFonts w:asciiTheme="majorHAnsi" w:hAnsiTheme="majorHAnsi" w:cstheme="majorHAnsi"/>
                      <w:szCs w:val="24"/>
                    </w:rPr>
                  </w:rPrChange>
                </w:rPr>
                <w:t>1</w:t>
              </w:r>
            </w:ins>
          </w:p>
        </w:tc>
        <w:tc>
          <w:tcPr>
            <w:tcW w:w="682" w:type="pct"/>
          </w:tcPr>
          <w:p w14:paraId="2873669E" w14:textId="77777777" w:rsidR="003F2E29" w:rsidRPr="007A4AFC" w:rsidRDefault="003F2E29" w:rsidP="00D27EF1">
            <w:pPr>
              <w:spacing w:line="240" w:lineRule="auto"/>
              <w:jc w:val="center"/>
              <w:rPr>
                <w:ins w:id="15356" w:author="Dr Mamadou SANOGO" w:date="2023-10-25T17:36:00Z"/>
                <w:rFonts w:asciiTheme="majorHAnsi" w:hAnsiTheme="majorHAnsi" w:cstheme="majorHAnsi"/>
                <w:color w:val="000000" w:themeColor="text1"/>
                <w:szCs w:val="24"/>
                <w:rPrChange w:id="15357" w:author="Dr Mamadou SANOGO" w:date="2023-10-25T18:15:00Z">
                  <w:rPr>
                    <w:ins w:id="15358" w:author="Dr Mamadou SANOGO" w:date="2023-10-25T17:36:00Z"/>
                    <w:rFonts w:asciiTheme="majorHAnsi" w:hAnsiTheme="majorHAnsi" w:cstheme="majorHAnsi"/>
                    <w:szCs w:val="24"/>
                  </w:rPr>
                </w:rPrChange>
              </w:rPr>
            </w:pPr>
            <w:ins w:id="15359" w:author="Dr Mamadou SANOGO" w:date="2023-10-25T17:36:00Z">
              <w:r w:rsidRPr="007A4AFC">
                <w:rPr>
                  <w:rFonts w:asciiTheme="majorHAnsi" w:hAnsiTheme="majorHAnsi" w:cstheme="majorHAnsi"/>
                  <w:color w:val="000000" w:themeColor="text1"/>
                  <w:szCs w:val="24"/>
                  <w:rPrChange w:id="15360" w:author="Dr Mamadou SANOGO" w:date="2023-10-25T18:15:00Z">
                    <w:rPr>
                      <w:rFonts w:asciiTheme="majorHAnsi" w:hAnsiTheme="majorHAnsi" w:cstheme="majorHAnsi"/>
                      <w:szCs w:val="24"/>
                    </w:rPr>
                  </w:rPrChange>
                </w:rPr>
                <w:t>Bon</w:t>
              </w:r>
            </w:ins>
          </w:p>
        </w:tc>
      </w:tr>
      <w:tr w:rsidR="007A4AFC" w:rsidRPr="007A4AFC" w14:paraId="0E6EDBF7" w14:textId="77777777" w:rsidTr="00A75F71">
        <w:trPr>
          <w:ins w:id="15361" w:author="Dr Mamadou SANOGO" w:date="2023-10-25T17:36:00Z"/>
        </w:trPr>
        <w:tc>
          <w:tcPr>
            <w:tcW w:w="381" w:type="pct"/>
          </w:tcPr>
          <w:p w14:paraId="704E6DD9" w14:textId="77777777" w:rsidR="003F2E29" w:rsidRPr="007A4AFC" w:rsidRDefault="003F2E29" w:rsidP="00D27EF1">
            <w:pPr>
              <w:numPr>
                <w:ilvl w:val="0"/>
                <w:numId w:val="6"/>
              </w:numPr>
              <w:spacing w:line="240" w:lineRule="auto"/>
              <w:contextualSpacing/>
              <w:rPr>
                <w:ins w:id="15362" w:author="Dr Mamadou SANOGO" w:date="2023-10-25T17:36:00Z"/>
                <w:rFonts w:asciiTheme="majorHAnsi" w:hAnsiTheme="majorHAnsi" w:cstheme="majorHAnsi"/>
                <w:b/>
                <w:color w:val="000000" w:themeColor="text1"/>
                <w:szCs w:val="24"/>
                <w:rPrChange w:id="15363" w:author="Dr Mamadou SANOGO" w:date="2023-10-25T18:15:00Z">
                  <w:rPr>
                    <w:ins w:id="15364" w:author="Dr Mamadou SANOGO" w:date="2023-10-25T17:36:00Z"/>
                    <w:rFonts w:asciiTheme="majorHAnsi" w:hAnsiTheme="majorHAnsi" w:cstheme="majorHAnsi"/>
                    <w:b/>
                    <w:szCs w:val="24"/>
                  </w:rPr>
                </w:rPrChange>
              </w:rPr>
            </w:pPr>
          </w:p>
        </w:tc>
        <w:tc>
          <w:tcPr>
            <w:tcW w:w="3327" w:type="pct"/>
          </w:tcPr>
          <w:p w14:paraId="0BD9223C" w14:textId="77777777" w:rsidR="003F2E29" w:rsidRPr="007A4AFC" w:rsidRDefault="003F2E29" w:rsidP="00D27EF1">
            <w:pPr>
              <w:spacing w:line="240" w:lineRule="auto"/>
              <w:rPr>
                <w:ins w:id="15365" w:author="Dr Mamadou SANOGO" w:date="2023-10-25T17:36:00Z"/>
                <w:rFonts w:asciiTheme="majorHAnsi" w:hAnsiTheme="majorHAnsi" w:cstheme="majorHAnsi"/>
                <w:color w:val="000000" w:themeColor="text1"/>
                <w:szCs w:val="24"/>
                <w:rPrChange w:id="15366" w:author="Dr Mamadou SANOGO" w:date="2023-10-25T18:15:00Z">
                  <w:rPr>
                    <w:ins w:id="15367" w:author="Dr Mamadou SANOGO" w:date="2023-10-25T17:36:00Z"/>
                    <w:rFonts w:asciiTheme="majorHAnsi" w:hAnsiTheme="majorHAnsi" w:cstheme="majorHAnsi"/>
                    <w:szCs w:val="24"/>
                  </w:rPr>
                </w:rPrChange>
              </w:rPr>
            </w:pPr>
            <w:ins w:id="15368" w:author="Dr Mamadou SANOGO" w:date="2023-10-25T17:36:00Z">
              <w:r w:rsidRPr="007A4AFC">
                <w:rPr>
                  <w:rFonts w:asciiTheme="majorHAnsi" w:hAnsiTheme="majorHAnsi" w:cstheme="majorHAnsi"/>
                  <w:color w:val="000000" w:themeColor="text1"/>
                  <w:szCs w:val="24"/>
                  <w:rPrChange w:id="15369" w:author="Dr Mamadou SANOGO" w:date="2023-10-25T18:15:00Z">
                    <w:rPr>
                      <w:rFonts w:asciiTheme="majorHAnsi" w:hAnsiTheme="majorHAnsi" w:cstheme="majorHAnsi"/>
                      <w:szCs w:val="24"/>
                    </w:rPr>
                  </w:rPrChange>
                </w:rPr>
                <w:t>Bureau Orientation, Stage, et Insertion professionnelle</w:t>
              </w:r>
            </w:ins>
          </w:p>
        </w:tc>
        <w:tc>
          <w:tcPr>
            <w:tcW w:w="610" w:type="pct"/>
            <w:vAlign w:val="center"/>
          </w:tcPr>
          <w:p w14:paraId="240309C7" w14:textId="77777777" w:rsidR="003F2E29" w:rsidRPr="007A4AFC" w:rsidRDefault="003F2E29" w:rsidP="00D27EF1">
            <w:pPr>
              <w:spacing w:line="240" w:lineRule="auto"/>
              <w:jc w:val="center"/>
              <w:rPr>
                <w:ins w:id="15370" w:author="Dr Mamadou SANOGO" w:date="2023-10-25T17:36:00Z"/>
                <w:rFonts w:asciiTheme="majorHAnsi" w:hAnsiTheme="majorHAnsi" w:cstheme="majorHAnsi"/>
                <w:color w:val="000000" w:themeColor="text1"/>
                <w:szCs w:val="24"/>
                <w:rPrChange w:id="15371" w:author="Dr Mamadou SANOGO" w:date="2023-10-25T18:15:00Z">
                  <w:rPr>
                    <w:ins w:id="15372" w:author="Dr Mamadou SANOGO" w:date="2023-10-25T17:36:00Z"/>
                    <w:rFonts w:asciiTheme="majorHAnsi" w:hAnsiTheme="majorHAnsi" w:cstheme="majorHAnsi"/>
                    <w:szCs w:val="24"/>
                  </w:rPr>
                </w:rPrChange>
              </w:rPr>
            </w:pPr>
            <w:ins w:id="15373" w:author="Dr Mamadou SANOGO" w:date="2023-10-25T17:36:00Z">
              <w:r w:rsidRPr="007A4AFC">
                <w:rPr>
                  <w:rFonts w:asciiTheme="majorHAnsi" w:hAnsiTheme="majorHAnsi" w:cstheme="majorHAnsi"/>
                  <w:color w:val="000000" w:themeColor="text1"/>
                  <w:szCs w:val="24"/>
                  <w:rPrChange w:id="15374" w:author="Dr Mamadou SANOGO" w:date="2023-10-25T18:15:00Z">
                    <w:rPr>
                      <w:rFonts w:asciiTheme="majorHAnsi" w:hAnsiTheme="majorHAnsi" w:cstheme="majorHAnsi"/>
                      <w:szCs w:val="24"/>
                    </w:rPr>
                  </w:rPrChange>
                </w:rPr>
                <w:t>1</w:t>
              </w:r>
            </w:ins>
          </w:p>
        </w:tc>
        <w:tc>
          <w:tcPr>
            <w:tcW w:w="682" w:type="pct"/>
          </w:tcPr>
          <w:p w14:paraId="239AD0B1" w14:textId="77777777" w:rsidR="003F2E29" w:rsidRPr="007A4AFC" w:rsidRDefault="003F2E29" w:rsidP="00D27EF1">
            <w:pPr>
              <w:spacing w:line="240" w:lineRule="auto"/>
              <w:jc w:val="center"/>
              <w:rPr>
                <w:ins w:id="15375" w:author="Dr Mamadou SANOGO" w:date="2023-10-25T17:36:00Z"/>
                <w:rFonts w:asciiTheme="majorHAnsi" w:hAnsiTheme="majorHAnsi" w:cstheme="majorHAnsi"/>
                <w:color w:val="000000" w:themeColor="text1"/>
                <w:szCs w:val="24"/>
                <w:rPrChange w:id="15376" w:author="Dr Mamadou SANOGO" w:date="2023-10-25T18:15:00Z">
                  <w:rPr>
                    <w:ins w:id="15377" w:author="Dr Mamadou SANOGO" w:date="2023-10-25T17:36:00Z"/>
                    <w:rFonts w:asciiTheme="majorHAnsi" w:hAnsiTheme="majorHAnsi" w:cstheme="majorHAnsi"/>
                    <w:szCs w:val="24"/>
                  </w:rPr>
                </w:rPrChange>
              </w:rPr>
            </w:pPr>
            <w:ins w:id="15378" w:author="Dr Mamadou SANOGO" w:date="2023-10-25T17:36:00Z">
              <w:r w:rsidRPr="007A4AFC">
                <w:rPr>
                  <w:rFonts w:asciiTheme="majorHAnsi" w:hAnsiTheme="majorHAnsi" w:cstheme="majorHAnsi"/>
                  <w:color w:val="000000" w:themeColor="text1"/>
                  <w:szCs w:val="24"/>
                  <w:rPrChange w:id="15379" w:author="Dr Mamadou SANOGO" w:date="2023-10-25T18:15:00Z">
                    <w:rPr>
                      <w:rFonts w:asciiTheme="majorHAnsi" w:hAnsiTheme="majorHAnsi" w:cstheme="majorHAnsi"/>
                      <w:szCs w:val="24"/>
                    </w:rPr>
                  </w:rPrChange>
                </w:rPr>
                <w:t>Bon</w:t>
              </w:r>
            </w:ins>
          </w:p>
        </w:tc>
      </w:tr>
      <w:tr w:rsidR="007A4AFC" w:rsidRPr="007A4AFC" w14:paraId="3913AEB1" w14:textId="77777777" w:rsidTr="00A75F71">
        <w:trPr>
          <w:ins w:id="15380" w:author="Dr Mamadou SANOGO" w:date="2023-10-25T17:36:00Z"/>
        </w:trPr>
        <w:tc>
          <w:tcPr>
            <w:tcW w:w="381" w:type="pct"/>
          </w:tcPr>
          <w:p w14:paraId="3BC6DFEA" w14:textId="77777777" w:rsidR="003F2E29" w:rsidRPr="007A4AFC" w:rsidRDefault="003F2E29" w:rsidP="00D27EF1">
            <w:pPr>
              <w:numPr>
                <w:ilvl w:val="0"/>
                <w:numId w:val="6"/>
              </w:numPr>
              <w:spacing w:line="240" w:lineRule="auto"/>
              <w:contextualSpacing/>
              <w:rPr>
                <w:ins w:id="15381" w:author="Dr Mamadou SANOGO" w:date="2023-10-25T17:36:00Z"/>
                <w:rFonts w:asciiTheme="majorHAnsi" w:hAnsiTheme="majorHAnsi" w:cstheme="majorHAnsi"/>
                <w:b/>
                <w:color w:val="000000" w:themeColor="text1"/>
                <w:szCs w:val="24"/>
                <w:rPrChange w:id="15382" w:author="Dr Mamadou SANOGO" w:date="2023-10-25T18:15:00Z">
                  <w:rPr>
                    <w:ins w:id="15383" w:author="Dr Mamadou SANOGO" w:date="2023-10-25T17:36:00Z"/>
                    <w:rFonts w:asciiTheme="majorHAnsi" w:hAnsiTheme="majorHAnsi" w:cstheme="majorHAnsi"/>
                    <w:b/>
                    <w:szCs w:val="24"/>
                  </w:rPr>
                </w:rPrChange>
              </w:rPr>
            </w:pPr>
          </w:p>
        </w:tc>
        <w:tc>
          <w:tcPr>
            <w:tcW w:w="3327" w:type="pct"/>
          </w:tcPr>
          <w:p w14:paraId="5788D977" w14:textId="77777777" w:rsidR="003F2E29" w:rsidRPr="007A4AFC" w:rsidRDefault="003F2E29" w:rsidP="00D27EF1">
            <w:pPr>
              <w:spacing w:line="240" w:lineRule="auto"/>
              <w:rPr>
                <w:ins w:id="15384" w:author="Dr Mamadou SANOGO" w:date="2023-10-25T17:36:00Z"/>
                <w:rFonts w:asciiTheme="majorHAnsi" w:hAnsiTheme="majorHAnsi" w:cstheme="majorHAnsi"/>
                <w:color w:val="000000" w:themeColor="text1"/>
                <w:szCs w:val="24"/>
                <w:rPrChange w:id="15385" w:author="Dr Mamadou SANOGO" w:date="2023-10-25T18:15:00Z">
                  <w:rPr>
                    <w:ins w:id="15386" w:author="Dr Mamadou SANOGO" w:date="2023-10-25T17:36:00Z"/>
                    <w:rFonts w:asciiTheme="majorHAnsi" w:hAnsiTheme="majorHAnsi" w:cstheme="majorHAnsi"/>
                    <w:szCs w:val="24"/>
                  </w:rPr>
                </w:rPrChange>
              </w:rPr>
            </w:pPr>
            <w:ins w:id="15387" w:author="Dr Mamadou SANOGO" w:date="2023-10-25T17:36:00Z">
              <w:r w:rsidRPr="007A4AFC">
                <w:rPr>
                  <w:rFonts w:asciiTheme="majorHAnsi" w:hAnsiTheme="majorHAnsi" w:cstheme="majorHAnsi"/>
                  <w:color w:val="000000" w:themeColor="text1"/>
                  <w:szCs w:val="24"/>
                  <w:rPrChange w:id="15388" w:author="Dr Mamadou SANOGO" w:date="2023-10-25T18:15:00Z">
                    <w:rPr>
                      <w:rFonts w:asciiTheme="majorHAnsi" w:hAnsiTheme="majorHAnsi" w:cstheme="majorHAnsi"/>
                      <w:szCs w:val="24"/>
                    </w:rPr>
                  </w:rPrChange>
                </w:rPr>
                <w:t>Salle Informatique et Innovation</w:t>
              </w:r>
            </w:ins>
          </w:p>
        </w:tc>
        <w:tc>
          <w:tcPr>
            <w:tcW w:w="610" w:type="pct"/>
            <w:vAlign w:val="center"/>
          </w:tcPr>
          <w:p w14:paraId="380B92AE" w14:textId="77777777" w:rsidR="003F2E29" w:rsidRPr="007A4AFC" w:rsidRDefault="003F2E29" w:rsidP="00D27EF1">
            <w:pPr>
              <w:spacing w:line="240" w:lineRule="auto"/>
              <w:jc w:val="center"/>
              <w:rPr>
                <w:ins w:id="15389" w:author="Dr Mamadou SANOGO" w:date="2023-10-25T17:36:00Z"/>
                <w:rFonts w:asciiTheme="majorHAnsi" w:hAnsiTheme="majorHAnsi" w:cstheme="majorHAnsi"/>
                <w:color w:val="000000" w:themeColor="text1"/>
                <w:szCs w:val="24"/>
                <w:rPrChange w:id="15390" w:author="Dr Mamadou SANOGO" w:date="2023-10-25T18:15:00Z">
                  <w:rPr>
                    <w:ins w:id="15391" w:author="Dr Mamadou SANOGO" w:date="2023-10-25T17:36:00Z"/>
                    <w:rFonts w:asciiTheme="majorHAnsi" w:hAnsiTheme="majorHAnsi" w:cstheme="majorHAnsi"/>
                    <w:szCs w:val="24"/>
                  </w:rPr>
                </w:rPrChange>
              </w:rPr>
            </w:pPr>
            <w:ins w:id="15392" w:author="Dr Mamadou SANOGO" w:date="2023-10-25T17:36:00Z">
              <w:r w:rsidRPr="007A4AFC">
                <w:rPr>
                  <w:rFonts w:asciiTheme="majorHAnsi" w:hAnsiTheme="majorHAnsi" w:cstheme="majorHAnsi"/>
                  <w:color w:val="000000" w:themeColor="text1"/>
                  <w:szCs w:val="24"/>
                  <w:rPrChange w:id="15393" w:author="Dr Mamadou SANOGO" w:date="2023-10-25T18:15:00Z">
                    <w:rPr>
                      <w:rFonts w:asciiTheme="majorHAnsi" w:hAnsiTheme="majorHAnsi" w:cstheme="majorHAnsi"/>
                      <w:szCs w:val="24"/>
                    </w:rPr>
                  </w:rPrChange>
                </w:rPr>
                <w:t>1</w:t>
              </w:r>
            </w:ins>
          </w:p>
        </w:tc>
        <w:tc>
          <w:tcPr>
            <w:tcW w:w="682" w:type="pct"/>
          </w:tcPr>
          <w:p w14:paraId="2F06FEFE" w14:textId="77777777" w:rsidR="003F2E29" w:rsidRPr="007A4AFC" w:rsidRDefault="003F2E29" w:rsidP="00D27EF1">
            <w:pPr>
              <w:spacing w:line="240" w:lineRule="auto"/>
              <w:jc w:val="center"/>
              <w:rPr>
                <w:ins w:id="15394" w:author="Dr Mamadou SANOGO" w:date="2023-10-25T17:36:00Z"/>
                <w:rFonts w:asciiTheme="majorHAnsi" w:hAnsiTheme="majorHAnsi" w:cstheme="majorHAnsi"/>
                <w:color w:val="000000" w:themeColor="text1"/>
                <w:szCs w:val="24"/>
                <w:rPrChange w:id="15395" w:author="Dr Mamadou SANOGO" w:date="2023-10-25T18:15:00Z">
                  <w:rPr>
                    <w:ins w:id="15396" w:author="Dr Mamadou SANOGO" w:date="2023-10-25T17:36:00Z"/>
                    <w:rFonts w:asciiTheme="majorHAnsi" w:hAnsiTheme="majorHAnsi" w:cstheme="majorHAnsi"/>
                    <w:szCs w:val="24"/>
                  </w:rPr>
                </w:rPrChange>
              </w:rPr>
            </w:pPr>
            <w:ins w:id="15397" w:author="Dr Mamadou SANOGO" w:date="2023-10-25T17:36:00Z">
              <w:r w:rsidRPr="007A4AFC">
                <w:rPr>
                  <w:rFonts w:asciiTheme="majorHAnsi" w:hAnsiTheme="majorHAnsi" w:cstheme="majorHAnsi"/>
                  <w:color w:val="000000" w:themeColor="text1"/>
                  <w:szCs w:val="24"/>
                  <w:rPrChange w:id="15398" w:author="Dr Mamadou SANOGO" w:date="2023-10-25T18:15:00Z">
                    <w:rPr>
                      <w:rFonts w:asciiTheme="majorHAnsi" w:hAnsiTheme="majorHAnsi" w:cstheme="majorHAnsi"/>
                      <w:szCs w:val="24"/>
                    </w:rPr>
                  </w:rPrChange>
                </w:rPr>
                <w:t>Bon</w:t>
              </w:r>
            </w:ins>
          </w:p>
        </w:tc>
      </w:tr>
      <w:tr w:rsidR="007A4AFC" w:rsidRPr="007A4AFC" w14:paraId="575DF7FF" w14:textId="77777777" w:rsidTr="00A75F71">
        <w:trPr>
          <w:ins w:id="15399" w:author="Dr Mamadou SANOGO" w:date="2023-10-25T17:36:00Z"/>
        </w:trPr>
        <w:tc>
          <w:tcPr>
            <w:tcW w:w="381" w:type="pct"/>
          </w:tcPr>
          <w:p w14:paraId="238BF77E" w14:textId="77777777" w:rsidR="003F2E29" w:rsidRPr="007A4AFC" w:rsidRDefault="003F2E29" w:rsidP="00D27EF1">
            <w:pPr>
              <w:numPr>
                <w:ilvl w:val="0"/>
                <w:numId w:val="6"/>
              </w:numPr>
              <w:spacing w:line="240" w:lineRule="auto"/>
              <w:contextualSpacing/>
              <w:rPr>
                <w:ins w:id="15400" w:author="Dr Mamadou SANOGO" w:date="2023-10-25T17:36:00Z"/>
                <w:rFonts w:asciiTheme="majorHAnsi" w:hAnsiTheme="majorHAnsi" w:cstheme="majorHAnsi"/>
                <w:b/>
                <w:color w:val="000000" w:themeColor="text1"/>
                <w:szCs w:val="24"/>
                <w:rPrChange w:id="15401" w:author="Dr Mamadou SANOGO" w:date="2023-10-25T18:15:00Z">
                  <w:rPr>
                    <w:ins w:id="15402" w:author="Dr Mamadou SANOGO" w:date="2023-10-25T17:36:00Z"/>
                    <w:rFonts w:asciiTheme="majorHAnsi" w:hAnsiTheme="majorHAnsi" w:cstheme="majorHAnsi"/>
                    <w:b/>
                    <w:szCs w:val="24"/>
                  </w:rPr>
                </w:rPrChange>
              </w:rPr>
            </w:pPr>
          </w:p>
        </w:tc>
        <w:tc>
          <w:tcPr>
            <w:tcW w:w="3327" w:type="pct"/>
          </w:tcPr>
          <w:p w14:paraId="4BA26C59" w14:textId="77777777" w:rsidR="003F2E29" w:rsidRPr="007A4AFC" w:rsidRDefault="003F2E29" w:rsidP="00D27EF1">
            <w:pPr>
              <w:spacing w:line="240" w:lineRule="auto"/>
              <w:rPr>
                <w:ins w:id="15403" w:author="Dr Mamadou SANOGO" w:date="2023-10-25T17:36:00Z"/>
                <w:rFonts w:asciiTheme="majorHAnsi" w:hAnsiTheme="majorHAnsi" w:cstheme="majorHAnsi"/>
                <w:color w:val="000000" w:themeColor="text1"/>
                <w:szCs w:val="24"/>
                <w:rPrChange w:id="15404" w:author="Dr Mamadou SANOGO" w:date="2023-10-25T18:15:00Z">
                  <w:rPr>
                    <w:ins w:id="15405" w:author="Dr Mamadou SANOGO" w:date="2023-10-25T17:36:00Z"/>
                    <w:rFonts w:asciiTheme="majorHAnsi" w:hAnsiTheme="majorHAnsi" w:cstheme="majorHAnsi"/>
                    <w:szCs w:val="24"/>
                  </w:rPr>
                </w:rPrChange>
              </w:rPr>
            </w:pPr>
            <w:ins w:id="15406" w:author="Dr Mamadou SANOGO" w:date="2023-10-25T17:36:00Z">
              <w:r w:rsidRPr="007A4AFC">
                <w:rPr>
                  <w:rFonts w:asciiTheme="majorHAnsi" w:hAnsiTheme="majorHAnsi" w:cstheme="majorHAnsi"/>
                  <w:color w:val="000000" w:themeColor="text1"/>
                  <w:szCs w:val="24"/>
                  <w:rPrChange w:id="15407" w:author="Dr Mamadou SANOGO" w:date="2023-10-25T18:15:00Z">
                    <w:rPr>
                      <w:rFonts w:asciiTheme="majorHAnsi" w:hAnsiTheme="majorHAnsi" w:cstheme="majorHAnsi"/>
                      <w:szCs w:val="24"/>
                    </w:rPr>
                  </w:rPrChange>
                </w:rPr>
                <w:t xml:space="preserve">Salle de conférence </w:t>
              </w:r>
            </w:ins>
          </w:p>
        </w:tc>
        <w:tc>
          <w:tcPr>
            <w:tcW w:w="610" w:type="pct"/>
            <w:vAlign w:val="center"/>
          </w:tcPr>
          <w:p w14:paraId="3123686D" w14:textId="77777777" w:rsidR="003F2E29" w:rsidRPr="007A4AFC" w:rsidRDefault="003F2E29" w:rsidP="00D27EF1">
            <w:pPr>
              <w:spacing w:line="240" w:lineRule="auto"/>
              <w:jc w:val="center"/>
              <w:rPr>
                <w:ins w:id="15408" w:author="Dr Mamadou SANOGO" w:date="2023-10-25T17:36:00Z"/>
                <w:rFonts w:asciiTheme="majorHAnsi" w:hAnsiTheme="majorHAnsi" w:cstheme="majorHAnsi"/>
                <w:color w:val="000000" w:themeColor="text1"/>
                <w:szCs w:val="24"/>
                <w:rPrChange w:id="15409" w:author="Dr Mamadou SANOGO" w:date="2023-10-25T18:15:00Z">
                  <w:rPr>
                    <w:ins w:id="15410" w:author="Dr Mamadou SANOGO" w:date="2023-10-25T17:36:00Z"/>
                    <w:rFonts w:asciiTheme="majorHAnsi" w:hAnsiTheme="majorHAnsi" w:cstheme="majorHAnsi"/>
                    <w:szCs w:val="24"/>
                  </w:rPr>
                </w:rPrChange>
              </w:rPr>
            </w:pPr>
            <w:ins w:id="15411" w:author="Dr Mamadou SANOGO" w:date="2023-10-25T17:36:00Z">
              <w:r w:rsidRPr="007A4AFC">
                <w:rPr>
                  <w:rFonts w:asciiTheme="majorHAnsi" w:hAnsiTheme="majorHAnsi" w:cstheme="majorHAnsi"/>
                  <w:color w:val="000000" w:themeColor="text1"/>
                  <w:szCs w:val="24"/>
                  <w:rPrChange w:id="15412" w:author="Dr Mamadou SANOGO" w:date="2023-10-25T18:15:00Z">
                    <w:rPr>
                      <w:rFonts w:asciiTheme="majorHAnsi" w:hAnsiTheme="majorHAnsi" w:cstheme="majorHAnsi"/>
                      <w:szCs w:val="24"/>
                    </w:rPr>
                  </w:rPrChange>
                </w:rPr>
                <w:t>1</w:t>
              </w:r>
            </w:ins>
          </w:p>
        </w:tc>
        <w:tc>
          <w:tcPr>
            <w:tcW w:w="682" w:type="pct"/>
          </w:tcPr>
          <w:p w14:paraId="3669EC20" w14:textId="77777777" w:rsidR="003F2E29" w:rsidRPr="007A4AFC" w:rsidRDefault="003F2E29" w:rsidP="00D27EF1">
            <w:pPr>
              <w:spacing w:line="240" w:lineRule="auto"/>
              <w:jc w:val="center"/>
              <w:rPr>
                <w:ins w:id="15413" w:author="Dr Mamadou SANOGO" w:date="2023-10-25T17:36:00Z"/>
                <w:rFonts w:asciiTheme="majorHAnsi" w:hAnsiTheme="majorHAnsi" w:cstheme="majorHAnsi"/>
                <w:color w:val="000000" w:themeColor="text1"/>
                <w:szCs w:val="24"/>
                <w:rPrChange w:id="15414" w:author="Dr Mamadou SANOGO" w:date="2023-10-25T18:15:00Z">
                  <w:rPr>
                    <w:ins w:id="15415" w:author="Dr Mamadou SANOGO" w:date="2023-10-25T17:36:00Z"/>
                    <w:rFonts w:asciiTheme="majorHAnsi" w:hAnsiTheme="majorHAnsi" w:cstheme="majorHAnsi"/>
                    <w:szCs w:val="24"/>
                  </w:rPr>
                </w:rPrChange>
              </w:rPr>
            </w:pPr>
            <w:ins w:id="15416" w:author="Dr Mamadou SANOGO" w:date="2023-10-25T17:36:00Z">
              <w:r w:rsidRPr="007A4AFC">
                <w:rPr>
                  <w:rFonts w:asciiTheme="majorHAnsi" w:hAnsiTheme="majorHAnsi" w:cstheme="majorHAnsi"/>
                  <w:color w:val="000000" w:themeColor="text1"/>
                  <w:szCs w:val="24"/>
                  <w:rPrChange w:id="15417" w:author="Dr Mamadou SANOGO" w:date="2023-10-25T18:15:00Z">
                    <w:rPr>
                      <w:rFonts w:asciiTheme="majorHAnsi" w:hAnsiTheme="majorHAnsi" w:cstheme="majorHAnsi"/>
                      <w:szCs w:val="24"/>
                    </w:rPr>
                  </w:rPrChange>
                </w:rPr>
                <w:t>Bon</w:t>
              </w:r>
            </w:ins>
          </w:p>
        </w:tc>
      </w:tr>
      <w:tr w:rsidR="007A4AFC" w:rsidRPr="007A4AFC" w14:paraId="0F322351" w14:textId="77777777" w:rsidTr="00A75F71">
        <w:trPr>
          <w:ins w:id="15418" w:author="Dr Mamadou SANOGO" w:date="2023-10-25T17:36:00Z"/>
        </w:trPr>
        <w:tc>
          <w:tcPr>
            <w:tcW w:w="381" w:type="pct"/>
          </w:tcPr>
          <w:p w14:paraId="0BBD0E53" w14:textId="77777777" w:rsidR="003F2E29" w:rsidRPr="007A4AFC" w:rsidRDefault="003F2E29" w:rsidP="00D27EF1">
            <w:pPr>
              <w:numPr>
                <w:ilvl w:val="0"/>
                <w:numId w:val="6"/>
              </w:numPr>
              <w:spacing w:line="240" w:lineRule="auto"/>
              <w:contextualSpacing/>
              <w:rPr>
                <w:ins w:id="15419" w:author="Dr Mamadou SANOGO" w:date="2023-10-25T17:36:00Z"/>
                <w:rFonts w:asciiTheme="majorHAnsi" w:hAnsiTheme="majorHAnsi" w:cstheme="majorHAnsi"/>
                <w:b/>
                <w:color w:val="000000" w:themeColor="text1"/>
                <w:szCs w:val="24"/>
                <w:rPrChange w:id="15420" w:author="Dr Mamadou SANOGO" w:date="2023-10-25T18:15:00Z">
                  <w:rPr>
                    <w:ins w:id="15421" w:author="Dr Mamadou SANOGO" w:date="2023-10-25T17:36:00Z"/>
                    <w:rFonts w:asciiTheme="majorHAnsi" w:hAnsiTheme="majorHAnsi" w:cstheme="majorHAnsi"/>
                    <w:b/>
                    <w:szCs w:val="24"/>
                  </w:rPr>
                </w:rPrChange>
              </w:rPr>
            </w:pPr>
          </w:p>
        </w:tc>
        <w:tc>
          <w:tcPr>
            <w:tcW w:w="3327" w:type="pct"/>
          </w:tcPr>
          <w:p w14:paraId="6EDB422B" w14:textId="77777777" w:rsidR="003F2E29" w:rsidRPr="007A4AFC" w:rsidRDefault="003F2E29" w:rsidP="00D27EF1">
            <w:pPr>
              <w:spacing w:line="240" w:lineRule="auto"/>
              <w:rPr>
                <w:ins w:id="15422" w:author="Dr Mamadou SANOGO" w:date="2023-10-25T17:36:00Z"/>
                <w:rFonts w:asciiTheme="majorHAnsi" w:hAnsiTheme="majorHAnsi" w:cstheme="majorHAnsi"/>
                <w:color w:val="000000" w:themeColor="text1"/>
                <w:szCs w:val="24"/>
                <w:rPrChange w:id="15423" w:author="Dr Mamadou SANOGO" w:date="2023-10-25T18:15:00Z">
                  <w:rPr>
                    <w:ins w:id="15424" w:author="Dr Mamadou SANOGO" w:date="2023-10-25T17:36:00Z"/>
                    <w:rFonts w:asciiTheme="majorHAnsi" w:hAnsiTheme="majorHAnsi" w:cstheme="majorHAnsi"/>
                    <w:szCs w:val="24"/>
                  </w:rPr>
                </w:rPrChange>
              </w:rPr>
            </w:pPr>
            <w:ins w:id="15425" w:author="Dr Mamadou SANOGO" w:date="2023-10-25T17:36:00Z">
              <w:r w:rsidRPr="007A4AFC">
                <w:rPr>
                  <w:rFonts w:asciiTheme="majorHAnsi" w:hAnsiTheme="majorHAnsi" w:cstheme="majorHAnsi"/>
                  <w:color w:val="000000" w:themeColor="text1"/>
                  <w:szCs w:val="24"/>
                  <w:rPrChange w:id="15426" w:author="Dr Mamadou SANOGO" w:date="2023-10-25T18:15:00Z">
                    <w:rPr>
                      <w:rFonts w:asciiTheme="majorHAnsi" w:hAnsiTheme="majorHAnsi" w:cstheme="majorHAnsi"/>
                      <w:szCs w:val="24"/>
                    </w:rPr>
                  </w:rPrChange>
                </w:rPr>
                <w:t>Salles de classe</w:t>
              </w:r>
            </w:ins>
          </w:p>
        </w:tc>
        <w:tc>
          <w:tcPr>
            <w:tcW w:w="610" w:type="pct"/>
            <w:vAlign w:val="center"/>
          </w:tcPr>
          <w:p w14:paraId="6C86586A" w14:textId="77777777" w:rsidR="003F2E29" w:rsidRPr="007A4AFC" w:rsidRDefault="003F2E29" w:rsidP="00D27EF1">
            <w:pPr>
              <w:spacing w:line="240" w:lineRule="auto"/>
              <w:jc w:val="center"/>
              <w:rPr>
                <w:ins w:id="15427" w:author="Dr Mamadou SANOGO" w:date="2023-10-25T17:36:00Z"/>
                <w:rFonts w:asciiTheme="majorHAnsi" w:hAnsiTheme="majorHAnsi" w:cstheme="majorHAnsi"/>
                <w:color w:val="000000" w:themeColor="text1"/>
                <w:szCs w:val="24"/>
                <w:rPrChange w:id="15428" w:author="Dr Mamadou SANOGO" w:date="2023-10-25T18:15:00Z">
                  <w:rPr>
                    <w:ins w:id="15429" w:author="Dr Mamadou SANOGO" w:date="2023-10-25T17:36:00Z"/>
                    <w:rFonts w:asciiTheme="majorHAnsi" w:hAnsiTheme="majorHAnsi" w:cstheme="majorHAnsi"/>
                    <w:szCs w:val="24"/>
                  </w:rPr>
                </w:rPrChange>
              </w:rPr>
            </w:pPr>
            <w:ins w:id="15430" w:author="Dr Mamadou SANOGO" w:date="2023-10-25T17:36:00Z">
              <w:r w:rsidRPr="007A4AFC">
                <w:rPr>
                  <w:rFonts w:asciiTheme="majorHAnsi" w:hAnsiTheme="majorHAnsi" w:cstheme="majorHAnsi"/>
                  <w:color w:val="000000" w:themeColor="text1"/>
                  <w:szCs w:val="24"/>
                  <w:rPrChange w:id="15431" w:author="Dr Mamadou SANOGO" w:date="2023-10-25T18:15:00Z">
                    <w:rPr>
                      <w:rFonts w:asciiTheme="majorHAnsi" w:hAnsiTheme="majorHAnsi" w:cstheme="majorHAnsi"/>
                      <w:szCs w:val="24"/>
                    </w:rPr>
                  </w:rPrChange>
                </w:rPr>
                <w:t>13</w:t>
              </w:r>
            </w:ins>
          </w:p>
        </w:tc>
        <w:tc>
          <w:tcPr>
            <w:tcW w:w="682" w:type="pct"/>
          </w:tcPr>
          <w:p w14:paraId="78FAD0D1" w14:textId="77777777" w:rsidR="003F2E29" w:rsidRPr="007A4AFC" w:rsidRDefault="003F2E29" w:rsidP="00D27EF1">
            <w:pPr>
              <w:spacing w:line="240" w:lineRule="auto"/>
              <w:jc w:val="center"/>
              <w:rPr>
                <w:ins w:id="15432" w:author="Dr Mamadou SANOGO" w:date="2023-10-25T17:36:00Z"/>
                <w:rFonts w:asciiTheme="majorHAnsi" w:hAnsiTheme="majorHAnsi" w:cstheme="majorHAnsi"/>
                <w:color w:val="000000" w:themeColor="text1"/>
                <w:szCs w:val="24"/>
                <w:rPrChange w:id="15433" w:author="Dr Mamadou SANOGO" w:date="2023-10-25T18:15:00Z">
                  <w:rPr>
                    <w:ins w:id="15434" w:author="Dr Mamadou SANOGO" w:date="2023-10-25T17:36:00Z"/>
                    <w:rFonts w:asciiTheme="majorHAnsi" w:hAnsiTheme="majorHAnsi" w:cstheme="majorHAnsi"/>
                    <w:szCs w:val="24"/>
                  </w:rPr>
                </w:rPrChange>
              </w:rPr>
            </w:pPr>
            <w:ins w:id="15435" w:author="Dr Mamadou SANOGO" w:date="2023-10-25T17:36:00Z">
              <w:r w:rsidRPr="007A4AFC">
                <w:rPr>
                  <w:rFonts w:asciiTheme="majorHAnsi" w:hAnsiTheme="majorHAnsi" w:cstheme="majorHAnsi"/>
                  <w:color w:val="000000" w:themeColor="text1"/>
                  <w:szCs w:val="24"/>
                  <w:rPrChange w:id="15436" w:author="Dr Mamadou SANOGO" w:date="2023-10-25T18:15:00Z">
                    <w:rPr>
                      <w:rFonts w:asciiTheme="majorHAnsi" w:hAnsiTheme="majorHAnsi" w:cstheme="majorHAnsi"/>
                      <w:szCs w:val="24"/>
                    </w:rPr>
                  </w:rPrChange>
                </w:rPr>
                <w:t>Bon</w:t>
              </w:r>
            </w:ins>
          </w:p>
        </w:tc>
      </w:tr>
      <w:tr w:rsidR="007A4AFC" w:rsidRPr="007A4AFC" w14:paraId="3E000615" w14:textId="77777777" w:rsidTr="00A75F71">
        <w:trPr>
          <w:ins w:id="15437" w:author="Dr Mamadou SANOGO" w:date="2023-10-25T17:36:00Z"/>
        </w:trPr>
        <w:tc>
          <w:tcPr>
            <w:tcW w:w="381" w:type="pct"/>
          </w:tcPr>
          <w:p w14:paraId="65C0EA26" w14:textId="77777777" w:rsidR="003F2E29" w:rsidRPr="007A4AFC" w:rsidRDefault="003F2E29" w:rsidP="00D27EF1">
            <w:pPr>
              <w:numPr>
                <w:ilvl w:val="0"/>
                <w:numId w:val="6"/>
              </w:numPr>
              <w:spacing w:line="240" w:lineRule="auto"/>
              <w:contextualSpacing/>
              <w:rPr>
                <w:ins w:id="15438" w:author="Dr Mamadou SANOGO" w:date="2023-10-25T17:36:00Z"/>
                <w:rFonts w:asciiTheme="majorHAnsi" w:hAnsiTheme="majorHAnsi" w:cstheme="majorHAnsi"/>
                <w:b/>
                <w:color w:val="000000" w:themeColor="text1"/>
                <w:szCs w:val="24"/>
                <w:rPrChange w:id="15439" w:author="Dr Mamadou SANOGO" w:date="2023-10-25T18:15:00Z">
                  <w:rPr>
                    <w:ins w:id="15440" w:author="Dr Mamadou SANOGO" w:date="2023-10-25T17:36:00Z"/>
                    <w:rFonts w:asciiTheme="majorHAnsi" w:hAnsiTheme="majorHAnsi" w:cstheme="majorHAnsi"/>
                    <w:b/>
                    <w:szCs w:val="24"/>
                  </w:rPr>
                </w:rPrChange>
              </w:rPr>
            </w:pPr>
          </w:p>
        </w:tc>
        <w:tc>
          <w:tcPr>
            <w:tcW w:w="3327" w:type="pct"/>
          </w:tcPr>
          <w:p w14:paraId="34E3A027" w14:textId="77777777" w:rsidR="003F2E29" w:rsidRPr="007A4AFC" w:rsidRDefault="003F2E29" w:rsidP="00D27EF1">
            <w:pPr>
              <w:spacing w:line="240" w:lineRule="auto"/>
              <w:rPr>
                <w:ins w:id="15441" w:author="Dr Mamadou SANOGO" w:date="2023-10-25T17:36:00Z"/>
                <w:rFonts w:asciiTheme="majorHAnsi" w:hAnsiTheme="majorHAnsi" w:cstheme="majorHAnsi"/>
                <w:color w:val="000000" w:themeColor="text1"/>
                <w:szCs w:val="24"/>
                <w:rPrChange w:id="15442" w:author="Dr Mamadou SANOGO" w:date="2023-10-25T18:15:00Z">
                  <w:rPr>
                    <w:ins w:id="15443" w:author="Dr Mamadou SANOGO" w:date="2023-10-25T17:36:00Z"/>
                    <w:rFonts w:asciiTheme="majorHAnsi" w:hAnsiTheme="majorHAnsi" w:cstheme="majorHAnsi"/>
                    <w:szCs w:val="24"/>
                  </w:rPr>
                </w:rPrChange>
              </w:rPr>
            </w:pPr>
            <w:ins w:id="15444" w:author="Dr Mamadou SANOGO" w:date="2023-10-25T17:36:00Z">
              <w:r w:rsidRPr="007A4AFC">
                <w:rPr>
                  <w:rFonts w:asciiTheme="majorHAnsi" w:hAnsiTheme="majorHAnsi" w:cstheme="majorHAnsi"/>
                  <w:color w:val="000000" w:themeColor="text1"/>
                  <w:szCs w:val="24"/>
                  <w:rPrChange w:id="15445" w:author="Dr Mamadou SANOGO" w:date="2023-10-25T18:15:00Z">
                    <w:rPr>
                      <w:rFonts w:asciiTheme="majorHAnsi" w:hAnsiTheme="majorHAnsi" w:cstheme="majorHAnsi"/>
                      <w:szCs w:val="24"/>
                    </w:rPr>
                  </w:rPrChange>
                </w:rPr>
                <w:t>Salle d’archivage</w:t>
              </w:r>
            </w:ins>
          </w:p>
        </w:tc>
        <w:tc>
          <w:tcPr>
            <w:tcW w:w="610" w:type="pct"/>
            <w:vAlign w:val="center"/>
          </w:tcPr>
          <w:p w14:paraId="1B83C4AC" w14:textId="77777777" w:rsidR="003F2E29" w:rsidRPr="007A4AFC" w:rsidRDefault="003F2E29" w:rsidP="00D27EF1">
            <w:pPr>
              <w:spacing w:line="240" w:lineRule="auto"/>
              <w:jc w:val="center"/>
              <w:rPr>
                <w:ins w:id="15446" w:author="Dr Mamadou SANOGO" w:date="2023-10-25T17:36:00Z"/>
                <w:rFonts w:asciiTheme="majorHAnsi" w:hAnsiTheme="majorHAnsi" w:cstheme="majorHAnsi"/>
                <w:color w:val="000000" w:themeColor="text1"/>
                <w:szCs w:val="24"/>
                <w:rPrChange w:id="15447" w:author="Dr Mamadou SANOGO" w:date="2023-10-25T18:15:00Z">
                  <w:rPr>
                    <w:ins w:id="15448" w:author="Dr Mamadou SANOGO" w:date="2023-10-25T17:36:00Z"/>
                    <w:rFonts w:asciiTheme="majorHAnsi" w:hAnsiTheme="majorHAnsi" w:cstheme="majorHAnsi"/>
                    <w:szCs w:val="24"/>
                  </w:rPr>
                </w:rPrChange>
              </w:rPr>
            </w:pPr>
            <w:ins w:id="15449" w:author="Dr Mamadou SANOGO" w:date="2023-10-25T17:36:00Z">
              <w:r w:rsidRPr="007A4AFC">
                <w:rPr>
                  <w:rFonts w:asciiTheme="majorHAnsi" w:hAnsiTheme="majorHAnsi" w:cstheme="majorHAnsi"/>
                  <w:color w:val="000000" w:themeColor="text1"/>
                  <w:szCs w:val="24"/>
                  <w:rPrChange w:id="15450" w:author="Dr Mamadou SANOGO" w:date="2023-10-25T18:15:00Z">
                    <w:rPr>
                      <w:rFonts w:asciiTheme="majorHAnsi" w:hAnsiTheme="majorHAnsi" w:cstheme="majorHAnsi"/>
                      <w:szCs w:val="24"/>
                    </w:rPr>
                  </w:rPrChange>
                </w:rPr>
                <w:t>1</w:t>
              </w:r>
            </w:ins>
          </w:p>
        </w:tc>
        <w:tc>
          <w:tcPr>
            <w:tcW w:w="682" w:type="pct"/>
          </w:tcPr>
          <w:p w14:paraId="291CBF6C" w14:textId="77777777" w:rsidR="003F2E29" w:rsidRPr="007A4AFC" w:rsidRDefault="003F2E29" w:rsidP="00D27EF1">
            <w:pPr>
              <w:spacing w:line="240" w:lineRule="auto"/>
              <w:jc w:val="center"/>
              <w:rPr>
                <w:ins w:id="15451" w:author="Dr Mamadou SANOGO" w:date="2023-10-25T17:36:00Z"/>
                <w:rFonts w:asciiTheme="majorHAnsi" w:hAnsiTheme="majorHAnsi" w:cstheme="majorHAnsi"/>
                <w:color w:val="000000" w:themeColor="text1"/>
                <w:szCs w:val="24"/>
                <w:rPrChange w:id="15452" w:author="Dr Mamadou SANOGO" w:date="2023-10-25T18:15:00Z">
                  <w:rPr>
                    <w:ins w:id="15453" w:author="Dr Mamadou SANOGO" w:date="2023-10-25T17:36:00Z"/>
                    <w:rFonts w:asciiTheme="majorHAnsi" w:hAnsiTheme="majorHAnsi" w:cstheme="majorHAnsi"/>
                    <w:szCs w:val="24"/>
                  </w:rPr>
                </w:rPrChange>
              </w:rPr>
            </w:pPr>
            <w:ins w:id="15454" w:author="Dr Mamadou SANOGO" w:date="2023-10-25T17:36:00Z">
              <w:r w:rsidRPr="007A4AFC">
                <w:rPr>
                  <w:rFonts w:asciiTheme="majorHAnsi" w:hAnsiTheme="majorHAnsi" w:cstheme="majorHAnsi"/>
                  <w:color w:val="000000" w:themeColor="text1"/>
                  <w:szCs w:val="24"/>
                  <w:rPrChange w:id="15455" w:author="Dr Mamadou SANOGO" w:date="2023-10-25T18:15:00Z">
                    <w:rPr>
                      <w:rFonts w:asciiTheme="majorHAnsi" w:hAnsiTheme="majorHAnsi" w:cstheme="majorHAnsi"/>
                      <w:szCs w:val="24"/>
                    </w:rPr>
                  </w:rPrChange>
                </w:rPr>
                <w:t>Bon</w:t>
              </w:r>
            </w:ins>
          </w:p>
        </w:tc>
      </w:tr>
      <w:tr w:rsidR="007A4AFC" w:rsidRPr="007A4AFC" w14:paraId="63A59D8F" w14:textId="77777777" w:rsidTr="00A75F71">
        <w:trPr>
          <w:ins w:id="15456" w:author="Dr Mamadou SANOGO" w:date="2023-10-25T17:36:00Z"/>
        </w:trPr>
        <w:tc>
          <w:tcPr>
            <w:tcW w:w="381" w:type="pct"/>
          </w:tcPr>
          <w:p w14:paraId="4068218C" w14:textId="77777777" w:rsidR="003F2E29" w:rsidRPr="007A4AFC" w:rsidRDefault="003F2E29" w:rsidP="00D27EF1">
            <w:pPr>
              <w:numPr>
                <w:ilvl w:val="0"/>
                <w:numId w:val="6"/>
              </w:numPr>
              <w:spacing w:line="240" w:lineRule="auto"/>
              <w:contextualSpacing/>
              <w:rPr>
                <w:ins w:id="15457" w:author="Dr Mamadou SANOGO" w:date="2023-10-25T17:36:00Z"/>
                <w:rFonts w:asciiTheme="majorHAnsi" w:hAnsiTheme="majorHAnsi" w:cstheme="majorHAnsi"/>
                <w:b/>
                <w:color w:val="000000" w:themeColor="text1"/>
                <w:szCs w:val="24"/>
                <w:rPrChange w:id="15458" w:author="Dr Mamadou SANOGO" w:date="2023-10-25T18:15:00Z">
                  <w:rPr>
                    <w:ins w:id="15459" w:author="Dr Mamadou SANOGO" w:date="2023-10-25T17:36:00Z"/>
                    <w:rFonts w:asciiTheme="majorHAnsi" w:hAnsiTheme="majorHAnsi" w:cstheme="majorHAnsi"/>
                    <w:b/>
                    <w:szCs w:val="24"/>
                  </w:rPr>
                </w:rPrChange>
              </w:rPr>
            </w:pPr>
          </w:p>
        </w:tc>
        <w:tc>
          <w:tcPr>
            <w:tcW w:w="3327" w:type="pct"/>
          </w:tcPr>
          <w:p w14:paraId="75DBD0A5" w14:textId="77777777" w:rsidR="003F2E29" w:rsidRPr="007A4AFC" w:rsidRDefault="003F2E29" w:rsidP="00D27EF1">
            <w:pPr>
              <w:spacing w:line="240" w:lineRule="auto"/>
              <w:rPr>
                <w:ins w:id="15460" w:author="Dr Mamadou SANOGO" w:date="2023-10-25T17:36:00Z"/>
                <w:rFonts w:asciiTheme="majorHAnsi" w:hAnsiTheme="majorHAnsi" w:cstheme="majorHAnsi"/>
                <w:color w:val="000000" w:themeColor="text1"/>
                <w:szCs w:val="24"/>
                <w:rPrChange w:id="15461" w:author="Dr Mamadou SANOGO" w:date="2023-10-25T18:15:00Z">
                  <w:rPr>
                    <w:ins w:id="15462" w:author="Dr Mamadou SANOGO" w:date="2023-10-25T17:36:00Z"/>
                    <w:rFonts w:asciiTheme="majorHAnsi" w:hAnsiTheme="majorHAnsi" w:cstheme="majorHAnsi"/>
                    <w:szCs w:val="24"/>
                  </w:rPr>
                </w:rPrChange>
              </w:rPr>
            </w:pPr>
            <w:ins w:id="15463" w:author="Dr Mamadou SANOGO" w:date="2023-10-25T17:36:00Z">
              <w:r w:rsidRPr="007A4AFC">
                <w:rPr>
                  <w:rFonts w:asciiTheme="majorHAnsi" w:hAnsiTheme="majorHAnsi" w:cstheme="majorHAnsi"/>
                  <w:color w:val="000000" w:themeColor="text1"/>
                  <w:szCs w:val="24"/>
                  <w:rPrChange w:id="15464" w:author="Dr Mamadou SANOGO" w:date="2023-10-25T18:15:00Z">
                    <w:rPr>
                      <w:rFonts w:asciiTheme="majorHAnsi" w:hAnsiTheme="majorHAnsi" w:cstheme="majorHAnsi"/>
                      <w:szCs w:val="24"/>
                    </w:rPr>
                  </w:rPrChange>
                </w:rPr>
                <w:t>Magasin</w:t>
              </w:r>
            </w:ins>
          </w:p>
        </w:tc>
        <w:tc>
          <w:tcPr>
            <w:tcW w:w="610" w:type="pct"/>
            <w:vAlign w:val="center"/>
          </w:tcPr>
          <w:p w14:paraId="0CE05383" w14:textId="77777777" w:rsidR="003F2E29" w:rsidRPr="007A4AFC" w:rsidRDefault="003F2E29" w:rsidP="00D27EF1">
            <w:pPr>
              <w:spacing w:line="240" w:lineRule="auto"/>
              <w:jc w:val="center"/>
              <w:rPr>
                <w:ins w:id="15465" w:author="Dr Mamadou SANOGO" w:date="2023-10-25T17:36:00Z"/>
                <w:rFonts w:asciiTheme="majorHAnsi" w:hAnsiTheme="majorHAnsi" w:cstheme="majorHAnsi"/>
                <w:color w:val="000000" w:themeColor="text1"/>
                <w:szCs w:val="24"/>
                <w:rPrChange w:id="15466" w:author="Dr Mamadou SANOGO" w:date="2023-10-25T18:15:00Z">
                  <w:rPr>
                    <w:ins w:id="15467" w:author="Dr Mamadou SANOGO" w:date="2023-10-25T17:36:00Z"/>
                    <w:rFonts w:asciiTheme="majorHAnsi" w:hAnsiTheme="majorHAnsi" w:cstheme="majorHAnsi"/>
                    <w:szCs w:val="24"/>
                  </w:rPr>
                </w:rPrChange>
              </w:rPr>
            </w:pPr>
            <w:ins w:id="15468" w:author="Dr Mamadou SANOGO" w:date="2023-10-25T17:36:00Z">
              <w:r w:rsidRPr="007A4AFC">
                <w:rPr>
                  <w:rFonts w:asciiTheme="majorHAnsi" w:hAnsiTheme="majorHAnsi" w:cstheme="majorHAnsi"/>
                  <w:color w:val="000000" w:themeColor="text1"/>
                  <w:szCs w:val="24"/>
                  <w:rPrChange w:id="15469" w:author="Dr Mamadou SANOGO" w:date="2023-10-25T18:15:00Z">
                    <w:rPr>
                      <w:rFonts w:asciiTheme="majorHAnsi" w:hAnsiTheme="majorHAnsi" w:cstheme="majorHAnsi"/>
                      <w:szCs w:val="24"/>
                    </w:rPr>
                  </w:rPrChange>
                </w:rPr>
                <w:t>1</w:t>
              </w:r>
            </w:ins>
          </w:p>
        </w:tc>
        <w:tc>
          <w:tcPr>
            <w:tcW w:w="682" w:type="pct"/>
          </w:tcPr>
          <w:p w14:paraId="14F08EF3" w14:textId="77777777" w:rsidR="003F2E29" w:rsidRPr="007A4AFC" w:rsidRDefault="003F2E29" w:rsidP="00D27EF1">
            <w:pPr>
              <w:spacing w:line="240" w:lineRule="auto"/>
              <w:jc w:val="center"/>
              <w:rPr>
                <w:ins w:id="15470" w:author="Dr Mamadou SANOGO" w:date="2023-10-25T17:36:00Z"/>
                <w:rFonts w:asciiTheme="majorHAnsi" w:hAnsiTheme="majorHAnsi" w:cstheme="majorHAnsi"/>
                <w:color w:val="000000" w:themeColor="text1"/>
                <w:szCs w:val="24"/>
                <w:rPrChange w:id="15471" w:author="Dr Mamadou SANOGO" w:date="2023-10-25T18:15:00Z">
                  <w:rPr>
                    <w:ins w:id="15472" w:author="Dr Mamadou SANOGO" w:date="2023-10-25T17:36:00Z"/>
                    <w:rFonts w:asciiTheme="majorHAnsi" w:hAnsiTheme="majorHAnsi" w:cstheme="majorHAnsi"/>
                    <w:szCs w:val="24"/>
                  </w:rPr>
                </w:rPrChange>
              </w:rPr>
            </w:pPr>
            <w:ins w:id="15473" w:author="Dr Mamadou SANOGO" w:date="2023-10-25T17:36:00Z">
              <w:r w:rsidRPr="007A4AFC">
                <w:rPr>
                  <w:rFonts w:asciiTheme="majorHAnsi" w:hAnsiTheme="majorHAnsi" w:cstheme="majorHAnsi"/>
                  <w:color w:val="000000" w:themeColor="text1"/>
                  <w:szCs w:val="24"/>
                  <w:rPrChange w:id="15474" w:author="Dr Mamadou SANOGO" w:date="2023-10-25T18:15:00Z">
                    <w:rPr>
                      <w:rFonts w:asciiTheme="majorHAnsi" w:hAnsiTheme="majorHAnsi" w:cstheme="majorHAnsi"/>
                      <w:szCs w:val="24"/>
                    </w:rPr>
                  </w:rPrChange>
                </w:rPr>
                <w:t>Bon</w:t>
              </w:r>
            </w:ins>
          </w:p>
        </w:tc>
      </w:tr>
      <w:tr w:rsidR="007A4AFC" w:rsidRPr="007A4AFC" w14:paraId="21A9C76D" w14:textId="77777777" w:rsidTr="00A75F71">
        <w:trPr>
          <w:ins w:id="15475" w:author="Dr Mamadou SANOGO" w:date="2023-10-25T17:36:00Z"/>
        </w:trPr>
        <w:tc>
          <w:tcPr>
            <w:tcW w:w="381" w:type="pct"/>
          </w:tcPr>
          <w:p w14:paraId="453DBFAB" w14:textId="77777777" w:rsidR="003F2E29" w:rsidRPr="007A4AFC" w:rsidRDefault="003F2E29" w:rsidP="00D27EF1">
            <w:pPr>
              <w:numPr>
                <w:ilvl w:val="0"/>
                <w:numId w:val="6"/>
              </w:numPr>
              <w:spacing w:line="240" w:lineRule="auto"/>
              <w:contextualSpacing/>
              <w:rPr>
                <w:ins w:id="15476" w:author="Dr Mamadou SANOGO" w:date="2023-10-25T17:36:00Z"/>
                <w:rFonts w:asciiTheme="majorHAnsi" w:hAnsiTheme="majorHAnsi" w:cstheme="majorHAnsi"/>
                <w:b/>
                <w:color w:val="000000" w:themeColor="text1"/>
                <w:szCs w:val="24"/>
                <w:rPrChange w:id="15477" w:author="Dr Mamadou SANOGO" w:date="2023-10-25T18:15:00Z">
                  <w:rPr>
                    <w:ins w:id="15478" w:author="Dr Mamadou SANOGO" w:date="2023-10-25T17:36:00Z"/>
                    <w:rFonts w:asciiTheme="majorHAnsi" w:hAnsiTheme="majorHAnsi" w:cstheme="majorHAnsi"/>
                    <w:b/>
                    <w:szCs w:val="24"/>
                  </w:rPr>
                </w:rPrChange>
              </w:rPr>
            </w:pPr>
          </w:p>
        </w:tc>
        <w:tc>
          <w:tcPr>
            <w:tcW w:w="3327" w:type="pct"/>
          </w:tcPr>
          <w:p w14:paraId="6CEEE31A" w14:textId="77777777" w:rsidR="003F2E29" w:rsidRPr="007A4AFC" w:rsidRDefault="003F2E29" w:rsidP="00D27EF1">
            <w:pPr>
              <w:spacing w:line="240" w:lineRule="auto"/>
              <w:rPr>
                <w:ins w:id="15479" w:author="Dr Mamadou SANOGO" w:date="2023-10-25T17:36:00Z"/>
                <w:rFonts w:asciiTheme="majorHAnsi" w:hAnsiTheme="majorHAnsi" w:cstheme="majorHAnsi"/>
                <w:color w:val="000000" w:themeColor="text1"/>
                <w:szCs w:val="24"/>
                <w:rPrChange w:id="15480" w:author="Dr Mamadou SANOGO" w:date="2023-10-25T18:15:00Z">
                  <w:rPr>
                    <w:ins w:id="15481" w:author="Dr Mamadou SANOGO" w:date="2023-10-25T17:36:00Z"/>
                    <w:rFonts w:asciiTheme="majorHAnsi" w:hAnsiTheme="majorHAnsi" w:cstheme="majorHAnsi"/>
                    <w:szCs w:val="24"/>
                  </w:rPr>
                </w:rPrChange>
              </w:rPr>
            </w:pPr>
            <w:ins w:id="15482" w:author="Dr Mamadou SANOGO" w:date="2023-10-25T17:36:00Z">
              <w:r w:rsidRPr="007A4AFC">
                <w:rPr>
                  <w:rFonts w:asciiTheme="majorHAnsi" w:hAnsiTheme="majorHAnsi" w:cstheme="majorHAnsi"/>
                  <w:color w:val="000000" w:themeColor="text1"/>
                  <w:szCs w:val="24"/>
                  <w:rPrChange w:id="15483" w:author="Dr Mamadou SANOGO" w:date="2023-10-25T18:15:00Z">
                    <w:rPr>
                      <w:rFonts w:asciiTheme="majorHAnsi" w:hAnsiTheme="majorHAnsi" w:cstheme="majorHAnsi"/>
                      <w:szCs w:val="24"/>
                    </w:rPr>
                  </w:rPrChange>
                </w:rPr>
                <w:t>Infirmerie</w:t>
              </w:r>
            </w:ins>
          </w:p>
        </w:tc>
        <w:tc>
          <w:tcPr>
            <w:tcW w:w="610" w:type="pct"/>
            <w:vAlign w:val="center"/>
          </w:tcPr>
          <w:p w14:paraId="238B5070" w14:textId="77777777" w:rsidR="003F2E29" w:rsidRPr="007A4AFC" w:rsidRDefault="003F2E29" w:rsidP="00D27EF1">
            <w:pPr>
              <w:spacing w:line="240" w:lineRule="auto"/>
              <w:jc w:val="center"/>
              <w:rPr>
                <w:ins w:id="15484" w:author="Dr Mamadou SANOGO" w:date="2023-10-25T17:36:00Z"/>
                <w:rFonts w:asciiTheme="majorHAnsi" w:hAnsiTheme="majorHAnsi" w:cstheme="majorHAnsi"/>
                <w:color w:val="000000" w:themeColor="text1"/>
                <w:szCs w:val="24"/>
                <w:rPrChange w:id="15485" w:author="Dr Mamadou SANOGO" w:date="2023-10-25T18:15:00Z">
                  <w:rPr>
                    <w:ins w:id="15486" w:author="Dr Mamadou SANOGO" w:date="2023-10-25T17:36:00Z"/>
                    <w:rFonts w:asciiTheme="majorHAnsi" w:hAnsiTheme="majorHAnsi" w:cstheme="majorHAnsi"/>
                    <w:szCs w:val="24"/>
                  </w:rPr>
                </w:rPrChange>
              </w:rPr>
            </w:pPr>
            <w:ins w:id="15487" w:author="Dr Mamadou SANOGO" w:date="2023-10-25T17:36:00Z">
              <w:r w:rsidRPr="007A4AFC">
                <w:rPr>
                  <w:rFonts w:asciiTheme="majorHAnsi" w:hAnsiTheme="majorHAnsi" w:cstheme="majorHAnsi"/>
                  <w:color w:val="000000" w:themeColor="text1"/>
                  <w:szCs w:val="24"/>
                  <w:rPrChange w:id="15488" w:author="Dr Mamadou SANOGO" w:date="2023-10-25T18:15:00Z">
                    <w:rPr>
                      <w:rFonts w:asciiTheme="majorHAnsi" w:hAnsiTheme="majorHAnsi" w:cstheme="majorHAnsi"/>
                      <w:szCs w:val="24"/>
                    </w:rPr>
                  </w:rPrChange>
                </w:rPr>
                <w:t>1</w:t>
              </w:r>
            </w:ins>
          </w:p>
        </w:tc>
        <w:tc>
          <w:tcPr>
            <w:tcW w:w="682" w:type="pct"/>
          </w:tcPr>
          <w:p w14:paraId="3299930F" w14:textId="77777777" w:rsidR="003F2E29" w:rsidRPr="007A4AFC" w:rsidRDefault="003F2E29" w:rsidP="00D27EF1">
            <w:pPr>
              <w:spacing w:line="240" w:lineRule="auto"/>
              <w:jc w:val="center"/>
              <w:rPr>
                <w:ins w:id="15489" w:author="Dr Mamadou SANOGO" w:date="2023-10-25T17:36:00Z"/>
                <w:rFonts w:asciiTheme="majorHAnsi" w:hAnsiTheme="majorHAnsi" w:cstheme="majorHAnsi"/>
                <w:color w:val="000000" w:themeColor="text1"/>
                <w:szCs w:val="24"/>
                <w:rPrChange w:id="15490" w:author="Dr Mamadou SANOGO" w:date="2023-10-25T18:15:00Z">
                  <w:rPr>
                    <w:ins w:id="15491" w:author="Dr Mamadou SANOGO" w:date="2023-10-25T17:36:00Z"/>
                    <w:rFonts w:asciiTheme="majorHAnsi" w:hAnsiTheme="majorHAnsi" w:cstheme="majorHAnsi"/>
                    <w:szCs w:val="24"/>
                  </w:rPr>
                </w:rPrChange>
              </w:rPr>
            </w:pPr>
            <w:ins w:id="15492" w:author="Dr Mamadou SANOGO" w:date="2023-10-25T17:36:00Z">
              <w:r w:rsidRPr="007A4AFC">
                <w:rPr>
                  <w:rFonts w:asciiTheme="majorHAnsi" w:hAnsiTheme="majorHAnsi" w:cstheme="majorHAnsi"/>
                  <w:color w:val="000000" w:themeColor="text1"/>
                  <w:szCs w:val="24"/>
                  <w:rPrChange w:id="15493" w:author="Dr Mamadou SANOGO" w:date="2023-10-25T18:15:00Z">
                    <w:rPr>
                      <w:rFonts w:asciiTheme="majorHAnsi" w:hAnsiTheme="majorHAnsi" w:cstheme="majorHAnsi"/>
                      <w:szCs w:val="24"/>
                    </w:rPr>
                  </w:rPrChange>
                </w:rPr>
                <w:t>Bon</w:t>
              </w:r>
            </w:ins>
          </w:p>
        </w:tc>
      </w:tr>
      <w:tr w:rsidR="007A4AFC" w:rsidRPr="007A4AFC" w14:paraId="27A5BA6E" w14:textId="77777777" w:rsidTr="00A75F71">
        <w:trPr>
          <w:ins w:id="15494" w:author="Dr Mamadou SANOGO" w:date="2023-10-25T17:36:00Z"/>
        </w:trPr>
        <w:tc>
          <w:tcPr>
            <w:tcW w:w="381" w:type="pct"/>
          </w:tcPr>
          <w:p w14:paraId="7382A9CA" w14:textId="77777777" w:rsidR="003F2E29" w:rsidRPr="007A4AFC" w:rsidRDefault="003F2E29" w:rsidP="00D27EF1">
            <w:pPr>
              <w:numPr>
                <w:ilvl w:val="0"/>
                <w:numId w:val="6"/>
              </w:numPr>
              <w:spacing w:line="240" w:lineRule="auto"/>
              <w:contextualSpacing/>
              <w:rPr>
                <w:ins w:id="15495" w:author="Dr Mamadou SANOGO" w:date="2023-10-25T17:36:00Z"/>
                <w:rFonts w:asciiTheme="majorHAnsi" w:hAnsiTheme="majorHAnsi" w:cstheme="majorHAnsi"/>
                <w:b/>
                <w:color w:val="000000" w:themeColor="text1"/>
                <w:szCs w:val="24"/>
                <w:rPrChange w:id="15496" w:author="Dr Mamadou SANOGO" w:date="2023-10-25T18:15:00Z">
                  <w:rPr>
                    <w:ins w:id="15497" w:author="Dr Mamadou SANOGO" w:date="2023-10-25T17:36:00Z"/>
                    <w:rFonts w:asciiTheme="majorHAnsi" w:hAnsiTheme="majorHAnsi" w:cstheme="majorHAnsi"/>
                    <w:b/>
                    <w:szCs w:val="24"/>
                  </w:rPr>
                </w:rPrChange>
              </w:rPr>
            </w:pPr>
          </w:p>
        </w:tc>
        <w:tc>
          <w:tcPr>
            <w:tcW w:w="3327" w:type="pct"/>
          </w:tcPr>
          <w:p w14:paraId="76B89B12" w14:textId="77777777" w:rsidR="003F2E29" w:rsidRPr="007A4AFC" w:rsidRDefault="003F2E29" w:rsidP="00D27EF1">
            <w:pPr>
              <w:spacing w:line="240" w:lineRule="auto"/>
              <w:rPr>
                <w:ins w:id="15498" w:author="Dr Mamadou SANOGO" w:date="2023-10-25T17:36:00Z"/>
                <w:rFonts w:asciiTheme="majorHAnsi" w:hAnsiTheme="majorHAnsi" w:cstheme="majorHAnsi"/>
                <w:color w:val="000000" w:themeColor="text1"/>
                <w:szCs w:val="24"/>
                <w:rPrChange w:id="15499" w:author="Dr Mamadou SANOGO" w:date="2023-10-25T18:15:00Z">
                  <w:rPr>
                    <w:ins w:id="15500" w:author="Dr Mamadou SANOGO" w:date="2023-10-25T17:36:00Z"/>
                    <w:rFonts w:asciiTheme="majorHAnsi" w:hAnsiTheme="majorHAnsi" w:cstheme="majorHAnsi"/>
                    <w:szCs w:val="24"/>
                  </w:rPr>
                </w:rPrChange>
              </w:rPr>
            </w:pPr>
            <w:ins w:id="15501" w:author="Dr Mamadou SANOGO" w:date="2023-10-25T17:36:00Z">
              <w:r w:rsidRPr="007A4AFC">
                <w:rPr>
                  <w:rFonts w:asciiTheme="majorHAnsi" w:hAnsiTheme="majorHAnsi" w:cstheme="majorHAnsi"/>
                  <w:color w:val="000000" w:themeColor="text1"/>
                  <w:szCs w:val="24"/>
                  <w:rPrChange w:id="15502" w:author="Dr Mamadou SANOGO" w:date="2023-10-25T18:15:00Z">
                    <w:rPr>
                      <w:rFonts w:asciiTheme="majorHAnsi" w:hAnsiTheme="majorHAnsi" w:cstheme="majorHAnsi"/>
                      <w:szCs w:val="24"/>
                    </w:rPr>
                  </w:rPrChange>
                </w:rPr>
                <w:t xml:space="preserve">Cantine </w:t>
              </w:r>
            </w:ins>
          </w:p>
        </w:tc>
        <w:tc>
          <w:tcPr>
            <w:tcW w:w="610" w:type="pct"/>
            <w:vAlign w:val="center"/>
          </w:tcPr>
          <w:p w14:paraId="232208F0" w14:textId="77777777" w:rsidR="003F2E29" w:rsidRPr="007A4AFC" w:rsidRDefault="003F2E29" w:rsidP="00D27EF1">
            <w:pPr>
              <w:spacing w:line="240" w:lineRule="auto"/>
              <w:jc w:val="center"/>
              <w:rPr>
                <w:ins w:id="15503" w:author="Dr Mamadou SANOGO" w:date="2023-10-25T17:36:00Z"/>
                <w:rFonts w:asciiTheme="majorHAnsi" w:hAnsiTheme="majorHAnsi" w:cstheme="majorHAnsi"/>
                <w:color w:val="000000" w:themeColor="text1"/>
                <w:szCs w:val="24"/>
                <w:rPrChange w:id="15504" w:author="Dr Mamadou SANOGO" w:date="2023-10-25T18:15:00Z">
                  <w:rPr>
                    <w:ins w:id="15505" w:author="Dr Mamadou SANOGO" w:date="2023-10-25T17:36:00Z"/>
                    <w:rFonts w:asciiTheme="majorHAnsi" w:hAnsiTheme="majorHAnsi" w:cstheme="majorHAnsi"/>
                    <w:szCs w:val="24"/>
                  </w:rPr>
                </w:rPrChange>
              </w:rPr>
            </w:pPr>
            <w:ins w:id="15506" w:author="Dr Mamadou SANOGO" w:date="2023-10-25T17:36:00Z">
              <w:r w:rsidRPr="007A4AFC">
                <w:rPr>
                  <w:rFonts w:asciiTheme="majorHAnsi" w:hAnsiTheme="majorHAnsi" w:cstheme="majorHAnsi"/>
                  <w:color w:val="000000" w:themeColor="text1"/>
                  <w:szCs w:val="24"/>
                  <w:rPrChange w:id="15507" w:author="Dr Mamadou SANOGO" w:date="2023-10-25T18:15:00Z">
                    <w:rPr>
                      <w:rFonts w:asciiTheme="majorHAnsi" w:hAnsiTheme="majorHAnsi" w:cstheme="majorHAnsi"/>
                      <w:szCs w:val="24"/>
                    </w:rPr>
                  </w:rPrChange>
                </w:rPr>
                <w:t>1</w:t>
              </w:r>
            </w:ins>
          </w:p>
        </w:tc>
        <w:tc>
          <w:tcPr>
            <w:tcW w:w="682" w:type="pct"/>
          </w:tcPr>
          <w:p w14:paraId="6BBD9B5A" w14:textId="77777777" w:rsidR="003F2E29" w:rsidRPr="007A4AFC" w:rsidRDefault="003F2E29" w:rsidP="00D27EF1">
            <w:pPr>
              <w:spacing w:line="240" w:lineRule="auto"/>
              <w:jc w:val="center"/>
              <w:rPr>
                <w:ins w:id="15508" w:author="Dr Mamadou SANOGO" w:date="2023-10-25T17:36:00Z"/>
                <w:rFonts w:asciiTheme="majorHAnsi" w:hAnsiTheme="majorHAnsi" w:cstheme="majorHAnsi"/>
                <w:color w:val="000000" w:themeColor="text1"/>
                <w:szCs w:val="24"/>
                <w:rPrChange w:id="15509" w:author="Dr Mamadou SANOGO" w:date="2023-10-25T18:15:00Z">
                  <w:rPr>
                    <w:ins w:id="15510" w:author="Dr Mamadou SANOGO" w:date="2023-10-25T17:36:00Z"/>
                    <w:rFonts w:asciiTheme="majorHAnsi" w:hAnsiTheme="majorHAnsi" w:cstheme="majorHAnsi"/>
                    <w:szCs w:val="24"/>
                  </w:rPr>
                </w:rPrChange>
              </w:rPr>
            </w:pPr>
            <w:ins w:id="15511" w:author="Dr Mamadou SANOGO" w:date="2023-10-25T17:36:00Z">
              <w:r w:rsidRPr="007A4AFC">
                <w:rPr>
                  <w:rFonts w:asciiTheme="majorHAnsi" w:hAnsiTheme="majorHAnsi" w:cstheme="majorHAnsi"/>
                  <w:color w:val="000000" w:themeColor="text1"/>
                  <w:szCs w:val="24"/>
                  <w:rPrChange w:id="15512" w:author="Dr Mamadou SANOGO" w:date="2023-10-25T18:15:00Z">
                    <w:rPr>
                      <w:rFonts w:asciiTheme="majorHAnsi" w:hAnsiTheme="majorHAnsi" w:cstheme="majorHAnsi"/>
                      <w:szCs w:val="24"/>
                    </w:rPr>
                  </w:rPrChange>
                </w:rPr>
                <w:t>Bon</w:t>
              </w:r>
            </w:ins>
          </w:p>
        </w:tc>
      </w:tr>
      <w:tr w:rsidR="007A4AFC" w:rsidRPr="007A4AFC" w14:paraId="5E10B115" w14:textId="77777777" w:rsidTr="00A75F71">
        <w:trPr>
          <w:ins w:id="15513" w:author="Dr Mamadou SANOGO" w:date="2023-10-25T17:36:00Z"/>
        </w:trPr>
        <w:tc>
          <w:tcPr>
            <w:tcW w:w="381" w:type="pct"/>
          </w:tcPr>
          <w:p w14:paraId="19B231D2" w14:textId="77777777" w:rsidR="003F2E29" w:rsidRPr="007A4AFC" w:rsidRDefault="003F2E29" w:rsidP="00D27EF1">
            <w:pPr>
              <w:numPr>
                <w:ilvl w:val="0"/>
                <w:numId w:val="6"/>
              </w:numPr>
              <w:spacing w:line="240" w:lineRule="auto"/>
              <w:contextualSpacing/>
              <w:rPr>
                <w:ins w:id="15514" w:author="Dr Mamadou SANOGO" w:date="2023-10-25T17:36:00Z"/>
                <w:rFonts w:asciiTheme="majorHAnsi" w:hAnsiTheme="majorHAnsi" w:cstheme="majorHAnsi"/>
                <w:b/>
                <w:color w:val="000000" w:themeColor="text1"/>
                <w:szCs w:val="24"/>
                <w:rPrChange w:id="15515" w:author="Dr Mamadou SANOGO" w:date="2023-10-25T18:15:00Z">
                  <w:rPr>
                    <w:ins w:id="15516" w:author="Dr Mamadou SANOGO" w:date="2023-10-25T17:36:00Z"/>
                    <w:rFonts w:asciiTheme="majorHAnsi" w:hAnsiTheme="majorHAnsi" w:cstheme="majorHAnsi"/>
                    <w:b/>
                    <w:szCs w:val="24"/>
                  </w:rPr>
                </w:rPrChange>
              </w:rPr>
            </w:pPr>
          </w:p>
        </w:tc>
        <w:tc>
          <w:tcPr>
            <w:tcW w:w="3327" w:type="pct"/>
          </w:tcPr>
          <w:p w14:paraId="642E002E" w14:textId="77777777" w:rsidR="003F2E29" w:rsidRPr="007A4AFC" w:rsidRDefault="003F2E29" w:rsidP="00D27EF1">
            <w:pPr>
              <w:spacing w:line="240" w:lineRule="auto"/>
              <w:rPr>
                <w:ins w:id="15517" w:author="Dr Mamadou SANOGO" w:date="2023-10-25T17:36:00Z"/>
                <w:rFonts w:asciiTheme="majorHAnsi" w:hAnsiTheme="majorHAnsi" w:cstheme="majorHAnsi"/>
                <w:color w:val="000000" w:themeColor="text1"/>
                <w:szCs w:val="24"/>
                <w:rPrChange w:id="15518" w:author="Dr Mamadou SANOGO" w:date="2023-10-25T18:15:00Z">
                  <w:rPr>
                    <w:ins w:id="15519" w:author="Dr Mamadou SANOGO" w:date="2023-10-25T17:36:00Z"/>
                    <w:rFonts w:asciiTheme="majorHAnsi" w:hAnsiTheme="majorHAnsi" w:cstheme="majorHAnsi"/>
                    <w:szCs w:val="24"/>
                  </w:rPr>
                </w:rPrChange>
              </w:rPr>
            </w:pPr>
            <w:ins w:id="15520" w:author="Dr Mamadou SANOGO" w:date="2023-10-25T17:36:00Z">
              <w:r w:rsidRPr="007A4AFC">
                <w:rPr>
                  <w:rFonts w:asciiTheme="majorHAnsi" w:hAnsiTheme="majorHAnsi" w:cstheme="majorHAnsi"/>
                  <w:color w:val="000000" w:themeColor="text1"/>
                  <w:szCs w:val="24"/>
                  <w:rPrChange w:id="15521" w:author="Dr Mamadou SANOGO" w:date="2023-10-25T18:15:00Z">
                    <w:rPr>
                      <w:rFonts w:asciiTheme="majorHAnsi" w:hAnsiTheme="majorHAnsi" w:cstheme="majorHAnsi"/>
                      <w:szCs w:val="24"/>
                    </w:rPr>
                  </w:rPrChange>
                </w:rPr>
                <w:t xml:space="preserve">Espace récréatif </w:t>
              </w:r>
            </w:ins>
          </w:p>
        </w:tc>
        <w:tc>
          <w:tcPr>
            <w:tcW w:w="610" w:type="pct"/>
            <w:vAlign w:val="center"/>
          </w:tcPr>
          <w:p w14:paraId="53C9DC12" w14:textId="77777777" w:rsidR="003F2E29" w:rsidRPr="007A4AFC" w:rsidRDefault="003F2E29" w:rsidP="00D27EF1">
            <w:pPr>
              <w:spacing w:line="240" w:lineRule="auto"/>
              <w:jc w:val="center"/>
              <w:rPr>
                <w:ins w:id="15522" w:author="Dr Mamadou SANOGO" w:date="2023-10-25T17:36:00Z"/>
                <w:rFonts w:asciiTheme="majorHAnsi" w:hAnsiTheme="majorHAnsi" w:cstheme="majorHAnsi"/>
                <w:color w:val="000000" w:themeColor="text1"/>
                <w:szCs w:val="24"/>
                <w:rPrChange w:id="15523" w:author="Dr Mamadou SANOGO" w:date="2023-10-25T18:15:00Z">
                  <w:rPr>
                    <w:ins w:id="15524" w:author="Dr Mamadou SANOGO" w:date="2023-10-25T17:36:00Z"/>
                    <w:rFonts w:asciiTheme="majorHAnsi" w:hAnsiTheme="majorHAnsi" w:cstheme="majorHAnsi"/>
                    <w:szCs w:val="24"/>
                  </w:rPr>
                </w:rPrChange>
              </w:rPr>
            </w:pPr>
            <w:ins w:id="15525" w:author="Dr Mamadou SANOGO" w:date="2023-10-25T17:36:00Z">
              <w:r w:rsidRPr="007A4AFC">
                <w:rPr>
                  <w:rFonts w:asciiTheme="majorHAnsi" w:hAnsiTheme="majorHAnsi" w:cstheme="majorHAnsi"/>
                  <w:color w:val="000000" w:themeColor="text1"/>
                  <w:szCs w:val="24"/>
                  <w:rPrChange w:id="15526" w:author="Dr Mamadou SANOGO" w:date="2023-10-25T18:15:00Z">
                    <w:rPr>
                      <w:rFonts w:asciiTheme="majorHAnsi" w:hAnsiTheme="majorHAnsi" w:cstheme="majorHAnsi"/>
                      <w:szCs w:val="24"/>
                    </w:rPr>
                  </w:rPrChange>
                </w:rPr>
                <w:t>1</w:t>
              </w:r>
            </w:ins>
          </w:p>
        </w:tc>
        <w:tc>
          <w:tcPr>
            <w:tcW w:w="682" w:type="pct"/>
          </w:tcPr>
          <w:p w14:paraId="020C85F2" w14:textId="77777777" w:rsidR="003F2E29" w:rsidRPr="007A4AFC" w:rsidRDefault="003F2E29" w:rsidP="00D27EF1">
            <w:pPr>
              <w:spacing w:line="240" w:lineRule="auto"/>
              <w:jc w:val="center"/>
              <w:rPr>
                <w:ins w:id="15527" w:author="Dr Mamadou SANOGO" w:date="2023-10-25T17:36:00Z"/>
                <w:rFonts w:asciiTheme="majorHAnsi" w:hAnsiTheme="majorHAnsi" w:cstheme="majorHAnsi"/>
                <w:color w:val="000000" w:themeColor="text1"/>
                <w:szCs w:val="24"/>
                <w:rPrChange w:id="15528" w:author="Dr Mamadou SANOGO" w:date="2023-10-25T18:15:00Z">
                  <w:rPr>
                    <w:ins w:id="15529" w:author="Dr Mamadou SANOGO" w:date="2023-10-25T17:36:00Z"/>
                    <w:rFonts w:asciiTheme="majorHAnsi" w:hAnsiTheme="majorHAnsi" w:cstheme="majorHAnsi"/>
                    <w:szCs w:val="24"/>
                  </w:rPr>
                </w:rPrChange>
              </w:rPr>
            </w:pPr>
            <w:ins w:id="15530" w:author="Dr Mamadou SANOGO" w:date="2023-10-25T17:36:00Z">
              <w:r w:rsidRPr="007A4AFC">
                <w:rPr>
                  <w:rFonts w:asciiTheme="majorHAnsi" w:hAnsiTheme="majorHAnsi" w:cstheme="majorHAnsi"/>
                  <w:color w:val="000000" w:themeColor="text1"/>
                  <w:szCs w:val="24"/>
                  <w:rPrChange w:id="15531" w:author="Dr Mamadou SANOGO" w:date="2023-10-25T18:15:00Z">
                    <w:rPr>
                      <w:rFonts w:asciiTheme="majorHAnsi" w:hAnsiTheme="majorHAnsi" w:cstheme="majorHAnsi"/>
                      <w:szCs w:val="24"/>
                    </w:rPr>
                  </w:rPrChange>
                </w:rPr>
                <w:t>Bon</w:t>
              </w:r>
            </w:ins>
          </w:p>
        </w:tc>
      </w:tr>
    </w:tbl>
    <w:p w14:paraId="6A16B0B3" w14:textId="288AD065" w:rsidR="003F2E29" w:rsidRPr="007A4AFC" w:rsidRDefault="003F2E29" w:rsidP="00D81BFF">
      <w:pPr>
        <w:shd w:val="clear" w:color="auto" w:fill="FFFFFF"/>
        <w:spacing w:line="240" w:lineRule="auto"/>
        <w:ind w:right="9"/>
        <w:jc w:val="center"/>
        <w:rPr>
          <w:ins w:id="15532" w:author="Dr Mamadou SANOGO" w:date="2023-10-25T17:30:00Z"/>
          <w:b/>
          <w:color w:val="000000" w:themeColor="text1"/>
          <w:sz w:val="44"/>
          <w:rPrChange w:id="15533" w:author="Dr Mamadou SANOGO" w:date="2023-10-25T18:15:00Z">
            <w:rPr>
              <w:ins w:id="15534" w:author="Dr Mamadou SANOGO" w:date="2023-10-25T17:30:00Z"/>
              <w:b/>
              <w:sz w:val="44"/>
            </w:rPr>
          </w:rPrChange>
        </w:rPr>
      </w:pPr>
    </w:p>
    <w:p w14:paraId="706989D5" w14:textId="16F51F67" w:rsidR="003F2E29" w:rsidRPr="007A4AFC" w:rsidRDefault="003F2E29" w:rsidP="00D81BFF">
      <w:pPr>
        <w:shd w:val="clear" w:color="auto" w:fill="FFFFFF"/>
        <w:spacing w:line="240" w:lineRule="auto"/>
        <w:ind w:right="9"/>
        <w:jc w:val="center"/>
        <w:rPr>
          <w:ins w:id="15535" w:author="Dr Mamadou SANOGO" w:date="2023-10-25T17:30:00Z"/>
          <w:b/>
          <w:color w:val="000000" w:themeColor="text1"/>
          <w:sz w:val="44"/>
          <w:rPrChange w:id="15536" w:author="Dr Mamadou SANOGO" w:date="2023-10-25T18:15:00Z">
            <w:rPr>
              <w:ins w:id="15537" w:author="Dr Mamadou SANOGO" w:date="2023-10-25T17:30:00Z"/>
              <w:b/>
              <w:sz w:val="44"/>
            </w:rPr>
          </w:rPrChange>
        </w:rPr>
      </w:pPr>
    </w:p>
    <w:p w14:paraId="54C27720" w14:textId="6BBE76A0" w:rsidR="003F2E29" w:rsidRPr="007A4AFC" w:rsidRDefault="003F2E29" w:rsidP="00D81BFF">
      <w:pPr>
        <w:shd w:val="clear" w:color="auto" w:fill="FFFFFF"/>
        <w:spacing w:line="240" w:lineRule="auto"/>
        <w:ind w:right="9"/>
        <w:jc w:val="center"/>
        <w:rPr>
          <w:ins w:id="15538" w:author="Dr Mamadou SANOGO" w:date="2023-10-25T17:30:00Z"/>
          <w:b/>
          <w:color w:val="000000" w:themeColor="text1"/>
          <w:sz w:val="44"/>
          <w:rPrChange w:id="15539" w:author="Dr Mamadou SANOGO" w:date="2023-10-25T18:15:00Z">
            <w:rPr>
              <w:ins w:id="15540" w:author="Dr Mamadou SANOGO" w:date="2023-10-25T17:30:00Z"/>
              <w:b/>
              <w:sz w:val="44"/>
            </w:rPr>
          </w:rPrChange>
        </w:rPr>
      </w:pPr>
    </w:p>
    <w:p w14:paraId="04D9D363" w14:textId="3513781D" w:rsidR="003F2E29" w:rsidRPr="007A4AFC" w:rsidRDefault="003F2E29" w:rsidP="00D81BFF">
      <w:pPr>
        <w:shd w:val="clear" w:color="auto" w:fill="FFFFFF"/>
        <w:spacing w:line="240" w:lineRule="auto"/>
        <w:ind w:right="9"/>
        <w:jc w:val="center"/>
        <w:rPr>
          <w:ins w:id="15541" w:author="Dr Mamadou SANOGO" w:date="2023-10-25T17:30:00Z"/>
          <w:b/>
          <w:color w:val="000000" w:themeColor="text1"/>
          <w:sz w:val="44"/>
          <w:rPrChange w:id="15542" w:author="Dr Mamadou SANOGO" w:date="2023-10-25T18:15:00Z">
            <w:rPr>
              <w:ins w:id="15543" w:author="Dr Mamadou SANOGO" w:date="2023-10-25T17:30:00Z"/>
              <w:b/>
              <w:sz w:val="44"/>
            </w:rPr>
          </w:rPrChange>
        </w:rPr>
      </w:pPr>
    </w:p>
    <w:p w14:paraId="46F3BB2A" w14:textId="38026341" w:rsidR="003F2E29" w:rsidRPr="007A4AFC" w:rsidRDefault="003F2E29" w:rsidP="00D81BFF">
      <w:pPr>
        <w:shd w:val="clear" w:color="auto" w:fill="FFFFFF"/>
        <w:spacing w:line="240" w:lineRule="auto"/>
        <w:ind w:right="9"/>
        <w:jc w:val="center"/>
        <w:rPr>
          <w:ins w:id="15544" w:author="Dr Mamadou SANOGO" w:date="2023-10-25T17:37:00Z"/>
          <w:b/>
          <w:color w:val="000000" w:themeColor="text1"/>
          <w:sz w:val="44"/>
          <w:rPrChange w:id="15545" w:author="Dr Mamadou SANOGO" w:date="2023-10-25T18:15:00Z">
            <w:rPr>
              <w:ins w:id="15546" w:author="Dr Mamadou SANOGO" w:date="2023-10-25T17:37:00Z"/>
              <w:b/>
              <w:sz w:val="44"/>
            </w:rPr>
          </w:rPrChange>
        </w:rPr>
      </w:pPr>
    </w:p>
    <w:p w14:paraId="4EA67AF8" w14:textId="21FAEEC5" w:rsidR="00A75F71" w:rsidRPr="007A4AFC" w:rsidRDefault="00A75F71" w:rsidP="00D81BFF">
      <w:pPr>
        <w:shd w:val="clear" w:color="auto" w:fill="FFFFFF"/>
        <w:spacing w:line="240" w:lineRule="auto"/>
        <w:ind w:right="9"/>
        <w:jc w:val="center"/>
        <w:rPr>
          <w:ins w:id="15547" w:author="Dr Mamadou SANOGO" w:date="2023-10-25T17:37:00Z"/>
          <w:b/>
          <w:color w:val="000000" w:themeColor="text1"/>
          <w:sz w:val="44"/>
          <w:rPrChange w:id="15548" w:author="Dr Mamadou SANOGO" w:date="2023-10-25T18:15:00Z">
            <w:rPr>
              <w:ins w:id="15549" w:author="Dr Mamadou SANOGO" w:date="2023-10-25T17:37:00Z"/>
              <w:b/>
              <w:sz w:val="44"/>
            </w:rPr>
          </w:rPrChange>
        </w:rPr>
      </w:pPr>
    </w:p>
    <w:p w14:paraId="32A6CCB7" w14:textId="3082D66F" w:rsidR="00A75F71" w:rsidRPr="007A4AFC" w:rsidRDefault="00A75F71" w:rsidP="00D81BFF">
      <w:pPr>
        <w:shd w:val="clear" w:color="auto" w:fill="FFFFFF"/>
        <w:spacing w:line="240" w:lineRule="auto"/>
        <w:ind w:right="9"/>
        <w:jc w:val="center"/>
        <w:rPr>
          <w:ins w:id="15550" w:author="Dr Mamadou SANOGO" w:date="2023-10-25T17:37:00Z"/>
          <w:b/>
          <w:color w:val="000000" w:themeColor="text1"/>
          <w:sz w:val="44"/>
          <w:rPrChange w:id="15551" w:author="Dr Mamadou SANOGO" w:date="2023-10-25T18:15:00Z">
            <w:rPr>
              <w:ins w:id="15552" w:author="Dr Mamadou SANOGO" w:date="2023-10-25T17:37:00Z"/>
              <w:b/>
              <w:sz w:val="44"/>
            </w:rPr>
          </w:rPrChange>
        </w:rPr>
      </w:pPr>
    </w:p>
    <w:p w14:paraId="2669215D" w14:textId="136A6A36" w:rsidR="00A75F71" w:rsidRPr="007A4AFC" w:rsidRDefault="00A75F71" w:rsidP="00D81BFF">
      <w:pPr>
        <w:shd w:val="clear" w:color="auto" w:fill="FFFFFF"/>
        <w:spacing w:line="240" w:lineRule="auto"/>
        <w:ind w:right="9"/>
        <w:jc w:val="center"/>
        <w:rPr>
          <w:ins w:id="15553" w:author="Dr Mamadou SANOGO" w:date="2023-10-25T17:37:00Z"/>
          <w:b/>
          <w:color w:val="000000" w:themeColor="text1"/>
          <w:sz w:val="44"/>
          <w:rPrChange w:id="15554" w:author="Dr Mamadou SANOGO" w:date="2023-10-25T18:15:00Z">
            <w:rPr>
              <w:ins w:id="15555" w:author="Dr Mamadou SANOGO" w:date="2023-10-25T17:37:00Z"/>
              <w:b/>
              <w:sz w:val="44"/>
            </w:rPr>
          </w:rPrChange>
        </w:rPr>
      </w:pPr>
    </w:p>
    <w:p w14:paraId="747959C1" w14:textId="621CA756" w:rsidR="00A75F71" w:rsidRPr="007A4AFC" w:rsidRDefault="00A75F71" w:rsidP="00D81BFF">
      <w:pPr>
        <w:shd w:val="clear" w:color="auto" w:fill="FFFFFF"/>
        <w:spacing w:line="240" w:lineRule="auto"/>
        <w:ind w:right="9"/>
        <w:jc w:val="center"/>
        <w:rPr>
          <w:ins w:id="15556" w:author="Dr Mamadou SANOGO" w:date="2023-10-25T17:37:00Z"/>
          <w:b/>
          <w:color w:val="000000" w:themeColor="text1"/>
          <w:sz w:val="44"/>
          <w:rPrChange w:id="15557" w:author="Dr Mamadou SANOGO" w:date="2023-10-25T18:15:00Z">
            <w:rPr>
              <w:ins w:id="15558" w:author="Dr Mamadou SANOGO" w:date="2023-10-25T17:37:00Z"/>
              <w:b/>
              <w:sz w:val="44"/>
            </w:rPr>
          </w:rPrChange>
        </w:rPr>
      </w:pPr>
    </w:p>
    <w:p w14:paraId="004C7F17" w14:textId="3D62F3B7" w:rsidR="00A75F71" w:rsidRPr="007A4AFC" w:rsidRDefault="00A75F71" w:rsidP="00D81BFF">
      <w:pPr>
        <w:shd w:val="clear" w:color="auto" w:fill="FFFFFF"/>
        <w:spacing w:line="240" w:lineRule="auto"/>
        <w:ind w:right="9"/>
        <w:jc w:val="center"/>
        <w:rPr>
          <w:ins w:id="15559" w:author="Dr Mamadou SANOGO" w:date="2023-10-25T17:37:00Z"/>
          <w:b/>
          <w:color w:val="000000" w:themeColor="text1"/>
          <w:sz w:val="44"/>
          <w:rPrChange w:id="15560" w:author="Dr Mamadou SANOGO" w:date="2023-10-25T18:15:00Z">
            <w:rPr>
              <w:ins w:id="15561" w:author="Dr Mamadou SANOGO" w:date="2023-10-25T17:37:00Z"/>
              <w:b/>
              <w:sz w:val="44"/>
            </w:rPr>
          </w:rPrChange>
        </w:rPr>
      </w:pPr>
    </w:p>
    <w:p w14:paraId="182C9796" w14:textId="53E3263A" w:rsidR="00A75F71" w:rsidRPr="007A4AFC" w:rsidRDefault="00A75F71" w:rsidP="00D81BFF">
      <w:pPr>
        <w:shd w:val="clear" w:color="auto" w:fill="FFFFFF"/>
        <w:spacing w:line="240" w:lineRule="auto"/>
        <w:ind w:right="9"/>
        <w:jc w:val="center"/>
        <w:rPr>
          <w:ins w:id="15562" w:author="Dr Mamadou SANOGO" w:date="2023-10-25T17:37:00Z"/>
          <w:b/>
          <w:color w:val="000000" w:themeColor="text1"/>
          <w:sz w:val="44"/>
          <w:rPrChange w:id="15563" w:author="Dr Mamadou SANOGO" w:date="2023-10-25T18:15:00Z">
            <w:rPr>
              <w:ins w:id="15564" w:author="Dr Mamadou SANOGO" w:date="2023-10-25T17:37:00Z"/>
              <w:b/>
              <w:sz w:val="44"/>
            </w:rPr>
          </w:rPrChange>
        </w:rPr>
      </w:pPr>
    </w:p>
    <w:p w14:paraId="4C3E5CCE" w14:textId="61DAE8AA" w:rsidR="00A75F71" w:rsidRPr="007A4AFC" w:rsidRDefault="00A75F71" w:rsidP="00D81BFF">
      <w:pPr>
        <w:shd w:val="clear" w:color="auto" w:fill="FFFFFF"/>
        <w:spacing w:line="240" w:lineRule="auto"/>
        <w:ind w:right="9"/>
        <w:jc w:val="center"/>
        <w:rPr>
          <w:ins w:id="15565" w:author="Dr Mamadou SANOGO" w:date="2023-10-25T17:37:00Z"/>
          <w:b/>
          <w:color w:val="000000" w:themeColor="text1"/>
          <w:sz w:val="44"/>
          <w:rPrChange w:id="15566" w:author="Dr Mamadou SANOGO" w:date="2023-10-25T18:15:00Z">
            <w:rPr>
              <w:ins w:id="15567" w:author="Dr Mamadou SANOGO" w:date="2023-10-25T17:37:00Z"/>
              <w:b/>
              <w:sz w:val="44"/>
            </w:rPr>
          </w:rPrChange>
        </w:rPr>
      </w:pPr>
    </w:p>
    <w:p w14:paraId="261CA770" w14:textId="0426A2A7" w:rsidR="00A75F71" w:rsidRPr="007A4AFC" w:rsidRDefault="00A75F71" w:rsidP="00D81BFF">
      <w:pPr>
        <w:shd w:val="clear" w:color="auto" w:fill="FFFFFF"/>
        <w:spacing w:line="240" w:lineRule="auto"/>
        <w:ind w:right="9"/>
        <w:jc w:val="center"/>
        <w:rPr>
          <w:ins w:id="15568" w:author="Dr Mamadou SANOGO" w:date="2023-10-25T17:37:00Z"/>
          <w:b/>
          <w:color w:val="000000" w:themeColor="text1"/>
          <w:sz w:val="44"/>
          <w:rPrChange w:id="15569" w:author="Dr Mamadou SANOGO" w:date="2023-10-25T18:15:00Z">
            <w:rPr>
              <w:ins w:id="15570" w:author="Dr Mamadou SANOGO" w:date="2023-10-25T17:37:00Z"/>
              <w:b/>
              <w:sz w:val="44"/>
            </w:rPr>
          </w:rPrChange>
        </w:rPr>
      </w:pPr>
    </w:p>
    <w:p w14:paraId="593A9471" w14:textId="5D206E9F" w:rsidR="00A75F71" w:rsidRPr="007A4AFC" w:rsidRDefault="00A75F71" w:rsidP="00D81BFF">
      <w:pPr>
        <w:shd w:val="clear" w:color="auto" w:fill="FFFFFF"/>
        <w:spacing w:line="240" w:lineRule="auto"/>
        <w:ind w:right="9"/>
        <w:jc w:val="center"/>
        <w:rPr>
          <w:ins w:id="15571" w:author="Dr Mamadou SANOGO" w:date="2023-10-25T17:37:00Z"/>
          <w:b/>
          <w:color w:val="000000" w:themeColor="text1"/>
          <w:sz w:val="44"/>
          <w:rPrChange w:id="15572" w:author="Dr Mamadou SANOGO" w:date="2023-10-25T18:15:00Z">
            <w:rPr>
              <w:ins w:id="15573" w:author="Dr Mamadou SANOGO" w:date="2023-10-25T17:37:00Z"/>
              <w:b/>
              <w:sz w:val="44"/>
            </w:rPr>
          </w:rPrChange>
        </w:rPr>
      </w:pPr>
    </w:p>
    <w:p w14:paraId="4040A134" w14:textId="0A237044" w:rsidR="00A75F71" w:rsidRPr="007A4AFC" w:rsidRDefault="00A75F71" w:rsidP="00D81BFF">
      <w:pPr>
        <w:shd w:val="clear" w:color="auto" w:fill="FFFFFF"/>
        <w:spacing w:line="240" w:lineRule="auto"/>
        <w:ind w:right="9"/>
        <w:jc w:val="center"/>
        <w:rPr>
          <w:ins w:id="15574" w:author="Dr Mamadou SANOGO" w:date="2023-10-25T17:37:00Z"/>
          <w:b/>
          <w:color w:val="000000" w:themeColor="text1"/>
          <w:sz w:val="44"/>
          <w:rPrChange w:id="15575" w:author="Dr Mamadou SANOGO" w:date="2023-10-25T18:15:00Z">
            <w:rPr>
              <w:ins w:id="15576" w:author="Dr Mamadou SANOGO" w:date="2023-10-25T17:37:00Z"/>
              <w:b/>
              <w:sz w:val="44"/>
            </w:rPr>
          </w:rPrChange>
        </w:rPr>
      </w:pPr>
    </w:p>
    <w:p w14:paraId="0C969B27" w14:textId="53935E0B" w:rsidR="00A75F71" w:rsidRPr="007A4AFC" w:rsidRDefault="00A75F71" w:rsidP="00D81BFF">
      <w:pPr>
        <w:shd w:val="clear" w:color="auto" w:fill="FFFFFF"/>
        <w:spacing w:line="240" w:lineRule="auto"/>
        <w:ind w:right="9"/>
        <w:jc w:val="center"/>
        <w:rPr>
          <w:ins w:id="15577" w:author="Dr Mamadou SANOGO" w:date="2023-10-25T17:37:00Z"/>
          <w:b/>
          <w:color w:val="000000" w:themeColor="text1"/>
          <w:sz w:val="44"/>
          <w:rPrChange w:id="15578" w:author="Dr Mamadou SANOGO" w:date="2023-10-25T18:15:00Z">
            <w:rPr>
              <w:ins w:id="15579" w:author="Dr Mamadou SANOGO" w:date="2023-10-25T17:37:00Z"/>
              <w:b/>
              <w:sz w:val="44"/>
            </w:rPr>
          </w:rPrChange>
        </w:rPr>
      </w:pPr>
    </w:p>
    <w:p w14:paraId="578BAE4D" w14:textId="296E47A3" w:rsidR="00A75F71" w:rsidRPr="007A4AFC" w:rsidRDefault="00A75F71" w:rsidP="00D81BFF">
      <w:pPr>
        <w:shd w:val="clear" w:color="auto" w:fill="FFFFFF"/>
        <w:spacing w:line="240" w:lineRule="auto"/>
        <w:ind w:right="9"/>
        <w:jc w:val="center"/>
        <w:rPr>
          <w:ins w:id="15580" w:author="Dr Mamadou SANOGO" w:date="2023-10-25T17:37:00Z"/>
          <w:b/>
          <w:color w:val="000000" w:themeColor="text1"/>
          <w:sz w:val="44"/>
          <w:rPrChange w:id="15581" w:author="Dr Mamadou SANOGO" w:date="2023-10-25T18:15:00Z">
            <w:rPr>
              <w:ins w:id="15582" w:author="Dr Mamadou SANOGO" w:date="2023-10-25T17:37:00Z"/>
              <w:b/>
              <w:sz w:val="44"/>
            </w:rPr>
          </w:rPrChange>
        </w:rPr>
      </w:pPr>
    </w:p>
    <w:p w14:paraId="06BF1401" w14:textId="208512E6" w:rsidR="00A75F71" w:rsidRPr="007A4AFC" w:rsidRDefault="00A75F71" w:rsidP="00D81BFF">
      <w:pPr>
        <w:shd w:val="clear" w:color="auto" w:fill="FFFFFF"/>
        <w:spacing w:line="240" w:lineRule="auto"/>
        <w:ind w:right="9"/>
        <w:jc w:val="center"/>
        <w:rPr>
          <w:ins w:id="15583" w:author="Dr Mamadou SANOGO" w:date="2023-10-25T17:37:00Z"/>
          <w:b/>
          <w:color w:val="000000" w:themeColor="text1"/>
          <w:sz w:val="44"/>
          <w:rPrChange w:id="15584" w:author="Dr Mamadou SANOGO" w:date="2023-10-25T18:15:00Z">
            <w:rPr>
              <w:ins w:id="15585" w:author="Dr Mamadou SANOGO" w:date="2023-10-25T17:37:00Z"/>
              <w:b/>
              <w:sz w:val="44"/>
            </w:rPr>
          </w:rPrChange>
        </w:rPr>
      </w:pPr>
    </w:p>
    <w:p w14:paraId="2C32BC13" w14:textId="42BC63F7" w:rsidR="00A75F71" w:rsidRPr="007A4AFC" w:rsidRDefault="00A75F71" w:rsidP="00D81BFF">
      <w:pPr>
        <w:shd w:val="clear" w:color="auto" w:fill="FFFFFF"/>
        <w:spacing w:line="240" w:lineRule="auto"/>
        <w:ind w:right="9"/>
        <w:jc w:val="center"/>
        <w:rPr>
          <w:ins w:id="15586" w:author="Dr Mamadou SANOGO" w:date="2023-10-25T17:37:00Z"/>
          <w:b/>
          <w:color w:val="000000" w:themeColor="text1"/>
          <w:sz w:val="44"/>
          <w:rPrChange w:id="15587" w:author="Dr Mamadou SANOGO" w:date="2023-10-25T18:15:00Z">
            <w:rPr>
              <w:ins w:id="15588" w:author="Dr Mamadou SANOGO" w:date="2023-10-25T17:37:00Z"/>
              <w:b/>
              <w:sz w:val="44"/>
            </w:rPr>
          </w:rPrChange>
        </w:rPr>
      </w:pPr>
    </w:p>
    <w:p w14:paraId="5053D8C4" w14:textId="415351A4" w:rsidR="00A75F71" w:rsidRPr="007A4AFC" w:rsidRDefault="00A75F71" w:rsidP="00D81BFF">
      <w:pPr>
        <w:shd w:val="clear" w:color="auto" w:fill="FFFFFF"/>
        <w:spacing w:line="240" w:lineRule="auto"/>
        <w:ind w:right="9"/>
        <w:jc w:val="center"/>
        <w:rPr>
          <w:ins w:id="15589" w:author="Dr Mamadou SANOGO" w:date="2023-10-25T17:37:00Z"/>
          <w:b/>
          <w:color w:val="000000" w:themeColor="text1"/>
          <w:sz w:val="44"/>
          <w:rPrChange w:id="15590" w:author="Dr Mamadou SANOGO" w:date="2023-10-25T18:15:00Z">
            <w:rPr>
              <w:ins w:id="15591" w:author="Dr Mamadou SANOGO" w:date="2023-10-25T17:37:00Z"/>
              <w:b/>
              <w:sz w:val="44"/>
            </w:rPr>
          </w:rPrChange>
        </w:rPr>
      </w:pPr>
    </w:p>
    <w:p w14:paraId="346FD4B9" w14:textId="3E2DF7E3" w:rsidR="00A75F71" w:rsidRPr="007A4AFC" w:rsidRDefault="00A75F71" w:rsidP="00D81BFF">
      <w:pPr>
        <w:shd w:val="clear" w:color="auto" w:fill="FFFFFF"/>
        <w:spacing w:line="240" w:lineRule="auto"/>
        <w:ind w:right="9"/>
        <w:jc w:val="center"/>
        <w:rPr>
          <w:ins w:id="15592" w:author="Dr Mamadou SANOGO" w:date="2023-10-25T17:37:00Z"/>
          <w:b/>
          <w:color w:val="000000" w:themeColor="text1"/>
          <w:sz w:val="44"/>
          <w:rPrChange w:id="15593" w:author="Dr Mamadou SANOGO" w:date="2023-10-25T18:15:00Z">
            <w:rPr>
              <w:ins w:id="15594" w:author="Dr Mamadou SANOGO" w:date="2023-10-25T17:37:00Z"/>
              <w:b/>
              <w:sz w:val="44"/>
            </w:rPr>
          </w:rPrChange>
        </w:rPr>
      </w:pPr>
    </w:p>
    <w:p w14:paraId="048B920A" w14:textId="4368A908" w:rsidR="00A75F71" w:rsidRPr="007A4AFC" w:rsidRDefault="00A75F71" w:rsidP="00D81BFF">
      <w:pPr>
        <w:shd w:val="clear" w:color="auto" w:fill="FFFFFF"/>
        <w:spacing w:line="240" w:lineRule="auto"/>
        <w:ind w:right="9"/>
        <w:jc w:val="center"/>
        <w:rPr>
          <w:ins w:id="15595" w:author="Dr Mamadou SANOGO" w:date="2023-10-25T17:37:00Z"/>
          <w:b/>
          <w:color w:val="000000" w:themeColor="text1"/>
          <w:sz w:val="44"/>
          <w:rPrChange w:id="15596" w:author="Dr Mamadou SANOGO" w:date="2023-10-25T18:15:00Z">
            <w:rPr>
              <w:ins w:id="15597" w:author="Dr Mamadou SANOGO" w:date="2023-10-25T17:37:00Z"/>
              <w:b/>
              <w:sz w:val="44"/>
            </w:rPr>
          </w:rPrChange>
        </w:rPr>
      </w:pPr>
    </w:p>
    <w:p w14:paraId="2129805C" w14:textId="77777777" w:rsidR="00A75F71" w:rsidRPr="007A4AFC" w:rsidRDefault="00A75F71" w:rsidP="00D81BFF">
      <w:pPr>
        <w:shd w:val="clear" w:color="auto" w:fill="FFFFFF"/>
        <w:spacing w:line="240" w:lineRule="auto"/>
        <w:ind w:right="9"/>
        <w:jc w:val="center"/>
        <w:rPr>
          <w:ins w:id="15598" w:author="Dr Mamadou SANOGO" w:date="2023-10-25T17:37:00Z"/>
          <w:b/>
          <w:color w:val="000000" w:themeColor="text1"/>
          <w:sz w:val="44"/>
          <w:rPrChange w:id="15599" w:author="Dr Mamadou SANOGO" w:date="2023-10-25T18:15:00Z">
            <w:rPr>
              <w:ins w:id="15600" w:author="Dr Mamadou SANOGO" w:date="2023-10-25T17:37:00Z"/>
              <w:b/>
              <w:sz w:val="44"/>
            </w:rPr>
          </w:rPrChange>
        </w:rPr>
      </w:pPr>
    </w:p>
    <w:p w14:paraId="239C2F8C" w14:textId="77777777" w:rsidR="00A75F71" w:rsidRPr="007A4AFC" w:rsidRDefault="00A75F71" w:rsidP="00D81BFF">
      <w:pPr>
        <w:shd w:val="clear" w:color="auto" w:fill="FFFFFF"/>
        <w:spacing w:line="240" w:lineRule="auto"/>
        <w:ind w:right="9"/>
        <w:jc w:val="center"/>
        <w:rPr>
          <w:ins w:id="15601" w:author="Dr Mamadou SANOGO" w:date="2023-10-25T17:30:00Z"/>
          <w:b/>
          <w:color w:val="000000" w:themeColor="text1"/>
          <w:sz w:val="44"/>
          <w:rPrChange w:id="15602" w:author="Dr Mamadou SANOGO" w:date="2023-10-25T18:15:00Z">
            <w:rPr>
              <w:ins w:id="15603" w:author="Dr Mamadou SANOGO" w:date="2023-10-25T17:30:00Z"/>
              <w:b/>
              <w:sz w:val="44"/>
            </w:rPr>
          </w:rPrChange>
        </w:rPr>
      </w:pPr>
    </w:p>
    <w:p w14:paraId="351A1989" w14:textId="77777777" w:rsidR="003F2E29" w:rsidRPr="007A4AFC" w:rsidRDefault="003F2E29" w:rsidP="00D81BFF">
      <w:pPr>
        <w:shd w:val="clear" w:color="auto" w:fill="FFFFFF"/>
        <w:spacing w:line="240" w:lineRule="auto"/>
        <w:ind w:right="9"/>
        <w:jc w:val="center"/>
        <w:rPr>
          <w:ins w:id="15604" w:author="Dr Mamadou SANOGO" w:date="2023-10-25T15:02:00Z"/>
          <w:b/>
          <w:color w:val="000000" w:themeColor="text1"/>
          <w:sz w:val="44"/>
          <w:rPrChange w:id="15605" w:author="Dr Mamadou SANOGO" w:date="2023-10-25T18:15:00Z">
            <w:rPr>
              <w:ins w:id="15606" w:author="Dr Mamadou SANOGO" w:date="2023-10-25T15:02:00Z"/>
              <w:b/>
              <w:sz w:val="44"/>
            </w:rPr>
          </w:rPrChange>
        </w:rPr>
      </w:pPr>
    </w:p>
    <w:p w14:paraId="557591EC" w14:textId="7D2A9FBE" w:rsidR="00D81BFF" w:rsidRPr="007A4AFC" w:rsidRDefault="00D81BFF" w:rsidP="00D81BFF">
      <w:pPr>
        <w:shd w:val="clear" w:color="auto" w:fill="FFFFFF"/>
        <w:spacing w:line="240" w:lineRule="auto"/>
        <w:ind w:right="9"/>
        <w:jc w:val="center"/>
        <w:rPr>
          <w:ins w:id="15607" w:author="Dr Mamadou SANOGO" w:date="2023-10-25T17:36:00Z"/>
          <w:b/>
          <w:color w:val="000000" w:themeColor="text1"/>
          <w:sz w:val="44"/>
          <w:rPrChange w:id="15608" w:author="Dr Mamadou SANOGO" w:date="2023-10-25T18:15:00Z">
            <w:rPr>
              <w:ins w:id="15609" w:author="Dr Mamadou SANOGO" w:date="2023-10-25T17:36:00Z"/>
              <w:b/>
              <w:sz w:val="44"/>
            </w:rPr>
          </w:rPrChange>
        </w:rPr>
      </w:pPr>
      <w:ins w:id="15610" w:author="Dr Mamadou SANOGO" w:date="2023-10-25T15:02:00Z">
        <w:r w:rsidRPr="007A4AFC">
          <w:rPr>
            <w:b/>
            <w:color w:val="000000" w:themeColor="text1"/>
            <w:sz w:val="44"/>
            <w:rPrChange w:id="15611" w:author="Dr Mamadou SANOGO" w:date="2023-10-25T18:15:00Z">
              <w:rPr>
                <w:b/>
                <w:sz w:val="44"/>
              </w:rPr>
            </w:rPrChange>
          </w:rPr>
          <w:t>Annexe n°02</w:t>
        </w:r>
      </w:ins>
      <w:ins w:id="15612" w:author="Dr Mamadou SANOGO" w:date="2023-10-25T17:37:00Z">
        <w:r w:rsidR="00A75F71" w:rsidRPr="007A4AFC">
          <w:rPr>
            <w:b/>
            <w:color w:val="000000" w:themeColor="text1"/>
            <w:sz w:val="44"/>
            <w:rPrChange w:id="15613" w:author="Dr Mamadou SANOGO" w:date="2023-10-25T18:15:00Z">
              <w:rPr>
                <w:b/>
                <w:sz w:val="44"/>
              </w:rPr>
            </w:rPrChange>
          </w:rPr>
          <w:t>7</w:t>
        </w:r>
      </w:ins>
      <w:ins w:id="15614" w:author="Dr Mamadou SANOGO" w:date="2023-10-25T15:02:00Z">
        <w:r w:rsidRPr="007A4AFC">
          <w:rPr>
            <w:b/>
            <w:color w:val="000000" w:themeColor="text1"/>
            <w:sz w:val="44"/>
            <w:rPrChange w:id="15615" w:author="Dr Mamadou SANOGO" w:date="2023-10-25T18:15:00Z">
              <w:rPr>
                <w:b/>
                <w:sz w:val="44"/>
              </w:rPr>
            </w:rPrChange>
          </w:rPr>
          <w:t xml:space="preserve"> : </w:t>
        </w:r>
      </w:ins>
      <w:ins w:id="15616" w:author="Dr Mamadou SANOGO" w:date="2023-10-27T11:51:00Z">
        <w:r w:rsidR="006A62F4">
          <w:rPr>
            <w:b/>
            <w:color w:val="000000" w:themeColor="text1"/>
            <w:sz w:val="44"/>
          </w:rPr>
          <w:t>E</w:t>
        </w:r>
      </w:ins>
      <w:ins w:id="15617" w:author="Dr Mamadou SANOGO" w:date="2023-10-25T15:02:00Z">
        <w:r w:rsidRPr="007A4AFC">
          <w:rPr>
            <w:b/>
            <w:color w:val="000000" w:themeColor="text1"/>
            <w:sz w:val="44"/>
            <w:rPrChange w:id="15618" w:author="Dr Mamadou SANOGO" w:date="2023-10-25T18:15:00Z">
              <w:rPr>
                <w:b/>
                <w:sz w:val="44"/>
              </w:rPr>
            </w:rPrChange>
          </w:rPr>
          <w:t>quipements</w:t>
        </w:r>
      </w:ins>
    </w:p>
    <w:p w14:paraId="0F515991" w14:textId="3953062F" w:rsidR="00A75F71" w:rsidRPr="007A4AFC" w:rsidRDefault="00A75F71" w:rsidP="00D81BFF">
      <w:pPr>
        <w:shd w:val="clear" w:color="auto" w:fill="FFFFFF"/>
        <w:spacing w:line="240" w:lineRule="auto"/>
        <w:ind w:right="9"/>
        <w:jc w:val="center"/>
        <w:rPr>
          <w:ins w:id="15619" w:author="Dr Mamadou SANOGO" w:date="2023-10-25T17:36:00Z"/>
          <w:b/>
          <w:color w:val="000000" w:themeColor="text1"/>
          <w:sz w:val="44"/>
          <w:rPrChange w:id="15620" w:author="Dr Mamadou SANOGO" w:date="2023-10-25T18:15:00Z">
            <w:rPr>
              <w:ins w:id="15621" w:author="Dr Mamadou SANOGO" w:date="2023-10-25T17:36:00Z"/>
              <w:b/>
              <w:sz w:val="44"/>
            </w:rPr>
          </w:rPrChange>
        </w:rPr>
      </w:pPr>
    </w:p>
    <w:p w14:paraId="41210D12" w14:textId="621DF483" w:rsidR="00A75F71" w:rsidRPr="007A4AFC" w:rsidRDefault="00A75F71" w:rsidP="00D81BFF">
      <w:pPr>
        <w:shd w:val="clear" w:color="auto" w:fill="FFFFFF"/>
        <w:spacing w:line="240" w:lineRule="auto"/>
        <w:ind w:right="9"/>
        <w:jc w:val="center"/>
        <w:rPr>
          <w:ins w:id="15622" w:author="Dr Mamadou SANOGO" w:date="2023-10-25T17:36:00Z"/>
          <w:b/>
          <w:color w:val="000000" w:themeColor="text1"/>
          <w:sz w:val="44"/>
          <w:rPrChange w:id="15623" w:author="Dr Mamadou SANOGO" w:date="2023-10-25T18:15:00Z">
            <w:rPr>
              <w:ins w:id="15624" w:author="Dr Mamadou SANOGO" w:date="2023-10-25T17:36:00Z"/>
              <w:b/>
              <w:sz w:val="44"/>
            </w:rPr>
          </w:rPrChange>
        </w:rPr>
      </w:pPr>
    </w:p>
    <w:p w14:paraId="323A2F64" w14:textId="4E955B50" w:rsidR="00A75F71" w:rsidRPr="007A4AFC" w:rsidRDefault="00A75F71" w:rsidP="00D81BFF">
      <w:pPr>
        <w:shd w:val="clear" w:color="auto" w:fill="FFFFFF"/>
        <w:spacing w:line="240" w:lineRule="auto"/>
        <w:ind w:right="9"/>
        <w:jc w:val="center"/>
        <w:rPr>
          <w:ins w:id="15625" w:author="Dr Mamadou SANOGO" w:date="2023-10-25T17:36:00Z"/>
          <w:b/>
          <w:color w:val="000000" w:themeColor="text1"/>
          <w:sz w:val="44"/>
          <w:rPrChange w:id="15626" w:author="Dr Mamadou SANOGO" w:date="2023-10-25T18:15:00Z">
            <w:rPr>
              <w:ins w:id="15627" w:author="Dr Mamadou SANOGO" w:date="2023-10-25T17:36:00Z"/>
              <w:b/>
              <w:sz w:val="44"/>
            </w:rPr>
          </w:rPrChange>
        </w:rPr>
      </w:pPr>
    </w:p>
    <w:p w14:paraId="52DCF6FC" w14:textId="1490AF2E" w:rsidR="00A75F71" w:rsidRPr="007A4AFC" w:rsidRDefault="00A75F71" w:rsidP="00D81BFF">
      <w:pPr>
        <w:shd w:val="clear" w:color="auto" w:fill="FFFFFF"/>
        <w:spacing w:line="240" w:lineRule="auto"/>
        <w:ind w:right="9"/>
        <w:jc w:val="center"/>
        <w:rPr>
          <w:ins w:id="15628" w:author="Dr Mamadou SANOGO" w:date="2023-10-25T17:36:00Z"/>
          <w:b/>
          <w:color w:val="000000" w:themeColor="text1"/>
          <w:sz w:val="44"/>
          <w:rPrChange w:id="15629" w:author="Dr Mamadou SANOGO" w:date="2023-10-25T18:15:00Z">
            <w:rPr>
              <w:ins w:id="15630" w:author="Dr Mamadou SANOGO" w:date="2023-10-25T17:36:00Z"/>
              <w:b/>
              <w:sz w:val="44"/>
            </w:rPr>
          </w:rPrChange>
        </w:rPr>
      </w:pPr>
    </w:p>
    <w:p w14:paraId="0D9D3382" w14:textId="763AA408" w:rsidR="00A75F71" w:rsidRPr="007A4AFC" w:rsidRDefault="00A75F71" w:rsidP="00D81BFF">
      <w:pPr>
        <w:shd w:val="clear" w:color="auto" w:fill="FFFFFF"/>
        <w:spacing w:line="240" w:lineRule="auto"/>
        <w:ind w:right="9"/>
        <w:jc w:val="center"/>
        <w:rPr>
          <w:ins w:id="15631" w:author="Dr Mamadou SANOGO" w:date="2023-10-25T17:36:00Z"/>
          <w:b/>
          <w:color w:val="000000" w:themeColor="text1"/>
          <w:sz w:val="44"/>
          <w:rPrChange w:id="15632" w:author="Dr Mamadou SANOGO" w:date="2023-10-25T18:15:00Z">
            <w:rPr>
              <w:ins w:id="15633" w:author="Dr Mamadou SANOGO" w:date="2023-10-25T17:36:00Z"/>
              <w:b/>
              <w:sz w:val="44"/>
            </w:rPr>
          </w:rPrChange>
        </w:rPr>
      </w:pPr>
    </w:p>
    <w:p w14:paraId="42B3C1A4" w14:textId="64935A57" w:rsidR="00A75F71" w:rsidRPr="007A4AFC" w:rsidRDefault="00A75F71" w:rsidP="00D81BFF">
      <w:pPr>
        <w:shd w:val="clear" w:color="auto" w:fill="FFFFFF"/>
        <w:spacing w:line="240" w:lineRule="auto"/>
        <w:ind w:right="9"/>
        <w:jc w:val="center"/>
        <w:rPr>
          <w:ins w:id="15634" w:author="Dr Mamadou SANOGO" w:date="2023-10-25T17:36:00Z"/>
          <w:b/>
          <w:color w:val="000000" w:themeColor="text1"/>
          <w:sz w:val="44"/>
          <w:rPrChange w:id="15635" w:author="Dr Mamadou SANOGO" w:date="2023-10-25T18:15:00Z">
            <w:rPr>
              <w:ins w:id="15636" w:author="Dr Mamadou SANOGO" w:date="2023-10-25T17:36:00Z"/>
              <w:b/>
              <w:sz w:val="44"/>
            </w:rPr>
          </w:rPrChange>
        </w:rPr>
      </w:pPr>
    </w:p>
    <w:p w14:paraId="03FD972C" w14:textId="40943E0E" w:rsidR="00A75F71" w:rsidRPr="007A4AFC" w:rsidRDefault="00A75F71" w:rsidP="00D81BFF">
      <w:pPr>
        <w:shd w:val="clear" w:color="auto" w:fill="FFFFFF"/>
        <w:spacing w:line="240" w:lineRule="auto"/>
        <w:ind w:right="9"/>
        <w:jc w:val="center"/>
        <w:rPr>
          <w:ins w:id="15637" w:author="Dr Mamadou SANOGO" w:date="2023-10-25T17:37:00Z"/>
          <w:b/>
          <w:color w:val="000000" w:themeColor="text1"/>
          <w:sz w:val="44"/>
          <w:rPrChange w:id="15638" w:author="Dr Mamadou SANOGO" w:date="2023-10-25T18:15:00Z">
            <w:rPr>
              <w:ins w:id="15639" w:author="Dr Mamadou SANOGO" w:date="2023-10-25T17:37:00Z"/>
              <w:b/>
              <w:sz w:val="44"/>
            </w:rPr>
          </w:rPrChange>
        </w:rPr>
      </w:pPr>
    </w:p>
    <w:p w14:paraId="121D8571" w14:textId="35A8008E" w:rsidR="00A75F71" w:rsidRPr="007A4AFC" w:rsidRDefault="00A75F71" w:rsidP="00D81BFF">
      <w:pPr>
        <w:shd w:val="clear" w:color="auto" w:fill="FFFFFF"/>
        <w:spacing w:line="240" w:lineRule="auto"/>
        <w:ind w:right="9"/>
        <w:jc w:val="center"/>
        <w:rPr>
          <w:ins w:id="15640" w:author="Dr Mamadou SANOGO" w:date="2023-10-25T17:37:00Z"/>
          <w:b/>
          <w:color w:val="000000" w:themeColor="text1"/>
          <w:sz w:val="44"/>
          <w:rPrChange w:id="15641" w:author="Dr Mamadou SANOGO" w:date="2023-10-25T18:15:00Z">
            <w:rPr>
              <w:ins w:id="15642" w:author="Dr Mamadou SANOGO" w:date="2023-10-25T17:37:00Z"/>
              <w:b/>
              <w:sz w:val="44"/>
            </w:rPr>
          </w:rPrChange>
        </w:rPr>
      </w:pPr>
    </w:p>
    <w:p w14:paraId="092A2506" w14:textId="46B6A8DE" w:rsidR="00A75F71" w:rsidRPr="007A4AFC" w:rsidRDefault="00A75F71" w:rsidP="00D81BFF">
      <w:pPr>
        <w:shd w:val="clear" w:color="auto" w:fill="FFFFFF"/>
        <w:spacing w:line="240" w:lineRule="auto"/>
        <w:ind w:right="9"/>
        <w:jc w:val="center"/>
        <w:rPr>
          <w:ins w:id="15643" w:author="Dr Mamadou SANOGO" w:date="2023-10-25T17:37:00Z"/>
          <w:b/>
          <w:color w:val="000000" w:themeColor="text1"/>
          <w:sz w:val="44"/>
          <w:rPrChange w:id="15644" w:author="Dr Mamadou SANOGO" w:date="2023-10-25T18:15:00Z">
            <w:rPr>
              <w:ins w:id="15645" w:author="Dr Mamadou SANOGO" w:date="2023-10-25T17:37:00Z"/>
              <w:b/>
              <w:sz w:val="44"/>
            </w:rPr>
          </w:rPrChange>
        </w:rPr>
      </w:pPr>
    </w:p>
    <w:p w14:paraId="68792DE7" w14:textId="6BC97B8B" w:rsidR="00A75F71" w:rsidRPr="007A4AFC" w:rsidRDefault="00A75F71" w:rsidP="00D81BFF">
      <w:pPr>
        <w:shd w:val="clear" w:color="auto" w:fill="FFFFFF"/>
        <w:spacing w:line="240" w:lineRule="auto"/>
        <w:ind w:right="9"/>
        <w:jc w:val="center"/>
        <w:rPr>
          <w:ins w:id="15646" w:author="Dr Mamadou SANOGO" w:date="2023-10-25T17:37:00Z"/>
          <w:b/>
          <w:color w:val="000000" w:themeColor="text1"/>
          <w:sz w:val="44"/>
          <w:rPrChange w:id="15647" w:author="Dr Mamadou SANOGO" w:date="2023-10-25T18:15:00Z">
            <w:rPr>
              <w:ins w:id="15648" w:author="Dr Mamadou SANOGO" w:date="2023-10-25T17:37:00Z"/>
              <w:b/>
              <w:sz w:val="44"/>
            </w:rPr>
          </w:rPrChange>
        </w:rPr>
      </w:pPr>
    </w:p>
    <w:p w14:paraId="2B958340" w14:textId="21D3A210" w:rsidR="00A75F71" w:rsidRPr="007A4AFC" w:rsidRDefault="00A75F71" w:rsidP="00D81BFF">
      <w:pPr>
        <w:shd w:val="clear" w:color="auto" w:fill="FFFFFF"/>
        <w:spacing w:line="240" w:lineRule="auto"/>
        <w:ind w:right="9"/>
        <w:jc w:val="center"/>
        <w:rPr>
          <w:ins w:id="15649" w:author="Dr Mamadou SANOGO" w:date="2023-10-25T17:37:00Z"/>
          <w:b/>
          <w:color w:val="000000" w:themeColor="text1"/>
          <w:sz w:val="44"/>
          <w:rPrChange w:id="15650" w:author="Dr Mamadou SANOGO" w:date="2023-10-25T18:15:00Z">
            <w:rPr>
              <w:ins w:id="15651" w:author="Dr Mamadou SANOGO" w:date="2023-10-25T17:37:00Z"/>
              <w:b/>
              <w:sz w:val="44"/>
            </w:rPr>
          </w:rPrChange>
        </w:rPr>
      </w:pPr>
    </w:p>
    <w:p w14:paraId="3246DBC4" w14:textId="56C72171" w:rsidR="00A75F71" w:rsidRDefault="00A75F71" w:rsidP="00D81BFF">
      <w:pPr>
        <w:shd w:val="clear" w:color="auto" w:fill="FFFFFF"/>
        <w:spacing w:line="240" w:lineRule="auto"/>
        <w:ind w:right="9"/>
        <w:jc w:val="center"/>
        <w:rPr>
          <w:ins w:id="15652" w:author="Dr Mamadou SANOGO" w:date="2023-10-27T14:07:00Z"/>
          <w:b/>
          <w:color w:val="000000" w:themeColor="text1"/>
          <w:sz w:val="44"/>
        </w:rPr>
      </w:pPr>
    </w:p>
    <w:p w14:paraId="305ADEFE" w14:textId="4BBAC45C" w:rsidR="006778CD" w:rsidRDefault="006778CD" w:rsidP="00D81BFF">
      <w:pPr>
        <w:shd w:val="clear" w:color="auto" w:fill="FFFFFF"/>
        <w:spacing w:line="240" w:lineRule="auto"/>
        <w:ind w:right="9"/>
        <w:jc w:val="center"/>
        <w:rPr>
          <w:ins w:id="15653" w:author="Dr Mamadou SANOGO" w:date="2023-10-27T14:07:00Z"/>
          <w:b/>
          <w:color w:val="000000" w:themeColor="text1"/>
          <w:sz w:val="44"/>
        </w:rPr>
      </w:pPr>
    </w:p>
    <w:p w14:paraId="570BEAD1" w14:textId="6E9995C9" w:rsidR="006778CD" w:rsidRDefault="006778CD" w:rsidP="00D81BFF">
      <w:pPr>
        <w:shd w:val="clear" w:color="auto" w:fill="FFFFFF"/>
        <w:spacing w:line="240" w:lineRule="auto"/>
        <w:ind w:right="9"/>
        <w:jc w:val="center"/>
        <w:rPr>
          <w:ins w:id="15654" w:author="Dr Mamadou SANOGO" w:date="2023-10-27T14:07:00Z"/>
          <w:b/>
          <w:color w:val="000000" w:themeColor="text1"/>
          <w:sz w:val="44"/>
        </w:rPr>
      </w:pPr>
    </w:p>
    <w:p w14:paraId="15144445" w14:textId="6E755E41" w:rsidR="006778CD" w:rsidRDefault="006778CD" w:rsidP="00D81BFF">
      <w:pPr>
        <w:shd w:val="clear" w:color="auto" w:fill="FFFFFF"/>
        <w:spacing w:line="240" w:lineRule="auto"/>
        <w:ind w:right="9"/>
        <w:jc w:val="center"/>
        <w:rPr>
          <w:ins w:id="15655" w:author="Dr Mamadou SANOGO" w:date="2023-10-28T00:07:00Z"/>
          <w:b/>
          <w:color w:val="000000" w:themeColor="text1"/>
          <w:sz w:val="44"/>
        </w:rPr>
      </w:pPr>
    </w:p>
    <w:p w14:paraId="27ADC83E" w14:textId="6D305113" w:rsidR="00B43097" w:rsidRDefault="00B43097" w:rsidP="00D81BFF">
      <w:pPr>
        <w:shd w:val="clear" w:color="auto" w:fill="FFFFFF"/>
        <w:spacing w:line="240" w:lineRule="auto"/>
        <w:ind w:right="9"/>
        <w:jc w:val="center"/>
        <w:rPr>
          <w:ins w:id="15656" w:author="Dr Mamadou SANOGO" w:date="2023-10-28T00:07:00Z"/>
          <w:b/>
          <w:color w:val="000000" w:themeColor="text1"/>
          <w:sz w:val="44"/>
        </w:rPr>
      </w:pPr>
    </w:p>
    <w:p w14:paraId="71A347DD" w14:textId="77777777" w:rsidR="00B43097" w:rsidRPr="007A4AFC" w:rsidRDefault="00B43097" w:rsidP="00D81BFF">
      <w:pPr>
        <w:shd w:val="clear" w:color="auto" w:fill="FFFFFF"/>
        <w:spacing w:line="240" w:lineRule="auto"/>
        <w:ind w:right="9"/>
        <w:jc w:val="center"/>
        <w:rPr>
          <w:ins w:id="15657" w:author="Dr Mamadou SANOGO" w:date="2023-10-25T17:37:00Z"/>
          <w:b/>
          <w:color w:val="000000" w:themeColor="text1"/>
          <w:sz w:val="44"/>
          <w:rPrChange w:id="15658" w:author="Dr Mamadou SANOGO" w:date="2023-10-25T18:15:00Z">
            <w:rPr>
              <w:ins w:id="15659" w:author="Dr Mamadou SANOGO" w:date="2023-10-25T17:37:00Z"/>
              <w:b/>
              <w:sz w:val="44"/>
            </w:rPr>
          </w:rPrChange>
        </w:rPr>
      </w:pPr>
    </w:p>
    <w:p w14:paraId="4C09B0D0" w14:textId="77777777" w:rsidR="00A75F71" w:rsidRPr="007A4AFC" w:rsidRDefault="00A75F71" w:rsidP="00A75F71">
      <w:pPr>
        <w:spacing w:line="240" w:lineRule="auto"/>
        <w:rPr>
          <w:ins w:id="15660" w:author="Dr Mamadou SANOGO" w:date="2023-10-25T17:38:00Z"/>
          <w:rFonts w:asciiTheme="majorHAnsi" w:eastAsia="Calibri" w:hAnsiTheme="majorHAnsi" w:cstheme="majorHAnsi"/>
          <w:color w:val="000000" w:themeColor="text1"/>
          <w:lang w:eastAsia="en-US"/>
          <w:rPrChange w:id="15661" w:author="Dr Mamadou SANOGO" w:date="2023-10-25T18:15:00Z">
            <w:rPr>
              <w:ins w:id="15662" w:author="Dr Mamadou SANOGO" w:date="2023-10-25T17:38:00Z"/>
              <w:rFonts w:asciiTheme="majorHAnsi" w:eastAsia="Calibri" w:hAnsiTheme="majorHAnsi" w:cstheme="majorHAnsi"/>
              <w:lang w:eastAsia="en-US"/>
            </w:rPr>
          </w:rPrChange>
        </w:rPr>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14:paraId="107F6228" w14:textId="77777777" w:rsidTr="00D27EF1">
        <w:trPr>
          <w:ins w:id="15663" w:author="Dr Mamadou SANOGO" w:date="2023-10-25T17:38:00Z"/>
        </w:trPr>
        <w:tc>
          <w:tcPr>
            <w:tcW w:w="484" w:type="pct"/>
          </w:tcPr>
          <w:p w14:paraId="2AD104D7" w14:textId="77777777" w:rsidR="00A75F71" w:rsidRPr="007A4AFC" w:rsidRDefault="00A75F71" w:rsidP="00D27EF1">
            <w:pPr>
              <w:spacing w:line="240" w:lineRule="auto"/>
              <w:rPr>
                <w:ins w:id="15664" w:author="Dr Mamadou SANOGO" w:date="2023-10-25T17:38:00Z"/>
                <w:rFonts w:asciiTheme="majorHAnsi" w:hAnsiTheme="majorHAnsi" w:cstheme="majorHAnsi"/>
                <w:b/>
                <w:color w:val="000000" w:themeColor="text1"/>
                <w:szCs w:val="24"/>
                <w:rPrChange w:id="15665" w:author="Dr Mamadou SANOGO" w:date="2023-10-25T18:15:00Z">
                  <w:rPr>
                    <w:ins w:id="15666" w:author="Dr Mamadou SANOGO" w:date="2023-10-25T17:38:00Z"/>
                    <w:rFonts w:asciiTheme="majorHAnsi" w:hAnsiTheme="majorHAnsi" w:cstheme="majorHAnsi"/>
                    <w:b/>
                    <w:szCs w:val="24"/>
                  </w:rPr>
                </w:rPrChange>
              </w:rPr>
            </w:pPr>
            <w:ins w:id="15667" w:author="Dr Mamadou SANOGO" w:date="2023-10-25T17:38:00Z">
              <w:r w:rsidRPr="007A4AFC">
                <w:rPr>
                  <w:rFonts w:asciiTheme="majorHAnsi" w:hAnsiTheme="majorHAnsi" w:cstheme="majorHAnsi"/>
                  <w:b/>
                  <w:color w:val="000000" w:themeColor="text1"/>
                  <w:szCs w:val="24"/>
                  <w:rPrChange w:id="15668" w:author="Dr Mamadou SANOGO" w:date="2023-10-25T18:15:00Z">
                    <w:rPr>
                      <w:rFonts w:asciiTheme="majorHAnsi" w:hAnsiTheme="majorHAnsi" w:cstheme="majorHAnsi"/>
                      <w:b/>
                      <w:szCs w:val="24"/>
                    </w:rPr>
                  </w:rPrChange>
                </w:rPr>
                <w:lastRenderedPageBreak/>
                <w:t>N°</w:t>
              </w:r>
            </w:ins>
          </w:p>
        </w:tc>
        <w:tc>
          <w:tcPr>
            <w:tcW w:w="3261" w:type="pct"/>
          </w:tcPr>
          <w:p w14:paraId="2FB36773" w14:textId="77777777" w:rsidR="00A75F71" w:rsidRPr="007A4AFC" w:rsidRDefault="00A75F71" w:rsidP="00D27EF1">
            <w:pPr>
              <w:spacing w:line="240" w:lineRule="auto"/>
              <w:rPr>
                <w:ins w:id="15669" w:author="Dr Mamadou SANOGO" w:date="2023-10-25T17:38:00Z"/>
                <w:rFonts w:asciiTheme="majorHAnsi" w:hAnsiTheme="majorHAnsi" w:cstheme="majorHAnsi"/>
                <w:b/>
                <w:color w:val="000000" w:themeColor="text1"/>
                <w:szCs w:val="24"/>
                <w:rPrChange w:id="15670" w:author="Dr Mamadou SANOGO" w:date="2023-10-25T18:15:00Z">
                  <w:rPr>
                    <w:ins w:id="15671" w:author="Dr Mamadou SANOGO" w:date="2023-10-25T17:38:00Z"/>
                    <w:rFonts w:asciiTheme="majorHAnsi" w:hAnsiTheme="majorHAnsi" w:cstheme="majorHAnsi"/>
                    <w:b/>
                    <w:szCs w:val="24"/>
                  </w:rPr>
                </w:rPrChange>
              </w:rPr>
            </w:pPr>
            <w:ins w:id="15672" w:author="Dr Mamadou SANOGO" w:date="2023-10-25T17:38:00Z">
              <w:r w:rsidRPr="007A4AFC">
                <w:rPr>
                  <w:rFonts w:asciiTheme="majorHAnsi" w:hAnsiTheme="majorHAnsi" w:cstheme="majorHAnsi"/>
                  <w:b/>
                  <w:color w:val="000000" w:themeColor="text1"/>
                  <w:szCs w:val="24"/>
                  <w:rPrChange w:id="15673" w:author="Dr Mamadou SANOGO" w:date="2023-10-25T18:15:00Z">
                    <w:rPr>
                      <w:rFonts w:asciiTheme="majorHAnsi" w:hAnsiTheme="majorHAnsi" w:cstheme="majorHAnsi"/>
                      <w:b/>
                      <w:szCs w:val="24"/>
                    </w:rPr>
                  </w:rPrChange>
                </w:rPr>
                <w:t>Équipements</w:t>
              </w:r>
            </w:ins>
          </w:p>
        </w:tc>
        <w:tc>
          <w:tcPr>
            <w:tcW w:w="568" w:type="pct"/>
            <w:vAlign w:val="center"/>
          </w:tcPr>
          <w:p w14:paraId="10947B3A" w14:textId="77777777" w:rsidR="00A75F71" w:rsidRPr="007A4AFC" w:rsidRDefault="00A75F71" w:rsidP="00D27EF1">
            <w:pPr>
              <w:spacing w:line="240" w:lineRule="auto"/>
              <w:jc w:val="center"/>
              <w:rPr>
                <w:ins w:id="15674" w:author="Dr Mamadou SANOGO" w:date="2023-10-25T17:38:00Z"/>
                <w:rFonts w:asciiTheme="majorHAnsi" w:hAnsiTheme="majorHAnsi" w:cstheme="majorHAnsi"/>
                <w:b/>
                <w:color w:val="000000" w:themeColor="text1"/>
                <w:szCs w:val="24"/>
                <w:rPrChange w:id="15675" w:author="Dr Mamadou SANOGO" w:date="2023-10-25T18:15:00Z">
                  <w:rPr>
                    <w:ins w:id="15676" w:author="Dr Mamadou SANOGO" w:date="2023-10-25T17:38:00Z"/>
                    <w:rFonts w:asciiTheme="majorHAnsi" w:hAnsiTheme="majorHAnsi" w:cstheme="majorHAnsi"/>
                    <w:b/>
                    <w:szCs w:val="24"/>
                  </w:rPr>
                </w:rPrChange>
              </w:rPr>
            </w:pPr>
            <w:ins w:id="15677" w:author="Dr Mamadou SANOGO" w:date="2023-10-25T17:38:00Z">
              <w:r w:rsidRPr="007A4AFC">
                <w:rPr>
                  <w:rFonts w:asciiTheme="majorHAnsi" w:hAnsiTheme="majorHAnsi" w:cstheme="majorHAnsi"/>
                  <w:b/>
                  <w:color w:val="000000" w:themeColor="text1"/>
                  <w:szCs w:val="24"/>
                  <w:rPrChange w:id="15678" w:author="Dr Mamadou SANOGO" w:date="2023-10-25T18:15:00Z">
                    <w:rPr>
                      <w:rFonts w:asciiTheme="majorHAnsi" w:hAnsiTheme="majorHAnsi" w:cstheme="majorHAnsi"/>
                      <w:b/>
                      <w:szCs w:val="24"/>
                    </w:rPr>
                  </w:rPrChange>
                </w:rPr>
                <w:t>Quantité</w:t>
              </w:r>
            </w:ins>
          </w:p>
        </w:tc>
        <w:tc>
          <w:tcPr>
            <w:tcW w:w="687" w:type="pct"/>
          </w:tcPr>
          <w:p w14:paraId="2B480862" w14:textId="77777777" w:rsidR="00A75F71" w:rsidRPr="007A4AFC" w:rsidRDefault="00A75F71" w:rsidP="00D27EF1">
            <w:pPr>
              <w:spacing w:line="240" w:lineRule="auto"/>
              <w:jc w:val="center"/>
              <w:rPr>
                <w:ins w:id="15679" w:author="Dr Mamadou SANOGO" w:date="2023-10-25T17:38:00Z"/>
                <w:rFonts w:asciiTheme="majorHAnsi" w:hAnsiTheme="majorHAnsi" w:cstheme="majorHAnsi"/>
                <w:b/>
                <w:color w:val="000000" w:themeColor="text1"/>
                <w:szCs w:val="24"/>
                <w:rPrChange w:id="15680" w:author="Dr Mamadou SANOGO" w:date="2023-10-25T18:15:00Z">
                  <w:rPr>
                    <w:ins w:id="15681" w:author="Dr Mamadou SANOGO" w:date="2023-10-25T17:38:00Z"/>
                    <w:rFonts w:asciiTheme="majorHAnsi" w:hAnsiTheme="majorHAnsi" w:cstheme="majorHAnsi"/>
                    <w:b/>
                    <w:szCs w:val="24"/>
                  </w:rPr>
                </w:rPrChange>
              </w:rPr>
            </w:pPr>
            <w:ins w:id="15682" w:author="Dr Mamadou SANOGO" w:date="2023-10-25T17:38:00Z">
              <w:r w:rsidRPr="007A4AFC">
                <w:rPr>
                  <w:rFonts w:asciiTheme="majorHAnsi" w:hAnsiTheme="majorHAnsi" w:cstheme="majorHAnsi"/>
                  <w:b/>
                  <w:color w:val="000000" w:themeColor="text1"/>
                  <w:szCs w:val="24"/>
                  <w:rPrChange w:id="15683" w:author="Dr Mamadou SANOGO" w:date="2023-10-25T18:15:00Z">
                    <w:rPr>
                      <w:rFonts w:asciiTheme="majorHAnsi" w:hAnsiTheme="majorHAnsi" w:cstheme="majorHAnsi"/>
                      <w:b/>
                      <w:szCs w:val="24"/>
                    </w:rPr>
                  </w:rPrChange>
                </w:rPr>
                <w:t>Etat</w:t>
              </w:r>
            </w:ins>
          </w:p>
        </w:tc>
      </w:tr>
      <w:tr w:rsidR="007A4AFC" w:rsidRPr="007A4AFC" w14:paraId="3A138F01" w14:textId="77777777" w:rsidTr="00D27EF1">
        <w:trPr>
          <w:ins w:id="15684" w:author="Dr Mamadou SANOGO" w:date="2023-10-25T17:38:00Z"/>
        </w:trPr>
        <w:tc>
          <w:tcPr>
            <w:tcW w:w="484" w:type="pct"/>
          </w:tcPr>
          <w:p w14:paraId="2A52A017" w14:textId="77777777" w:rsidR="00A75F71" w:rsidRPr="007A4AFC" w:rsidRDefault="00A75F71" w:rsidP="00D27EF1">
            <w:pPr>
              <w:numPr>
                <w:ilvl w:val="0"/>
                <w:numId w:val="7"/>
              </w:numPr>
              <w:spacing w:line="240" w:lineRule="auto"/>
              <w:contextualSpacing/>
              <w:rPr>
                <w:ins w:id="15685" w:author="Dr Mamadou SANOGO" w:date="2023-10-25T17:38:00Z"/>
                <w:rFonts w:asciiTheme="majorHAnsi" w:hAnsiTheme="majorHAnsi" w:cstheme="majorHAnsi"/>
                <w:b/>
                <w:color w:val="000000" w:themeColor="text1"/>
                <w:szCs w:val="24"/>
                <w:rPrChange w:id="15686" w:author="Dr Mamadou SANOGO" w:date="2023-10-25T18:15:00Z">
                  <w:rPr>
                    <w:ins w:id="15687" w:author="Dr Mamadou SANOGO" w:date="2023-10-25T17:38:00Z"/>
                    <w:rFonts w:asciiTheme="majorHAnsi" w:hAnsiTheme="majorHAnsi" w:cstheme="majorHAnsi"/>
                    <w:b/>
                    <w:szCs w:val="24"/>
                  </w:rPr>
                </w:rPrChange>
              </w:rPr>
            </w:pPr>
          </w:p>
        </w:tc>
        <w:tc>
          <w:tcPr>
            <w:tcW w:w="3261" w:type="pct"/>
          </w:tcPr>
          <w:p w14:paraId="3ED44F1F" w14:textId="77777777" w:rsidR="00A75F71" w:rsidRPr="007A4AFC" w:rsidRDefault="00A75F71" w:rsidP="00D27EF1">
            <w:pPr>
              <w:spacing w:line="240" w:lineRule="auto"/>
              <w:rPr>
                <w:ins w:id="15688" w:author="Dr Mamadou SANOGO" w:date="2023-10-25T17:38:00Z"/>
                <w:rFonts w:asciiTheme="majorHAnsi" w:hAnsiTheme="majorHAnsi" w:cstheme="majorHAnsi"/>
                <w:color w:val="000000" w:themeColor="text1"/>
                <w:szCs w:val="24"/>
                <w:rPrChange w:id="15689" w:author="Dr Mamadou SANOGO" w:date="2023-10-25T18:15:00Z">
                  <w:rPr>
                    <w:ins w:id="15690" w:author="Dr Mamadou SANOGO" w:date="2023-10-25T17:38:00Z"/>
                    <w:rFonts w:asciiTheme="majorHAnsi" w:hAnsiTheme="majorHAnsi" w:cstheme="majorHAnsi"/>
                    <w:szCs w:val="24"/>
                  </w:rPr>
                </w:rPrChange>
              </w:rPr>
            </w:pPr>
            <w:ins w:id="15691" w:author="Dr Mamadou SANOGO" w:date="2023-10-25T17:38:00Z">
              <w:r w:rsidRPr="007A4AFC">
                <w:rPr>
                  <w:rFonts w:asciiTheme="majorHAnsi" w:hAnsiTheme="majorHAnsi" w:cstheme="majorHAnsi"/>
                  <w:color w:val="000000" w:themeColor="text1"/>
                  <w:szCs w:val="24"/>
                  <w:rPrChange w:id="15692" w:author="Dr Mamadou SANOGO" w:date="2023-10-25T18:15:00Z">
                    <w:rPr>
                      <w:rFonts w:asciiTheme="majorHAnsi" w:hAnsiTheme="majorHAnsi" w:cstheme="majorHAnsi"/>
                      <w:szCs w:val="24"/>
                    </w:rPr>
                  </w:rPrChange>
                </w:rPr>
                <w:t xml:space="preserve">Ordinateurs </w:t>
              </w:r>
            </w:ins>
          </w:p>
        </w:tc>
        <w:tc>
          <w:tcPr>
            <w:tcW w:w="568" w:type="pct"/>
            <w:vAlign w:val="center"/>
          </w:tcPr>
          <w:p w14:paraId="71EC3E03" w14:textId="77777777" w:rsidR="00A75F71" w:rsidRPr="007A4AFC" w:rsidRDefault="00A75F71" w:rsidP="00D27EF1">
            <w:pPr>
              <w:spacing w:line="240" w:lineRule="auto"/>
              <w:jc w:val="center"/>
              <w:rPr>
                <w:ins w:id="15693" w:author="Dr Mamadou SANOGO" w:date="2023-10-25T17:38:00Z"/>
                <w:rFonts w:asciiTheme="majorHAnsi" w:hAnsiTheme="majorHAnsi" w:cstheme="majorHAnsi"/>
                <w:color w:val="000000" w:themeColor="text1"/>
                <w:szCs w:val="24"/>
                <w:rPrChange w:id="15694" w:author="Dr Mamadou SANOGO" w:date="2023-10-25T18:15:00Z">
                  <w:rPr>
                    <w:ins w:id="15695" w:author="Dr Mamadou SANOGO" w:date="2023-10-25T17:38:00Z"/>
                    <w:rFonts w:asciiTheme="majorHAnsi" w:hAnsiTheme="majorHAnsi" w:cstheme="majorHAnsi"/>
                    <w:szCs w:val="24"/>
                  </w:rPr>
                </w:rPrChange>
              </w:rPr>
            </w:pPr>
            <w:ins w:id="15696" w:author="Dr Mamadou SANOGO" w:date="2023-10-25T17:38:00Z">
              <w:r w:rsidRPr="007A4AFC">
                <w:rPr>
                  <w:rFonts w:asciiTheme="majorHAnsi" w:hAnsiTheme="majorHAnsi" w:cstheme="majorHAnsi"/>
                  <w:color w:val="000000" w:themeColor="text1"/>
                  <w:szCs w:val="24"/>
                  <w:rPrChange w:id="15697" w:author="Dr Mamadou SANOGO" w:date="2023-10-25T18:15:00Z">
                    <w:rPr>
                      <w:rFonts w:asciiTheme="majorHAnsi" w:hAnsiTheme="majorHAnsi" w:cstheme="majorHAnsi"/>
                      <w:szCs w:val="24"/>
                    </w:rPr>
                  </w:rPrChange>
                </w:rPr>
                <w:t>15</w:t>
              </w:r>
            </w:ins>
          </w:p>
        </w:tc>
        <w:tc>
          <w:tcPr>
            <w:tcW w:w="687" w:type="pct"/>
          </w:tcPr>
          <w:p w14:paraId="0F13EC8F" w14:textId="77777777" w:rsidR="00A75F71" w:rsidRPr="007A4AFC" w:rsidRDefault="00A75F71" w:rsidP="00D27EF1">
            <w:pPr>
              <w:spacing w:line="240" w:lineRule="auto"/>
              <w:jc w:val="center"/>
              <w:rPr>
                <w:ins w:id="15698" w:author="Dr Mamadou SANOGO" w:date="2023-10-25T17:38:00Z"/>
                <w:rFonts w:asciiTheme="majorHAnsi" w:hAnsiTheme="majorHAnsi" w:cstheme="majorHAnsi"/>
                <w:color w:val="000000" w:themeColor="text1"/>
                <w:szCs w:val="24"/>
                <w:rPrChange w:id="15699" w:author="Dr Mamadou SANOGO" w:date="2023-10-25T18:15:00Z">
                  <w:rPr>
                    <w:ins w:id="15700" w:author="Dr Mamadou SANOGO" w:date="2023-10-25T17:38:00Z"/>
                    <w:rFonts w:asciiTheme="majorHAnsi" w:hAnsiTheme="majorHAnsi" w:cstheme="majorHAnsi"/>
                    <w:szCs w:val="24"/>
                  </w:rPr>
                </w:rPrChange>
              </w:rPr>
            </w:pPr>
            <w:ins w:id="15701" w:author="Dr Mamadou SANOGO" w:date="2023-10-25T17:38:00Z">
              <w:r w:rsidRPr="007A4AFC">
                <w:rPr>
                  <w:rFonts w:asciiTheme="majorHAnsi" w:hAnsiTheme="majorHAnsi" w:cstheme="majorHAnsi"/>
                  <w:color w:val="000000" w:themeColor="text1"/>
                  <w:szCs w:val="24"/>
                  <w:rPrChange w:id="15702" w:author="Dr Mamadou SANOGO" w:date="2023-10-25T18:15:00Z">
                    <w:rPr>
                      <w:rFonts w:asciiTheme="majorHAnsi" w:hAnsiTheme="majorHAnsi" w:cstheme="majorHAnsi"/>
                      <w:szCs w:val="24"/>
                    </w:rPr>
                  </w:rPrChange>
                </w:rPr>
                <w:t>Bon</w:t>
              </w:r>
            </w:ins>
          </w:p>
        </w:tc>
      </w:tr>
      <w:tr w:rsidR="007A4AFC" w:rsidRPr="007A4AFC" w14:paraId="7BBC8717" w14:textId="77777777" w:rsidTr="00D27EF1">
        <w:trPr>
          <w:ins w:id="15703" w:author="Dr Mamadou SANOGO" w:date="2023-10-25T17:38:00Z"/>
        </w:trPr>
        <w:tc>
          <w:tcPr>
            <w:tcW w:w="484" w:type="pct"/>
          </w:tcPr>
          <w:p w14:paraId="26C53638" w14:textId="77777777" w:rsidR="00A75F71" w:rsidRPr="007A4AFC" w:rsidRDefault="00A75F71" w:rsidP="00D27EF1">
            <w:pPr>
              <w:numPr>
                <w:ilvl w:val="0"/>
                <w:numId w:val="7"/>
              </w:numPr>
              <w:spacing w:line="240" w:lineRule="auto"/>
              <w:contextualSpacing/>
              <w:rPr>
                <w:ins w:id="15704" w:author="Dr Mamadou SANOGO" w:date="2023-10-25T17:38:00Z"/>
                <w:rFonts w:asciiTheme="majorHAnsi" w:hAnsiTheme="majorHAnsi" w:cstheme="majorHAnsi"/>
                <w:b/>
                <w:color w:val="000000" w:themeColor="text1"/>
                <w:szCs w:val="24"/>
                <w:rPrChange w:id="15705" w:author="Dr Mamadou SANOGO" w:date="2023-10-25T18:15:00Z">
                  <w:rPr>
                    <w:ins w:id="15706" w:author="Dr Mamadou SANOGO" w:date="2023-10-25T17:38:00Z"/>
                    <w:rFonts w:asciiTheme="majorHAnsi" w:hAnsiTheme="majorHAnsi" w:cstheme="majorHAnsi"/>
                    <w:b/>
                    <w:szCs w:val="24"/>
                  </w:rPr>
                </w:rPrChange>
              </w:rPr>
            </w:pPr>
          </w:p>
        </w:tc>
        <w:tc>
          <w:tcPr>
            <w:tcW w:w="3261" w:type="pct"/>
          </w:tcPr>
          <w:p w14:paraId="76BDD97B" w14:textId="77777777" w:rsidR="00A75F71" w:rsidRPr="007A4AFC" w:rsidRDefault="00A75F71" w:rsidP="00D27EF1">
            <w:pPr>
              <w:spacing w:line="240" w:lineRule="auto"/>
              <w:rPr>
                <w:ins w:id="15707" w:author="Dr Mamadou SANOGO" w:date="2023-10-25T17:38:00Z"/>
                <w:rFonts w:asciiTheme="majorHAnsi" w:hAnsiTheme="majorHAnsi" w:cstheme="majorHAnsi"/>
                <w:color w:val="000000" w:themeColor="text1"/>
                <w:szCs w:val="24"/>
                <w:rPrChange w:id="15708" w:author="Dr Mamadou SANOGO" w:date="2023-10-25T18:15:00Z">
                  <w:rPr>
                    <w:ins w:id="15709" w:author="Dr Mamadou SANOGO" w:date="2023-10-25T17:38:00Z"/>
                    <w:rFonts w:asciiTheme="majorHAnsi" w:hAnsiTheme="majorHAnsi" w:cstheme="majorHAnsi"/>
                    <w:szCs w:val="24"/>
                  </w:rPr>
                </w:rPrChange>
              </w:rPr>
            </w:pPr>
            <w:ins w:id="15710" w:author="Dr Mamadou SANOGO" w:date="2023-10-25T17:38:00Z">
              <w:r w:rsidRPr="007A4AFC">
                <w:rPr>
                  <w:rFonts w:asciiTheme="majorHAnsi" w:hAnsiTheme="majorHAnsi" w:cstheme="majorHAnsi"/>
                  <w:color w:val="000000" w:themeColor="text1"/>
                  <w:szCs w:val="24"/>
                  <w:rPrChange w:id="15711" w:author="Dr Mamadou SANOGO" w:date="2023-10-25T18:15:00Z">
                    <w:rPr>
                      <w:rFonts w:asciiTheme="majorHAnsi" w:hAnsiTheme="majorHAnsi" w:cstheme="majorHAnsi"/>
                      <w:szCs w:val="24"/>
                    </w:rPr>
                  </w:rPrChange>
                </w:rPr>
                <w:t>Vidéoprojecteurs</w:t>
              </w:r>
            </w:ins>
          </w:p>
        </w:tc>
        <w:tc>
          <w:tcPr>
            <w:tcW w:w="568" w:type="pct"/>
            <w:vAlign w:val="center"/>
          </w:tcPr>
          <w:p w14:paraId="6C4D4D66" w14:textId="77777777" w:rsidR="00A75F71" w:rsidRPr="007A4AFC" w:rsidRDefault="00A75F71" w:rsidP="00D27EF1">
            <w:pPr>
              <w:spacing w:line="240" w:lineRule="auto"/>
              <w:jc w:val="center"/>
              <w:rPr>
                <w:ins w:id="15712" w:author="Dr Mamadou SANOGO" w:date="2023-10-25T17:38:00Z"/>
                <w:rFonts w:asciiTheme="majorHAnsi" w:hAnsiTheme="majorHAnsi" w:cstheme="majorHAnsi"/>
                <w:color w:val="000000" w:themeColor="text1"/>
                <w:szCs w:val="24"/>
                <w:rPrChange w:id="15713" w:author="Dr Mamadou SANOGO" w:date="2023-10-25T18:15:00Z">
                  <w:rPr>
                    <w:ins w:id="15714" w:author="Dr Mamadou SANOGO" w:date="2023-10-25T17:38:00Z"/>
                    <w:rFonts w:asciiTheme="majorHAnsi" w:hAnsiTheme="majorHAnsi" w:cstheme="majorHAnsi"/>
                    <w:szCs w:val="24"/>
                  </w:rPr>
                </w:rPrChange>
              </w:rPr>
            </w:pPr>
            <w:ins w:id="15715" w:author="Dr Mamadou SANOGO" w:date="2023-10-25T17:38:00Z">
              <w:r w:rsidRPr="007A4AFC">
                <w:rPr>
                  <w:rFonts w:asciiTheme="majorHAnsi" w:hAnsiTheme="majorHAnsi" w:cstheme="majorHAnsi"/>
                  <w:color w:val="000000" w:themeColor="text1"/>
                  <w:szCs w:val="24"/>
                  <w:rPrChange w:id="15716" w:author="Dr Mamadou SANOGO" w:date="2023-10-25T18:15:00Z">
                    <w:rPr>
                      <w:rFonts w:asciiTheme="majorHAnsi" w:hAnsiTheme="majorHAnsi" w:cstheme="majorHAnsi"/>
                      <w:szCs w:val="24"/>
                    </w:rPr>
                  </w:rPrChange>
                </w:rPr>
                <w:t>5</w:t>
              </w:r>
            </w:ins>
          </w:p>
        </w:tc>
        <w:tc>
          <w:tcPr>
            <w:tcW w:w="687" w:type="pct"/>
          </w:tcPr>
          <w:p w14:paraId="6C9F3CDC" w14:textId="77777777" w:rsidR="00A75F71" w:rsidRPr="007A4AFC" w:rsidRDefault="00A75F71" w:rsidP="00D27EF1">
            <w:pPr>
              <w:spacing w:line="240" w:lineRule="auto"/>
              <w:jc w:val="center"/>
              <w:rPr>
                <w:ins w:id="15717" w:author="Dr Mamadou SANOGO" w:date="2023-10-25T17:38:00Z"/>
                <w:rFonts w:asciiTheme="majorHAnsi" w:hAnsiTheme="majorHAnsi" w:cstheme="majorHAnsi"/>
                <w:color w:val="000000" w:themeColor="text1"/>
                <w:szCs w:val="24"/>
                <w:rPrChange w:id="15718" w:author="Dr Mamadou SANOGO" w:date="2023-10-25T18:15:00Z">
                  <w:rPr>
                    <w:ins w:id="15719" w:author="Dr Mamadou SANOGO" w:date="2023-10-25T17:38:00Z"/>
                    <w:rFonts w:asciiTheme="majorHAnsi" w:hAnsiTheme="majorHAnsi" w:cstheme="majorHAnsi"/>
                    <w:szCs w:val="24"/>
                  </w:rPr>
                </w:rPrChange>
              </w:rPr>
            </w:pPr>
            <w:ins w:id="15720" w:author="Dr Mamadou SANOGO" w:date="2023-10-25T17:38:00Z">
              <w:r w:rsidRPr="007A4AFC">
                <w:rPr>
                  <w:rFonts w:asciiTheme="majorHAnsi" w:hAnsiTheme="majorHAnsi" w:cstheme="majorHAnsi"/>
                  <w:color w:val="000000" w:themeColor="text1"/>
                  <w:szCs w:val="24"/>
                  <w:rPrChange w:id="15721" w:author="Dr Mamadou SANOGO" w:date="2023-10-25T18:15:00Z">
                    <w:rPr>
                      <w:rFonts w:asciiTheme="majorHAnsi" w:hAnsiTheme="majorHAnsi" w:cstheme="majorHAnsi"/>
                      <w:szCs w:val="24"/>
                    </w:rPr>
                  </w:rPrChange>
                </w:rPr>
                <w:t xml:space="preserve">Bon </w:t>
              </w:r>
            </w:ins>
          </w:p>
        </w:tc>
      </w:tr>
      <w:tr w:rsidR="007A4AFC" w:rsidRPr="007A4AFC" w14:paraId="1C753BC9" w14:textId="77777777" w:rsidTr="00D27EF1">
        <w:trPr>
          <w:ins w:id="15722" w:author="Dr Mamadou SANOGO" w:date="2023-10-25T17:38:00Z"/>
        </w:trPr>
        <w:tc>
          <w:tcPr>
            <w:tcW w:w="484" w:type="pct"/>
          </w:tcPr>
          <w:p w14:paraId="683D6483" w14:textId="77777777" w:rsidR="00A75F71" w:rsidRPr="007A4AFC" w:rsidRDefault="00A75F71" w:rsidP="00D27EF1">
            <w:pPr>
              <w:numPr>
                <w:ilvl w:val="0"/>
                <w:numId w:val="7"/>
              </w:numPr>
              <w:spacing w:line="240" w:lineRule="auto"/>
              <w:contextualSpacing/>
              <w:rPr>
                <w:ins w:id="15723" w:author="Dr Mamadou SANOGO" w:date="2023-10-25T17:38:00Z"/>
                <w:rFonts w:asciiTheme="majorHAnsi" w:hAnsiTheme="majorHAnsi" w:cstheme="majorHAnsi"/>
                <w:b/>
                <w:color w:val="000000" w:themeColor="text1"/>
                <w:szCs w:val="24"/>
                <w:rPrChange w:id="15724" w:author="Dr Mamadou SANOGO" w:date="2023-10-25T18:15:00Z">
                  <w:rPr>
                    <w:ins w:id="15725" w:author="Dr Mamadou SANOGO" w:date="2023-10-25T17:38:00Z"/>
                    <w:rFonts w:asciiTheme="majorHAnsi" w:hAnsiTheme="majorHAnsi" w:cstheme="majorHAnsi"/>
                    <w:b/>
                    <w:szCs w:val="24"/>
                  </w:rPr>
                </w:rPrChange>
              </w:rPr>
            </w:pPr>
          </w:p>
        </w:tc>
        <w:tc>
          <w:tcPr>
            <w:tcW w:w="3261" w:type="pct"/>
          </w:tcPr>
          <w:p w14:paraId="1645D20E" w14:textId="77777777" w:rsidR="00A75F71" w:rsidRPr="007A4AFC" w:rsidRDefault="00A75F71" w:rsidP="00D27EF1">
            <w:pPr>
              <w:spacing w:line="240" w:lineRule="auto"/>
              <w:rPr>
                <w:ins w:id="15726" w:author="Dr Mamadou SANOGO" w:date="2023-10-25T17:38:00Z"/>
                <w:rFonts w:asciiTheme="majorHAnsi" w:hAnsiTheme="majorHAnsi" w:cstheme="majorHAnsi"/>
                <w:color w:val="000000" w:themeColor="text1"/>
                <w:szCs w:val="24"/>
                <w:rPrChange w:id="15727" w:author="Dr Mamadou SANOGO" w:date="2023-10-25T18:15:00Z">
                  <w:rPr>
                    <w:ins w:id="15728" w:author="Dr Mamadou SANOGO" w:date="2023-10-25T17:38:00Z"/>
                    <w:rFonts w:asciiTheme="majorHAnsi" w:hAnsiTheme="majorHAnsi" w:cstheme="majorHAnsi"/>
                    <w:szCs w:val="24"/>
                  </w:rPr>
                </w:rPrChange>
              </w:rPr>
            </w:pPr>
            <w:ins w:id="15729" w:author="Dr Mamadou SANOGO" w:date="2023-10-25T17:38:00Z">
              <w:r w:rsidRPr="007A4AFC">
                <w:rPr>
                  <w:rFonts w:asciiTheme="majorHAnsi" w:hAnsiTheme="majorHAnsi" w:cstheme="majorHAnsi"/>
                  <w:color w:val="000000" w:themeColor="text1"/>
                  <w:szCs w:val="24"/>
                  <w:rPrChange w:id="15730" w:author="Dr Mamadou SANOGO" w:date="2023-10-25T18:15:00Z">
                    <w:rPr>
                      <w:rFonts w:asciiTheme="majorHAnsi" w:hAnsiTheme="majorHAnsi" w:cstheme="majorHAnsi"/>
                      <w:szCs w:val="24"/>
                    </w:rPr>
                  </w:rPrChange>
                </w:rPr>
                <w:t>Camera</w:t>
              </w:r>
            </w:ins>
          </w:p>
        </w:tc>
        <w:tc>
          <w:tcPr>
            <w:tcW w:w="568" w:type="pct"/>
            <w:vAlign w:val="center"/>
          </w:tcPr>
          <w:p w14:paraId="0F981C1C" w14:textId="77777777" w:rsidR="00A75F71" w:rsidRPr="007A4AFC" w:rsidRDefault="00A75F71" w:rsidP="00D27EF1">
            <w:pPr>
              <w:spacing w:line="240" w:lineRule="auto"/>
              <w:jc w:val="center"/>
              <w:rPr>
                <w:ins w:id="15731" w:author="Dr Mamadou SANOGO" w:date="2023-10-25T17:38:00Z"/>
                <w:rFonts w:asciiTheme="majorHAnsi" w:hAnsiTheme="majorHAnsi" w:cstheme="majorHAnsi"/>
                <w:color w:val="000000" w:themeColor="text1"/>
                <w:szCs w:val="24"/>
                <w:rPrChange w:id="15732" w:author="Dr Mamadou SANOGO" w:date="2023-10-25T18:15:00Z">
                  <w:rPr>
                    <w:ins w:id="15733" w:author="Dr Mamadou SANOGO" w:date="2023-10-25T17:38:00Z"/>
                    <w:rFonts w:asciiTheme="majorHAnsi" w:hAnsiTheme="majorHAnsi" w:cstheme="majorHAnsi"/>
                    <w:szCs w:val="24"/>
                  </w:rPr>
                </w:rPrChange>
              </w:rPr>
            </w:pPr>
            <w:ins w:id="15734" w:author="Dr Mamadou SANOGO" w:date="2023-10-25T17:38:00Z">
              <w:r w:rsidRPr="007A4AFC">
                <w:rPr>
                  <w:rFonts w:asciiTheme="majorHAnsi" w:hAnsiTheme="majorHAnsi" w:cstheme="majorHAnsi"/>
                  <w:color w:val="000000" w:themeColor="text1"/>
                  <w:szCs w:val="24"/>
                  <w:rPrChange w:id="15735" w:author="Dr Mamadou SANOGO" w:date="2023-10-25T18:15:00Z">
                    <w:rPr>
                      <w:rFonts w:asciiTheme="majorHAnsi" w:hAnsiTheme="majorHAnsi" w:cstheme="majorHAnsi"/>
                      <w:szCs w:val="24"/>
                    </w:rPr>
                  </w:rPrChange>
                </w:rPr>
                <w:t>1</w:t>
              </w:r>
            </w:ins>
          </w:p>
        </w:tc>
        <w:tc>
          <w:tcPr>
            <w:tcW w:w="687" w:type="pct"/>
          </w:tcPr>
          <w:p w14:paraId="597B1A6A" w14:textId="77777777" w:rsidR="00A75F71" w:rsidRPr="007A4AFC" w:rsidRDefault="00A75F71" w:rsidP="00D27EF1">
            <w:pPr>
              <w:spacing w:line="240" w:lineRule="auto"/>
              <w:jc w:val="center"/>
              <w:rPr>
                <w:ins w:id="15736" w:author="Dr Mamadou SANOGO" w:date="2023-10-25T17:38:00Z"/>
                <w:rFonts w:asciiTheme="majorHAnsi" w:hAnsiTheme="majorHAnsi" w:cstheme="majorHAnsi"/>
                <w:color w:val="000000" w:themeColor="text1"/>
                <w:szCs w:val="24"/>
                <w:rPrChange w:id="15737" w:author="Dr Mamadou SANOGO" w:date="2023-10-25T18:15:00Z">
                  <w:rPr>
                    <w:ins w:id="15738" w:author="Dr Mamadou SANOGO" w:date="2023-10-25T17:38:00Z"/>
                    <w:rFonts w:asciiTheme="majorHAnsi" w:hAnsiTheme="majorHAnsi" w:cstheme="majorHAnsi"/>
                    <w:szCs w:val="24"/>
                  </w:rPr>
                </w:rPrChange>
              </w:rPr>
            </w:pPr>
            <w:ins w:id="15739" w:author="Dr Mamadou SANOGO" w:date="2023-10-25T17:38:00Z">
              <w:r w:rsidRPr="007A4AFC">
                <w:rPr>
                  <w:rFonts w:asciiTheme="majorHAnsi" w:hAnsiTheme="majorHAnsi" w:cstheme="majorHAnsi"/>
                  <w:color w:val="000000" w:themeColor="text1"/>
                  <w:szCs w:val="24"/>
                  <w:rPrChange w:id="15740" w:author="Dr Mamadou SANOGO" w:date="2023-10-25T18:15:00Z">
                    <w:rPr>
                      <w:rFonts w:asciiTheme="majorHAnsi" w:hAnsiTheme="majorHAnsi" w:cstheme="majorHAnsi"/>
                      <w:szCs w:val="24"/>
                    </w:rPr>
                  </w:rPrChange>
                </w:rPr>
                <w:t xml:space="preserve">Bon </w:t>
              </w:r>
            </w:ins>
          </w:p>
        </w:tc>
      </w:tr>
      <w:tr w:rsidR="007A4AFC" w:rsidRPr="007A4AFC" w14:paraId="435DA350" w14:textId="77777777" w:rsidTr="00D27EF1">
        <w:trPr>
          <w:ins w:id="15741" w:author="Dr Mamadou SANOGO" w:date="2023-10-25T17:38:00Z"/>
        </w:trPr>
        <w:tc>
          <w:tcPr>
            <w:tcW w:w="484" w:type="pct"/>
          </w:tcPr>
          <w:p w14:paraId="42855B6B" w14:textId="77777777" w:rsidR="00A75F71" w:rsidRPr="007A4AFC" w:rsidRDefault="00A75F71" w:rsidP="00D27EF1">
            <w:pPr>
              <w:numPr>
                <w:ilvl w:val="0"/>
                <w:numId w:val="7"/>
              </w:numPr>
              <w:spacing w:line="240" w:lineRule="auto"/>
              <w:contextualSpacing/>
              <w:rPr>
                <w:ins w:id="15742" w:author="Dr Mamadou SANOGO" w:date="2023-10-25T17:38:00Z"/>
                <w:rFonts w:asciiTheme="majorHAnsi" w:hAnsiTheme="majorHAnsi" w:cstheme="majorHAnsi"/>
                <w:b/>
                <w:color w:val="000000" w:themeColor="text1"/>
                <w:szCs w:val="24"/>
                <w:rPrChange w:id="15743" w:author="Dr Mamadou SANOGO" w:date="2023-10-25T18:15:00Z">
                  <w:rPr>
                    <w:ins w:id="15744" w:author="Dr Mamadou SANOGO" w:date="2023-10-25T17:38:00Z"/>
                    <w:rFonts w:asciiTheme="majorHAnsi" w:hAnsiTheme="majorHAnsi" w:cstheme="majorHAnsi"/>
                    <w:b/>
                    <w:szCs w:val="24"/>
                  </w:rPr>
                </w:rPrChange>
              </w:rPr>
            </w:pPr>
          </w:p>
        </w:tc>
        <w:tc>
          <w:tcPr>
            <w:tcW w:w="3261" w:type="pct"/>
          </w:tcPr>
          <w:p w14:paraId="1110EB92" w14:textId="77777777" w:rsidR="00A75F71" w:rsidRPr="007A4AFC" w:rsidRDefault="00A75F71" w:rsidP="00D27EF1">
            <w:pPr>
              <w:spacing w:line="240" w:lineRule="auto"/>
              <w:rPr>
                <w:ins w:id="15745" w:author="Dr Mamadou SANOGO" w:date="2023-10-25T17:38:00Z"/>
                <w:rFonts w:asciiTheme="majorHAnsi" w:hAnsiTheme="majorHAnsi" w:cstheme="majorHAnsi"/>
                <w:color w:val="000000" w:themeColor="text1"/>
                <w:szCs w:val="24"/>
                <w:rPrChange w:id="15746" w:author="Dr Mamadou SANOGO" w:date="2023-10-25T18:15:00Z">
                  <w:rPr>
                    <w:ins w:id="15747" w:author="Dr Mamadou SANOGO" w:date="2023-10-25T17:38:00Z"/>
                    <w:rFonts w:asciiTheme="majorHAnsi" w:hAnsiTheme="majorHAnsi" w:cstheme="majorHAnsi"/>
                    <w:szCs w:val="24"/>
                  </w:rPr>
                </w:rPrChange>
              </w:rPr>
            </w:pPr>
            <w:ins w:id="15748" w:author="Dr Mamadou SANOGO" w:date="2023-10-25T17:38:00Z">
              <w:r w:rsidRPr="007A4AFC">
                <w:rPr>
                  <w:rFonts w:asciiTheme="majorHAnsi" w:hAnsiTheme="majorHAnsi" w:cstheme="majorHAnsi"/>
                  <w:color w:val="000000" w:themeColor="text1"/>
                  <w:szCs w:val="24"/>
                  <w:rPrChange w:id="15749" w:author="Dr Mamadou SANOGO" w:date="2023-10-25T18:15:00Z">
                    <w:rPr>
                      <w:rFonts w:asciiTheme="majorHAnsi" w:hAnsiTheme="majorHAnsi" w:cstheme="majorHAnsi"/>
                      <w:szCs w:val="24"/>
                    </w:rPr>
                  </w:rPrChange>
                </w:rPr>
                <w:t>Téléviseurs</w:t>
              </w:r>
            </w:ins>
          </w:p>
        </w:tc>
        <w:tc>
          <w:tcPr>
            <w:tcW w:w="568" w:type="pct"/>
            <w:vAlign w:val="center"/>
          </w:tcPr>
          <w:p w14:paraId="5129EF65" w14:textId="77777777" w:rsidR="00A75F71" w:rsidRPr="007A4AFC" w:rsidRDefault="00A75F71" w:rsidP="00D27EF1">
            <w:pPr>
              <w:spacing w:line="240" w:lineRule="auto"/>
              <w:jc w:val="center"/>
              <w:rPr>
                <w:ins w:id="15750" w:author="Dr Mamadou SANOGO" w:date="2023-10-25T17:38:00Z"/>
                <w:rFonts w:asciiTheme="majorHAnsi" w:hAnsiTheme="majorHAnsi" w:cstheme="majorHAnsi"/>
                <w:color w:val="000000" w:themeColor="text1"/>
                <w:szCs w:val="24"/>
                <w:rPrChange w:id="15751" w:author="Dr Mamadou SANOGO" w:date="2023-10-25T18:15:00Z">
                  <w:rPr>
                    <w:ins w:id="15752" w:author="Dr Mamadou SANOGO" w:date="2023-10-25T17:38:00Z"/>
                    <w:rFonts w:asciiTheme="majorHAnsi" w:hAnsiTheme="majorHAnsi" w:cstheme="majorHAnsi"/>
                    <w:szCs w:val="24"/>
                  </w:rPr>
                </w:rPrChange>
              </w:rPr>
            </w:pPr>
            <w:ins w:id="15753" w:author="Dr Mamadou SANOGO" w:date="2023-10-25T17:38:00Z">
              <w:r w:rsidRPr="007A4AFC">
                <w:rPr>
                  <w:rFonts w:asciiTheme="majorHAnsi" w:hAnsiTheme="majorHAnsi" w:cstheme="majorHAnsi"/>
                  <w:color w:val="000000" w:themeColor="text1"/>
                  <w:szCs w:val="24"/>
                  <w:rPrChange w:id="15754" w:author="Dr Mamadou SANOGO" w:date="2023-10-25T18:15:00Z">
                    <w:rPr>
                      <w:rFonts w:asciiTheme="majorHAnsi" w:hAnsiTheme="majorHAnsi" w:cstheme="majorHAnsi"/>
                      <w:szCs w:val="24"/>
                    </w:rPr>
                  </w:rPrChange>
                </w:rPr>
                <w:t>6</w:t>
              </w:r>
            </w:ins>
          </w:p>
        </w:tc>
        <w:tc>
          <w:tcPr>
            <w:tcW w:w="687" w:type="pct"/>
          </w:tcPr>
          <w:p w14:paraId="50D1C7BD" w14:textId="77777777" w:rsidR="00A75F71" w:rsidRPr="007A4AFC" w:rsidRDefault="00A75F71" w:rsidP="00D27EF1">
            <w:pPr>
              <w:spacing w:line="240" w:lineRule="auto"/>
              <w:jc w:val="center"/>
              <w:rPr>
                <w:ins w:id="15755" w:author="Dr Mamadou SANOGO" w:date="2023-10-25T17:38:00Z"/>
                <w:rFonts w:asciiTheme="majorHAnsi" w:hAnsiTheme="majorHAnsi" w:cstheme="majorHAnsi"/>
                <w:color w:val="000000" w:themeColor="text1"/>
                <w:szCs w:val="24"/>
                <w:rPrChange w:id="15756" w:author="Dr Mamadou SANOGO" w:date="2023-10-25T18:15:00Z">
                  <w:rPr>
                    <w:ins w:id="15757" w:author="Dr Mamadou SANOGO" w:date="2023-10-25T17:38:00Z"/>
                    <w:rFonts w:asciiTheme="majorHAnsi" w:hAnsiTheme="majorHAnsi" w:cstheme="majorHAnsi"/>
                    <w:szCs w:val="24"/>
                  </w:rPr>
                </w:rPrChange>
              </w:rPr>
            </w:pPr>
            <w:ins w:id="15758" w:author="Dr Mamadou SANOGO" w:date="2023-10-25T17:38:00Z">
              <w:r w:rsidRPr="007A4AFC">
                <w:rPr>
                  <w:rFonts w:asciiTheme="majorHAnsi" w:hAnsiTheme="majorHAnsi" w:cstheme="majorHAnsi"/>
                  <w:color w:val="000000" w:themeColor="text1"/>
                  <w:szCs w:val="24"/>
                  <w:rPrChange w:id="15759" w:author="Dr Mamadou SANOGO" w:date="2023-10-25T18:15:00Z">
                    <w:rPr>
                      <w:rFonts w:asciiTheme="majorHAnsi" w:hAnsiTheme="majorHAnsi" w:cstheme="majorHAnsi"/>
                      <w:szCs w:val="24"/>
                    </w:rPr>
                  </w:rPrChange>
                </w:rPr>
                <w:t xml:space="preserve">Bon </w:t>
              </w:r>
            </w:ins>
          </w:p>
        </w:tc>
      </w:tr>
      <w:tr w:rsidR="007A4AFC" w:rsidRPr="007A4AFC" w14:paraId="46522B51" w14:textId="77777777" w:rsidTr="00D27EF1">
        <w:trPr>
          <w:ins w:id="15760" w:author="Dr Mamadou SANOGO" w:date="2023-10-25T17:38:00Z"/>
        </w:trPr>
        <w:tc>
          <w:tcPr>
            <w:tcW w:w="484" w:type="pct"/>
          </w:tcPr>
          <w:p w14:paraId="62A4E206" w14:textId="77777777" w:rsidR="00A75F71" w:rsidRPr="007A4AFC" w:rsidRDefault="00A75F71" w:rsidP="00D27EF1">
            <w:pPr>
              <w:numPr>
                <w:ilvl w:val="0"/>
                <w:numId w:val="7"/>
              </w:numPr>
              <w:spacing w:line="240" w:lineRule="auto"/>
              <w:contextualSpacing/>
              <w:rPr>
                <w:ins w:id="15761" w:author="Dr Mamadou SANOGO" w:date="2023-10-25T17:38:00Z"/>
                <w:rFonts w:asciiTheme="majorHAnsi" w:hAnsiTheme="majorHAnsi" w:cstheme="majorHAnsi"/>
                <w:b/>
                <w:color w:val="000000" w:themeColor="text1"/>
                <w:szCs w:val="24"/>
                <w:rPrChange w:id="15762" w:author="Dr Mamadou SANOGO" w:date="2023-10-25T18:15:00Z">
                  <w:rPr>
                    <w:ins w:id="15763" w:author="Dr Mamadou SANOGO" w:date="2023-10-25T17:38:00Z"/>
                    <w:rFonts w:asciiTheme="majorHAnsi" w:hAnsiTheme="majorHAnsi" w:cstheme="majorHAnsi"/>
                    <w:b/>
                    <w:szCs w:val="24"/>
                  </w:rPr>
                </w:rPrChange>
              </w:rPr>
            </w:pPr>
          </w:p>
        </w:tc>
        <w:tc>
          <w:tcPr>
            <w:tcW w:w="3261" w:type="pct"/>
          </w:tcPr>
          <w:p w14:paraId="6A7FF42B" w14:textId="77777777" w:rsidR="00A75F71" w:rsidRPr="007A4AFC" w:rsidRDefault="00A75F71" w:rsidP="00D27EF1">
            <w:pPr>
              <w:spacing w:line="240" w:lineRule="auto"/>
              <w:rPr>
                <w:ins w:id="15764" w:author="Dr Mamadou SANOGO" w:date="2023-10-25T17:38:00Z"/>
                <w:rFonts w:asciiTheme="majorHAnsi" w:hAnsiTheme="majorHAnsi" w:cstheme="majorHAnsi"/>
                <w:color w:val="000000" w:themeColor="text1"/>
                <w:szCs w:val="24"/>
                <w:rPrChange w:id="15765" w:author="Dr Mamadou SANOGO" w:date="2023-10-25T18:15:00Z">
                  <w:rPr>
                    <w:ins w:id="15766" w:author="Dr Mamadou SANOGO" w:date="2023-10-25T17:38:00Z"/>
                    <w:rFonts w:asciiTheme="majorHAnsi" w:hAnsiTheme="majorHAnsi" w:cstheme="majorHAnsi"/>
                    <w:szCs w:val="24"/>
                  </w:rPr>
                </w:rPrChange>
              </w:rPr>
            </w:pPr>
            <w:ins w:id="15767" w:author="Dr Mamadou SANOGO" w:date="2023-10-25T17:38:00Z">
              <w:r w:rsidRPr="007A4AFC">
                <w:rPr>
                  <w:rFonts w:asciiTheme="majorHAnsi" w:hAnsiTheme="majorHAnsi" w:cstheme="majorHAnsi"/>
                  <w:color w:val="000000" w:themeColor="text1"/>
                  <w:szCs w:val="24"/>
                  <w:rPrChange w:id="15768" w:author="Dr Mamadou SANOGO" w:date="2023-10-25T18:15:00Z">
                    <w:rPr>
                      <w:rFonts w:asciiTheme="majorHAnsi" w:hAnsiTheme="majorHAnsi" w:cstheme="majorHAnsi"/>
                      <w:szCs w:val="24"/>
                    </w:rPr>
                  </w:rPrChange>
                </w:rPr>
                <w:t>Haut-parleurs</w:t>
              </w:r>
            </w:ins>
          </w:p>
        </w:tc>
        <w:tc>
          <w:tcPr>
            <w:tcW w:w="568" w:type="pct"/>
            <w:vAlign w:val="center"/>
          </w:tcPr>
          <w:p w14:paraId="49C6F65A" w14:textId="77777777" w:rsidR="00A75F71" w:rsidRPr="007A4AFC" w:rsidRDefault="00A75F71" w:rsidP="00D27EF1">
            <w:pPr>
              <w:spacing w:line="240" w:lineRule="auto"/>
              <w:jc w:val="center"/>
              <w:rPr>
                <w:ins w:id="15769" w:author="Dr Mamadou SANOGO" w:date="2023-10-25T17:38:00Z"/>
                <w:rFonts w:asciiTheme="majorHAnsi" w:hAnsiTheme="majorHAnsi" w:cstheme="majorHAnsi"/>
                <w:color w:val="000000" w:themeColor="text1"/>
                <w:szCs w:val="24"/>
                <w:rPrChange w:id="15770" w:author="Dr Mamadou SANOGO" w:date="2023-10-25T18:15:00Z">
                  <w:rPr>
                    <w:ins w:id="15771" w:author="Dr Mamadou SANOGO" w:date="2023-10-25T17:38:00Z"/>
                    <w:rFonts w:asciiTheme="majorHAnsi" w:hAnsiTheme="majorHAnsi" w:cstheme="majorHAnsi"/>
                    <w:szCs w:val="24"/>
                  </w:rPr>
                </w:rPrChange>
              </w:rPr>
            </w:pPr>
            <w:ins w:id="15772" w:author="Dr Mamadou SANOGO" w:date="2023-10-25T17:38:00Z">
              <w:r w:rsidRPr="007A4AFC">
                <w:rPr>
                  <w:rFonts w:asciiTheme="majorHAnsi" w:hAnsiTheme="majorHAnsi" w:cstheme="majorHAnsi"/>
                  <w:color w:val="000000" w:themeColor="text1"/>
                  <w:szCs w:val="24"/>
                  <w:rPrChange w:id="15773" w:author="Dr Mamadou SANOGO" w:date="2023-10-25T18:15:00Z">
                    <w:rPr>
                      <w:rFonts w:asciiTheme="majorHAnsi" w:hAnsiTheme="majorHAnsi" w:cstheme="majorHAnsi"/>
                      <w:szCs w:val="24"/>
                    </w:rPr>
                  </w:rPrChange>
                </w:rPr>
                <w:t>2</w:t>
              </w:r>
            </w:ins>
          </w:p>
        </w:tc>
        <w:tc>
          <w:tcPr>
            <w:tcW w:w="687" w:type="pct"/>
          </w:tcPr>
          <w:p w14:paraId="70E5C7A3" w14:textId="77777777" w:rsidR="00A75F71" w:rsidRPr="007A4AFC" w:rsidRDefault="00A75F71" w:rsidP="00D27EF1">
            <w:pPr>
              <w:spacing w:line="240" w:lineRule="auto"/>
              <w:jc w:val="center"/>
              <w:rPr>
                <w:ins w:id="15774" w:author="Dr Mamadou SANOGO" w:date="2023-10-25T17:38:00Z"/>
                <w:rFonts w:asciiTheme="majorHAnsi" w:hAnsiTheme="majorHAnsi" w:cstheme="majorHAnsi"/>
                <w:color w:val="000000" w:themeColor="text1"/>
                <w:szCs w:val="24"/>
                <w:rPrChange w:id="15775" w:author="Dr Mamadou SANOGO" w:date="2023-10-25T18:15:00Z">
                  <w:rPr>
                    <w:ins w:id="15776" w:author="Dr Mamadou SANOGO" w:date="2023-10-25T17:38:00Z"/>
                    <w:rFonts w:asciiTheme="majorHAnsi" w:hAnsiTheme="majorHAnsi" w:cstheme="majorHAnsi"/>
                    <w:szCs w:val="24"/>
                  </w:rPr>
                </w:rPrChange>
              </w:rPr>
            </w:pPr>
            <w:ins w:id="15777" w:author="Dr Mamadou SANOGO" w:date="2023-10-25T17:38:00Z">
              <w:r w:rsidRPr="007A4AFC">
                <w:rPr>
                  <w:rFonts w:asciiTheme="majorHAnsi" w:hAnsiTheme="majorHAnsi" w:cstheme="majorHAnsi"/>
                  <w:color w:val="000000" w:themeColor="text1"/>
                  <w:szCs w:val="24"/>
                  <w:rPrChange w:id="15778" w:author="Dr Mamadou SANOGO" w:date="2023-10-25T18:15:00Z">
                    <w:rPr>
                      <w:rFonts w:asciiTheme="majorHAnsi" w:hAnsiTheme="majorHAnsi" w:cstheme="majorHAnsi"/>
                      <w:szCs w:val="24"/>
                    </w:rPr>
                  </w:rPrChange>
                </w:rPr>
                <w:t>Bon</w:t>
              </w:r>
            </w:ins>
          </w:p>
        </w:tc>
      </w:tr>
      <w:tr w:rsidR="007A4AFC" w:rsidRPr="007A4AFC" w14:paraId="4D2B8304" w14:textId="77777777" w:rsidTr="00D27EF1">
        <w:trPr>
          <w:ins w:id="15779" w:author="Dr Mamadou SANOGO" w:date="2023-10-25T17:38:00Z"/>
        </w:trPr>
        <w:tc>
          <w:tcPr>
            <w:tcW w:w="484" w:type="pct"/>
          </w:tcPr>
          <w:p w14:paraId="47D2EBA2" w14:textId="77777777" w:rsidR="00A75F71" w:rsidRPr="007A4AFC" w:rsidRDefault="00A75F71" w:rsidP="00D27EF1">
            <w:pPr>
              <w:numPr>
                <w:ilvl w:val="0"/>
                <w:numId w:val="7"/>
              </w:numPr>
              <w:spacing w:line="240" w:lineRule="auto"/>
              <w:contextualSpacing/>
              <w:rPr>
                <w:ins w:id="15780" w:author="Dr Mamadou SANOGO" w:date="2023-10-25T17:38:00Z"/>
                <w:rFonts w:asciiTheme="majorHAnsi" w:hAnsiTheme="majorHAnsi" w:cstheme="majorHAnsi"/>
                <w:b/>
                <w:color w:val="000000" w:themeColor="text1"/>
                <w:szCs w:val="24"/>
                <w:rPrChange w:id="15781" w:author="Dr Mamadou SANOGO" w:date="2023-10-25T18:15:00Z">
                  <w:rPr>
                    <w:ins w:id="15782" w:author="Dr Mamadou SANOGO" w:date="2023-10-25T17:38:00Z"/>
                    <w:rFonts w:asciiTheme="majorHAnsi" w:hAnsiTheme="majorHAnsi" w:cstheme="majorHAnsi"/>
                    <w:b/>
                    <w:szCs w:val="24"/>
                  </w:rPr>
                </w:rPrChange>
              </w:rPr>
            </w:pPr>
          </w:p>
        </w:tc>
        <w:tc>
          <w:tcPr>
            <w:tcW w:w="3261" w:type="pct"/>
          </w:tcPr>
          <w:p w14:paraId="01A68DDB" w14:textId="77777777" w:rsidR="00A75F71" w:rsidRPr="007A4AFC" w:rsidRDefault="00A75F71" w:rsidP="00D27EF1">
            <w:pPr>
              <w:spacing w:line="240" w:lineRule="auto"/>
              <w:rPr>
                <w:ins w:id="15783" w:author="Dr Mamadou SANOGO" w:date="2023-10-25T17:38:00Z"/>
                <w:rFonts w:asciiTheme="majorHAnsi" w:hAnsiTheme="majorHAnsi" w:cstheme="majorHAnsi"/>
                <w:color w:val="000000" w:themeColor="text1"/>
                <w:szCs w:val="24"/>
                <w:rPrChange w:id="15784" w:author="Dr Mamadou SANOGO" w:date="2023-10-25T18:15:00Z">
                  <w:rPr>
                    <w:ins w:id="15785" w:author="Dr Mamadou SANOGO" w:date="2023-10-25T17:38:00Z"/>
                    <w:rFonts w:asciiTheme="majorHAnsi" w:hAnsiTheme="majorHAnsi" w:cstheme="majorHAnsi"/>
                    <w:szCs w:val="24"/>
                  </w:rPr>
                </w:rPrChange>
              </w:rPr>
            </w:pPr>
            <w:ins w:id="15786" w:author="Dr Mamadou SANOGO" w:date="2023-10-25T17:38:00Z">
              <w:r w:rsidRPr="007A4AFC">
                <w:rPr>
                  <w:rFonts w:asciiTheme="majorHAnsi" w:hAnsiTheme="majorHAnsi" w:cstheme="majorHAnsi"/>
                  <w:color w:val="000000" w:themeColor="text1"/>
                  <w:szCs w:val="24"/>
                  <w:rPrChange w:id="15787" w:author="Dr Mamadou SANOGO" w:date="2023-10-25T18:15:00Z">
                    <w:rPr>
                      <w:rFonts w:asciiTheme="majorHAnsi" w:hAnsiTheme="majorHAnsi" w:cstheme="majorHAnsi"/>
                      <w:szCs w:val="24"/>
                    </w:rPr>
                  </w:rPrChange>
                </w:rPr>
                <w:t>Imprimantes multifonction</w:t>
              </w:r>
            </w:ins>
          </w:p>
        </w:tc>
        <w:tc>
          <w:tcPr>
            <w:tcW w:w="568" w:type="pct"/>
            <w:vAlign w:val="center"/>
          </w:tcPr>
          <w:p w14:paraId="6D9CC287" w14:textId="77777777" w:rsidR="00A75F71" w:rsidRPr="007A4AFC" w:rsidRDefault="00A75F71" w:rsidP="00D27EF1">
            <w:pPr>
              <w:spacing w:line="240" w:lineRule="auto"/>
              <w:jc w:val="center"/>
              <w:rPr>
                <w:ins w:id="15788" w:author="Dr Mamadou SANOGO" w:date="2023-10-25T17:38:00Z"/>
                <w:rFonts w:asciiTheme="majorHAnsi" w:hAnsiTheme="majorHAnsi" w:cstheme="majorHAnsi"/>
                <w:color w:val="000000" w:themeColor="text1"/>
                <w:szCs w:val="24"/>
                <w:rPrChange w:id="15789" w:author="Dr Mamadou SANOGO" w:date="2023-10-25T18:15:00Z">
                  <w:rPr>
                    <w:ins w:id="15790" w:author="Dr Mamadou SANOGO" w:date="2023-10-25T17:38:00Z"/>
                    <w:rFonts w:asciiTheme="majorHAnsi" w:hAnsiTheme="majorHAnsi" w:cstheme="majorHAnsi"/>
                    <w:szCs w:val="24"/>
                  </w:rPr>
                </w:rPrChange>
              </w:rPr>
            </w:pPr>
            <w:ins w:id="15791" w:author="Dr Mamadou SANOGO" w:date="2023-10-25T17:38:00Z">
              <w:r w:rsidRPr="007A4AFC">
                <w:rPr>
                  <w:rFonts w:asciiTheme="majorHAnsi" w:hAnsiTheme="majorHAnsi" w:cstheme="majorHAnsi"/>
                  <w:color w:val="000000" w:themeColor="text1"/>
                  <w:szCs w:val="24"/>
                  <w:rPrChange w:id="15792" w:author="Dr Mamadou SANOGO" w:date="2023-10-25T18:15:00Z">
                    <w:rPr>
                      <w:rFonts w:asciiTheme="majorHAnsi" w:hAnsiTheme="majorHAnsi" w:cstheme="majorHAnsi"/>
                      <w:szCs w:val="24"/>
                    </w:rPr>
                  </w:rPrChange>
                </w:rPr>
                <w:t>2</w:t>
              </w:r>
            </w:ins>
          </w:p>
        </w:tc>
        <w:tc>
          <w:tcPr>
            <w:tcW w:w="687" w:type="pct"/>
          </w:tcPr>
          <w:p w14:paraId="31DFA92F" w14:textId="77777777" w:rsidR="00A75F71" w:rsidRPr="007A4AFC" w:rsidRDefault="00A75F71" w:rsidP="00D27EF1">
            <w:pPr>
              <w:spacing w:line="240" w:lineRule="auto"/>
              <w:jc w:val="center"/>
              <w:rPr>
                <w:ins w:id="15793" w:author="Dr Mamadou SANOGO" w:date="2023-10-25T17:38:00Z"/>
                <w:rFonts w:asciiTheme="majorHAnsi" w:hAnsiTheme="majorHAnsi" w:cstheme="majorHAnsi"/>
                <w:color w:val="000000" w:themeColor="text1"/>
                <w:szCs w:val="24"/>
                <w:rPrChange w:id="15794" w:author="Dr Mamadou SANOGO" w:date="2023-10-25T18:15:00Z">
                  <w:rPr>
                    <w:ins w:id="15795" w:author="Dr Mamadou SANOGO" w:date="2023-10-25T17:38:00Z"/>
                    <w:rFonts w:asciiTheme="majorHAnsi" w:hAnsiTheme="majorHAnsi" w:cstheme="majorHAnsi"/>
                    <w:szCs w:val="24"/>
                  </w:rPr>
                </w:rPrChange>
              </w:rPr>
            </w:pPr>
            <w:ins w:id="15796" w:author="Dr Mamadou SANOGO" w:date="2023-10-25T17:38:00Z">
              <w:r w:rsidRPr="007A4AFC">
                <w:rPr>
                  <w:rFonts w:asciiTheme="majorHAnsi" w:hAnsiTheme="majorHAnsi" w:cstheme="majorHAnsi"/>
                  <w:color w:val="000000" w:themeColor="text1"/>
                  <w:szCs w:val="24"/>
                  <w:rPrChange w:id="15797" w:author="Dr Mamadou SANOGO" w:date="2023-10-25T18:15:00Z">
                    <w:rPr>
                      <w:rFonts w:asciiTheme="majorHAnsi" w:hAnsiTheme="majorHAnsi" w:cstheme="majorHAnsi"/>
                      <w:szCs w:val="24"/>
                    </w:rPr>
                  </w:rPrChange>
                </w:rPr>
                <w:t xml:space="preserve">Bon </w:t>
              </w:r>
            </w:ins>
          </w:p>
        </w:tc>
      </w:tr>
      <w:tr w:rsidR="007A4AFC" w:rsidRPr="007A4AFC" w14:paraId="252D4C20" w14:textId="77777777" w:rsidTr="00D27EF1">
        <w:trPr>
          <w:ins w:id="15798" w:author="Dr Mamadou SANOGO" w:date="2023-10-25T17:38:00Z"/>
        </w:trPr>
        <w:tc>
          <w:tcPr>
            <w:tcW w:w="484" w:type="pct"/>
          </w:tcPr>
          <w:p w14:paraId="43BC7207" w14:textId="77777777" w:rsidR="00A75F71" w:rsidRPr="007A4AFC" w:rsidRDefault="00A75F71" w:rsidP="00D27EF1">
            <w:pPr>
              <w:numPr>
                <w:ilvl w:val="0"/>
                <w:numId w:val="7"/>
              </w:numPr>
              <w:spacing w:line="240" w:lineRule="auto"/>
              <w:contextualSpacing/>
              <w:rPr>
                <w:ins w:id="15799" w:author="Dr Mamadou SANOGO" w:date="2023-10-25T17:38:00Z"/>
                <w:rFonts w:asciiTheme="majorHAnsi" w:hAnsiTheme="majorHAnsi" w:cstheme="majorHAnsi"/>
                <w:b/>
                <w:color w:val="000000" w:themeColor="text1"/>
                <w:szCs w:val="24"/>
                <w:rPrChange w:id="15800" w:author="Dr Mamadou SANOGO" w:date="2023-10-25T18:15:00Z">
                  <w:rPr>
                    <w:ins w:id="15801" w:author="Dr Mamadou SANOGO" w:date="2023-10-25T17:38:00Z"/>
                    <w:rFonts w:asciiTheme="majorHAnsi" w:hAnsiTheme="majorHAnsi" w:cstheme="majorHAnsi"/>
                    <w:b/>
                    <w:szCs w:val="24"/>
                  </w:rPr>
                </w:rPrChange>
              </w:rPr>
            </w:pPr>
          </w:p>
        </w:tc>
        <w:tc>
          <w:tcPr>
            <w:tcW w:w="3261" w:type="pct"/>
          </w:tcPr>
          <w:p w14:paraId="2F6F4080" w14:textId="77777777" w:rsidR="00A75F71" w:rsidRPr="007A4AFC" w:rsidRDefault="00A75F71" w:rsidP="00D27EF1">
            <w:pPr>
              <w:spacing w:line="240" w:lineRule="auto"/>
              <w:rPr>
                <w:ins w:id="15802" w:author="Dr Mamadou SANOGO" w:date="2023-10-25T17:38:00Z"/>
                <w:rFonts w:asciiTheme="majorHAnsi" w:hAnsiTheme="majorHAnsi" w:cstheme="majorHAnsi"/>
                <w:color w:val="000000" w:themeColor="text1"/>
                <w:szCs w:val="24"/>
                <w:rPrChange w:id="15803" w:author="Dr Mamadou SANOGO" w:date="2023-10-25T18:15:00Z">
                  <w:rPr>
                    <w:ins w:id="15804" w:author="Dr Mamadou SANOGO" w:date="2023-10-25T17:38:00Z"/>
                    <w:rFonts w:asciiTheme="majorHAnsi" w:hAnsiTheme="majorHAnsi" w:cstheme="majorHAnsi"/>
                    <w:szCs w:val="24"/>
                  </w:rPr>
                </w:rPrChange>
              </w:rPr>
            </w:pPr>
            <w:ins w:id="15805" w:author="Dr Mamadou SANOGO" w:date="2023-10-25T17:38:00Z">
              <w:r w:rsidRPr="007A4AFC">
                <w:rPr>
                  <w:rFonts w:asciiTheme="majorHAnsi" w:hAnsiTheme="majorHAnsi" w:cstheme="majorHAnsi"/>
                  <w:color w:val="000000" w:themeColor="text1"/>
                  <w:szCs w:val="24"/>
                  <w:rPrChange w:id="15806" w:author="Dr Mamadou SANOGO" w:date="2023-10-25T18:15:00Z">
                    <w:rPr>
                      <w:rFonts w:asciiTheme="majorHAnsi" w:hAnsiTheme="majorHAnsi" w:cstheme="majorHAnsi"/>
                      <w:szCs w:val="24"/>
                    </w:rPr>
                  </w:rPrChange>
                </w:rPr>
                <w:t>Bureaux complets</w:t>
              </w:r>
            </w:ins>
          </w:p>
        </w:tc>
        <w:tc>
          <w:tcPr>
            <w:tcW w:w="568" w:type="pct"/>
            <w:vAlign w:val="center"/>
          </w:tcPr>
          <w:p w14:paraId="5A0A2CB0" w14:textId="77777777" w:rsidR="00A75F71" w:rsidRPr="007A4AFC" w:rsidRDefault="00A75F71" w:rsidP="00D27EF1">
            <w:pPr>
              <w:spacing w:line="240" w:lineRule="auto"/>
              <w:jc w:val="center"/>
              <w:rPr>
                <w:ins w:id="15807" w:author="Dr Mamadou SANOGO" w:date="2023-10-25T17:38:00Z"/>
                <w:rFonts w:asciiTheme="majorHAnsi" w:hAnsiTheme="majorHAnsi" w:cstheme="majorHAnsi"/>
                <w:color w:val="000000" w:themeColor="text1"/>
                <w:szCs w:val="24"/>
                <w:rPrChange w:id="15808" w:author="Dr Mamadou SANOGO" w:date="2023-10-25T18:15:00Z">
                  <w:rPr>
                    <w:ins w:id="15809" w:author="Dr Mamadou SANOGO" w:date="2023-10-25T17:38:00Z"/>
                    <w:rFonts w:asciiTheme="majorHAnsi" w:hAnsiTheme="majorHAnsi" w:cstheme="majorHAnsi"/>
                    <w:szCs w:val="24"/>
                  </w:rPr>
                </w:rPrChange>
              </w:rPr>
            </w:pPr>
            <w:ins w:id="15810" w:author="Dr Mamadou SANOGO" w:date="2023-10-25T17:38:00Z">
              <w:r w:rsidRPr="007A4AFC">
                <w:rPr>
                  <w:rFonts w:asciiTheme="majorHAnsi" w:hAnsiTheme="majorHAnsi" w:cstheme="majorHAnsi"/>
                  <w:color w:val="000000" w:themeColor="text1"/>
                  <w:szCs w:val="24"/>
                  <w:rPrChange w:id="15811" w:author="Dr Mamadou SANOGO" w:date="2023-10-25T18:15:00Z">
                    <w:rPr>
                      <w:rFonts w:asciiTheme="majorHAnsi" w:hAnsiTheme="majorHAnsi" w:cstheme="majorHAnsi"/>
                      <w:szCs w:val="24"/>
                    </w:rPr>
                  </w:rPrChange>
                </w:rPr>
                <w:t>11</w:t>
              </w:r>
            </w:ins>
          </w:p>
        </w:tc>
        <w:tc>
          <w:tcPr>
            <w:tcW w:w="687" w:type="pct"/>
          </w:tcPr>
          <w:p w14:paraId="536152FF" w14:textId="77777777" w:rsidR="00A75F71" w:rsidRPr="007A4AFC" w:rsidRDefault="00A75F71" w:rsidP="00D27EF1">
            <w:pPr>
              <w:spacing w:line="240" w:lineRule="auto"/>
              <w:jc w:val="center"/>
              <w:rPr>
                <w:ins w:id="15812" w:author="Dr Mamadou SANOGO" w:date="2023-10-25T17:38:00Z"/>
                <w:rFonts w:asciiTheme="majorHAnsi" w:hAnsiTheme="majorHAnsi" w:cstheme="majorHAnsi"/>
                <w:color w:val="000000" w:themeColor="text1"/>
                <w:szCs w:val="24"/>
                <w:rPrChange w:id="15813" w:author="Dr Mamadou SANOGO" w:date="2023-10-25T18:15:00Z">
                  <w:rPr>
                    <w:ins w:id="15814" w:author="Dr Mamadou SANOGO" w:date="2023-10-25T17:38:00Z"/>
                    <w:rFonts w:asciiTheme="majorHAnsi" w:hAnsiTheme="majorHAnsi" w:cstheme="majorHAnsi"/>
                    <w:szCs w:val="24"/>
                  </w:rPr>
                </w:rPrChange>
              </w:rPr>
            </w:pPr>
            <w:ins w:id="15815" w:author="Dr Mamadou SANOGO" w:date="2023-10-25T17:38:00Z">
              <w:r w:rsidRPr="007A4AFC">
                <w:rPr>
                  <w:rFonts w:asciiTheme="majorHAnsi" w:hAnsiTheme="majorHAnsi" w:cstheme="majorHAnsi"/>
                  <w:color w:val="000000" w:themeColor="text1"/>
                  <w:szCs w:val="24"/>
                  <w:rPrChange w:id="15816" w:author="Dr Mamadou SANOGO" w:date="2023-10-25T18:15:00Z">
                    <w:rPr>
                      <w:rFonts w:asciiTheme="majorHAnsi" w:hAnsiTheme="majorHAnsi" w:cstheme="majorHAnsi"/>
                      <w:szCs w:val="24"/>
                    </w:rPr>
                  </w:rPrChange>
                </w:rPr>
                <w:t xml:space="preserve">Bon </w:t>
              </w:r>
            </w:ins>
          </w:p>
        </w:tc>
      </w:tr>
      <w:tr w:rsidR="007A4AFC" w:rsidRPr="007A4AFC" w14:paraId="7C363C25" w14:textId="77777777" w:rsidTr="00D27EF1">
        <w:trPr>
          <w:ins w:id="15817" w:author="Dr Mamadou SANOGO" w:date="2023-10-25T17:38:00Z"/>
        </w:trPr>
        <w:tc>
          <w:tcPr>
            <w:tcW w:w="484" w:type="pct"/>
          </w:tcPr>
          <w:p w14:paraId="139A027B" w14:textId="77777777" w:rsidR="00A75F71" w:rsidRPr="007A4AFC" w:rsidRDefault="00A75F71" w:rsidP="00D27EF1">
            <w:pPr>
              <w:numPr>
                <w:ilvl w:val="0"/>
                <w:numId w:val="7"/>
              </w:numPr>
              <w:spacing w:line="240" w:lineRule="auto"/>
              <w:contextualSpacing/>
              <w:rPr>
                <w:ins w:id="15818" w:author="Dr Mamadou SANOGO" w:date="2023-10-25T17:38:00Z"/>
                <w:rFonts w:asciiTheme="majorHAnsi" w:hAnsiTheme="majorHAnsi" w:cstheme="majorHAnsi"/>
                <w:b/>
                <w:color w:val="000000" w:themeColor="text1"/>
                <w:szCs w:val="24"/>
                <w:rPrChange w:id="15819" w:author="Dr Mamadou SANOGO" w:date="2023-10-25T18:15:00Z">
                  <w:rPr>
                    <w:ins w:id="15820" w:author="Dr Mamadou SANOGO" w:date="2023-10-25T17:38:00Z"/>
                    <w:rFonts w:asciiTheme="majorHAnsi" w:hAnsiTheme="majorHAnsi" w:cstheme="majorHAnsi"/>
                    <w:b/>
                    <w:szCs w:val="24"/>
                  </w:rPr>
                </w:rPrChange>
              </w:rPr>
            </w:pPr>
          </w:p>
        </w:tc>
        <w:tc>
          <w:tcPr>
            <w:tcW w:w="3261" w:type="pct"/>
          </w:tcPr>
          <w:p w14:paraId="165DEF92" w14:textId="77777777" w:rsidR="00A75F71" w:rsidRPr="007A4AFC" w:rsidRDefault="00A75F71" w:rsidP="00D27EF1">
            <w:pPr>
              <w:spacing w:line="240" w:lineRule="auto"/>
              <w:rPr>
                <w:ins w:id="15821" w:author="Dr Mamadou SANOGO" w:date="2023-10-25T17:38:00Z"/>
                <w:rFonts w:asciiTheme="majorHAnsi" w:hAnsiTheme="majorHAnsi" w:cstheme="majorHAnsi"/>
                <w:color w:val="000000" w:themeColor="text1"/>
                <w:szCs w:val="24"/>
                <w:rPrChange w:id="15822" w:author="Dr Mamadou SANOGO" w:date="2023-10-25T18:15:00Z">
                  <w:rPr>
                    <w:ins w:id="15823" w:author="Dr Mamadou SANOGO" w:date="2023-10-25T17:38:00Z"/>
                    <w:rFonts w:asciiTheme="majorHAnsi" w:hAnsiTheme="majorHAnsi" w:cstheme="majorHAnsi"/>
                    <w:szCs w:val="24"/>
                  </w:rPr>
                </w:rPrChange>
              </w:rPr>
            </w:pPr>
            <w:ins w:id="15824" w:author="Dr Mamadou SANOGO" w:date="2023-10-25T17:38:00Z">
              <w:r w:rsidRPr="007A4AFC">
                <w:rPr>
                  <w:rFonts w:asciiTheme="majorHAnsi" w:hAnsiTheme="majorHAnsi" w:cstheme="majorHAnsi"/>
                  <w:color w:val="000000" w:themeColor="text1"/>
                  <w:szCs w:val="24"/>
                  <w:rPrChange w:id="15825" w:author="Dr Mamadou SANOGO" w:date="2023-10-25T18:15:00Z">
                    <w:rPr>
                      <w:rFonts w:asciiTheme="majorHAnsi" w:hAnsiTheme="majorHAnsi" w:cstheme="majorHAnsi"/>
                      <w:szCs w:val="24"/>
                    </w:rPr>
                  </w:rPrChange>
                </w:rPr>
                <w:t xml:space="preserve">Tables-bancs </w:t>
              </w:r>
            </w:ins>
          </w:p>
        </w:tc>
        <w:tc>
          <w:tcPr>
            <w:tcW w:w="568" w:type="pct"/>
            <w:vAlign w:val="center"/>
          </w:tcPr>
          <w:p w14:paraId="2CBC6113" w14:textId="77777777" w:rsidR="00A75F71" w:rsidRPr="007A4AFC" w:rsidRDefault="00A75F71" w:rsidP="00D27EF1">
            <w:pPr>
              <w:spacing w:line="240" w:lineRule="auto"/>
              <w:jc w:val="center"/>
              <w:rPr>
                <w:ins w:id="15826" w:author="Dr Mamadou SANOGO" w:date="2023-10-25T17:38:00Z"/>
                <w:rFonts w:asciiTheme="majorHAnsi" w:hAnsiTheme="majorHAnsi" w:cstheme="majorHAnsi"/>
                <w:color w:val="000000" w:themeColor="text1"/>
                <w:szCs w:val="24"/>
                <w:rPrChange w:id="15827" w:author="Dr Mamadou SANOGO" w:date="2023-10-25T18:15:00Z">
                  <w:rPr>
                    <w:ins w:id="15828" w:author="Dr Mamadou SANOGO" w:date="2023-10-25T17:38:00Z"/>
                    <w:rFonts w:asciiTheme="majorHAnsi" w:hAnsiTheme="majorHAnsi" w:cstheme="majorHAnsi"/>
                    <w:szCs w:val="24"/>
                  </w:rPr>
                </w:rPrChange>
              </w:rPr>
            </w:pPr>
            <w:ins w:id="15829" w:author="Dr Mamadou SANOGO" w:date="2023-10-25T17:38:00Z">
              <w:r w:rsidRPr="007A4AFC">
                <w:rPr>
                  <w:rFonts w:asciiTheme="majorHAnsi" w:hAnsiTheme="majorHAnsi" w:cstheme="majorHAnsi"/>
                  <w:color w:val="000000" w:themeColor="text1"/>
                  <w:szCs w:val="24"/>
                  <w:rPrChange w:id="15830" w:author="Dr Mamadou SANOGO" w:date="2023-10-25T18:15:00Z">
                    <w:rPr>
                      <w:rFonts w:asciiTheme="majorHAnsi" w:hAnsiTheme="majorHAnsi" w:cstheme="majorHAnsi"/>
                      <w:szCs w:val="24"/>
                    </w:rPr>
                  </w:rPrChange>
                </w:rPr>
                <w:t>80</w:t>
              </w:r>
            </w:ins>
          </w:p>
        </w:tc>
        <w:tc>
          <w:tcPr>
            <w:tcW w:w="687" w:type="pct"/>
          </w:tcPr>
          <w:p w14:paraId="51E4CFBF" w14:textId="77777777" w:rsidR="00A75F71" w:rsidRPr="007A4AFC" w:rsidRDefault="00A75F71" w:rsidP="00D27EF1">
            <w:pPr>
              <w:spacing w:line="240" w:lineRule="auto"/>
              <w:jc w:val="center"/>
              <w:rPr>
                <w:ins w:id="15831" w:author="Dr Mamadou SANOGO" w:date="2023-10-25T17:38:00Z"/>
                <w:rFonts w:asciiTheme="majorHAnsi" w:hAnsiTheme="majorHAnsi" w:cstheme="majorHAnsi"/>
                <w:color w:val="000000" w:themeColor="text1"/>
                <w:szCs w:val="24"/>
                <w:rPrChange w:id="15832" w:author="Dr Mamadou SANOGO" w:date="2023-10-25T18:15:00Z">
                  <w:rPr>
                    <w:ins w:id="15833" w:author="Dr Mamadou SANOGO" w:date="2023-10-25T17:38:00Z"/>
                    <w:rFonts w:asciiTheme="majorHAnsi" w:hAnsiTheme="majorHAnsi" w:cstheme="majorHAnsi"/>
                    <w:szCs w:val="24"/>
                  </w:rPr>
                </w:rPrChange>
              </w:rPr>
            </w:pPr>
            <w:ins w:id="15834" w:author="Dr Mamadou SANOGO" w:date="2023-10-25T17:38:00Z">
              <w:r w:rsidRPr="007A4AFC">
                <w:rPr>
                  <w:rFonts w:asciiTheme="majorHAnsi" w:hAnsiTheme="majorHAnsi" w:cstheme="majorHAnsi"/>
                  <w:color w:val="000000" w:themeColor="text1"/>
                  <w:szCs w:val="24"/>
                  <w:rPrChange w:id="15835" w:author="Dr Mamadou SANOGO" w:date="2023-10-25T18:15:00Z">
                    <w:rPr>
                      <w:rFonts w:asciiTheme="majorHAnsi" w:hAnsiTheme="majorHAnsi" w:cstheme="majorHAnsi"/>
                      <w:szCs w:val="24"/>
                    </w:rPr>
                  </w:rPrChange>
                </w:rPr>
                <w:t xml:space="preserve">Bon </w:t>
              </w:r>
            </w:ins>
          </w:p>
        </w:tc>
      </w:tr>
      <w:tr w:rsidR="007A4AFC" w:rsidRPr="007A4AFC" w14:paraId="66761A32" w14:textId="77777777" w:rsidTr="00D27EF1">
        <w:trPr>
          <w:ins w:id="15836" w:author="Dr Mamadou SANOGO" w:date="2023-10-25T17:38:00Z"/>
        </w:trPr>
        <w:tc>
          <w:tcPr>
            <w:tcW w:w="484" w:type="pct"/>
          </w:tcPr>
          <w:p w14:paraId="4CE36FBD" w14:textId="77777777" w:rsidR="00A75F71" w:rsidRPr="007A4AFC" w:rsidRDefault="00A75F71" w:rsidP="00D27EF1">
            <w:pPr>
              <w:numPr>
                <w:ilvl w:val="0"/>
                <w:numId w:val="7"/>
              </w:numPr>
              <w:spacing w:line="240" w:lineRule="auto"/>
              <w:contextualSpacing/>
              <w:rPr>
                <w:ins w:id="15837" w:author="Dr Mamadou SANOGO" w:date="2023-10-25T17:38:00Z"/>
                <w:rFonts w:asciiTheme="majorHAnsi" w:hAnsiTheme="majorHAnsi" w:cstheme="majorHAnsi"/>
                <w:b/>
                <w:color w:val="000000" w:themeColor="text1"/>
                <w:szCs w:val="24"/>
                <w:rPrChange w:id="15838" w:author="Dr Mamadou SANOGO" w:date="2023-10-25T18:15:00Z">
                  <w:rPr>
                    <w:ins w:id="15839" w:author="Dr Mamadou SANOGO" w:date="2023-10-25T17:38:00Z"/>
                    <w:rFonts w:asciiTheme="majorHAnsi" w:hAnsiTheme="majorHAnsi" w:cstheme="majorHAnsi"/>
                    <w:b/>
                    <w:szCs w:val="24"/>
                  </w:rPr>
                </w:rPrChange>
              </w:rPr>
            </w:pPr>
          </w:p>
        </w:tc>
        <w:tc>
          <w:tcPr>
            <w:tcW w:w="3261" w:type="pct"/>
          </w:tcPr>
          <w:p w14:paraId="4C4293BB" w14:textId="77777777" w:rsidR="00A75F71" w:rsidRPr="007A4AFC" w:rsidRDefault="00A75F71" w:rsidP="00D27EF1">
            <w:pPr>
              <w:spacing w:line="240" w:lineRule="auto"/>
              <w:rPr>
                <w:ins w:id="15840" w:author="Dr Mamadou SANOGO" w:date="2023-10-25T17:38:00Z"/>
                <w:rFonts w:asciiTheme="majorHAnsi" w:hAnsiTheme="majorHAnsi" w:cstheme="majorHAnsi"/>
                <w:color w:val="000000" w:themeColor="text1"/>
                <w:szCs w:val="24"/>
                <w:rPrChange w:id="15841" w:author="Dr Mamadou SANOGO" w:date="2023-10-25T18:15:00Z">
                  <w:rPr>
                    <w:ins w:id="15842" w:author="Dr Mamadou SANOGO" w:date="2023-10-25T17:38:00Z"/>
                    <w:rFonts w:asciiTheme="majorHAnsi" w:hAnsiTheme="majorHAnsi" w:cstheme="majorHAnsi"/>
                    <w:szCs w:val="24"/>
                  </w:rPr>
                </w:rPrChange>
              </w:rPr>
            </w:pPr>
            <w:ins w:id="15843" w:author="Dr Mamadou SANOGO" w:date="2023-10-25T17:38:00Z">
              <w:r w:rsidRPr="007A4AFC">
                <w:rPr>
                  <w:rFonts w:asciiTheme="majorHAnsi" w:hAnsiTheme="majorHAnsi" w:cstheme="majorHAnsi"/>
                  <w:color w:val="000000" w:themeColor="text1"/>
                  <w:szCs w:val="24"/>
                  <w:rPrChange w:id="15844" w:author="Dr Mamadou SANOGO" w:date="2023-10-25T18:15:00Z">
                    <w:rPr>
                      <w:rFonts w:asciiTheme="majorHAnsi" w:hAnsiTheme="majorHAnsi" w:cstheme="majorHAnsi"/>
                      <w:szCs w:val="24"/>
                    </w:rPr>
                  </w:rPrChange>
                </w:rPr>
                <w:t xml:space="preserve">Groupe électrogène </w:t>
              </w:r>
            </w:ins>
          </w:p>
        </w:tc>
        <w:tc>
          <w:tcPr>
            <w:tcW w:w="568" w:type="pct"/>
            <w:vAlign w:val="center"/>
          </w:tcPr>
          <w:p w14:paraId="312A4041" w14:textId="77777777" w:rsidR="00A75F71" w:rsidRPr="007A4AFC" w:rsidRDefault="00A75F71" w:rsidP="00D27EF1">
            <w:pPr>
              <w:spacing w:line="240" w:lineRule="auto"/>
              <w:jc w:val="center"/>
              <w:rPr>
                <w:ins w:id="15845" w:author="Dr Mamadou SANOGO" w:date="2023-10-25T17:38:00Z"/>
                <w:rFonts w:asciiTheme="majorHAnsi" w:hAnsiTheme="majorHAnsi" w:cstheme="majorHAnsi"/>
                <w:color w:val="000000" w:themeColor="text1"/>
                <w:szCs w:val="24"/>
                <w:rPrChange w:id="15846" w:author="Dr Mamadou SANOGO" w:date="2023-10-25T18:15:00Z">
                  <w:rPr>
                    <w:ins w:id="15847" w:author="Dr Mamadou SANOGO" w:date="2023-10-25T17:38:00Z"/>
                    <w:rFonts w:asciiTheme="majorHAnsi" w:hAnsiTheme="majorHAnsi" w:cstheme="majorHAnsi"/>
                    <w:szCs w:val="24"/>
                  </w:rPr>
                </w:rPrChange>
              </w:rPr>
            </w:pPr>
            <w:ins w:id="15848" w:author="Dr Mamadou SANOGO" w:date="2023-10-25T17:38:00Z">
              <w:r w:rsidRPr="007A4AFC">
                <w:rPr>
                  <w:rFonts w:asciiTheme="majorHAnsi" w:hAnsiTheme="majorHAnsi" w:cstheme="majorHAnsi"/>
                  <w:color w:val="000000" w:themeColor="text1"/>
                  <w:szCs w:val="24"/>
                  <w:rPrChange w:id="15849" w:author="Dr Mamadou SANOGO" w:date="2023-10-25T18:15:00Z">
                    <w:rPr>
                      <w:rFonts w:asciiTheme="majorHAnsi" w:hAnsiTheme="majorHAnsi" w:cstheme="majorHAnsi"/>
                      <w:szCs w:val="24"/>
                    </w:rPr>
                  </w:rPrChange>
                </w:rPr>
                <w:t>1</w:t>
              </w:r>
            </w:ins>
          </w:p>
        </w:tc>
        <w:tc>
          <w:tcPr>
            <w:tcW w:w="687" w:type="pct"/>
          </w:tcPr>
          <w:p w14:paraId="3CEFD6DA" w14:textId="77777777" w:rsidR="00A75F71" w:rsidRPr="007A4AFC" w:rsidRDefault="00A75F71" w:rsidP="00D27EF1">
            <w:pPr>
              <w:spacing w:line="240" w:lineRule="auto"/>
              <w:jc w:val="center"/>
              <w:rPr>
                <w:ins w:id="15850" w:author="Dr Mamadou SANOGO" w:date="2023-10-25T17:38:00Z"/>
                <w:rFonts w:asciiTheme="majorHAnsi" w:hAnsiTheme="majorHAnsi" w:cstheme="majorHAnsi"/>
                <w:color w:val="000000" w:themeColor="text1"/>
                <w:szCs w:val="24"/>
                <w:rPrChange w:id="15851" w:author="Dr Mamadou SANOGO" w:date="2023-10-25T18:15:00Z">
                  <w:rPr>
                    <w:ins w:id="15852" w:author="Dr Mamadou SANOGO" w:date="2023-10-25T17:38:00Z"/>
                    <w:rFonts w:asciiTheme="majorHAnsi" w:hAnsiTheme="majorHAnsi" w:cstheme="majorHAnsi"/>
                    <w:szCs w:val="24"/>
                  </w:rPr>
                </w:rPrChange>
              </w:rPr>
            </w:pPr>
            <w:ins w:id="15853" w:author="Dr Mamadou SANOGO" w:date="2023-10-25T17:38:00Z">
              <w:r w:rsidRPr="007A4AFC">
                <w:rPr>
                  <w:rFonts w:asciiTheme="majorHAnsi" w:hAnsiTheme="majorHAnsi" w:cstheme="majorHAnsi"/>
                  <w:color w:val="000000" w:themeColor="text1"/>
                  <w:szCs w:val="24"/>
                  <w:rPrChange w:id="15854" w:author="Dr Mamadou SANOGO" w:date="2023-10-25T18:15:00Z">
                    <w:rPr>
                      <w:rFonts w:asciiTheme="majorHAnsi" w:hAnsiTheme="majorHAnsi" w:cstheme="majorHAnsi"/>
                      <w:szCs w:val="24"/>
                    </w:rPr>
                  </w:rPrChange>
                </w:rPr>
                <w:t xml:space="preserve">Bon </w:t>
              </w:r>
            </w:ins>
          </w:p>
        </w:tc>
      </w:tr>
      <w:tr w:rsidR="007A4AFC" w:rsidRPr="007A4AFC" w14:paraId="6FEEF154" w14:textId="77777777" w:rsidTr="00D27EF1">
        <w:trPr>
          <w:ins w:id="15855" w:author="Dr Mamadou SANOGO" w:date="2023-10-25T17:38:00Z"/>
        </w:trPr>
        <w:tc>
          <w:tcPr>
            <w:tcW w:w="484" w:type="pct"/>
          </w:tcPr>
          <w:p w14:paraId="518E0BD3" w14:textId="77777777" w:rsidR="00A75F71" w:rsidRPr="007A4AFC" w:rsidRDefault="00A75F71" w:rsidP="00D27EF1">
            <w:pPr>
              <w:numPr>
                <w:ilvl w:val="0"/>
                <w:numId w:val="7"/>
              </w:numPr>
              <w:spacing w:line="240" w:lineRule="auto"/>
              <w:contextualSpacing/>
              <w:rPr>
                <w:ins w:id="15856" w:author="Dr Mamadou SANOGO" w:date="2023-10-25T17:38:00Z"/>
                <w:rFonts w:asciiTheme="majorHAnsi" w:hAnsiTheme="majorHAnsi" w:cstheme="majorHAnsi"/>
                <w:b/>
                <w:color w:val="000000" w:themeColor="text1"/>
                <w:szCs w:val="24"/>
                <w:rPrChange w:id="15857" w:author="Dr Mamadou SANOGO" w:date="2023-10-25T18:15:00Z">
                  <w:rPr>
                    <w:ins w:id="15858" w:author="Dr Mamadou SANOGO" w:date="2023-10-25T17:38:00Z"/>
                    <w:rFonts w:asciiTheme="majorHAnsi" w:hAnsiTheme="majorHAnsi" w:cstheme="majorHAnsi"/>
                    <w:b/>
                    <w:szCs w:val="24"/>
                  </w:rPr>
                </w:rPrChange>
              </w:rPr>
            </w:pPr>
          </w:p>
        </w:tc>
        <w:tc>
          <w:tcPr>
            <w:tcW w:w="3261" w:type="pct"/>
          </w:tcPr>
          <w:p w14:paraId="51688F3E" w14:textId="77777777" w:rsidR="00A75F71" w:rsidRPr="007A4AFC" w:rsidRDefault="00A75F71" w:rsidP="00D27EF1">
            <w:pPr>
              <w:spacing w:line="240" w:lineRule="auto"/>
              <w:rPr>
                <w:ins w:id="15859" w:author="Dr Mamadou SANOGO" w:date="2023-10-25T17:38:00Z"/>
                <w:rFonts w:asciiTheme="majorHAnsi" w:hAnsiTheme="majorHAnsi" w:cstheme="majorHAnsi"/>
                <w:color w:val="000000" w:themeColor="text1"/>
                <w:szCs w:val="24"/>
                <w:rPrChange w:id="15860" w:author="Dr Mamadou SANOGO" w:date="2023-10-25T18:15:00Z">
                  <w:rPr>
                    <w:ins w:id="15861" w:author="Dr Mamadou SANOGO" w:date="2023-10-25T17:38:00Z"/>
                    <w:rFonts w:asciiTheme="majorHAnsi" w:hAnsiTheme="majorHAnsi" w:cstheme="majorHAnsi"/>
                    <w:szCs w:val="24"/>
                  </w:rPr>
                </w:rPrChange>
              </w:rPr>
            </w:pPr>
            <w:ins w:id="15862" w:author="Dr Mamadou SANOGO" w:date="2023-10-25T17:38:00Z">
              <w:r w:rsidRPr="007A4AFC">
                <w:rPr>
                  <w:rFonts w:asciiTheme="majorHAnsi" w:hAnsiTheme="majorHAnsi" w:cstheme="majorHAnsi"/>
                  <w:color w:val="000000" w:themeColor="text1"/>
                  <w:szCs w:val="24"/>
                  <w:rPrChange w:id="15863" w:author="Dr Mamadou SANOGO" w:date="2023-10-25T18:15:00Z">
                    <w:rPr>
                      <w:rFonts w:asciiTheme="majorHAnsi" w:hAnsiTheme="majorHAnsi" w:cstheme="majorHAnsi"/>
                      <w:szCs w:val="24"/>
                    </w:rPr>
                  </w:rPrChange>
                </w:rPr>
                <w:t xml:space="preserve">Extincteurs </w:t>
              </w:r>
            </w:ins>
          </w:p>
        </w:tc>
        <w:tc>
          <w:tcPr>
            <w:tcW w:w="568" w:type="pct"/>
            <w:vAlign w:val="center"/>
          </w:tcPr>
          <w:p w14:paraId="334C2573" w14:textId="77777777" w:rsidR="00A75F71" w:rsidRPr="007A4AFC" w:rsidRDefault="00A75F71" w:rsidP="00D27EF1">
            <w:pPr>
              <w:spacing w:line="240" w:lineRule="auto"/>
              <w:jc w:val="center"/>
              <w:rPr>
                <w:ins w:id="15864" w:author="Dr Mamadou SANOGO" w:date="2023-10-25T17:38:00Z"/>
                <w:rFonts w:asciiTheme="majorHAnsi" w:hAnsiTheme="majorHAnsi" w:cstheme="majorHAnsi"/>
                <w:color w:val="000000" w:themeColor="text1"/>
                <w:szCs w:val="24"/>
                <w:rPrChange w:id="15865" w:author="Dr Mamadou SANOGO" w:date="2023-10-25T18:15:00Z">
                  <w:rPr>
                    <w:ins w:id="15866" w:author="Dr Mamadou SANOGO" w:date="2023-10-25T17:38:00Z"/>
                    <w:rFonts w:asciiTheme="majorHAnsi" w:hAnsiTheme="majorHAnsi" w:cstheme="majorHAnsi"/>
                    <w:szCs w:val="24"/>
                  </w:rPr>
                </w:rPrChange>
              </w:rPr>
            </w:pPr>
            <w:ins w:id="15867" w:author="Dr Mamadou SANOGO" w:date="2023-10-25T17:38:00Z">
              <w:r w:rsidRPr="007A4AFC">
                <w:rPr>
                  <w:rFonts w:asciiTheme="majorHAnsi" w:hAnsiTheme="majorHAnsi" w:cstheme="majorHAnsi"/>
                  <w:color w:val="000000" w:themeColor="text1"/>
                  <w:szCs w:val="24"/>
                  <w:rPrChange w:id="15868" w:author="Dr Mamadou SANOGO" w:date="2023-10-25T18:15:00Z">
                    <w:rPr>
                      <w:rFonts w:asciiTheme="majorHAnsi" w:hAnsiTheme="majorHAnsi" w:cstheme="majorHAnsi"/>
                      <w:szCs w:val="24"/>
                    </w:rPr>
                  </w:rPrChange>
                </w:rPr>
                <w:t>5</w:t>
              </w:r>
            </w:ins>
          </w:p>
        </w:tc>
        <w:tc>
          <w:tcPr>
            <w:tcW w:w="687" w:type="pct"/>
          </w:tcPr>
          <w:p w14:paraId="0B458426" w14:textId="77777777" w:rsidR="00A75F71" w:rsidRPr="007A4AFC" w:rsidRDefault="00A75F71" w:rsidP="00D27EF1">
            <w:pPr>
              <w:spacing w:line="240" w:lineRule="auto"/>
              <w:jc w:val="center"/>
              <w:rPr>
                <w:ins w:id="15869" w:author="Dr Mamadou SANOGO" w:date="2023-10-25T17:38:00Z"/>
                <w:rFonts w:asciiTheme="majorHAnsi" w:hAnsiTheme="majorHAnsi" w:cstheme="majorHAnsi"/>
                <w:color w:val="000000" w:themeColor="text1"/>
                <w:szCs w:val="24"/>
                <w:rPrChange w:id="15870" w:author="Dr Mamadou SANOGO" w:date="2023-10-25T18:15:00Z">
                  <w:rPr>
                    <w:ins w:id="15871" w:author="Dr Mamadou SANOGO" w:date="2023-10-25T17:38:00Z"/>
                    <w:rFonts w:asciiTheme="majorHAnsi" w:hAnsiTheme="majorHAnsi" w:cstheme="majorHAnsi"/>
                    <w:szCs w:val="24"/>
                  </w:rPr>
                </w:rPrChange>
              </w:rPr>
            </w:pPr>
            <w:ins w:id="15872" w:author="Dr Mamadou SANOGO" w:date="2023-10-25T17:38:00Z">
              <w:r w:rsidRPr="007A4AFC">
                <w:rPr>
                  <w:rFonts w:asciiTheme="majorHAnsi" w:hAnsiTheme="majorHAnsi" w:cstheme="majorHAnsi"/>
                  <w:color w:val="000000" w:themeColor="text1"/>
                  <w:szCs w:val="24"/>
                  <w:rPrChange w:id="15873" w:author="Dr Mamadou SANOGO" w:date="2023-10-25T18:15:00Z">
                    <w:rPr>
                      <w:rFonts w:asciiTheme="majorHAnsi" w:hAnsiTheme="majorHAnsi" w:cstheme="majorHAnsi"/>
                      <w:szCs w:val="24"/>
                    </w:rPr>
                  </w:rPrChange>
                </w:rPr>
                <w:t xml:space="preserve">Bon </w:t>
              </w:r>
            </w:ins>
          </w:p>
        </w:tc>
      </w:tr>
      <w:tr w:rsidR="007A4AFC" w:rsidRPr="007A4AFC" w14:paraId="6EF51BAA" w14:textId="77777777" w:rsidTr="00D27EF1">
        <w:trPr>
          <w:ins w:id="15874" w:author="Dr Mamadou SANOGO" w:date="2023-10-25T17:38:00Z"/>
        </w:trPr>
        <w:tc>
          <w:tcPr>
            <w:tcW w:w="484" w:type="pct"/>
          </w:tcPr>
          <w:p w14:paraId="529C3E89" w14:textId="77777777" w:rsidR="00A75F71" w:rsidRPr="007A4AFC" w:rsidRDefault="00A75F71" w:rsidP="00D27EF1">
            <w:pPr>
              <w:numPr>
                <w:ilvl w:val="0"/>
                <w:numId w:val="7"/>
              </w:numPr>
              <w:spacing w:line="240" w:lineRule="auto"/>
              <w:contextualSpacing/>
              <w:rPr>
                <w:ins w:id="15875" w:author="Dr Mamadou SANOGO" w:date="2023-10-25T17:38:00Z"/>
                <w:rFonts w:asciiTheme="majorHAnsi" w:hAnsiTheme="majorHAnsi" w:cstheme="majorHAnsi"/>
                <w:b/>
                <w:color w:val="000000" w:themeColor="text1"/>
                <w:szCs w:val="24"/>
                <w:rPrChange w:id="15876" w:author="Dr Mamadou SANOGO" w:date="2023-10-25T18:15:00Z">
                  <w:rPr>
                    <w:ins w:id="15877" w:author="Dr Mamadou SANOGO" w:date="2023-10-25T17:38:00Z"/>
                    <w:rFonts w:asciiTheme="majorHAnsi" w:hAnsiTheme="majorHAnsi" w:cstheme="majorHAnsi"/>
                    <w:b/>
                    <w:szCs w:val="24"/>
                  </w:rPr>
                </w:rPrChange>
              </w:rPr>
            </w:pPr>
          </w:p>
        </w:tc>
        <w:tc>
          <w:tcPr>
            <w:tcW w:w="3261" w:type="pct"/>
          </w:tcPr>
          <w:p w14:paraId="4F17F5FF" w14:textId="77777777" w:rsidR="00A75F71" w:rsidRPr="007A4AFC" w:rsidRDefault="00A75F71" w:rsidP="00D27EF1">
            <w:pPr>
              <w:spacing w:line="240" w:lineRule="auto"/>
              <w:rPr>
                <w:ins w:id="15878" w:author="Dr Mamadou SANOGO" w:date="2023-10-25T17:38:00Z"/>
                <w:rFonts w:asciiTheme="majorHAnsi" w:hAnsiTheme="majorHAnsi" w:cstheme="majorHAnsi"/>
                <w:color w:val="000000" w:themeColor="text1"/>
                <w:szCs w:val="24"/>
                <w:rPrChange w:id="15879" w:author="Dr Mamadou SANOGO" w:date="2023-10-25T18:15:00Z">
                  <w:rPr>
                    <w:ins w:id="15880" w:author="Dr Mamadou SANOGO" w:date="2023-10-25T17:38:00Z"/>
                    <w:rFonts w:asciiTheme="majorHAnsi" w:hAnsiTheme="majorHAnsi" w:cstheme="majorHAnsi"/>
                    <w:szCs w:val="24"/>
                  </w:rPr>
                </w:rPrChange>
              </w:rPr>
            </w:pPr>
            <w:ins w:id="15881" w:author="Dr Mamadou SANOGO" w:date="2023-10-25T17:38:00Z">
              <w:r w:rsidRPr="007A4AFC">
                <w:rPr>
                  <w:rFonts w:asciiTheme="majorHAnsi" w:hAnsiTheme="majorHAnsi" w:cstheme="majorHAnsi"/>
                  <w:color w:val="000000" w:themeColor="text1"/>
                  <w:szCs w:val="24"/>
                  <w:rPrChange w:id="15882" w:author="Dr Mamadou SANOGO" w:date="2023-10-25T18:15:00Z">
                    <w:rPr>
                      <w:rFonts w:asciiTheme="majorHAnsi" w:hAnsiTheme="majorHAnsi" w:cstheme="majorHAnsi"/>
                      <w:szCs w:val="24"/>
                    </w:rPr>
                  </w:rPrChange>
                </w:rPr>
                <w:t>Fontaines d’eau</w:t>
              </w:r>
            </w:ins>
          </w:p>
        </w:tc>
        <w:tc>
          <w:tcPr>
            <w:tcW w:w="568" w:type="pct"/>
            <w:vAlign w:val="center"/>
          </w:tcPr>
          <w:p w14:paraId="65450483" w14:textId="77777777" w:rsidR="00A75F71" w:rsidRPr="007A4AFC" w:rsidRDefault="00A75F71" w:rsidP="00D27EF1">
            <w:pPr>
              <w:spacing w:line="240" w:lineRule="auto"/>
              <w:jc w:val="center"/>
              <w:rPr>
                <w:ins w:id="15883" w:author="Dr Mamadou SANOGO" w:date="2023-10-25T17:38:00Z"/>
                <w:rFonts w:asciiTheme="majorHAnsi" w:hAnsiTheme="majorHAnsi" w:cstheme="majorHAnsi"/>
                <w:color w:val="000000" w:themeColor="text1"/>
                <w:szCs w:val="24"/>
                <w:rPrChange w:id="15884" w:author="Dr Mamadou SANOGO" w:date="2023-10-25T18:15:00Z">
                  <w:rPr>
                    <w:ins w:id="15885" w:author="Dr Mamadou SANOGO" w:date="2023-10-25T17:38:00Z"/>
                    <w:rFonts w:asciiTheme="majorHAnsi" w:hAnsiTheme="majorHAnsi" w:cstheme="majorHAnsi"/>
                    <w:szCs w:val="24"/>
                  </w:rPr>
                </w:rPrChange>
              </w:rPr>
            </w:pPr>
            <w:ins w:id="15886" w:author="Dr Mamadou SANOGO" w:date="2023-10-25T17:38:00Z">
              <w:r w:rsidRPr="007A4AFC">
                <w:rPr>
                  <w:rFonts w:asciiTheme="majorHAnsi" w:hAnsiTheme="majorHAnsi" w:cstheme="majorHAnsi"/>
                  <w:color w:val="000000" w:themeColor="text1"/>
                  <w:szCs w:val="24"/>
                  <w:rPrChange w:id="15887" w:author="Dr Mamadou SANOGO" w:date="2023-10-25T18:15:00Z">
                    <w:rPr>
                      <w:rFonts w:asciiTheme="majorHAnsi" w:hAnsiTheme="majorHAnsi" w:cstheme="majorHAnsi"/>
                      <w:szCs w:val="24"/>
                    </w:rPr>
                  </w:rPrChange>
                </w:rPr>
                <w:t>3</w:t>
              </w:r>
            </w:ins>
          </w:p>
        </w:tc>
        <w:tc>
          <w:tcPr>
            <w:tcW w:w="687" w:type="pct"/>
          </w:tcPr>
          <w:p w14:paraId="23CAFD5E" w14:textId="77777777" w:rsidR="00A75F71" w:rsidRPr="007A4AFC" w:rsidRDefault="00A75F71" w:rsidP="00D27EF1">
            <w:pPr>
              <w:spacing w:line="240" w:lineRule="auto"/>
              <w:jc w:val="center"/>
              <w:rPr>
                <w:ins w:id="15888" w:author="Dr Mamadou SANOGO" w:date="2023-10-25T17:38:00Z"/>
                <w:rFonts w:asciiTheme="majorHAnsi" w:hAnsiTheme="majorHAnsi" w:cstheme="majorHAnsi"/>
                <w:color w:val="000000" w:themeColor="text1"/>
                <w:szCs w:val="24"/>
                <w:rPrChange w:id="15889" w:author="Dr Mamadou SANOGO" w:date="2023-10-25T18:15:00Z">
                  <w:rPr>
                    <w:ins w:id="15890" w:author="Dr Mamadou SANOGO" w:date="2023-10-25T17:38:00Z"/>
                    <w:rFonts w:asciiTheme="majorHAnsi" w:hAnsiTheme="majorHAnsi" w:cstheme="majorHAnsi"/>
                    <w:szCs w:val="24"/>
                  </w:rPr>
                </w:rPrChange>
              </w:rPr>
            </w:pPr>
            <w:ins w:id="15891" w:author="Dr Mamadou SANOGO" w:date="2023-10-25T17:38:00Z">
              <w:r w:rsidRPr="007A4AFC">
                <w:rPr>
                  <w:rFonts w:asciiTheme="majorHAnsi" w:hAnsiTheme="majorHAnsi" w:cstheme="majorHAnsi"/>
                  <w:color w:val="000000" w:themeColor="text1"/>
                  <w:szCs w:val="24"/>
                  <w:rPrChange w:id="15892" w:author="Dr Mamadou SANOGO" w:date="2023-10-25T18:15:00Z">
                    <w:rPr>
                      <w:rFonts w:asciiTheme="majorHAnsi" w:hAnsiTheme="majorHAnsi" w:cstheme="majorHAnsi"/>
                      <w:szCs w:val="24"/>
                    </w:rPr>
                  </w:rPrChange>
                </w:rPr>
                <w:t xml:space="preserve">Bon </w:t>
              </w:r>
            </w:ins>
          </w:p>
        </w:tc>
      </w:tr>
      <w:tr w:rsidR="007A4AFC" w:rsidRPr="007A4AFC" w14:paraId="1E6491F3" w14:textId="77777777" w:rsidTr="00D27EF1">
        <w:trPr>
          <w:ins w:id="15893" w:author="Dr Mamadou SANOGO" w:date="2023-10-25T17:38:00Z"/>
        </w:trPr>
        <w:tc>
          <w:tcPr>
            <w:tcW w:w="484" w:type="pct"/>
          </w:tcPr>
          <w:p w14:paraId="2B29AFE8" w14:textId="77777777" w:rsidR="00A75F71" w:rsidRPr="007A4AFC" w:rsidRDefault="00A75F71" w:rsidP="00D27EF1">
            <w:pPr>
              <w:numPr>
                <w:ilvl w:val="0"/>
                <w:numId w:val="7"/>
              </w:numPr>
              <w:spacing w:line="240" w:lineRule="auto"/>
              <w:contextualSpacing/>
              <w:rPr>
                <w:ins w:id="15894" w:author="Dr Mamadou SANOGO" w:date="2023-10-25T17:38:00Z"/>
                <w:rFonts w:asciiTheme="majorHAnsi" w:hAnsiTheme="majorHAnsi" w:cstheme="majorHAnsi"/>
                <w:b/>
                <w:color w:val="000000" w:themeColor="text1"/>
                <w:szCs w:val="24"/>
                <w:rPrChange w:id="15895" w:author="Dr Mamadou SANOGO" w:date="2023-10-25T18:15:00Z">
                  <w:rPr>
                    <w:ins w:id="15896" w:author="Dr Mamadou SANOGO" w:date="2023-10-25T17:38:00Z"/>
                    <w:rFonts w:asciiTheme="majorHAnsi" w:hAnsiTheme="majorHAnsi" w:cstheme="majorHAnsi"/>
                    <w:b/>
                    <w:szCs w:val="24"/>
                  </w:rPr>
                </w:rPrChange>
              </w:rPr>
            </w:pPr>
          </w:p>
        </w:tc>
        <w:tc>
          <w:tcPr>
            <w:tcW w:w="3261" w:type="pct"/>
          </w:tcPr>
          <w:p w14:paraId="794E1E76" w14:textId="77777777" w:rsidR="00A75F71" w:rsidRPr="007A4AFC" w:rsidRDefault="00A75F71" w:rsidP="00D27EF1">
            <w:pPr>
              <w:spacing w:line="240" w:lineRule="auto"/>
              <w:rPr>
                <w:ins w:id="15897" w:author="Dr Mamadou SANOGO" w:date="2023-10-25T17:38:00Z"/>
                <w:rFonts w:asciiTheme="majorHAnsi" w:hAnsiTheme="majorHAnsi" w:cstheme="majorHAnsi"/>
                <w:color w:val="000000" w:themeColor="text1"/>
                <w:szCs w:val="24"/>
                <w:rPrChange w:id="15898" w:author="Dr Mamadou SANOGO" w:date="2023-10-25T18:15:00Z">
                  <w:rPr>
                    <w:ins w:id="15899" w:author="Dr Mamadou SANOGO" w:date="2023-10-25T17:38:00Z"/>
                    <w:rFonts w:asciiTheme="majorHAnsi" w:hAnsiTheme="majorHAnsi" w:cstheme="majorHAnsi"/>
                    <w:szCs w:val="24"/>
                  </w:rPr>
                </w:rPrChange>
              </w:rPr>
            </w:pPr>
            <w:ins w:id="15900" w:author="Dr Mamadou SANOGO" w:date="2023-10-25T17:38:00Z">
              <w:r w:rsidRPr="007A4AFC">
                <w:rPr>
                  <w:rFonts w:asciiTheme="majorHAnsi" w:hAnsiTheme="majorHAnsi" w:cstheme="majorHAnsi"/>
                  <w:color w:val="000000" w:themeColor="text1"/>
                  <w:szCs w:val="24"/>
                  <w:rPrChange w:id="15901" w:author="Dr Mamadou SANOGO" w:date="2023-10-25T18:15:00Z">
                    <w:rPr>
                      <w:rFonts w:asciiTheme="majorHAnsi" w:hAnsiTheme="majorHAnsi" w:cstheme="majorHAnsi"/>
                      <w:szCs w:val="24"/>
                    </w:rPr>
                  </w:rPrChange>
                </w:rPr>
                <w:t>Bus scolaire</w:t>
              </w:r>
            </w:ins>
          </w:p>
        </w:tc>
        <w:tc>
          <w:tcPr>
            <w:tcW w:w="568" w:type="pct"/>
            <w:vAlign w:val="center"/>
          </w:tcPr>
          <w:p w14:paraId="44F38423" w14:textId="77777777" w:rsidR="00A75F71" w:rsidRPr="007A4AFC" w:rsidRDefault="00A75F71" w:rsidP="00D27EF1">
            <w:pPr>
              <w:spacing w:line="240" w:lineRule="auto"/>
              <w:jc w:val="center"/>
              <w:rPr>
                <w:ins w:id="15902" w:author="Dr Mamadou SANOGO" w:date="2023-10-25T17:38:00Z"/>
                <w:rFonts w:asciiTheme="majorHAnsi" w:hAnsiTheme="majorHAnsi" w:cstheme="majorHAnsi"/>
                <w:color w:val="000000" w:themeColor="text1"/>
                <w:szCs w:val="24"/>
                <w:rPrChange w:id="15903" w:author="Dr Mamadou SANOGO" w:date="2023-10-25T18:15:00Z">
                  <w:rPr>
                    <w:ins w:id="15904" w:author="Dr Mamadou SANOGO" w:date="2023-10-25T17:38:00Z"/>
                    <w:rFonts w:asciiTheme="majorHAnsi" w:hAnsiTheme="majorHAnsi" w:cstheme="majorHAnsi"/>
                    <w:szCs w:val="24"/>
                  </w:rPr>
                </w:rPrChange>
              </w:rPr>
            </w:pPr>
            <w:ins w:id="15905" w:author="Dr Mamadou SANOGO" w:date="2023-10-25T17:38:00Z">
              <w:r w:rsidRPr="007A4AFC">
                <w:rPr>
                  <w:rFonts w:asciiTheme="majorHAnsi" w:hAnsiTheme="majorHAnsi" w:cstheme="majorHAnsi"/>
                  <w:color w:val="000000" w:themeColor="text1"/>
                  <w:szCs w:val="24"/>
                  <w:rPrChange w:id="15906" w:author="Dr Mamadou SANOGO" w:date="2023-10-25T18:15:00Z">
                    <w:rPr>
                      <w:rFonts w:asciiTheme="majorHAnsi" w:hAnsiTheme="majorHAnsi" w:cstheme="majorHAnsi"/>
                      <w:szCs w:val="24"/>
                    </w:rPr>
                  </w:rPrChange>
                </w:rPr>
                <w:t>1</w:t>
              </w:r>
            </w:ins>
          </w:p>
        </w:tc>
        <w:tc>
          <w:tcPr>
            <w:tcW w:w="687" w:type="pct"/>
          </w:tcPr>
          <w:p w14:paraId="4D210283" w14:textId="77777777" w:rsidR="00A75F71" w:rsidRPr="007A4AFC" w:rsidRDefault="00A75F71" w:rsidP="00D27EF1">
            <w:pPr>
              <w:spacing w:line="240" w:lineRule="auto"/>
              <w:jc w:val="center"/>
              <w:rPr>
                <w:ins w:id="15907" w:author="Dr Mamadou SANOGO" w:date="2023-10-25T17:38:00Z"/>
                <w:rFonts w:asciiTheme="majorHAnsi" w:hAnsiTheme="majorHAnsi" w:cstheme="majorHAnsi"/>
                <w:color w:val="000000" w:themeColor="text1"/>
                <w:szCs w:val="24"/>
                <w:rPrChange w:id="15908" w:author="Dr Mamadou SANOGO" w:date="2023-10-25T18:15:00Z">
                  <w:rPr>
                    <w:ins w:id="15909" w:author="Dr Mamadou SANOGO" w:date="2023-10-25T17:38:00Z"/>
                    <w:rFonts w:asciiTheme="majorHAnsi" w:hAnsiTheme="majorHAnsi" w:cstheme="majorHAnsi"/>
                    <w:szCs w:val="24"/>
                  </w:rPr>
                </w:rPrChange>
              </w:rPr>
            </w:pPr>
            <w:ins w:id="15910" w:author="Dr Mamadou SANOGO" w:date="2023-10-25T17:38:00Z">
              <w:r w:rsidRPr="007A4AFC">
                <w:rPr>
                  <w:rFonts w:asciiTheme="majorHAnsi" w:hAnsiTheme="majorHAnsi" w:cstheme="majorHAnsi"/>
                  <w:color w:val="000000" w:themeColor="text1"/>
                  <w:szCs w:val="24"/>
                  <w:rPrChange w:id="15911" w:author="Dr Mamadou SANOGO" w:date="2023-10-25T18:15:00Z">
                    <w:rPr>
                      <w:rFonts w:asciiTheme="majorHAnsi" w:hAnsiTheme="majorHAnsi" w:cstheme="majorHAnsi"/>
                      <w:szCs w:val="24"/>
                    </w:rPr>
                  </w:rPrChange>
                </w:rPr>
                <w:t xml:space="preserve">Bon </w:t>
              </w:r>
            </w:ins>
          </w:p>
        </w:tc>
      </w:tr>
      <w:tr w:rsidR="007A4AFC" w:rsidRPr="007A4AFC" w14:paraId="03F3FBA5" w14:textId="77777777" w:rsidTr="00D27EF1">
        <w:trPr>
          <w:ins w:id="15912" w:author="Dr Mamadou SANOGO" w:date="2023-10-25T17:38:00Z"/>
        </w:trPr>
        <w:tc>
          <w:tcPr>
            <w:tcW w:w="484" w:type="pct"/>
          </w:tcPr>
          <w:p w14:paraId="3622D105" w14:textId="77777777" w:rsidR="00A75F71" w:rsidRPr="007A4AFC" w:rsidRDefault="00A75F71" w:rsidP="00D27EF1">
            <w:pPr>
              <w:numPr>
                <w:ilvl w:val="0"/>
                <w:numId w:val="7"/>
              </w:numPr>
              <w:spacing w:line="240" w:lineRule="auto"/>
              <w:contextualSpacing/>
              <w:rPr>
                <w:ins w:id="15913" w:author="Dr Mamadou SANOGO" w:date="2023-10-25T17:38:00Z"/>
                <w:rFonts w:asciiTheme="majorHAnsi" w:hAnsiTheme="majorHAnsi" w:cstheme="majorHAnsi"/>
                <w:b/>
                <w:color w:val="000000" w:themeColor="text1"/>
                <w:szCs w:val="24"/>
                <w:rPrChange w:id="15914" w:author="Dr Mamadou SANOGO" w:date="2023-10-25T18:15:00Z">
                  <w:rPr>
                    <w:ins w:id="15915" w:author="Dr Mamadou SANOGO" w:date="2023-10-25T17:38:00Z"/>
                    <w:rFonts w:asciiTheme="majorHAnsi" w:hAnsiTheme="majorHAnsi" w:cstheme="majorHAnsi"/>
                    <w:b/>
                    <w:szCs w:val="24"/>
                  </w:rPr>
                </w:rPrChange>
              </w:rPr>
            </w:pPr>
          </w:p>
        </w:tc>
        <w:tc>
          <w:tcPr>
            <w:tcW w:w="3261" w:type="pct"/>
          </w:tcPr>
          <w:p w14:paraId="70B96F33" w14:textId="77777777" w:rsidR="00A75F71" w:rsidRPr="007A4AFC" w:rsidRDefault="00A75F71" w:rsidP="00D27EF1">
            <w:pPr>
              <w:spacing w:line="240" w:lineRule="auto"/>
              <w:rPr>
                <w:ins w:id="15916" w:author="Dr Mamadou SANOGO" w:date="2023-10-25T17:38:00Z"/>
                <w:rFonts w:asciiTheme="majorHAnsi" w:hAnsiTheme="majorHAnsi" w:cstheme="majorHAnsi"/>
                <w:color w:val="000000" w:themeColor="text1"/>
                <w:szCs w:val="24"/>
                <w:rPrChange w:id="15917" w:author="Dr Mamadou SANOGO" w:date="2023-10-25T18:15:00Z">
                  <w:rPr>
                    <w:ins w:id="15918" w:author="Dr Mamadou SANOGO" w:date="2023-10-25T17:38:00Z"/>
                    <w:rFonts w:asciiTheme="majorHAnsi" w:hAnsiTheme="majorHAnsi" w:cstheme="majorHAnsi"/>
                    <w:szCs w:val="24"/>
                  </w:rPr>
                </w:rPrChange>
              </w:rPr>
            </w:pPr>
            <w:ins w:id="15919" w:author="Dr Mamadou SANOGO" w:date="2023-10-25T17:38:00Z">
              <w:r w:rsidRPr="007A4AFC">
                <w:rPr>
                  <w:rFonts w:asciiTheme="majorHAnsi" w:hAnsiTheme="majorHAnsi" w:cstheme="majorHAnsi"/>
                  <w:color w:val="000000" w:themeColor="text1"/>
                  <w:szCs w:val="24"/>
                  <w:rPrChange w:id="15920" w:author="Dr Mamadou SANOGO" w:date="2023-10-25T18:15:00Z">
                    <w:rPr>
                      <w:rFonts w:asciiTheme="majorHAnsi" w:hAnsiTheme="majorHAnsi" w:cstheme="majorHAnsi"/>
                      <w:szCs w:val="24"/>
                    </w:rPr>
                  </w:rPrChange>
                </w:rPr>
                <w:t>Routeur internet</w:t>
              </w:r>
            </w:ins>
          </w:p>
        </w:tc>
        <w:tc>
          <w:tcPr>
            <w:tcW w:w="568" w:type="pct"/>
            <w:vAlign w:val="center"/>
          </w:tcPr>
          <w:p w14:paraId="14EBF52F" w14:textId="77777777" w:rsidR="00A75F71" w:rsidRPr="007A4AFC" w:rsidRDefault="00A75F71" w:rsidP="00D27EF1">
            <w:pPr>
              <w:spacing w:line="240" w:lineRule="auto"/>
              <w:jc w:val="center"/>
              <w:rPr>
                <w:ins w:id="15921" w:author="Dr Mamadou SANOGO" w:date="2023-10-25T17:38:00Z"/>
                <w:rFonts w:asciiTheme="majorHAnsi" w:hAnsiTheme="majorHAnsi" w:cstheme="majorHAnsi"/>
                <w:color w:val="000000" w:themeColor="text1"/>
                <w:szCs w:val="24"/>
                <w:rPrChange w:id="15922" w:author="Dr Mamadou SANOGO" w:date="2023-10-25T18:15:00Z">
                  <w:rPr>
                    <w:ins w:id="15923" w:author="Dr Mamadou SANOGO" w:date="2023-10-25T17:38:00Z"/>
                    <w:rFonts w:asciiTheme="majorHAnsi" w:hAnsiTheme="majorHAnsi" w:cstheme="majorHAnsi"/>
                    <w:szCs w:val="24"/>
                  </w:rPr>
                </w:rPrChange>
              </w:rPr>
            </w:pPr>
            <w:ins w:id="15924" w:author="Dr Mamadou SANOGO" w:date="2023-10-25T17:38:00Z">
              <w:r w:rsidRPr="007A4AFC">
                <w:rPr>
                  <w:rFonts w:asciiTheme="majorHAnsi" w:hAnsiTheme="majorHAnsi" w:cstheme="majorHAnsi"/>
                  <w:color w:val="000000" w:themeColor="text1"/>
                  <w:szCs w:val="24"/>
                  <w:rPrChange w:id="15925" w:author="Dr Mamadou SANOGO" w:date="2023-10-25T18:15:00Z">
                    <w:rPr>
                      <w:rFonts w:asciiTheme="majorHAnsi" w:hAnsiTheme="majorHAnsi" w:cstheme="majorHAnsi"/>
                      <w:szCs w:val="24"/>
                    </w:rPr>
                  </w:rPrChange>
                </w:rPr>
                <w:t>1</w:t>
              </w:r>
            </w:ins>
          </w:p>
        </w:tc>
        <w:tc>
          <w:tcPr>
            <w:tcW w:w="687" w:type="pct"/>
          </w:tcPr>
          <w:p w14:paraId="3B29D714" w14:textId="77777777" w:rsidR="00A75F71" w:rsidRPr="007A4AFC" w:rsidRDefault="00A75F71" w:rsidP="00D27EF1">
            <w:pPr>
              <w:spacing w:line="240" w:lineRule="auto"/>
              <w:jc w:val="center"/>
              <w:rPr>
                <w:ins w:id="15926" w:author="Dr Mamadou SANOGO" w:date="2023-10-25T17:38:00Z"/>
                <w:rFonts w:asciiTheme="majorHAnsi" w:hAnsiTheme="majorHAnsi" w:cstheme="majorHAnsi"/>
                <w:color w:val="000000" w:themeColor="text1"/>
                <w:szCs w:val="24"/>
                <w:rPrChange w:id="15927" w:author="Dr Mamadou SANOGO" w:date="2023-10-25T18:15:00Z">
                  <w:rPr>
                    <w:ins w:id="15928" w:author="Dr Mamadou SANOGO" w:date="2023-10-25T17:38:00Z"/>
                    <w:rFonts w:asciiTheme="majorHAnsi" w:hAnsiTheme="majorHAnsi" w:cstheme="majorHAnsi"/>
                    <w:szCs w:val="24"/>
                  </w:rPr>
                </w:rPrChange>
              </w:rPr>
            </w:pPr>
            <w:ins w:id="15929" w:author="Dr Mamadou SANOGO" w:date="2023-10-25T17:38:00Z">
              <w:r w:rsidRPr="007A4AFC">
                <w:rPr>
                  <w:rFonts w:asciiTheme="majorHAnsi" w:hAnsiTheme="majorHAnsi" w:cstheme="majorHAnsi"/>
                  <w:color w:val="000000" w:themeColor="text1"/>
                  <w:szCs w:val="24"/>
                  <w:rPrChange w:id="15930" w:author="Dr Mamadou SANOGO" w:date="2023-10-25T18:15:00Z">
                    <w:rPr>
                      <w:rFonts w:asciiTheme="majorHAnsi" w:hAnsiTheme="majorHAnsi" w:cstheme="majorHAnsi"/>
                      <w:szCs w:val="24"/>
                    </w:rPr>
                  </w:rPrChange>
                </w:rPr>
                <w:t>Bon</w:t>
              </w:r>
            </w:ins>
          </w:p>
        </w:tc>
      </w:tr>
      <w:tr w:rsidR="007A4AFC" w:rsidRPr="007A4AFC" w14:paraId="45FCFE5B" w14:textId="77777777" w:rsidTr="00D27EF1">
        <w:trPr>
          <w:ins w:id="15931" w:author="Dr Mamadou SANOGO" w:date="2023-10-25T17:38:00Z"/>
        </w:trPr>
        <w:tc>
          <w:tcPr>
            <w:tcW w:w="484" w:type="pct"/>
          </w:tcPr>
          <w:p w14:paraId="0997ED41" w14:textId="77777777" w:rsidR="00A75F71" w:rsidRPr="007A4AFC" w:rsidRDefault="00A75F71" w:rsidP="00D27EF1">
            <w:pPr>
              <w:numPr>
                <w:ilvl w:val="0"/>
                <w:numId w:val="7"/>
              </w:numPr>
              <w:spacing w:line="240" w:lineRule="auto"/>
              <w:contextualSpacing/>
              <w:rPr>
                <w:ins w:id="15932" w:author="Dr Mamadou SANOGO" w:date="2023-10-25T17:38:00Z"/>
                <w:rFonts w:asciiTheme="majorHAnsi" w:hAnsiTheme="majorHAnsi" w:cstheme="majorHAnsi"/>
                <w:b/>
                <w:color w:val="000000" w:themeColor="text1"/>
                <w:szCs w:val="24"/>
                <w:rPrChange w:id="15933" w:author="Dr Mamadou SANOGO" w:date="2023-10-25T18:15:00Z">
                  <w:rPr>
                    <w:ins w:id="15934" w:author="Dr Mamadou SANOGO" w:date="2023-10-25T17:38:00Z"/>
                    <w:rFonts w:asciiTheme="majorHAnsi" w:hAnsiTheme="majorHAnsi" w:cstheme="majorHAnsi"/>
                    <w:b/>
                    <w:szCs w:val="24"/>
                  </w:rPr>
                </w:rPrChange>
              </w:rPr>
            </w:pPr>
          </w:p>
        </w:tc>
        <w:tc>
          <w:tcPr>
            <w:tcW w:w="3261" w:type="pct"/>
          </w:tcPr>
          <w:p w14:paraId="24758106" w14:textId="77777777" w:rsidR="00A75F71" w:rsidRPr="007A4AFC" w:rsidRDefault="00A75F71" w:rsidP="00D27EF1">
            <w:pPr>
              <w:spacing w:line="240" w:lineRule="auto"/>
              <w:rPr>
                <w:ins w:id="15935" w:author="Dr Mamadou SANOGO" w:date="2023-10-25T17:38:00Z"/>
                <w:rFonts w:asciiTheme="majorHAnsi" w:hAnsiTheme="majorHAnsi" w:cstheme="majorHAnsi"/>
                <w:color w:val="000000" w:themeColor="text1"/>
                <w:szCs w:val="24"/>
                <w:rPrChange w:id="15936" w:author="Dr Mamadou SANOGO" w:date="2023-10-25T18:15:00Z">
                  <w:rPr>
                    <w:ins w:id="15937" w:author="Dr Mamadou SANOGO" w:date="2023-10-25T17:38:00Z"/>
                    <w:rFonts w:asciiTheme="majorHAnsi" w:hAnsiTheme="majorHAnsi" w:cstheme="majorHAnsi"/>
                    <w:szCs w:val="24"/>
                  </w:rPr>
                </w:rPrChange>
              </w:rPr>
            </w:pPr>
            <w:ins w:id="15938" w:author="Dr Mamadou SANOGO" w:date="2023-10-25T17:38:00Z">
              <w:r w:rsidRPr="007A4AFC">
                <w:rPr>
                  <w:rFonts w:asciiTheme="majorHAnsi" w:hAnsiTheme="majorHAnsi" w:cstheme="majorHAnsi"/>
                  <w:color w:val="000000" w:themeColor="text1"/>
                  <w:szCs w:val="24"/>
                  <w:rPrChange w:id="15939" w:author="Dr Mamadou SANOGO" w:date="2023-10-25T18:15:00Z">
                    <w:rPr>
                      <w:rFonts w:asciiTheme="majorHAnsi" w:hAnsiTheme="majorHAnsi" w:cstheme="majorHAnsi"/>
                      <w:szCs w:val="24"/>
                    </w:rPr>
                  </w:rPrChange>
                </w:rPr>
                <w:t>Tableaux d’affichage</w:t>
              </w:r>
            </w:ins>
          </w:p>
        </w:tc>
        <w:tc>
          <w:tcPr>
            <w:tcW w:w="568" w:type="pct"/>
            <w:vAlign w:val="center"/>
          </w:tcPr>
          <w:p w14:paraId="4AE395AD" w14:textId="77777777" w:rsidR="00A75F71" w:rsidRPr="007A4AFC" w:rsidRDefault="00A75F71" w:rsidP="00D27EF1">
            <w:pPr>
              <w:spacing w:line="240" w:lineRule="auto"/>
              <w:jc w:val="center"/>
              <w:rPr>
                <w:ins w:id="15940" w:author="Dr Mamadou SANOGO" w:date="2023-10-25T17:38:00Z"/>
                <w:rFonts w:asciiTheme="majorHAnsi" w:hAnsiTheme="majorHAnsi" w:cstheme="majorHAnsi"/>
                <w:color w:val="000000" w:themeColor="text1"/>
                <w:szCs w:val="24"/>
                <w:rPrChange w:id="15941" w:author="Dr Mamadou SANOGO" w:date="2023-10-25T18:15:00Z">
                  <w:rPr>
                    <w:ins w:id="15942" w:author="Dr Mamadou SANOGO" w:date="2023-10-25T17:38:00Z"/>
                    <w:rFonts w:asciiTheme="majorHAnsi" w:hAnsiTheme="majorHAnsi" w:cstheme="majorHAnsi"/>
                    <w:szCs w:val="24"/>
                  </w:rPr>
                </w:rPrChange>
              </w:rPr>
            </w:pPr>
            <w:ins w:id="15943" w:author="Dr Mamadou SANOGO" w:date="2023-10-25T17:38:00Z">
              <w:r w:rsidRPr="007A4AFC">
                <w:rPr>
                  <w:rFonts w:asciiTheme="majorHAnsi" w:hAnsiTheme="majorHAnsi" w:cstheme="majorHAnsi"/>
                  <w:color w:val="000000" w:themeColor="text1"/>
                  <w:szCs w:val="24"/>
                  <w:rPrChange w:id="15944" w:author="Dr Mamadou SANOGO" w:date="2023-10-25T18:15:00Z">
                    <w:rPr>
                      <w:rFonts w:asciiTheme="majorHAnsi" w:hAnsiTheme="majorHAnsi" w:cstheme="majorHAnsi"/>
                      <w:szCs w:val="24"/>
                    </w:rPr>
                  </w:rPrChange>
                </w:rPr>
                <w:t>3</w:t>
              </w:r>
            </w:ins>
          </w:p>
        </w:tc>
        <w:tc>
          <w:tcPr>
            <w:tcW w:w="687" w:type="pct"/>
          </w:tcPr>
          <w:p w14:paraId="17F1E72A" w14:textId="77777777" w:rsidR="00A75F71" w:rsidRPr="007A4AFC" w:rsidRDefault="00A75F71" w:rsidP="00D27EF1">
            <w:pPr>
              <w:spacing w:line="240" w:lineRule="auto"/>
              <w:jc w:val="center"/>
              <w:rPr>
                <w:ins w:id="15945" w:author="Dr Mamadou SANOGO" w:date="2023-10-25T17:38:00Z"/>
                <w:rFonts w:asciiTheme="majorHAnsi" w:hAnsiTheme="majorHAnsi" w:cstheme="majorHAnsi"/>
                <w:color w:val="000000" w:themeColor="text1"/>
                <w:szCs w:val="24"/>
                <w:rPrChange w:id="15946" w:author="Dr Mamadou SANOGO" w:date="2023-10-25T18:15:00Z">
                  <w:rPr>
                    <w:ins w:id="15947" w:author="Dr Mamadou SANOGO" w:date="2023-10-25T17:38:00Z"/>
                    <w:rFonts w:asciiTheme="majorHAnsi" w:hAnsiTheme="majorHAnsi" w:cstheme="majorHAnsi"/>
                    <w:szCs w:val="24"/>
                  </w:rPr>
                </w:rPrChange>
              </w:rPr>
            </w:pPr>
            <w:ins w:id="15948" w:author="Dr Mamadou SANOGO" w:date="2023-10-25T17:38:00Z">
              <w:r w:rsidRPr="007A4AFC">
                <w:rPr>
                  <w:rFonts w:asciiTheme="majorHAnsi" w:hAnsiTheme="majorHAnsi" w:cstheme="majorHAnsi"/>
                  <w:color w:val="000000" w:themeColor="text1"/>
                  <w:szCs w:val="24"/>
                  <w:rPrChange w:id="15949" w:author="Dr Mamadou SANOGO" w:date="2023-10-25T18:15:00Z">
                    <w:rPr>
                      <w:rFonts w:asciiTheme="majorHAnsi" w:hAnsiTheme="majorHAnsi" w:cstheme="majorHAnsi"/>
                      <w:szCs w:val="24"/>
                    </w:rPr>
                  </w:rPrChange>
                </w:rPr>
                <w:t>Bon</w:t>
              </w:r>
            </w:ins>
          </w:p>
        </w:tc>
      </w:tr>
      <w:tr w:rsidR="007A4AFC" w:rsidRPr="007A4AFC" w14:paraId="2982FB5A" w14:textId="77777777" w:rsidTr="00D27EF1">
        <w:trPr>
          <w:ins w:id="15950" w:author="Dr Mamadou SANOGO" w:date="2023-10-25T17:38:00Z"/>
        </w:trPr>
        <w:tc>
          <w:tcPr>
            <w:tcW w:w="484" w:type="pct"/>
          </w:tcPr>
          <w:p w14:paraId="033380D5" w14:textId="77777777" w:rsidR="00A75F71" w:rsidRPr="007A4AFC" w:rsidRDefault="00A75F71" w:rsidP="00D27EF1">
            <w:pPr>
              <w:numPr>
                <w:ilvl w:val="0"/>
                <w:numId w:val="7"/>
              </w:numPr>
              <w:spacing w:line="240" w:lineRule="auto"/>
              <w:contextualSpacing/>
              <w:rPr>
                <w:ins w:id="15951" w:author="Dr Mamadou SANOGO" w:date="2023-10-25T17:38:00Z"/>
                <w:rFonts w:asciiTheme="majorHAnsi" w:hAnsiTheme="majorHAnsi" w:cstheme="majorHAnsi"/>
                <w:b/>
                <w:color w:val="000000" w:themeColor="text1"/>
                <w:szCs w:val="24"/>
                <w:rPrChange w:id="15952" w:author="Dr Mamadou SANOGO" w:date="2023-10-25T18:15:00Z">
                  <w:rPr>
                    <w:ins w:id="15953" w:author="Dr Mamadou SANOGO" w:date="2023-10-25T17:38:00Z"/>
                    <w:rFonts w:asciiTheme="majorHAnsi" w:hAnsiTheme="majorHAnsi" w:cstheme="majorHAnsi"/>
                    <w:b/>
                    <w:szCs w:val="24"/>
                  </w:rPr>
                </w:rPrChange>
              </w:rPr>
            </w:pPr>
          </w:p>
        </w:tc>
        <w:tc>
          <w:tcPr>
            <w:tcW w:w="3261" w:type="pct"/>
          </w:tcPr>
          <w:p w14:paraId="69E2109E" w14:textId="77777777" w:rsidR="00A75F71" w:rsidRPr="007A4AFC" w:rsidRDefault="00A75F71" w:rsidP="00D27EF1">
            <w:pPr>
              <w:spacing w:line="240" w:lineRule="auto"/>
              <w:rPr>
                <w:ins w:id="15954" w:author="Dr Mamadou SANOGO" w:date="2023-10-25T17:38:00Z"/>
                <w:rFonts w:asciiTheme="majorHAnsi" w:hAnsiTheme="majorHAnsi" w:cstheme="majorHAnsi"/>
                <w:color w:val="000000" w:themeColor="text1"/>
                <w:szCs w:val="24"/>
                <w:rPrChange w:id="15955" w:author="Dr Mamadou SANOGO" w:date="2023-10-25T18:15:00Z">
                  <w:rPr>
                    <w:ins w:id="15956" w:author="Dr Mamadou SANOGO" w:date="2023-10-25T17:38:00Z"/>
                    <w:rFonts w:asciiTheme="majorHAnsi" w:hAnsiTheme="majorHAnsi" w:cstheme="majorHAnsi"/>
                    <w:szCs w:val="24"/>
                  </w:rPr>
                </w:rPrChange>
              </w:rPr>
            </w:pPr>
            <w:ins w:id="15957" w:author="Dr Mamadou SANOGO" w:date="2023-10-25T17:38:00Z">
              <w:r w:rsidRPr="007A4AFC">
                <w:rPr>
                  <w:rFonts w:asciiTheme="majorHAnsi" w:hAnsiTheme="majorHAnsi" w:cstheme="majorHAnsi"/>
                  <w:color w:val="000000" w:themeColor="text1"/>
                  <w:szCs w:val="24"/>
                  <w:rPrChange w:id="15958" w:author="Dr Mamadou SANOGO" w:date="2023-10-25T18:15:00Z">
                    <w:rPr>
                      <w:rFonts w:asciiTheme="majorHAnsi" w:hAnsiTheme="majorHAnsi" w:cstheme="majorHAnsi"/>
                      <w:szCs w:val="24"/>
                    </w:rPr>
                  </w:rPrChange>
                </w:rPr>
                <w:t>Réfrigérateur</w:t>
              </w:r>
            </w:ins>
          </w:p>
        </w:tc>
        <w:tc>
          <w:tcPr>
            <w:tcW w:w="568" w:type="pct"/>
            <w:vAlign w:val="center"/>
          </w:tcPr>
          <w:p w14:paraId="20A461CF" w14:textId="77777777" w:rsidR="00A75F71" w:rsidRPr="007A4AFC" w:rsidRDefault="00A75F71" w:rsidP="00D27EF1">
            <w:pPr>
              <w:spacing w:line="240" w:lineRule="auto"/>
              <w:jc w:val="center"/>
              <w:rPr>
                <w:ins w:id="15959" w:author="Dr Mamadou SANOGO" w:date="2023-10-25T17:38:00Z"/>
                <w:rFonts w:asciiTheme="majorHAnsi" w:hAnsiTheme="majorHAnsi" w:cstheme="majorHAnsi"/>
                <w:color w:val="000000" w:themeColor="text1"/>
                <w:szCs w:val="24"/>
                <w:rPrChange w:id="15960" w:author="Dr Mamadou SANOGO" w:date="2023-10-25T18:15:00Z">
                  <w:rPr>
                    <w:ins w:id="15961" w:author="Dr Mamadou SANOGO" w:date="2023-10-25T17:38:00Z"/>
                    <w:rFonts w:asciiTheme="majorHAnsi" w:hAnsiTheme="majorHAnsi" w:cstheme="majorHAnsi"/>
                    <w:szCs w:val="24"/>
                  </w:rPr>
                </w:rPrChange>
              </w:rPr>
            </w:pPr>
            <w:ins w:id="15962" w:author="Dr Mamadou SANOGO" w:date="2023-10-25T17:38:00Z">
              <w:r w:rsidRPr="007A4AFC">
                <w:rPr>
                  <w:rFonts w:asciiTheme="majorHAnsi" w:hAnsiTheme="majorHAnsi" w:cstheme="majorHAnsi"/>
                  <w:color w:val="000000" w:themeColor="text1"/>
                  <w:szCs w:val="24"/>
                  <w:rPrChange w:id="15963" w:author="Dr Mamadou SANOGO" w:date="2023-10-25T18:15:00Z">
                    <w:rPr>
                      <w:rFonts w:asciiTheme="majorHAnsi" w:hAnsiTheme="majorHAnsi" w:cstheme="majorHAnsi"/>
                      <w:szCs w:val="24"/>
                    </w:rPr>
                  </w:rPrChange>
                </w:rPr>
                <w:t>1</w:t>
              </w:r>
            </w:ins>
          </w:p>
        </w:tc>
        <w:tc>
          <w:tcPr>
            <w:tcW w:w="687" w:type="pct"/>
          </w:tcPr>
          <w:p w14:paraId="5D48F599" w14:textId="77777777" w:rsidR="00A75F71" w:rsidRPr="007A4AFC" w:rsidRDefault="00A75F71" w:rsidP="00D27EF1">
            <w:pPr>
              <w:spacing w:line="240" w:lineRule="auto"/>
              <w:jc w:val="center"/>
              <w:rPr>
                <w:ins w:id="15964" w:author="Dr Mamadou SANOGO" w:date="2023-10-25T17:38:00Z"/>
                <w:rFonts w:asciiTheme="majorHAnsi" w:hAnsiTheme="majorHAnsi" w:cstheme="majorHAnsi"/>
                <w:color w:val="000000" w:themeColor="text1"/>
                <w:szCs w:val="24"/>
                <w:rPrChange w:id="15965" w:author="Dr Mamadou SANOGO" w:date="2023-10-25T18:15:00Z">
                  <w:rPr>
                    <w:ins w:id="15966" w:author="Dr Mamadou SANOGO" w:date="2023-10-25T17:38:00Z"/>
                    <w:rFonts w:asciiTheme="majorHAnsi" w:hAnsiTheme="majorHAnsi" w:cstheme="majorHAnsi"/>
                    <w:szCs w:val="24"/>
                  </w:rPr>
                </w:rPrChange>
              </w:rPr>
            </w:pPr>
            <w:ins w:id="15967" w:author="Dr Mamadou SANOGO" w:date="2023-10-25T17:38:00Z">
              <w:r w:rsidRPr="007A4AFC">
                <w:rPr>
                  <w:rFonts w:asciiTheme="majorHAnsi" w:hAnsiTheme="majorHAnsi" w:cstheme="majorHAnsi"/>
                  <w:color w:val="000000" w:themeColor="text1"/>
                  <w:szCs w:val="24"/>
                  <w:rPrChange w:id="15968" w:author="Dr Mamadou SANOGO" w:date="2023-10-25T18:15:00Z">
                    <w:rPr>
                      <w:rFonts w:asciiTheme="majorHAnsi" w:hAnsiTheme="majorHAnsi" w:cstheme="majorHAnsi"/>
                      <w:szCs w:val="24"/>
                    </w:rPr>
                  </w:rPrChange>
                </w:rPr>
                <w:t>Bon</w:t>
              </w:r>
            </w:ins>
          </w:p>
        </w:tc>
      </w:tr>
    </w:tbl>
    <w:p w14:paraId="74FFD837" w14:textId="77777777" w:rsidR="00A75F71" w:rsidRPr="007A4AFC" w:rsidRDefault="00A75F71" w:rsidP="00D81BFF">
      <w:pPr>
        <w:shd w:val="clear" w:color="auto" w:fill="FFFFFF"/>
        <w:spacing w:line="240" w:lineRule="auto"/>
        <w:ind w:right="9"/>
        <w:jc w:val="center"/>
        <w:rPr>
          <w:ins w:id="15969" w:author="Dr Mamadou SANOGO" w:date="2023-10-25T17:36:00Z"/>
          <w:b/>
          <w:color w:val="000000" w:themeColor="text1"/>
          <w:sz w:val="44"/>
          <w:rPrChange w:id="15970" w:author="Dr Mamadou SANOGO" w:date="2023-10-25T18:15:00Z">
            <w:rPr>
              <w:ins w:id="15971" w:author="Dr Mamadou SANOGO" w:date="2023-10-25T17:36:00Z"/>
              <w:b/>
              <w:sz w:val="44"/>
            </w:rPr>
          </w:rPrChange>
        </w:rPr>
      </w:pPr>
    </w:p>
    <w:p w14:paraId="7B0DDB34" w14:textId="0BC07BB8" w:rsidR="00A75F71" w:rsidRPr="007A4AFC" w:rsidRDefault="00A75F71" w:rsidP="00D81BFF">
      <w:pPr>
        <w:shd w:val="clear" w:color="auto" w:fill="FFFFFF"/>
        <w:spacing w:line="240" w:lineRule="auto"/>
        <w:ind w:right="9"/>
        <w:jc w:val="center"/>
        <w:rPr>
          <w:ins w:id="15972" w:author="Dr Mamadou SANOGO" w:date="2023-10-25T17:36:00Z"/>
          <w:b/>
          <w:color w:val="000000" w:themeColor="text1"/>
          <w:sz w:val="44"/>
          <w:rPrChange w:id="15973" w:author="Dr Mamadou SANOGO" w:date="2023-10-25T18:15:00Z">
            <w:rPr>
              <w:ins w:id="15974" w:author="Dr Mamadou SANOGO" w:date="2023-10-25T17:36:00Z"/>
              <w:b/>
              <w:sz w:val="44"/>
            </w:rPr>
          </w:rPrChange>
        </w:rPr>
      </w:pPr>
    </w:p>
    <w:p w14:paraId="7256FF35" w14:textId="27D59ED1" w:rsidR="00A75F71" w:rsidRPr="007A4AFC" w:rsidRDefault="00A75F71" w:rsidP="00D81BFF">
      <w:pPr>
        <w:shd w:val="clear" w:color="auto" w:fill="FFFFFF"/>
        <w:spacing w:line="240" w:lineRule="auto"/>
        <w:ind w:right="9"/>
        <w:jc w:val="center"/>
        <w:rPr>
          <w:ins w:id="15975" w:author="Dr Mamadou SANOGO" w:date="2023-10-25T17:38:00Z"/>
          <w:b/>
          <w:color w:val="000000" w:themeColor="text1"/>
          <w:sz w:val="44"/>
          <w:rPrChange w:id="15976" w:author="Dr Mamadou SANOGO" w:date="2023-10-25T18:15:00Z">
            <w:rPr>
              <w:ins w:id="15977" w:author="Dr Mamadou SANOGO" w:date="2023-10-25T17:38:00Z"/>
              <w:b/>
              <w:sz w:val="44"/>
            </w:rPr>
          </w:rPrChange>
        </w:rPr>
      </w:pPr>
    </w:p>
    <w:p w14:paraId="493A791D" w14:textId="23DF4338" w:rsidR="00A75F71" w:rsidRPr="007A4AFC" w:rsidRDefault="00A75F71" w:rsidP="00D81BFF">
      <w:pPr>
        <w:shd w:val="clear" w:color="auto" w:fill="FFFFFF"/>
        <w:spacing w:line="240" w:lineRule="auto"/>
        <w:ind w:right="9"/>
        <w:jc w:val="center"/>
        <w:rPr>
          <w:ins w:id="15978" w:author="Dr Mamadou SANOGO" w:date="2023-10-25T17:38:00Z"/>
          <w:b/>
          <w:color w:val="000000" w:themeColor="text1"/>
          <w:sz w:val="44"/>
          <w:rPrChange w:id="15979" w:author="Dr Mamadou SANOGO" w:date="2023-10-25T18:15:00Z">
            <w:rPr>
              <w:ins w:id="15980" w:author="Dr Mamadou SANOGO" w:date="2023-10-25T17:38:00Z"/>
              <w:b/>
              <w:sz w:val="44"/>
            </w:rPr>
          </w:rPrChange>
        </w:rPr>
      </w:pPr>
    </w:p>
    <w:p w14:paraId="472273D7" w14:textId="0EB9C483" w:rsidR="00A75F71" w:rsidRPr="007A4AFC" w:rsidRDefault="00A75F71" w:rsidP="00D81BFF">
      <w:pPr>
        <w:shd w:val="clear" w:color="auto" w:fill="FFFFFF"/>
        <w:spacing w:line="240" w:lineRule="auto"/>
        <w:ind w:right="9"/>
        <w:jc w:val="center"/>
        <w:rPr>
          <w:ins w:id="15981" w:author="Dr Mamadou SANOGO" w:date="2023-10-25T17:38:00Z"/>
          <w:b/>
          <w:color w:val="000000" w:themeColor="text1"/>
          <w:sz w:val="44"/>
          <w:rPrChange w:id="15982" w:author="Dr Mamadou SANOGO" w:date="2023-10-25T18:15:00Z">
            <w:rPr>
              <w:ins w:id="15983" w:author="Dr Mamadou SANOGO" w:date="2023-10-25T17:38:00Z"/>
              <w:b/>
              <w:sz w:val="44"/>
            </w:rPr>
          </w:rPrChange>
        </w:rPr>
      </w:pPr>
    </w:p>
    <w:p w14:paraId="07B4974E" w14:textId="54051FF9" w:rsidR="00A75F71" w:rsidRPr="007A4AFC" w:rsidRDefault="00A75F71" w:rsidP="00D81BFF">
      <w:pPr>
        <w:shd w:val="clear" w:color="auto" w:fill="FFFFFF"/>
        <w:spacing w:line="240" w:lineRule="auto"/>
        <w:ind w:right="9"/>
        <w:jc w:val="center"/>
        <w:rPr>
          <w:ins w:id="15984" w:author="Dr Mamadou SANOGO" w:date="2023-10-25T17:38:00Z"/>
          <w:b/>
          <w:color w:val="000000" w:themeColor="text1"/>
          <w:sz w:val="44"/>
          <w:rPrChange w:id="15985" w:author="Dr Mamadou SANOGO" w:date="2023-10-25T18:15:00Z">
            <w:rPr>
              <w:ins w:id="15986" w:author="Dr Mamadou SANOGO" w:date="2023-10-25T17:38:00Z"/>
              <w:b/>
              <w:sz w:val="44"/>
            </w:rPr>
          </w:rPrChange>
        </w:rPr>
      </w:pPr>
    </w:p>
    <w:p w14:paraId="63A87FA7" w14:textId="5EC9A6D5" w:rsidR="00A75F71" w:rsidRPr="007A4AFC" w:rsidRDefault="00A75F71" w:rsidP="00D81BFF">
      <w:pPr>
        <w:shd w:val="clear" w:color="auto" w:fill="FFFFFF"/>
        <w:spacing w:line="240" w:lineRule="auto"/>
        <w:ind w:right="9"/>
        <w:jc w:val="center"/>
        <w:rPr>
          <w:ins w:id="15987" w:author="Dr Mamadou SANOGO" w:date="2023-10-25T17:38:00Z"/>
          <w:b/>
          <w:color w:val="000000" w:themeColor="text1"/>
          <w:sz w:val="44"/>
          <w:rPrChange w:id="15988" w:author="Dr Mamadou SANOGO" w:date="2023-10-25T18:15:00Z">
            <w:rPr>
              <w:ins w:id="15989" w:author="Dr Mamadou SANOGO" w:date="2023-10-25T17:38:00Z"/>
              <w:b/>
              <w:sz w:val="44"/>
            </w:rPr>
          </w:rPrChange>
        </w:rPr>
      </w:pPr>
    </w:p>
    <w:p w14:paraId="7912299E" w14:textId="3F44F2C0" w:rsidR="00A75F71" w:rsidRPr="007A4AFC" w:rsidRDefault="00A75F71" w:rsidP="00D81BFF">
      <w:pPr>
        <w:shd w:val="clear" w:color="auto" w:fill="FFFFFF"/>
        <w:spacing w:line="240" w:lineRule="auto"/>
        <w:ind w:right="9"/>
        <w:jc w:val="center"/>
        <w:rPr>
          <w:ins w:id="15990" w:author="Dr Mamadou SANOGO" w:date="2023-10-25T17:38:00Z"/>
          <w:b/>
          <w:color w:val="000000" w:themeColor="text1"/>
          <w:sz w:val="44"/>
          <w:rPrChange w:id="15991" w:author="Dr Mamadou SANOGO" w:date="2023-10-25T18:15:00Z">
            <w:rPr>
              <w:ins w:id="15992" w:author="Dr Mamadou SANOGO" w:date="2023-10-25T17:38:00Z"/>
              <w:b/>
              <w:sz w:val="44"/>
            </w:rPr>
          </w:rPrChange>
        </w:rPr>
      </w:pPr>
    </w:p>
    <w:p w14:paraId="53218CBC" w14:textId="0032C0CF" w:rsidR="00A75F71" w:rsidRPr="007A4AFC" w:rsidRDefault="00A75F71" w:rsidP="00D81BFF">
      <w:pPr>
        <w:shd w:val="clear" w:color="auto" w:fill="FFFFFF"/>
        <w:spacing w:line="240" w:lineRule="auto"/>
        <w:ind w:right="9"/>
        <w:jc w:val="center"/>
        <w:rPr>
          <w:ins w:id="15993" w:author="Dr Mamadou SANOGO" w:date="2023-10-25T17:38:00Z"/>
          <w:b/>
          <w:color w:val="000000" w:themeColor="text1"/>
          <w:sz w:val="44"/>
          <w:rPrChange w:id="15994" w:author="Dr Mamadou SANOGO" w:date="2023-10-25T18:15:00Z">
            <w:rPr>
              <w:ins w:id="15995" w:author="Dr Mamadou SANOGO" w:date="2023-10-25T17:38:00Z"/>
              <w:b/>
              <w:sz w:val="44"/>
            </w:rPr>
          </w:rPrChange>
        </w:rPr>
      </w:pPr>
    </w:p>
    <w:p w14:paraId="361B6D5D" w14:textId="0920010E" w:rsidR="00A75F71" w:rsidRPr="007A4AFC" w:rsidRDefault="00A75F71" w:rsidP="00D81BFF">
      <w:pPr>
        <w:shd w:val="clear" w:color="auto" w:fill="FFFFFF"/>
        <w:spacing w:line="240" w:lineRule="auto"/>
        <w:ind w:right="9"/>
        <w:jc w:val="center"/>
        <w:rPr>
          <w:ins w:id="15996" w:author="Dr Mamadou SANOGO" w:date="2023-10-25T17:38:00Z"/>
          <w:b/>
          <w:color w:val="000000" w:themeColor="text1"/>
          <w:sz w:val="44"/>
          <w:rPrChange w:id="15997" w:author="Dr Mamadou SANOGO" w:date="2023-10-25T18:15:00Z">
            <w:rPr>
              <w:ins w:id="15998" w:author="Dr Mamadou SANOGO" w:date="2023-10-25T17:38:00Z"/>
              <w:b/>
              <w:sz w:val="44"/>
            </w:rPr>
          </w:rPrChange>
        </w:rPr>
      </w:pPr>
    </w:p>
    <w:p w14:paraId="2BD53EC5" w14:textId="09415736" w:rsidR="00A75F71" w:rsidRPr="007A4AFC" w:rsidRDefault="00A75F71" w:rsidP="00D81BFF">
      <w:pPr>
        <w:shd w:val="clear" w:color="auto" w:fill="FFFFFF"/>
        <w:spacing w:line="240" w:lineRule="auto"/>
        <w:ind w:right="9"/>
        <w:jc w:val="center"/>
        <w:rPr>
          <w:ins w:id="15999" w:author="Dr Mamadou SANOGO" w:date="2023-10-25T17:38:00Z"/>
          <w:b/>
          <w:color w:val="000000" w:themeColor="text1"/>
          <w:sz w:val="44"/>
          <w:rPrChange w:id="16000" w:author="Dr Mamadou SANOGO" w:date="2023-10-25T18:15:00Z">
            <w:rPr>
              <w:ins w:id="16001" w:author="Dr Mamadou SANOGO" w:date="2023-10-25T17:38:00Z"/>
              <w:b/>
              <w:sz w:val="44"/>
            </w:rPr>
          </w:rPrChange>
        </w:rPr>
      </w:pPr>
    </w:p>
    <w:p w14:paraId="2ABB7142" w14:textId="2595733D" w:rsidR="00A75F71" w:rsidRPr="007A4AFC" w:rsidRDefault="00A75F71" w:rsidP="00D81BFF">
      <w:pPr>
        <w:shd w:val="clear" w:color="auto" w:fill="FFFFFF"/>
        <w:spacing w:line="240" w:lineRule="auto"/>
        <w:ind w:right="9"/>
        <w:jc w:val="center"/>
        <w:rPr>
          <w:ins w:id="16002" w:author="Dr Mamadou SANOGO" w:date="2023-10-25T17:38:00Z"/>
          <w:b/>
          <w:color w:val="000000" w:themeColor="text1"/>
          <w:sz w:val="44"/>
          <w:rPrChange w:id="16003" w:author="Dr Mamadou SANOGO" w:date="2023-10-25T18:15:00Z">
            <w:rPr>
              <w:ins w:id="16004" w:author="Dr Mamadou SANOGO" w:date="2023-10-25T17:38:00Z"/>
              <w:b/>
              <w:sz w:val="44"/>
            </w:rPr>
          </w:rPrChange>
        </w:rPr>
      </w:pPr>
    </w:p>
    <w:p w14:paraId="7172C200" w14:textId="3AC1FB6E" w:rsidR="00A75F71" w:rsidRPr="007A4AFC" w:rsidRDefault="00A75F71" w:rsidP="00D81BFF">
      <w:pPr>
        <w:shd w:val="clear" w:color="auto" w:fill="FFFFFF"/>
        <w:spacing w:line="240" w:lineRule="auto"/>
        <w:ind w:right="9"/>
        <w:jc w:val="center"/>
        <w:rPr>
          <w:ins w:id="16005" w:author="Dr Mamadou SANOGO" w:date="2023-10-25T17:38:00Z"/>
          <w:b/>
          <w:color w:val="000000" w:themeColor="text1"/>
          <w:sz w:val="44"/>
          <w:rPrChange w:id="16006" w:author="Dr Mamadou SANOGO" w:date="2023-10-25T18:15:00Z">
            <w:rPr>
              <w:ins w:id="16007" w:author="Dr Mamadou SANOGO" w:date="2023-10-25T17:38:00Z"/>
              <w:b/>
              <w:sz w:val="44"/>
            </w:rPr>
          </w:rPrChange>
        </w:rPr>
      </w:pPr>
    </w:p>
    <w:p w14:paraId="3ED76D93" w14:textId="36CF698D" w:rsidR="00A75F71" w:rsidRPr="007A4AFC" w:rsidRDefault="00A75F71" w:rsidP="00D81BFF">
      <w:pPr>
        <w:shd w:val="clear" w:color="auto" w:fill="FFFFFF"/>
        <w:spacing w:line="240" w:lineRule="auto"/>
        <w:ind w:right="9"/>
        <w:jc w:val="center"/>
        <w:rPr>
          <w:ins w:id="16008" w:author="Dr Mamadou SANOGO" w:date="2023-10-25T17:38:00Z"/>
          <w:b/>
          <w:color w:val="000000" w:themeColor="text1"/>
          <w:sz w:val="44"/>
          <w:rPrChange w:id="16009" w:author="Dr Mamadou SANOGO" w:date="2023-10-25T18:15:00Z">
            <w:rPr>
              <w:ins w:id="16010" w:author="Dr Mamadou SANOGO" w:date="2023-10-25T17:38:00Z"/>
              <w:b/>
              <w:sz w:val="44"/>
            </w:rPr>
          </w:rPrChange>
        </w:rPr>
      </w:pPr>
    </w:p>
    <w:p w14:paraId="4E1127DB" w14:textId="5FFFCC64" w:rsidR="00A75F71" w:rsidRPr="007A4AFC" w:rsidRDefault="00A75F71" w:rsidP="00D81BFF">
      <w:pPr>
        <w:shd w:val="clear" w:color="auto" w:fill="FFFFFF"/>
        <w:spacing w:line="240" w:lineRule="auto"/>
        <w:ind w:right="9"/>
        <w:jc w:val="center"/>
        <w:rPr>
          <w:ins w:id="16011" w:author="Dr Mamadou SANOGO" w:date="2023-10-25T17:38:00Z"/>
          <w:b/>
          <w:color w:val="000000" w:themeColor="text1"/>
          <w:sz w:val="44"/>
          <w:rPrChange w:id="16012" w:author="Dr Mamadou SANOGO" w:date="2023-10-25T18:15:00Z">
            <w:rPr>
              <w:ins w:id="16013" w:author="Dr Mamadou SANOGO" w:date="2023-10-25T17:38:00Z"/>
              <w:b/>
              <w:sz w:val="44"/>
            </w:rPr>
          </w:rPrChange>
        </w:rPr>
      </w:pPr>
    </w:p>
    <w:p w14:paraId="7350F529" w14:textId="56EFFCB6" w:rsidR="00A75F71" w:rsidRPr="007A4AFC" w:rsidRDefault="00A75F71" w:rsidP="00D81BFF">
      <w:pPr>
        <w:shd w:val="clear" w:color="auto" w:fill="FFFFFF"/>
        <w:spacing w:line="240" w:lineRule="auto"/>
        <w:ind w:right="9"/>
        <w:jc w:val="center"/>
        <w:rPr>
          <w:ins w:id="16014" w:author="Dr Mamadou SANOGO" w:date="2023-10-25T17:38:00Z"/>
          <w:b/>
          <w:color w:val="000000" w:themeColor="text1"/>
          <w:sz w:val="44"/>
          <w:rPrChange w:id="16015" w:author="Dr Mamadou SANOGO" w:date="2023-10-25T18:15:00Z">
            <w:rPr>
              <w:ins w:id="16016" w:author="Dr Mamadou SANOGO" w:date="2023-10-25T17:38:00Z"/>
              <w:b/>
              <w:sz w:val="44"/>
            </w:rPr>
          </w:rPrChange>
        </w:rPr>
      </w:pPr>
    </w:p>
    <w:p w14:paraId="4FBEBF96" w14:textId="4E67FEBE" w:rsidR="00A75F71" w:rsidRPr="007A4AFC" w:rsidRDefault="00A75F71" w:rsidP="00D81BFF">
      <w:pPr>
        <w:shd w:val="clear" w:color="auto" w:fill="FFFFFF"/>
        <w:spacing w:line="240" w:lineRule="auto"/>
        <w:ind w:right="9"/>
        <w:jc w:val="center"/>
        <w:rPr>
          <w:ins w:id="16017" w:author="Dr Mamadou SANOGO" w:date="2023-10-25T17:38:00Z"/>
          <w:b/>
          <w:color w:val="000000" w:themeColor="text1"/>
          <w:sz w:val="44"/>
          <w:rPrChange w:id="16018" w:author="Dr Mamadou SANOGO" w:date="2023-10-25T18:15:00Z">
            <w:rPr>
              <w:ins w:id="16019" w:author="Dr Mamadou SANOGO" w:date="2023-10-25T17:38:00Z"/>
              <w:b/>
              <w:sz w:val="44"/>
            </w:rPr>
          </w:rPrChange>
        </w:rPr>
      </w:pPr>
    </w:p>
    <w:p w14:paraId="06A495B8" w14:textId="4553057C" w:rsidR="00A75F71" w:rsidRPr="007A4AFC" w:rsidRDefault="00A75F71" w:rsidP="00D81BFF">
      <w:pPr>
        <w:shd w:val="clear" w:color="auto" w:fill="FFFFFF"/>
        <w:spacing w:line="240" w:lineRule="auto"/>
        <w:ind w:right="9"/>
        <w:jc w:val="center"/>
        <w:rPr>
          <w:ins w:id="16020" w:author="Dr Mamadou SANOGO" w:date="2023-10-25T17:38:00Z"/>
          <w:b/>
          <w:color w:val="000000" w:themeColor="text1"/>
          <w:sz w:val="44"/>
          <w:rPrChange w:id="16021" w:author="Dr Mamadou SANOGO" w:date="2023-10-25T18:15:00Z">
            <w:rPr>
              <w:ins w:id="16022" w:author="Dr Mamadou SANOGO" w:date="2023-10-25T17:38:00Z"/>
              <w:b/>
              <w:sz w:val="44"/>
            </w:rPr>
          </w:rPrChange>
        </w:rPr>
      </w:pPr>
    </w:p>
    <w:p w14:paraId="1D063001" w14:textId="5B335F03" w:rsidR="00A75F71" w:rsidRPr="007A4AFC" w:rsidRDefault="00A75F71" w:rsidP="00D81BFF">
      <w:pPr>
        <w:shd w:val="clear" w:color="auto" w:fill="FFFFFF"/>
        <w:spacing w:line="240" w:lineRule="auto"/>
        <w:ind w:right="9"/>
        <w:jc w:val="center"/>
        <w:rPr>
          <w:ins w:id="16023" w:author="Dr Mamadou SANOGO" w:date="2023-10-25T17:38:00Z"/>
          <w:b/>
          <w:color w:val="000000" w:themeColor="text1"/>
          <w:sz w:val="44"/>
          <w:rPrChange w:id="16024" w:author="Dr Mamadou SANOGO" w:date="2023-10-25T18:15:00Z">
            <w:rPr>
              <w:ins w:id="16025" w:author="Dr Mamadou SANOGO" w:date="2023-10-25T17:38:00Z"/>
              <w:b/>
              <w:sz w:val="44"/>
            </w:rPr>
          </w:rPrChange>
        </w:rPr>
      </w:pPr>
    </w:p>
    <w:p w14:paraId="5CD0D027" w14:textId="3EC02DCC" w:rsidR="00A75F71" w:rsidRPr="007A4AFC" w:rsidRDefault="00A75F71" w:rsidP="00D81BFF">
      <w:pPr>
        <w:shd w:val="clear" w:color="auto" w:fill="FFFFFF"/>
        <w:spacing w:line="240" w:lineRule="auto"/>
        <w:ind w:right="9"/>
        <w:jc w:val="center"/>
        <w:rPr>
          <w:ins w:id="16026" w:author="Dr Mamadou SANOGO" w:date="2023-10-25T17:39:00Z"/>
          <w:b/>
          <w:color w:val="000000" w:themeColor="text1"/>
          <w:sz w:val="44"/>
          <w:rPrChange w:id="16027" w:author="Dr Mamadou SANOGO" w:date="2023-10-25T18:15:00Z">
            <w:rPr>
              <w:ins w:id="16028" w:author="Dr Mamadou SANOGO" w:date="2023-10-25T17:39:00Z"/>
              <w:b/>
              <w:sz w:val="44"/>
            </w:rPr>
          </w:rPrChange>
        </w:rPr>
      </w:pPr>
    </w:p>
    <w:p w14:paraId="6DA9B775" w14:textId="6EA35498" w:rsidR="00A75F71" w:rsidRPr="007A4AFC" w:rsidRDefault="00A75F71" w:rsidP="00D81BFF">
      <w:pPr>
        <w:shd w:val="clear" w:color="auto" w:fill="FFFFFF"/>
        <w:spacing w:line="240" w:lineRule="auto"/>
        <w:ind w:right="9"/>
        <w:jc w:val="center"/>
        <w:rPr>
          <w:ins w:id="16029" w:author="Dr Mamadou SANOGO" w:date="2023-10-25T17:39:00Z"/>
          <w:b/>
          <w:color w:val="000000" w:themeColor="text1"/>
          <w:sz w:val="44"/>
          <w:rPrChange w:id="16030" w:author="Dr Mamadou SANOGO" w:date="2023-10-25T18:15:00Z">
            <w:rPr>
              <w:ins w:id="16031" w:author="Dr Mamadou SANOGO" w:date="2023-10-25T17:39:00Z"/>
              <w:b/>
              <w:sz w:val="44"/>
            </w:rPr>
          </w:rPrChange>
        </w:rPr>
      </w:pPr>
    </w:p>
    <w:p w14:paraId="0AF142CF" w14:textId="59C27C5B" w:rsidR="00A75F71" w:rsidRPr="007A4AFC" w:rsidRDefault="00A75F71" w:rsidP="00D81BFF">
      <w:pPr>
        <w:shd w:val="clear" w:color="auto" w:fill="FFFFFF"/>
        <w:spacing w:line="240" w:lineRule="auto"/>
        <w:ind w:right="9"/>
        <w:jc w:val="center"/>
        <w:rPr>
          <w:ins w:id="16032" w:author="Dr Mamadou SANOGO" w:date="2023-10-25T17:39:00Z"/>
          <w:b/>
          <w:color w:val="000000" w:themeColor="text1"/>
          <w:sz w:val="44"/>
          <w:rPrChange w:id="16033" w:author="Dr Mamadou SANOGO" w:date="2023-10-25T18:15:00Z">
            <w:rPr>
              <w:ins w:id="16034" w:author="Dr Mamadou SANOGO" w:date="2023-10-25T17:39:00Z"/>
              <w:b/>
              <w:sz w:val="44"/>
            </w:rPr>
          </w:rPrChange>
        </w:rPr>
      </w:pPr>
    </w:p>
    <w:p w14:paraId="15299E54" w14:textId="7C54713F" w:rsidR="00A75F71" w:rsidRPr="007A4AFC" w:rsidRDefault="00A75F71" w:rsidP="00D81BFF">
      <w:pPr>
        <w:shd w:val="clear" w:color="auto" w:fill="FFFFFF"/>
        <w:spacing w:line="240" w:lineRule="auto"/>
        <w:ind w:right="9"/>
        <w:jc w:val="center"/>
        <w:rPr>
          <w:ins w:id="16035" w:author="Dr Mamadou SANOGO" w:date="2023-10-25T17:39:00Z"/>
          <w:b/>
          <w:color w:val="000000" w:themeColor="text1"/>
          <w:sz w:val="44"/>
          <w:rPrChange w:id="16036" w:author="Dr Mamadou SANOGO" w:date="2023-10-25T18:15:00Z">
            <w:rPr>
              <w:ins w:id="16037" w:author="Dr Mamadou SANOGO" w:date="2023-10-25T17:39:00Z"/>
              <w:b/>
              <w:sz w:val="44"/>
            </w:rPr>
          </w:rPrChange>
        </w:rPr>
      </w:pPr>
    </w:p>
    <w:p w14:paraId="4E897399" w14:textId="0B7FCC1F" w:rsidR="00A75F71" w:rsidRPr="007A4AFC" w:rsidRDefault="00A75F71" w:rsidP="00D81BFF">
      <w:pPr>
        <w:shd w:val="clear" w:color="auto" w:fill="FFFFFF"/>
        <w:spacing w:line="240" w:lineRule="auto"/>
        <w:ind w:right="9"/>
        <w:jc w:val="center"/>
        <w:rPr>
          <w:ins w:id="16038" w:author="Dr Mamadou SANOGO" w:date="2023-10-25T17:39:00Z"/>
          <w:b/>
          <w:color w:val="000000" w:themeColor="text1"/>
          <w:sz w:val="44"/>
          <w:rPrChange w:id="16039" w:author="Dr Mamadou SANOGO" w:date="2023-10-25T18:15:00Z">
            <w:rPr>
              <w:ins w:id="16040" w:author="Dr Mamadou SANOGO" w:date="2023-10-25T17:39:00Z"/>
              <w:b/>
              <w:sz w:val="44"/>
            </w:rPr>
          </w:rPrChange>
        </w:rPr>
      </w:pPr>
    </w:p>
    <w:p w14:paraId="40C67783" w14:textId="098797B9" w:rsidR="00A75F71" w:rsidRPr="007A4AFC" w:rsidRDefault="00A75F71" w:rsidP="00D81BFF">
      <w:pPr>
        <w:shd w:val="clear" w:color="auto" w:fill="FFFFFF"/>
        <w:spacing w:line="240" w:lineRule="auto"/>
        <w:ind w:right="9"/>
        <w:jc w:val="center"/>
        <w:rPr>
          <w:ins w:id="16041" w:author="Dr Mamadou SANOGO" w:date="2023-10-25T17:39:00Z"/>
          <w:b/>
          <w:color w:val="000000" w:themeColor="text1"/>
          <w:sz w:val="44"/>
          <w:rPrChange w:id="16042" w:author="Dr Mamadou SANOGO" w:date="2023-10-25T18:15:00Z">
            <w:rPr>
              <w:ins w:id="16043" w:author="Dr Mamadou SANOGO" w:date="2023-10-25T17:39:00Z"/>
              <w:b/>
              <w:sz w:val="44"/>
            </w:rPr>
          </w:rPrChange>
        </w:rPr>
      </w:pPr>
    </w:p>
    <w:p w14:paraId="31D43733" w14:textId="77777777" w:rsidR="00A75F71" w:rsidRPr="007A4AFC" w:rsidRDefault="00A75F71" w:rsidP="00D81BFF">
      <w:pPr>
        <w:shd w:val="clear" w:color="auto" w:fill="FFFFFF"/>
        <w:spacing w:line="240" w:lineRule="auto"/>
        <w:ind w:right="9"/>
        <w:jc w:val="center"/>
        <w:rPr>
          <w:ins w:id="16044" w:author="Dr Mamadou SANOGO" w:date="2023-10-25T17:38:00Z"/>
          <w:b/>
          <w:color w:val="000000" w:themeColor="text1"/>
          <w:sz w:val="44"/>
          <w:rPrChange w:id="16045" w:author="Dr Mamadou SANOGO" w:date="2023-10-25T18:15:00Z">
            <w:rPr>
              <w:ins w:id="16046" w:author="Dr Mamadou SANOGO" w:date="2023-10-25T17:38:00Z"/>
              <w:b/>
              <w:sz w:val="44"/>
            </w:rPr>
          </w:rPrChange>
        </w:rPr>
      </w:pPr>
    </w:p>
    <w:p w14:paraId="2DE7878B" w14:textId="77777777" w:rsidR="00A75F71" w:rsidRPr="007A4AFC" w:rsidRDefault="00A75F71" w:rsidP="00D81BFF">
      <w:pPr>
        <w:shd w:val="clear" w:color="auto" w:fill="FFFFFF"/>
        <w:spacing w:line="240" w:lineRule="auto"/>
        <w:ind w:right="9"/>
        <w:jc w:val="center"/>
        <w:rPr>
          <w:ins w:id="16047" w:author="Dr Mamadou SANOGO" w:date="2023-10-25T15:02:00Z"/>
          <w:b/>
          <w:color w:val="000000" w:themeColor="text1"/>
          <w:sz w:val="44"/>
          <w:rPrChange w:id="16048" w:author="Dr Mamadou SANOGO" w:date="2023-10-25T18:15:00Z">
            <w:rPr>
              <w:ins w:id="16049" w:author="Dr Mamadou SANOGO" w:date="2023-10-25T15:02:00Z"/>
              <w:b/>
              <w:sz w:val="44"/>
            </w:rPr>
          </w:rPrChange>
        </w:rPr>
      </w:pPr>
    </w:p>
    <w:p w14:paraId="1A6BE2A1" w14:textId="45CBB3DF" w:rsidR="00D81BFF" w:rsidRPr="007A4AFC" w:rsidRDefault="00D81BFF" w:rsidP="00D81BFF">
      <w:pPr>
        <w:shd w:val="clear" w:color="auto" w:fill="FFFFFF"/>
        <w:spacing w:line="240" w:lineRule="auto"/>
        <w:ind w:right="9"/>
        <w:jc w:val="center"/>
        <w:rPr>
          <w:ins w:id="16050" w:author="Dr Mamadou SANOGO" w:date="2023-10-25T17:38:00Z"/>
          <w:b/>
          <w:color w:val="000000" w:themeColor="text1"/>
          <w:sz w:val="44"/>
          <w:rPrChange w:id="16051" w:author="Dr Mamadou SANOGO" w:date="2023-10-25T18:15:00Z">
            <w:rPr>
              <w:ins w:id="16052" w:author="Dr Mamadou SANOGO" w:date="2023-10-25T17:38:00Z"/>
              <w:b/>
              <w:sz w:val="44"/>
            </w:rPr>
          </w:rPrChange>
        </w:rPr>
      </w:pPr>
      <w:ins w:id="16053" w:author="Dr Mamadou SANOGO" w:date="2023-10-25T15:02:00Z">
        <w:r w:rsidRPr="007A4AFC">
          <w:rPr>
            <w:b/>
            <w:color w:val="000000" w:themeColor="text1"/>
            <w:sz w:val="44"/>
            <w:rPrChange w:id="16054" w:author="Dr Mamadou SANOGO" w:date="2023-10-25T18:15:00Z">
              <w:rPr>
                <w:b/>
                <w:sz w:val="44"/>
              </w:rPr>
            </w:rPrChange>
          </w:rPr>
          <w:t>Annexe n°0</w:t>
        </w:r>
      </w:ins>
      <w:ins w:id="16055" w:author="Dr Mamadou SANOGO" w:date="2023-10-25T17:38:00Z">
        <w:r w:rsidR="00A75F71" w:rsidRPr="007A4AFC">
          <w:rPr>
            <w:b/>
            <w:color w:val="000000" w:themeColor="text1"/>
            <w:sz w:val="44"/>
            <w:rPrChange w:id="16056" w:author="Dr Mamadou SANOGO" w:date="2023-10-25T18:15:00Z">
              <w:rPr>
                <w:b/>
                <w:sz w:val="44"/>
              </w:rPr>
            </w:rPrChange>
          </w:rPr>
          <w:t>28</w:t>
        </w:r>
      </w:ins>
      <w:ins w:id="16057" w:author="Dr Mamadou SANOGO" w:date="2023-10-25T15:02:00Z">
        <w:r w:rsidRPr="007A4AFC">
          <w:rPr>
            <w:b/>
            <w:color w:val="000000" w:themeColor="text1"/>
            <w:sz w:val="44"/>
            <w:rPrChange w:id="16058" w:author="Dr Mamadou SANOGO" w:date="2023-10-25T18:15:00Z">
              <w:rPr>
                <w:b/>
                <w:sz w:val="44"/>
              </w:rPr>
            </w:rPrChange>
          </w:rPr>
          <w:t> : Rapport activités académiques</w:t>
        </w:r>
      </w:ins>
    </w:p>
    <w:p w14:paraId="32C03DB1" w14:textId="43197637" w:rsidR="00A75F71" w:rsidRPr="007A4AFC" w:rsidRDefault="00A75F71" w:rsidP="00D81BFF">
      <w:pPr>
        <w:shd w:val="clear" w:color="auto" w:fill="FFFFFF"/>
        <w:spacing w:line="240" w:lineRule="auto"/>
        <w:ind w:right="9"/>
        <w:jc w:val="center"/>
        <w:rPr>
          <w:ins w:id="16059" w:author="Dr Mamadou SANOGO" w:date="2023-10-25T17:38:00Z"/>
          <w:b/>
          <w:color w:val="000000" w:themeColor="text1"/>
          <w:sz w:val="44"/>
          <w:rPrChange w:id="16060" w:author="Dr Mamadou SANOGO" w:date="2023-10-25T18:15:00Z">
            <w:rPr>
              <w:ins w:id="16061" w:author="Dr Mamadou SANOGO" w:date="2023-10-25T17:38:00Z"/>
              <w:b/>
              <w:sz w:val="44"/>
            </w:rPr>
          </w:rPrChange>
        </w:rPr>
      </w:pPr>
    </w:p>
    <w:p w14:paraId="42D8F692" w14:textId="02A952F8" w:rsidR="00A75F71" w:rsidRPr="007A4AFC" w:rsidRDefault="00A75F71" w:rsidP="00D81BFF">
      <w:pPr>
        <w:shd w:val="clear" w:color="auto" w:fill="FFFFFF"/>
        <w:spacing w:line="240" w:lineRule="auto"/>
        <w:ind w:right="9"/>
        <w:jc w:val="center"/>
        <w:rPr>
          <w:ins w:id="16062" w:author="Dr Mamadou SANOGO" w:date="2023-10-25T17:38:00Z"/>
          <w:b/>
          <w:color w:val="000000" w:themeColor="text1"/>
          <w:sz w:val="44"/>
          <w:rPrChange w:id="16063" w:author="Dr Mamadou SANOGO" w:date="2023-10-25T18:15:00Z">
            <w:rPr>
              <w:ins w:id="16064" w:author="Dr Mamadou SANOGO" w:date="2023-10-25T17:38:00Z"/>
              <w:b/>
              <w:sz w:val="44"/>
            </w:rPr>
          </w:rPrChange>
        </w:rPr>
      </w:pPr>
    </w:p>
    <w:p w14:paraId="34E09344" w14:textId="7A889B66" w:rsidR="00A75F71" w:rsidRPr="007A4AFC" w:rsidRDefault="00A75F71" w:rsidP="00D81BFF">
      <w:pPr>
        <w:shd w:val="clear" w:color="auto" w:fill="FFFFFF"/>
        <w:spacing w:line="240" w:lineRule="auto"/>
        <w:ind w:right="9"/>
        <w:jc w:val="center"/>
        <w:rPr>
          <w:ins w:id="16065" w:author="Dr Mamadou SANOGO" w:date="2023-10-25T17:38:00Z"/>
          <w:b/>
          <w:color w:val="000000" w:themeColor="text1"/>
          <w:sz w:val="44"/>
          <w:rPrChange w:id="16066" w:author="Dr Mamadou SANOGO" w:date="2023-10-25T18:15:00Z">
            <w:rPr>
              <w:ins w:id="16067" w:author="Dr Mamadou SANOGO" w:date="2023-10-25T17:38:00Z"/>
              <w:b/>
              <w:sz w:val="44"/>
            </w:rPr>
          </w:rPrChange>
        </w:rPr>
      </w:pPr>
    </w:p>
    <w:p w14:paraId="65BE7EC8" w14:textId="050237F3" w:rsidR="00A75F71" w:rsidRPr="007A4AFC" w:rsidRDefault="00A75F71" w:rsidP="00D81BFF">
      <w:pPr>
        <w:shd w:val="clear" w:color="auto" w:fill="FFFFFF"/>
        <w:spacing w:line="240" w:lineRule="auto"/>
        <w:ind w:right="9"/>
        <w:jc w:val="center"/>
        <w:rPr>
          <w:ins w:id="16068" w:author="Dr Mamadou SANOGO" w:date="2023-10-25T17:38:00Z"/>
          <w:b/>
          <w:color w:val="000000" w:themeColor="text1"/>
          <w:sz w:val="44"/>
          <w:rPrChange w:id="16069" w:author="Dr Mamadou SANOGO" w:date="2023-10-25T18:15:00Z">
            <w:rPr>
              <w:ins w:id="16070" w:author="Dr Mamadou SANOGO" w:date="2023-10-25T17:38:00Z"/>
              <w:b/>
              <w:sz w:val="44"/>
            </w:rPr>
          </w:rPrChange>
        </w:rPr>
      </w:pPr>
    </w:p>
    <w:p w14:paraId="4129183B" w14:textId="5C073046" w:rsidR="00A75F71" w:rsidRPr="007A4AFC" w:rsidRDefault="00A75F71" w:rsidP="00D81BFF">
      <w:pPr>
        <w:shd w:val="clear" w:color="auto" w:fill="FFFFFF"/>
        <w:spacing w:line="240" w:lineRule="auto"/>
        <w:ind w:right="9"/>
        <w:jc w:val="center"/>
        <w:rPr>
          <w:ins w:id="16071" w:author="Dr Mamadou SANOGO" w:date="2023-10-25T17:38:00Z"/>
          <w:b/>
          <w:color w:val="000000" w:themeColor="text1"/>
          <w:sz w:val="44"/>
          <w:rPrChange w:id="16072" w:author="Dr Mamadou SANOGO" w:date="2023-10-25T18:15:00Z">
            <w:rPr>
              <w:ins w:id="16073" w:author="Dr Mamadou SANOGO" w:date="2023-10-25T17:38:00Z"/>
              <w:b/>
              <w:sz w:val="44"/>
            </w:rPr>
          </w:rPrChange>
        </w:rPr>
      </w:pPr>
    </w:p>
    <w:p w14:paraId="1AD3C4A6" w14:textId="73CA731C" w:rsidR="00A75F71" w:rsidRPr="007A4AFC" w:rsidRDefault="00A75F71" w:rsidP="00D81BFF">
      <w:pPr>
        <w:shd w:val="clear" w:color="auto" w:fill="FFFFFF"/>
        <w:spacing w:line="240" w:lineRule="auto"/>
        <w:ind w:right="9"/>
        <w:jc w:val="center"/>
        <w:rPr>
          <w:ins w:id="16074" w:author="Dr Mamadou SANOGO" w:date="2023-10-25T17:38:00Z"/>
          <w:b/>
          <w:color w:val="000000" w:themeColor="text1"/>
          <w:sz w:val="44"/>
          <w:rPrChange w:id="16075" w:author="Dr Mamadou SANOGO" w:date="2023-10-25T18:15:00Z">
            <w:rPr>
              <w:ins w:id="16076" w:author="Dr Mamadou SANOGO" w:date="2023-10-25T17:38:00Z"/>
              <w:b/>
              <w:sz w:val="44"/>
            </w:rPr>
          </w:rPrChange>
        </w:rPr>
      </w:pPr>
    </w:p>
    <w:p w14:paraId="0B298875" w14:textId="6F896AF1" w:rsidR="00A75F71" w:rsidRPr="007A4AFC" w:rsidRDefault="00A75F71" w:rsidP="00A75F71">
      <w:pPr>
        <w:spacing w:after="200" w:line="276" w:lineRule="auto"/>
        <w:rPr>
          <w:ins w:id="16077" w:author="Dr Mamadou SANOGO" w:date="2023-10-25T18:06:00Z"/>
          <w:rFonts w:eastAsia="Calibri"/>
          <w:b/>
          <w:color w:val="000000" w:themeColor="text1"/>
          <w:lang w:eastAsia="en-US"/>
          <w:rPrChange w:id="16078" w:author="Dr Mamadou SANOGO" w:date="2023-10-25T18:15:00Z">
            <w:rPr>
              <w:ins w:id="16079" w:author="Dr Mamadou SANOGO" w:date="2023-10-25T18:06:00Z"/>
              <w:rFonts w:eastAsia="Calibri"/>
              <w:b/>
              <w:lang w:eastAsia="en-US"/>
            </w:rPr>
          </w:rPrChange>
        </w:rPr>
      </w:pPr>
    </w:p>
    <w:p w14:paraId="05D88B4D" w14:textId="75C39F53" w:rsidR="00A33868" w:rsidRPr="007A4AFC" w:rsidRDefault="00A33868" w:rsidP="00A75F71">
      <w:pPr>
        <w:spacing w:after="200" w:line="276" w:lineRule="auto"/>
        <w:rPr>
          <w:ins w:id="16080" w:author="Dr Mamadou SANOGO" w:date="2023-10-25T18:06:00Z"/>
          <w:rFonts w:eastAsia="Calibri"/>
          <w:b/>
          <w:color w:val="000000" w:themeColor="text1"/>
          <w:lang w:eastAsia="en-US"/>
          <w:rPrChange w:id="16081" w:author="Dr Mamadou SANOGO" w:date="2023-10-25T18:15:00Z">
            <w:rPr>
              <w:ins w:id="16082" w:author="Dr Mamadou SANOGO" w:date="2023-10-25T18:06:00Z"/>
              <w:rFonts w:eastAsia="Calibri"/>
              <w:b/>
              <w:lang w:eastAsia="en-US"/>
            </w:rPr>
          </w:rPrChange>
        </w:rPr>
      </w:pPr>
    </w:p>
    <w:p w14:paraId="6CC42471" w14:textId="191AD3B2" w:rsidR="00A33868" w:rsidRDefault="00A33868" w:rsidP="00A75F71">
      <w:pPr>
        <w:spacing w:after="200" w:line="276" w:lineRule="auto"/>
        <w:rPr>
          <w:ins w:id="16083" w:author="Dr Mamadou SANOGO" w:date="2023-10-28T00:07:00Z"/>
          <w:rFonts w:eastAsia="Calibri"/>
          <w:b/>
          <w:color w:val="000000" w:themeColor="text1"/>
          <w:lang w:eastAsia="en-US"/>
        </w:rPr>
      </w:pPr>
    </w:p>
    <w:p w14:paraId="35380079" w14:textId="53CF8B03" w:rsidR="00B43097" w:rsidRDefault="00B43097" w:rsidP="00A75F71">
      <w:pPr>
        <w:spacing w:after="200" w:line="276" w:lineRule="auto"/>
        <w:rPr>
          <w:ins w:id="16084" w:author="Dr Mamadou SANOGO" w:date="2023-10-28T00:07:00Z"/>
          <w:rFonts w:eastAsia="Calibri"/>
          <w:b/>
          <w:color w:val="000000" w:themeColor="text1"/>
          <w:lang w:eastAsia="en-US"/>
        </w:rPr>
      </w:pPr>
    </w:p>
    <w:p w14:paraId="5C14DF85" w14:textId="51E018D5" w:rsidR="00B43097" w:rsidRDefault="00B43097" w:rsidP="00A75F71">
      <w:pPr>
        <w:spacing w:after="200" w:line="276" w:lineRule="auto"/>
        <w:rPr>
          <w:ins w:id="16085" w:author="Dr Mamadou SANOGO" w:date="2023-10-28T00:07:00Z"/>
          <w:rFonts w:eastAsia="Calibri"/>
          <w:b/>
          <w:color w:val="000000" w:themeColor="text1"/>
          <w:lang w:eastAsia="en-US"/>
        </w:rPr>
      </w:pPr>
    </w:p>
    <w:p w14:paraId="1D259473" w14:textId="050C0187" w:rsidR="00B43097" w:rsidRDefault="00B43097" w:rsidP="00A75F71">
      <w:pPr>
        <w:spacing w:after="200" w:line="276" w:lineRule="auto"/>
        <w:rPr>
          <w:ins w:id="16086" w:author="Dr Mamadou SANOGO" w:date="2023-10-28T00:07:00Z"/>
          <w:rFonts w:eastAsia="Calibri"/>
          <w:b/>
          <w:color w:val="000000" w:themeColor="text1"/>
          <w:lang w:eastAsia="en-US"/>
        </w:rPr>
      </w:pPr>
    </w:p>
    <w:p w14:paraId="38A346CD" w14:textId="16F41905" w:rsidR="00B43097" w:rsidRDefault="00B43097" w:rsidP="00A75F71">
      <w:pPr>
        <w:spacing w:after="200" w:line="276" w:lineRule="auto"/>
        <w:rPr>
          <w:ins w:id="16087" w:author="Dr Mamadou SANOGO" w:date="2023-10-28T00:07:00Z"/>
          <w:rFonts w:eastAsia="Calibri"/>
          <w:b/>
          <w:color w:val="000000" w:themeColor="text1"/>
          <w:lang w:eastAsia="en-US"/>
        </w:rPr>
      </w:pPr>
    </w:p>
    <w:p w14:paraId="2D70854C" w14:textId="0FB1D199" w:rsidR="00B43097" w:rsidRDefault="00B43097" w:rsidP="00A75F71">
      <w:pPr>
        <w:spacing w:after="200" w:line="276" w:lineRule="auto"/>
        <w:rPr>
          <w:ins w:id="16088" w:author="Dr Mamadou SANOGO" w:date="2023-10-28T00:07:00Z"/>
          <w:rFonts w:eastAsia="Calibri"/>
          <w:b/>
          <w:color w:val="000000" w:themeColor="text1"/>
          <w:lang w:eastAsia="en-US"/>
        </w:rPr>
      </w:pPr>
    </w:p>
    <w:p w14:paraId="33C29B05" w14:textId="4CF79FEE" w:rsidR="00B43097" w:rsidRDefault="00B43097" w:rsidP="00A75F71">
      <w:pPr>
        <w:spacing w:after="200" w:line="276" w:lineRule="auto"/>
        <w:rPr>
          <w:ins w:id="16089" w:author="Dr Mamadou SANOGO" w:date="2023-10-28T00:07:00Z"/>
          <w:rFonts w:eastAsia="Calibri"/>
          <w:b/>
          <w:color w:val="000000" w:themeColor="text1"/>
          <w:lang w:eastAsia="en-US"/>
        </w:rPr>
      </w:pPr>
    </w:p>
    <w:p w14:paraId="52BF5443" w14:textId="5F7F97AE" w:rsidR="00B43097" w:rsidRDefault="00B43097" w:rsidP="00A75F71">
      <w:pPr>
        <w:spacing w:after="200" w:line="276" w:lineRule="auto"/>
        <w:rPr>
          <w:ins w:id="16090" w:author="Dr Mamadou SANOGO" w:date="2023-10-28T00:07:00Z"/>
          <w:rFonts w:eastAsia="Calibri"/>
          <w:b/>
          <w:color w:val="000000" w:themeColor="text1"/>
          <w:lang w:eastAsia="en-US"/>
        </w:rPr>
      </w:pPr>
    </w:p>
    <w:p w14:paraId="3CEAD8C2" w14:textId="77777777" w:rsidR="00B43097" w:rsidRDefault="00B43097" w:rsidP="00A75F71">
      <w:pPr>
        <w:spacing w:after="200" w:line="276" w:lineRule="auto"/>
        <w:rPr>
          <w:ins w:id="16091" w:author="Dr Mamadou SANOGO" w:date="2023-10-27T11:52:00Z"/>
          <w:rFonts w:eastAsia="Calibri"/>
          <w:b/>
          <w:color w:val="000000" w:themeColor="text1"/>
          <w:lang w:eastAsia="en-US"/>
        </w:rPr>
      </w:pPr>
    </w:p>
    <w:p w14:paraId="452BC7B1" w14:textId="77777777" w:rsidR="006778CD" w:rsidRPr="007A4AFC" w:rsidRDefault="006778CD" w:rsidP="00A75F71">
      <w:pPr>
        <w:spacing w:after="200" w:line="276" w:lineRule="auto"/>
        <w:rPr>
          <w:ins w:id="16092" w:author="Dr Mamadou SANOGO" w:date="2023-10-25T17:40:00Z"/>
          <w:rFonts w:eastAsia="Calibri"/>
          <w:b/>
          <w:color w:val="000000" w:themeColor="text1"/>
          <w:lang w:eastAsia="en-US"/>
          <w:rPrChange w:id="16093" w:author="Dr Mamadou SANOGO" w:date="2023-10-25T18:15:00Z">
            <w:rPr>
              <w:ins w:id="16094" w:author="Dr Mamadou SANOGO" w:date="2023-10-25T17:40:00Z"/>
              <w:rFonts w:eastAsia="Calibri"/>
              <w:b/>
              <w:lang w:eastAsia="en-US"/>
            </w:rPr>
          </w:rPrChange>
        </w:rPr>
      </w:pPr>
    </w:p>
    <w:p w14:paraId="53649990" w14:textId="77777777" w:rsidR="00A75F71" w:rsidRPr="007A4AFC" w:rsidRDefault="00A75F71" w:rsidP="00A75F71">
      <w:pPr>
        <w:spacing w:line="240" w:lineRule="auto"/>
        <w:rPr>
          <w:ins w:id="16095" w:author="Dr Mamadou SANOGO" w:date="2023-10-25T17:40:00Z"/>
          <w:rFonts w:eastAsia="Calibri"/>
          <w:b/>
          <w:bCs/>
          <w:color w:val="000000" w:themeColor="text1"/>
          <w:sz w:val="20"/>
          <w:szCs w:val="20"/>
          <w:lang w:eastAsia="en-US"/>
          <w:rPrChange w:id="16096" w:author="Dr Mamadou SANOGO" w:date="2023-10-25T18:15:00Z">
            <w:rPr>
              <w:ins w:id="16097" w:author="Dr Mamadou SANOGO" w:date="2023-10-25T17:40:00Z"/>
              <w:rFonts w:eastAsia="Calibri"/>
              <w:b/>
              <w:bCs/>
              <w:sz w:val="20"/>
              <w:szCs w:val="20"/>
              <w:lang w:eastAsia="en-US"/>
            </w:rPr>
          </w:rPrChange>
        </w:rPr>
      </w:pPr>
      <w:ins w:id="16098" w:author="Dr Mamadou SANOGO" w:date="2023-10-25T17:40:00Z">
        <w:r w:rsidRPr="007A4AFC">
          <w:rPr>
            <w:rFonts w:eastAsia="Calibri"/>
            <w:b/>
            <w:bCs/>
            <w:color w:val="000000" w:themeColor="text1"/>
            <w:sz w:val="20"/>
            <w:szCs w:val="20"/>
            <w:lang w:eastAsia="en-US"/>
            <w:rPrChange w:id="16099" w:author="Dr Mamadou SANOGO" w:date="2023-10-25T18:15:00Z">
              <w:rPr>
                <w:rFonts w:eastAsia="Calibri"/>
                <w:b/>
                <w:bCs/>
                <w:sz w:val="20"/>
                <w:szCs w:val="20"/>
                <w:lang w:eastAsia="en-US"/>
              </w:rPr>
            </w:rPrChange>
          </w:rPr>
          <w:t xml:space="preserve">Ministère de l’Enseignement Supérieur </w:t>
        </w:r>
      </w:ins>
    </w:p>
    <w:p w14:paraId="556417D5" w14:textId="77777777" w:rsidR="00A75F71" w:rsidRPr="007A4AFC" w:rsidRDefault="00A75F71" w:rsidP="00A75F71">
      <w:pPr>
        <w:spacing w:line="240" w:lineRule="auto"/>
        <w:rPr>
          <w:ins w:id="16100" w:author="Dr Mamadou SANOGO" w:date="2023-10-25T17:40:00Z"/>
          <w:rFonts w:eastAsia="Calibri"/>
          <w:b/>
          <w:bCs/>
          <w:color w:val="000000" w:themeColor="text1"/>
          <w:sz w:val="20"/>
          <w:szCs w:val="20"/>
          <w:lang w:eastAsia="en-US"/>
          <w:rPrChange w:id="16101" w:author="Dr Mamadou SANOGO" w:date="2023-10-25T18:15:00Z">
            <w:rPr>
              <w:ins w:id="16102" w:author="Dr Mamadou SANOGO" w:date="2023-10-25T17:40:00Z"/>
              <w:rFonts w:eastAsia="Calibri"/>
              <w:b/>
              <w:bCs/>
              <w:sz w:val="20"/>
              <w:szCs w:val="20"/>
              <w:lang w:eastAsia="en-US"/>
            </w:rPr>
          </w:rPrChange>
        </w:rPr>
      </w:pPr>
      <w:proofErr w:type="gramStart"/>
      <w:ins w:id="16103" w:author="Dr Mamadou SANOGO" w:date="2023-10-25T17:40:00Z">
        <w:r w:rsidRPr="007A4AFC">
          <w:rPr>
            <w:rFonts w:eastAsia="Calibri"/>
            <w:b/>
            <w:bCs/>
            <w:color w:val="000000" w:themeColor="text1"/>
            <w:sz w:val="20"/>
            <w:szCs w:val="20"/>
            <w:lang w:eastAsia="en-US"/>
            <w:rPrChange w:id="16104"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105" w:author="Dr Mamadou SANOGO" w:date="2023-10-25T18:15:00Z">
              <w:rPr>
                <w:rFonts w:eastAsia="Calibri"/>
                <w:b/>
                <w:bCs/>
                <w:sz w:val="20"/>
                <w:szCs w:val="20"/>
                <w:lang w:eastAsia="en-US"/>
              </w:rPr>
            </w:rPrChange>
          </w:rPr>
          <w:t xml:space="preserve"> de la Recherche Scientifique  </w:t>
        </w:r>
      </w:ins>
    </w:p>
    <w:p w14:paraId="7BF31D24" w14:textId="77777777" w:rsidR="00A75F71" w:rsidRPr="007A4AFC" w:rsidRDefault="00A75F71" w:rsidP="00A75F71">
      <w:pPr>
        <w:spacing w:line="240" w:lineRule="auto"/>
        <w:rPr>
          <w:ins w:id="16106" w:author="Dr Mamadou SANOGO" w:date="2023-10-25T17:40:00Z"/>
          <w:rFonts w:eastAsia="Calibri"/>
          <w:b/>
          <w:bCs/>
          <w:color w:val="000000" w:themeColor="text1"/>
          <w:sz w:val="20"/>
          <w:szCs w:val="20"/>
          <w:lang w:eastAsia="en-US"/>
          <w:rPrChange w:id="16107" w:author="Dr Mamadou SANOGO" w:date="2023-10-25T18:15:00Z">
            <w:rPr>
              <w:ins w:id="16108" w:author="Dr Mamadou SANOGO" w:date="2023-10-25T17:40:00Z"/>
              <w:rFonts w:eastAsia="Calibri"/>
              <w:b/>
              <w:bCs/>
              <w:sz w:val="20"/>
              <w:szCs w:val="20"/>
              <w:lang w:eastAsia="en-US"/>
            </w:rPr>
          </w:rPrChange>
        </w:rPr>
      </w:pPr>
      <w:ins w:id="16109" w:author="Dr Mamadou SANOGO" w:date="2023-10-25T17:40:00Z">
        <w:r w:rsidRPr="007A4AFC">
          <w:rPr>
            <w:rFonts w:eastAsia="Calibri"/>
            <w:b/>
            <w:bCs/>
            <w:color w:val="000000" w:themeColor="text1"/>
            <w:sz w:val="20"/>
            <w:szCs w:val="20"/>
            <w:lang w:eastAsia="en-US"/>
            <w:rPrChange w:id="16110" w:author="Dr Mamadou SANOGO" w:date="2023-10-25T18:15:00Z">
              <w:rPr>
                <w:rFonts w:eastAsia="Calibri"/>
                <w:b/>
                <w:bCs/>
                <w:sz w:val="20"/>
                <w:szCs w:val="20"/>
                <w:lang w:eastAsia="en-US"/>
              </w:rPr>
            </w:rPrChange>
          </w:rPr>
          <w:t xml:space="preserve">                   …………………                                                            </w:t>
        </w:r>
      </w:ins>
    </w:p>
    <w:p w14:paraId="38B1FB52" w14:textId="77777777" w:rsidR="00A75F71" w:rsidRPr="007A4AFC" w:rsidRDefault="00A75F71" w:rsidP="00A75F71">
      <w:pPr>
        <w:spacing w:line="240" w:lineRule="auto"/>
        <w:rPr>
          <w:ins w:id="16111" w:author="Dr Mamadou SANOGO" w:date="2023-10-25T17:40:00Z"/>
          <w:rFonts w:eastAsia="Calibri"/>
          <w:b/>
          <w:bCs/>
          <w:color w:val="000000" w:themeColor="text1"/>
          <w:sz w:val="20"/>
          <w:szCs w:val="20"/>
          <w:lang w:eastAsia="en-US"/>
          <w:rPrChange w:id="16112" w:author="Dr Mamadou SANOGO" w:date="2023-10-25T18:15:00Z">
            <w:rPr>
              <w:ins w:id="16113" w:author="Dr Mamadou SANOGO" w:date="2023-10-25T17:40:00Z"/>
              <w:rFonts w:eastAsia="Calibri"/>
              <w:b/>
              <w:bCs/>
              <w:sz w:val="20"/>
              <w:szCs w:val="20"/>
              <w:lang w:eastAsia="en-US"/>
            </w:rPr>
          </w:rPrChange>
        </w:rPr>
      </w:pPr>
      <w:ins w:id="16114" w:author="Dr Mamadou SANOGO" w:date="2023-10-25T17:40:00Z">
        <w:r w:rsidRPr="007A4AFC">
          <w:rPr>
            <w:rFonts w:eastAsia="Calibri"/>
            <w:b/>
            <w:bCs/>
            <w:color w:val="000000" w:themeColor="text1"/>
            <w:sz w:val="20"/>
            <w:szCs w:val="20"/>
            <w:lang w:eastAsia="en-US"/>
            <w:rPrChange w:id="16115" w:author="Dr Mamadou SANOGO" w:date="2023-10-25T18:15:00Z">
              <w:rPr>
                <w:rFonts w:eastAsia="Calibri"/>
                <w:b/>
                <w:bCs/>
                <w:sz w:val="20"/>
                <w:szCs w:val="20"/>
                <w:lang w:eastAsia="en-US"/>
              </w:rPr>
            </w:rPrChange>
          </w:rPr>
          <w:t xml:space="preserve">Direction Générale de l’Enseignement Supérieur                                                                               </w:t>
        </w:r>
      </w:ins>
    </w:p>
    <w:p w14:paraId="1F033B67" w14:textId="77777777" w:rsidR="00A75F71" w:rsidRPr="007A4AFC" w:rsidRDefault="00A75F71" w:rsidP="00A75F71">
      <w:pPr>
        <w:spacing w:line="240" w:lineRule="auto"/>
        <w:rPr>
          <w:ins w:id="16116" w:author="Dr Mamadou SANOGO" w:date="2023-10-25T17:40:00Z"/>
          <w:rFonts w:eastAsia="Calibri"/>
          <w:b/>
          <w:bCs/>
          <w:color w:val="000000" w:themeColor="text1"/>
          <w:sz w:val="20"/>
          <w:szCs w:val="20"/>
          <w:lang w:eastAsia="en-US"/>
          <w:rPrChange w:id="16117" w:author="Dr Mamadou SANOGO" w:date="2023-10-25T18:15:00Z">
            <w:rPr>
              <w:ins w:id="16118" w:author="Dr Mamadou SANOGO" w:date="2023-10-25T17:40:00Z"/>
              <w:rFonts w:eastAsia="Calibri"/>
              <w:b/>
              <w:bCs/>
              <w:sz w:val="20"/>
              <w:szCs w:val="20"/>
              <w:lang w:eastAsia="en-US"/>
            </w:rPr>
          </w:rPrChange>
        </w:rPr>
      </w:pPr>
      <w:proofErr w:type="gramStart"/>
      <w:ins w:id="16119" w:author="Dr Mamadou SANOGO" w:date="2023-10-25T17:40:00Z">
        <w:r w:rsidRPr="007A4AFC">
          <w:rPr>
            <w:rFonts w:eastAsia="Calibri"/>
            <w:b/>
            <w:bCs/>
            <w:color w:val="000000" w:themeColor="text1"/>
            <w:sz w:val="20"/>
            <w:szCs w:val="20"/>
            <w:lang w:eastAsia="en-US"/>
            <w:rPrChange w:id="16120"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121" w:author="Dr Mamadou SANOGO" w:date="2023-10-25T18:15:00Z">
              <w:rPr>
                <w:rFonts w:eastAsia="Calibri"/>
                <w:b/>
                <w:bCs/>
                <w:sz w:val="20"/>
                <w:szCs w:val="20"/>
                <w:lang w:eastAsia="en-US"/>
              </w:rPr>
            </w:rPrChange>
          </w:rPr>
          <w:t xml:space="preserve"> de la Recherche Scientifique</w:t>
        </w:r>
      </w:ins>
    </w:p>
    <w:p w14:paraId="5A0AA440" w14:textId="53BE7652" w:rsidR="00A75F71" w:rsidRPr="007A4AFC" w:rsidRDefault="00A75F71" w:rsidP="00A75F71">
      <w:pPr>
        <w:spacing w:line="240" w:lineRule="auto"/>
        <w:rPr>
          <w:ins w:id="16122" w:author="Dr Mamadou SANOGO" w:date="2023-10-25T17:40:00Z"/>
          <w:rFonts w:eastAsia="Calibri"/>
          <w:b/>
          <w:bCs/>
          <w:color w:val="000000" w:themeColor="text1"/>
          <w:sz w:val="20"/>
          <w:szCs w:val="20"/>
          <w:lang w:eastAsia="en-US"/>
          <w:rPrChange w:id="16123" w:author="Dr Mamadou SANOGO" w:date="2023-10-25T18:15:00Z">
            <w:rPr>
              <w:ins w:id="16124" w:author="Dr Mamadou SANOGO" w:date="2023-10-25T17:40:00Z"/>
              <w:rFonts w:eastAsia="Calibri"/>
              <w:b/>
              <w:bCs/>
              <w:sz w:val="20"/>
              <w:szCs w:val="20"/>
              <w:lang w:eastAsia="en-US"/>
            </w:rPr>
          </w:rPrChange>
        </w:rPr>
      </w:pPr>
      <w:ins w:id="16125" w:author="Dr Mamadou SANOGO" w:date="2023-10-25T17:40:00Z">
        <w:r w:rsidRPr="007A4AFC">
          <w:rPr>
            <w:rFonts w:eastAsia="Calibri"/>
            <w:b/>
            <w:bCs/>
            <w:color w:val="000000" w:themeColor="text1"/>
            <w:sz w:val="20"/>
            <w:szCs w:val="20"/>
            <w:lang w:eastAsia="en-US"/>
            <w:rPrChange w:id="16126" w:author="Dr Mamadou SANOGO" w:date="2023-10-25T18:15:00Z">
              <w:rPr>
                <w:rFonts w:eastAsia="Calibri"/>
                <w:b/>
                <w:bCs/>
                <w:sz w:val="20"/>
                <w:szCs w:val="20"/>
                <w:lang w:eastAsia="en-US"/>
              </w:rPr>
            </w:rPrChange>
          </w:rPr>
          <w:t xml:space="preserve">                   ……………………                                                                                                                                                                                                                                                                        Ecole</w:t>
        </w:r>
      </w:ins>
      <w:ins w:id="16127" w:author="Dr Mamadou SANOGO" w:date="2023-10-25T17:42:00Z">
        <w:r w:rsidRPr="007A4AFC">
          <w:rPr>
            <w:rFonts w:eastAsia="Calibri"/>
            <w:b/>
            <w:bCs/>
            <w:color w:val="000000" w:themeColor="text1"/>
            <w:sz w:val="20"/>
            <w:szCs w:val="20"/>
            <w:lang w:eastAsia="en-US"/>
            <w:rPrChange w:id="16128" w:author="Dr Mamadou SANOGO" w:date="2023-10-25T18:15:00Z">
              <w:rPr>
                <w:rFonts w:eastAsia="Calibri"/>
                <w:b/>
                <w:bCs/>
                <w:sz w:val="20"/>
                <w:szCs w:val="20"/>
                <w:lang w:eastAsia="en-US"/>
              </w:rPr>
            </w:rPrChange>
          </w:rPr>
          <w:t xml:space="preserve"> Privée</w:t>
        </w:r>
      </w:ins>
      <w:ins w:id="16129" w:author="Dr Mamadou SANOGO" w:date="2023-10-25T17:40:00Z">
        <w:r w:rsidRPr="007A4AFC">
          <w:rPr>
            <w:rFonts w:eastAsia="Calibri"/>
            <w:b/>
            <w:bCs/>
            <w:color w:val="000000" w:themeColor="text1"/>
            <w:sz w:val="20"/>
            <w:szCs w:val="20"/>
            <w:lang w:eastAsia="en-US"/>
            <w:rPrChange w:id="16130" w:author="Dr Mamadou SANOGO" w:date="2023-10-25T18:15:00Z">
              <w:rPr>
                <w:rFonts w:eastAsia="Calibri"/>
                <w:b/>
                <w:bCs/>
                <w:sz w:val="20"/>
                <w:szCs w:val="20"/>
                <w:lang w:eastAsia="en-US"/>
              </w:rPr>
            </w:rPrChange>
          </w:rPr>
          <w:t xml:space="preserve"> de santé Félix Houphouët Boigny                 </w:t>
        </w:r>
      </w:ins>
    </w:p>
    <w:p w14:paraId="654C102D" w14:textId="77777777" w:rsidR="00A75F71" w:rsidRPr="007A4AFC" w:rsidRDefault="00A75F71" w:rsidP="00A75F71">
      <w:pPr>
        <w:spacing w:line="240" w:lineRule="auto"/>
        <w:rPr>
          <w:ins w:id="16131" w:author="Dr Mamadou SANOGO" w:date="2023-10-25T17:40:00Z"/>
          <w:rFonts w:eastAsia="Calibri"/>
          <w:color w:val="000000" w:themeColor="text1"/>
          <w:sz w:val="20"/>
          <w:szCs w:val="20"/>
          <w:lang w:eastAsia="en-US"/>
          <w:rPrChange w:id="16132" w:author="Dr Mamadou SANOGO" w:date="2023-10-25T18:15:00Z">
            <w:rPr>
              <w:ins w:id="16133" w:author="Dr Mamadou SANOGO" w:date="2023-10-25T17:40:00Z"/>
              <w:rFonts w:eastAsia="Calibri"/>
              <w:sz w:val="20"/>
              <w:szCs w:val="20"/>
              <w:lang w:eastAsia="en-US"/>
            </w:rPr>
          </w:rPrChange>
        </w:rPr>
      </w:pPr>
      <w:ins w:id="16134" w:author="Dr Mamadou SANOGO" w:date="2023-10-25T17:40:00Z">
        <w:r w:rsidRPr="007A4AFC">
          <w:rPr>
            <w:rFonts w:eastAsia="Calibri"/>
            <w:color w:val="000000" w:themeColor="text1"/>
            <w:sz w:val="20"/>
            <w:szCs w:val="20"/>
            <w:lang w:eastAsia="en-US"/>
            <w:rPrChange w:id="16135" w:author="Dr Mamadou SANOGO" w:date="2023-10-25T18:15:00Z">
              <w:rPr>
                <w:rFonts w:eastAsia="Calibri"/>
                <w:sz w:val="20"/>
                <w:szCs w:val="20"/>
                <w:lang w:eastAsia="en-US"/>
              </w:rPr>
            </w:rPrChange>
          </w:rPr>
          <w:t>Tel : 00223 76 37 88 66</w:t>
        </w:r>
      </w:ins>
    </w:p>
    <w:p w14:paraId="321581E3" w14:textId="77777777" w:rsidR="00A75F71" w:rsidRPr="007A4AFC" w:rsidRDefault="00A75F71" w:rsidP="00A75F71">
      <w:pPr>
        <w:spacing w:line="240" w:lineRule="auto"/>
        <w:rPr>
          <w:ins w:id="16136" w:author="Dr Mamadou SANOGO" w:date="2023-10-25T17:40:00Z"/>
          <w:rFonts w:eastAsia="Calibri"/>
          <w:color w:val="000000" w:themeColor="text1"/>
          <w:sz w:val="20"/>
          <w:szCs w:val="20"/>
          <w:lang w:eastAsia="en-US"/>
          <w:rPrChange w:id="16137" w:author="Dr Mamadou SANOGO" w:date="2023-10-25T18:15:00Z">
            <w:rPr>
              <w:ins w:id="16138" w:author="Dr Mamadou SANOGO" w:date="2023-10-25T17:40:00Z"/>
              <w:rFonts w:eastAsia="Calibri"/>
              <w:sz w:val="20"/>
              <w:szCs w:val="20"/>
              <w:lang w:eastAsia="en-US"/>
            </w:rPr>
          </w:rPrChange>
        </w:rPr>
      </w:pPr>
      <w:ins w:id="16139" w:author="Dr Mamadou SANOGO" w:date="2023-10-25T17:40:00Z">
        <w:r w:rsidRPr="007A4AFC">
          <w:rPr>
            <w:rFonts w:eastAsia="Calibri"/>
            <w:color w:val="000000" w:themeColor="text1"/>
            <w:sz w:val="20"/>
            <w:szCs w:val="20"/>
            <w:lang w:eastAsia="en-US"/>
            <w:rPrChange w:id="16140" w:author="Dr Mamadou SANOGO" w:date="2023-10-25T18:15:00Z">
              <w:rPr>
                <w:rFonts w:eastAsia="Calibri"/>
                <w:sz w:val="20"/>
                <w:szCs w:val="20"/>
                <w:lang w:eastAsia="en-US"/>
              </w:rPr>
            </w:rPrChange>
          </w:rPr>
          <w:t>BP</w:t>
        </w:r>
        <w:proofErr w:type="gramStart"/>
        <w:r w:rsidRPr="007A4AFC">
          <w:rPr>
            <w:rFonts w:eastAsia="Calibri"/>
            <w:color w:val="000000" w:themeColor="text1"/>
            <w:sz w:val="20"/>
            <w:szCs w:val="20"/>
            <w:lang w:eastAsia="en-US"/>
            <w:rPrChange w:id="16141" w:author="Dr Mamadou SANOGO" w:date="2023-10-25T18:15:00Z">
              <w:rPr>
                <w:rFonts w:eastAsia="Calibri"/>
                <w:sz w:val="20"/>
                <w:szCs w:val="20"/>
                <w:lang w:eastAsia="en-US"/>
              </w:rPr>
            </w:rPrChange>
          </w:rPr>
          <w:t> :E</w:t>
        </w:r>
        <w:proofErr w:type="gramEnd"/>
        <w:r w:rsidRPr="007A4AFC">
          <w:rPr>
            <w:rFonts w:eastAsia="Calibri"/>
            <w:color w:val="000000" w:themeColor="text1"/>
            <w:sz w:val="20"/>
            <w:szCs w:val="20"/>
            <w:lang w:eastAsia="en-US"/>
            <w:rPrChange w:id="16142" w:author="Dr Mamadou SANOGO" w:date="2023-10-25T18:15:00Z">
              <w:rPr>
                <w:rFonts w:eastAsia="Calibri"/>
                <w:sz w:val="20"/>
                <w:szCs w:val="20"/>
                <w:lang w:eastAsia="en-US"/>
              </w:rPr>
            </w:rPrChange>
          </w:rPr>
          <w:t>2087 Bamako</w:t>
        </w:r>
      </w:ins>
    </w:p>
    <w:p w14:paraId="7E24BEBF" w14:textId="77777777" w:rsidR="00A75F71" w:rsidRPr="007A4AFC" w:rsidRDefault="00A75F71" w:rsidP="00A75F71">
      <w:pPr>
        <w:spacing w:line="240" w:lineRule="auto"/>
        <w:rPr>
          <w:ins w:id="16143" w:author="Dr Mamadou SANOGO" w:date="2023-10-25T17:40:00Z"/>
          <w:rFonts w:eastAsia="Calibri"/>
          <w:color w:val="000000" w:themeColor="text1"/>
          <w:sz w:val="20"/>
          <w:szCs w:val="20"/>
          <w:lang w:eastAsia="en-US"/>
          <w:rPrChange w:id="16144" w:author="Dr Mamadou SANOGO" w:date="2023-10-25T18:15:00Z">
            <w:rPr>
              <w:ins w:id="16145" w:author="Dr Mamadou SANOGO" w:date="2023-10-25T17:40:00Z"/>
              <w:rFonts w:eastAsia="Calibri"/>
              <w:sz w:val="20"/>
              <w:szCs w:val="20"/>
              <w:lang w:eastAsia="en-US"/>
            </w:rPr>
          </w:rPrChange>
        </w:rPr>
      </w:pPr>
      <w:ins w:id="16146" w:author="Dr Mamadou SANOGO" w:date="2023-10-25T17:40:00Z">
        <w:r w:rsidRPr="007A4AFC">
          <w:rPr>
            <w:rFonts w:eastAsia="Calibri"/>
            <w:color w:val="000000" w:themeColor="text1"/>
            <w:sz w:val="20"/>
            <w:szCs w:val="20"/>
            <w:lang w:eastAsia="en-US"/>
            <w:rPrChange w:id="16147" w:author="Dr Mamadou SANOGO" w:date="2023-10-25T18:15:00Z">
              <w:rPr>
                <w:rFonts w:eastAsia="Calibri"/>
                <w:sz w:val="20"/>
                <w:szCs w:val="20"/>
                <w:lang w:eastAsia="en-US"/>
              </w:rPr>
            </w:rPrChange>
          </w:rPr>
          <w:fldChar w:fldCharType="begin"/>
        </w:r>
        <w:r w:rsidRPr="007A4AFC">
          <w:rPr>
            <w:rFonts w:eastAsia="Calibri"/>
            <w:color w:val="000000" w:themeColor="text1"/>
            <w:sz w:val="20"/>
            <w:szCs w:val="20"/>
            <w:lang w:eastAsia="en-US"/>
            <w:rPrChange w:id="16148" w:author="Dr Mamadou SANOGO" w:date="2023-10-25T18:15:00Z">
              <w:rPr>
                <w:rFonts w:eastAsia="Calibri"/>
                <w:sz w:val="20"/>
                <w:szCs w:val="20"/>
                <w:lang w:eastAsia="en-US"/>
              </w:rPr>
            </w:rPrChange>
          </w:rPr>
          <w:instrText xml:space="preserve"> HYPERLINK "http://www.esfého@" </w:instrText>
        </w:r>
        <w:r w:rsidRPr="004B639F">
          <w:rPr>
            <w:rFonts w:eastAsia="Calibri"/>
            <w:color w:val="000000" w:themeColor="text1"/>
            <w:sz w:val="20"/>
            <w:szCs w:val="20"/>
            <w:lang w:eastAsia="en-US"/>
          </w:rPr>
        </w:r>
        <w:r w:rsidRPr="007A4AFC">
          <w:rPr>
            <w:rFonts w:eastAsia="Calibri"/>
            <w:color w:val="000000" w:themeColor="text1"/>
            <w:sz w:val="20"/>
            <w:szCs w:val="20"/>
            <w:lang w:eastAsia="en-US"/>
            <w:rPrChange w:id="16149" w:author="Dr Mamadou SANOGO" w:date="2023-10-25T18:15:00Z">
              <w:rPr>
                <w:rFonts w:eastAsia="Calibri"/>
                <w:sz w:val="20"/>
                <w:szCs w:val="20"/>
                <w:lang w:eastAsia="en-US"/>
              </w:rPr>
            </w:rPrChange>
          </w:rPr>
          <w:fldChar w:fldCharType="separate"/>
        </w:r>
        <w:r w:rsidRPr="007A4AFC">
          <w:rPr>
            <w:rFonts w:eastAsia="Calibri"/>
            <w:color w:val="000000" w:themeColor="text1"/>
            <w:sz w:val="20"/>
            <w:szCs w:val="20"/>
            <w:lang w:eastAsia="en-US"/>
            <w:rPrChange w:id="16150" w:author="Dr Mamadou SANOGO" w:date="2023-10-25T18:15:00Z">
              <w:rPr>
                <w:rFonts w:eastAsia="Calibri"/>
                <w:sz w:val="20"/>
                <w:szCs w:val="20"/>
                <w:lang w:eastAsia="en-US"/>
              </w:rPr>
            </w:rPrChange>
          </w:rPr>
          <w:t>www.esfého@</w:t>
        </w:r>
        <w:r w:rsidRPr="007A4AFC">
          <w:rPr>
            <w:rFonts w:eastAsia="Calibri"/>
            <w:color w:val="000000" w:themeColor="text1"/>
            <w:sz w:val="20"/>
            <w:szCs w:val="20"/>
            <w:lang w:eastAsia="en-US"/>
            <w:rPrChange w:id="16151" w:author="Dr Mamadou SANOGO" w:date="2023-10-25T18:15:00Z">
              <w:rPr>
                <w:rFonts w:eastAsia="Calibri"/>
                <w:sz w:val="20"/>
                <w:szCs w:val="20"/>
                <w:lang w:eastAsia="en-US"/>
              </w:rPr>
            </w:rPrChange>
          </w:rPr>
          <w:fldChar w:fldCharType="end"/>
        </w:r>
        <w:r w:rsidRPr="007A4AFC">
          <w:rPr>
            <w:rFonts w:eastAsia="Calibri"/>
            <w:color w:val="000000" w:themeColor="text1"/>
            <w:sz w:val="20"/>
            <w:szCs w:val="20"/>
            <w:lang w:eastAsia="en-US"/>
            <w:rPrChange w:id="16152" w:author="Dr Mamadou SANOGO" w:date="2023-10-25T18:15:00Z">
              <w:rPr>
                <w:rFonts w:eastAsia="Calibri"/>
                <w:sz w:val="20"/>
                <w:szCs w:val="20"/>
                <w:lang w:eastAsia="en-US"/>
              </w:rPr>
            </w:rPrChange>
          </w:rPr>
          <w:t xml:space="preserve"> gmail.com                                                                                                                                                </w:t>
        </w:r>
      </w:ins>
    </w:p>
    <w:p w14:paraId="62B6AB0F" w14:textId="77777777" w:rsidR="00A75F71" w:rsidRPr="007A4AFC" w:rsidRDefault="00A75F71" w:rsidP="00A75F71">
      <w:pPr>
        <w:spacing w:after="200" w:line="276" w:lineRule="auto"/>
        <w:rPr>
          <w:ins w:id="16153" w:author="Dr Mamadou SANOGO" w:date="2023-10-25T17:40:00Z"/>
          <w:rFonts w:eastAsia="Calibri"/>
          <w:color w:val="000000" w:themeColor="text1"/>
          <w:lang w:eastAsia="en-US"/>
          <w:rPrChange w:id="16154" w:author="Dr Mamadou SANOGO" w:date="2023-10-25T18:15:00Z">
            <w:rPr>
              <w:ins w:id="16155" w:author="Dr Mamadou SANOGO" w:date="2023-10-25T17:40:00Z"/>
              <w:rFonts w:eastAsia="Calibri"/>
              <w:lang w:eastAsia="en-US"/>
            </w:rPr>
          </w:rPrChange>
        </w:rPr>
      </w:pPr>
    </w:p>
    <w:p w14:paraId="14CD3A17" w14:textId="77777777" w:rsidR="00A75F71" w:rsidRPr="007A4AFC" w:rsidRDefault="00A75F71" w:rsidP="00A75F71">
      <w:pPr>
        <w:spacing w:after="200" w:line="276" w:lineRule="auto"/>
        <w:rPr>
          <w:ins w:id="16156" w:author="Dr Mamadou SANOGO" w:date="2023-10-25T17:40:00Z"/>
          <w:rFonts w:eastAsia="Calibri"/>
          <w:color w:val="000000" w:themeColor="text1"/>
          <w:lang w:eastAsia="en-US"/>
          <w:rPrChange w:id="16157" w:author="Dr Mamadou SANOGO" w:date="2023-10-25T18:15:00Z">
            <w:rPr>
              <w:ins w:id="16158" w:author="Dr Mamadou SANOGO" w:date="2023-10-25T17:40:00Z"/>
              <w:rFonts w:eastAsia="Calibri"/>
              <w:lang w:eastAsia="en-US"/>
            </w:rPr>
          </w:rPrChange>
        </w:rPr>
      </w:pPr>
    </w:p>
    <w:p w14:paraId="203A3D74" w14:textId="77777777" w:rsidR="00A75F71" w:rsidRPr="007A4AFC" w:rsidRDefault="00A75F71" w:rsidP="00A75F71">
      <w:pPr>
        <w:spacing w:after="200" w:line="276" w:lineRule="auto"/>
        <w:rPr>
          <w:ins w:id="16159" w:author="Dr Mamadou SANOGO" w:date="2023-10-25T17:40:00Z"/>
          <w:rFonts w:ascii="Bodoni MT Black" w:eastAsia="Calibri" w:hAnsi="Bodoni MT Black"/>
          <w:b/>
          <w:color w:val="000000" w:themeColor="text1"/>
          <w:sz w:val="36"/>
          <w:lang w:eastAsia="en-US"/>
          <w:rPrChange w:id="16160" w:author="Dr Mamadou SANOGO" w:date="2023-10-25T18:15:00Z">
            <w:rPr>
              <w:ins w:id="16161" w:author="Dr Mamadou SANOGO" w:date="2023-10-25T17:40:00Z"/>
              <w:rFonts w:ascii="Bodoni MT Black" w:eastAsia="Calibri" w:hAnsi="Bodoni MT Black"/>
              <w:b/>
              <w:sz w:val="36"/>
              <w:lang w:eastAsia="en-US"/>
            </w:rPr>
          </w:rPrChange>
        </w:rPr>
      </w:pPr>
    </w:p>
    <w:p w14:paraId="75544E59" w14:textId="77777777" w:rsidR="00A75F71" w:rsidRPr="007A4AFC" w:rsidRDefault="00A75F71" w:rsidP="00A75F71">
      <w:pPr>
        <w:spacing w:after="200" w:line="276" w:lineRule="auto"/>
        <w:jc w:val="center"/>
        <w:rPr>
          <w:ins w:id="16162" w:author="Dr Mamadou SANOGO" w:date="2023-10-25T17:40:00Z"/>
          <w:rFonts w:ascii="Bodoni MT Black" w:eastAsia="Calibri" w:hAnsi="Bodoni MT Black"/>
          <w:b/>
          <w:color w:val="000000" w:themeColor="text1"/>
          <w:sz w:val="36"/>
          <w:lang w:eastAsia="en-US"/>
          <w:rPrChange w:id="16163" w:author="Dr Mamadou SANOGO" w:date="2023-10-25T18:15:00Z">
            <w:rPr>
              <w:ins w:id="16164" w:author="Dr Mamadou SANOGO" w:date="2023-10-25T17:40:00Z"/>
              <w:rFonts w:ascii="Bodoni MT Black" w:eastAsia="Calibri" w:hAnsi="Bodoni MT Black"/>
              <w:b/>
              <w:sz w:val="36"/>
              <w:lang w:eastAsia="en-US"/>
            </w:rPr>
          </w:rPrChange>
        </w:rPr>
      </w:pPr>
    </w:p>
    <w:p w14:paraId="3E4EA9EA" w14:textId="77777777" w:rsidR="00A75F71" w:rsidRPr="007A4AFC" w:rsidRDefault="00A75F71" w:rsidP="00A75F71">
      <w:pPr>
        <w:spacing w:after="200" w:line="276" w:lineRule="auto"/>
        <w:jc w:val="center"/>
        <w:rPr>
          <w:ins w:id="16165" w:author="Dr Mamadou SANOGO" w:date="2023-10-25T17:40:00Z"/>
          <w:rFonts w:ascii="Bodoni MT Black" w:eastAsia="Calibri" w:hAnsi="Bodoni MT Black"/>
          <w:b/>
          <w:color w:val="000000" w:themeColor="text1"/>
          <w:sz w:val="36"/>
          <w:lang w:eastAsia="en-US"/>
          <w:rPrChange w:id="16166" w:author="Dr Mamadou SANOGO" w:date="2023-10-25T18:15:00Z">
            <w:rPr>
              <w:ins w:id="16167" w:author="Dr Mamadou SANOGO" w:date="2023-10-25T17:40:00Z"/>
              <w:rFonts w:ascii="Bodoni MT Black" w:eastAsia="Calibri" w:hAnsi="Bodoni MT Black"/>
              <w:b/>
              <w:sz w:val="36"/>
              <w:lang w:eastAsia="en-US"/>
            </w:rPr>
          </w:rPrChange>
        </w:rPr>
      </w:pPr>
    </w:p>
    <w:p w14:paraId="6AD939F7" w14:textId="77777777" w:rsidR="00A75F71" w:rsidRPr="007A4AFC" w:rsidRDefault="00A75F71" w:rsidP="00A75F71">
      <w:pPr>
        <w:spacing w:after="200" w:line="276" w:lineRule="auto"/>
        <w:jc w:val="center"/>
        <w:rPr>
          <w:ins w:id="16168" w:author="Dr Mamadou SANOGO" w:date="2023-10-25T17:40:00Z"/>
          <w:rFonts w:ascii="Bodoni MT Black" w:eastAsia="Calibri" w:hAnsi="Bodoni MT Black"/>
          <w:b/>
          <w:color w:val="000000" w:themeColor="text1"/>
          <w:sz w:val="36"/>
          <w:lang w:eastAsia="en-US"/>
          <w:rPrChange w:id="16169" w:author="Dr Mamadou SANOGO" w:date="2023-10-25T18:15:00Z">
            <w:rPr>
              <w:ins w:id="16170" w:author="Dr Mamadou SANOGO" w:date="2023-10-25T17:40:00Z"/>
              <w:rFonts w:ascii="Bodoni MT Black" w:eastAsia="Calibri" w:hAnsi="Bodoni MT Black"/>
              <w:b/>
              <w:sz w:val="36"/>
              <w:lang w:eastAsia="en-US"/>
            </w:rPr>
          </w:rPrChange>
        </w:rPr>
      </w:pPr>
    </w:p>
    <w:p w14:paraId="2A91AF45" w14:textId="77777777" w:rsidR="00A75F71" w:rsidRPr="007A4AFC" w:rsidRDefault="00A75F71" w:rsidP="00A75F71">
      <w:pPr>
        <w:spacing w:after="200" w:line="276" w:lineRule="auto"/>
        <w:jc w:val="center"/>
        <w:rPr>
          <w:ins w:id="16171" w:author="Dr Mamadou SANOGO" w:date="2023-10-25T17:40:00Z"/>
          <w:rFonts w:ascii="Bodoni MT Black" w:eastAsia="Calibri" w:hAnsi="Bodoni MT Black"/>
          <w:b/>
          <w:color w:val="000000" w:themeColor="text1"/>
          <w:sz w:val="36"/>
          <w:lang w:eastAsia="en-US"/>
          <w:rPrChange w:id="16172" w:author="Dr Mamadou SANOGO" w:date="2023-10-25T18:15:00Z">
            <w:rPr>
              <w:ins w:id="16173" w:author="Dr Mamadou SANOGO" w:date="2023-10-25T17:40:00Z"/>
              <w:rFonts w:ascii="Bodoni MT Black" w:eastAsia="Calibri" w:hAnsi="Bodoni MT Black"/>
              <w:b/>
              <w:sz w:val="36"/>
              <w:lang w:eastAsia="en-US"/>
            </w:rPr>
          </w:rPrChange>
        </w:rPr>
      </w:pPr>
    </w:p>
    <w:p w14:paraId="31FDAB55" w14:textId="77777777" w:rsidR="00A75F71" w:rsidRPr="007A4AFC" w:rsidRDefault="00A75F71" w:rsidP="00A75F71">
      <w:pPr>
        <w:spacing w:after="200" w:line="276" w:lineRule="auto"/>
        <w:jc w:val="center"/>
        <w:rPr>
          <w:ins w:id="16174" w:author="Dr Mamadou SANOGO" w:date="2023-10-25T17:40:00Z"/>
          <w:rFonts w:ascii="Bodoni MT Black" w:eastAsia="Calibri" w:hAnsi="Bodoni MT Black"/>
          <w:b/>
          <w:color w:val="000000" w:themeColor="text1"/>
          <w:sz w:val="36"/>
          <w:lang w:eastAsia="en-US"/>
          <w:rPrChange w:id="16175" w:author="Dr Mamadou SANOGO" w:date="2023-10-25T18:15:00Z">
            <w:rPr>
              <w:ins w:id="16176" w:author="Dr Mamadou SANOGO" w:date="2023-10-25T17:40:00Z"/>
              <w:rFonts w:ascii="Bodoni MT Black" w:eastAsia="Calibri" w:hAnsi="Bodoni MT Black"/>
              <w:b/>
              <w:sz w:val="36"/>
              <w:lang w:eastAsia="en-US"/>
            </w:rPr>
          </w:rPrChange>
        </w:rPr>
      </w:pPr>
      <w:ins w:id="16177" w:author="Dr Mamadou SANOGO" w:date="2023-10-25T17:40:00Z">
        <w:r w:rsidRPr="007A4AFC">
          <w:rPr>
            <w:rFonts w:ascii="Bodoni MT Black" w:eastAsia="Calibri" w:hAnsi="Bodoni MT Black"/>
            <w:b/>
            <w:color w:val="000000" w:themeColor="text1"/>
            <w:sz w:val="36"/>
            <w:lang w:eastAsia="en-US"/>
            <w:rPrChange w:id="16178" w:author="Dr Mamadou SANOGO" w:date="2023-10-25T18:15:00Z">
              <w:rPr>
                <w:rFonts w:ascii="Bodoni MT Black" w:eastAsia="Calibri" w:hAnsi="Bodoni MT Black"/>
                <w:b/>
                <w:sz w:val="36"/>
                <w:lang w:eastAsia="en-US"/>
              </w:rPr>
            </w:rPrChange>
          </w:rPr>
          <w:t>RAPPORT D’ACTIVITES ACADEMIQUES</w:t>
        </w:r>
      </w:ins>
    </w:p>
    <w:p w14:paraId="6BA2975F" w14:textId="036BAC6E" w:rsidR="00A75F71" w:rsidRPr="007A4AFC" w:rsidRDefault="00A75F71" w:rsidP="00A75F71">
      <w:pPr>
        <w:spacing w:after="200" w:line="276" w:lineRule="auto"/>
        <w:jc w:val="center"/>
        <w:rPr>
          <w:ins w:id="16179" w:author="Dr Mamadou SANOGO" w:date="2023-10-25T17:40:00Z"/>
          <w:rFonts w:ascii="Bodoni MT Black" w:eastAsia="Calibri" w:hAnsi="Bodoni MT Black"/>
          <w:b/>
          <w:color w:val="000000" w:themeColor="text1"/>
          <w:sz w:val="36"/>
          <w:lang w:eastAsia="en-US"/>
          <w:rPrChange w:id="16180" w:author="Dr Mamadou SANOGO" w:date="2023-10-25T18:15:00Z">
            <w:rPr>
              <w:ins w:id="16181" w:author="Dr Mamadou SANOGO" w:date="2023-10-25T17:40:00Z"/>
              <w:rFonts w:ascii="Bodoni MT Black" w:eastAsia="Calibri" w:hAnsi="Bodoni MT Black"/>
              <w:b/>
              <w:sz w:val="36"/>
              <w:lang w:eastAsia="en-US"/>
            </w:rPr>
          </w:rPrChange>
        </w:rPr>
      </w:pPr>
      <w:ins w:id="16182" w:author="Dr Mamadou SANOGO" w:date="2023-10-25T17:40:00Z">
        <w:r w:rsidRPr="007A4AFC">
          <w:rPr>
            <w:rFonts w:ascii="Bodoni MT Black" w:eastAsia="Calibri" w:hAnsi="Bodoni MT Black"/>
            <w:b/>
            <w:color w:val="000000" w:themeColor="text1"/>
            <w:sz w:val="36"/>
            <w:lang w:eastAsia="en-US"/>
            <w:rPrChange w:id="16183" w:author="Dr Mamadou SANOGO" w:date="2023-10-25T18:15:00Z">
              <w:rPr>
                <w:rFonts w:ascii="Bodoni MT Black" w:eastAsia="Calibri" w:hAnsi="Bodoni MT Black"/>
                <w:b/>
                <w:sz w:val="36"/>
                <w:lang w:eastAsia="en-US"/>
              </w:rPr>
            </w:rPrChange>
          </w:rPr>
          <w:t xml:space="preserve"> FIN D’ANNEE </w:t>
        </w:r>
        <w:r w:rsidRPr="007A4AFC">
          <w:rPr>
            <w:rFonts w:ascii="Bodoni MT Black" w:eastAsia="Calibri" w:hAnsi="Bodoni MT Black"/>
            <w:b/>
            <w:color w:val="000000" w:themeColor="text1"/>
            <w:sz w:val="36"/>
            <w:lang w:eastAsia="en-US"/>
            <w:rPrChange w:id="16184" w:author="Dr Mamadou SANOGO" w:date="2023-10-25T18:15:00Z">
              <w:rPr>
                <w:rFonts w:ascii="Bodoni MT Black" w:eastAsia="Calibri" w:hAnsi="Bodoni MT Black"/>
                <w:b/>
                <w:color w:val="FF0000"/>
                <w:sz w:val="36"/>
                <w:lang w:eastAsia="en-US"/>
              </w:rPr>
            </w:rPrChange>
          </w:rPr>
          <w:t>202</w:t>
        </w:r>
      </w:ins>
      <w:ins w:id="16185" w:author="Dr Mamadou SANOGO" w:date="2023-10-25T17:41:00Z">
        <w:r w:rsidRPr="007A4AFC">
          <w:rPr>
            <w:rFonts w:ascii="Bodoni MT Black" w:eastAsia="Calibri" w:hAnsi="Bodoni MT Black"/>
            <w:b/>
            <w:color w:val="000000" w:themeColor="text1"/>
            <w:sz w:val="36"/>
            <w:lang w:eastAsia="en-US"/>
            <w:rPrChange w:id="16186" w:author="Dr Mamadou SANOGO" w:date="2023-10-25T18:15:00Z">
              <w:rPr>
                <w:rFonts w:ascii="Bodoni MT Black" w:eastAsia="Calibri" w:hAnsi="Bodoni MT Black"/>
                <w:b/>
                <w:color w:val="FF0000"/>
                <w:sz w:val="36"/>
                <w:lang w:eastAsia="en-US"/>
              </w:rPr>
            </w:rPrChange>
          </w:rPr>
          <w:t>1</w:t>
        </w:r>
      </w:ins>
      <w:ins w:id="16187" w:author="Dr Mamadou SANOGO" w:date="2023-10-25T17:40:00Z">
        <w:r w:rsidRPr="007A4AFC">
          <w:rPr>
            <w:rFonts w:ascii="Bodoni MT Black" w:eastAsia="Calibri" w:hAnsi="Bodoni MT Black"/>
            <w:b/>
            <w:color w:val="000000" w:themeColor="text1"/>
            <w:sz w:val="36"/>
            <w:lang w:eastAsia="en-US"/>
            <w:rPrChange w:id="16188" w:author="Dr Mamadou SANOGO" w:date="2023-10-25T18:15:00Z">
              <w:rPr>
                <w:rFonts w:ascii="Bodoni MT Black" w:eastAsia="Calibri" w:hAnsi="Bodoni MT Black"/>
                <w:b/>
                <w:color w:val="FF0000"/>
                <w:sz w:val="36"/>
                <w:lang w:eastAsia="en-US"/>
              </w:rPr>
            </w:rPrChange>
          </w:rPr>
          <w:t>-202</w:t>
        </w:r>
      </w:ins>
      <w:ins w:id="16189" w:author="Dr Mamadou SANOGO" w:date="2023-10-25T17:42:00Z">
        <w:r w:rsidRPr="007A4AFC">
          <w:rPr>
            <w:rFonts w:ascii="Bodoni MT Black" w:eastAsia="Calibri" w:hAnsi="Bodoni MT Black"/>
            <w:b/>
            <w:color w:val="000000" w:themeColor="text1"/>
            <w:sz w:val="36"/>
            <w:lang w:eastAsia="en-US"/>
            <w:rPrChange w:id="16190" w:author="Dr Mamadou SANOGO" w:date="2023-10-25T18:15:00Z">
              <w:rPr>
                <w:rFonts w:ascii="Bodoni MT Black" w:eastAsia="Calibri" w:hAnsi="Bodoni MT Black"/>
                <w:b/>
                <w:color w:val="FF0000"/>
                <w:sz w:val="36"/>
                <w:lang w:eastAsia="en-US"/>
              </w:rPr>
            </w:rPrChange>
          </w:rPr>
          <w:t>2</w:t>
        </w:r>
      </w:ins>
    </w:p>
    <w:p w14:paraId="5795F9E4" w14:textId="77777777" w:rsidR="00A75F71" w:rsidRPr="007A4AFC" w:rsidRDefault="00A75F71" w:rsidP="00A75F71">
      <w:pPr>
        <w:spacing w:after="200" w:line="276" w:lineRule="auto"/>
        <w:rPr>
          <w:ins w:id="16191" w:author="Dr Mamadou SANOGO" w:date="2023-10-25T17:40:00Z"/>
          <w:rFonts w:ascii="Bernard MT Condensed" w:eastAsia="Calibri" w:hAnsi="Bernard MT Condensed"/>
          <w:color w:val="000000" w:themeColor="text1"/>
          <w:sz w:val="44"/>
          <w:lang w:eastAsia="en-US"/>
          <w:rPrChange w:id="16192" w:author="Dr Mamadou SANOGO" w:date="2023-10-25T18:15:00Z">
            <w:rPr>
              <w:ins w:id="16193" w:author="Dr Mamadou SANOGO" w:date="2023-10-25T17:40:00Z"/>
              <w:rFonts w:ascii="Bernard MT Condensed" w:eastAsia="Calibri" w:hAnsi="Bernard MT Condensed"/>
              <w:sz w:val="44"/>
              <w:lang w:eastAsia="en-US"/>
            </w:rPr>
          </w:rPrChange>
        </w:rPr>
      </w:pPr>
    </w:p>
    <w:p w14:paraId="2FA08CB3" w14:textId="77777777" w:rsidR="00A75F71" w:rsidRPr="007A4AFC" w:rsidRDefault="00A75F71" w:rsidP="00A75F71">
      <w:pPr>
        <w:spacing w:after="200" w:line="276" w:lineRule="auto"/>
        <w:rPr>
          <w:ins w:id="16194" w:author="Dr Mamadou SANOGO" w:date="2023-10-25T17:40:00Z"/>
          <w:rFonts w:ascii="Bernard MT Condensed" w:eastAsia="Calibri" w:hAnsi="Bernard MT Condensed"/>
          <w:color w:val="000000" w:themeColor="text1"/>
          <w:sz w:val="44"/>
          <w:lang w:eastAsia="en-US"/>
          <w:rPrChange w:id="16195" w:author="Dr Mamadou SANOGO" w:date="2023-10-25T18:15:00Z">
            <w:rPr>
              <w:ins w:id="16196" w:author="Dr Mamadou SANOGO" w:date="2023-10-25T17:40:00Z"/>
              <w:rFonts w:ascii="Bernard MT Condensed" w:eastAsia="Calibri" w:hAnsi="Bernard MT Condensed"/>
              <w:sz w:val="44"/>
              <w:lang w:eastAsia="en-US"/>
            </w:rPr>
          </w:rPrChange>
        </w:rPr>
      </w:pPr>
    </w:p>
    <w:p w14:paraId="3D4285F2" w14:textId="77777777" w:rsidR="00A75F71" w:rsidRPr="007A4AFC" w:rsidRDefault="00A75F71" w:rsidP="00A75F71">
      <w:pPr>
        <w:spacing w:after="200" w:line="276" w:lineRule="auto"/>
        <w:rPr>
          <w:ins w:id="16197" w:author="Dr Mamadou SANOGO" w:date="2023-10-25T17:40:00Z"/>
          <w:rFonts w:ascii="Bernard MT Condensed" w:eastAsia="Calibri" w:hAnsi="Bernard MT Condensed"/>
          <w:color w:val="000000" w:themeColor="text1"/>
          <w:sz w:val="44"/>
          <w:lang w:eastAsia="en-US"/>
          <w:rPrChange w:id="16198" w:author="Dr Mamadou SANOGO" w:date="2023-10-25T18:15:00Z">
            <w:rPr>
              <w:ins w:id="16199" w:author="Dr Mamadou SANOGO" w:date="2023-10-25T17:40:00Z"/>
              <w:rFonts w:ascii="Bernard MT Condensed" w:eastAsia="Calibri" w:hAnsi="Bernard MT Condensed"/>
              <w:sz w:val="44"/>
              <w:lang w:eastAsia="en-US"/>
            </w:rPr>
          </w:rPrChange>
        </w:rPr>
      </w:pPr>
    </w:p>
    <w:p w14:paraId="3C19635D" w14:textId="77777777" w:rsidR="00A75F71" w:rsidRPr="007A4AFC" w:rsidRDefault="00A75F71" w:rsidP="00A75F71">
      <w:pPr>
        <w:spacing w:after="200" w:line="276" w:lineRule="auto"/>
        <w:rPr>
          <w:ins w:id="16200" w:author="Dr Mamadou SANOGO" w:date="2023-10-25T17:40:00Z"/>
          <w:rFonts w:ascii="Bernard MT Condensed" w:eastAsia="Calibri" w:hAnsi="Bernard MT Condensed" w:cs="Calibri"/>
          <w:b/>
          <w:color w:val="000000" w:themeColor="text1"/>
          <w:sz w:val="32"/>
          <w:u w:val="single"/>
          <w:lang w:eastAsia="en-US"/>
          <w:rPrChange w:id="16201" w:author="Dr Mamadou SANOGO" w:date="2023-10-25T18:15:00Z">
            <w:rPr>
              <w:ins w:id="16202" w:author="Dr Mamadou SANOGO" w:date="2023-10-25T17:40:00Z"/>
              <w:rFonts w:ascii="Bernard MT Condensed" w:eastAsia="Calibri" w:hAnsi="Bernard MT Condensed" w:cs="Calibri"/>
              <w:b/>
              <w:sz w:val="32"/>
              <w:u w:val="single"/>
              <w:lang w:eastAsia="en-US"/>
            </w:rPr>
          </w:rPrChange>
        </w:rPr>
      </w:pPr>
    </w:p>
    <w:p w14:paraId="3505C772" w14:textId="77777777" w:rsidR="00A75F71" w:rsidRPr="007A4AFC" w:rsidRDefault="00A75F71" w:rsidP="00A75F71">
      <w:pPr>
        <w:spacing w:after="200" w:line="276" w:lineRule="auto"/>
        <w:rPr>
          <w:ins w:id="16203" w:author="Dr Mamadou SANOGO" w:date="2023-10-25T17:40:00Z"/>
          <w:rFonts w:ascii="Bernard MT Condensed" w:eastAsia="Calibri" w:hAnsi="Bernard MT Condensed" w:cs="Calibri"/>
          <w:b/>
          <w:color w:val="000000" w:themeColor="text1"/>
          <w:sz w:val="32"/>
          <w:u w:val="single"/>
          <w:lang w:eastAsia="en-US"/>
          <w:rPrChange w:id="16204" w:author="Dr Mamadou SANOGO" w:date="2023-10-25T18:15:00Z">
            <w:rPr>
              <w:ins w:id="16205" w:author="Dr Mamadou SANOGO" w:date="2023-10-25T17:40:00Z"/>
              <w:rFonts w:ascii="Bernard MT Condensed" w:eastAsia="Calibri" w:hAnsi="Bernard MT Condensed" w:cs="Calibri"/>
              <w:b/>
              <w:sz w:val="32"/>
              <w:u w:val="single"/>
              <w:lang w:eastAsia="en-US"/>
            </w:rPr>
          </w:rPrChange>
        </w:rPr>
      </w:pPr>
    </w:p>
    <w:p w14:paraId="39C12007" w14:textId="77777777" w:rsidR="00A75F71" w:rsidRPr="007A4AFC" w:rsidRDefault="00A75F71" w:rsidP="00A75F71">
      <w:pPr>
        <w:spacing w:after="200" w:line="276" w:lineRule="auto"/>
        <w:rPr>
          <w:ins w:id="16206" w:author="Dr Mamadou SANOGO" w:date="2023-10-25T17:40:00Z"/>
          <w:rFonts w:ascii="Bernard MT Condensed" w:eastAsia="Calibri" w:hAnsi="Bernard MT Condensed" w:cs="Calibri"/>
          <w:b/>
          <w:color w:val="000000" w:themeColor="text1"/>
          <w:sz w:val="32"/>
          <w:u w:val="single"/>
          <w:lang w:eastAsia="en-US"/>
          <w:rPrChange w:id="16207" w:author="Dr Mamadou SANOGO" w:date="2023-10-25T18:15:00Z">
            <w:rPr>
              <w:ins w:id="16208" w:author="Dr Mamadou SANOGO" w:date="2023-10-25T17:40:00Z"/>
              <w:rFonts w:ascii="Bernard MT Condensed" w:eastAsia="Calibri" w:hAnsi="Bernard MT Condensed" w:cs="Calibri"/>
              <w:b/>
              <w:sz w:val="32"/>
              <w:u w:val="single"/>
              <w:lang w:eastAsia="en-US"/>
            </w:rPr>
          </w:rPrChange>
        </w:rPr>
      </w:pPr>
    </w:p>
    <w:p w14:paraId="40F68E8D" w14:textId="77777777" w:rsidR="00A75F71" w:rsidRPr="007A4AFC" w:rsidRDefault="00A75F71" w:rsidP="00A75F71">
      <w:pPr>
        <w:spacing w:after="200" w:line="276" w:lineRule="auto"/>
        <w:rPr>
          <w:ins w:id="16209" w:author="Dr Mamadou SANOGO" w:date="2023-10-25T17:40:00Z"/>
          <w:rFonts w:ascii="Bernard MT Condensed" w:eastAsia="Calibri" w:hAnsi="Bernard MT Condensed" w:cs="Calibri"/>
          <w:b/>
          <w:color w:val="000000" w:themeColor="text1"/>
          <w:sz w:val="32"/>
          <w:u w:val="single"/>
          <w:lang w:eastAsia="en-US"/>
          <w:rPrChange w:id="16210" w:author="Dr Mamadou SANOGO" w:date="2023-10-25T18:15:00Z">
            <w:rPr>
              <w:ins w:id="16211" w:author="Dr Mamadou SANOGO" w:date="2023-10-25T17:40:00Z"/>
              <w:rFonts w:ascii="Bernard MT Condensed" w:eastAsia="Calibri" w:hAnsi="Bernard MT Condensed" w:cs="Calibri"/>
              <w:b/>
              <w:sz w:val="32"/>
              <w:u w:val="single"/>
              <w:lang w:eastAsia="en-US"/>
            </w:rPr>
          </w:rPrChange>
        </w:rPr>
      </w:pPr>
    </w:p>
    <w:p w14:paraId="4DC7812D" w14:textId="77777777" w:rsidR="00A75F71" w:rsidRPr="007A4AFC" w:rsidRDefault="00A75F71" w:rsidP="00A75F71">
      <w:pPr>
        <w:spacing w:after="200" w:line="276" w:lineRule="auto"/>
        <w:rPr>
          <w:ins w:id="16212" w:author="Dr Mamadou SANOGO" w:date="2023-10-25T17:40:00Z"/>
          <w:rFonts w:ascii="Bernard MT Condensed" w:eastAsia="Calibri" w:hAnsi="Bernard MT Condensed" w:cs="Calibri"/>
          <w:b/>
          <w:color w:val="000000" w:themeColor="text1"/>
          <w:sz w:val="32"/>
          <w:u w:val="single"/>
          <w:lang w:eastAsia="en-US"/>
          <w:rPrChange w:id="16213" w:author="Dr Mamadou SANOGO" w:date="2023-10-25T18:15:00Z">
            <w:rPr>
              <w:ins w:id="16214" w:author="Dr Mamadou SANOGO" w:date="2023-10-25T17:40:00Z"/>
              <w:rFonts w:ascii="Bernard MT Condensed" w:eastAsia="Calibri" w:hAnsi="Bernard MT Condensed" w:cs="Calibri"/>
              <w:b/>
              <w:sz w:val="32"/>
              <w:u w:val="single"/>
              <w:lang w:eastAsia="en-US"/>
            </w:rPr>
          </w:rPrChange>
        </w:rPr>
      </w:pPr>
    </w:p>
    <w:p w14:paraId="79B37FE6" w14:textId="77777777" w:rsidR="00A75F71" w:rsidRPr="007A4AFC" w:rsidRDefault="00A75F71" w:rsidP="00A75F71">
      <w:pPr>
        <w:spacing w:after="200" w:line="276" w:lineRule="auto"/>
        <w:rPr>
          <w:ins w:id="16215" w:author="Dr Mamadou SANOGO" w:date="2023-10-25T17:40:00Z"/>
          <w:rFonts w:ascii="Bernard MT Condensed" w:eastAsia="Calibri" w:hAnsi="Bernard MT Condensed" w:cs="Calibri"/>
          <w:b/>
          <w:color w:val="000000" w:themeColor="text1"/>
          <w:sz w:val="32"/>
          <w:u w:val="single"/>
          <w:lang w:eastAsia="en-US"/>
          <w:rPrChange w:id="16216" w:author="Dr Mamadou SANOGO" w:date="2023-10-25T18:15:00Z">
            <w:rPr>
              <w:ins w:id="16217" w:author="Dr Mamadou SANOGO" w:date="2023-10-25T17:40:00Z"/>
              <w:rFonts w:ascii="Bernard MT Condensed" w:eastAsia="Calibri" w:hAnsi="Bernard MT Condensed" w:cs="Calibri"/>
              <w:b/>
              <w:sz w:val="32"/>
              <w:u w:val="single"/>
              <w:lang w:eastAsia="en-US"/>
            </w:rPr>
          </w:rPrChange>
        </w:rPr>
      </w:pPr>
    </w:p>
    <w:p w14:paraId="763E919D" w14:textId="77777777" w:rsidR="00A75F71" w:rsidRPr="007A4AFC" w:rsidRDefault="00A75F71" w:rsidP="00A75F71">
      <w:pPr>
        <w:spacing w:after="200" w:line="276" w:lineRule="auto"/>
        <w:rPr>
          <w:ins w:id="16218" w:author="Dr Mamadou SANOGO" w:date="2023-10-25T17:40:00Z"/>
          <w:rFonts w:ascii="Bernard MT Condensed" w:eastAsia="Calibri" w:hAnsi="Bernard MT Condensed" w:cs="Calibri"/>
          <w:b/>
          <w:color w:val="000000" w:themeColor="text1"/>
          <w:sz w:val="32"/>
          <w:u w:val="single"/>
          <w:lang w:eastAsia="en-US"/>
          <w:rPrChange w:id="16219" w:author="Dr Mamadou SANOGO" w:date="2023-10-25T18:15:00Z">
            <w:rPr>
              <w:ins w:id="16220" w:author="Dr Mamadou SANOGO" w:date="2023-10-25T17:40:00Z"/>
              <w:rFonts w:ascii="Bernard MT Condensed" w:eastAsia="Calibri" w:hAnsi="Bernard MT Condensed" w:cs="Calibri"/>
              <w:b/>
              <w:sz w:val="32"/>
              <w:u w:val="single"/>
              <w:lang w:eastAsia="en-US"/>
            </w:rPr>
          </w:rPrChange>
        </w:rPr>
      </w:pPr>
    </w:p>
    <w:p w14:paraId="4C061C04" w14:textId="34835483" w:rsidR="00A75F71" w:rsidRPr="007A4AFC" w:rsidRDefault="00A75F71" w:rsidP="00D81BFF">
      <w:pPr>
        <w:shd w:val="clear" w:color="auto" w:fill="FFFFFF"/>
        <w:spacing w:line="240" w:lineRule="auto"/>
        <w:ind w:right="9"/>
        <w:jc w:val="center"/>
        <w:rPr>
          <w:ins w:id="16221" w:author="Dr Mamadou SANOGO" w:date="2023-10-25T17:38:00Z"/>
          <w:b/>
          <w:color w:val="000000" w:themeColor="text1"/>
          <w:sz w:val="44"/>
          <w:rPrChange w:id="16222" w:author="Dr Mamadou SANOGO" w:date="2023-10-25T18:15:00Z">
            <w:rPr>
              <w:ins w:id="16223" w:author="Dr Mamadou SANOGO" w:date="2023-10-25T17:38:00Z"/>
              <w:b/>
              <w:sz w:val="44"/>
            </w:rPr>
          </w:rPrChange>
        </w:rPr>
      </w:pPr>
      <w:ins w:id="16224" w:author="Dr Mamadou SANOGO" w:date="2023-10-25T17:40:00Z">
        <w:r w:rsidRPr="007A4AFC">
          <w:rPr>
            <w:b/>
            <w:color w:val="000000" w:themeColor="text1"/>
            <w:sz w:val="44"/>
            <w:rPrChange w:id="16225" w:author="Dr Mamadou SANOGO" w:date="2023-10-25T18:15:00Z">
              <w:rPr>
                <w:b/>
                <w:sz w:val="44"/>
              </w:rPr>
            </w:rPrChange>
          </w:rPr>
          <w:t xml:space="preserve">   </w:t>
        </w:r>
      </w:ins>
    </w:p>
    <w:p w14:paraId="6D958A7C" w14:textId="66C7AB96" w:rsidR="00A75F71" w:rsidRPr="007A4AFC" w:rsidRDefault="00A75F71" w:rsidP="00D81BFF">
      <w:pPr>
        <w:shd w:val="clear" w:color="auto" w:fill="FFFFFF"/>
        <w:spacing w:line="240" w:lineRule="auto"/>
        <w:ind w:right="9"/>
        <w:jc w:val="center"/>
        <w:rPr>
          <w:ins w:id="16226" w:author="Dr Mamadou SANOGO" w:date="2023-10-25T17:38:00Z"/>
          <w:b/>
          <w:color w:val="000000" w:themeColor="text1"/>
          <w:sz w:val="44"/>
          <w:rPrChange w:id="16227" w:author="Dr Mamadou SANOGO" w:date="2023-10-25T18:15:00Z">
            <w:rPr>
              <w:ins w:id="16228" w:author="Dr Mamadou SANOGO" w:date="2023-10-25T17:38:00Z"/>
              <w:b/>
              <w:sz w:val="44"/>
            </w:rPr>
          </w:rPrChange>
        </w:rPr>
      </w:pPr>
    </w:p>
    <w:p w14:paraId="150E86D1" w14:textId="6E6AFAEB" w:rsidR="00A75F71" w:rsidRPr="007A4AFC" w:rsidRDefault="00A75F71" w:rsidP="00D81BFF">
      <w:pPr>
        <w:shd w:val="clear" w:color="auto" w:fill="FFFFFF"/>
        <w:spacing w:line="240" w:lineRule="auto"/>
        <w:ind w:right="9"/>
        <w:jc w:val="center"/>
        <w:rPr>
          <w:ins w:id="16229" w:author="Dr Mamadou SANOGO" w:date="2023-10-25T17:38:00Z"/>
          <w:b/>
          <w:color w:val="000000" w:themeColor="text1"/>
          <w:sz w:val="44"/>
          <w:rPrChange w:id="16230" w:author="Dr Mamadou SANOGO" w:date="2023-10-25T18:15:00Z">
            <w:rPr>
              <w:ins w:id="16231" w:author="Dr Mamadou SANOGO" w:date="2023-10-25T17:38:00Z"/>
              <w:b/>
              <w:sz w:val="44"/>
            </w:rPr>
          </w:rPrChange>
        </w:rPr>
      </w:pPr>
    </w:p>
    <w:p w14:paraId="1929017C" w14:textId="4BEEFFB8" w:rsidR="00A75F71" w:rsidRPr="007A4AFC" w:rsidRDefault="00A75F71" w:rsidP="00D81BFF">
      <w:pPr>
        <w:shd w:val="clear" w:color="auto" w:fill="FFFFFF"/>
        <w:spacing w:line="240" w:lineRule="auto"/>
        <w:ind w:right="9"/>
        <w:jc w:val="center"/>
        <w:rPr>
          <w:ins w:id="16232" w:author="Dr Mamadou SANOGO" w:date="2023-10-25T17:38:00Z"/>
          <w:b/>
          <w:color w:val="000000" w:themeColor="text1"/>
          <w:sz w:val="44"/>
          <w:rPrChange w:id="16233" w:author="Dr Mamadou SANOGO" w:date="2023-10-25T18:15:00Z">
            <w:rPr>
              <w:ins w:id="16234" w:author="Dr Mamadou SANOGO" w:date="2023-10-25T17:38:00Z"/>
              <w:b/>
              <w:sz w:val="44"/>
            </w:rPr>
          </w:rPrChange>
        </w:rPr>
      </w:pPr>
    </w:p>
    <w:p w14:paraId="2AD52364" w14:textId="1E50324A" w:rsidR="00A75F71" w:rsidRPr="007A4AFC" w:rsidRDefault="00A75F71" w:rsidP="00D81BFF">
      <w:pPr>
        <w:shd w:val="clear" w:color="auto" w:fill="FFFFFF"/>
        <w:spacing w:line="240" w:lineRule="auto"/>
        <w:ind w:right="9"/>
        <w:jc w:val="center"/>
        <w:rPr>
          <w:ins w:id="16235" w:author="Dr Mamadou SANOGO" w:date="2023-10-25T17:38:00Z"/>
          <w:b/>
          <w:color w:val="000000" w:themeColor="text1"/>
          <w:sz w:val="44"/>
          <w:rPrChange w:id="16236" w:author="Dr Mamadou SANOGO" w:date="2023-10-25T18:15:00Z">
            <w:rPr>
              <w:ins w:id="16237" w:author="Dr Mamadou SANOGO" w:date="2023-10-25T17:38:00Z"/>
              <w:b/>
              <w:sz w:val="44"/>
            </w:rPr>
          </w:rPrChange>
        </w:rPr>
      </w:pPr>
    </w:p>
    <w:p w14:paraId="05A61362" w14:textId="08966E95" w:rsidR="00A75F71" w:rsidRPr="007A4AFC" w:rsidRDefault="00A75F71" w:rsidP="00D81BFF">
      <w:pPr>
        <w:shd w:val="clear" w:color="auto" w:fill="FFFFFF"/>
        <w:spacing w:line="240" w:lineRule="auto"/>
        <w:ind w:right="9"/>
        <w:jc w:val="center"/>
        <w:rPr>
          <w:ins w:id="16238" w:author="Dr Mamadou SANOGO" w:date="2023-10-25T17:39:00Z"/>
          <w:b/>
          <w:color w:val="000000" w:themeColor="text1"/>
          <w:sz w:val="44"/>
          <w:rPrChange w:id="16239" w:author="Dr Mamadou SANOGO" w:date="2023-10-25T18:15:00Z">
            <w:rPr>
              <w:ins w:id="16240" w:author="Dr Mamadou SANOGO" w:date="2023-10-25T17:39:00Z"/>
              <w:b/>
              <w:sz w:val="44"/>
            </w:rPr>
          </w:rPrChange>
        </w:rPr>
      </w:pPr>
    </w:p>
    <w:p w14:paraId="382E9398" w14:textId="44A4112C" w:rsidR="00A75F71" w:rsidRPr="007A4AFC" w:rsidRDefault="00A75F71">
      <w:pPr>
        <w:shd w:val="clear" w:color="auto" w:fill="FFFFFF"/>
        <w:spacing w:line="240" w:lineRule="auto"/>
        <w:ind w:right="9"/>
        <w:jc w:val="left"/>
        <w:rPr>
          <w:ins w:id="16241" w:author="Dr Mamadou SANOGO" w:date="2023-10-25T17:39:00Z"/>
          <w:b/>
          <w:color w:val="000000" w:themeColor="text1"/>
          <w:sz w:val="44"/>
          <w:rPrChange w:id="16242" w:author="Dr Mamadou SANOGO" w:date="2023-10-25T18:15:00Z">
            <w:rPr>
              <w:ins w:id="16243" w:author="Dr Mamadou SANOGO" w:date="2023-10-25T17:39:00Z"/>
              <w:b/>
              <w:sz w:val="44"/>
            </w:rPr>
          </w:rPrChange>
        </w:rPr>
        <w:pPrChange w:id="16244" w:author="Dr Mamadou SANOGO" w:date="2023-10-25T17:43:00Z">
          <w:pPr>
            <w:shd w:val="clear" w:color="auto" w:fill="FFFFFF"/>
            <w:spacing w:line="240" w:lineRule="auto"/>
            <w:ind w:right="9"/>
            <w:jc w:val="center"/>
          </w:pPr>
        </w:pPrChange>
      </w:pPr>
    </w:p>
    <w:p w14:paraId="5AFE4318" w14:textId="77777777" w:rsidR="00A75F71" w:rsidRPr="007A4AFC" w:rsidRDefault="00A75F71">
      <w:pPr>
        <w:shd w:val="clear" w:color="auto" w:fill="FFFFFF"/>
        <w:spacing w:line="240" w:lineRule="auto"/>
        <w:ind w:right="9"/>
        <w:jc w:val="left"/>
        <w:rPr>
          <w:ins w:id="16245" w:author="Dr Mamadou SANOGO" w:date="2023-10-25T15:02:00Z"/>
          <w:b/>
          <w:color w:val="000000" w:themeColor="text1"/>
          <w:sz w:val="44"/>
          <w:rPrChange w:id="16246" w:author="Dr Mamadou SANOGO" w:date="2023-10-25T18:15:00Z">
            <w:rPr>
              <w:ins w:id="16247" w:author="Dr Mamadou SANOGO" w:date="2023-10-25T15:02:00Z"/>
              <w:b/>
              <w:sz w:val="44"/>
            </w:rPr>
          </w:rPrChange>
        </w:rPr>
        <w:pPrChange w:id="16248" w:author="Dr Mamadou SANOGO" w:date="2023-10-25T17:42:00Z">
          <w:pPr>
            <w:shd w:val="clear" w:color="auto" w:fill="FFFFFF"/>
            <w:spacing w:line="240" w:lineRule="auto"/>
            <w:ind w:right="9"/>
            <w:jc w:val="center"/>
          </w:pPr>
        </w:pPrChange>
      </w:pPr>
    </w:p>
    <w:p w14:paraId="37E1F070" w14:textId="3C72F23A" w:rsidR="00D81BFF" w:rsidRPr="007A4AFC" w:rsidRDefault="00D81BFF" w:rsidP="00D81BFF">
      <w:pPr>
        <w:shd w:val="clear" w:color="auto" w:fill="FFFFFF"/>
        <w:spacing w:line="240" w:lineRule="auto"/>
        <w:ind w:right="9"/>
        <w:jc w:val="center"/>
        <w:rPr>
          <w:ins w:id="16249" w:author="Dr Mamadou SANOGO" w:date="2023-10-25T17:59:00Z"/>
          <w:b/>
          <w:color w:val="000000" w:themeColor="text1"/>
          <w:sz w:val="44"/>
          <w:rPrChange w:id="16250" w:author="Dr Mamadou SANOGO" w:date="2023-10-25T18:15:00Z">
            <w:rPr>
              <w:ins w:id="16251" w:author="Dr Mamadou SANOGO" w:date="2023-10-25T17:59:00Z"/>
              <w:b/>
              <w:sz w:val="44"/>
            </w:rPr>
          </w:rPrChange>
        </w:rPr>
      </w:pPr>
      <w:ins w:id="16252" w:author="Dr Mamadou SANOGO" w:date="2023-10-25T15:02:00Z">
        <w:r w:rsidRPr="007A4AFC">
          <w:rPr>
            <w:b/>
            <w:color w:val="000000" w:themeColor="text1"/>
            <w:sz w:val="44"/>
            <w:rPrChange w:id="16253" w:author="Dr Mamadou SANOGO" w:date="2023-10-25T18:15:00Z">
              <w:rPr>
                <w:b/>
                <w:sz w:val="44"/>
              </w:rPr>
            </w:rPrChange>
          </w:rPr>
          <w:t>Annexe n°0</w:t>
        </w:r>
      </w:ins>
      <w:ins w:id="16254" w:author="Dr Mamadou SANOGO" w:date="2023-10-25T17:42:00Z">
        <w:r w:rsidR="00A75F71" w:rsidRPr="007A4AFC">
          <w:rPr>
            <w:b/>
            <w:color w:val="000000" w:themeColor="text1"/>
            <w:sz w:val="44"/>
            <w:rPrChange w:id="16255" w:author="Dr Mamadou SANOGO" w:date="2023-10-25T18:15:00Z">
              <w:rPr>
                <w:b/>
                <w:sz w:val="44"/>
              </w:rPr>
            </w:rPrChange>
          </w:rPr>
          <w:t>29</w:t>
        </w:r>
      </w:ins>
      <w:ins w:id="16256" w:author="Dr Mamadou SANOGO" w:date="2023-10-25T15:02:00Z">
        <w:r w:rsidRPr="007A4AFC">
          <w:rPr>
            <w:b/>
            <w:color w:val="000000" w:themeColor="text1"/>
            <w:sz w:val="44"/>
            <w:rPrChange w:id="16257" w:author="Dr Mamadou SANOGO" w:date="2023-10-25T18:15:00Z">
              <w:rPr>
                <w:b/>
                <w:sz w:val="44"/>
              </w:rPr>
            </w:rPrChange>
          </w:rPr>
          <w:t> : Carnet</w:t>
        </w:r>
      </w:ins>
      <w:ins w:id="16258" w:author="Dr Mamadou SANOGO" w:date="2023-10-25T17:42:00Z">
        <w:r w:rsidR="00A75F71" w:rsidRPr="007A4AFC">
          <w:rPr>
            <w:b/>
            <w:color w:val="000000" w:themeColor="text1"/>
            <w:sz w:val="44"/>
            <w:rPrChange w:id="16259" w:author="Dr Mamadou SANOGO" w:date="2023-10-25T18:15:00Z">
              <w:rPr>
                <w:b/>
                <w:sz w:val="44"/>
              </w:rPr>
            </w:rPrChange>
          </w:rPr>
          <w:t>s</w:t>
        </w:r>
      </w:ins>
      <w:ins w:id="16260" w:author="Dr Mamadou SANOGO" w:date="2023-10-25T15:02:00Z">
        <w:r w:rsidRPr="007A4AFC">
          <w:rPr>
            <w:b/>
            <w:color w:val="000000" w:themeColor="text1"/>
            <w:sz w:val="44"/>
            <w:rPrChange w:id="16261" w:author="Dr Mamadou SANOGO" w:date="2023-10-25T18:15:00Z">
              <w:rPr>
                <w:b/>
                <w:sz w:val="44"/>
              </w:rPr>
            </w:rPrChange>
          </w:rPr>
          <w:t xml:space="preserve"> de stage</w:t>
        </w:r>
      </w:ins>
    </w:p>
    <w:p w14:paraId="20C35E49" w14:textId="0518C8CA" w:rsidR="00744A71" w:rsidRPr="007A4AFC" w:rsidRDefault="00744A71" w:rsidP="00D81BFF">
      <w:pPr>
        <w:shd w:val="clear" w:color="auto" w:fill="FFFFFF"/>
        <w:spacing w:line="240" w:lineRule="auto"/>
        <w:ind w:right="9"/>
        <w:jc w:val="center"/>
        <w:rPr>
          <w:ins w:id="16262" w:author="Dr Mamadou SANOGO" w:date="2023-10-25T17:59:00Z"/>
          <w:b/>
          <w:color w:val="000000" w:themeColor="text1"/>
          <w:sz w:val="44"/>
          <w:rPrChange w:id="16263" w:author="Dr Mamadou SANOGO" w:date="2023-10-25T18:15:00Z">
            <w:rPr>
              <w:ins w:id="16264" w:author="Dr Mamadou SANOGO" w:date="2023-10-25T17:59:00Z"/>
              <w:b/>
              <w:sz w:val="44"/>
            </w:rPr>
          </w:rPrChange>
        </w:rPr>
      </w:pPr>
    </w:p>
    <w:p w14:paraId="22DB9AA4" w14:textId="156FA3EF" w:rsidR="00744A71" w:rsidRPr="007A4AFC" w:rsidRDefault="00744A71" w:rsidP="00D81BFF">
      <w:pPr>
        <w:shd w:val="clear" w:color="auto" w:fill="FFFFFF"/>
        <w:spacing w:line="240" w:lineRule="auto"/>
        <w:ind w:right="9"/>
        <w:jc w:val="center"/>
        <w:rPr>
          <w:ins w:id="16265" w:author="Dr Mamadou SANOGO" w:date="2023-10-25T17:59:00Z"/>
          <w:b/>
          <w:color w:val="000000" w:themeColor="text1"/>
          <w:sz w:val="44"/>
          <w:rPrChange w:id="16266" w:author="Dr Mamadou SANOGO" w:date="2023-10-25T18:15:00Z">
            <w:rPr>
              <w:ins w:id="16267" w:author="Dr Mamadou SANOGO" w:date="2023-10-25T17:59:00Z"/>
              <w:b/>
              <w:sz w:val="44"/>
            </w:rPr>
          </w:rPrChange>
        </w:rPr>
      </w:pPr>
    </w:p>
    <w:p w14:paraId="76F0CF87" w14:textId="61BC5144" w:rsidR="00744A71" w:rsidRPr="007A4AFC" w:rsidRDefault="00744A71" w:rsidP="00D81BFF">
      <w:pPr>
        <w:shd w:val="clear" w:color="auto" w:fill="FFFFFF"/>
        <w:spacing w:line="240" w:lineRule="auto"/>
        <w:ind w:right="9"/>
        <w:jc w:val="center"/>
        <w:rPr>
          <w:ins w:id="16268" w:author="Dr Mamadou SANOGO" w:date="2023-10-25T17:59:00Z"/>
          <w:b/>
          <w:color w:val="000000" w:themeColor="text1"/>
          <w:sz w:val="44"/>
          <w:rPrChange w:id="16269" w:author="Dr Mamadou SANOGO" w:date="2023-10-25T18:15:00Z">
            <w:rPr>
              <w:ins w:id="16270" w:author="Dr Mamadou SANOGO" w:date="2023-10-25T17:59:00Z"/>
              <w:b/>
              <w:sz w:val="44"/>
            </w:rPr>
          </w:rPrChange>
        </w:rPr>
      </w:pPr>
    </w:p>
    <w:p w14:paraId="108680E9" w14:textId="63035032" w:rsidR="00744A71" w:rsidRPr="007A4AFC" w:rsidRDefault="00744A71" w:rsidP="00D81BFF">
      <w:pPr>
        <w:shd w:val="clear" w:color="auto" w:fill="FFFFFF"/>
        <w:spacing w:line="240" w:lineRule="auto"/>
        <w:ind w:right="9"/>
        <w:jc w:val="center"/>
        <w:rPr>
          <w:ins w:id="16271" w:author="Dr Mamadou SANOGO" w:date="2023-10-25T17:59:00Z"/>
          <w:b/>
          <w:color w:val="000000" w:themeColor="text1"/>
          <w:sz w:val="44"/>
          <w:rPrChange w:id="16272" w:author="Dr Mamadou SANOGO" w:date="2023-10-25T18:15:00Z">
            <w:rPr>
              <w:ins w:id="16273" w:author="Dr Mamadou SANOGO" w:date="2023-10-25T17:59:00Z"/>
              <w:b/>
              <w:sz w:val="44"/>
            </w:rPr>
          </w:rPrChange>
        </w:rPr>
      </w:pPr>
    </w:p>
    <w:p w14:paraId="11286F94" w14:textId="1AEAAD24" w:rsidR="00744A71" w:rsidRPr="007A4AFC" w:rsidRDefault="00744A71" w:rsidP="00D81BFF">
      <w:pPr>
        <w:shd w:val="clear" w:color="auto" w:fill="FFFFFF"/>
        <w:spacing w:line="240" w:lineRule="auto"/>
        <w:ind w:right="9"/>
        <w:jc w:val="center"/>
        <w:rPr>
          <w:ins w:id="16274" w:author="Dr Mamadou SANOGO" w:date="2023-10-25T17:59:00Z"/>
          <w:b/>
          <w:color w:val="000000" w:themeColor="text1"/>
          <w:sz w:val="44"/>
          <w:rPrChange w:id="16275" w:author="Dr Mamadou SANOGO" w:date="2023-10-25T18:15:00Z">
            <w:rPr>
              <w:ins w:id="16276" w:author="Dr Mamadou SANOGO" w:date="2023-10-25T17:59:00Z"/>
              <w:b/>
              <w:sz w:val="44"/>
            </w:rPr>
          </w:rPrChange>
        </w:rPr>
      </w:pPr>
    </w:p>
    <w:p w14:paraId="38010E07" w14:textId="344C9B67" w:rsidR="00744A71" w:rsidRPr="007A4AFC" w:rsidRDefault="00744A71" w:rsidP="00D81BFF">
      <w:pPr>
        <w:shd w:val="clear" w:color="auto" w:fill="FFFFFF"/>
        <w:spacing w:line="240" w:lineRule="auto"/>
        <w:ind w:right="9"/>
        <w:jc w:val="center"/>
        <w:rPr>
          <w:ins w:id="16277" w:author="Dr Mamadou SANOGO" w:date="2023-10-25T17:59:00Z"/>
          <w:b/>
          <w:color w:val="000000" w:themeColor="text1"/>
          <w:sz w:val="44"/>
          <w:rPrChange w:id="16278" w:author="Dr Mamadou SANOGO" w:date="2023-10-25T18:15:00Z">
            <w:rPr>
              <w:ins w:id="16279" w:author="Dr Mamadou SANOGO" w:date="2023-10-25T17:59:00Z"/>
              <w:b/>
              <w:sz w:val="44"/>
            </w:rPr>
          </w:rPrChange>
        </w:rPr>
      </w:pPr>
    </w:p>
    <w:p w14:paraId="79F28F30" w14:textId="06E2995B" w:rsidR="00744A71" w:rsidRPr="007A4AFC" w:rsidRDefault="00744A71" w:rsidP="00D81BFF">
      <w:pPr>
        <w:shd w:val="clear" w:color="auto" w:fill="FFFFFF"/>
        <w:spacing w:line="240" w:lineRule="auto"/>
        <w:ind w:right="9"/>
        <w:jc w:val="center"/>
        <w:rPr>
          <w:ins w:id="16280" w:author="Dr Mamadou SANOGO" w:date="2023-10-25T17:59:00Z"/>
          <w:b/>
          <w:color w:val="000000" w:themeColor="text1"/>
          <w:sz w:val="44"/>
          <w:rPrChange w:id="16281" w:author="Dr Mamadou SANOGO" w:date="2023-10-25T18:15:00Z">
            <w:rPr>
              <w:ins w:id="16282" w:author="Dr Mamadou SANOGO" w:date="2023-10-25T17:59:00Z"/>
              <w:b/>
              <w:sz w:val="44"/>
            </w:rPr>
          </w:rPrChange>
        </w:rPr>
      </w:pPr>
    </w:p>
    <w:p w14:paraId="3E21E790" w14:textId="7710C49C" w:rsidR="00744A71" w:rsidRPr="007A4AFC" w:rsidRDefault="00744A71" w:rsidP="00D81BFF">
      <w:pPr>
        <w:shd w:val="clear" w:color="auto" w:fill="FFFFFF"/>
        <w:spacing w:line="240" w:lineRule="auto"/>
        <w:ind w:right="9"/>
        <w:jc w:val="center"/>
        <w:rPr>
          <w:ins w:id="16283" w:author="Dr Mamadou SANOGO" w:date="2023-10-25T17:59:00Z"/>
          <w:b/>
          <w:color w:val="000000" w:themeColor="text1"/>
          <w:sz w:val="44"/>
          <w:rPrChange w:id="16284" w:author="Dr Mamadou SANOGO" w:date="2023-10-25T18:15:00Z">
            <w:rPr>
              <w:ins w:id="16285" w:author="Dr Mamadou SANOGO" w:date="2023-10-25T17:59:00Z"/>
              <w:b/>
              <w:sz w:val="44"/>
            </w:rPr>
          </w:rPrChange>
        </w:rPr>
      </w:pPr>
    </w:p>
    <w:p w14:paraId="59538A4F" w14:textId="748574AB" w:rsidR="00744A71" w:rsidRPr="007A4AFC" w:rsidRDefault="00744A71" w:rsidP="00D81BFF">
      <w:pPr>
        <w:shd w:val="clear" w:color="auto" w:fill="FFFFFF"/>
        <w:spacing w:line="240" w:lineRule="auto"/>
        <w:ind w:right="9"/>
        <w:jc w:val="center"/>
        <w:rPr>
          <w:ins w:id="16286" w:author="Dr Mamadou SANOGO" w:date="2023-10-25T17:59:00Z"/>
          <w:b/>
          <w:color w:val="000000" w:themeColor="text1"/>
          <w:sz w:val="44"/>
          <w:rPrChange w:id="16287" w:author="Dr Mamadou SANOGO" w:date="2023-10-25T18:15:00Z">
            <w:rPr>
              <w:ins w:id="16288" w:author="Dr Mamadou SANOGO" w:date="2023-10-25T17:59:00Z"/>
              <w:b/>
              <w:sz w:val="44"/>
            </w:rPr>
          </w:rPrChange>
        </w:rPr>
      </w:pPr>
    </w:p>
    <w:p w14:paraId="3ED9B38A" w14:textId="77405697" w:rsidR="00744A71" w:rsidRPr="007A4AFC" w:rsidRDefault="00744A71" w:rsidP="00D81BFF">
      <w:pPr>
        <w:shd w:val="clear" w:color="auto" w:fill="FFFFFF"/>
        <w:spacing w:line="240" w:lineRule="auto"/>
        <w:ind w:right="9"/>
        <w:jc w:val="center"/>
        <w:rPr>
          <w:ins w:id="16289" w:author="Dr Mamadou SANOGO" w:date="2023-10-25T17:59:00Z"/>
          <w:b/>
          <w:color w:val="000000" w:themeColor="text1"/>
          <w:sz w:val="44"/>
          <w:rPrChange w:id="16290" w:author="Dr Mamadou SANOGO" w:date="2023-10-25T18:15:00Z">
            <w:rPr>
              <w:ins w:id="16291" w:author="Dr Mamadou SANOGO" w:date="2023-10-25T17:59:00Z"/>
              <w:b/>
              <w:sz w:val="44"/>
            </w:rPr>
          </w:rPrChange>
        </w:rPr>
      </w:pPr>
    </w:p>
    <w:p w14:paraId="7A46DEE8" w14:textId="5C71C3DA" w:rsidR="00744A71" w:rsidRPr="007A4AFC" w:rsidRDefault="00744A71" w:rsidP="00D81BFF">
      <w:pPr>
        <w:shd w:val="clear" w:color="auto" w:fill="FFFFFF"/>
        <w:spacing w:line="240" w:lineRule="auto"/>
        <w:ind w:right="9"/>
        <w:jc w:val="center"/>
        <w:rPr>
          <w:ins w:id="16292" w:author="Dr Mamadou SANOGO" w:date="2023-10-25T17:59:00Z"/>
          <w:b/>
          <w:color w:val="000000" w:themeColor="text1"/>
          <w:sz w:val="44"/>
          <w:rPrChange w:id="16293" w:author="Dr Mamadou SANOGO" w:date="2023-10-25T18:15:00Z">
            <w:rPr>
              <w:ins w:id="16294" w:author="Dr Mamadou SANOGO" w:date="2023-10-25T17:59:00Z"/>
              <w:b/>
              <w:sz w:val="44"/>
            </w:rPr>
          </w:rPrChange>
        </w:rPr>
      </w:pPr>
    </w:p>
    <w:p w14:paraId="137361CF" w14:textId="5D079D4F" w:rsidR="00744A71" w:rsidRPr="007A4AFC" w:rsidRDefault="00744A71" w:rsidP="00D81BFF">
      <w:pPr>
        <w:shd w:val="clear" w:color="auto" w:fill="FFFFFF"/>
        <w:spacing w:line="240" w:lineRule="auto"/>
        <w:ind w:right="9"/>
        <w:jc w:val="center"/>
        <w:rPr>
          <w:ins w:id="16295" w:author="Dr Mamadou SANOGO" w:date="2023-10-25T17:59:00Z"/>
          <w:b/>
          <w:color w:val="000000" w:themeColor="text1"/>
          <w:sz w:val="44"/>
          <w:rPrChange w:id="16296" w:author="Dr Mamadou SANOGO" w:date="2023-10-25T18:15:00Z">
            <w:rPr>
              <w:ins w:id="16297" w:author="Dr Mamadou SANOGO" w:date="2023-10-25T17:59:00Z"/>
              <w:b/>
              <w:sz w:val="44"/>
            </w:rPr>
          </w:rPrChange>
        </w:rPr>
      </w:pPr>
    </w:p>
    <w:p w14:paraId="082AC83A" w14:textId="1739D35F" w:rsidR="00744A71" w:rsidRDefault="00744A71" w:rsidP="00D81BFF">
      <w:pPr>
        <w:shd w:val="clear" w:color="auto" w:fill="FFFFFF"/>
        <w:ind w:right="9"/>
        <w:jc w:val="center"/>
        <w:rPr>
          <w:ins w:id="16298" w:author="Dr Mamadou SANOGO" w:date="2023-10-27T11:55:00Z"/>
          <w:b/>
          <w:color w:val="000000" w:themeColor="text1"/>
          <w:sz w:val="44"/>
        </w:rPr>
      </w:pPr>
    </w:p>
    <w:p w14:paraId="206EB08A" w14:textId="51776D7B" w:rsidR="0051561A" w:rsidRDefault="0051561A" w:rsidP="00D81BFF">
      <w:pPr>
        <w:shd w:val="clear" w:color="auto" w:fill="FFFFFF"/>
        <w:ind w:right="9"/>
        <w:jc w:val="center"/>
        <w:rPr>
          <w:ins w:id="16299" w:author="Dr Mamadou SANOGO" w:date="2023-10-27T11:55:00Z"/>
          <w:b/>
          <w:color w:val="000000" w:themeColor="text1"/>
          <w:sz w:val="44"/>
        </w:rPr>
      </w:pPr>
    </w:p>
    <w:p w14:paraId="6DAFEF3B" w14:textId="1179ABB0" w:rsidR="0051561A" w:rsidRDefault="0051561A" w:rsidP="00D81BFF">
      <w:pPr>
        <w:shd w:val="clear" w:color="auto" w:fill="FFFFFF"/>
        <w:ind w:right="9"/>
        <w:jc w:val="center"/>
        <w:rPr>
          <w:ins w:id="16300" w:author="Dr Mamadou SANOGO" w:date="2023-10-27T11:55:00Z"/>
          <w:b/>
          <w:color w:val="000000" w:themeColor="text1"/>
          <w:sz w:val="44"/>
        </w:rPr>
      </w:pPr>
    </w:p>
    <w:p w14:paraId="03BC3F28" w14:textId="24831E9B" w:rsidR="0051561A" w:rsidRDefault="0051561A" w:rsidP="00D81BFF">
      <w:pPr>
        <w:shd w:val="clear" w:color="auto" w:fill="FFFFFF"/>
        <w:ind w:right="9"/>
        <w:jc w:val="center"/>
        <w:rPr>
          <w:ins w:id="16301" w:author="Dr Mamadou SANOGO" w:date="2023-10-27T11:56:00Z"/>
          <w:b/>
          <w:color w:val="000000" w:themeColor="text1"/>
          <w:sz w:val="44"/>
        </w:rPr>
      </w:pPr>
    </w:p>
    <w:p w14:paraId="5539F474" w14:textId="20445BE2" w:rsidR="0051561A" w:rsidRDefault="0051561A" w:rsidP="00D81BFF">
      <w:pPr>
        <w:shd w:val="clear" w:color="auto" w:fill="FFFFFF"/>
        <w:spacing w:line="240" w:lineRule="auto"/>
        <w:ind w:right="9"/>
        <w:jc w:val="center"/>
        <w:rPr>
          <w:ins w:id="16302" w:author="Dr Mamadou SANOGO" w:date="2023-10-27T14:08:00Z"/>
          <w:b/>
          <w:color w:val="000000" w:themeColor="text1"/>
          <w:sz w:val="44"/>
        </w:rPr>
      </w:pPr>
    </w:p>
    <w:p w14:paraId="7985BE2C" w14:textId="73A7DDF2" w:rsidR="006778CD" w:rsidRDefault="006778CD" w:rsidP="00D81BFF">
      <w:pPr>
        <w:shd w:val="clear" w:color="auto" w:fill="FFFFFF"/>
        <w:spacing w:line="240" w:lineRule="auto"/>
        <w:ind w:right="9"/>
        <w:jc w:val="center"/>
        <w:rPr>
          <w:ins w:id="16303" w:author="Dr Mamadou SANOGO" w:date="2023-10-27T14:08:00Z"/>
          <w:b/>
          <w:color w:val="000000" w:themeColor="text1"/>
          <w:sz w:val="44"/>
        </w:rPr>
      </w:pPr>
    </w:p>
    <w:p w14:paraId="09FA8C39" w14:textId="4C3A4F52" w:rsidR="006778CD" w:rsidRDefault="006778CD" w:rsidP="00D81BFF">
      <w:pPr>
        <w:shd w:val="clear" w:color="auto" w:fill="FFFFFF"/>
        <w:spacing w:line="240" w:lineRule="auto"/>
        <w:ind w:right="9"/>
        <w:jc w:val="center"/>
        <w:rPr>
          <w:ins w:id="16304" w:author="Dr Mamadou SANOGO" w:date="2023-10-27T14:08:00Z"/>
          <w:b/>
          <w:color w:val="000000" w:themeColor="text1"/>
          <w:sz w:val="44"/>
        </w:rPr>
      </w:pPr>
    </w:p>
    <w:p w14:paraId="7401E65C" w14:textId="6B77F19F" w:rsidR="006778CD" w:rsidRDefault="006778CD" w:rsidP="00D81BFF">
      <w:pPr>
        <w:shd w:val="clear" w:color="auto" w:fill="FFFFFF"/>
        <w:spacing w:line="240" w:lineRule="auto"/>
        <w:ind w:right="9"/>
        <w:jc w:val="center"/>
        <w:rPr>
          <w:ins w:id="16305" w:author="Dr Mamadou SANOGO" w:date="2023-10-27T14:08:00Z"/>
          <w:b/>
          <w:color w:val="000000" w:themeColor="text1"/>
          <w:sz w:val="44"/>
        </w:rPr>
      </w:pPr>
    </w:p>
    <w:p w14:paraId="737D6130" w14:textId="0075594B" w:rsidR="006778CD" w:rsidRDefault="006778CD" w:rsidP="00D81BFF">
      <w:pPr>
        <w:shd w:val="clear" w:color="auto" w:fill="FFFFFF"/>
        <w:spacing w:line="240" w:lineRule="auto"/>
        <w:ind w:right="9"/>
        <w:jc w:val="center"/>
        <w:rPr>
          <w:ins w:id="16306" w:author="Dr Mamadou SANOGO" w:date="2023-10-27T14:08:00Z"/>
          <w:b/>
          <w:color w:val="000000" w:themeColor="text1"/>
          <w:sz w:val="44"/>
        </w:rPr>
      </w:pPr>
    </w:p>
    <w:p w14:paraId="30EF4726" w14:textId="77777777" w:rsidR="006778CD" w:rsidRDefault="006778CD" w:rsidP="00D81BFF">
      <w:pPr>
        <w:shd w:val="clear" w:color="auto" w:fill="FFFFFF"/>
        <w:spacing w:line="240" w:lineRule="auto"/>
        <w:ind w:right="9"/>
        <w:jc w:val="center"/>
        <w:rPr>
          <w:ins w:id="16307" w:author="Dr Mamadou SANOGO" w:date="2023-10-27T14:08:00Z"/>
          <w:b/>
          <w:color w:val="000000" w:themeColor="text1"/>
          <w:sz w:val="44"/>
        </w:rPr>
      </w:pPr>
    </w:p>
    <w:p w14:paraId="69A7F63A" w14:textId="3E463C13" w:rsidR="006778CD" w:rsidRDefault="006778CD" w:rsidP="00D81BFF">
      <w:pPr>
        <w:shd w:val="clear" w:color="auto" w:fill="FFFFFF"/>
        <w:spacing w:line="240" w:lineRule="auto"/>
        <w:ind w:right="9"/>
        <w:jc w:val="center"/>
        <w:rPr>
          <w:ins w:id="16308" w:author="Dr Mamadou SANOGO" w:date="2023-10-27T14:08:00Z"/>
          <w:b/>
          <w:color w:val="000000" w:themeColor="text1"/>
          <w:sz w:val="44"/>
        </w:rPr>
      </w:pPr>
    </w:p>
    <w:p w14:paraId="277B7168" w14:textId="793B46A8" w:rsidR="006778CD" w:rsidRDefault="006778CD" w:rsidP="00D81BFF">
      <w:pPr>
        <w:shd w:val="clear" w:color="auto" w:fill="FFFFFF"/>
        <w:spacing w:line="240" w:lineRule="auto"/>
        <w:ind w:right="9"/>
        <w:jc w:val="center"/>
        <w:rPr>
          <w:ins w:id="16309" w:author="Dr Mamadou SANOGO" w:date="2023-10-27T14:08:00Z"/>
          <w:b/>
          <w:color w:val="000000" w:themeColor="text1"/>
          <w:sz w:val="44"/>
        </w:rPr>
      </w:pPr>
    </w:p>
    <w:p w14:paraId="72129E3A" w14:textId="6D2CE2F7" w:rsidR="006778CD" w:rsidRDefault="006778CD" w:rsidP="00D81BFF">
      <w:pPr>
        <w:shd w:val="clear" w:color="auto" w:fill="FFFFFF"/>
        <w:spacing w:line="240" w:lineRule="auto"/>
        <w:ind w:right="9"/>
        <w:jc w:val="center"/>
        <w:rPr>
          <w:ins w:id="16310" w:author="Dr Mamadou SANOGO" w:date="2023-10-27T14:08:00Z"/>
          <w:b/>
          <w:color w:val="000000" w:themeColor="text1"/>
          <w:sz w:val="44"/>
        </w:rPr>
      </w:pPr>
    </w:p>
    <w:p w14:paraId="6E0C1B62" w14:textId="45FCA9F9" w:rsidR="006778CD" w:rsidRDefault="006778CD" w:rsidP="00D81BFF">
      <w:pPr>
        <w:shd w:val="clear" w:color="auto" w:fill="FFFFFF"/>
        <w:spacing w:line="240" w:lineRule="auto"/>
        <w:ind w:right="9"/>
        <w:jc w:val="center"/>
        <w:rPr>
          <w:ins w:id="16311" w:author="Dr Mamadou SANOGO" w:date="2023-10-27T14:08:00Z"/>
          <w:b/>
          <w:color w:val="000000" w:themeColor="text1"/>
          <w:sz w:val="44"/>
        </w:rPr>
      </w:pPr>
    </w:p>
    <w:p w14:paraId="0911967E" w14:textId="5A095DEA" w:rsidR="006778CD" w:rsidRDefault="006778CD" w:rsidP="00D81BFF">
      <w:pPr>
        <w:shd w:val="clear" w:color="auto" w:fill="FFFFFF"/>
        <w:spacing w:line="240" w:lineRule="auto"/>
        <w:ind w:right="9"/>
        <w:jc w:val="center"/>
        <w:rPr>
          <w:ins w:id="16312" w:author="Dr Mamadou SANOGO" w:date="2023-10-27T14:08:00Z"/>
          <w:b/>
          <w:color w:val="000000" w:themeColor="text1"/>
          <w:sz w:val="44"/>
        </w:rPr>
      </w:pPr>
    </w:p>
    <w:p w14:paraId="3464C0BC" w14:textId="5C852B49" w:rsidR="006778CD" w:rsidRDefault="006778CD" w:rsidP="00D81BFF">
      <w:pPr>
        <w:shd w:val="clear" w:color="auto" w:fill="FFFFFF"/>
        <w:spacing w:line="240" w:lineRule="auto"/>
        <w:ind w:right="9"/>
        <w:jc w:val="center"/>
        <w:rPr>
          <w:ins w:id="16313" w:author="Dr Mamadou SANOGO" w:date="2023-10-27T14:08:00Z"/>
          <w:b/>
          <w:color w:val="000000" w:themeColor="text1"/>
          <w:sz w:val="44"/>
        </w:rPr>
      </w:pPr>
    </w:p>
    <w:p w14:paraId="7BDA7040" w14:textId="5B2374A6" w:rsidR="006778CD" w:rsidRDefault="006778CD" w:rsidP="00D81BFF">
      <w:pPr>
        <w:shd w:val="clear" w:color="auto" w:fill="FFFFFF"/>
        <w:spacing w:line="240" w:lineRule="auto"/>
        <w:ind w:right="9"/>
        <w:jc w:val="center"/>
        <w:rPr>
          <w:ins w:id="16314" w:author="Dr Mamadou SANOGO" w:date="2023-10-27T14:08:00Z"/>
          <w:b/>
          <w:color w:val="000000" w:themeColor="text1"/>
          <w:sz w:val="44"/>
        </w:rPr>
      </w:pPr>
    </w:p>
    <w:p w14:paraId="7A3EEABA" w14:textId="2323FAC4" w:rsidR="006778CD" w:rsidRDefault="006778CD" w:rsidP="00D81BFF">
      <w:pPr>
        <w:shd w:val="clear" w:color="auto" w:fill="FFFFFF"/>
        <w:spacing w:line="240" w:lineRule="auto"/>
        <w:ind w:right="9"/>
        <w:jc w:val="center"/>
        <w:rPr>
          <w:ins w:id="16315" w:author="Dr Mamadou SANOGO" w:date="2023-10-27T14:08:00Z"/>
          <w:b/>
          <w:color w:val="000000" w:themeColor="text1"/>
          <w:sz w:val="44"/>
        </w:rPr>
      </w:pPr>
    </w:p>
    <w:p w14:paraId="3657FD8E" w14:textId="426C4355" w:rsidR="006778CD" w:rsidRDefault="006778CD" w:rsidP="00D81BFF">
      <w:pPr>
        <w:shd w:val="clear" w:color="auto" w:fill="FFFFFF"/>
        <w:spacing w:line="240" w:lineRule="auto"/>
        <w:ind w:right="9"/>
        <w:jc w:val="center"/>
        <w:rPr>
          <w:ins w:id="16316" w:author="Dr Mamadou SANOGO" w:date="2023-10-27T14:08:00Z"/>
          <w:b/>
          <w:color w:val="000000" w:themeColor="text1"/>
          <w:sz w:val="44"/>
        </w:rPr>
      </w:pPr>
    </w:p>
    <w:p w14:paraId="4E5FF5BC" w14:textId="502AA7A6" w:rsidR="006778CD" w:rsidRDefault="006778CD" w:rsidP="00D81BFF">
      <w:pPr>
        <w:shd w:val="clear" w:color="auto" w:fill="FFFFFF"/>
        <w:spacing w:line="240" w:lineRule="auto"/>
        <w:ind w:right="9"/>
        <w:jc w:val="center"/>
        <w:rPr>
          <w:ins w:id="16317" w:author="Dr Mamadou SANOGO" w:date="2023-10-27T14:08:00Z"/>
          <w:b/>
          <w:color w:val="000000" w:themeColor="text1"/>
          <w:sz w:val="44"/>
        </w:rPr>
      </w:pPr>
    </w:p>
    <w:p w14:paraId="0F6E58EF" w14:textId="0AD888B8" w:rsidR="006778CD" w:rsidRDefault="006778CD" w:rsidP="00D81BFF">
      <w:pPr>
        <w:shd w:val="clear" w:color="auto" w:fill="FFFFFF"/>
        <w:spacing w:line="240" w:lineRule="auto"/>
        <w:ind w:right="9"/>
        <w:jc w:val="center"/>
        <w:rPr>
          <w:ins w:id="16318" w:author="Dr Mamadou SANOGO" w:date="2023-10-27T14:08:00Z"/>
          <w:b/>
          <w:color w:val="000000" w:themeColor="text1"/>
          <w:sz w:val="44"/>
        </w:rPr>
      </w:pPr>
    </w:p>
    <w:p w14:paraId="3001A5EE" w14:textId="5BAA6EA3" w:rsidR="006778CD" w:rsidRDefault="006778CD" w:rsidP="00D81BFF">
      <w:pPr>
        <w:shd w:val="clear" w:color="auto" w:fill="FFFFFF"/>
        <w:spacing w:line="240" w:lineRule="auto"/>
        <w:ind w:right="9"/>
        <w:jc w:val="center"/>
        <w:rPr>
          <w:ins w:id="16319" w:author="Dr Mamadou SANOGO" w:date="2023-10-27T14:08:00Z"/>
          <w:b/>
          <w:color w:val="000000" w:themeColor="text1"/>
          <w:sz w:val="44"/>
        </w:rPr>
      </w:pPr>
    </w:p>
    <w:p w14:paraId="34635362" w14:textId="75E4CB7A" w:rsidR="006778CD" w:rsidRDefault="006778CD" w:rsidP="00D81BFF">
      <w:pPr>
        <w:shd w:val="clear" w:color="auto" w:fill="FFFFFF"/>
        <w:spacing w:line="240" w:lineRule="auto"/>
        <w:ind w:right="9"/>
        <w:jc w:val="center"/>
        <w:rPr>
          <w:ins w:id="16320" w:author="Dr Mamadou SANOGO" w:date="2023-10-27T14:08:00Z"/>
          <w:b/>
          <w:color w:val="000000" w:themeColor="text1"/>
          <w:sz w:val="44"/>
        </w:rPr>
      </w:pPr>
    </w:p>
    <w:p w14:paraId="655EF6BD" w14:textId="2C2FB39A" w:rsidR="006778CD" w:rsidRDefault="006778CD" w:rsidP="00D81BFF">
      <w:pPr>
        <w:shd w:val="clear" w:color="auto" w:fill="FFFFFF"/>
        <w:spacing w:line="240" w:lineRule="auto"/>
        <w:ind w:right="9"/>
        <w:jc w:val="center"/>
        <w:rPr>
          <w:ins w:id="16321" w:author="Dr Mamadou SANOGO" w:date="2023-10-27T14:08:00Z"/>
          <w:b/>
          <w:color w:val="000000" w:themeColor="text1"/>
          <w:sz w:val="44"/>
        </w:rPr>
      </w:pPr>
    </w:p>
    <w:p w14:paraId="3D09E520" w14:textId="540488CA" w:rsidR="006778CD" w:rsidRDefault="006778CD" w:rsidP="00D81BFF">
      <w:pPr>
        <w:shd w:val="clear" w:color="auto" w:fill="FFFFFF"/>
        <w:spacing w:line="240" w:lineRule="auto"/>
        <w:ind w:right="9"/>
        <w:jc w:val="center"/>
        <w:rPr>
          <w:ins w:id="16322" w:author="Dr Mamadou SANOGO" w:date="2023-10-27T14:08:00Z"/>
          <w:b/>
          <w:color w:val="000000" w:themeColor="text1"/>
          <w:sz w:val="44"/>
        </w:rPr>
      </w:pPr>
    </w:p>
    <w:p w14:paraId="4D00989B" w14:textId="71E99895" w:rsidR="006778CD" w:rsidRDefault="006778CD" w:rsidP="00D81BFF">
      <w:pPr>
        <w:shd w:val="clear" w:color="auto" w:fill="FFFFFF"/>
        <w:spacing w:line="240" w:lineRule="auto"/>
        <w:ind w:right="9"/>
        <w:jc w:val="center"/>
        <w:rPr>
          <w:ins w:id="16323" w:author="Dr Mamadou SANOGO" w:date="2023-10-27T14:08:00Z"/>
          <w:b/>
          <w:color w:val="000000" w:themeColor="text1"/>
          <w:sz w:val="44"/>
        </w:rPr>
      </w:pPr>
    </w:p>
    <w:p w14:paraId="298F9360" w14:textId="4F6C80A3" w:rsidR="006778CD" w:rsidRDefault="006778CD" w:rsidP="00D81BFF">
      <w:pPr>
        <w:shd w:val="clear" w:color="auto" w:fill="FFFFFF"/>
        <w:spacing w:line="240" w:lineRule="auto"/>
        <w:ind w:right="9"/>
        <w:jc w:val="center"/>
        <w:rPr>
          <w:ins w:id="16324" w:author="Dr Mamadou SANOGO" w:date="2023-10-27T14:08:00Z"/>
          <w:b/>
          <w:color w:val="000000" w:themeColor="text1"/>
          <w:sz w:val="44"/>
        </w:rPr>
      </w:pPr>
    </w:p>
    <w:p w14:paraId="108FCB54" w14:textId="2F2AAE77" w:rsidR="006778CD" w:rsidRDefault="006778CD" w:rsidP="00D81BFF">
      <w:pPr>
        <w:shd w:val="clear" w:color="auto" w:fill="FFFFFF"/>
        <w:spacing w:line="240" w:lineRule="auto"/>
        <w:ind w:right="9"/>
        <w:jc w:val="center"/>
        <w:rPr>
          <w:ins w:id="16325" w:author="Dr Mamadou SANOGO" w:date="2023-10-27T14:08:00Z"/>
          <w:b/>
          <w:color w:val="000000" w:themeColor="text1"/>
          <w:sz w:val="44"/>
        </w:rPr>
      </w:pPr>
    </w:p>
    <w:p w14:paraId="1373E1A0" w14:textId="44DEA903" w:rsidR="006778CD" w:rsidRDefault="006778CD" w:rsidP="00D81BFF">
      <w:pPr>
        <w:shd w:val="clear" w:color="auto" w:fill="FFFFFF"/>
        <w:spacing w:line="240" w:lineRule="auto"/>
        <w:ind w:right="9"/>
        <w:jc w:val="center"/>
        <w:rPr>
          <w:ins w:id="16326" w:author="Dr Mamadou SANOGO" w:date="2023-10-27T14:08:00Z"/>
          <w:b/>
          <w:color w:val="000000" w:themeColor="text1"/>
          <w:sz w:val="44"/>
        </w:rPr>
      </w:pPr>
    </w:p>
    <w:p w14:paraId="2D06BE85" w14:textId="77777777" w:rsidR="006778CD" w:rsidRPr="007A4AFC" w:rsidRDefault="006778CD" w:rsidP="00D81BFF">
      <w:pPr>
        <w:shd w:val="clear" w:color="auto" w:fill="FFFFFF"/>
        <w:spacing w:line="240" w:lineRule="auto"/>
        <w:ind w:right="9"/>
        <w:jc w:val="center"/>
        <w:rPr>
          <w:ins w:id="16327" w:author="Dr Mamadou SANOGO" w:date="2023-10-25T15:02:00Z"/>
          <w:b/>
          <w:color w:val="000000" w:themeColor="text1"/>
          <w:sz w:val="44"/>
          <w:rPrChange w:id="16328" w:author="Dr Mamadou SANOGO" w:date="2023-10-25T18:15:00Z">
            <w:rPr>
              <w:ins w:id="16329" w:author="Dr Mamadou SANOGO" w:date="2023-10-25T15:02:00Z"/>
              <w:b/>
              <w:sz w:val="44"/>
            </w:rPr>
          </w:rPrChange>
        </w:rPr>
      </w:pPr>
    </w:p>
    <w:p w14:paraId="6165855D" w14:textId="77777777" w:rsidR="00D81BFF" w:rsidRPr="007A4AFC" w:rsidRDefault="00D81BFF" w:rsidP="00011374">
      <w:pPr>
        <w:widowControl w:val="0"/>
        <w:autoSpaceDE w:val="0"/>
        <w:autoSpaceDN w:val="0"/>
        <w:adjustRightInd w:val="0"/>
        <w:spacing w:before="5" w:line="280" w:lineRule="exact"/>
        <w:ind w:right="9"/>
        <w:rPr>
          <w:color w:val="000000" w:themeColor="text1"/>
          <w:sz w:val="28"/>
          <w:szCs w:val="28"/>
          <w:rPrChange w:id="16330" w:author="Dr Mamadou SANOGO" w:date="2023-10-25T18:15:00Z">
            <w:rPr>
              <w:color w:val="000000"/>
              <w:sz w:val="28"/>
              <w:szCs w:val="28"/>
            </w:rPr>
          </w:rPrChange>
        </w:rPr>
      </w:pPr>
    </w:p>
    <w:p w14:paraId="7F241E0E" w14:textId="354FD547" w:rsidR="00011374" w:rsidRDefault="00011374" w:rsidP="00011374">
      <w:pPr>
        <w:widowControl w:val="0"/>
        <w:autoSpaceDE w:val="0"/>
        <w:autoSpaceDN w:val="0"/>
        <w:adjustRightInd w:val="0"/>
        <w:spacing w:before="5" w:line="280" w:lineRule="exact"/>
        <w:ind w:right="9"/>
        <w:rPr>
          <w:ins w:id="16331" w:author="Dr Mamadou SANOGO" w:date="2023-10-27T14:08:00Z"/>
          <w:color w:val="000000" w:themeColor="text1"/>
          <w:sz w:val="28"/>
          <w:szCs w:val="28"/>
        </w:rPr>
      </w:pPr>
    </w:p>
    <w:p w14:paraId="52B5CBF9" w14:textId="3E818F60" w:rsidR="006778CD" w:rsidRDefault="006778CD" w:rsidP="00011374">
      <w:pPr>
        <w:widowControl w:val="0"/>
        <w:autoSpaceDE w:val="0"/>
        <w:autoSpaceDN w:val="0"/>
        <w:adjustRightInd w:val="0"/>
        <w:spacing w:before="5" w:line="280" w:lineRule="exact"/>
        <w:ind w:right="9"/>
        <w:rPr>
          <w:ins w:id="16332" w:author="Dr Mamadou SANOGO" w:date="2023-10-27T14:08:00Z"/>
          <w:color w:val="000000" w:themeColor="text1"/>
          <w:sz w:val="28"/>
          <w:szCs w:val="28"/>
        </w:rPr>
      </w:pPr>
    </w:p>
    <w:p w14:paraId="0B662E98" w14:textId="0A25F377" w:rsidR="006778CD" w:rsidRDefault="006778CD" w:rsidP="00011374">
      <w:pPr>
        <w:widowControl w:val="0"/>
        <w:autoSpaceDE w:val="0"/>
        <w:autoSpaceDN w:val="0"/>
        <w:adjustRightInd w:val="0"/>
        <w:spacing w:before="5" w:line="280" w:lineRule="exact"/>
        <w:ind w:right="9"/>
        <w:rPr>
          <w:ins w:id="16333" w:author="Dr Mamadou SANOGO" w:date="2023-10-27T14:08:00Z"/>
          <w:color w:val="000000" w:themeColor="text1"/>
          <w:sz w:val="28"/>
          <w:szCs w:val="28"/>
        </w:rPr>
      </w:pPr>
    </w:p>
    <w:p w14:paraId="6CF9E37C" w14:textId="76E171C6" w:rsidR="006778CD" w:rsidRDefault="006778CD" w:rsidP="00011374">
      <w:pPr>
        <w:widowControl w:val="0"/>
        <w:autoSpaceDE w:val="0"/>
        <w:autoSpaceDN w:val="0"/>
        <w:adjustRightInd w:val="0"/>
        <w:spacing w:before="5" w:line="280" w:lineRule="exact"/>
        <w:ind w:right="9"/>
        <w:rPr>
          <w:ins w:id="16334" w:author="Dr Mamadou SANOGO" w:date="2023-10-27T14:08:00Z"/>
          <w:color w:val="000000" w:themeColor="text1"/>
          <w:sz w:val="28"/>
          <w:szCs w:val="28"/>
        </w:rPr>
      </w:pPr>
    </w:p>
    <w:p w14:paraId="41D6B696" w14:textId="511261EC" w:rsidR="006778CD" w:rsidRDefault="006778CD" w:rsidP="00011374">
      <w:pPr>
        <w:widowControl w:val="0"/>
        <w:autoSpaceDE w:val="0"/>
        <w:autoSpaceDN w:val="0"/>
        <w:adjustRightInd w:val="0"/>
        <w:spacing w:before="5" w:line="280" w:lineRule="exact"/>
        <w:ind w:right="9"/>
        <w:rPr>
          <w:ins w:id="16335" w:author="Dr Mamadou SANOGO" w:date="2023-10-27T14:08:00Z"/>
          <w:color w:val="000000" w:themeColor="text1"/>
          <w:sz w:val="28"/>
          <w:szCs w:val="28"/>
        </w:rPr>
      </w:pPr>
    </w:p>
    <w:p w14:paraId="4943782B" w14:textId="0F77707E" w:rsidR="006778CD" w:rsidRDefault="006778CD" w:rsidP="00011374">
      <w:pPr>
        <w:widowControl w:val="0"/>
        <w:autoSpaceDE w:val="0"/>
        <w:autoSpaceDN w:val="0"/>
        <w:adjustRightInd w:val="0"/>
        <w:spacing w:before="5" w:line="280" w:lineRule="exact"/>
        <w:ind w:right="9"/>
        <w:rPr>
          <w:ins w:id="16336" w:author="Dr Mamadou SANOGO" w:date="2023-10-27T14:08:00Z"/>
          <w:color w:val="000000" w:themeColor="text1"/>
          <w:sz w:val="28"/>
          <w:szCs w:val="28"/>
        </w:rPr>
      </w:pPr>
    </w:p>
    <w:p w14:paraId="742353C8" w14:textId="14988EE3" w:rsidR="006778CD" w:rsidRDefault="006778CD" w:rsidP="00011374">
      <w:pPr>
        <w:widowControl w:val="0"/>
        <w:autoSpaceDE w:val="0"/>
        <w:autoSpaceDN w:val="0"/>
        <w:adjustRightInd w:val="0"/>
        <w:spacing w:before="5" w:line="280" w:lineRule="exact"/>
        <w:ind w:right="9"/>
        <w:rPr>
          <w:ins w:id="16337" w:author="Dr Mamadou SANOGO" w:date="2023-10-27T14:08:00Z"/>
          <w:color w:val="000000" w:themeColor="text1"/>
          <w:sz w:val="28"/>
          <w:szCs w:val="28"/>
        </w:rPr>
      </w:pPr>
    </w:p>
    <w:p w14:paraId="3BAE658B" w14:textId="26F55513" w:rsidR="006778CD" w:rsidRDefault="006778CD" w:rsidP="00011374">
      <w:pPr>
        <w:widowControl w:val="0"/>
        <w:autoSpaceDE w:val="0"/>
        <w:autoSpaceDN w:val="0"/>
        <w:adjustRightInd w:val="0"/>
        <w:spacing w:before="5" w:line="280" w:lineRule="exact"/>
        <w:ind w:right="9"/>
        <w:rPr>
          <w:ins w:id="16338" w:author="Dr Mamadou SANOGO" w:date="2023-10-27T14:08:00Z"/>
          <w:color w:val="000000" w:themeColor="text1"/>
          <w:sz w:val="28"/>
          <w:szCs w:val="28"/>
        </w:rPr>
      </w:pPr>
    </w:p>
    <w:p w14:paraId="2CCD8D39" w14:textId="669D6EBA" w:rsidR="006778CD" w:rsidRDefault="006778CD" w:rsidP="00011374">
      <w:pPr>
        <w:widowControl w:val="0"/>
        <w:autoSpaceDE w:val="0"/>
        <w:autoSpaceDN w:val="0"/>
        <w:adjustRightInd w:val="0"/>
        <w:spacing w:before="5" w:line="280" w:lineRule="exact"/>
        <w:ind w:right="9"/>
        <w:rPr>
          <w:ins w:id="16339" w:author="Dr Mamadou SANOGO" w:date="2023-10-27T14:08:00Z"/>
          <w:color w:val="000000" w:themeColor="text1"/>
          <w:sz w:val="28"/>
          <w:szCs w:val="28"/>
        </w:rPr>
      </w:pPr>
    </w:p>
    <w:p w14:paraId="40ADBD32" w14:textId="083DF0F5" w:rsidR="006778CD" w:rsidRDefault="006778CD" w:rsidP="00011374">
      <w:pPr>
        <w:widowControl w:val="0"/>
        <w:autoSpaceDE w:val="0"/>
        <w:autoSpaceDN w:val="0"/>
        <w:adjustRightInd w:val="0"/>
        <w:spacing w:before="5" w:line="280" w:lineRule="exact"/>
        <w:ind w:right="9"/>
        <w:rPr>
          <w:ins w:id="16340" w:author="Dr Mamadou SANOGO" w:date="2023-10-27T14:08:00Z"/>
          <w:color w:val="000000" w:themeColor="text1"/>
          <w:sz w:val="28"/>
          <w:szCs w:val="28"/>
        </w:rPr>
      </w:pPr>
    </w:p>
    <w:p w14:paraId="4B51A39F" w14:textId="48E11D39" w:rsidR="006778CD" w:rsidRDefault="006778CD" w:rsidP="00011374">
      <w:pPr>
        <w:widowControl w:val="0"/>
        <w:autoSpaceDE w:val="0"/>
        <w:autoSpaceDN w:val="0"/>
        <w:adjustRightInd w:val="0"/>
        <w:spacing w:before="5" w:line="280" w:lineRule="exact"/>
        <w:ind w:right="9"/>
        <w:rPr>
          <w:ins w:id="16341" w:author="Dr Mamadou SANOGO" w:date="2023-10-27T14:08:00Z"/>
          <w:color w:val="000000" w:themeColor="text1"/>
          <w:sz w:val="28"/>
          <w:szCs w:val="28"/>
        </w:rPr>
      </w:pPr>
    </w:p>
    <w:p w14:paraId="7F2AF662" w14:textId="17957433" w:rsidR="006778CD" w:rsidRDefault="006778CD" w:rsidP="00011374">
      <w:pPr>
        <w:widowControl w:val="0"/>
        <w:autoSpaceDE w:val="0"/>
        <w:autoSpaceDN w:val="0"/>
        <w:adjustRightInd w:val="0"/>
        <w:spacing w:before="5" w:line="280" w:lineRule="exact"/>
        <w:ind w:right="9"/>
        <w:rPr>
          <w:ins w:id="16342" w:author="Dr Mamadou SANOGO" w:date="2023-10-27T14:08:00Z"/>
          <w:color w:val="000000" w:themeColor="text1"/>
          <w:sz w:val="28"/>
          <w:szCs w:val="28"/>
        </w:rPr>
      </w:pPr>
    </w:p>
    <w:p w14:paraId="5B977AF4" w14:textId="17AF6D2B" w:rsidR="006778CD" w:rsidRDefault="006778CD" w:rsidP="00011374">
      <w:pPr>
        <w:widowControl w:val="0"/>
        <w:autoSpaceDE w:val="0"/>
        <w:autoSpaceDN w:val="0"/>
        <w:adjustRightInd w:val="0"/>
        <w:spacing w:before="5" w:line="280" w:lineRule="exact"/>
        <w:ind w:right="9"/>
        <w:rPr>
          <w:ins w:id="16343" w:author="Dr Mamadou SANOGO" w:date="2023-10-27T14:08:00Z"/>
          <w:color w:val="000000" w:themeColor="text1"/>
          <w:sz w:val="28"/>
          <w:szCs w:val="28"/>
        </w:rPr>
      </w:pPr>
    </w:p>
    <w:p w14:paraId="3FFBCE5B" w14:textId="5965E870" w:rsidR="006778CD" w:rsidRDefault="006778CD" w:rsidP="00011374">
      <w:pPr>
        <w:widowControl w:val="0"/>
        <w:autoSpaceDE w:val="0"/>
        <w:autoSpaceDN w:val="0"/>
        <w:adjustRightInd w:val="0"/>
        <w:spacing w:before="5" w:line="280" w:lineRule="exact"/>
        <w:ind w:right="9"/>
        <w:rPr>
          <w:ins w:id="16344" w:author="Dr Mamadou SANOGO" w:date="2023-10-27T14:08:00Z"/>
          <w:color w:val="000000" w:themeColor="text1"/>
          <w:sz w:val="28"/>
          <w:szCs w:val="28"/>
        </w:rPr>
      </w:pPr>
    </w:p>
    <w:p w14:paraId="35930102" w14:textId="77777777" w:rsidR="006778CD" w:rsidRPr="007A4AFC" w:rsidRDefault="006778CD" w:rsidP="00011374">
      <w:pPr>
        <w:widowControl w:val="0"/>
        <w:autoSpaceDE w:val="0"/>
        <w:autoSpaceDN w:val="0"/>
        <w:adjustRightInd w:val="0"/>
        <w:spacing w:before="5" w:line="280" w:lineRule="exact"/>
        <w:ind w:right="9"/>
        <w:rPr>
          <w:color w:val="000000" w:themeColor="text1"/>
          <w:sz w:val="28"/>
          <w:szCs w:val="28"/>
          <w:rPrChange w:id="16345" w:author="Dr Mamadou SANOGO" w:date="2023-10-25T18:15:00Z">
            <w:rPr>
              <w:color w:val="000000"/>
              <w:sz w:val="28"/>
              <w:szCs w:val="28"/>
            </w:rPr>
          </w:rPrChange>
        </w:rPr>
      </w:pPr>
    </w:p>
    <w:p w14:paraId="2B5F8298" w14:textId="0943B37B" w:rsidR="006A62F4" w:rsidRPr="00A36245" w:rsidRDefault="006A62F4" w:rsidP="006A62F4">
      <w:pPr>
        <w:shd w:val="clear" w:color="auto" w:fill="FFFFFF"/>
        <w:spacing w:line="240" w:lineRule="auto"/>
        <w:ind w:right="9"/>
        <w:jc w:val="center"/>
        <w:rPr>
          <w:ins w:id="16346" w:author="Dr Mamadou SANOGO" w:date="2023-10-27T11:52:00Z"/>
          <w:b/>
          <w:color w:val="000000" w:themeColor="text1"/>
          <w:sz w:val="44"/>
        </w:rPr>
      </w:pPr>
      <w:ins w:id="16347" w:author="Dr Mamadou SANOGO" w:date="2023-10-27T11:52:00Z">
        <w:r w:rsidRPr="00A36245">
          <w:rPr>
            <w:b/>
            <w:color w:val="000000" w:themeColor="text1"/>
            <w:sz w:val="44"/>
          </w:rPr>
          <w:t>Annexe n°</w:t>
        </w:r>
      </w:ins>
      <w:ins w:id="16348" w:author="Dr Mamadou SANOGO" w:date="2023-10-27T11:53:00Z">
        <w:r>
          <w:rPr>
            <w:b/>
            <w:color w:val="000000" w:themeColor="text1"/>
            <w:sz w:val="44"/>
          </w:rPr>
          <w:t>030</w:t>
        </w:r>
      </w:ins>
      <w:ins w:id="16349" w:author="Dr Mamadou SANOGO" w:date="2023-10-27T11:54:00Z">
        <w:r>
          <w:rPr>
            <w:b/>
            <w:color w:val="000000" w:themeColor="text1"/>
            <w:sz w:val="44"/>
          </w:rPr>
          <w:t> :</w:t>
        </w:r>
      </w:ins>
      <w:ins w:id="16350" w:author="Dr Mamadou SANOGO" w:date="2023-10-27T11:55:00Z">
        <w:r w:rsidRPr="006A62F4">
          <w:t xml:space="preserve"> </w:t>
        </w:r>
        <w:r w:rsidRPr="006A62F4">
          <w:rPr>
            <w:b/>
            <w:color w:val="000000" w:themeColor="text1"/>
            <w:sz w:val="44"/>
          </w:rPr>
          <w:t>Enquête auprès des étudiants et diplômés</w:t>
        </w:r>
      </w:ins>
    </w:p>
    <w:p w14:paraId="27A1FB18"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6351" w:author="Dr Mamadou SANOGO" w:date="2023-10-25T18:15:00Z">
            <w:rPr>
              <w:color w:val="000000"/>
              <w:sz w:val="28"/>
              <w:szCs w:val="28"/>
            </w:rPr>
          </w:rPrChange>
        </w:rPr>
      </w:pPr>
    </w:p>
    <w:p w14:paraId="0C2A92E0" w14:textId="02B35B24" w:rsidR="003E7BB3" w:rsidRPr="007A4AFC" w:rsidDel="00744A71" w:rsidRDefault="003E7BB3">
      <w:pPr>
        <w:spacing w:line="240" w:lineRule="auto"/>
        <w:rPr>
          <w:del w:id="16352" w:author="Dr Mamadou SANOGO" w:date="2023-10-25T17:58:00Z"/>
          <w:color w:val="000000" w:themeColor="text1"/>
          <w:sz w:val="28"/>
          <w:szCs w:val="28"/>
          <w:rPrChange w:id="16353" w:author="Dr Mamadou SANOGO" w:date="2023-10-25T18:15:00Z">
            <w:rPr>
              <w:del w:id="16354" w:author="Dr Mamadou SANOGO" w:date="2023-10-25T17:58:00Z"/>
              <w:color w:val="000000"/>
              <w:sz w:val="28"/>
              <w:szCs w:val="28"/>
            </w:rPr>
          </w:rPrChange>
        </w:rPr>
      </w:pPr>
      <w:del w:id="16355" w:author="Dr Mamadou SANOGO" w:date="2023-10-25T17:58:00Z">
        <w:r w:rsidRPr="007A4AFC" w:rsidDel="00744A71">
          <w:rPr>
            <w:color w:val="000000" w:themeColor="text1"/>
            <w:sz w:val="28"/>
            <w:szCs w:val="28"/>
            <w:rPrChange w:id="16356" w:author="Dr Mamadou SANOGO" w:date="2023-10-25T18:15:00Z">
              <w:rPr>
                <w:color w:val="000000"/>
                <w:sz w:val="28"/>
                <w:szCs w:val="28"/>
              </w:rPr>
            </w:rPrChange>
          </w:rPr>
          <w:br w:type="page"/>
        </w:r>
      </w:del>
    </w:p>
    <w:p w14:paraId="183158E1" w14:textId="22D6A660" w:rsidR="000D43AF" w:rsidRPr="000D43AF" w:rsidRDefault="000D43AF" w:rsidP="000D43AF">
      <w:pPr>
        <w:spacing w:line="240" w:lineRule="auto"/>
        <w:rPr>
          <w:del w:id="16357" w:author="Dr Mamadou SANOGO" w:date="2023-10-25T17:58:00Z"/>
          <w:rFonts w:eastAsiaTheme="minorHAnsi"/>
          <w:b/>
          <w:color w:val="000000" w:themeColor="text1"/>
          <w:sz w:val="22"/>
          <w:lang w:eastAsia="en-US"/>
          <w:rPrChange w:id="16358" w:author="Dr Mamadou SANOGO" w:date="2023-10-25T18:15:00Z">
            <w:rPr>
              <w:del w:id="16359" w:author="Dr Mamadou SANOGO" w:date="2023-10-25T17:58:00Z"/>
              <w:rFonts w:eastAsiaTheme="minorHAnsi" w:cs="Times New Roman"/>
              <w:b w:val="0"/>
              <w:color w:val="auto"/>
              <w:lang w:eastAsia="en-US"/>
            </w:rPr>
          </w:rPrChange>
        </w:rPr>
        <w:sectPr w:rsidR="000D43AF" w:rsidRPr="000D43AF" w:rsidSect="000D43AF">
          <w:headerReference w:type="default" r:id="rId25"/>
          <w:footerReference w:type="default" r:id="rId26"/>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360" w:author="Dr Mamadou SANOGO" w:date="2023-10-27T23:57:00Z">
            <w:sectPr w:rsidR="000D43AF" w:rsidRPr="000D43AF" w:rsidSect="000D43AF">
              <w:pgMar w:top="1417" w:right="1417" w:bottom="1417" w:left="1417" w:header="708" w:footer="708" w:gutter="0"/>
            </w:sectPr>
          </w:sectPrChange>
        </w:sectPr>
        <w:pPrChange w:id="16361" w:author="Dr Mamadou SANOGO" w:date="2023-10-25T17:58:00Z">
          <w:pPr>
            <w:pStyle w:val="Titre1"/>
            <w:spacing w:before="0" w:line="240" w:lineRule="auto"/>
            <w:jc w:val="center"/>
          </w:pPr>
        </w:pPrChange>
      </w:pPr>
    </w:p>
    <w:p w14:paraId="585155F8" w14:textId="27F394DA" w:rsidR="003E7BB3" w:rsidRPr="007A4AFC" w:rsidDel="00837877" w:rsidRDefault="003E7BB3" w:rsidP="00966B80">
      <w:pPr>
        <w:pStyle w:val="Titre1"/>
        <w:spacing w:before="0" w:line="240" w:lineRule="auto"/>
        <w:jc w:val="center"/>
        <w:rPr>
          <w:del w:id="16362" w:author="Dr Mamadou SANOGO" w:date="2023-10-25T14:51:00Z"/>
          <w:rFonts w:eastAsiaTheme="minorHAnsi" w:cs="Times New Roman"/>
          <w:b w:val="0"/>
          <w:lang w:eastAsia="en-US"/>
          <w:rPrChange w:id="16363" w:author="Dr Mamadou SANOGO" w:date="2023-10-25T18:15:00Z">
            <w:rPr>
              <w:del w:id="16364" w:author="Dr Mamadou SANOGO" w:date="2023-10-25T14:51:00Z"/>
              <w:rFonts w:eastAsiaTheme="minorHAnsi" w:cs="Times New Roman"/>
              <w:b w:val="0"/>
              <w:color w:val="auto"/>
              <w:lang w:eastAsia="en-US"/>
            </w:rPr>
          </w:rPrChange>
        </w:rPr>
      </w:pPr>
      <w:bookmarkStart w:id="16365" w:name="_Toc145944536"/>
      <w:del w:id="16366" w:author="Dr Mamadou SANOGO" w:date="2023-10-25T14:51:00Z">
        <w:r w:rsidRPr="007A4AFC" w:rsidDel="00837877">
          <w:rPr>
            <w:rFonts w:eastAsiaTheme="minorHAnsi"/>
            <w:b w:val="0"/>
            <w:sz w:val="32"/>
            <w:lang w:eastAsia="en-US"/>
            <w:rPrChange w:id="16367" w:author="Dr Mamadou SANOGO" w:date="2023-10-25T18:15:00Z">
              <w:rPr>
                <w:rFonts w:eastAsiaTheme="minorHAnsi"/>
                <w:b w:val="0"/>
                <w:color w:val="2E74B5" w:themeColor="accent1" w:themeShade="BF"/>
                <w:sz w:val="32"/>
                <w:lang w:eastAsia="en-US"/>
              </w:rPr>
            </w:rPrChange>
          </w:rPr>
          <w:delText xml:space="preserve">Annexe </w:delText>
        </w:r>
        <w:r w:rsidR="000163AB" w:rsidRPr="007A4AFC" w:rsidDel="00837877">
          <w:rPr>
            <w:rFonts w:eastAsiaTheme="minorHAnsi"/>
            <w:b w:val="0"/>
            <w:sz w:val="32"/>
            <w:lang w:eastAsia="en-US"/>
            <w:rPrChange w:id="16368" w:author="Dr Mamadou SANOGO" w:date="2023-10-25T18:15:00Z">
              <w:rPr>
                <w:rFonts w:eastAsiaTheme="minorHAnsi"/>
                <w:b w:val="0"/>
                <w:color w:val="2E74B5" w:themeColor="accent1" w:themeShade="BF"/>
                <w:sz w:val="32"/>
                <w:lang w:eastAsia="en-US"/>
              </w:rPr>
            </w:rPrChange>
          </w:rPr>
          <w:delText>8</w:delText>
        </w:r>
        <w:r w:rsidRPr="007A4AFC" w:rsidDel="00837877">
          <w:rPr>
            <w:rFonts w:eastAsiaTheme="minorHAnsi"/>
            <w:b w:val="0"/>
            <w:sz w:val="32"/>
            <w:lang w:eastAsia="en-US"/>
            <w:rPrChange w:id="16369" w:author="Dr Mamadou SANOGO" w:date="2023-10-25T18:15:00Z">
              <w:rPr>
                <w:rFonts w:eastAsiaTheme="minorHAnsi"/>
                <w:b w:val="0"/>
                <w:color w:val="2E74B5" w:themeColor="accent1" w:themeShade="BF"/>
                <w:sz w:val="32"/>
                <w:lang w:eastAsia="en-US"/>
              </w:rPr>
            </w:rPrChange>
          </w:rPr>
          <w:delText xml:space="preserve"> : </w:delText>
        </w:r>
        <w:r w:rsidR="0009055C" w:rsidRPr="007A4AFC" w:rsidDel="00837877">
          <w:rPr>
            <w:rFonts w:eastAsiaTheme="minorHAnsi"/>
            <w:b w:val="0"/>
            <w:sz w:val="32"/>
            <w:lang w:eastAsia="en-US"/>
            <w:rPrChange w:id="16370" w:author="Dr Mamadou SANOGO" w:date="2023-10-25T18:15:00Z">
              <w:rPr>
                <w:rFonts w:eastAsiaTheme="minorHAnsi"/>
                <w:b w:val="0"/>
                <w:color w:val="2E74B5" w:themeColor="accent1" w:themeShade="BF"/>
                <w:sz w:val="32"/>
                <w:lang w:eastAsia="en-US"/>
              </w:rPr>
            </w:rPrChange>
          </w:rPr>
          <w:delText>Maquettes pédagogiques</w:delText>
        </w:r>
        <w:bookmarkEnd w:id="16365"/>
      </w:del>
    </w:p>
    <w:p w14:paraId="37A9B3A7" w14:textId="77777777" w:rsidR="003E7BB3" w:rsidRPr="007A4AFC" w:rsidDel="00744A71" w:rsidRDefault="003E7BB3" w:rsidP="003E7BB3">
      <w:pPr>
        <w:spacing w:line="240" w:lineRule="auto"/>
        <w:rPr>
          <w:del w:id="16371" w:author="Dr Mamadou SANOGO" w:date="2023-10-25T17:58:00Z"/>
          <w:color w:val="000000" w:themeColor="text1"/>
          <w:rPrChange w:id="16372" w:author="Dr Mamadou SANOGO" w:date="2023-10-25T18:15:00Z">
            <w:rPr>
              <w:del w:id="16373" w:author="Dr Mamadou SANOGO" w:date="2023-10-25T17:58:00Z"/>
            </w:rPr>
          </w:rPrChange>
        </w:rPr>
      </w:pPr>
    </w:p>
    <w:p w14:paraId="259BE28A" w14:textId="77777777" w:rsidR="002460E4" w:rsidRPr="007A4AFC" w:rsidDel="00744A71" w:rsidRDefault="002460E4" w:rsidP="002460E4">
      <w:pPr>
        <w:spacing w:line="276" w:lineRule="auto"/>
        <w:rPr>
          <w:del w:id="16374" w:author="Dr Mamadou SANOGO" w:date="2023-10-25T17:58:00Z"/>
          <w:rFonts w:cs="Calibri"/>
          <w:b/>
          <w:bCs/>
          <w:color w:val="000000" w:themeColor="text1"/>
          <w:rPrChange w:id="16375" w:author="Dr Mamadou SANOGO" w:date="2023-10-25T18:15:00Z">
            <w:rPr>
              <w:del w:id="16376" w:author="Dr Mamadou SANOGO" w:date="2023-10-25T17:58:00Z"/>
              <w:rFonts w:cs="Calibri"/>
              <w:b/>
              <w:bCs/>
              <w:color w:val="000000"/>
            </w:rPr>
          </w:rPrChange>
        </w:rPr>
      </w:pPr>
    </w:p>
    <w:p w14:paraId="1FFF6B37" w14:textId="2A168630" w:rsidR="001C11BC" w:rsidRPr="007A4AFC" w:rsidDel="00744A71" w:rsidRDefault="001C11BC" w:rsidP="003E7BB3">
      <w:pPr>
        <w:spacing w:line="240" w:lineRule="auto"/>
        <w:rPr>
          <w:del w:id="16377" w:author="Dr Mamadou SANOGO" w:date="2023-10-25T17:58:00Z"/>
          <w:color w:val="000000" w:themeColor="text1"/>
          <w:szCs w:val="24"/>
          <w:rPrChange w:id="16378" w:author="Dr Mamadou SANOGO" w:date="2023-10-25T18:15:00Z">
            <w:rPr>
              <w:del w:id="16379" w:author="Dr Mamadou SANOGO" w:date="2023-10-25T17:58:00Z"/>
              <w:szCs w:val="24"/>
            </w:rPr>
          </w:rPrChange>
        </w:rPr>
      </w:pPr>
    </w:p>
    <w:p w14:paraId="74F7163A" w14:textId="069E9B93" w:rsidR="002460E4" w:rsidRPr="007A4AFC" w:rsidDel="00744A71" w:rsidRDefault="002460E4" w:rsidP="003E7BB3">
      <w:pPr>
        <w:spacing w:line="240" w:lineRule="auto"/>
        <w:rPr>
          <w:del w:id="16380" w:author="Dr Mamadou SANOGO" w:date="2023-10-25T17:58:00Z"/>
          <w:color w:val="000000" w:themeColor="text1"/>
          <w:szCs w:val="24"/>
          <w:rPrChange w:id="16381" w:author="Dr Mamadou SANOGO" w:date="2023-10-25T18:15:00Z">
            <w:rPr>
              <w:del w:id="16382" w:author="Dr Mamadou SANOGO" w:date="2023-10-25T17:58:00Z"/>
              <w:szCs w:val="24"/>
            </w:rPr>
          </w:rPrChange>
        </w:rPr>
        <w:sectPr w:rsidR="002460E4" w:rsidRPr="007A4AFC" w:rsidDel="00744A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383" w:author="Dr Mamadou SANOGO" w:date="2023-10-27T23:57:00Z">
            <w:sectPr w:rsidR="002460E4" w:rsidRPr="007A4AFC" w:rsidDel="00744A71" w:rsidSect="00987FF2">
              <w:pgMar w:top="1417" w:right="1417" w:bottom="1417" w:left="1417" w:header="708" w:footer="708" w:gutter="0"/>
            </w:sectPr>
          </w:sectPrChange>
        </w:sectPr>
      </w:pPr>
    </w:p>
    <w:p w14:paraId="17E7CB94" w14:textId="4ADE61C5" w:rsidR="001C20B8" w:rsidRPr="007A4AFC" w:rsidDel="00A75F71" w:rsidRDefault="001C20B8" w:rsidP="001C20B8">
      <w:pPr>
        <w:pStyle w:val="Titre1"/>
        <w:spacing w:before="0" w:line="240" w:lineRule="auto"/>
        <w:rPr>
          <w:del w:id="16384" w:author="Dr Mamadou SANOGO" w:date="2023-10-25T17:45:00Z"/>
          <w:rFonts w:eastAsiaTheme="minorHAnsi" w:cs="Times New Roman"/>
          <w:b w:val="0"/>
          <w:sz w:val="24"/>
          <w:lang w:eastAsia="en-US"/>
        </w:rPr>
      </w:pPr>
      <w:bookmarkStart w:id="16385" w:name="_Toc145944537"/>
      <w:del w:id="16386" w:author="Dr Mamadou SANOGO" w:date="2023-10-25T17:45:00Z">
        <w:r w:rsidRPr="007A4AFC" w:rsidDel="00A75F71">
          <w:rPr>
            <w:rFonts w:eastAsiaTheme="minorHAnsi" w:cs="Times New Roman"/>
            <w:sz w:val="24"/>
            <w:lang w:eastAsia="en-US"/>
          </w:rPr>
          <w:delText xml:space="preserve">Annexe </w:delText>
        </w:r>
        <w:r w:rsidR="000163AB" w:rsidRPr="007A4AFC" w:rsidDel="00A75F71">
          <w:rPr>
            <w:rFonts w:eastAsiaTheme="minorHAnsi" w:cs="Times New Roman"/>
            <w:sz w:val="24"/>
            <w:lang w:eastAsia="en-US"/>
          </w:rPr>
          <w:delText>9</w:delText>
        </w:r>
        <w:r w:rsidRPr="007A4AFC" w:rsidDel="00A75F71">
          <w:rPr>
            <w:rFonts w:eastAsiaTheme="minorHAnsi" w:cs="Times New Roman"/>
            <w:sz w:val="24"/>
            <w:lang w:eastAsia="en-US"/>
          </w:rPr>
          <w:delText> : Plan de développement et l’amélioration du programme</w:delText>
        </w:r>
        <w:bookmarkEnd w:id="16385"/>
      </w:del>
    </w:p>
    <w:p w14:paraId="3279BCDD" w14:textId="5059942A" w:rsidR="001C20B8" w:rsidRPr="007A4AFC" w:rsidDel="00A75F71" w:rsidRDefault="001C20B8" w:rsidP="001C20B8">
      <w:pPr>
        <w:spacing w:line="240" w:lineRule="auto"/>
        <w:ind w:right="9"/>
        <w:rPr>
          <w:del w:id="16387" w:author="Dr Mamadou SANOGO" w:date="2023-10-25T17:45:00Z"/>
          <w:color w:val="000000" w:themeColor="text1"/>
          <w:szCs w:val="24"/>
          <w:rPrChange w:id="16388" w:author="Dr Mamadou SANOGO" w:date="2023-10-25T18:15:00Z">
            <w:rPr>
              <w:del w:id="16389" w:author="Dr Mamadou SANOGO" w:date="2023-10-25T17:45:00Z"/>
              <w:color w:val="000000"/>
              <w:szCs w:val="24"/>
            </w:rPr>
          </w:rPrChange>
        </w:rPr>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A75F71" w14:paraId="00E58BEC" w14:textId="77777777" w:rsidTr="008C0870">
        <w:trPr>
          <w:trHeight w:val="20"/>
          <w:del w:id="16390" w:author="Dr Mamadou SANOGO" w:date="2023-10-25T17:45:00Z"/>
        </w:trPr>
        <w:tc>
          <w:tcPr>
            <w:tcW w:w="1762" w:type="dxa"/>
            <w:vAlign w:val="center"/>
          </w:tcPr>
          <w:p w14:paraId="32CD1AA9" w14:textId="6BFFA28E" w:rsidR="00E67C42" w:rsidRPr="007A4AFC" w:rsidDel="00A75F71" w:rsidRDefault="00E67C42" w:rsidP="00E67C42">
            <w:pPr>
              <w:widowControl w:val="0"/>
              <w:autoSpaceDE w:val="0"/>
              <w:autoSpaceDN w:val="0"/>
              <w:adjustRightInd w:val="0"/>
              <w:spacing w:line="240" w:lineRule="auto"/>
              <w:ind w:left="100"/>
              <w:jc w:val="center"/>
              <w:rPr>
                <w:del w:id="16391" w:author="Dr Mamadou SANOGO" w:date="2023-10-25T17:45:00Z"/>
                <w:b/>
                <w:color w:val="000000" w:themeColor="text1"/>
                <w:sz w:val="20"/>
                <w:szCs w:val="20"/>
                <w:rPrChange w:id="16392" w:author="Dr Mamadou SANOGO" w:date="2023-10-25T18:15:00Z">
                  <w:rPr>
                    <w:del w:id="16393" w:author="Dr Mamadou SANOGO" w:date="2023-10-25T17:45:00Z"/>
                    <w:b/>
                    <w:sz w:val="20"/>
                    <w:szCs w:val="20"/>
                  </w:rPr>
                </w:rPrChange>
              </w:rPr>
            </w:pPr>
            <w:del w:id="16394" w:author="Dr Mamadou SANOGO" w:date="2023-10-25T17:45:00Z">
              <w:r w:rsidRPr="007A4AFC" w:rsidDel="00A75F71">
                <w:rPr>
                  <w:b/>
                  <w:color w:val="000000" w:themeColor="text1"/>
                  <w:sz w:val="20"/>
                  <w:szCs w:val="20"/>
                  <w:rPrChange w:id="16395" w:author="Dr Mamadou SANOGO" w:date="2023-10-25T18:15:00Z">
                    <w:rPr>
                      <w:b/>
                      <w:sz w:val="20"/>
                      <w:szCs w:val="20"/>
                    </w:rPr>
                  </w:rPrChange>
                </w:rPr>
                <w:delText>Thématiques</w:delText>
              </w:r>
            </w:del>
          </w:p>
        </w:tc>
        <w:tc>
          <w:tcPr>
            <w:tcW w:w="3117" w:type="dxa"/>
            <w:vAlign w:val="center"/>
          </w:tcPr>
          <w:p w14:paraId="0184A5FB" w14:textId="6F4E4D29" w:rsidR="00E67C42" w:rsidRPr="007A4AFC" w:rsidDel="00A75F71" w:rsidRDefault="00E67C42" w:rsidP="00E67C42">
            <w:pPr>
              <w:widowControl w:val="0"/>
              <w:autoSpaceDE w:val="0"/>
              <w:autoSpaceDN w:val="0"/>
              <w:adjustRightInd w:val="0"/>
              <w:spacing w:line="240" w:lineRule="auto"/>
              <w:ind w:left="276"/>
              <w:jc w:val="center"/>
              <w:rPr>
                <w:del w:id="16396" w:author="Dr Mamadou SANOGO" w:date="2023-10-25T17:45:00Z"/>
                <w:b/>
                <w:color w:val="000000" w:themeColor="text1"/>
                <w:sz w:val="20"/>
                <w:szCs w:val="20"/>
                <w:rPrChange w:id="16397" w:author="Dr Mamadou SANOGO" w:date="2023-10-25T18:15:00Z">
                  <w:rPr>
                    <w:del w:id="16398" w:author="Dr Mamadou SANOGO" w:date="2023-10-25T17:45:00Z"/>
                    <w:b/>
                    <w:sz w:val="20"/>
                    <w:szCs w:val="20"/>
                  </w:rPr>
                </w:rPrChange>
              </w:rPr>
            </w:pPr>
            <w:del w:id="16399" w:author="Dr Mamadou SANOGO" w:date="2023-10-25T17:45:00Z">
              <w:r w:rsidRPr="007A4AFC" w:rsidDel="00A75F71">
                <w:rPr>
                  <w:b/>
                  <w:color w:val="000000" w:themeColor="text1"/>
                  <w:sz w:val="20"/>
                  <w:szCs w:val="20"/>
                  <w:rPrChange w:id="16400" w:author="Dr Mamadou SANOGO" w:date="2023-10-25T18:15:00Z">
                    <w:rPr>
                      <w:b/>
                      <w:sz w:val="20"/>
                      <w:szCs w:val="20"/>
                    </w:rPr>
                  </w:rPrChange>
                </w:rPr>
                <w:delText>Objectifs</w:delText>
              </w:r>
            </w:del>
          </w:p>
        </w:tc>
        <w:tc>
          <w:tcPr>
            <w:tcW w:w="3387" w:type="dxa"/>
            <w:vAlign w:val="center"/>
          </w:tcPr>
          <w:p w14:paraId="58E046D4" w14:textId="6F521157" w:rsidR="00E67C42" w:rsidRPr="007A4AFC" w:rsidDel="00A75F71" w:rsidRDefault="00E67C42" w:rsidP="00E67C42">
            <w:pPr>
              <w:widowControl w:val="0"/>
              <w:autoSpaceDE w:val="0"/>
              <w:autoSpaceDN w:val="0"/>
              <w:adjustRightInd w:val="0"/>
              <w:spacing w:line="240" w:lineRule="auto"/>
              <w:ind w:left="100"/>
              <w:jc w:val="center"/>
              <w:rPr>
                <w:del w:id="16401" w:author="Dr Mamadou SANOGO" w:date="2023-10-25T17:45:00Z"/>
                <w:b/>
                <w:color w:val="000000" w:themeColor="text1"/>
                <w:sz w:val="20"/>
                <w:szCs w:val="20"/>
                <w:rPrChange w:id="16402" w:author="Dr Mamadou SANOGO" w:date="2023-10-25T18:15:00Z">
                  <w:rPr>
                    <w:del w:id="16403" w:author="Dr Mamadou SANOGO" w:date="2023-10-25T17:45:00Z"/>
                    <w:b/>
                    <w:sz w:val="20"/>
                    <w:szCs w:val="20"/>
                  </w:rPr>
                </w:rPrChange>
              </w:rPr>
            </w:pPr>
            <w:del w:id="16404" w:author="Dr Mamadou SANOGO" w:date="2023-10-25T17:45:00Z">
              <w:r w:rsidRPr="007A4AFC" w:rsidDel="00A75F71">
                <w:rPr>
                  <w:b/>
                  <w:color w:val="000000" w:themeColor="text1"/>
                  <w:sz w:val="20"/>
                  <w:szCs w:val="20"/>
                  <w:rPrChange w:id="16405" w:author="Dr Mamadou SANOGO" w:date="2023-10-25T18:15:00Z">
                    <w:rPr>
                      <w:b/>
                      <w:sz w:val="20"/>
                      <w:szCs w:val="20"/>
                    </w:rPr>
                  </w:rPrChange>
                </w:rPr>
                <w:delText>Actions</w:delText>
              </w:r>
            </w:del>
          </w:p>
        </w:tc>
        <w:tc>
          <w:tcPr>
            <w:tcW w:w="2168" w:type="dxa"/>
            <w:vAlign w:val="center"/>
          </w:tcPr>
          <w:p w14:paraId="2F0A1925" w14:textId="7C69A6BC" w:rsidR="00E67C42" w:rsidRPr="007A4AFC" w:rsidDel="00A75F71" w:rsidRDefault="00E67C42" w:rsidP="00E67C42">
            <w:pPr>
              <w:widowControl w:val="0"/>
              <w:autoSpaceDE w:val="0"/>
              <w:autoSpaceDN w:val="0"/>
              <w:adjustRightInd w:val="0"/>
              <w:spacing w:line="240" w:lineRule="auto"/>
              <w:ind w:left="105"/>
              <w:jc w:val="center"/>
              <w:rPr>
                <w:del w:id="16406" w:author="Dr Mamadou SANOGO" w:date="2023-10-25T17:45:00Z"/>
                <w:b/>
                <w:color w:val="000000" w:themeColor="text1"/>
                <w:sz w:val="20"/>
                <w:szCs w:val="20"/>
                <w:rPrChange w:id="16407" w:author="Dr Mamadou SANOGO" w:date="2023-10-25T18:15:00Z">
                  <w:rPr>
                    <w:del w:id="16408" w:author="Dr Mamadou SANOGO" w:date="2023-10-25T17:45:00Z"/>
                    <w:b/>
                    <w:sz w:val="20"/>
                    <w:szCs w:val="20"/>
                  </w:rPr>
                </w:rPrChange>
              </w:rPr>
            </w:pPr>
            <w:del w:id="16409" w:author="Dr Mamadou SANOGO" w:date="2023-10-25T17:45:00Z">
              <w:r w:rsidRPr="007A4AFC" w:rsidDel="00A75F71">
                <w:rPr>
                  <w:b/>
                  <w:color w:val="000000" w:themeColor="text1"/>
                  <w:sz w:val="20"/>
                  <w:szCs w:val="20"/>
                  <w:rPrChange w:id="16410" w:author="Dr Mamadou SANOGO" w:date="2023-10-25T18:15:00Z">
                    <w:rPr>
                      <w:b/>
                      <w:sz w:val="20"/>
                      <w:szCs w:val="20"/>
                    </w:rPr>
                  </w:rPrChange>
                </w:rPr>
                <w:delText>Moyens</w:delText>
              </w:r>
            </w:del>
          </w:p>
        </w:tc>
        <w:tc>
          <w:tcPr>
            <w:tcW w:w="1897" w:type="dxa"/>
            <w:vAlign w:val="center"/>
          </w:tcPr>
          <w:p w14:paraId="3173757C" w14:textId="1E82EDCC" w:rsidR="00E67C42" w:rsidRPr="007A4AFC" w:rsidDel="00A75F71" w:rsidRDefault="00E67C42" w:rsidP="00E67C42">
            <w:pPr>
              <w:widowControl w:val="0"/>
              <w:autoSpaceDE w:val="0"/>
              <w:autoSpaceDN w:val="0"/>
              <w:adjustRightInd w:val="0"/>
              <w:spacing w:line="240" w:lineRule="auto"/>
              <w:ind w:left="100"/>
              <w:jc w:val="center"/>
              <w:rPr>
                <w:del w:id="16411" w:author="Dr Mamadou SANOGO" w:date="2023-10-25T17:45:00Z"/>
                <w:b/>
                <w:color w:val="000000" w:themeColor="text1"/>
                <w:sz w:val="20"/>
                <w:szCs w:val="20"/>
                <w:rPrChange w:id="16412" w:author="Dr Mamadou SANOGO" w:date="2023-10-25T18:15:00Z">
                  <w:rPr>
                    <w:del w:id="16413" w:author="Dr Mamadou SANOGO" w:date="2023-10-25T17:45:00Z"/>
                    <w:b/>
                    <w:sz w:val="20"/>
                    <w:szCs w:val="20"/>
                  </w:rPr>
                </w:rPrChange>
              </w:rPr>
            </w:pPr>
            <w:del w:id="16414" w:author="Dr Mamadou SANOGO" w:date="2023-10-25T17:45:00Z">
              <w:r w:rsidRPr="007A4AFC" w:rsidDel="00A75F71">
                <w:rPr>
                  <w:b/>
                  <w:color w:val="000000" w:themeColor="text1"/>
                  <w:sz w:val="20"/>
                  <w:szCs w:val="20"/>
                  <w:rPrChange w:id="16415" w:author="Dr Mamadou SANOGO" w:date="2023-10-25T18:15:00Z">
                    <w:rPr>
                      <w:b/>
                      <w:sz w:val="20"/>
                      <w:szCs w:val="20"/>
                    </w:rPr>
                  </w:rPrChange>
                </w:rPr>
                <w:delText>Calendrier</w:delText>
              </w:r>
            </w:del>
          </w:p>
        </w:tc>
        <w:tc>
          <w:tcPr>
            <w:tcW w:w="3202" w:type="dxa"/>
            <w:vAlign w:val="center"/>
          </w:tcPr>
          <w:p w14:paraId="356EF61B" w14:textId="5A484AD9" w:rsidR="00E67C42" w:rsidRPr="007A4AFC" w:rsidDel="00A75F71" w:rsidRDefault="00E67C42" w:rsidP="00E67C42">
            <w:pPr>
              <w:widowControl w:val="0"/>
              <w:autoSpaceDE w:val="0"/>
              <w:autoSpaceDN w:val="0"/>
              <w:adjustRightInd w:val="0"/>
              <w:spacing w:line="240" w:lineRule="auto"/>
              <w:ind w:left="100"/>
              <w:jc w:val="center"/>
              <w:rPr>
                <w:del w:id="16416" w:author="Dr Mamadou SANOGO" w:date="2023-10-25T17:45:00Z"/>
                <w:b/>
                <w:color w:val="000000" w:themeColor="text1"/>
                <w:sz w:val="20"/>
                <w:szCs w:val="20"/>
                <w:rPrChange w:id="16417" w:author="Dr Mamadou SANOGO" w:date="2023-10-25T18:15:00Z">
                  <w:rPr>
                    <w:del w:id="16418" w:author="Dr Mamadou SANOGO" w:date="2023-10-25T17:45:00Z"/>
                    <w:b/>
                    <w:sz w:val="20"/>
                    <w:szCs w:val="20"/>
                  </w:rPr>
                </w:rPrChange>
              </w:rPr>
            </w:pPr>
            <w:del w:id="16419" w:author="Dr Mamadou SANOGO" w:date="2023-10-25T17:45:00Z">
              <w:r w:rsidRPr="007A4AFC" w:rsidDel="00A75F71">
                <w:rPr>
                  <w:b/>
                  <w:color w:val="000000" w:themeColor="text1"/>
                  <w:sz w:val="20"/>
                  <w:szCs w:val="20"/>
                  <w:rPrChange w:id="16420" w:author="Dr Mamadou SANOGO" w:date="2023-10-25T18:15:00Z">
                    <w:rPr>
                      <w:b/>
                      <w:sz w:val="20"/>
                      <w:szCs w:val="20"/>
                    </w:rPr>
                  </w:rPrChange>
                </w:rPr>
                <w:delText>Indicateurs</w:delText>
              </w:r>
            </w:del>
          </w:p>
        </w:tc>
      </w:tr>
      <w:tr w:rsidR="007A4AFC" w:rsidRPr="007A4AFC" w:rsidDel="00A75F71" w14:paraId="01359E73" w14:textId="77777777" w:rsidTr="005A1EE1">
        <w:trPr>
          <w:trHeight w:val="20"/>
          <w:del w:id="16421" w:author="Dr Mamadou SANOGO" w:date="2023-10-25T17:45:00Z"/>
        </w:trPr>
        <w:tc>
          <w:tcPr>
            <w:tcW w:w="1762" w:type="dxa"/>
            <w:vAlign w:val="center"/>
          </w:tcPr>
          <w:p w14:paraId="5B3AD207" w14:textId="1FA8A156" w:rsidR="00E67C42" w:rsidRPr="007A4AFC" w:rsidDel="00A75F71" w:rsidRDefault="00E67C42" w:rsidP="005A1EE1">
            <w:pPr>
              <w:widowControl w:val="0"/>
              <w:autoSpaceDE w:val="0"/>
              <w:autoSpaceDN w:val="0"/>
              <w:adjustRightInd w:val="0"/>
              <w:spacing w:line="240" w:lineRule="auto"/>
              <w:ind w:left="100"/>
              <w:rPr>
                <w:del w:id="16422" w:author="Dr Mamadou SANOGO" w:date="2023-10-25T17:45:00Z"/>
                <w:color w:val="000000" w:themeColor="text1"/>
                <w:sz w:val="20"/>
                <w:szCs w:val="20"/>
                <w:rPrChange w:id="16423" w:author="Dr Mamadou SANOGO" w:date="2023-10-25T18:15:00Z">
                  <w:rPr>
                    <w:del w:id="16424" w:author="Dr Mamadou SANOGO" w:date="2023-10-25T17:45:00Z"/>
                    <w:sz w:val="20"/>
                    <w:szCs w:val="20"/>
                  </w:rPr>
                </w:rPrChange>
              </w:rPr>
            </w:pPr>
            <w:del w:id="16425" w:author="Dr Mamadou SANOGO" w:date="2023-10-25T17:45:00Z">
              <w:r w:rsidRPr="007A4AFC" w:rsidDel="00A75F71">
                <w:rPr>
                  <w:color w:val="000000" w:themeColor="text1"/>
                  <w:sz w:val="20"/>
                  <w:szCs w:val="20"/>
                  <w:rPrChange w:id="16426" w:author="Dr Mamadou SANOGO" w:date="2023-10-25T18:15:00Z">
                    <w:rPr>
                      <w:sz w:val="20"/>
                      <w:szCs w:val="20"/>
                    </w:rPr>
                  </w:rPrChange>
                </w:rPr>
                <w:delText>Admission au Master</w:delText>
              </w:r>
            </w:del>
          </w:p>
        </w:tc>
        <w:tc>
          <w:tcPr>
            <w:tcW w:w="3117" w:type="dxa"/>
          </w:tcPr>
          <w:p w14:paraId="7A9843DC" w14:textId="6FE2925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27" w:author="Dr Mamadou SANOGO" w:date="2023-10-25T17:45:00Z"/>
                <w:color w:val="000000" w:themeColor="text1"/>
                <w:sz w:val="20"/>
                <w:szCs w:val="20"/>
                <w:lang w:val="fr-ML"/>
                <w:rPrChange w:id="16428" w:author="Dr Mamadou SANOGO" w:date="2023-10-25T18:15:00Z">
                  <w:rPr>
                    <w:del w:id="16429" w:author="Dr Mamadou SANOGO" w:date="2023-10-25T17:45:00Z"/>
                    <w:sz w:val="20"/>
                    <w:szCs w:val="20"/>
                    <w:lang w:val="fr-ML"/>
                  </w:rPr>
                </w:rPrChange>
              </w:rPr>
            </w:pPr>
            <w:del w:id="16430" w:author="Dr Mamadou SANOGO" w:date="2023-10-25T17:45:00Z">
              <w:r w:rsidRPr="007A4AFC" w:rsidDel="00A75F71">
                <w:rPr>
                  <w:color w:val="000000" w:themeColor="text1"/>
                  <w:sz w:val="20"/>
                  <w:szCs w:val="20"/>
                  <w:lang w:val="fr-ML"/>
                  <w:rPrChange w:id="16431" w:author="Dr Mamadou SANOGO" w:date="2023-10-25T18:15:00Z">
                    <w:rPr>
                      <w:sz w:val="20"/>
                      <w:szCs w:val="20"/>
                      <w:lang w:val="fr-ML"/>
                    </w:rPr>
                  </w:rPrChange>
                </w:rPr>
                <w:delText>Réajuster les conditions d’admission des étudiants titulaires d’une licence autre que</w:delText>
              </w:r>
              <w:r w:rsidR="004A5DD0" w:rsidRPr="007A4AFC" w:rsidDel="00A75F71">
                <w:rPr>
                  <w:color w:val="000000" w:themeColor="text1"/>
                  <w:sz w:val="20"/>
                  <w:szCs w:val="20"/>
                  <w:lang w:val="fr-ML"/>
                  <w:rPrChange w:id="16432" w:author="Dr Mamadou SANOGO" w:date="2023-10-25T18:15:00Z">
                    <w:rPr>
                      <w:sz w:val="20"/>
                      <w:szCs w:val="20"/>
                      <w:lang w:val="fr-ML"/>
                    </w:rPr>
                  </w:rPrChange>
                </w:rPr>
                <w:delText xml:space="preserve"> la licence en sciences de la  santé</w:delText>
              </w:r>
            </w:del>
          </w:p>
          <w:p w14:paraId="3E704FA6" w14:textId="4F2F6484"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33" w:author="Dr Mamadou SANOGO" w:date="2023-10-25T17:45:00Z"/>
                <w:color w:val="000000" w:themeColor="text1"/>
                <w:sz w:val="20"/>
                <w:szCs w:val="20"/>
                <w:lang w:val="fr-ML"/>
                <w:rPrChange w:id="16434" w:author="Dr Mamadou SANOGO" w:date="2023-10-25T18:15:00Z">
                  <w:rPr>
                    <w:del w:id="16435" w:author="Dr Mamadou SANOGO" w:date="2023-10-25T17:45:00Z"/>
                    <w:sz w:val="20"/>
                    <w:szCs w:val="20"/>
                    <w:lang w:val="fr-ML"/>
                  </w:rPr>
                </w:rPrChange>
              </w:rPr>
            </w:pPr>
            <w:del w:id="16436" w:author="Dr Mamadou SANOGO" w:date="2023-10-25T17:45:00Z">
              <w:r w:rsidRPr="007A4AFC" w:rsidDel="00A75F71">
                <w:rPr>
                  <w:color w:val="000000" w:themeColor="text1"/>
                  <w:sz w:val="20"/>
                  <w:szCs w:val="20"/>
                  <w:lang w:val="fr-ML"/>
                  <w:rPrChange w:id="16437"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16003B60" w:rsidR="00E67C42" w:rsidRPr="007A4AFC" w:rsidDel="00A75F71" w:rsidRDefault="00215FCD">
            <w:pPr>
              <w:pStyle w:val="Paragraphedeliste"/>
              <w:widowControl w:val="0"/>
              <w:numPr>
                <w:ilvl w:val="0"/>
                <w:numId w:val="5"/>
              </w:numPr>
              <w:autoSpaceDE w:val="0"/>
              <w:autoSpaceDN w:val="0"/>
              <w:adjustRightInd w:val="0"/>
              <w:spacing w:line="240" w:lineRule="auto"/>
              <w:ind w:left="370" w:hanging="284"/>
              <w:rPr>
                <w:del w:id="16438" w:author="Dr Mamadou SANOGO" w:date="2023-10-25T17:45:00Z"/>
                <w:color w:val="000000" w:themeColor="text1"/>
                <w:sz w:val="20"/>
                <w:szCs w:val="20"/>
                <w:lang w:val="fr-ML"/>
                <w:rPrChange w:id="16439" w:author="Dr Mamadou SANOGO" w:date="2023-10-25T18:15:00Z">
                  <w:rPr>
                    <w:del w:id="16440" w:author="Dr Mamadou SANOGO" w:date="2023-10-25T17:45:00Z"/>
                    <w:sz w:val="20"/>
                    <w:szCs w:val="20"/>
                    <w:lang w:val="fr-ML"/>
                  </w:rPr>
                </w:rPrChange>
              </w:rPr>
            </w:pPr>
            <w:del w:id="16441" w:author="Dr Mamadou SANOGO" w:date="2023-10-25T17:45:00Z">
              <w:r w:rsidRPr="007A4AFC" w:rsidDel="00A75F71">
                <w:rPr>
                  <w:color w:val="000000" w:themeColor="text1"/>
                  <w:sz w:val="20"/>
                  <w:szCs w:val="20"/>
                  <w:lang w:val="fr-ML"/>
                  <w:rPrChange w:id="16442" w:author="Dr Mamadou SANOGO" w:date="2023-10-25T18:15:00Z">
                    <w:rPr>
                      <w:sz w:val="20"/>
                      <w:szCs w:val="20"/>
                      <w:lang w:val="fr-ML"/>
                    </w:rPr>
                  </w:rPrChange>
                </w:rPr>
                <w:delText xml:space="preserve">Admission par test </w:delText>
              </w:r>
            </w:del>
          </w:p>
        </w:tc>
        <w:tc>
          <w:tcPr>
            <w:tcW w:w="2168" w:type="dxa"/>
            <w:vAlign w:val="center"/>
          </w:tcPr>
          <w:p w14:paraId="72DF0BA0" w14:textId="497E69BC" w:rsidR="00E67C42" w:rsidRPr="007A4AFC" w:rsidDel="00A75F71" w:rsidRDefault="00E67C42" w:rsidP="00F84391">
            <w:pPr>
              <w:widowControl w:val="0"/>
              <w:autoSpaceDE w:val="0"/>
              <w:autoSpaceDN w:val="0"/>
              <w:adjustRightInd w:val="0"/>
              <w:spacing w:line="240" w:lineRule="auto"/>
              <w:ind w:left="105"/>
              <w:rPr>
                <w:del w:id="16443" w:author="Dr Mamadou SANOGO" w:date="2023-10-25T17:45:00Z"/>
                <w:color w:val="000000" w:themeColor="text1"/>
                <w:sz w:val="20"/>
                <w:szCs w:val="20"/>
                <w:lang w:val="fr-ML"/>
                <w:rPrChange w:id="16444" w:author="Dr Mamadou SANOGO" w:date="2023-10-25T18:15:00Z">
                  <w:rPr>
                    <w:del w:id="16445" w:author="Dr Mamadou SANOGO" w:date="2023-10-25T17:45:00Z"/>
                    <w:sz w:val="20"/>
                    <w:szCs w:val="20"/>
                    <w:lang w:val="fr-ML"/>
                  </w:rPr>
                </w:rPrChange>
              </w:rPr>
            </w:pPr>
            <w:del w:id="16446" w:author="Dr Mamadou SANOGO" w:date="2023-10-25T17:45:00Z">
              <w:r w:rsidRPr="007A4AFC" w:rsidDel="00A75F71">
                <w:rPr>
                  <w:color w:val="000000" w:themeColor="text1"/>
                  <w:sz w:val="20"/>
                  <w:szCs w:val="20"/>
                  <w:lang w:val="fr-ML"/>
                  <w:rPrChange w:id="16447" w:author="Dr Mamadou SANOGO" w:date="2023-10-25T18:15:00Z">
                    <w:rPr>
                      <w:sz w:val="20"/>
                      <w:szCs w:val="20"/>
                      <w:lang w:val="fr-ML"/>
                    </w:rPr>
                  </w:rPrChange>
                </w:rPr>
                <w:delText xml:space="preserve">Directeur Général, Directeur des </w:delText>
              </w:r>
              <w:r w:rsidR="008C0870" w:rsidRPr="007A4AFC" w:rsidDel="00A75F71">
                <w:rPr>
                  <w:color w:val="000000" w:themeColor="text1"/>
                  <w:sz w:val="20"/>
                  <w:szCs w:val="20"/>
                  <w:lang w:val="fr-ML"/>
                  <w:rPrChange w:id="16448" w:author="Dr Mamadou SANOGO" w:date="2023-10-25T18:15:00Z">
                    <w:rPr>
                      <w:sz w:val="20"/>
                      <w:szCs w:val="20"/>
                      <w:lang w:val="fr-ML"/>
                    </w:rPr>
                  </w:rPrChange>
                </w:rPr>
                <w:delText>Études</w:delText>
              </w:r>
              <w:r w:rsidRPr="007A4AFC" w:rsidDel="00A75F71">
                <w:rPr>
                  <w:color w:val="000000" w:themeColor="text1"/>
                  <w:sz w:val="20"/>
                  <w:szCs w:val="20"/>
                  <w:lang w:val="fr-ML"/>
                  <w:rPrChange w:id="16449" w:author="Dr Mamadou SANOGO" w:date="2023-10-25T18:15:00Z">
                    <w:rPr>
                      <w:sz w:val="20"/>
                      <w:szCs w:val="20"/>
                      <w:lang w:val="fr-ML"/>
                    </w:rPr>
                  </w:rPrChange>
                </w:rPr>
                <w:delText xml:space="preserve"> et conseillers aux études</w:delText>
              </w:r>
            </w:del>
          </w:p>
        </w:tc>
        <w:tc>
          <w:tcPr>
            <w:tcW w:w="1897" w:type="dxa"/>
            <w:vAlign w:val="center"/>
          </w:tcPr>
          <w:p w14:paraId="03F47383" w14:textId="451A84B6" w:rsidR="00E67C42" w:rsidRPr="007A4AFC" w:rsidDel="00A75F71" w:rsidRDefault="00E67C42" w:rsidP="00F84391">
            <w:pPr>
              <w:widowControl w:val="0"/>
              <w:autoSpaceDE w:val="0"/>
              <w:autoSpaceDN w:val="0"/>
              <w:adjustRightInd w:val="0"/>
              <w:spacing w:line="240" w:lineRule="auto"/>
              <w:ind w:left="100"/>
              <w:rPr>
                <w:del w:id="16450" w:author="Dr Mamadou SANOGO" w:date="2023-10-25T17:45:00Z"/>
                <w:color w:val="000000" w:themeColor="text1"/>
                <w:sz w:val="20"/>
                <w:szCs w:val="20"/>
                <w:rPrChange w:id="16451" w:author="Dr Mamadou SANOGO" w:date="2023-10-25T18:15:00Z">
                  <w:rPr>
                    <w:del w:id="16452" w:author="Dr Mamadou SANOGO" w:date="2023-10-25T17:45:00Z"/>
                    <w:sz w:val="20"/>
                    <w:szCs w:val="20"/>
                  </w:rPr>
                </w:rPrChange>
              </w:rPr>
            </w:pPr>
            <w:del w:id="16453" w:author="Dr Mamadou SANOGO" w:date="2023-10-25T17:45:00Z">
              <w:r w:rsidRPr="007A4AFC" w:rsidDel="00A75F71">
                <w:rPr>
                  <w:color w:val="000000" w:themeColor="text1"/>
                  <w:sz w:val="20"/>
                  <w:szCs w:val="20"/>
                  <w:rPrChange w:id="16454" w:author="Dr Mamadou SANOGO" w:date="2023-10-25T18:15:00Z">
                    <w:rPr>
                      <w:sz w:val="20"/>
                      <w:szCs w:val="20"/>
                    </w:rPr>
                  </w:rPrChange>
                </w:rPr>
                <w:delText>Rentrée</w:delText>
              </w:r>
              <w:r w:rsidR="008C0870" w:rsidRPr="007A4AFC" w:rsidDel="00A75F71">
                <w:rPr>
                  <w:color w:val="000000" w:themeColor="text1"/>
                  <w:sz w:val="20"/>
                  <w:szCs w:val="20"/>
                  <w:rPrChange w:id="16455" w:author="Dr Mamadou SANOGO" w:date="2023-10-25T18:15:00Z">
                    <w:rPr>
                      <w:sz w:val="20"/>
                      <w:szCs w:val="20"/>
                    </w:rPr>
                  </w:rPrChange>
                </w:rPr>
                <w:delText xml:space="preserve"> Octobre 2024</w:delText>
              </w:r>
            </w:del>
          </w:p>
        </w:tc>
        <w:tc>
          <w:tcPr>
            <w:tcW w:w="3202" w:type="dxa"/>
            <w:vAlign w:val="center"/>
          </w:tcPr>
          <w:p w14:paraId="213C2121" w14:textId="1C0DCAEB" w:rsidR="00E67C42" w:rsidRPr="007A4AFC" w:rsidDel="00A75F71" w:rsidRDefault="00E67C42" w:rsidP="00E67C42">
            <w:pPr>
              <w:widowControl w:val="0"/>
              <w:autoSpaceDE w:val="0"/>
              <w:autoSpaceDN w:val="0"/>
              <w:adjustRightInd w:val="0"/>
              <w:spacing w:line="240" w:lineRule="auto"/>
              <w:ind w:left="100"/>
              <w:rPr>
                <w:del w:id="16456" w:author="Dr Mamadou SANOGO" w:date="2023-10-25T17:45:00Z"/>
                <w:color w:val="000000" w:themeColor="text1"/>
                <w:sz w:val="20"/>
                <w:szCs w:val="20"/>
                <w:lang w:val="fr-ML"/>
                <w:rPrChange w:id="16457" w:author="Dr Mamadou SANOGO" w:date="2023-10-25T18:15:00Z">
                  <w:rPr>
                    <w:del w:id="16458" w:author="Dr Mamadou SANOGO" w:date="2023-10-25T17:45:00Z"/>
                    <w:sz w:val="20"/>
                    <w:szCs w:val="20"/>
                    <w:lang w:val="fr-ML"/>
                  </w:rPr>
                </w:rPrChange>
              </w:rPr>
            </w:pPr>
            <w:del w:id="16459" w:author="Dr Mamadou SANOGO" w:date="2023-10-25T17:45:00Z">
              <w:r w:rsidRPr="007A4AFC" w:rsidDel="00A75F71">
                <w:rPr>
                  <w:color w:val="000000" w:themeColor="text1"/>
                  <w:sz w:val="20"/>
                  <w:szCs w:val="20"/>
                  <w:lang w:val="fr-ML"/>
                  <w:rPrChange w:id="16460"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A75F71">
                <w:rPr>
                  <w:color w:val="000000" w:themeColor="text1"/>
                  <w:sz w:val="20"/>
                  <w:szCs w:val="20"/>
                  <w:lang w:val="fr-ML"/>
                  <w:rPrChange w:id="16461" w:author="Dr Mamadou SANOGO" w:date="2023-10-25T18:15:00Z">
                    <w:rPr>
                      <w:sz w:val="20"/>
                      <w:szCs w:val="20"/>
                      <w:lang w:val="fr-ML"/>
                    </w:rPr>
                  </w:rPrChange>
                </w:rPr>
                <w:delText>ts (Licence en sciences de la santé,</w:delText>
              </w:r>
              <w:r w:rsidR="008D082F" w:rsidRPr="007A4AFC" w:rsidDel="00A75F71">
                <w:rPr>
                  <w:color w:val="000000" w:themeColor="text1"/>
                  <w:sz w:val="20"/>
                  <w:szCs w:val="20"/>
                  <w:lang w:val="fr-ML"/>
                  <w:rPrChange w:id="16462" w:author="Dr Mamadou SANOGO" w:date="2023-10-25T18:15:00Z">
                    <w:rPr>
                      <w:sz w:val="20"/>
                      <w:szCs w:val="20"/>
                      <w:lang w:val="fr-ML"/>
                    </w:rPr>
                  </w:rPrChange>
                </w:rPr>
                <w:delText xml:space="preserve"> avec</w:delText>
              </w:r>
              <w:r w:rsidR="00215FCD" w:rsidRPr="007A4AFC" w:rsidDel="00A75F71">
                <w:rPr>
                  <w:color w:val="000000" w:themeColor="text1"/>
                  <w:sz w:val="20"/>
                  <w:szCs w:val="20"/>
                  <w:lang w:val="fr-ML"/>
                  <w:rPrChange w:id="16463" w:author="Dr Mamadou SANOGO" w:date="2023-10-25T18:15:00Z">
                    <w:rPr>
                      <w:sz w:val="20"/>
                      <w:szCs w:val="20"/>
                      <w:lang w:val="fr-ML"/>
                    </w:rPr>
                  </w:rPrChange>
                </w:rPr>
                <w:delText xml:space="preserve"> autres licences, et licences </w:delText>
              </w:r>
              <w:r w:rsidR="008D082F" w:rsidRPr="007A4AFC" w:rsidDel="00A75F71">
                <w:rPr>
                  <w:color w:val="000000" w:themeColor="text1"/>
                  <w:sz w:val="20"/>
                  <w:szCs w:val="20"/>
                  <w:lang w:val="fr-ML"/>
                  <w:rPrChange w:id="16464" w:author="Dr Mamadou SANOGO" w:date="2023-10-25T18:15:00Z">
                    <w:rPr>
                      <w:sz w:val="20"/>
                      <w:szCs w:val="20"/>
                      <w:lang w:val="fr-ML"/>
                    </w:rPr>
                  </w:rPrChange>
                </w:rPr>
                <w:delText>hors Mali</w:delText>
              </w:r>
              <w:r w:rsidRPr="007A4AFC" w:rsidDel="00A75F71">
                <w:rPr>
                  <w:color w:val="000000" w:themeColor="text1"/>
                  <w:sz w:val="20"/>
                  <w:szCs w:val="20"/>
                  <w:lang w:val="fr-ML"/>
                  <w:rPrChange w:id="16465" w:author="Dr Mamadou SANOGO" w:date="2023-10-25T18:15:00Z">
                    <w:rPr>
                      <w:sz w:val="20"/>
                      <w:szCs w:val="20"/>
                      <w:lang w:val="fr-ML"/>
                    </w:rPr>
                  </w:rPrChange>
                </w:rPr>
                <w:delText>)</w:delText>
              </w:r>
            </w:del>
          </w:p>
        </w:tc>
      </w:tr>
      <w:tr w:rsidR="007A4AFC" w:rsidRPr="007A4AFC" w:rsidDel="00A75F71" w14:paraId="010C60B9" w14:textId="77777777" w:rsidTr="005A1EE1">
        <w:trPr>
          <w:trHeight w:val="3220"/>
          <w:del w:id="16466" w:author="Dr Mamadou SANOGO" w:date="2023-10-25T17:45:00Z"/>
        </w:trPr>
        <w:tc>
          <w:tcPr>
            <w:tcW w:w="1762" w:type="dxa"/>
            <w:vAlign w:val="center"/>
          </w:tcPr>
          <w:p w14:paraId="2C75AB70" w14:textId="1F8DF1AA" w:rsidR="00F84391" w:rsidRPr="007A4AFC" w:rsidDel="00A75F71" w:rsidRDefault="00F84391" w:rsidP="005A1EE1">
            <w:pPr>
              <w:widowControl w:val="0"/>
              <w:autoSpaceDE w:val="0"/>
              <w:autoSpaceDN w:val="0"/>
              <w:adjustRightInd w:val="0"/>
              <w:spacing w:line="240" w:lineRule="auto"/>
              <w:ind w:left="100"/>
              <w:rPr>
                <w:del w:id="16467" w:author="Dr Mamadou SANOGO" w:date="2023-10-25T17:45:00Z"/>
                <w:color w:val="000000" w:themeColor="text1"/>
                <w:sz w:val="20"/>
                <w:szCs w:val="20"/>
                <w:lang w:val="fr-ML"/>
                <w:rPrChange w:id="16468" w:author="Dr Mamadou SANOGO" w:date="2023-10-25T18:15:00Z">
                  <w:rPr>
                    <w:del w:id="16469" w:author="Dr Mamadou SANOGO" w:date="2023-10-25T17:45:00Z"/>
                    <w:sz w:val="20"/>
                    <w:szCs w:val="20"/>
                    <w:lang w:val="fr-ML"/>
                  </w:rPr>
                </w:rPrChange>
              </w:rPr>
            </w:pPr>
            <w:del w:id="16470" w:author="Dr Mamadou SANOGO" w:date="2023-10-25T17:45:00Z">
              <w:r w:rsidRPr="007A4AFC" w:rsidDel="00A75F71">
                <w:rPr>
                  <w:color w:val="000000" w:themeColor="text1"/>
                  <w:sz w:val="20"/>
                  <w:szCs w:val="20"/>
                  <w:lang w:val="fr-ML"/>
                  <w:rPrChange w:id="16471" w:author="Dr Mamadou SANOGO" w:date="2023-10-25T18:15:00Z">
                    <w:rPr>
                      <w:sz w:val="20"/>
                      <w:szCs w:val="20"/>
                      <w:lang w:val="fr-ML"/>
                    </w:rPr>
                  </w:rPrChange>
                </w:rPr>
                <w:delText>Identité du master</w:delText>
              </w:r>
              <w:r w:rsidR="005A1EE1" w:rsidRPr="007A4AFC" w:rsidDel="00A75F71">
                <w:rPr>
                  <w:color w:val="000000" w:themeColor="text1"/>
                  <w:sz w:val="20"/>
                  <w:szCs w:val="20"/>
                  <w:lang w:val="fr-ML"/>
                  <w:rPrChange w:id="16472" w:author="Dr Mamadou SANOGO" w:date="2023-10-25T18:15:00Z">
                    <w:rPr>
                      <w:sz w:val="20"/>
                      <w:szCs w:val="20"/>
                      <w:lang w:val="fr-ML"/>
                    </w:rPr>
                  </w:rPrChange>
                </w:rPr>
                <w:delText>,</w:delText>
              </w:r>
              <w:r w:rsidRPr="007A4AFC" w:rsidDel="00A75F71">
                <w:rPr>
                  <w:color w:val="000000" w:themeColor="text1"/>
                  <w:sz w:val="20"/>
                  <w:szCs w:val="20"/>
                  <w:lang w:val="fr-ML"/>
                  <w:rPrChange w:id="16473" w:author="Dr Mamadou SANOGO" w:date="2023-10-25T18:15:00Z">
                    <w:rPr>
                      <w:sz w:val="20"/>
                      <w:szCs w:val="20"/>
                      <w:lang w:val="fr-ML"/>
                    </w:rPr>
                  </w:rPrChange>
                </w:rPr>
                <w:delText xml:space="preserve"> Ancrage du cursus dans son contexte</w:delText>
              </w:r>
            </w:del>
          </w:p>
        </w:tc>
        <w:tc>
          <w:tcPr>
            <w:tcW w:w="3117" w:type="dxa"/>
          </w:tcPr>
          <w:p w14:paraId="393EA129" w14:textId="04ECEB5C"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474" w:author="Dr Mamadou SANOGO" w:date="2023-10-25T17:45:00Z"/>
                <w:color w:val="000000" w:themeColor="text1"/>
                <w:sz w:val="20"/>
                <w:szCs w:val="20"/>
                <w:lang w:val="fr-ML"/>
                <w:rPrChange w:id="16475" w:author="Dr Mamadou SANOGO" w:date="2023-10-25T18:15:00Z">
                  <w:rPr>
                    <w:del w:id="16476" w:author="Dr Mamadou SANOGO" w:date="2023-10-25T17:45:00Z"/>
                    <w:sz w:val="20"/>
                    <w:szCs w:val="20"/>
                    <w:lang w:val="fr-ML"/>
                  </w:rPr>
                </w:rPrChange>
              </w:rPr>
            </w:pPr>
            <w:del w:id="16477" w:author="Dr Mamadou SANOGO" w:date="2023-10-25T17:45:00Z">
              <w:r w:rsidRPr="007A4AFC" w:rsidDel="00A75F71">
                <w:rPr>
                  <w:color w:val="000000" w:themeColor="text1"/>
                  <w:sz w:val="20"/>
                  <w:szCs w:val="20"/>
                  <w:lang w:val="fr-ML"/>
                  <w:rPrChange w:id="16478"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100DCD4A" w:rsidR="00F84391" w:rsidRPr="007A4AFC" w:rsidDel="00A75F71" w:rsidRDefault="00F84391" w:rsidP="00F84391">
            <w:pPr>
              <w:widowControl w:val="0"/>
              <w:autoSpaceDE w:val="0"/>
              <w:autoSpaceDN w:val="0"/>
              <w:adjustRightInd w:val="0"/>
              <w:spacing w:line="240" w:lineRule="auto"/>
              <w:ind w:right="59"/>
              <w:rPr>
                <w:del w:id="16479" w:author="Dr Mamadou SANOGO" w:date="2023-10-25T17:45:00Z"/>
                <w:color w:val="000000" w:themeColor="text1"/>
                <w:sz w:val="20"/>
                <w:szCs w:val="20"/>
                <w:lang w:val="fr-ML"/>
                <w:rPrChange w:id="16480" w:author="Dr Mamadou SANOGO" w:date="2023-10-25T18:15:00Z">
                  <w:rPr>
                    <w:del w:id="16481" w:author="Dr Mamadou SANOGO" w:date="2023-10-25T17:45:00Z"/>
                    <w:sz w:val="20"/>
                    <w:szCs w:val="20"/>
                    <w:lang w:val="fr-ML"/>
                  </w:rPr>
                </w:rPrChange>
              </w:rPr>
            </w:pPr>
          </w:p>
          <w:p w14:paraId="0CE17A1B" w14:textId="7DAF1FB3"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482" w:author="Dr Mamadou SANOGO" w:date="2023-10-25T17:45:00Z"/>
                <w:color w:val="000000" w:themeColor="text1"/>
                <w:sz w:val="20"/>
                <w:szCs w:val="20"/>
                <w:lang w:val="fr-ML"/>
                <w:rPrChange w:id="16483" w:author="Dr Mamadou SANOGO" w:date="2023-10-25T18:15:00Z">
                  <w:rPr>
                    <w:del w:id="16484" w:author="Dr Mamadou SANOGO" w:date="2023-10-25T17:45:00Z"/>
                    <w:sz w:val="20"/>
                    <w:szCs w:val="20"/>
                    <w:lang w:val="fr-ML"/>
                  </w:rPr>
                </w:rPrChange>
              </w:rPr>
            </w:pPr>
            <w:del w:id="16485" w:author="Dr Mamadou SANOGO" w:date="2023-10-25T17:45:00Z">
              <w:r w:rsidRPr="007A4AFC" w:rsidDel="00A75F71">
                <w:rPr>
                  <w:color w:val="000000" w:themeColor="text1"/>
                  <w:sz w:val="20"/>
                  <w:szCs w:val="20"/>
                  <w:lang w:val="fr-ML"/>
                  <w:rPrChange w:id="16486" w:author="Dr Mamadou SANOGO" w:date="2023-10-25T18:15:00Z">
                    <w:rPr>
                      <w:sz w:val="20"/>
                      <w:szCs w:val="20"/>
                      <w:lang w:val="fr-ML"/>
                    </w:rPr>
                  </w:rPrChange>
                </w:rPr>
                <w:delText>• Lever les ambivalences sur les débouchés du Master.</w:delText>
              </w:r>
            </w:del>
          </w:p>
          <w:p w14:paraId="411623A4" w14:textId="42601242" w:rsidR="00F84391" w:rsidRPr="007A4AFC" w:rsidDel="00A75F71" w:rsidRDefault="00F84391" w:rsidP="00F84391">
            <w:pPr>
              <w:widowControl w:val="0"/>
              <w:autoSpaceDE w:val="0"/>
              <w:autoSpaceDN w:val="0"/>
              <w:adjustRightInd w:val="0"/>
              <w:spacing w:line="240" w:lineRule="auto"/>
              <w:ind w:right="59"/>
              <w:rPr>
                <w:del w:id="16487" w:author="Dr Mamadou SANOGO" w:date="2023-10-25T17:45:00Z"/>
                <w:color w:val="000000" w:themeColor="text1"/>
                <w:sz w:val="20"/>
                <w:szCs w:val="20"/>
                <w:lang w:val="fr-ML"/>
                <w:rPrChange w:id="16488" w:author="Dr Mamadou SANOGO" w:date="2023-10-25T18:15:00Z">
                  <w:rPr>
                    <w:del w:id="16489" w:author="Dr Mamadou SANOGO" w:date="2023-10-25T17:45:00Z"/>
                    <w:sz w:val="20"/>
                    <w:szCs w:val="20"/>
                    <w:lang w:val="fr-ML"/>
                  </w:rPr>
                </w:rPrChange>
              </w:rPr>
            </w:pPr>
          </w:p>
          <w:p w14:paraId="09622F83" w14:textId="660B41C7"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490" w:author="Dr Mamadou SANOGO" w:date="2023-10-25T17:45:00Z"/>
                <w:color w:val="000000" w:themeColor="text1"/>
                <w:sz w:val="20"/>
                <w:szCs w:val="20"/>
                <w:rPrChange w:id="16491" w:author="Dr Mamadou SANOGO" w:date="2023-10-25T18:15:00Z">
                  <w:rPr>
                    <w:del w:id="16492" w:author="Dr Mamadou SANOGO" w:date="2023-10-25T17:45:00Z"/>
                    <w:sz w:val="20"/>
                    <w:szCs w:val="20"/>
                  </w:rPr>
                </w:rPrChange>
              </w:rPr>
            </w:pPr>
            <w:del w:id="16493" w:author="Dr Mamadou SANOGO" w:date="2023-10-25T17:45:00Z">
              <w:r w:rsidRPr="007A4AFC" w:rsidDel="00A75F71">
                <w:rPr>
                  <w:color w:val="000000" w:themeColor="text1"/>
                  <w:sz w:val="20"/>
                  <w:szCs w:val="20"/>
                  <w:rPrChange w:id="16494" w:author="Dr Mamadou SANOGO" w:date="2023-10-25T18:15:00Z">
                    <w:rPr>
                      <w:sz w:val="20"/>
                      <w:szCs w:val="20"/>
                    </w:rPr>
                  </w:rPrChange>
                </w:rPr>
                <w:delText xml:space="preserve">• </w:delText>
              </w:r>
              <w:r w:rsidRPr="007A4AFC" w:rsidDel="00A75F71">
                <w:rPr>
                  <w:color w:val="000000" w:themeColor="text1"/>
                  <w:sz w:val="20"/>
                  <w:szCs w:val="20"/>
                  <w:lang w:val="fr-ML"/>
                  <w:rPrChange w:id="16495" w:author="Dr Mamadou SANOGO" w:date="2023-10-25T18:15:00Z">
                    <w:rPr>
                      <w:sz w:val="20"/>
                      <w:szCs w:val="20"/>
                      <w:lang w:val="fr-ML"/>
                    </w:rPr>
                  </w:rPrChange>
                </w:rPr>
                <w:delText>Mettre</w:delText>
              </w:r>
              <w:r w:rsidRPr="007A4AFC" w:rsidDel="00A75F71">
                <w:rPr>
                  <w:color w:val="000000" w:themeColor="text1"/>
                  <w:sz w:val="20"/>
                  <w:szCs w:val="20"/>
                  <w:rPrChange w:id="16496" w:author="Dr Mamadou SANOGO" w:date="2023-10-25T18:15:00Z">
                    <w:rPr>
                      <w:sz w:val="20"/>
                      <w:szCs w:val="20"/>
                    </w:rPr>
                  </w:rPrChange>
                </w:rPr>
                <w:delText xml:space="preserve"> en perspective</w:delText>
              </w:r>
              <w:r w:rsidR="006C5E5B" w:rsidRPr="007A4AFC" w:rsidDel="00A75F71">
                <w:rPr>
                  <w:color w:val="000000" w:themeColor="text1"/>
                  <w:sz w:val="20"/>
                  <w:szCs w:val="20"/>
                  <w:rPrChange w:id="16497" w:author="Dr Mamadou SANOGO" w:date="2023-10-25T18:15:00Z">
                    <w:rPr>
                      <w:sz w:val="20"/>
                      <w:szCs w:val="20"/>
                    </w:rPr>
                  </w:rPrChange>
                </w:rPr>
                <w:delText xml:space="preserve"> </w:delText>
              </w:r>
              <w:r w:rsidRPr="007A4AFC" w:rsidDel="00A75F71">
                <w:rPr>
                  <w:color w:val="000000" w:themeColor="text1"/>
                  <w:sz w:val="20"/>
                  <w:szCs w:val="20"/>
                  <w:rPrChange w:id="16498" w:author="Dr Mamadou SANOGO" w:date="2023-10-25T18:15:00Z">
                    <w:rPr>
                      <w:sz w:val="20"/>
                      <w:szCs w:val="20"/>
                    </w:rPr>
                  </w:rPrChange>
                </w:rPr>
                <w:delText>enseignement et professionnalisation.</w:delText>
              </w:r>
            </w:del>
          </w:p>
        </w:tc>
        <w:tc>
          <w:tcPr>
            <w:tcW w:w="3387" w:type="dxa"/>
          </w:tcPr>
          <w:p w14:paraId="2C505BB5" w14:textId="4106744F"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499" w:author="Dr Mamadou SANOGO" w:date="2023-10-25T17:45:00Z"/>
                <w:color w:val="000000" w:themeColor="text1"/>
                <w:sz w:val="20"/>
                <w:szCs w:val="20"/>
                <w:lang w:val="fr-ML"/>
                <w:rPrChange w:id="16500" w:author="Dr Mamadou SANOGO" w:date="2023-10-25T18:15:00Z">
                  <w:rPr>
                    <w:del w:id="16501" w:author="Dr Mamadou SANOGO" w:date="2023-10-25T17:45:00Z"/>
                    <w:sz w:val="20"/>
                    <w:szCs w:val="20"/>
                    <w:lang w:val="fr-ML"/>
                  </w:rPr>
                </w:rPrChange>
              </w:rPr>
            </w:pPr>
            <w:del w:id="16502" w:author="Dr Mamadou SANOGO" w:date="2023-10-25T17:45:00Z">
              <w:r w:rsidRPr="007A4AFC" w:rsidDel="00A75F71">
                <w:rPr>
                  <w:color w:val="000000" w:themeColor="text1"/>
                  <w:sz w:val="20"/>
                  <w:szCs w:val="20"/>
                  <w:lang w:val="fr-ML"/>
                  <w:rPrChange w:id="16503" w:author="Dr Mamadou SANOGO" w:date="2023-10-25T18:15:00Z">
                    <w:rPr>
                      <w:sz w:val="20"/>
                      <w:szCs w:val="20"/>
                      <w:lang w:val="fr-ML"/>
                    </w:rPr>
                  </w:rPrChange>
                </w:rPr>
                <w:delText>Redéfinir et clarifier les objectifs de formation du Master en général.</w:delText>
              </w:r>
            </w:del>
          </w:p>
          <w:p w14:paraId="21DAE7B4" w14:textId="2FA8DCEE" w:rsidR="00F84391" w:rsidRPr="007A4AFC" w:rsidDel="00A75F71" w:rsidRDefault="00F84391" w:rsidP="00E67C42">
            <w:pPr>
              <w:widowControl w:val="0"/>
              <w:autoSpaceDE w:val="0"/>
              <w:autoSpaceDN w:val="0"/>
              <w:adjustRightInd w:val="0"/>
              <w:spacing w:line="240" w:lineRule="auto"/>
              <w:rPr>
                <w:del w:id="16504" w:author="Dr Mamadou SANOGO" w:date="2023-10-25T17:45:00Z"/>
                <w:color w:val="000000" w:themeColor="text1"/>
                <w:sz w:val="20"/>
                <w:szCs w:val="20"/>
                <w:lang w:val="fr-ML"/>
                <w:rPrChange w:id="16505" w:author="Dr Mamadou SANOGO" w:date="2023-10-25T18:15:00Z">
                  <w:rPr>
                    <w:del w:id="16506" w:author="Dr Mamadou SANOGO" w:date="2023-10-25T17:45:00Z"/>
                    <w:sz w:val="20"/>
                    <w:szCs w:val="20"/>
                    <w:lang w:val="fr-ML"/>
                  </w:rPr>
                </w:rPrChange>
              </w:rPr>
            </w:pPr>
          </w:p>
          <w:p w14:paraId="65F799AA" w14:textId="41A64915"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07" w:author="Dr Mamadou SANOGO" w:date="2023-10-25T17:45:00Z"/>
                <w:color w:val="000000" w:themeColor="text1"/>
                <w:sz w:val="20"/>
                <w:szCs w:val="20"/>
                <w:lang w:val="fr-ML"/>
                <w:rPrChange w:id="16508" w:author="Dr Mamadou SANOGO" w:date="2023-10-25T18:15:00Z">
                  <w:rPr>
                    <w:del w:id="16509" w:author="Dr Mamadou SANOGO" w:date="2023-10-25T17:45:00Z"/>
                    <w:sz w:val="20"/>
                    <w:szCs w:val="20"/>
                    <w:lang w:val="fr-ML"/>
                  </w:rPr>
                </w:rPrChange>
              </w:rPr>
            </w:pPr>
            <w:del w:id="16510" w:author="Dr Mamadou SANOGO" w:date="2023-10-25T17:45:00Z">
              <w:r w:rsidRPr="007A4AFC" w:rsidDel="00A75F71">
                <w:rPr>
                  <w:color w:val="000000" w:themeColor="text1"/>
                  <w:sz w:val="20"/>
                  <w:szCs w:val="20"/>
                  <w:lang w:val="fr-ML"/>
                  <w:rPrChange w:id="16511"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234E7290" w:rsidR="00F84391" w:rsidRPr="007A4AFC" w:rsidDel="00A75F71" w:rsidRDefault="00F84391" w:rsidP="00E67C42">
            <w:pPr>
              <w:widowControl w:val="0"/>
              <w:autoSpaceDE w:val="0"/>
              <w:autoSpaceDN w:val="0"/>
              <w:adjustRightInd w:val="0"/>
              <w:spacing w:line="240" w:lineRule="auto"/>
              <w:rPr>
                <w:del w:id="16512" w:author="Dr Mamadou SANOGO" w:date="2023-10-25T17:45:00Z"/>
                <w:color w:val="000000" w:themeColor="text1"/>
                <w:sz w:val="20"/>
                <w:szCs w:val="20"/>
                <w:lang w:val="fr-ML"/>
                <w:rPrChange w:id="16513" w:author="Dr Mamadou SANOGO" w:date="2023-10-25T18:15:00Z">
                  <w:rPr>
                    <w:del w:id="16514" w:author="Dr Mamadou SANOGO" w:date="2023-10-25T17:45:00Z"/>
                    <w:sz w:val="20"/>
                    <w:szCs w:val="20"/>
                    <w:lang w:val="fr-ML"/>
                  </w:rPr>
                </w:rPrChange>
              </w:rPr>
            </w:pPr>
          </w:p>
          <w:p w14:paraId="4382A6CF" w14:textId="138DC02D" w:rsidR="00F84391" w:rsidRPr="007A4AFC" w:rsidDel="00A75F71" w:rsidRDefault="00F84391" w:rsidP="00E67C42">
            <w:pPr>
              <w:widowControl w:val="0"/>
              <w:autoSpaceDE w:val="0"/>
              <w:autoSpaceDN w:val="0"/>
              <w:adjustRightInd w:val="0"/>
              <w:spacing w:line="240" w:lineRule="auto"/>
              <w:rPr>
                <w:del w:id="16515" w:author="Dr Mamadou SANOGO" w:date="2023-10-25T17:45:00Z"/>
                <w:color w:val="000000" w:themeColor="text1"/>
                <w:sz w:val="20"/>
                <w:szCs w:val="20"/>
                <w:lang w:val="fr-ML"/>
                <w:rPrChange w:id="16516" w:author="Dr Mamadou SANOGO" w:date="2023-10-25T18:15:00Z">
                  <w:rPr>
                    <w:del w:id="16517" w:author="Dr Mamadou SANOGO" w:date="2023-10-25T17:45:00Z"/>
                    <w:sz w:val="20"/>
                    <w:szCs w:val="20"/>
                    <w:lang w:val="fr-ML"/>
                  </w:rPr>
                </w:rPrChange>
              </w:rPr>
            </w:pPr>
          </w:p>
          <w:p w14:paraId="00F1A9D5" w14:textId="40124B39" w:rsidR="00F84391" w:rsidRPr="007A4AFC" w:rsidDel="00A75F71" w:rsidRDefault="00F84391" w:rsidP="00E67C42">
            <w:pPr>
              <w:widowControl w:val="0"/>
              <w:autoSpaceDE w:val="0"/>
              <w:autoSpaceDN w:val="0"/>
              <w:adjustRightInd w:val="0"/>
              <w:spacing w:line="240" w:lineRule="auto"/>
              <w:rPr>
                <w:del w:id="16518" w:author="Dr Mamadou SANOGO" w:date="2023-10-25T17:45:00Z"/>
                <w:color w:val="000000" w:themeColor="text1"/>
                <w:sz w:val="20"/>
                <w:szCs w:val="20"/>
                <w:lang w:val="fr-ML"/>
                <w:rPrChange w:id="16519" w:author="Dr Mamadou SANOGO" w:date="2023-10-25T18:15:00Z">
                  <w:rPr>
                    <w:del w:id="16520" w:author="Dr Mamadou SANOGO" w:date="2023-10-25T17:45:00Z"/>
                    <w:sz w:val="20"/>
                    <w:szCs w:val="20"/>
                    <w:lang w:val="fr-ML"/>
                  </w:rPr>
                </w:rPrChange>
              </w:rPr>
            </w:pPr>
          </w:p>
          <w:p w14:paraId="1603402E" w14:textId="206C4176" w:rsidR="00F84391" w:rsidRPr="007A4AFC" w:rsidDel="00A75F71" w:rsidRDefault="005A1EE1">
            <w:pPr>
              <w:pStyle w:val="Paragraphedeliste"/>
              <w:widowControl w:val="0"/>
              <w:numPr>
                <w:ilvl w:val="0"/>
                <w:numId w:val="5"/>
              </w:numPr>
              <w:autoSpaceDE w:val="0"/>
              <w:autoSpaceDN w:val="0"/>
              <w:adjustRightInd w:val="0"/>
              <w:spacing w:line="240" w:lineRule="auto"/>
              <w:ind w:left="370" w:hanging="284"/>
              <w:rPr>
                <w:del w:id="16521" w:author="Dr Mamadou SANOGO" w:date="2023-10-25T17:45:00Z"/>
                <w:color w:val="000000" w:themeColor="text1"/>
                <w:sz w:val="20"/>
                <w:szCs w:val="20"/>
                <w:lang w:val="fr-ML"/>
                <w:rPrChange w:id="16522" w:author="Dr Mamadou SANOGO" w:date="2023-10-25T18:15:00Z">
                  <w:rPr>
                    <w:del w:id="16523" w:author="Dr Mamadou SANOGO" w:date="2023-10-25T17:45:00Z"/>
                    <w:sz w:val="20"/>
                    <w:szCs w:val="20"/>
                    <w:lang w:val="fr-ML"/>
                  </w:rPr>
                </w:rPrChange>
              </w:rPr>
            </w:pPr>
            <w:del w:id="16524" w:author="Dr Mamadou SANOGO" w:date="2023-10-25T17:45:00Z">
              <w:r w:rsidRPr="007A4AFC" w:rsidDel="00A75F71">
                <w:rPr>
                  <w:color w:val="000000" w:themeColor="text1"/>
                  <w:sz w:val="20"/>
                  <w:szCs w:val="20"/>
                  <w:lang w:val="fr-ML"/>
                  <w:rPrChange w:id="16525" w:author="Dr Mamadou SANOGO" w:date="2023-10-25T18:15:00Z">
                    <w:rPr>
                      <w:sz w:val="20"/>
                      <w:szCs w:val="20"/>
                      <w:lang w:val="fr-ML"/>
                    </w:rPr>
                  </w:rPrChange>
                </w:rPr>
                <w:delText>Inviter des professionnel</w:delText>
              </w:r>
              <w:r w:rsidR="00F84391" w:rsidRPr="007A4AFC" w:rsidDel="00A75F71">
                <w:rPr>
                  <w:color w:val="000000" w:themeColor="text1"/>
                  <w:sz w:val="20"/>
                  <w:szCs w:val="20"/>
                  <w:lang w:val="fr-ML"/>
                  <w:rPrChange w:id="16526" w:author="Dr Mamadou SANOGO" w:date="2023-10-25T18:15:00Z">
                    <w:rPr>
                      <w:sz w:val="20"/>
                      <w:szCs w:val="20"/>
                      <w:lang w:val="fr-ML"/>
                    </w:rPr>
                  </w:rPrChange>
                </w:rPr>
                <w:delText>s à présenter leurs expériences, leurs</w:delText>
              </w:r>
            </w:del>
          </w:p>
          <w:p w14:paraId="2B959D8E" w14:textId="5A9FA2A0" w:rsidR="00F84391" w:rsidRPr="007A4AFC" w:rsidDel="00A75F71" w:rsidRDefault="00F84391" w:rsidP="00E67C42">
            <w:pPr>
              <w:widowControl w:val="0"/>
              <w:autoSpaceDE w:val="0"/>
              <w:autoSpaceDN w:val="0"/>
              <w:adjustRightInd w:val="0"/>
              <w:spacing w:line="240" w:lineRule="auto"/>
              <w:ind w:left="460"/>
              <w:rPr>
                <w:del w:id="16527" w:author="Dr Mamadou SANOGO" w:date="2023-10-25T17:45:00Z"/>
                <w:color w:val="000000" w:themeColor="text1"/>
                <w:sz w:val="20"/>
                <w:szCs w:val="20"/>
                <w:lang w:val="fr-ML"/>
                <w:rPrChange w:id="16528" w:author="Dr Mamadou SANOGO" w:date="2023-10-25T18:15:00Z">
                  <w:rPr>
                    <w:del w:id="16529" w:author="Dr Mamadou SANOGO" w:date="2023-10-25T17:45:00Z"/>
                    <w:sz w:val="20"/>
                    <w:szCs w:val="20"/>
                    <w:lang w:val="fr-ML"/>
                  </w:rPr>
                </w:rPrChange>
              </w:rPr>
            </w:pPr>
            <w:del w:id="16530" w:author="Dr Mamadou SANOGO" w:date="2023-10-25T17:45:00Z">
              <w:r w:rsidRPr="007A4AFC" w:rsidDel="00A75F71">
                <w:rPr>
                  <w:color w:val="000000" w:themeColor="text1"/>
                  <w:sz w:val="20"/>
                  <w:szCs w:val="20"/>
                  <w:lang w:val="fr-ML"/>
                  <w:rPrChange w:id="16531" w:author="Dr Mamadou SANOGO" w:date="2023-10-25T18:15:00Z">
                    <w:rPr>
                      <w:sz w:val="20"/>
                      <w:szCs w:val="20"/>
                      <w:lang w:val="fr-ML"/>
                    </w:rPr>
                  </w:rPrChange>
                </w:rPr>
                <w:delText>parcours, leurs offres de stages.</w:delText>
              </w:r>
            </w:del>
          </w:p>
        </w:tc>
        <w:tc>
          <w:tcPr>
            <w:tcW w:w="2168" w:type="dxa"/>
          </w:tcPr>
          <w:p w14:paraId="5765CDCB" w14:textId="41430612" w:rsidR="00F84391" w:rsidRPr="007A4AFC" w:rsidDel="00A75F71" w:rsidRDefault="006C5E5B" w:rsidP="00E67C42">
            <w:pPr>
              <w:widowControl w:val="0"/>
              <w:autoSpaceDE w:val="0"/>
              <w:autoSpaceDN w:val="0"/>
              <w:adjustRightInd w:val="0"/>
              <w:spacing w:line="240" w:lineRule="auto"/>
              <w:ind w:left="105"/>
              <w:rPr>
                <w:del w:id="16532" w:author="Dr Mamadou SANOGO" w:date="2023-10-25T17:45:00Z"/>
                <w:color w:val="000000" w:themeColor="text1"/>
                <w:sz w:val="20"/>
                <w:szCs w:val="20"/>
                <w:lang w:val="fr-ML"/>
                <w:rPrChange w:id="16533" w:author="Dr Mamadou SANOGO" w:date="2023-10-25T18:15:00Z">
                  <w:rPr>
                    <w:del w:id="16534" w:author="Dr Mamadou SANOGO" w:date="2023-10-25T17:45:00Z"/>
                    <w:sz w:val="20"/>
                    <w:szCs w:val="20"/>
                    <w:lang w:val="fr-ML"/>
                  </w:rPr>
                </w:rPrChange>
              </w:rPr>
            </w:pPr>
            <w:del w:id="16535" w:author="Dr Mamadou SANOGO" w:date="2023-10-25T17:45:00Z">
              <w:r w:rsidRPr="007A4AFC" w:rsidDel="00A75F71">
                <w:rPr>
                  <w:color w:val="000000" w:themeColor="text1"/>
                  <w:sz w:val="20"/>
                  <w:szCs w:val="20"/>
                  <w:lang w:val="fr-ML"/>
                  <w:rPrChange w:id="16536" w:author="Dr Mamadou SANOGO" w:date="2023-10-25T18:15:00Z">
                    <w:rPr>
                      <w:sz w:val="20"/>
                      <w:szCs w:val="20"/>
                      <w:lang w:val="fr-ML"/>
                    </w:rPr>
                  </w:rPrChange>
                </w:rPr>
                <w:delText xml:space="preserve">Direction des études et </w:delText>
              </w:r>
              <w:r w:rsidR="00F84391" w:rsidRPr="007A4AFC" w:rsidDel="00A75F71">
                <w:rPr>
                  <w:color w:val="000000" w:themeColor="text1"/>
                  <w:sz w:val="20"/>
                  <w:szCs w:val="20"/>
                  <w:lang w:val="fr-ML"/>
                  <w:rPrChange w:id="16537" w:author="Dr Mamadou SANOGO" w:date="2023-10-25T18:15:00Z">
                    <w:rPr>
                      <w:sz w:val="20"/>
                      <w:szCs w:val="20"/>
                      <w:lang w:val="fr-ML"/>
                    </w:rPr>
                  </w:rPrChange>
                </w:rPr>
                <w:delText xml:space="preserve">Soutien du </w:delText>
              </w:r>
              <w:r w:rsidRPr="007A4AFC" w:rsidDel="00A75F71">
                <w:rPr>
                  <w:color w:val="000000" w:themeColor="text1"/>
                  <w:sz w:val="20"/>
                  <w:szCs w:val="20"/>
                  <w:lang w:val="fr-ML"/>
                  <w:rPrChange w:id="16538" w:author="Dr Mamadou SANOGO" w:date="2023-10-25T18:15:00Z">
                    <w:rPr>
                      <w:sz w:val="20"/>
                      <w:szCs w:val="20"/>
                      <w:lang w:val="fr-ML"/>
                    </w:rPr>
                  </w:rPrChange>
                </w:rPr>
                <w:delText>comité scientifique</w:delText>
              </w:r>
            </w:del>
          </w:p>
          <w:p w14:paraId="7794DB48" w14:textId="434CB7D5" w:rsidR="00F84391" w:rsidRPr="007A4AFC" w:rsidDel="00A75F71" w:rsidRDefault="00F84391" w:rsidP="00E67C42">
            <w:pPr>
              <w:widowControl w:val="0"/>
              <w:autoSpaceDE w:val="0"/>
              <w:autoSpaceDN w:val="0"/>
              <w:adjustRightInd w:val="0"/>
              <w:spacing w:line="240" w:lineRule="auto"/>
              <w:rPr>
                <w:del w:id="16539" w:author="Dr Mamadou SANOGO" w:date="2023-10-25T17:45:00Z"/>
                <w:color w:val="000000" w:themeColor="text1"/>
                <w:sz w:val="20"/>
                <w:szCs w:val="20"/>
                <w:lang w:val="fr-ML"/>
                <w:rPrChange w:id="16540" w:author="Dr Mamadou SANOGO" w:date="2023-10-25T18:15:00Z">
                  <w:rPr>
                    <w:del w:id="16541" w:author="Dr Mamadou SANOGO" w:date="2023-10-25T17:45:00Z"/>
                    <w:sz w:val="20"/>
                    <w:szCs w:val="20"/>
                    <w:lang w:val="fr-ML"/>
                  </w:rPr>
                </w:rPrChange>
              </w:rPr>
            </w:pPr>
          </w:p>
          <w:p w14:paraId="24AD40A2" w14:textId="7135314E" w:rsidR="00F84391" w:rsidRPr="007A4AFC" w:rsidDel="00A75F71" w:rsidRDefault="00F84391" w:rsidP="00E67C42">
            <w:pPr>
              <w:widowControl w:val="0"/>
              <w:autoSpaceDE w:val="0"/>
              <w:autoSpaceDN w:val="0"/>
              <w:adjustRightInd w:val="0"/>
              <w:spacing w:line="240" w:lineRule="auto"/>
              <w:rPr>
                <w:del w:id="16542" w:author="Dr Mamadou SANOGO" w:date="2023-10-25T17:45:00Z"/>
                <w:color w:val="000000" w:themeColor="text1"/>
                <w:sz w:val="20"/>
                <w:szCs w:val="20"/>
                <w:lang w:val="fr-ML"/>
                <w:rPrChange w:id="16543" w:author="Dr Mamadou SANOGO" w:date="2023-10-25T18:15:00Z">
                  <w:rPr>
                    <w:del w:id="16544" w:author="Dr Mamadou SANOGO" w:date="2023-10-25T17:45:00Z"/>
                    <w:sz w:val="20"/>
                    <w:szCs w:val="20"/>
                    <w:lang w:val="fr-ML"/>
                  </w:rPr>
                </w:rPrChange>
              </w:rPr>
            </w:pPr>
          </w:p>
          <w:p w14:paraId="25955AD9" w14:textId="20B16FC1" w:rsidR="00F84391" w:rsidRPr="007A4AFC" w:rsidDel="00A75F71" w:rsidRDefault="00F84391" w:rsidP="00E67C42">
            <w:pPr>
              <w:widowControl w:val="0"/>
              <w:autoSpaceDE w:val="0"/>
              <w:autoSpaceDN w:val="0"/>
              <w:adjustRightInd w:val="0"/>
              <w:spacing w:line="240" w:lineRule="auto"/>
              <w:rPr>
                <w:del w:id="16545" w:author="Dr Mamadou SANOGO" w:date="2023-10-25T17:45:00Z"/>
                <w:color w:val="000000" w:themeColor="text1"/>
                <w:sz w:val="20"/>
                <w:szCs w:val="20"/>
                <w:lang w:val="fr-ML"/>
                <w:rPrChange w:id="16546" w:author="Dr Mamadou SANOGO" w:date="2023-10-25T18:15:00Z">
                  <w:rPr>
                    <w:del w:id="16547" w:author="Dr Mamadou SANOGO" w:date="2023-10-25T17:45:00Z"/>
                    <w:sz w:val="20"/>
                    <w:szCs w:val="20"/>
                    <w:lang w:val="fr-ML"/>
                  </w:rPr>
                </w:rPrChange>
              </w:rPr>
            </w:pPr>
          </w:p>
          <w:p w14:paraId="6DCB020F" w14:textId="521900AD" w:rsidR="00F84391" w:rsidRPr="007A4AFC" w:rsidDel="00A75F71" w:rsidRDefault="00F84391" w:rsidP="00E67C42">
            <w:pPr>
              <w:widowControl w:val="0"/>
              <w:autoSpaceDE w:val="0"/>
              <w:autoSpaceDN w:val="0"/>
              <w:adjustRightInd w:val="0"/>
              <w:spacing w:line="240" w:lineRule="auto"/>
              <w:rPr>
                <w:del w:id="16548" w:author="Dr Mamadou SANOGO" w:date="2023-10-25T17:45:00Z"/>
                <w:color w:val="000000" w:themeColor="text1"/>
                <w:sz w:val="20"/>
                <w:szCs w:val="20"/>
                <w:lang w:val="fr-ML"/>
                <w:rPrChange w:id="16549" w:author="Dr Mamadou SANOGO" w:date="2023-10-25T18:15:00Z">
                  <w:rPr>
                    <w:del w:id="16550" w:author="Dr Mamadou SANOGO" w:date="2023-10-25T17:45:00Z"/>
                    <w:sz w:val="20"/>
                    <w:szCs w:val="20"/>
                    <w:lang w:val="fr-ML"/>
                  </w:rPr>
                </w:rPrChange>
              </w:rPr>
            </w:pPr>
          </w:p>
          <w:p w14:paraId="201AE161" w14:textId="243BC437" w:rsidR="00F84391" w:rsidRPr="007A4AFC" w:rsidDel="00A75F71" w:rsidRDefault="00F84391" w:rsidP="00E67C42">
            <w:pPr>
              <w:widowControl w:val="0"/>
              <w:autoSpaceDE w:val="0"/>
              <w:autoSpaceDN w:val="0"/>
              <w:adjustRightInd w:val="0"/>
              <w:spacing w:line="240" w:lineRule="auto"/>
              <w:rPr>
                <w:del w:id="16551" w:author="Dr Mamadou SANOGO" w:date="2023-10-25T17:45:00Z"/>
                <w:color w:val="000000" w:themeColor="text1"/>
                <w:sz w:val="20"/>
                <w:szCs w:val="20"/>
                <w:lang w:val="fr-ML"/>
                <w:rPrChange w:id="16552" w:author="Dr Mamadou SANOGO" w:date="2023-10-25T18:15:00Z">
                  <w:rPr>
                    <w:del w:id="16553" w:author="Dr Mamadou SANOGO" w:date="2023-10-25T17:45:00Z"/>
                    <w:sz w:val="20"/>
                    <w:szCs w:val="20"/>
                    <w:lang w:val="fr-ML"/>
                  </w:rPr>
                </w:rPrChange>
              </w:rPr>
            </w:pPr>
          </w:p>
          <w:p w14:paraId="4244F751" w14:textId="23E343E1" w:rsidR="00F84391" w:rsidRPr="007A4AFC" w:rsidDel="00A75F71" w:rsidRDefault="00F84391" w:rsidP="00E67C42">
            <w:pPr>
              <w:widowControl w:val="0"/>
              <w:autoSpaceDE w:val="0"/>
              <w:autoSpaceDN w:val="0"/>
              <w:adjustRightInd w:val="0"/>
              <w:spacing w:line="240" w:lineRule="auto"/>
              <w:rPr>
                <w:del w:id="16554" w:author="Dr Mamadou SANOGO" w:date="2023-10-25T17:45:00Z"/>
                <w:color w:val="000000" w:themeColor="text1"/>
                <w:sz w:val="20"/>
                <w:szCs w:val="20"/>
                <w:lang w:val="fr-ML"/>
                <w:rPrChange w:id="16555" w:author="Dr Mamadou SANOGO" w:date="2023-10-25T18:15:00Z">
                  <w:rPr>
                    <w:del w:id="16556" w:author="Dr Mamadou SANOGO" w:date="2023-10-25T17:45:00Z"/>
                    <w:sz w:val="20"/>
                    <w:szCs w:val="20"/>
                    <w:lang w:val="fr-ML"/>
                  </w:rPr>
                </w:rPrChange>
              </w:rPr>
            </w:pPr>
          </w:p>
          <w:p w14:paraId="6AD0B74A" w14:textId="60AFD6AB" w:rsidR="00F84391" w:rsidRPr="007A4AFC" w:rsidDel="00A75F71" w:rsidRDefault="00F84391" w:rsidP="00E67C42">
            <w:pPr>
              <w:widowControl w:val="0"/>
              <w:autoSpaceDE w:val="0"/>
              <w:autoSpaceDN w:val="0"/>
              <w:adjustRightInd w:val="0"/>
              <w:spacing w:line="240" w:lineRule="auto"/>
              <w:rPr>
                <w:del w:id="16557" w:author="Dr Mamadou SANOGO" w:date="2023-10-25T17:45:00Z"/>
                <w:color w:val="000000" w:themeColor="text1"/>
                <w:sz w:val="20"/>
                <w:szCs w:val="20"/>
                <w:lang w:val="fr-ML"/>
                <w:rPrChange w:id="16558" w:author="Dr Mamadou SANOGO" w:date="2023-10-25T18:15:00Z">
                  <w:rPr>
                    <w:del w:id="16559" w:author="Dr Mamadou SANOGO" w:date="2023-10-25T17:45:00Z"/>
                    <w:sz w:val="20"/>
                    <w:szCs w:val="20"/>
                    <w:lang w:val="fr-ML"/>
                  </w:rPr>
                </w:rPrChange>
              </w:rPr>
            </w:pPr>
          </w:p>
          <w:p w14:paraId="09959B2C" w14:textId="54CB4658" w:rsidR="00F84391" w:rsidRPr="007A4AFC" w:rsidDel="00A75F71" w:rsidRDefault="00F84391" w:rsidP="00E67C42">
            <w:pPr>
              <w:widowControl w:val="0"/>
              <w:autoSpaceDE w:val="0"/>
              <w:autoSpaceDN w:val="0"/>
              <w:adjustRightInd w:val="0"/>
              <w:spacing w:line="240" w:lineRule="auto"/>
              <w:ind w:left="105"/>
              <w:rPr>
                <w:del w:id="16560" w:author="Dr Mamadou SANOGO" w:date="2023-10-25T17:45:00Z"/>
                <w:color w:val="000000" w:themeColor="text1"/>
                <w:sz w:val="20"/>
                <w:szCs w:val="20"/>
                <w:lang w:val="fr-ML"/>
                <w:rPrChange w:id="16561" w:author="Dr Mamadou SANOGO" w:date="2023-10-25T18:15:00Z">
                  <w:rPr>
                    <w:del w:id="16562" w:author="Dr Mamadou SANOGO" w:date="2023-10-25T17:45:00Z"/>
                    <w:sz w:val="20"/>
                    <w:szCs w:val="20"/>
                    <w:lang w:val="fr-ML"/>
                  </w:rPr>
                </w:rPrChange>
              </w:rPr>
            </w:pPr>
          </w:p>
          <w:p w14:paraId="6164C229" w14:textId="350D8608" w:rsidR="00F84391" w:rsidRPr="007A4AFC" w:rsidDel="00A75F71" w:rsidRDefault="006C5E5B" w:rsidP="00E67C42">
            <w:pPr>
              <w:widowControl w:val="0"/>
              <w:autoSpaceDE w:val="0"/>
              <w:autoSpaceDN w:val="0"/>
              <w:adjustRightInd w:val="0"/>
              <w:spacing w:line="240" w:lineRule="auto"/>
              <w:ind w:left="105"/>
              <w:rPr>
                <w:del w:id="16563" w:author="Dr Mamadou SANOGO" w:date="2023-10-25T17:45:00Z"/>
                <w:color w:val="000000" w:themeColor="text1"/>
                <w:sz w:val="20"/>
                <w:szCs w:val="20"/>
                <w:lang w:val="fr-ML"/>
                <w:rPrChange w:id="16564" w:author="Dr Mamadou SANOGO" w:date="2023-10-25T18:15:00Z">
                  <w:rPr>
                    <w:del w:id="16565" w:author="Dr Mamadou SANOGO" w:date="2023-10-25T17:45:00Z"/>
                    <w:sz w:val="20"/>
                    <w:szCs w:val="20"/>
                    <w:lang w:val="fr-ML"/>
                  </w:rPr>
                </w:rPrChange>
              </w:rPr>
            </w:pPr>
            <w:del w:id="16566" w:author="Dr Mamadou SANOGO" w:date="2023-10-25T17:45:00Z">
              <w:r w:rsidRPr="007A4AFC" w:rsidDel="00A75F71">
                <w:rPr>
                  <w:color w:val="000000" w:themeColor="text1"/>
                  <w:sz w:val="20"/>
                  <w:szCs w:val="20"/>
                  <w:lang w:val="fr-ML"/>
                  <w:rPrChange w:id="16567" w:author="Dr Mamadou SANOGO" w:date="2023-10-25T18:15:00Z">
                    <w:rPr>
                      <w:sz w:val="20"/>
                      <w:szCs w:val="20"/>
                      <w:lang w:val="fr-ML"/>
                    </w:rPr>
                  </w:rPrChange>
                </w:rPr>
                <w:delText>Direction des Etudes</w:delText>
              </w:r>
            </w:del>
          </w:p>
          <w:p w14:paraId="7179944E" w14:textId="3D42DF52" w:rsidR="00F84391" w:rsidRPr="007A4AFC" w:rsidDel="00A75F71" w:rsidRDefault="00F84391" w:rsidP="006C5E5B">
            <w:pPr>
              <w:widowControl w:val="0"/>
              <w:autoSpaceDE w:val="0"/>
              <w:autoSpaceDN w:val="0"/>
              <w:adjustRightInd w:val="0"/>
              <w:spacing w:line="240" w:lineRule="auto"/>
              <w:ind w:left="105"/>
              <w:rPr>
                <w:del w:id="16568" w:author="Dr Mamadou SANOGO" w:date="2023-10-25T17:45:00Z"/>
                <w:color w:val="000000" w:themeColor="text1"/>
                <w:sz w:val="20"/>
                <w:szCs w:val="20"/>
                <w:lang w:val="fr-ML"/>
                <w:rPrChange w:id="16569" w:author="Dr Mamadou SANOGO" w:date="2023-10-25T18:15:00Z">
                  <w:rPr>
                    <w:del w:id="16570" w:author="Dr Mamadou SANOGO" w:date="2023-10-25T17:45:00Z"/>
                    <w:sz w:val="20"/>
                    <w:szCs w:val="20"/>
                    <w:lang w:val="fr-ML"/>
                  </w:rPr>
                </w:rPrChange>
              </w:rPr>
            </w:pPr>
            <w:del w:id="16571" w:author="Dr Mamadou SANOGO" w:date="2023-10-25T17:45:00Z">
              <w:r w:rsidRPr="007A4AFC" w:rsidDel="00A75F71">
                <w:rPr>
                  <w:color w:val="000000" w:themeColor="text1"/>
                  <w:sz w:val="20"/>
                  <w:szCs w:val="20"/>
                  <w:lang w:val="fr-ML"/>
                  <w:rPrChange w:id="16572" w:author="Dr Mamadou SANOGO" w:date="2023-10-25T18:15:00Z">
                    <w:rPr>
                      <w:sz w:val="20"/>
                      <w:szCs w:val="20"/>
                      <w:lang w:val="fr-ML"/>
                    </w:rPr>
                  </w:rPrChange>
                </w:rPr>
                <w:delText xml:space="preserve">+ Soutien du </w:delText>
              </w:r>
              <w:r w:rsidR="006C5E5B" w:rsidRPr="007A4AFC" w:rsidDel="00A75F71">
                <w:rPr>
                  <w:color w:val="000000" w:themeColor="text1"/>
                  <w:sz w:val="20"/>
                  <w:szCs w:val="20"/>
                  <w:lang w:val="fr-ML"/>
                  <w:rPrChange w:id="16573" w:author="Dr Mamadou SANOGO" w:date="2023-10-25T18:15:00Z">
                    <w:rPr>
                      <w:sz w:val="20"/>
                      <w:szCs w:val="20"/>
                      <w:lang w:val="fr-ML"/>
                    </w:rPr>
                  </w:rPrChange>
                </w:rPr>
                <w:delText>comité scientifique</w:delText>
              </w:r>
              <w:r w:rsidRPr="007A4AFC" w:rsidDel="00A75F71">
                <w:rPr>
                  <w:color w:val="000000" w:themeColor="text1"/>
                  <w:sz w:val="20"/>
                  <w:szCs w:val="20"/>
                  <w:lang w:val="fr-ML"/>
                  <w:rPrChange w:id="16574" w:author="Dr Mamadou SANOGO" w:date="2023-10-25T18:15:00Z">
                    <w:rPr>
                      <w:sz w:val="20"/>
                      <w:szCs w:val="20"/>
                      <w:lang w:val="fr-ML"/>
                    </w:rPr>
                  </w:rPrChange>
                </w:rPr>
                <w:delText xml:space="preserve"> et du</w:delText>
              </w:r>
              <w:r w:rsidR="006C5E5B" w:rsidRPr="007A4AFC" w:rsidDel="00A75F71">
                <w:rPr>
                  <w:color w:val="000000" w:themeColor="text1"/>
                  <w:sz w:val="20"/>
                  <w:szCs w:val="20"/>
                  <w:lang w:val="fr-ML"/>
                  <w:rPrChange w:id="16575"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576" w:author="Dr Mamadou SANOGO" w:date="2023-10-25T18:15:00Z">
                    <w:rPr>
                      <w:sz w:val="20"/>
                      <w:szCs w:val="20"/>
                      <w:lang w:val="fr-ML"/>
                    </w:rPr>
                  </w:rPrChange>
                </w:rPr>
                <w:delText xml:space="preserve">Service d’orientation </w:delText>
              </w:r>
            </w:del>
          </w:p>
        </w:tc>
        <w:tc>
          <w:tcPr>
            <w:tcW w:w="1897" w:type="dxa"/>
          </w:tcPr>
          <w:p w14:paraId="603B71D7" w14:textId="35BAC8D2" w:rsidR="00F84391" w:rsidRPr="007A4AFC" w:rsidDel="00A75F71" w:rsidRDefault="00F84391" w:rsidP="00E67C42">
            <w:pPr>
              <w:widowControl w:val="0"/>
              <w:autoSpaceDE w:val="0"/>
              <w:autoSpaceDN w:val="0"/>
              <w:adjustRightInd w:val="0"/>
              <w:spacing w:line="240" w:lineRule="auto"/>
              <w:ind w:left="100"/>
              <w:rPr>
                <w:del w:id="16577" w:author="Dr Mamadou SANOGO" w:date="2023-10-25T17:45:00Z"/>
                <w:color w:val="000000" w:themeColor="text1"/>
                <w:sz w:val="20"/>
                <w:szCs w:val="20"/>
                <w:rPrChange w:id="16578" w:author="Dr Mamadou SANOGO" w:date="2023-10-25T18:15:00Z">
                  <w:rPr>
                    <w:del w:id="16579" w:author="Dr Mamadou SANOGO" w:date="2023-10-25T17:45:00Z"/>
                    <w:sz w:val="20"/>
                    <w:szCs w:val="20"/>
                  </w:rPr>
                </w:rPrChange>
              </w:rPr>
            </w:pPr>
            <w:del w:id="16580" w:author="Dr Mamadou SANOGO" w:date="2023-10-25T17:45:00Z">
              <w:r w:rsidRPr="007A4AFC" w:rsidDel="00A75F71">
                <w:rPr>
                  <w:color w:val="000000" w:themeColor="text1"/>
                  <w:sz w:val="20"/>
                  <w:szCs w:val="20"/>
                  <w:rPrChange w:id="16581" w:author="Dr Mamadou SANOGO" w:date="2023-10-25T18:15:00Z">
                    <w:rPr>
                      <w:sz w:val="20"/>
                      <w:szCs w:val="20"/>
                    </w:rPr>
                  </w:rPrChange>
                </w:rPr>
                <w:delText>Rentrée</w:delText>
              </w:r>
              <w:r w:rsidR="008C0870" w:rsidRPr="007A4AFC" w:rsidDel="00A75F71">
                <w:rPr>
                  <w:color w:val="000000" w:themeColor="text1"/>
                  <w:sz w:val="20"/>
                  <w:szCs w:val="20"/>
                  <w:rPrChange w:id="16582" w:author="Dr Mamadou SANOGO" w:date="2023-10-25T18:15:00Z">
                    <w:rPr>
                      <w:sz w:val="20"/>
                      <w:szCs w:val="20"/>
                    </w:rPr>
                  </w:rPrChange>
                </w:rPr>
                <w:delText xml:space="preserve"> Octobre 2024</w:delText>
              </w:r>
            </w:del>
          </w:p>
          <w:p w14:paraId="6C9EEB08" w14:textId="59B6FFD2" w:rsidR="00F84391" w:rsidRPr="007A4AFC" w:rsidDel="00A75F71" w:rsidRDefault="00F84391" w:rsidP="00E67C42">
            <w:pPr>
              <w:widowControl w:val="0"/>
              <w:autoSpaceDE w:val="0"/>
              <w:autoSpaceDN w:val="0"/>
              <w:adjustRightInd w:val="0"/>
              <w:spacing w:line="240" w:lineRule="auto"/>
              <w:rPr>
                <w:del w:id="16583" w:author="Dr Mamadou SANOGO" w:date="2023-10-25T17:45:00Z"/>
                <w:color w:val="000000" w:themeColor="text1"/>
                <w:sz w:val="20"/>
                <w:szCs w:val="20"/>
                <w:rPrChange w:id="16584" w:author="Dr Mamadou SANOGO" w:date="2023-10-25T18:15:00Z">
                  <w:rPr>
                    <w:del w:id="16585" w:author="Dr Mamadou SANOGO" w:date="2023-10-25T17:45:00Z"/>
                    <w:sz w:val="20"/>
                    <w:szCs w:val="20"/>
                  </w:rPr>
                </w:rPrChange>
              </w:rPr>
            </w:pPr>
          </w:p>
          <w:p w14:paraId="27AB74E3" w14:textId="5C810BD4" w:rsidR="00F84391" w:rsidRPr="007A4AFC" w:rsidDel="00A75F71" w:rsidRDefault="00F84391" w:rsidP="00E67C42">
            <w:pPr>
              <w:widowControl w:val="0"/>
              <w:autoSpaceDE w:val="0"/>
              <w:autoSpaceDN w:val="0"/>
              <w:adjustRightInd w:val="0"/>
              <w:spacing w:line="240" w:lineRule="auto"/>
              <w:rPr>
                <w:del w:id="16586" w:author="Dr Mamadou SANOGO" w:date="2023-10-25T17:45:00Z"/>
                <w:color w:val="000000" w:themeColor="text1"/>
                <w:sz w:val="20"/>
                <w:szCs w:val="20"/>
                <w:rPrChange w:id="16587" w:author="Dr Mamadou SANOGO" w:date="2023-10-25T18:15:00Z">
                  <w:rPr>
                    <w:del w:id="16588" w:author="Dr Mamadou SANOGO" w:date="2023-10-25T17:45:00Z"/>
                    <w:sz w:val="20"/>
                    <w:szCs w:val="20"/>
                  </w:rPr>
                </w:rPrChange>
              </w:rPr>
            </w:pPr>
          </w:p>
          <w:p w14:paraId="77B0005A" w14:textId="5DAFBD79" w:rsidR="00F84391" w:rsidRPr="007A4AFC" w:rsidDel="00A75F71" w:rsidRDefault="00F84391" w:rsidP="00E67C42">
            <w:pPr>
              <w:widowControl w:val="0"/>
              <w:autoSpaceDE w:val="0"/>
              <w:autoSpaceDN w:val="0"/>
              <w:adjustRightInd w:val="0"/>
              <w:spacing w:line="240" w:lineRule="auto"/>
              <w:rPr>
                <w:del w:id="16589" w:author="Dr Mamadou SANOGO" w:date="2023-10-25T17:45:00Z"/>
                <w:color w:val="000000" w:themeColor="text1"/>
                <w:sz w:val="20"/>
                <w:szCs w:val="20"/>
                <w:rPrChange w:id="16590" w:author="Dr Mamadou SANOGO" w:date="2023-10-25T18:15:00Z">
                  <w:rPr>
                    <w:del w:id="16591" w:author="Dr Mamadou SANOGO" w:date="2023-10-25T17:45:00Z"/>
                    <w:sz w:val="20"/>
                    <w:szCs w:val="20"/>
                  </w:rPr>
                </w:rPrChange>
              </w:rPr>
            </w:pPr>
          </w:p>
          <w:p w14:paraId="360A7F5F" w14:textId="3A04B5A8" w:rsidR="00F84391" w:rsidRPr="007A4AFC" w:rsidDel="00A75F71" w:rsidRDefault="00F84391" w:rsidP="00E67C42">
            <w:pPr>
              <w:widowControl w:val="0"/>
              <w:autoSpaceDE w:val="0"/>
              <w:autoSpaceDN w:val="0"/>
              <w:adjustRightInd w:val="0"/>
              <w:spacing w:line="240" w:lineRule="auto"/>
              <w:rPr>
                <w:del w:id="16592" w:author="Dr Mamadou SANOGO" w:date="2023-10-25T17:45:00Z"/>
                <w:color w:val="000000" w:themeColor="text1"/>
                <w:sz w:val="20"/>
                <w:szCs w:val="20"/>
                <w:rPrChange w:id="16593" w:author="Dr Mamadou SANOGO" w:date="2023-10-25T18:15:00Z">
                  <w:rPr>
                    <w:del w:id="16594" w:author="Dr Mamadou SANOGO" w:date="2023-10-25T17:45:00Z"/>
                    <w:sz w:val="20"/>
                    <w:szCs w:val="20"/>
                  </w:rPr>
                </w:rPrChange>
              </w:rPr>
            </w:pPr>
          </w:p>
          <w:p w14:paraId="4BC530F5" w14:textId="61B9BAAE" w:rsidR="00F84391" w:rsidRPr="007A4AFC" w:rsidDel="00A75F71" w:rsidRDefault="00F84391" w:rsidP="00E67C42">
            <w:pPr>
              <w:widowControl w:val="0"/>
              <w:autoSpaceDE w:val="0"/>
              <w:autoSpaceDN w:val="0"/>
              <w:adjustRightInd w:val="0"/>
              <w:spacing w:line="240" w:lineRule="auto"/>
              <w:rPr>
                <w:del w:id="16595" w:author="Dr Mamadou SANOGO" w:date="2023-10-25T17:45:00Z"/>
                <w:color w:val="000000" w:themeColor="text1"/>
                <w:sz w:val="20"/>
                <w:szCs w:val="20"/>
                <w:rPrChange w:id="16596" w:author="Dr Mamadou SANOGO" w:date="2023-10-25T18:15:00Z">
                  <w:rPr>
                    <w:del w:id="16597" w:author="Dr Mamadou SANOGO" w:date="2023-10-25T17:45:00Z"/>
                    <w:sz w:val="20"/>
                    <w:szCs w:val="20"/>
                  </w:rPr>
                </w:rPrChange>
              </w:rPr>
            </w:pPr>
          </w:p>
          <w:p w14:paraId="66F411D9" w14:textId="2D3B9E72" w:rsidR="00F84391" w:rsidRPr="007A4AFC" w:rsidDel="00A75F71" w:rsidRDefault="00F84391" w:rsidP="00E67C42">
            <w:pPr>
              <w:widowControl w:val="0"/>
              <w:autoSpaceDE w:val="0"/>
              <w:autoSpaceDN w:val="0"/>
              <w:adjustRightInd w:val="0"/>
              <w:spacing w:line="240" w:lineRule="auto"/>
              <w:rPr>
                <w:del w:id="16598" w:author="Dr Mamadou SANOGO" w:date="2023-10-25T17:45:00Z"/>
                <w:color w:val="000000" w:themeColor="text1"/>
                <w:sz w:val="20"/>
                <w:szCs w:val="20"/>
                <w:rPrChange w:id="16599" w:author="Dr Mamadou SANOGO" w:date="2023-10-25T18:15:00Z">
                  <w:rPr>
                    <w:del w:id="16600" w:author="Dr Mamadou SANOGO" w:date="2023-10-25T17:45:00Z"/>
                    <w:sz w:val="20"/>
                    <w:szCs w:val="20"/>
                  </w:rPr>
                </w:rPrChange>
              </w:rPr>
            </w:pPr>
          </w:p>
          <w:p w14:paraId="3C5DB2C9" w14:textId="633A5135" w:rsidR="00F84391" w:rsidRPr="007A4AFC" w:rsidDel="00A75F71" w:rsidRDefault="00F84391" w:rsidP="00E67C42">
            <w:pPr>
              <w:widowControl w:val="0"/>
              <w:autoSpaceDE w:val="0"/>
              <w:autoSpaceDN w:val="0"/>
              <w:adjustRightInd w:val="0"/>
              <w:spacing w:line="240" w:lineRule="auto"/>
              <w:rPr>
                <w:del w:id="16601" w:author="Dr Mamadou SANOGO" w:date="2023-10-25T17:45:00Z"/>
                <w:color w:val="000000" w:themeColor="text1"/>
                <w:sz w:val="20"/>
                <w:szCs w:val="20"/>
                <w:rPrChange w:id="16602" w:author="Dr Mamadou SANOGO" w:date="2023-10-25T18:15:00Z">
                  <w:rPr>
                    <w:del w:id="16603" w:author="Dr Mamadou SANOGO" w:date="2023-10-25T17:45:00Z"/>
                    <w:sz w:val="20"/>
                    <w:szCs w:val="20"/>
                  </w:rPr>
                </w:rPrChange>
              </w:rPr>
            </w:pPr>
          </w:p>
          <w:p w14:paraId="017EDFE2" w14:textId="4F4A3745" w:rsidR="00F84391" w:rsidRPr="007A4AFC" w:rsidDel="00A75F71" w:rsidRDefault="00F84391" w:rsidP="00E67C42">
            <w:pPr>
              <w:widowControl w:val="0"/>
              <w:autoSpaceDE w:val="0"/>
              <w:autoSpaceDN w:val="0"/>
              <w:adjustRightInd w:val="0"/>
              <w:spacing w:line="240" w:lineRule="auto"/>
              <w:rPr>
                <w:del w:id="16604" w:author="Dr Mamadou SANOGO" w:date="2023-10-25T17:45:00Z"/>
                <w:color w:val="000000" w:themeColor="text1"/>
                <w:sz w:val="20"/>
                <w:szCs w:val="20"/>
                <w:rPrChange w:id="16605" w:author="Dr Mamadou SANOGO" w:date="2023-10-25T18:15:00Z">
                  <w:rPr>
                    <w:del w:id="16606" w:author="Dr Mamadou SANOGO" w:date="2023-10-25T17:45:00Z"/>
                    <w:sz w:val="20"/>
                    <w:szCs w:val="20"/>
                  </w:rPr>
                </w:rPrChange>
              </w:rPr>
            </w:pPr>
          </w:p>
          <w:p w14:paraId="6D9288E2" w14:textId="6D3723D0" w:rsidR="00F84391" w:rsidRPr="007A4AFC" w:rsidDel="00A75F71" w:rsidRDefault="00F84391" w:rsidP="00E67C42">
            <w:pPr>
              <w:widowControl w:val="0"/>
              <w:autoSpaceDE w:val="0"/>
              <w:autoSpaceDN w:val="0"/>
              <w:adjustRightInd w:val="0"/>
              <w:spacing w:line="240" w:lineRule="auto"/>
              <w:ind w:left="100"/>
              <w:rPr>
                <w:del w:id="16607" w:author="Dr Mamadou SANOGO" w:date="2023-10-25T17:45:00Z"/>
                <w:color w:val="000000" w:themeColor="text1"/>
                <w:sz w:val="20"/>
                <w:szCs w:val="20"/>
                <w:rPrChange w:id="16608" w:author="Dr Mamadou SANOGO" w:date="2023-10-25T18:15:00Z">
                  <w:rPr>
                    <w:del w:id="16609" w:author="Dr Mamadou SANOGO" w:date="2023-10-25T17:45:00Z"/>
                    <w:sz w:val="20"/>
                    <w:szCs w:val="20"/>
                  </w:rPr>
                </w:rPrChange>
              </w:rPr>
            </w:pPr>
          </w:p>
          <w:p w14:paraId="61A56AC2" w14:textId="7765C2EB" w:rsidR="006C5E5B" w:rsidRPr="007A4AFC" w:rsidDel="00A75F71" w:rsidRDefault="006C5E5B" w:rsidP="00E67C42">
            <w:pPr>
              <w:widowControl w:val="0"/>
              <w:autoSpaceDE w:val="0"/>
              <w:autoSpaceDN w:val="0"/>
              <w:adjustRightInd w:val="0"/>
              <w:spacing w:line="240" w:lineRule="auto"/>
              <w:ind w:left="100"/>
              <w:rPr>
                <w:del w:id="16610" w:author="Dr Mamadou SANOGO" w:date="2023-10-25T17:45:00Z"/>
                <w:color w:val="000000" w:themeColor="text1"/>
                <w:sz w:val="20"/>
                <w:szCs w:val="20"/>
                <w:rPrChange w:id="16611" w:author="Dr Mamadou SANOGO" w:date="2023-10-25T18:15:00Z">
                  <w:rPr>
                    <w:del w:id="16612" w:author="Dr Mamadou SANOGO" w:date="2023-10-25T17:45:00Z"/>
                    <w:sz w:val="20"/>
                    <w:szCs w:val="20"/>
                  </w:rPr>
                </w:rPrChange>
              </w:rPr>
            </w:pPr>
          </w:p>
          <w:p w14:paraId="7B5F909A" w14:textId="3EBE56E8" w:rsidR="00F84391" w:rsidRPr="007A4AFC" w:rsidDel="00A75F71" w:rsidRDefault="00F84391" w:rsidP="00E67C42">
            <w:pPr>
              <w:widowControl w:val="0"/>
              <w:autoSpaceDE w:val="0"/>
              <w:autoSpaceDN w:val="0"/>
              <w:adjustRightInd w:val="0"/>
              <w:spacing w:line="240" w:lineRule="auto"/>
              <w:ind w:left="100"/>
              <w:rPr>
                <w:del w:id="16613" w:author="Dr Mamadou SANOGO" w:date="2023-10-25T17:45:00Z"/>
                <w:color w:val="000000" w:themeColor="text1"/>
                <w:sz w:val="20"/>
                <w:szCs w:val="20"/>
                <w:rPrChange w:id="16614" w:author="Dr Mamadou SANOGO" w:date="2023-10-25T18:15:00Z">
                  <w:rPr>
                    <w:del w:id="16615" w:author="Dr Mamadou SANOGO" w:date="2023-10-25T17:45:00Z"/>
                    <w:sz w:val="20"/>
                    <w:szCs w:val="20"/>
                  </w:rPr>
                </w:rPrChange>
              </w:rPr>
            </w:pPr>
            <w:del w:id="16616" w:author="Dr Mamadou SANOGO" w:date="2023-10-25T17:45:00Z">
              <w:r w:rsidRPr="007A4AFC" w:rsidDel="00A75F71">
                <w:rPr>
                  <w:color w:val="000000" w:themeColor="text1"/>
                  <w:sz w:val="20"/>
                  <w:szCs w:val="20"/>
                  <w:rPrChange w:id="16617" w:author="Dr Mamadou SANOGO" w:date="2023-10-25T18:15:00Z">
                    <w:rPr>
                      <w:sz w:val="20"/>
                      <w:szCs w:val="20"/>
                    </w:rPr>
                  </w:rPrChange>
                </w:rPr>
                <w:delText>Rentrée</w:delText>
              </w:r>
              <w:r w:rsidR="008C0870" w:rsidRPr="007A4AFC" w:rsidDel="00A75F71">
                <w:rPr>
                  <w:color w:val="000000" w:themeColor="text1"/>
                  <w:sz w:val="20"/>
                  <w:szCs w:val="20"/>
                  <w:rPrChange w:id="16618" w:author="Dr Mamadou SANOGO" w:date="2023-10-25T18:15:00Z">
                    <w:rPr>
                      <w:sz w:val="20"/>
                      <w:szCs w:val="20"/>
                    </w:rPr>
                  </w:rPrChange>
                </w:rPr>
                <w:delText xml:space="preserve"> Octobre 2024</w:delText>
              </w:r>
            </w:del>
          </w:p>
        </w:tc>
        <w:tc>
          <w:tcPr>
            <w:tcW w:w="3202" w:type="dxa"/>
          </w:tcPr>
          <w:p w14:paraId="240BB3B3" w14:textId="7DCFF274" w:rsidR="00F84391" w:rsidRPr="007A4AFC" w:rsidDel="00A75F71" w:rsidRDefault="00F84391" w:rsidP="006C5E5B">
            <w:pPr>
              <w:widowControl w:val="0"/>
              <w:autoSpaceDE w:val="0"/>
              <w:autoSpaceDN w:val="0"/>
              <w:adjustRightInd w:val="0"/>
              <w:spacing w:line="240" w:lineRule="auto"/>
              <w:ind w:left="100"/>
              <w:rPr>
                <w:del w:id="16619" w:author="Dr Mamadou SANOGO" w:date="2023-10-25T17:45:00Z"/>
                <w:color w:val="000000" w:themeColor="text1"/>
                <w:sz w:val="20"/>
                <w:szCs w:val="20"/>
                <w:lang w:val="fr-ML"/>
                <w:rPrChange w:id="16620" w:author="Dr Mamadou SANOGO" w:date="2023-10-25T18:15:00Z">
                  <w:rPr>
                    <w:del w:id="16621" w:author="Dr Mamadou SANOGO" w:date="2023-10-25T17:45:00Z"/>
                    <w:sz w:val="20"/>
                    <w:szCs w:val="20"/>
                    <w:lang w:val="fr-ML"/>
                  </w:rPr>
                </w:rPrChange>
              </w:rPr>
            </w:pPr>
            <w:del w:id="16622" w:author="Dr Mamadou SANOGO" w:date="2023-10-25T17:45:00Z">
              <w:r w:rsidRPr="007A4AFC" w:rsidDel="00A75F71">
                <w:rPr>
                  <w:color w:val="000000" w:themeColor="text1"/>
                  <w:sz w:val="20"/>
                  <w:szCs w:val="20"/>
                  <w:lang w:val="fr-ML"/>
                  <w:rPrChange w:id="16623"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A75F71" w14:paraId="52E747FF" w14:textId="77777777" w:rsidTr="008C0870">
        <w:trPr>
          <w:trHeight w:val="4676"/>
          <w:del w:id="16624" w:author="Dr Mamadou SANOGO" w:date="2023-10-25T17:45:00Z"/>
        </w:trPr>
        <w:tc>
          <w:tcPr>
            <w:tcW w:w="1762" w:type="dxa"/>
            <w:vAlign w:val="center"/>
          </w:tcPr>
          <w:p w14:paraId="27046906" w14:textId="1B352450" w:rsidR="00E67C42" w:rsidRPr="007A4AFC" w:rsidDel="00A75F71" w:rsidRDefault="00E67C42" w:rsidP="00F84391">
            <w:pPr>
              <w:widowControl w:val="0"/>
              <w:autoSpaceDE w:val="0"/>
              <w:autoSpaceDN w:val="0"/>
              <w:adjustRightInd w:val="0"/>
              <w:spacing w:line="240" w:lineRule="auto"/>
              <w:ind w:left="100"/>
              <w:rPr>
                <w:del w:id="16625" w:author="Dr Mamadou SANOGO" w:date="2023-10-25T17:45:00Z"/>
                <w:color w:val="000000" w:themeColor="text1"/>
                <w:sz w:val="20"/>
                <w:szCs w:val="20"/>
                <w:rPrChange w:id="16626" w:author="Dr Mamadou SANOGO" w:date="2023-10-25T18:15:00Z">
                  <w:rPr>
                    <w:del w:id="16627" w:author="Dr Mamadou SANOGO" w:date="2023-10-25T17:45:00Z"/>
                    <w:sz w:val="20"/>
                    <w:szCs w:val="20"/>
                  </w:rPr>
                </w:rPrChange>
              </w:rPr>
            </w:pPr>
            <w:del w:id="16628" w:author="Dr Mamadou SANOGO" w:date="2023-10-25T17:45:00Z">
              <w:r w:rsidRPr="007A4AFC" w:rsidDel="00A75F71">
                <w:rPr>
                  <w:color w:val="000000" w:themeColor="text1"/>
                  <w:sz w:val="20"/>
                  <w:szCs w:val="20"/>
                  <w:rPrChange w:id="16629" w:author="Dr Mamadou SANOGO" w:date="2023-10-25T18:15:00Z">
                    <w:rPr>
                      <w:sz w:val="20"/>
                      <w:szCs w:val="20"/>
                    </w:rPr>
                  </w:rPrChange>
                </w:rPr>
                <w:delText>Fonctionnement du cursus</w:delText>
              </w:r>
            </w:del>
          </w:p>
        </w:tc>
        <w:tc>
          <w:tcPr>
            <w:tcW w:w="3117" w:type="dxa"/>
          </w:tcPr>
          <w:p w14:paraId="51B01ED2" w14:textId="1AB69FE7"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30" w:author="Dr Mamadou SANOGO" w:date="2023-10-25T17:45:00Z"/>
                <w:color w:val="000000" w:themeColor="text1"/>
                <w:sz w:val="20"/>
                <w:szCs w:val="20"/>
                <w:lang w:val="fr-ML"/>
                <w:rPrChange w:id="16631" w:author="Dr Mamadou SANOGO" w:date="2023-10-25T18:15:00Z">
                  <w:rPr>
                    <w:del w:id="16632" w:author="Dr Mamadou SANOGO" w:date="2023-10-25T17:45:00Z"/>
                    <w:sz w:val="20"/>
                    <w:szCs w:val="20"/>
                    <w:lang w:val="fr-ML"/>
                  </w:rPr>
                </w:rPrChange>
              </w:rPr>
            </w:pPr>
            <w:del w:id="16633" w:author="Dr Mamadou SANOGO" w:date="2023-10-25T17:45:00Z">
              <w:r w:rsidRPr="007A4AFC" w:rsidDel="00A75F71">
                <w:rPr>
                  <w:color w:val="000000" w:themeColor="text1"/>
                  <w:sz w:val="20"/>
                  <w:szCs w:val="20"/>
                  <w:lang w:val="fr-ML"/>
                  <w:rPrChange w:id="16634" w:author="Dr Mamadou SANOGO" w:date="2023-10-25T18:15:00Z">
                    <w:rPr>
                      <w:sz w:val="20"/>
                      <w:szCs w:val="20"/>
                      <w:lang w:val="fr-ML"/>
                    </w:rPr>
                  </w:rPrChange>
                </w:rPr>
                <w:delText>• Informer au sujet du Master à</w:delText>
              </w:r>
              <w:r w:rsidR="00F84391" w:rsidRPr="007A4AFC" w:rsidDel="00A75F71">
                <w:rPr>
                  <w:color w:val="000000" w:themeColor="text1"/>
                  <w:sz w:val="20"/>
                  <w:szCs w:val="20"/>
                  <w:lang w:val="fr-ML"/>
                  <w:rPrChange w:id="16635"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636" w:author="Dr Mamadou SANOGO" w:date="2023-10-25T18:15:00Z">
                    <w:rPr>
                      <w:sz w:val="20"/>
                      <w:szCs w:val="20"/>
                      <w:lang w:val="fr-ML"/>
                    </w:rPr>
                  </w:rPrChange>
                </w:rPr>
                <w:delText>temps partiel</w:delText>
              </w:r>
            </w:del>
          </w:p>
          <w:p w14:paraId="6C9B51FA" w14:textId="6B211D3C" w:rsidR="00E67C42" w:rsidRPr="007A4AFC" w:rsidDel="00A75F71" w:rsidRDefault="00E67C42" w:rsidP="00E67C42">
            <w:pPr>
              <w:widowControl w:val="0"/>
              <w:autoSpaceDE w:val="0"/>
              <w:autoSpaceDN w:val="0"/>
              <w:adjustRightInd w:val="0"/>
              <w:spacing w:line="240" w:lineRule="auto"/>
              <w:rPr>
                <w:del w:id="16637" w:author="Dr Mamadou SANOGO" w:date="2023-10-25T17:45:00Z"/>
                <w:color w:val="000000" w:themeColor="text1"/>
                <w:sz w:val="20"/>
                <w:szCs w:val="20"/>
                <w:lang w:val="fr-ML"/>
                <w:rPrChange w:id="16638" w:author="Dr Mamadou SANOGO" w:date="2023-10-25T18:15:00Z">
                  <w:rPr>
                    <w:del w:id="16639" w:author="Dr Mamadou SANOGO" w:date="2023-10-25T17:45:00Z"/>
                    <w:sz w:val="20"/>
                    <w:szCs w:val="20"/>
                    <w:lang w:val="fr-ML"/>
                  </w:rPr>
                </w:rPrChange>
              </w:rPr>
            </w:pPr>
          </w:p>
          <w:p w14:paraId="1DA4CF0C" w14:textId="706B691A" w:rsidR="00E67C42" w:rsidRPr="007A4AFC" w:rsidDel="00A75F71" w:rsidRDefault="00E67C42" w:rsidP="00E67C42">
            <w:pPr>
              <w:widowControl w:val="0"/>
              <w:autoSpaceDE w:val="0"/>
              <w:autoSpaceDN w:val="0"/>
              <w:adjustRightInd w:val="0"/>
              <w:spacing w:line="240" w:lineRule="auto"/>
              <w:rPr>
                <w:del w:id="16640" w:author="Dr Mamadou SANOGO" w:date="2023-10-25T17:45:00Z"/>
                <w:color w:val="000000" w:themeColor="text1"/>
                <w:sz w:val="20"/>
                <w:szCs w:val="20"/>
                <w:lang w:val="fr-ML"/>
                <w:rPrChange w:id="16641" w:author="Dr Mamadou SANOGO" w:date="2023-10-25T18:15:00Z">
                  <w:rPr>
                    <w:del w:id="16642" w:author="Dr Mamadou SANOGO" w:date="2023-10-25T17:45:00Z"/>
                    <w:sz w:val="20"/>
                    <w:szCs w:val="20"/>
                    <w:lang w:val="fr-ML"/>
                  </w:rPr>
                </w:rPrChange>
              </w:rPr>
            </w:pPr>
          </w:p>
          <w:p w14:paraId="56A7B023" w14:textId="63ABF045" w:rsidR="00E67C42" w:rsidRPr="007A4AFC" w:rsidDel="00A75F71" w:rsidRDefault="00E67C42" w:rsidP="00E67C42">
            <w:pPr>
              <w:widowControl w:val="0"/>
              <w:autoSpaceDE w:val="0"/>
              <w:autoSpaceDN w:val="0"/>
              <w:adjustRightInd w:val="0"/>
              <w:spacing w:line="240" w:lineRule="auto"/>
              <w:rPr>
                <w:del w:id="16643" w:author="Dr Mamadou SANOGO" w:date="2023-10-25T17:45:00Z"/>
                <w:color w:val="000000" w:themeColor="text1"/>
                <w:sz w:val="20"/>
                <w:szCs w:val="20"/>
                <w:lang w:val="fr-ML"/>
                <w:rPrChange w:id="16644" w:author="Dr Mamadou SANOGO" w:date="2023-10-25T18:15:00Z">
                  <w:rPr>
                    <w:del w:id="16645" w:author="Dr Mamadou SANOGO" w:date="2023-10-25T17:45:00Z"/>
                    <w:sz w:val="20"/>
                    <w:szCs w:val="20"/>
                    <w:lang w:val="fr-ML"/>
                  </w:rPr>
                </w:rPrChange>
              </w:rPr>
            </w:pPr>
          </w:p>
          <w:p w14:paraId="7A1D1211" w14:textId="2AD0BD92"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46" w:author="Dr Mamadou SANOGO" w:date="2023-10-25T17:45:00Z"/>
                <w:color w:val="000000" w:themeColor="text1"/>
                <w:sz w:val="20"/>
                <w:szCs w:val="20"/>
                <w:lang w:val="fr-ML"/>
                <w:rPrChange w:id="16647" w:author="Dr Mamadou SANOGO" w:date="2023-10-25T18:15:00Z">
                  <w:rPr>
                    <w:del w:id="16648" w:author="Dr Mamadou SANOGO" w:date="2023-10-25T17:45:00Z"/>
                    <w:sz w:val="20"/>
                    <w:szCs w:val="20"/>
                    <w:lang w:val="fr-ML"/>
                  </w:rPr>
                </w:rPrChange>
              </w:rPr>
            </w:pPr>
            <w:del w:id="16649" w:author="Dr Mamadou SANOGO" w:date="2023-10-25T17:45:00Z">
              <w:r w:rsidRPr="007A4AFC" w:rsidDel="00A75F71">
                <w:rPr>
                  <w:color w:val="000000" w:themeColor="text1"/>
                  <w:sz w:val="20"/>
                  <w:szCs w:val="20"/>
                  <w:lang w:val="fr-ML"/>
                  <w:rPrChange w:id="16650" w:author="Dr Mamadou SANOGO" w:date="2023-10-25T18:15:00Z">
                    <w:rPr>
                      <w:sz w:val="20"/>
                      <w:szCs w:val="20"/>
                      <w:lang w:val="fr-ML"/>
                    </w:rPr>
                  </w:rPrChange>
                </w:rPr>
                <w:delText>• Améliorer l’encadrement des mémoires</w:delText>
              </w:r>
            </w:del>
          </w:p>
          <w:p w14:paraId="484B10D5" w14:textId="2505435C" w:rsidR="00E67C42" w:rsidRPr="007A4AFC" w:rsidDel="00A75F71" w:rsidRDefault="00E67C42" w:rsidP="00E67C42">
            <w:pPr>
              <w:widowControl w:val="0"/>
              <w:autoSpaceDE w:val="0"/>
              <w:autoSpaceDN w:val="0"/>
              <w:adjustRightInd w:val="0"/>
              <w:spacing w:line="240" w:lineRule="auto"/>
              <w:rPr>
                <w:del w:id="16651" w:author="Dr Mamadou SANOGO" w:date="2023-10-25T17:45:00Z"/>
                <w:color w:val="000000" w:themeColor="text1"/>
                <w:sz w:val="20"/>
                <w:szCs w:val="20"/>
                <w:lang w:val="fr-ML"/>
                <w:rPrChange w:id="16652" w:author="Dr Mamadou SANOGO" w:date="2023-10-25T18:15:00Z">
                  <w:rPr>
                    <w:del w:id="16653" w:author="Dr Mamadou SANOGO" w:date="2023-10-25T17:45:00Z"/>
                    <w:sz w:val="20"/>
                    <w:szCs w:val="20"/>
                    <w:lang w:val="fr-ML"/>
                  </w:rPr>
                </w:rPrChange>
              </w:rPr>
            </w:pPr>
          </w:p>
          <w:p w14:paraId="6F3DE098" w14:textId="0C62FEFF"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54" w:author="Dr Mamadou SANOGO" w:date="2023-10-25T17:45:00Z"/>
                <w:color w:val="000000" w:themeColor="text1"/>
                <w:sz w:val="20"/>
                <w:szCs w:val="20"/>
                <w:lang w:val="fr-ML"/>
                <w:rPrChange w:id="16655" w:author="Dr Mamadou SANOGO" w:date="2023-10-25T18:15:00Z">
                  <w:rPr>
                    <w:del w:id="16656" w:author="Dr Mamadou SANOGO" w:date="2023-10-25T17:45:00Z"/>
                    <w:sz w:val="20"/>
                    <w:szCs w:val="20"/>
                    <w:lang w:val="fr-ML"/>
                  </w:rPr>
                </w:rPrChange>
              </w:rPr>
            </w:pPr>
            <w:del w:id="16657" w:author="Dr Mamadou SANOGO" w:date="2023-10-25T17:45:00Z">
              <w:r w:rsidRPr="007A4AFC" w:rsidDel="00A75F71">
                <w:rPr>
                  <w:color w:val="000000" w:themeColor="text1"/>
                  <w:sz w:val="20"/>
                  <w:szCs w:val="20"/>
                  <w:lang w:val="fr-ML"/>
                  <w:rPrChange w:id="16658"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4620A53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59" w:author="Dr Mamadou SANOGO" w:date="2023-10-25T17:45:00Z"/>
                <w:color w:val="000000" w:themeColor="text1"/>
                <w:sz w:val="20"/>
                <w:szCs w:val="20"/>
                <w:lang w:val="fr-ML"/>
                <w:rPrChange w:id="16660" w:author="Dr Mamadou SANOGO" w:date="2023-10-25T18:15:00Z">
                  <w:rPr>
                    <w:del w:id="16661" w:author="Dr Mamadou SANOGO" w:date="2023-10-25T17:45:00Z"/>
                    <w:sz w:val="20"/>
                    <w:szCs w:val="20"/>
                    <w:lang w:val="fr-ML"/>
                  </w:rPr>
                </w:rPrChange>
              </w:rPr>
            </w:pPr>
            <w:del w:id="16662" w:author="Dr Mamadou SANOGO" w:date="2023-10-25T17:45:00Z">
              <w:r w:rsidRPr="007A4AFC" w:rsidDel="00A75F71">
                <w:rPr>
                  <w:color w:val="000000" w:themeColor="text1"/>
                  <w:sz w:val="20"/>
                  <w:szCs w:val="20"/>
                  <w:lang w:val="fr-ML"/>
                  <w:rPrChange w:id="16663" w:author="Dr Mamadou SANOGO" w:date="2023-10-25T18:15:00Z">
                    <w:rPr>
                      <w:sz w:val="20"/>
                      <w:szCs w:val="20"/>
                      <w:lang w:val="fr-ML"/>
                    </w:rPr>
                  </w:rPrChange>
                </w:rPr>
                <w:delText>Insérer une rubrique « Master à</w:delText>
              </w:r>
              <w:r w:rsidR="00F84391" w:rsidRPr="007A4AFC" w:rsidDel="00A75F71">
                <w:rPr>
                  <w:color w:val="000000" w:themeColor="text1"/>
                  <w:sz w:val="20"/>
                  <w:szCs w:val="20"/>
                  <w:lang w:val="fr-ML"/>
                  <w:rPrChange w:id="16664"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665" w:author="Dr Mamadou SANOGO" w:date="2023-10-25T18:15:00Z">
                    <w:rPr>
                      <w:sz w:val="20"/>
                      <w:szCs w:val="20"/>
                      <w:lang w:val="fr-ML"/>
                    </w:rPr>
                  </w:rPrChange>
                </w:rPr>
                <w:delText>temps partiel » dans les supports de présentation du Master (page web, brochure)</w:delText>
              </w:r>
            </w:del>
          </w:p>
          <w:p w14:paraId="1CFEA0A6" w14:textId="76D80B3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66" w:author="Dr Mamadou SANOGO" w:date="2023-10-25T17:45:00Z"/>
                <w:color w:val="000000" w:themeColor="text1"/>
                <w:sz w:val="20"/>
                <w:szCs w:val="20"/>
                <w:lang w:val="fr-ML"/>
                <w:rPrChange w:id="16667" w:author="Dr Mamadou SANOGO" w:date="2023-10-25T18:15:00Z">
                  <w:rPr>
                    <w:del w:id="16668" w:author="Dr Mamadou SANOGO" w:date="2023-10-25T17:45:00Z"/>
                    <w:sz w:val="20"/>
                    <w:szCs w:val="20"/>
                    <w:lang w:val="fr-ML"/>
                  </w:rPr>
                </w:rPrChange>
              </w:rPr>
            </w:pPr>
            <w:del w:id="16669" w:author="Dr Mamadou SANOGO" w:date="2023-10-25T17:45:00Z">
              <w:r w:rsidRPr="007A4AFC" w:rsidDel="00A75F71">
                <w:rPr>
                  <w:color w:val="000000" w:themeColor="text1"/>
                  <w:sz w:val="20"/>
                  <w:szCs w:val="20"/>
                  <w:lang w:val="fr-ML"/>
                  <w:rPrChange w:id="16670" w:author="Dr Mamadou SANOGO" w:date="2023-10-25T18:15:00Z">
                    <w:rPr>
                      <w:sz w:val="20"/>
                      <w:szCs w:val="20"/>
                      <w:lang w:val="fr-ML"/>
                    </w:rPr>
                  </w:rPrChange>
                </w:rPr>
                <w:delText>Assurer une meilleure répartition des mémoires entre enseignants</w:delText>
              </w:r>
            </w:del>
          </w:p>
          <w:p w14:paraId="6F65BC9F" w14:textId="2AA7999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71" w:author="Dr Mamadou SANOGO" w:date="2023-10-25T17:45:00Z"/>
                <w:color w:val="000000" w:themeColor="text1"/>
                <w:sz w:val="20"/>
                <w:szCs w:val="20"/>
                <w:lang w:val="fr-ML"/>
                <w:rPrChange w:id="16672" w:author="Dr Mamadou SANOGO" w:date="2023-10-25T18:15:00Z">
                  <w:rPr>
                    <w:del w:id="16673" w:author="Dr Mamadou SANOGO" w:date="2023-10-25T17:45:00Z"/>
                    <w:sz w:val="20"/>
                    <w:szCs w:val="20"/>
                    <w:lang w:val="fr-ML"/>
                  </w:rPr>
                </w:rPrChange>
              </w:rPr>
            </w:pPr>
            <w:del w:id="16674" w:author="Dr Mamadou SANOGO" w:date="2023-10-25T17:45:00Z">
              <w:r w:rsidRPr="007A4AFC" w:rsidDel="00A75F71">
                <w:rPr>
                  <w:color w:val="000000" w:themeColor="text1"/>
                  <w:sz w:val="20"/>
                  <w:szCs w:val="20"/>
                  <w:lang w:val="fr-ML"/>
                  <w:rPrChange w:id="16675" w:author="Dr Mamadou SANOGO" w:date="2023-10-25T18:15:00Z">
                    <w:rPr>
                      <w:sz w:val="20"/>
                      <w:szCs w:val="20"/>
                      <w:lang w:val="fr-ML"/>
                    </w:rPr>
                  </w:rPrChange>
                </w:rPr>
                <w:delText>Visibiliser les thématiques sur lesquelles travaillent les enseignants et les unités de recherche</w:delText>
              </w:r>
            </w:del>
          </w:p>
          <w:p w14:paraId="2D020212" w14:textId="3616016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76" w:author="Dr Mamadou SANOGO" w:date="2023-10-25T17:45:00Z"/>
                <w:color w:val="000000" w:themeColor="text1"/>
                <w:sz w:val="20"/>
                <w:szCs w:val="20"/>
                <w:lang w:val="fr-ML"/>
                <w:rPrChange w:id="16677" w:author="Dr Mamadou SANOGO" w:date="2023-10-25T18:15:00Z">
                  <w:rPr>
                    <w:del w:id="16678" w:author="Dr Mamadou SANOGO" w:date="2023-10-25T17:45:00Z"/>
                    <w:sz w:val="20"/>
                    <w:szCs w:val="20"/>
                    <w:lang w:val="fr-ML"/>
                  </w:rPr>
                </w:rPrChange>
              </w:rPr>
            </w:pPr>
            <w:del w:id="16679" w:author="Dr Mamadou SANOGO" w:date="2023-10-25T17:45:00Z">
              <w:r w:rsidRPr="007A4AFC" w:rsidDel="00A75F71">
                <w:rPr>
                  <w:color w:val="000000" w:themeColor="text1"/>
                  <w:sz w:val="20"/>
                  <w:szCs w:val="20"/>
                  <w:lang w:val="fr-ML"/>
                  <w:rPrChange w:id="16680"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55E6C228"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81" w:author="Dr Mamadou SANOGO" w:date="2023-10-25T17:45:00Z"/>
                <w:color w:val="000000" w:themeColor="text1"/>
                <w:sz w:val="20"/>
                <w:szCs w:val="20"/>
                <w:lang w:val="fr-ML"/>
                <w:rPrChange w:id="16682" w:author="Dr Mamadou SANOGO" w:date="2023-10-25T18:15:00Z">
                  <w:rPr>
                    <w:del w:id="16683" w:author="Dr Mamadou SANOGO" w:date="2023-10-25T17:45:00Z"/>
                    <w:sz w:val="20"/>
                    <w:szCs w:val="20"/>
                    <w:lang w:val="fr-ML"/>
                  </w:rPr>
                </w:rPrChange>
              </w:rPr>
            </w:pPr>
            <w:del w:id="16684" w:author="Dr Mamadou SANOGO" w:date="2023-10-25T17:45:00Z">
              <w:r w:rsidRPr="007A4AFC" w:rsidDel="00A75F71">
                <w:rPr>
                  <w:color w:val="000000" w:themeColor="text1"/>
                  <w:sz w:val="20"/>
                  <w:szCs w:val="20"/>
                  <w:lang w:val="fr-ML"/>
                  <w:rPrChange w:id="16685"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591AC64D" w:rsidR="00E67C42" w:rsidRPr="007A4AFC" w:rsidDel="00A75F71" w:rsidRDefault="00E67C42" w:rsidP="008C0870">
            <w:pPr>
              <w:widowControl w:val="0"/>
              <w:autoSpaceDE w:val="0"/>
              <w:autoSpaceDN w:val="0"/>
              <w:adjustRightInd w:val="0"/>
              <w:spacing w:line="240" w:lineRule="auto"/>
              <w:ind w:left="105"/>
              <w:rPr>
                <w:del w:id="16686" w:author="Dr Mamadou SANOGO" w:date="2023-10-25T17:45:00Z"/>
                <w:color w:val="000000" w:themeColor="text1"/>
                <w:sz w:val="20"/>
                <w:szCs w:val="20"/>
                <w:rPrChange w:id="16687" w:author="Dr Mamadou SANOGO" w:date="2023-10-25T18:15:00Z">
                  <w:rPr>
                    <w:del w:id="16688" w:author="Dr Mamadou SANOGO" w:date="2023-10-25T17:45:00Z"/>
                    <w:sz w:val="20"/>
                    <w:szCs w:val="20"/>
                  </w:rPr>
                </w:rPrChange>
              </w:rPr>
            </w:pPr>
            <w:del w:id="16689" w:author="Dr Mamadou SANOGO" w:date="2023-10-25T17:45:00Z">
              <w:r w:rsidRPr="007A4AFC" w:rsidDel="00A75F71">
                <w:rPr>
                  <w:color w:val="000000" w:themeColor="text1"/>
                  <w:sz w:val="20"/>
                  <w:szCs w:val="20"/>
                  <w:rPrChange w:id="16690" w:author="Dr Mamadou SANOGO" w:date="2023-10-25T18:15:00Z">
                    <w:rPr>
                      <w:sz w:val="20"/>
                      <w:szCs w:val="20"/>
                    </w:rPr>
                  </w:rPrChange>
                </w:rPr>
                <w:delText xml:space="preserve">- </w:delText>
              </w:r>
              <w:r w:rsidR="006C5E5B" w:rsidRPr="007A4AFC" w:rsidDel="00A75F71">
                <w:rPr>
                  <w:color w:val="000000" w:themeColor="text1"/>
                  <w:sz w:val="20"/>
                  <w:szCs w:val="20"/>
                  <w:rPrChange w:id="16691" w:author="Dr Mamadou SANOGO" w:date="2023-10-25T18:15:00Z">
                    <w:rPr>
                      <w:sz w:val="20"/>
                      <w:szCs w:val="20"/>
                    </w:rPr>
                  </w:rPrChange>
                </w:rPr>
                <w:delText>Directeur des études</w:delText>
              </w:r>
            </w:del>
          </w:p>
          <w:p w14:paraId="48904931" w14:textId="73364C44" w:rsidR="00E67C42" w:rsidRPr="007A4AFC" w:rsidDel="00A75F71" w:rsidRDefault="00E67C42" w:rsidP="008C0870">
            <w:pPr>
              <w:widowControl w:val="0"/>
              <w:autoSpaceDE w:val="0"/>
              <w:autoSpaceDN w:val="0"/>
              <w:adjustRightInd w:val="0"/>
              <w:spacing w:line="240" w:lineRule="auto"/>
              <w:rPr>
                <w:del w:id="16692" w:author="Dr Mamadou SANOGO" w:date="2023-10-25T17:45:00Z"/>
                <w:color w:val="000000" w:themeColor="text1"/>
                <w:sz w:val="20"/>
                <w:szCs w:val="20"/>
                <w:lang w:val="fr-ML"/>
                <w:rPrChange w:id="16693" w:author="Dr Mamadou SANOGO" w:date="2023-10-25T18:15:00Z">
                  <w:rPr>
                    <w:del w:id="16694" w:author="Dr Mamadou SANOGO" w:date="2023-10-25T17:45:00Z"/>
                    <w:sz w:val="20"/>
                    <w:szCs w:val="20"/>
                    <w:lang w:val="fr-ML"/>
                  </w:rPr>
                </w:rPrChange>
              </w:rPr>
            </w:pPr>
          </w:p>
          <w:p w14:paraId="6254C540" w14:textId="0518B3CF" w:rsidR="00E67C42" w:rsidRPr="007A4AFC" w:rsidDel="00A75F71" w:rsidRDefault="00E67C42" w:rsidP="008C0870">
            <w:pPr>
              <w:widowControl w:val="0"/>
              <w:autoSpaceDE w:val="0"/>
              <w:autoSpaceDN w:val="0"/>
              <w:adjustRightInd w:val="0"/>
              <w:spacing w:line="240" w:lineRule="auto"/>
              <w:rPr>
                <w:del w:id="16695" w:author="Dr Mamadou SANOGO" w:date="2023-10-25T17:45:00Z"/>
                <w:color w:val="000000" w:themeColor="text1"/>
                <w:sz w:val="20"/>
                <w:szCs w:val="20"/>
                <w:lang w:val="fr-ML"/>
                <w:rPrChange w:id="16696" w:author="Dr Mamadou SANOGO" w:date="2023-10-25T18:15:00Z">
                  <w:rPr>
                    <w:del w:id="16697" w:author="Dr Mamadou SANOGO" w:date="2023-10-25T17:45:00Z"/>
                    <w:sz w:val="20"/>
                    <w:szCs w:val="20"/>
                    <w:lang w:val="fr-ML"/>
                  </w:rPr>
                </w:rPrChange>
              </w:rPr>
            </w:pPr>
          </w:p>
          <w:p w14:paraId="69200A07" w14:textId="1FB6BD48" w:rsidR="00E67C42" w:rsidRPr="007A4AFC" w:rsidDel="00A75F71" w:rsidRDefault="00E67C42" w:rsidP="008C0870">
            <w:pPr>
              <w:widowControl w:val="0"/>
              <w:autoSpaceDE w:val="0"/>
              <w:autoSpaceDN w:val="0"/>
              <w:adjustRightInd w:val="0"/>
              <w:spacing w:line="240" w:lineRule="auto"/>
              <w:rPr>
                <w:del w:id="16698" w:author="Dr Mamadou SANOGO" w:date="2023-10-25T17:45:00Z"/>
                <w:color w:val="000000" w:themeColor="text1"/>
                <w:sz w:val="20"/>
                <w:szCs w:val="20"/>
                <w:lang w:val="fr-ML"/>
                <w:rPrChange w:id="16699" w:author="Dr Mamadou SANOGO" w:date="2023-10-25T18:15:00Z">
                  <w:rPr>
                    <w:del w:id="16700" w:author="Dr Mamadou SANOGO" w:date="2023-10-25T17:45:00Z"/>
                    <w:sz w:val="20"/>
                    <w:szCs w:val="20"/>
                    <w:lang w:val="fr-ML"/>
                  </w:rPr>
                </w:rPrChange>
              </w:rPr>
            </w:pPr>
          </w:p>
          <w:p w14:paraId="0D2DB052" w14:textId="408825A9" w:rsidR="00E67C42" w:rsidRPr="007A4AFC" w:rsidDel="00A75F71" w:rsidRDefault="00E67C42" w:rsidP="008C0870">
            <w:pPr>
              <w:widowControl w:val="0"/>
              <w:autoSpaceDE w:val="0"/>
              <w:autoSpaceDN w:val="0"/>
              <w:adjustRightInd w:val="0"/>
              <w:spacing w:line="240" w:lineRule="auto"/>
              <w:rPr>
                <w:del w:id="16701" w:author="Dr Mamadou SANOGO" w:date="2023-10-25T17:45:00Z"/>
                <w:color w:val="000000" w:themeColor="text1"/>
                <w:sz w:val="20"/>
                <w:szCs w:val="20"/>
                <w:lang w:val="fr-ML"/>
                <w:rPrChange w:id="16702" w:author="Dr Mamadou SANOGO" w:date="2023-10-25T18:15:00Z">
                  <w:rPr>
                    <w:del w:id="16703" w:author="Dr Mamadou SANOGO" w:date="2023-10-25T17:45:00Z"/>
                    <w:sz w:val="20"/>
                    <w:szCs w:val="20"/>
                    <w:lang w:val="fr-ML"/>
                  </w:rPr>
                </w:rPrChange>
              </w:rPr>
            </w:pPr>
          </w:p>
          <w:p w14:paraId="2CD20458" w14:textId="161C1729" w:rsidR="00E67C42" w:rsidRPr="007A4AFC" w:rsidDel="00A75F71" w:rsidRDefault="00E67C42" w:rsidP="008C0870">
            <w:pPr>
              <w:widowControl w:val="0"/>
              <w:autoSpaceDE w:val="0"/>
              <w:autoSpaceDN w:val="0"/>
              <w:adjustRightInd w:val="0"/>
              <w:spacing w:line="240" w:lineRule="auto"/>
              <w:ind w:left="105"/>
              <w:rPr>
                <w:del w:id="16704" w:author="Dr Mamadou SANOGO" w:date="2023-10-25T17:45:00Z"/>
                <w:color w:val="000000" w:themeColor="text1"/>
                <w:sz w:val="20"/>
                <w:szCs w:val="20"/>
                <w:lang w:val="fr-ML"/>
                <w:rPrChange w:id="16705" w:author="Dr Mamadou SANOGO" w:date="2023-10-25T18:15:00Z">
                  <w:rPr>
                    <w:del w:id="16706" w:author="Dr Mamadou SANOGO" w:date="2023-10-25T17:45:00Z"/>
                    <w:sz w:val="20"/>
                    <w:szCs w:val="20"/>
                    <w:lang w:val="fr-ML"/>
                  </w:rPr>
                </w:rPrChange>
              </w:rPr>
            </w:pPr>
            <w:del w:id="16707" w:author="Dr Mamadou SANOGO" w:date="2023-10-25T17:45:00Z">
              <w:r w:rsidRPr="007A4AFC" w:rsidDel="00A75F71">
                <w:rPr>
                  <w:color w:val="000000" w:themeColor="text1"/>
                  <w:sz w:val="20"/>
                  <w:szCs w:val="20"/>
                  <w:lang w:val="fr-ML"/>
                  <w:rPrChange w:id="16708" w:author="Dr Mamadou SANOGO" w:date="2023-10-25T18:15:00Z">
                    <w:rPr>
                      <w:sz w:val="20"/>
                      <w:szCs w:val="20"/>
                      <w:lang w:val="fr-ML"/>
                    </w:rPr>
                  </w:rPrChange>
                </w:rPr>
                <w:delText xml:space="preserve">- </w:delText>
              </w:r>
              <w:r w:rsidR="008C0870" w:rsidRPr="007A4AFC" w:rsidDel="00A75F71">
                <w:rPr>
                  <w:color w:val="000000" w:themeColor="text1"/>
                  <w:sz w:val="20"/>
                  <w:szCs w:val="20"/>
                  <w:lang w:val="fr-ML"/>
                  <w:rPrChange w:id="16709" w:author="Dr Mamadou SANOGO" w:date="2023-10-25T18:15:00Z">
                    <w:rPr>
                      <w:sz w:val="20"/>
                      <w:szCs w:val="20"/>
                      <w:lang w:val="fr-ML"/>
                    </w:rPr>
                  </w:rPrChange>
                </w:rPr>
                <w:delText xml:space="preserve">Directeur des études et </w:delText>
              </w:r>
              <w:r w:rsidRPr="007A4AFC" w:rsidDel="00A75F71">
                <w:rPr>
                  <w:color w:val="000000" w:themeColor="text1"/>
                  <w:sz w:val="20"/>
                  <w:szCs w:val="20"/>
                  <w:lang w:val="fr-ML"/>
                  <w:rPrChange w:id="16710" w:author="Dr Mamadou SANOGO" w:date="2023-10-25T18:15:00Z">
                    <w:rPr>
                      <w:sz w:val="20"/>
                      <w:szCs w:val="20"/>
                      <w:lang w:val="fr-ML"/>
                    </w:rPr>
                  </w:rPrChange>
                </w:rPr>
                <w:delText xml:space="preserve">Groupe de travail </w:delText>
              </w:r>
            </w:del>
          </w:p>
          <w:p w14:paraId="0FFD738C" w14:textId="4EB14B32" w:rsidR="00E67C42" w:rsidRPr="007A4AFC" w:rsidDel="00A75F71" w:rsidRDefault="00E67C42" w:rsidP="008C0870">
            <w:pPr>
              <w:widowControl w:val="0"/>
              <w:autoSpaceDE w:val="0"/>
              <w:autoSpaceDN w:val="0"/>
              <w:adjustRightInd w:val="0"/>
              <w:spacing w:line="240" w:lineRule="auto"/>
              <w:rPr>
                <w:del w:id="16711" w:author="Dr Mamadou SANOGO" w:date="2023-10-25T17:45:00Z"/>
                <w:color w:val="000000" w:themeColor="text1"/>
                <w:sz w:val="20"/>
                <w:szCs w:val="20"/>
                <w:lang w:val="fr-ML"/>
                <w:rPrChange w:id="16712" w:author="Dr Mamadou SANOGO" w:date="2023-10-25T18:15:00Z">
                  <w:rPr>
                    <w:del w:id="16713" w:author="Dr Mamadou SANOGO" w:date="2023-10-25T17:45:00Z"/>
                    <w:sz w:val="20"/>
                    <w:szCs w:val="20"/>
                    <w:lang w:val="fr-ML"/>
                  </w:rPr>
                </w:rPrChange>
              </w:rPr>
            </w:pPr>
          </w:p>
          <w:p w14:paraId="09467198" w14:textId="029EAC10" w:rsidR="00E67C42" w:rsidRPr="007A4AFC" w:rsidDel="00A75F71" w:rsidRDefault="00E67C42" w:rsidP="008C0870">
            <w:pPr>
              <w:widowControl w:val="0"/>
              <w:autoSpaceDE w:val="0"/>
              <w:autoSpaceDN w:val="0"/>
              <w:adjustRightInd w:val="0"/>
              <w:spacing w:line="240" w:lineRule="auto"/>
              <w:rPr>
                <w:del w:id="16714" w:author="Dr Mamadou SANOGO" w:date="2023-10-25T17:45:00Z"/>
                <w:color w:val="000000" w:themeColor="text1"/>
                <w:sz w:val="20"/>
                <w:szCs w:val="20"/>
                <w:lang w:val="fr-ML"/>
                <w:rPrChange w:id="16715" w:author="Dr Mamadou SANOGO" w:date="2023-10-25T18:15:00Z">
                  <w:rPr>
                    <w:del w:id="16716" w:author="Dr Mamadou SANOGO" w:date="2023-10-25T17:45:00Z"/>
                    <w:sz w:val="20"/>
                    <w:szCs w:val="20"/>
                    <w:lang w:val="fr-ML"/>
                  </w:rPr>
                </w:rPrChange>
              </w:rPr>
            </w:pPr>
          </w:p>
          <w:p w14:paraId="52307CDD" w14:textId="5B70EA13" w:rsidR="00E67C42" w:rsidRPr="007A4AFC" w:rsidDel="00A75F71" w:rsidRDefault="00E67C42" w:rsidP="008C0870">
            <w:pPr>
              <w:widowControl w:val="0"/>
              <w:autoSpaceDE w:val="0"/>
              <w:autoSpaceDN w:val="0"/>
              <w:adjustRightInd w:val="0"/>
              <w:spacing w:line="240" w:lineRule="auto"/>
              <w:ind w:left="105"/>
              <w:rPr>
                <w:del w:id="16717" w:author="Dr Mamadou SANOGO" w:date="2023-10-25T17:45:00Z"/>
                <w:color w:val="000000" w:themeColor="text1"/>
                <w:sz w:val="20"/>
                <w:szCs w:val="20"/>
                <w:lang w:val="fr-ML"/>
                <w:rPrChange w:id="16718" w:author="Dr Mamadou SANOGO" w:date="2023-10-25T18:15:00Z">
                  <w:rPr>
                    <w:del w:id="16719" w:author="Dr Mamadou SANOGO" w:date="2023-10-25T17:45:00Z"/>
                    <w:sz w:val="20"/>
                    <w:szCs w:val="20"/>
                    <w:lang w:val="fr-ML"/>
                  </w:rPr>
                </w:rPrChange>
              </w:rPr>
            </w:pPr>
            <w:del w:id="16720" w:author="Dr Mamadou SANOGO" w:date="2023-10-25T17:45:00Z">
              <w:r w:rsidRPr="007A4AFC" w:rsidDel="00A75F71">
                <w:rPr>
                  <w:color w:val="000000" w:themeColor="text1"/>
                  <w:sz w:val="20"/>
                  <w:szCs w:val="20"/>
                  <w:lang w:val="fr-ML"/>
                  <w:rPrChange w:id="16721" w:author="Dr Mamadou SANOGO" w:date="2023-10-25T18:15:00Z">
                    <w:rPr>
                      <w:sz w:val="20"/>
                      <w:szCs w:val="20"/>
                      <w:lang w:val="fr-ML"/>
                    </w:rPr>
                  </w:rPrChange>
                </w:rPr>
                <w:delText xml:space="preserve">- </w:delText>
              </w:r>
              <w:r w:rsidR="005A1EE1" w:rsidRPr="007A4AFC" w:rsidDel="00A75F71">
                <w:rPr>
                  <w:color w:val="000000" w:themeColor="text1"/>
                  <w:sz w:val="20"/>
                  <w:szCs w:val="20"/>
                  <w:lang w:val="fr-ML"/>
                  <w:rPrChange w:id="16722" w:author="Dr Mamadou SANOGO" w:date="2023-10-25T18:15:00Z">
                    <w:rPr>
                      <w:sz w:val="20"/>
                      <w:szCs w:val="20"/>
                      <w:lang w:val="fr-ML"/>
                    </w:rPr>
                  </w:rPrChange>
                </w:rPr>
                <w:delText>Commission d’évaluation</w:delText>
              </w:r>
              <w:r w:rsidRPr="007A4AFC" w:rsidDel="00A75F71">
                <w:rPr>
                  <w:color w:val="000000" w:themeColor="text1"/>
                  <w:sz w:val="20"/>
                  <w:szCs w:val="20"/>
                  <w:lang w:val="fr-ML"/>
                  <w:rPrChange w:id="16723" w:author="Dr Mamadou SANOGO" w:date="2023-10-25T18:15:00Z">
                    <w:rPr>
                      <w:sz w:val="20"/>
                      <w:szCs w:val="20"/>
                      <w:lang w:val="fr-ML"/>
                    </w:rPr>
                  </w:rPrChange>
                </w:rPr>
                <w:delText xml:space="preserve"> et </w:delText>
              </w:r>
              <w:r w:rsidR="008C0870" w:rsidRPr="007A4AFC" w:rsidDel="00A75F71">
                <w:rPr>
                  <w:color w:val="000000" w:themeColor="text1"/>
                  <w:sz w:val="20"/>
                  <w:szCs w:val="20"/>
                  <w:lang w:val="fr-ML"/>
                  <w:rPrChange w:id="16724" w:author="Dr Mamadou SANOGO" w:date="2023-10-25T18:15:00Z">
                    <w:rPr>
                      <w:sz w:val="20"/>
                      <w:szCs w:val="20"/>
                      <w:lang w:val="fr-ML"/>
                    </w:rPr>
                  </w:rPrChange>
                </w:rPr>
                <w:delText>Directeur des études</w:delText>
              </w:r>
            </w:del>
          </w:p>
          <w:p w14:paraId="29330C38" w14:textId="15D0B0FF" w:rsidR="00E67C42" w:rsidRPr="007A4AFC" w:rsidDel="00A75F71" w:rsidRDefault="00E67C42" w:rsidP="008C0870">
            <w:pPr>
              <w:widowControl w:val="0"/>
              <w:autoSpaceDE w:val="0"/>
              <w:autoSpaceDN w:val="0"/>
              <w:adjustRightInd w:val="0"/>
              <w:spacing w:line="240" w:lineRule="auto"/>
              <w:rPr>
                <w:del w:id="16725" w:author="Dr Mamadou SANOGO" w:date="2023-10-25T17:45:00Z"/>
                <w:color w:val="000000" w:themeColor="text1"/>
                <w:sz w:val="20"/>
                <w:szCs w:val="20"/>
                <w:lang w:val="fr-ML"/>
                <w:rPrChange w:id="16726" w:author="Dr Mamadou SANOGO" w:date="2023-10-25T18:15:00Z">
                  <w:rPr>
                    <w:del w:id="16727" w:author="Dr Mamadou SANOGO" w:date="2023-10-25T17:45:00Z"/>
                    <w:sz w:val="20"/>
                    <w:szCs w:val="20"/>
                    <w:lang w:val="fr-ML"/>
                  </w:rPr>
                </w:rPrChange>
              </w:rPr>
            </w:pPr>
          </w:p>
          <w:p w14:paraId="72C76F60" w14:textId="0222F52A" w:rsidR="008C0870" w:rsidRPr="007A4AFC" w:rsidDel="00A75F71" w:rsidRDefault="008C0870" w:rsidP="008C0870">
            <w:pPr>
              <w:widowControl w:val="0"/>
              <w:autoSpaceDE w:val="0"/>
              <w:autoSpaceDN w:val="0"/>
              <w:adjustRightInd w:val="0"/>
              <w:spacing w:line="240" w:lineRule="auto"/>
              <w:rPr>
                <w:del w:id="16728" w:author="Dr Mamadou SANOGO" w:date="2023-10-25T17:45:00Z"/>
                <w:color w:val="000000" w:themeColor="text1"/>
                <w:sz w:val="20"/>
                <w:szCs w:val="20"/>
                <w:lang w:val="fr-ML"/>
                <w:rPrChange w:id="16729" w:author="Dr Mamadou SANOGO" w:date="2023-10-25T18:15:00Z">
                  <w:rPr>
                    <w:del w:id="16730" w:author="Dr Mamadou SANOGO" w:date="2023-10-25T17:45:00Z"/>
                    <w:sz w:val="20"/>
                    <w:szCs w:val="20"/>
                    <w:lang w:val="fr-ML"/>
                  </w:rPr>
                </w:rPrChange>
              </w:rPr>
            </w:pPr>
          </w:p>
          <w:p w14:paraId="6D02A753" w14:textId="244A0B17" w:rsidR="00E67C42" w:rsidRPr="007A4AFC" w:rsidDel="00A75F71" w:rsidRDefault="00E67C42" w:rsidP="008C0870">
            <w:pPr>
              <w:widowControl w:val="0"/>
              <w:autoSpaceDE w:val="0"/>
              <w:autoSpaceDN w:val="0"/>
              <w:adjustRightInd w:val="0"/>
              <w:spacing w:line="240" w:lineRule="auto"/>
              <w:ind w:left="105"/>
              <w:rPr>
                <w:del w:id="16731" w:author="Dr Mamadou SANOGO" w:date="2023-10-25T17:45:00Z"/>
                <w:color w:val="000000" w:themeColor="text1"/>
                <w:sz w:val="20"/>
                <w:szCs w:val="20"/>
                <w:rPrChange w:id="16732" w:author="Dr Mamadou SANOGO" w:date="2023-10-25T18:15:00Z">
                  <w:rPr>
                    <w:del w:id="16733" w:author="Dr Mamadou SANOGO" w:date="2023-10-25T17:45:00Z"/>
                    <w:sz w:val="20"/>
                    <w:szCs w:val="20"/>
                  </w:rPr>
                </w:rPrChange>
              </w:rPr>
            </w:pPr>
            <w:del w:id="16734" w:author="Dr Mamadou SANOGO" w:date="2023-10-25T17:45:00Z">
              <w:r w:rsidRPr="007A4AFC" w:rsidDel="00A75F71">
                <w:rPr>
                  <w:color w:val="000000" w:themeColor="text1"/>
                  <w:sz w:val="20"/>
                  <w:szCs w:val="20"/>
                  <w:lang w:val="fr-ML"/>
                  <w:rPrChange w:id="16735" w:author="Dr Mamadou SANOGO" w:date="2023-10-25T18:15:00Z">
                    <w:rPr>
                      <w:sz w:val="20"/>
                      <w:szCs w:val="20"/>
                      <w:lang w:val="fr-ML"/>
                    </w:rPr>
                  </w:rPrChange>
                </w:rPr>
                <w:delText xml:space="preserve">- Programme informatique développé par </w:delText>
              </w:r>
              <w:r w:rsidR="008C0870" w:rsidRPr="007A4AFC" w:rsidDel="00A75F71">
                <w:rPr>
                  <w:color w:val="000000" w:themeColor="text1"/>
                  <w:sz w:val="20"/>
                  <w:szCs w:val="20"/>
                  <w:lang w:val="fr-ML"/>
                  <w:rPrChange w:id="16736" w:author="Dr Mamadou SANOGO" w:date="2023-10-25T18:15:00Z">
                    <w:rPr>
                      <w:sz w:val="20"/>
                      <w:szCs w:val="20"/>
                      <w:lang w:val="fr-ML"/>
                    </w:rPr>
                  </w:rPrChange>
                </w:rPr>
                <w:delText xml:space="preserve">le service </w:delText>
              </w:r>
              <w:r w:rsidR="005A1EE1" w:rsidRPr="007A4AFC" w:rsidDel="00A75F71">
                <w:rPr>
                  <w:color w:val="000000" w:themeColor="text1"/>
                  <w:sz w:val="20"/>
                  <w:szCs w:val="20"/>
                  <w:lang w:val="fr-ML"/>
                  <w:rPrChange w:id="16737" w:author="Dr Mamadou SANOGO" w:date="2023-10-25T18:15:00Z">
                    <w:rPr>
                      <w:sz w:val="20"/>
                      <w:szCs w:val="20"/>
                      <w:lang w:val="fr-ML"/>
                    </w:rPr>
                  </w:rPrChange>
                </w:rPr>
                <w:delText>informatique, testé</w:delText>
              </w:r>
              <w:r w:rsidRPr="007A4AFC" w:rsidDel="00A75F71">
                <w:rPr>
                  <w:color w:val="000000" w:themeColor="text1"/>
                  <w:sz w:val="20"/>
                  <w:szCs w:val="20"/>
                  <w:lang w:val="fr-ML"/>
                  <w:rPrChange w:id="16738" w:author="Dr Mamadou SANOGO" w:date="2023-10-25T18:15:00Z">
                    <w:rPr>
                      <w:sz w:val="20"/>
                      <w:szCs w:val="20"/>
                      <w:lang w:val="fr-ML"/>
                    </w:rPr>
                  </w:rPrChange>
                </w:rPr>
                <w:delText xml:space="preserve"> dès novembre 20</w:delText>
              </w:r>
              <w:r w:rsidR="008C0870" w:rsidRPr="007A4AFC" w:rsidDel="00A75F71">
                <w:rPr>
                  <w:color w:val="000000" w:themeColor="text1"/>
                  <w:sz w:val="20"/>
                  <w:szCs w:val="20"/>
                  <w:lang w:val="fr-ML"/>
                  <w:rPrChange w:id="16739" w:author="Dr Mamadou SANOGO" w:date="2023-10-25T18:15:00Z">
                    <w:rPr>
                      <w:sz w:val="20"/>
                      <w:szCs w:val="20"/>
                      <w:lang w:val="fr-ML"/>
                    </w:rPr>
                  </w:rPrChange>
                </w:rPr>
                <w:delText>23</w:delText>
              </w:r>
            </w:del>
          </w:p>
        </w:tc>
        <w:tc>
          <w:tcPr>
            <w:tcW w:w="1897" w:type="dxa"/>
          </w:tcPr>
          <w:p w14:paraId="0746B029" w14:textId="7F78D3E0" w:rsidR="006C5E5B" w:rsidRPr="007A4AFC" w:rsidDel="00A75F71" w:rsidRDefault="006C5E5B" w:rsidP="006C5E5B">
            <w:pPr>
              <w:widowControl w:val="0"/>
              <w:autoSpaceDE w:val="0"/>
              <w:autoSpaceDN w:val="0"/>
              <w:adjustRightInd w:val="0"/>
              <w:spacing w:line="240" w:lineRule="auto"/>
              <w:ind w:left="100"/>
              <w:rPr>
                <w:del w:id="16740" w:author="Dr Mamadou SANOGO" w:date="2023-10-25T17:45:00Z"/>
                <w:color w:val="000000" w:themeColor="text1"/>
                <w:sz w:val="20"/>
                <w:szCs w:val="20"/>
                <w:rPrChange w:id="16741" w:author="Dr Mamadou SANOGO" w:date="2023-10-25T18:15:00Z">
                  <w:rPr>
                    <w:del w:id="16742" w:author="Dr Mamadou SANOGO" w:date="2023-10-25T17:45:00Z"/>
                    <w:sz w:val="20"/>
                    <w:szCs w:val="20"/>
                  </w:rPr>
                </w:rPrChange>
              </w:rPr>
            </w:pPr>
            <w:del w:id="16743" w:author="Dr Mamadou SANOGO" w:date="2023-10-25T17:45:00Z">
              <w:r w:rsidRPr="007A4AFC" w:rsidDel="00A75F71">
                <w:rPr>
                  <w:color w:val="000000" w:themeColor="text1"/>
                  <w:sz w:val="20"/>
                  <w:szCs w:val="20"/>
                  <w:rPrChange w:id="16744" w:author="Dr Mamadou SANOGO" w:date="2023-10-25T18:15:00Z">
                    <w:rPr>
                      <w:sz w:val="20"/>
                      <w:szCs w:val="20"/>
                    </w:rPr>
                  </w:rPrChange>
                </w:rPr>
                <w:delText>Rentrée</w:delText>
              </w:r>
              <w:r w:rsidR="008C0870" w:rsidRPr="007A4AFC" w:rsidDel="00A75F71">
                <w:rPr>
                  <w:color w:val="000000" w:themeColor="text1"/>
                  <w:sz w:val="20"/>
                  <w:szCs w:val="20"/>
                  <w:rPrChange w:id="16745" w:author="Dr Mamadou SANOGO" w:date="2023-10-25T18:15:00Z">
                    <w:rPr>
                      <w:sz w:val="20"/>
                      <w:szCs w:val="20"/>
                    </w:rPr>
                  </w:rPrChange>
                </w:rPr>
                <w:delText xml:space="preserve"> Octobre 2024</w:delText>
              </w:r>
            </w:del>
          </w:p>
          <w:p w14:paraId="712C5D18" w14:textId="59652A57" w:rsidR="00E67C42" w:rsidRPr="007A4AFC" w:rsidDel="00A75F71" w:rsidRDefault="00E67C42" w:rsidP="00E67C42">
            <w:pPr>
              <w:widowControl w:val="0"/>
              <w:autoSpaceDE w:val="0"/>
              <w:autoSpaceDN w:val="0"/>
              <w:adjustRightInd w:val="0"/>
              <w:spacing w:line="240" w:lineRule="auto"/>
              <w:rPr>
                <w:del w:id="16746" w:author="Dr Mamadou SANOGO" w:date="2023-10-25T17:45:00Z"/>
                <w:color w:val="000000" w:themeColor="text1"/>
                <w:sz w:val="20"/>
                <w:szCs w:val="20"/>
                <w:lang w:val="fr-ML"/>
                <w:rPrChange w:id="16747" w:author="Dr Mamadou SANOGO" w:date="2023-10-25T18:15:00Z">
                  <w:rPr>
                    <w:del w:id="16748" w:author="Dr Mamadou SANOGO" w:date="2023-10-25T17:45:00Z"/>
                    <w:sz w:val="20"/>
                    <w:szCs w:val="20"/>
                    <w:lang w:val="fr-ML"/>
                  </w:rPr>
                </w:rPrChange>
              </w:rPr>
            </w:pPr>
          </w:p>
          <w:p w14:paraId="4DFC5362" w14:textId="19163016" w:rsidR="00E67C42" w:rsidRPr="007A4AFC" w:rsidDel="00A75F71" w:rsidRDefault="00E67C42" w:rsidP="00E67C42">
            <w:pPr>
              <w:widowControl w:val="0"/>
              <w:autoSpaceDE w:val="0"/>
              <w:autoSpaceDN w:val="0"/>
              <w:adjustRightInd w:val="0"/>
              <w:spacing w:line="240" w:lineRule="auto"/>
              <w:rPr>
                <w:del w:id="16749" w:author="Dr Mamadou SANOGO" w:date="2023-10-25T17:45:00Z"/>
                <w:color w:val="000000" w:themeColor="text1"/>
                <w:sz w:val="20"/>
                <w:szCs w:val="20"/>
                <w:lang w:val="fr-ML"/>
                <w:rPrChange w:id="16750" w:author="Dr Mamadou SANOGO" w:date="2023-10-25T18:15:00Z">
                  <w:rPr>
                    <w:del w:id="16751" w:author="Dr Mamadou SANOGO" w:date="2023-10-25T17:45:00Z"/>
                    <w:sz w:val="20"/>
                    <w:szCs w:val="20"/>
                    <w:lang w:val="fr-ML"/>
                  </w:rPr>
                </w:rPrChange>
              </w:rPr>
            </w:pPr>
          </w:p>
          <w:p w14:paraId="6417C592" w14:textId="033F85BA" w:rsidR="00E67C42" w:rsidRPr="007A4AFC" w:rsidDel="00A75F71" w:rsidRDefault="00E67C42" w:rsidP="00E67C42">
            <w:pPr>
              <w:widowControl w:val="0"/>
              <w:autoSpaceDE w:val="0"/>
              <w:autoSpaceDN w:val="0"/>
              <w:adjustRightInd w:val="0"/>
              <w:spacing w:line="240" w:lineRule="auto"/>
              <w:rPr>
                <w:del w:id="16752" w:author="Dr Mamadou SANOGO" w:date="2023-10-25T17:45:00Z"/>
                <w:color w:val="000000" w:themeColor="text1"/>
                <w:sz w:val="20"/>
                <w:szCs w:val="20"/>
                <w:lang w:val="fr-ML"/>
                <w:rPrChange w:id="16753" w:author="Dr Mamadou SANOGO" w:date="2023-10-25T18:15:00Z">
                  <w:rPr>
                    <w:del w:id="16754" w:author="Dr Mamadou SANOGO" w:date="2023-10-25T17:45:00Z"/>
                    <w:sz w:val="20"/>
                    <w:szCs w:val="20"/>
                    <w:lang w:val="fr-ML"/>
                  </w:rPr>
                </w:rPrChange>
              </w:rPr>
            </w:pPr>
          </w:p>
          <w:p w14:paraId="7F034C40" w14:textId="36F9D9DB" w:rsidR="00E67C42" w:rsidRPr="007A4AFC" w:rsidDel="00A75F71" w:rsidRDefault="00E67C42" w:rsidP="00E67C42">
            <w:pPr>
              <w:widowControl w:val="0"/>
              <w:autoSpaceDE w:val="0"/>
              <w:autoSpaceDN w:val="0"/>
              <w:adjustRightInd w:val="0"/>
              <w:spacing w:line="240" w:lineRule="auto"/>
              <w:rPr>
                <w:del w:id="16755" w:author="Dr Mamadou SANOGO" w:date="2023-10-25T17:45:00Z"/>
                <w:color w:val="000000" w:themeColor="text1"/>
                <w:sz w:val="20"/>
                <w:szCs w:val="20"/>
                <w:lang w:val="fr-ML"/>
                <w:rPrChange w:id="16756" w:author="Dr Mamadou SANOGO" w:date="2023-10-25T18:15:00Z">
                  <w:rPr>
                    <w:del w:id="16757" w:author="Dr Mamadou SANOGO" w:date="2023-10-25T17:45:00Z"/>
                    <w:sz w:val="20"/>
                    <w:szCs w:val="20"/>
                    <w:lang w:val="fr-ML"/>
                  </w:rPr>
                </w:rPrChange>
              </w:rPr>
            </w:pPr>
          </w:p>
          <w:p w14:paraId="4D7D87F5" w14:textId="6C03EC8E" w:rsidR="006C5E5B" w:rsidRPr="007A4AFC" w:rsidDel="00A75F71" w:rsidRDefault="006C5E5B" w:rsidP="006C5E5B">
            <w:pPr>
              <w:widowControl w:val="0"/>
              <w:autoSpaceDE w:val="0"/>
              <w:autoSpaceDN w:val="0"/>
              <w:adjustRightInd w:val="0"/>
              <w:spacing w:line="240" w:lineRule="auto"/>
              <w:ind w:left="100"/>
              <w:rPr>
                <w:del w:id="16758" w:author="Dr Mamadou SANOGO" w:date="2023-10-25T17:45:00Z"/>
                <w:color w:val="000000" w:themeColor="text1"/>
                <w:sz w:val="20"/>
                <w:szCs w:val="20"/>
                <w:rPrChange w:id="16759" w:author="Dr Mamadou SANOGO" w:date="2023-10-25T18:15:00Z">
                  <w:rPr>
                    <w:del w:id="16760" w:author="Dr Mamadou SANOGO" w:date="2023-10-25T17:45:00Z"/>
                    <w:sz w:val="20"/>
                    <w:szCs w:val="20"/>
                  </w:rPr>
                </w:rPrChange>
              </w:rPr>
            </w:pPr>
            <w:del w:id="16761" w:author="Dr Mamadou SANOGO" w:date="2023-10-25T17:45:00Z">
              <w:r w:rsidRPr="007A4AFC" w:rsidDel="00A75F71">
                <w:rPr>
                  <w:color w:val="000000" w:themeColor="text1"/>
                  <w:sz w:val="20"/>
                  <w:szCs w:val="20"/>
                  <w:rPrChange w:id="16762" w:author="Dr Mamadou SANOGO" w:date="2023-10-25T18:15:00Z">
                    <w:rPr>
                      <w:sz w:val="20"/>
                      <w:szCs w:val="20"/>
                    </w:rPr>
                  </w:rPrChange>
                </w:rPr>
                <w:delText>Rentrée</w:delText>
              </w:r>
              <w:r w:rsidR="008C0870" w:rsidRPr="007A4AFC" w:rsidDel="00A75F71">
                <w:rPr>
                  <w:color w:val="000000" w:themeColor="text1"/>
                  <w:sz w:val="20"/>
                  <w:szCs w:val="20"/>
                  <w:rPrChange w:id="16763" w:author="Dr Mamadou SANOGO" w:date="2023-10-25T18:15:00Z">
                    <w:rPr>
                      <w:sz w:val="20"/>
                      <w:szCs w:val="20"/>
                    </w:rPr>
                  </w:rPrChange>
                </w:rPr>
                <w:delText xml:space="preserve"> Octobre 2024</w:delText>
              </w:r>
            </w:del>
          </w:p>
          <w:p w14:paraId="0B78EFE2" w14:textId="6D96E2BE" w:rsidR="00E67C42" w:rsidRPr="007A4AFC" w:rsidDel="00A75F71" w:rsidRDefault="00E67C42" w:rsidP="00E67C42">
            <w:pPr>
              <w:widowControl w:val="0"/>
              <w:autoSpaceDE w:val="0"/>
              <w:autoSpaceDN w:val="0"/>
              <w:adjustRightInd w:val="0"/>
              <w:spacing w:line="240" w:lineRule="auto"/>
              <w:rPr>
                <w:del w:id="16764" w:author="Dr Mamadou SANOGO" w:date="2023-10-25T17:45:00Z"/>
                <w:color w:val="000000" w:themeColor="text1"/>
                <w:sz w:val="20"/>
                <w:szCs w:val="20"/>
                <w:lang w:val="fr-ML"/>
                <w:rPrChange w:id="16765" w:author="Dr Mamadou SANOGO" w:date="2023-10-25T18:15:00Z">
                  <w:rPr>
                    <w:del w:id="16766" w:author="Dr Mamadou SANOGO" w:date="2023-10-25T17:45:00Z"/>
                    <w:sz w:val="20"/>
                    <w:szCs w:val="20"/>
                    <w:lang w:val="fr-ML"/>
                  </w:rPr>
                </w:rPrChange>
              </w:rPr>
            </w:pPr>
          </w:p>
          <w:p w14:paraId="39976720" w14:textId="5085873D" w:rsidR="00E67C42" w:rsidRPr="007A4AFC" w:rsidDel="00A75F71" w:rsidRDefault="00E67C42" w:rsidP="00E67C42">
            <w:pPr>
              <w:widowControl w:val="0"/>
              <w:autoSpaceDE w:val="0"/>
              <w:autoSpaceDN w:val="0"/>
              <w:adjustRightInd w:val="0"/>
              <w:spacing w:line="240" w:lineRule="auto"/>
              <w:rPr>
                <w:del w:id="16767" w:author="Dr Mamadou SANOGO" w:date="2023-10-25T17:45:00Z"/>
                <w:color w:val="000000" w:themeColor="text1"/>
                <w:sz w:val="20"/>
                <w:szCs w:val="20"/>
                <w:lang w:val="fr-ML"/>
                <w:rPrChange w:id="16768" w:author="Dr Mamadou SANOGO" w:date="2023-10-25T18:15:00Z">
                  <w:rPr>
                    <w:del w:id="16769" w:author="Dr Mamadou SANOGO" w:date="2023-10-25T17:45:00Z"/>
                    <w:sz w:val="20"/>
                    <w:szCs w:val="20"/>
                    <w:lang w:val="fr-ML"/>
                  </w:rPr>
                </w:rPrChange>
              </w:rPr>
            </w:pPr>
          </w:p>
          <w:p w14:paraId="005C0F0B" w14:textId="2DA1FE83" w:rsidR="00E67C42" w:rsidRPr="007A4AFC" w:rsidDel="00A75F71" w:rsidRDefault="00E67C42" w:rsidP="00E67C42">
            <w:pPr>
              <w:widowControl w:val="0"/>
              <w:autoSpaceDE w:val="0"/>
              <w:autoSpaceDN w:val="0"/>
              <w:adjustRightInd w:val="0"/>
              <w:spacing w:line="240" w:lineRule="auto"/>
              <w:rPr>
                <w:del w:id="16770" w:author="Dr Mamadou SANOGO" w:date="2023-10-25T17:45:00Z"/>
                <w:color w:val="000000" w:themeColor="text1"/>
                <w:sz w:val="20"/>
                <w:szCs w:val="20"/>
                <w:lang w:val="fr-ML"/>
                <w:rPrChange w:id="16771" w:author="Dr Mamadou SANOGO" w:date="2023-10-25T18:15:00Z">
                  <w:rPr>
                    <w:del w:id="16772" w:author="Dr Mamadou SANOGO" w:date="2023-10-25T17:45:00Z"/>
                    <w:sz w:val="20"/>
                    <w:szCs w:val="20"/>
                    <w:lang w:val="fr-ML"/>
                  </w:rPr>
                </w:rPrChange>
              </w:rPr>
            </w:pPr>
          </w:p>
          <w:p w14:paraId="66B9D95C" w14:textId="3AADA8C7" w:rsidR="00E67C42" w:rsidRPr="007A4AFC" w:rsidDel="00A75F71" w:rsidRDefault="00E67C42" w:rsidP="00E67C42">
            <w:pPr>
              <w:widowControl w:val="0"/>
              <w:autoSpaceDE w:val="0"/>
              <w:autoSpaceDN w:val="0"/>
              <w:adjustRightInd w:val="0"/>
              <w:spacing w:line="240" w:lineRule="auto"/>
              <w:rPr>
                <w:del w:id="16773" w:author="Dr Mamadou SANOGO" w:date="2023-10-25T17:45:00Z"/>
                <w:color w:val="000000" w:themeColor="text1"/>
                <w:sz w:val="20"/>
                <w:szCs w:val="20"/>
                <w:lang w:val="fr-ML"/>
                <w:rPrChange w:id="16774" w:author="Dr Mamadou SANOGO" w:date="2023-10-25T18:15:00Z">
                  <w:rPr>
                    <w:del w:id="16775" w:author="Dr Mamadou SANOGO" w:date="2023-10-25T17:45:00Z"/>
                    <w:sz w:val="20"/>
                    <w:szCs w:val="20"/>
                    <w:lang w:val="fr-ML"/>
                  </w:rPr>
                </w:rPrChange>
              </w:rPr>
            </w:pPr>
          </w:p>
          <w:p w14:paraId="02D47964" w14:textId="3330B52F" w:rsidR="00E67C42" w:rsidRPr="007A4AFC" w:rsidDel="00A75F71" w:rsidRDefault="00E67C42" w:rsidP="00E67C42">
            <w:pPr>
              <w:widowControl w:val="0"/>
              <w:autoSpaceDE w:val="0"/>
              <w:autoSpaceDN w:val="0"/>
              <w:adjustRightInd w:val="0"/>
              <w:spacing w:line="240" w:lineRule="auto"/>
              <w:rPr>
                <w:del w:id="16776" w:author="Dr Mamadou SANOGO" w:date="2023-10-25T17:45:00Z"/>
                <w:color w:val="000000" w:themeColor="text1"/>
                <w:sz w:val="20"/>
                <w:szCs w:val="20"/>
                <w:lang w:val="fr-ML"/>
                <w:rPrChange w:id="16777" w:author="Dr Mamadou SANOGO" w:date="2023-10-25T18:15:00Z">
                  <w:rPr>
                    <w:del w:id="16778" w:author="Dr Mamadou SANOGO" w:date="2023-10-25T17:45:00Z"/>
                    <w:sz w:val="20"/>
                    <w:szCs w:val="20"/>
                    <w:lang w:val="fr-ML"/>
                  </w:rPr>
                </w:rPrChange>
              </w:rPr>
            </w:pPr>
          </w:p>
          <w:p w14:paraId="2C41A076" w14:textId="6EA38C36" w:rsidR="00E67C42" w:rsidRPr="007A4AFC" w:rsidDel="00A75F71" w:rsidRDefault="00E67C42" w:rsidP="00E67C42">
            <w:pPr>
              <w:widowControl w:val="0"/>
              <w:autoSpaceDE w:val="0"/>
              <w:autoSpaceDN w:val="0"/>
              <w:adjustRightInd w:val="0"/>
              <w:spacing w:line="240" w:lineRule="auto"/>
              <w:rPr>
                <w:del w:id="16779" w:author="Dr Mamadou SANOGO" w:date="2023-10-25T17:45:00Z"/>
                <w:color w:val="000000" w:themeColor="text1"/>
                <w:sz w:val="20"/>
                <w:szCs w:val="20"/>
                <w:lang w:val="fr-ML"/>
                <w:rPrChange w:id="16780" w:author="Dr Mamadou SANOGO" w:date="2023-10-25T18:15:00Z">
                  <w:rPr>
                    <w:del w:id="16781" w:author="Dr Mamadou SANOGO" w:date="2023-10-25T17:45:00Z"/>
                    <w:sz w:val="20"/>
                    <w:szCs w:val="20"/>
                    <w:lang w:val="fr-ML"/>
                  </w:rPr>
                </w:rPrChange>
              </w:rPr>
            </w:pPr>
          </w:p>
          <w:p w14:paraId="183CC6F2" w14:textId="1346E00B" w:rsidR="008C0870" w:rsidRPr="007A4AFC" w:rsidDel="00A75F71" w:rsidRDefault="008C0870" w:rsidP="00E67C42">
            <w:pPr>
              <w:widowControl w:val="0"/>
              <w:autoSpaceDE w:val="0"/>
              <w:autoSpaceDN w:val="0"/>
              <w:adjustRightInd w:val="0"/>
              <w:spacing w:line="240" w:lineRule="auto"/>
              <w:rPr>
                <w:del w:id="16782" w:author="Dr Mamadou SANOGO" w:date="2023-10-25T17:45:00Z"/>
                <w:color w:val="000000" w:themeColor="text1"/>
                <w:sz w:val="20"/>
                <w:szCs w:val="20"/>
                <w:lang w:val="fr-ML"/>
                <w:rPrChange w:id="16783" w:author="Dr Mamadou SANOGO" w:date="2023-10-25T18:15:00Z">
                  <w:rPr>
                    <w:del w:id="16784" w:author="Dr Mamadou SANOGO" w:date="2023-10-25T17:45:00Z"/>
                    <w:sz w:val="20"/>
                    <w:szCs w:val="20"/>
                    <w:lang w:val="fr-ML"/>
                  </w:rPr>
                </w:rPrChange>
              </w:rPr>
            </w:pPr>
          </w:p>
          <w:p w14:paraId="19DA009C" w14:textId="2A0911EF" w:rsidR="00E67C42" w:rsidRPr="007A4AFC" w:rsidDel="00A75F71" w:rsidRDefault="008C0870" w:rsidP="008C0870">
            <w:pPr>
              <w:widowControl w:val="0"/>
              <w:autoSpaceDE w:val="0"/>
              <w:autoSpaceDN w:val="0"/>
              <w:adjustRightInd w:val="0"/>
              <w:spacing w:line="240" w:lineRule="auto"/>
              <w:ind w:left="100"/>
              <w:rPr>
                <w:del w:id="16785" w:author="Dr Mamadou SANOGO" w:date="2023-10-25T17:45:00Z"/>
                <w:color w:val="000000" w:themeColor="text1"/>
                <w:sz w:val="20"/>
                <w:szCs w:val="20"/>
                <w:rPrChange w:id="16786" w:author="Dr Mamadou SANOGO" w:date="2023-10-25T18:15:00Z">
                  <w:rPr>
                    <w:del w:id="16787" w:author="Dr Mamadou SANOGO" w:date="2023-10-25T17:45:00Z"/>
                    <w:sz w:val="20"/>
                    <w:szCs w:val="20"/>
                  </w:rPr>
                </w:rPrChange>
              </w:rPr>
            </w:pPr>
            <w:del w:id="16788" w:author="Dr Mamadou SANOGO" w:date="2023-10-25T17:45:00Z">
              <w:r w:rsidRPr="007A4AFC" w:rsidDel="00A75F71">
                <w:rPr>
                  <w:color w:val="000000" w:themeColor="text1"/>
                  <w:sz w:val="20"/>
                  <w:szCs w:val="20"/>
                  <w:rPrChange w:id="16789" w:author="Dr Mamadou SANOGO" w:date="2023-10-25T18:15:00Z">
                    <w:rPr>
                      <w:sz w:val="20"/>
                      <w:szCs w:val="20"/>
                    </w:rPr>
                  </w:rPrChange>
                </w:rPr>
                <w:delText>Rentrée Octobre 2024</w:delText>
              </w:r>
            </w:del>
          </w:p>
        </w:tc>
        <w:tc>
          <w:tcPr>
            <w:tcW w:w="3202" w:type="dxa"/>
          </w:tcPr>
          <w:p w14:paraId="068DA6D8" w14:textId="37C5A4D3" w:rsidR="00E67C42" w:rsidRPr="007A4AFC" w:rsidDel="00A75F71" w:rsidRDefault="00E67C42" w:rsidP="00E67C42">
            <w:pPr>
              <w:widowControl w:val="0"/>
              <w:autoSpaceDE w:val="0"/>
              <w:autoSpaceDN w:val="0"/>
              <w:adjustRightInd w:val="0"/>
              <w:spacing w:line="240" w:lineRule="auto"/>
              <w:ind w:left="100"/>
              <w:rPr>
                <w:del w:id="16790" w:author="Dr Mamadou SANOGO" w:date="2023-10-25T17:45:00Z"/>
                <w:color w:val="000000" w:themeColor="text1"/>
                <w:sz w:val="20"/>
                <w:szCs w:val="20"/>
                <w:lang w:val="fr-ML"/>
                <w:rPrChange w:id="16791" w:author="Dr Mamadou SANOGO" w:date="2023-10-25T18:15:00Z">
                  <w:rPr>
                    <w:del w:id="16792" w:author="Dr Mamadou SANOGO" w:date="2023-10-25T17:45:00Z"/>
                    <w:sz w:val="20"/>
                    <w:szCs w:val="20"/>
                    <w:lang w:val="fr-ML"/>
                  </w:rPr>
                </w:rPrChange>
              </w:rPr>
            </w:pPr>
            <w:del w:id="16793" w:author="Dr Mamadou SANOGO" w:date="2023-10-25T17:45:00Z">
              <w:r w:rsidRPr="007A4AFC" w:rsidDel="00A75F71">
                <w:rPr>
                  <w:color w:val="000000" w:themeColor="text1"/>
                  <w:sz w:val="20"/>
                  <w:szCs w:val="20"/>
                  <w:rPrChange w:id="16794" w:author="Dr Mamadou SANOGO" w:date="2023-10-25T18:15:00Z">
                    <w:rPr>
                      <w:sz w:val="20"/>
                      <w:szCs w:val="20"/>
                    </w:rPr>
                  </w:rPrChange>
                </w:rPr>
                <w:delText>- Vérification des supports</w:delText>
              </w:r>
              <w:r w:rsidR="006C5E5B" w:rsidRPr="007A4AFC" w:rsidDel="00A75F71">
                <w:rPr>
                  <w:color w:val="000000" w:themeColor="text1"/>
                  <w:sz w:val="20"/>
                  <w:szCs w:val="20"/>
                  <w:rPrChange w:id="16795" w:author="Dr Mamadou SANOGO" w:date="2023-10-25T18:15:00Z">
                    <w:rPr>
                      <w:sz w:val="20"/>
                      <w:szCs w:val="20"/>
                    </w:rPr>
                  </w:rPrChange>
                </w:rPr>
                <w:delText xml:space="preserve"> </w:delText>
              </w:r>
              <w:r w:rsidRPr="007A4AFC" w:rsidDel="00A75F71">
                <w:rPr>
                  <w:color w:val="000000" w:themeColor="text1"/>
                  <w:sz w:val="20"/>
                  <w:szCs w:val="20"/>
                  <w:lang w:val="fr-ML"/>
                  <w:rPrChange w:id="16796" w:author="Dr Mamadou SANOGO" w:date="2023-10-25T18:15:00Z">
                    <w:rPr>
                      <w:sz w:val="20"/>
                      <w:szCs w:val="20"/>
                      <w:lang w:val="fr-ML"/>
                    </w:rPr>
                  </w:rPrChange>
                </w:rPr>
                <w:delText>par</w:delText>
              </w:r>
              <w:r w:rsidR="006C5E5B" w:rsidRPr="007A4AFC" w:rsidDel="00A75F71">
                <w:rPr>
                  <w:color w:val="000000" w:themeColor="text1"/>
                  <w:sz w:val="20"/>
                  <w:szCs w:val="20"/>
                  <w:lang w:val="fr-ML"/>
                  <w:rPrChange w:id="16797" w:author="Dr Mamadou SANOGO" w:date="2023-10-25T18:15:00Z">
                    <w:rPr>
                      <w:sz w:val="20"/>
                      <w:szCs w:val="20"/>
                      <w:lang w:val="fr-ML"/>
                    </w:rPr>
                  </w:rPrChange>
                </w:rPr>
                <w:delText xml:space="preserve"> la C</w:delText>
              </w:r>
              <w:r w:rsidR="005A1EE1" w:rsidRPr="007A4AFC" w:rsidDel="00A75F71">
                <w:rPr>
                  <w:color w:val="000000" w:themeColor="text1"/>
                  <w:sz w:val="20"/>
                  <w:szCs w:val="20"/>
                  <w:lang w:val="fr-ML"/>
                  <w:rPrChange w:id="16798" w:author="Dr Mamadou SANOGO" w:date="2023-10-25T18:15:00Z">
                    <w:rPr>
                      <w:sz w:val="20"/>
                      <w:szCs w:val="20"/>
                      <w:lang w:val="fr-ML"/>
                    </w:rPr>
                  </w:rPrChange>
                </w:rPr>
                <w:delText>ommission d’évaluation</w:delText>
              </w:r>
            </w:del>
          </w:p>
          <w:p w14:paraId="034652C3" w14:textId="3451041A" w:rsidR="00E67C42" w:rsidRPr="007A4AFC" w:rsidDel="00A75F71" w:rsidRDefault="00E67C42" w:rsidP="00E67C42">
            <w:pPr>
              <w:widowControl w:val="0"/>
              <w:autoSpaceDE w:val="0"/>
              <w:autoSpaceDN w:val="0"/>
              <w:adjustRightInd w:val="0"/>
              <w:spacing w:line="240" w:lineRule="auto"/>
              <w:rPr>
                <w:del w:id="16799" w:author="Dr Mamadou SANOGO" w:date="2023-10-25T17:45:00Z"/>
                <w:color w:val="000000" w:themeColor="text1"/>
                <w:sz w:val="20"/>
                <w:szCs w:val="20"/>
                <w:lang w:val="fr-ML"/>
                <w:rPrChange w:id="16800" w:author="Dr Mamadou SANOGO" w:date="2023-10-25T18:15:00Z">
                  <w:rPr>
                    <w:del w:id="16801" w:author="Dr Mamadou SANOGO" w:date="2023-10-25T17:45:00Z"/>
                    <w:sz w:val="20"/>
                    <w:szCs w:val="20"/>
                    <w:lang w:val="fr-ML"/>
                  </w:rPr>
                </w:rPrChange>
              </w:rPr>
            </w:pPr>
          </w:p>
          <w:p w14:paraId="3BE1AF59" w14:textId="23171DEF" w:rsidR="00E67C42" w:rsidRPr="007A4AFC" w:rsidDel="00A75F71" w:rsidRDefault="00E67C42" w:rsidP="00E67C42">
            <w:pPr>
              <w:widowControl w:val="0"/>
              <w:autoSpaceDE w:val="0"/>
              <w:autoSpaceDN w:val="0"/>
              <w:adjustRightInd w:val="0"/>
              <w:spacing w:line="240" w:lineRule="auto"/>
              <w:rPr>
                <w:del w:id="16802" w:author="Dr Mamadou SANOGO" w:date="2023-10-25T17:45:00Z"/>
                <w:color w:val="000000" w:themeColor="text1"/>
                <w:sz w:val="20"/>
                <w:szCs w:val="20"/>
                <w:lang w:val="fr-ML"/>
                <w:rPrChange w:id="16803" w:author="Dr Mamadou SANOGO" w:date="2023-10-25T18:15:00Z">
                  <w:rPr>
                    <w:del w:id="16804" w:author="Dr Mamadou SANOGO" w:date="2023-10-25T17:45:00Z"/>
                    <w:sz w:val="20"/>
                    <w:szCs w:val="20"/>
                    <w:lang w:val="fr-ML"/>
                  </w:rPr>
                </w:rPrChange>
              </w:rPr>
            </w:pPr>
          </w:p>
          <w:p w14:paraId="5C10BF20" w14:textId="48E40E0D" w:rsidR="00E67C42" w:rsidRPr="007A4AFC" w:rsidDel="00A75F71" w:rsidRDefault="00E67C42" w:rsidP="00E67C42">
            <w:pPr>
              <w:widowControl w:val="0"/>
              <w:autoSpaceDE w:val="0"/>
              <w:autoSpaceDN w:val="0"/>
              <w:adjustRightInd w:val="0"/>
              <w:spacing w:line="240" w:lineRule="auto"/>
              <w:rPr>
                <w:del w:id="16805" w:author="Dr Mamadou SANOGO" w:date="2023-10-25T17:45:00Z"/>
                <w:color w:val="000000" w:themeColor="text1"/>
                <w:sz w:val="20"/>
                <w:szCs w:val="20"/>
                <w:lang w:val="fr-ML"/>
                <w:rPrChange w:id="16806" w:author="Dr Mamadou SANOGO" w:date="2023-10-25T18:15:00Z">
                  <w:rPr>
                    <w:del w:id="16807" w:author="Dr Mamadou SANOGO" w:date="2023-10-25T17:45:00Z"/>
                    <w:sz w:val="20"/>
                    <w:szCs w:val="20"/>
                    <w:lang w:val="fr-ML"/>
                  </w:rPr>
                </w:rPrChange>
              </w:rPr>
            </w:pPr>
          </w:p>
          <w:p w14:paraId="09811EA5" w14:textId="6FFBD359" w:rsidR="00E67C42" w:rsidRPr="007A4AFC" w:rsidDel="00A75F71" w:rsidRDefault="00E67C42" w:rsidP="00E67C42">
            <w:pPr>
              <w:widowControl w:val="0"/>
              <w:autoSpaceDE w:val="0"/>
              <w:autoSpaceDN w:val="0"/>
              <w:adjustRightInd w:val="0"/>
              <w:spacing w:line="240" w:lineRule="auto"/>
              <w:rPr>
                <w:del w:id="16808" w:author="Dr Mamadou SANOGO" w:date="2023-10-25T17:45:00Z"/>
                <w:color w:val="000000" w:themeColor="text1"/>
                <w:sz w:val="20"/>
                <w:szCs w:val="20"/>
                <w:lang w:val="fr-ML"/>
                <w:rPrChange w:id="16809" w:author="Dr Mamadou SANOGO" w:date="2023-10-25T18:15:00Z">
                  <w:rPr>
                    <w:del w:id="16810" w:author="Dr Mamadou SANOGO" w:date="2023-10-25T17:45:00Z"/>
                    <w:sz w:val="20"/>
                    <w:szCs w:val="20"/>
                    <w:lang w:val="fr-ML"/>
                  </w:rPr>
                </w:rPrChange>
              </w:rPr>
            </w:pPr>
          </w:p>
          <w:p w14:paraId="3981689F" w14:textId="2BDBD83F" w:rsidR="00E67C42" w:rsidRPr="007A4AFC" w:rsidDel="00A75F71" w:rsidRDefault="00E67C42" w:rsidP="00E67C42">
            <w:pPr>
              <w:widowControl w:val="0"/>
              <w:autoSpaceDE w:val="0"/>
              <w:autoSpaceDN w:val="0"/>
              <w:adjustRightInd w:val="0"/>
              <w:spacing w:line="240" w:lineRule="auto"/>
              <w:ind w:left="100" w:right="92"/>
              <w:rPr>
                <w:del w:id="16811" w:author="Dr Mamadou SANOGO" w:date="2023-10-25T17:45:00Z"/>
                <w:color w:val="000000" w:themeColor="text1"/>
                <w:sz w:val="20"/>
                <w:szCs w:val="20"/>
                <w:lang w:val="fr-ML"/>
                <w:rPrChange w:id="16812" w:author="Dr Mamadou SANOGO" w:date="2023-10-25T18:15:00Z">
                  <w:rPr>
                    <w:del w:id="16813" w:author="Dr Mamadou SANOGO" w:date="2023-10-25T17:45:00Z"/>
                    <w:sz w:val="20"/>
                    <w:szCs w:val="20"/>
                    <w:lang w:val="fr-ML"/>
                  </w:rPr>
                </w:rPrChange>
              </w:rPr>
            </w:pPr>
            <w:del w:id="16814" w:author="Dr Mamadou SANOGO" w:date="2023-10-25T17:45:00Z">
              <w:r w:rsidRPr="007A4AFC" w:rsidDel="00A75F71">
                <w:rPr>
                  <w:color w:val="000000" w:themeColor="text1"/>
                  <w:sz w:val="20"/>
                  <w:szCs w:val="20"/>
                  <w:lang w:val="fr-ML"/>
                  <w:rPrChange w:id="16815" w:author="Dr Mamadou SANOGO" w:date="2023-10-25T18:15:00Z">
                    <w:rPr>
                      <w:sz w:val="20"/>
                      <w:szCs w:val="20"/>
                      <w:lang w:val="fr-ML"/>
                    </w:rPr>
                  </w:rPrChange>
                </w:rPr>
                <w:delText>Une grille d’analyse pour l’encadrement des mémoires peut être</w:delText>
              </w:r>
              <w:r w:rsidR="005A1EE1" w:rsidRPr="007A4AFC" w:rsidDel="00A75F71">
                <w:rPr>
                  <w:color w:val="000000" w:themeColor="text1"/>
                  <w:sz w:val="20"/>
                  <w:szCs w:val="20"/>
                  <w:lang w:val="fr-ML"/>
                  <w:rPrChange w:id="16816" w:author="Dr Mamadou SANOGO" w:date="2023-10-25T18:15:00Z">
                    <w:rPr>
                      <w:sz w:val="20"/>
                      <w:szCs w:val="20"/>
                      <w:lang w:val="fr-ML"/>
                    </w:rPr>
                  </w:rPrChange>
                </w:rPr>
                <w:delText xml:space="preserve"> réalisée avec le soutien du comité de soutien</w:delText>
              </w:r>
            </w:del>
          </w:p>
          <w:p w14:paraId="34977CF2" w14:textId="257DA053" w:rsidR="00E67C42" w:rsidRPr="007A4AFC" w:rsidDel="00A75F71" w:rsidRDefault="00E67C42" w:rsidP="00E67C42">
            <w:pPr>
              <w:widowControl w:val="0"/>
              <w:autoSpaceDE w:val="0"/>
              <w:autoSpaceDN w:val="0"/>
              <w:adjustRightInd w:val="0"/>
              <w:spacing w:line="240" w:lineRule="auto"/>
              <w:ind w:left="100" w:right="264"/>
              <w:rPr>
                <w:del w:id="16817" w:author="Dr Mamadou SANOGO" w:date="2023-10-25T17:45:00Z"/>
                <w:color w:val="000000" w:themeColor="text1"/>
                <w:sz w:val="20"/>
                <w:szCs w:val="20"/>
                <w:lang w:val="fr-ML"/>
                <w:rPrChange w:id="16818" w:author="Dr Mamadou SANOGO" w:date="2023-10-25T18:15:00Z">
                  <w:rPr>
                    <w:del w:id="16819" w:author="Dr Mamadou SANOGO" w:date="2023-10-25T17:45:00Z"/>
                    <w:sz w:val="20"/>
                    <w:szCs w:val="20"/>
                    <w:lang w:val="fr-ML"/>
                  </w:rPr>
                </w:rPrChange>
              </w:rPr>
            </w:pPr>
            <w:del w:id="16820" w:author="Dr Mamadou SANOGO" w:date="2023-10-25T17:45:00Z">
              <w:r w:rsidRPr="007A4AFC" w:rsidDel="00A75F71">
                <w:rPr>
                  <w:color w:val="000000" w:themeColor="text1"/>
                  <w:sz w:val="20"/>
                  <w:szCs w:val="20"/>
                  <w:lang w:val="fr-ML"/>
                  <w:rPrChange w:id="16821"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5F7C56BC" w:rsidR="00E67C42" w:rsidRPr="007A4AFC" w:rsidDel="00A75F71" w:rsidRDefault="00E67C42" w:rsidP="00E67C42">
            <w:pPr>
              <w:widowControl w:val="0"/>
              <w:autoSpaceDE w:val="0"/>
              <w:autoSpaceDN w:val="0"/>
              <w:adjustRightInd w:val="0"/>
              <w:spacing w:line="240" w:lineRule="auto"/>
              <w:rPr>
                <w:del w:id="16822" w:author="Dr Mamadou SANOGO" w:date="2023-10-25T17:45:00Z"/>
                <w:color w:val="000000" w:themeColor="text1"/>
                <w:sz w:val="20"/>
                <w:szCs w:val="20"/>
                <w:lang w:val="fr-ML"/>
                <w:rPrChange w:id="16823" w:author="Dr Mamadou SANOGO" w:date="2023-10-25T18:15:00Z">
                  <w:rPr>
                    <w:del w:id="16824" w:author="Dr Mamadou SANOGO" w:date="2023-10-25T17:45:00Z"/>
                    <w:sz w:val="20"/>
                    <w:szCs w:val="20"/>
                    <w:lang w:val="fr-ML"/>
                  </w:rPr>
                </w:rPrChange>
              </w:rPr>
            </w:pPr>
          </w:p>
          <w:p w14:paraId="5B56120C" w14:textId="5B273973" w:rsidR="00E67C42" w:rsidRPr="007A4AFC" w:rsidDel="00A75F71" w:rsidRDefault="00E67C42" w:rsidP="00E67C42">
            <w:pPr>
              <w:widowControl w:val="0"/>
              <w:autoSpaceDE w:val="0"/>
              <w:autoSpaceDN w:val="0"/>
              <w:adjustRightInd w:val="0"/>
              <w:spacing w:line="240" w:lineRule="auto"/>
              <w:ind w:left="100" w:right="85"/>
              <w:rPr>
                <w:del w:id="16825" w:author="Dr Mamadou SANOGO" w:date="2023-10-25T17:45:00Z"/>
                <w:color w:val="000000" w:themeColor="text1"/>
                <w:sz w:val="20"/>
                <w:szCs w:val="20"/>
                <w:rPrChange w:id="16826" w:author="Dr Mamadou SANOGO" w:date="2023-10-25T18:15:00Z">
                  <w:rPr>
                    <w:del w:id="16827" w:author="Dr Mamadou SANOGO" w:date="2023-10-25T17:45:00Z"/>
                    <w:sz w:val="20"/>
                    <w:szCs w:val="20"/>
                  </w:rPr>
                </w:rPrChange>
              </w:rPr>
            </w:pPr>
            <w:del w:id="16828" w:author="Dr Mamadou SANOGO" w:date="2023-10-25T17:45:00Z">
              <w:r w:rsidRPr="007A4AFC" w:rsidDel="00A75F71">
                <w:rPr>
                  <w:color w:val="000000" w:themeColor="text1"/>
                  <w:sz w:val="20"/>
                  <w:szCs w:val="20"/>
                  <w:lang w:val="fr-ML"/>
                  <w:rPrChange w:id="16829"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7B5E5211" w:rsidR="00E67C42" w:rsidRPr="007A4AFC" w:rsidDel="00A75F71" w:rsidRDefault="00E67C42" w:rsidP="001C20B8">
      <w:pPr>
        <w:spacing w:line="240" w:lineRule="auto"/>
        <w:ind w:right="9"/>
        <w:rPr>
          <w:del w:id="16830" w:author="Dr Mamadou SANOGO" w:date="2023-10-25T17:45:00Z"/>
          <w:color w:val="000000" w:themeColor="text1"/>
          <w:szCs w:val="24"/>
          <w:lang w:val="fr-ML"/>
          <w:rPrChange w:id="16831" w:author="Dr Mamadou SANOGO" w:date="2023-10-25T18:15:00Z">
            <w:rPr>
              <w:del w:id="16832" w:author="Dr Mamadou SANOGO" w:date="2023-10-25T17:45:00Z"/>
              <w:color w:val="000000"/>
              <w:szCs w:val="24"/>
              <w:lang w:val="fr-ML"/>
            </w:rPr>
          </w:rPrChange>
        </w:rPr>
      </w:pPr>
    </w:p>
    <w:p w14:paraId="20F644E4" w14:textId="6C7F443E" w:rsidR="00E67C42" w:rsidRPr="007A4AFC" w:rsidDel="00A75F71" w:rsidRDefault="00E67C42" w:rsidP="001C20B8">
      <w:pPr>
        <w:spacing w:line="240" w:lineRule="auto"/>
        <w:ind w:right="9"/>
        <w:rPr>
          <w:del w:id="16833" w:author="Dr Mamadou SANOGO" w:date="2023-10-25T17:45:00Z"/>
          <w:color w:val="000000" w:themeColor="text1"/>
          <w:szCs w:val="24"/>
          <w:rPrChange w:id="16834" w:author="Dr Mamadou SANOGO" w:date="2023-10-25T18:15:00Z">
            <w:rPr>
              <w:del w:id="16835" w:author="Dr Mamadou SANOGO" w:date="2023-10-25T17:45:00Z"/>
              <w:color w:val="000000"/>
              <w:szCs w:val="24"/>
            </w:rPr>
          </w:rPrChange>
        </w:rPr>
      </w:pPr>
    </w:p>
    <w:p w14:paraId="687CFF2E" w14:textId="6969F848" w:rsidR="00E67C42" w:rsidRPr="007A4AFC" w:rsidDel="00A75F71" w:rsidRDefault="00E67C42" w:rsidP="001C20B8">
      <w:pPr>
        <w:spacing w:line="240" w:lineRule="auto"/>
        <w:ind w:right="9"/>
        <w:rPr>
          <w:del w:id="16836" w:author="Dr Mamadou SANOGO" w:date="2023-10-25T17:45:00Z"/>
          <w:color w:val="000000" w:themeColor="text1"/>
          <w:szCs w:val="24"/>
          <w:rPrChange w:id="16837" w:author="Dr Mamadou SANOGO" w:date="2023-10-25T18:15:00Z">
            <w:rPr>
              <w:del w:id="16838" w:author="Dr Mamadou SANOGO" w:date="2023-10-25T17:45:00Z"/>
              <w:color w:val="000000"/>
              <w:szCs w:val="24"/>
            </w:rPr>
          </w:rPrChange>
        </w:rPr>
      </w:pPr>
    </w:p>
    <w:p w14:paraId="35E99902" w14:textId="2166C271" w:rsidR="003E7BB3" w:rsidRPr="007A4AFC" w:rsidDel="00A75F71" w:rsidRDefault="003E7BB3" w:rsidP="003E7BB3">
      <w:pPr>
        <w:widowControl w:val="0"/>
        <w:autoSpaceDE w:val="0"/>
        <w:autoSpaceDN w:val="0"/>
        <w:adjustRightInd w:val="0"/>
        <w:spacing w:before="5" w:line="280" w:lineRule="exact"/>
        <w:ind w:right="9"/>
        <w:rPr>
          <w:del w:id="16839" w:author="Dr Mamadou SANOGO" w:date="2023-10-25T17:45:00Z"/>
          <w:color w:val="000000" w:themeColor="text1"/>
          <w:sz w:val="28"/>
          <w:szCs w:val="28"/>
          <w:rPrChange w:id="16840" w:author="Dr Mamadou SANOGO" w:date="2023-10-25T18:15:00Z">
            <w:rPr>
              <w:del w:id="16841" w:author="Dr Mamadou SANOGO" w:date="2023-10-25T17:45:00Z"/>
              <w:color w:val="000000"/>
              <w:sz w:val="28"/>
              <w:szCs w:val="28"/>
            </w:rPr>
          </w:rPrChange>
        </w:rPr>
      </w:pPr>
    </w:p>
    <w:p w14:paraId="5D9FBEDC" w14:textId="7E3E2C2F" w:rsidR="001C20B8" w:rsidRPr="007A4AFC" w:rsidDel="00A75F71" w:rsidRDefault="001C20B8" w:rsidP="003E7BB3">
      <w:pPr>
        <w:widowControl w:val="0"/>
        <w:autoSpaceDE w:val="0"/>
        <w:autoSpaceDN w:val="0"/>
        <w:adjustRightInd w:val="0"/>
        <w:spacing w:before="5" w:line="280" w:lineRule="exact"/>
        <w:ind w:right="9"/>
        <w:rPr>
          <w:del w:id="16842" w:author="Dr Mamadou SANOGO" w:date="2023-10-25T17:45:00Z"/>
          <w:color w:val="000000" w:themeColor="text1"/>
          <w:sz w:val="28"/>
          <w:szCs w:val="28"/>
          <w:rPrChange w:id="16843" w:author="Dr Mamadou SANOGO" w:date="2023-10-25T18:15:00Z">
            <w:rPr>
              <w:del w:id="16844" w:author="Dr Mamadou SANOGO" w:date="2023-10-25T17:45:00Z"/>
              <w:color w:val="000000"/>
              <w:sz w:val="28"/>
              <w:szCs w:val="28"/>
            </w:rPr>
          </w:rPrChange>
        </w:rPr>
        <w:sectPr w:rsidR="001C20B8"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845" w:author="Dr Mamadou SANOGO" w:date="2023-10-27T23:57:00Z">
            <w:sectPr w:rsidR="001C20B8" w:rsidRPr="007A4AFC" w:rsidDel="00A75F71" w:rsidSect="00987FF2">
              <w:pgMar w:top="1417" w:right="1417" w:bottom="1417" w:left="1417" w:header="708" w:footer="708" w:gutter="0"/>
            </w:sectPr>
          </w:sectPrChange>
        </w:sectPr>
      </w:pPr>
    </w:p>
    <w:p w14:paraId="41995C3A" w14:textId="39FCA7A8" w:rsidR="00992464" w:rsidRPr="007A4AFC" w:rsidDel="00A75F71" w:rsidRDefault="00992464" w:rsidP="00992464">
      <w:pPr>
        <w:pStyle w:val="Titre1"/>
        <w:spacing w:before="0" w:line="240" w:lineRule="auto"/>
        <w:jc w:val="center"/>
        <w:rPr>
          <w:del w:id="16846" w:author="Dr Mamadou SANOGO" w:date="2023-10-25T17:45:00Z"/>
          <w:rFonts w:eastAsiaTheme="minorHAnsi" w:cs="Times New Roman"/>
          <w:b w:val="0"/>
          <w:lang w:eastAsia="en-US"/>
          <w:rPrChange w:id="16847" w:author="Dr Mamadou SANOGO" w:date="2023-10-25T18:15:00Z">
            <w:rPr>
              <w:del w:id="16848" w:author="Dr Mamadou SANOGO" w:date="2023-10-25T17:45:00Z"/>
              <w:rFonts w:eastAsiaTheme="minorHAnsi" w:cs="Times New Roman"/>
              <w:b w:val="0"/>
              <w:color w:val="auto"/>
              <w:lang w:eastAsia="en-US"/>
            </w:rPr>
          </w:rPrChange>
        </w:rPr>
      </w:pPr>
      <w:bookmarkStart w:id="16849" w:name="_Toc145944538"/>
      <w:del w:id="16850" w:author="Dr Mamadou SANOGO" w:date="2023-10-25T17:45:00Z">
        <w:r w:rsidRPr="007A4AFC" w:rsidDel="00A75F71">
          <w:rPr>
            <w:rFonts w:eastAsiaTheme="minorHAnsi"/>
            <w:b w:val="0"/>
            <w:lang w:eastAsia="en-US"/>
            <w:rPrChange w:id="16851"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6852"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6853" w:author="Dr Mamadou SANOGO" w:date="2023-10-25T18:15:00Z">
              <w:rPr>
                <w:rFonts w:eastAsiaTheme="minorHAnsi"/>
                <w:b w:val="0"/>
                <w:color w:val="2E74B5" w:themeColor="accent1" w:themeShade="BF"/>
                <w:lang w:eastAsia="en-US"/>
              </w:rPr>
            </w:rPrChange>
          </w:rPr>
          <w:delText>0</w:delText>
        </w:r>
        <w:r w:rsidRPr="007A4AFC" w:rsidDel="00A75F71">
          <w:rPr>
            <w:rFonts w:eastAsiaTheme="minorHAnsi"/>
            <w:b w:val="0"/>
            <w:lang w:eastAsia="en-US"/>
            <w:rPrChange w:id="16854" w:author="Dr Mamadou SANOGO" w:date="2023-10-25T18:15:00Z">
              <w:rPr>
                <w:rFonts w:eastAsiaTheme="minorHAnsi"/>
                <w:b w:val="0"/>
                <w:color w:val="2E74B5" w:themeColor="accent1" w:themeShade="BF"/>
                <w:lang w:eastAsia="en-US"/>
              </w:rPr>
            </w:rPrChange>
          </w:rPr>
          <w:delText> :</w:delText>
        </w:r>
        <w:r w:rsidR="00E67C42" w:rsidRPr="007A4AFC" w:rsidDel="00A75F71">
          <w:rPr>
            <w:rFonts w:eastAsiaTheme="minorHAnsi"/>
            <w:b w:val="0"/>
            <w:lang w:eastAsia="en-US"/>
            <w:rPrChange w:id="16855" w:author="Dr Mamadou SANOGO" w:date="2023-10-25T18:15:00Z">
              <w:rPr>
                <w:rFonts w:eastAsiaTheme="minorHAnsi"/>
                <w:b w:val="0"/>
                <w:color w:val="2E74B5" w:themeColor="accent1" w:themeShade="BF"/>
                <w:lang w:eastAsia="en-US"/>
              </w:rPr>
            </w:rPrChange>
          </w:rPr>
          <w:delText xml:space="preserve"> </w:delText>
        </w:r>
        <w:r w:rsidR="00A94E3F" w:rsidRPr="007A4AFC" w:rsidDel="00A75F71">
          <w:rPr>
            <w:rFonts w:eastAsiaTheme="minorHAnsi"/>
            <w:b w:val="0"/>
            <w:lang w:eastAsia="en-US"/>
            <w:rPrChange w:id="16856" w:author="Dr Mamadou SANOGO" w:date="2023-10-25T18:15:00Z">
              <w:rPr>
                <w:rFonts w:eastAsiaTheme="minorHAnsi"/>
                <w:b w:val="0"/>
                <w:color w:val="2E74B5" w:themeColor="accent1" w:themeShade="BF"/>
                <w:lang w:eastAsia="en-US"/>
              </w:rPr>
            </w:rPrChange>
          </w:rPr>
          <w:delText>Fiche de d</w:delText>
        </w:r>
        <w:r w:rsidRPr="007A4AFC" w:rsidDel="00A75F71">
          <w:rPr>
            <w:rFonts w:eastAsiaTheme="minorHAnsi"/>
            <w:b w:val="0"/>
            <w:lang w:eastAsia="en-US"/>
            <w:rPrChange w:id="16857" w:author="Dr Mamadou SANOGO" w:date="2023-10-25T18:15:00Z">
              <w:rPr>
                <w:rFonts w:eastAsiaTheme="minorHAnsi"/>
                <w:b w:val="0"/>
                <w:color w:val="2E74B5" w:themeColor="accent1" w:themeShade="BF"/>
                <w:lang w:eastAsia="en-US"/>
              </w:rPr>
            </w:rPrChange>
          </w:rPr>
          <w:delText>escription générale du projet</w:delText>
        </w:r>
        <w:bookmarkEnd w:id="16849"/>
      </w:del>
    </w:p>
    <w:p w14:paraId="5A62C7C7" w14:textId="2CB8B7CB" w:rsidR="00992464" w:rsidRPr="007A4AFC" w:rsidDel="00A75F71" w:rsidRDefault="00992464" w:rsidP="00992464">
      <w:pPr>
        <w:tabs>
          <w:tab w:val="left" w:pos="9072"/>
        </w:tabs>
        <w:spacing w:line="240" w:lineRule="auto"/>
        <w:rPr>
          <w:del w:id="16858" w:author="Dr Mamadou SANOGO" w:date="2023-10-25T17:45:00Z"/>
          <w:rFonts w:ascii="Arial" w:hAnsi="Arial" w:cs="Arial"/>
          <w:b/>
          <w:bCs/>
          <w:color w:val="000000" w:themeColor="text1"/>
          <w:sz w:val="20"/>
          <w:szCs w:val="20"/>
          <w:rPrChange w:id="16859" w:author="Dr Mamadou SANOGO" w:date="2023-10-25T18:15:00Z">
            <w:rPr>
              <w:del w:id="16860" w:author="Dr Mamadou SANOGO" w:date="2023-10-25T17:45:00Z"/>
              <w:rFonts w:ascii="Arial" w:hAnsi="Arial" w:cs="Arial"/>
              <w:b/>
              <w:bCs/>
              <w:sz w:val="20"/>
              <w:szCs w:val="20"/>
            </w:rPr>
          </w:rPrChange>
        </w:rPr>
      </w:pPr>
    </w:p>
    <w:p w14:paraId="00FDEEAD" w14:textId="66458553" w:rsidR="00975B74" w:rsidRPr="007A4AFC" w:rsidDel="00A75F71" w:rsidRDefault="00975B74" w:rsidP="00975B74">
      <w:pPr>
        <w:spacing w:line="240" w:lineRule="auto"/>
        <w:rPr>
          <w:del w:id="16861" w:author="Dr Mamadou SANOGO" w:date="2023-10-25T17:45:00Z"/>
          <w:rFonts w:ascii="Calibri Light" w:hAnsi="Calibri Light" w:cs="Calibri Light"/>
          <w:b/>
          <w:bCs/>
          <w:color w:val="000000" w:themeColor="text1"/>
          <w:szCs w:val="24"/>
          <w:rPrChange w:id="16862" w:author="Dr Mamadou SANOGO" w:date="2023-10-25T18:15:00Z">
            <w:rPr>
              <w:del w:id="16863" w:author="Dr Mamadou SANOGO" w:date="2023-10-25T17:45:00Z"/>
              <w:rFonts w:ascii="Calibri Light" w:hAnsi="Calibri Light" w:cs="Calibri Light"/>
              <w:b/>
              <w:bCs/>
              <w:szCs w:val="24"/>
            </w:rPr>
          </w:rPrChange>
        </w:rPr>
      </w:pPr>
      <w:del w:id="16864" w:author="Dr Mamadou SANOGO" w:date="2023-10-25T17:45:00Z">
        <w:r w:rsidRPr="007A4AFC" w:rsidDel="00A75F71">
          <w:rPr>
            <w:rFonts w:ascii="Calibri Light" w:hAnsi="Calibri Light" w:cs="Calibri Light"/>
            <w:b/>
            <w:bCs/>
            <w:color w:val="000000" w:themeColor="text1"/>
            <w:szCs w:val="24"/>
            <w:rPrChange w:id="16865" w:author="Dr Mamadou SANOGO" w:date="2023-10-25T18:15:00Z">
              <w:rPr>
                <w:rFonts w:ascii="Calibri Light" w:hAnsi="Calibri Light" w:cs="Calibri Light"/>
                <w:b/>
                <w:bCs/>
                <w:szCs w:val="24"/>
              </w:rPr>
            </w:rPrChange>
          </w:rPr>
          <w:delText>OBJECTIFS DE LA FORMATION</w:delText>
        </w:r>
      </w:del>
    </w:p>
    <w:p w14:paraId="28BA0B29" w14:textId="43190A10" w:rsidR="00975B74" w:rsidRPr="007A4AFC" w:rsidDel="00A75F71" w:rsidRDefault="00975B74" w:rsidP="00975B74">
      <w:pPr>
        <w:spacing w:line="240" w:lineRule="auto"/>
        <w:rPr>
          <w:del w:id="16866" w:author="Dr Mamadou SANOGO" w:date="2023-10-25T17:45:00Z"/>
          <w:rFonts w:ascii="Calibri Light" w:hAnsi="Calibri Light" w:cs="Calibri Light"/>
          <w:color w:val="000000" w:themeColor="text1"/>
          <w:szCs w:val="24"/>
          <w:rPrChange w:id="16867" w:author="Dr Mamadou SANOGO" w:date="2023-10-25T18:15:00Z">
            <w:rPr>
              <w:del w:id="16868" w:author="Dr Mamadou SANOGO" w:date="2023-10-25T17:45:00Z"/>
              <w:rFonts w:ascii="Calibri Light" w:hAnsi="Calibri Light" w:cs="Calibri Light"/>
              <w:szCs w:val="24"/>
            </w:rPr>
          </w:rPrChange>
        </w:rPr>
      </w:pPr>
      <w:del w:id="16869" w:author="Dr Mamadou SANOGO" w:date="2023-10-25T17:45:00Z">
        <w:r w:rsidRPr="007A4AFC" w:rsidDel="00A75F71">
          <w:rPr>
            <w:rFonts w:ascii="Calibri Light" w:hAnsi="Calibri Light" w:cs="Calibri Light"/>
            <w:color w:val="000000" w:themeColor="text1"/>
            <w:szCs w:val="24"/>
            <w:rPrChange w:id="16870"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32A3E33A" w:rsidR="00975B74" w:rsidRPr="007A4AFC" w:rsidDel="00A75F71" w:rsidRDefault="00975B74" w:rsidP="00975B74">
      <w:pPr>
        <w:spacing w:line="240" w:lineRule="auto"/>
        <w:rPr>
          <w:del w:id="16871" w:author="Dr Mamadou SANOGO" w:date="2023-10-25T17:45:00Z"/>
          <w:rFonts w:ascii="Calibri Light" w:hAnsi="Calibri Light" w:cs="Calibri Light"/>
          <w:color w:val="000000" w:themeColor="text1"/>
          <w:szCs w:val="24"/>
          <w:rPrChange w:id="16872" w:author="Dr Mamadou SANOGO" w:date="2023-10-25T18:15:00Z">
            <w:rPr>
              <w:del w:id="16873" w:author="Dr Mamadou SANOGO" w:date="2023-10-25T17:45:00Z"/>
              <w:rFonts w:ascii="Calibri Light" w:hAnsi="Calibri Light" w:cs="Calibri Light"/>
              <w:szCs w:val="24"/>
            </w:rPr>
          </w:rPrChange>
        </w:rPr>
      </w:pPr>
    </w:p>
    <w:p w14:paraId="044AF319" w14:textId="7192B01E" w:rsidR="00975B74" w:rsidRPr="007A4AFC" w:rsidDel="00A75F71" w:rsidRDefault="00975B74" w:rsidP="00975B74">
      <w:pPr>
        <w:spacing w:line="240" w:lineRule="auto"/>
        <w:rPr>
          <w:del w:id="16874" w:author="Dr Mamadou SANOGO" w:date="2023-10-25T17:45:00Z"/>
          <w:rFonts w:ascii="Calibri Light" w:hAnsi="Calibri Light" w:cs="Calibri Light"/>
          <w:color w:val="000000" w:themeColor="text1"/>
          <w:szCs w:val="24"/>
          <w:rPrChange w:id="16875" w:author="Dr Mamadou SANOGO" w:date="2023-10-25T18:15:00Z">
            <w:rPr>
              <w:del w:id="16876" w:author="Dr Mamadou SANOGO" w:date="2023-10-25T17:45:00Z"/>
              <w:rFonts w:ascii="Calibri Light" w:hAnsi="Calibri Light" w:cs="Calibri Light"/>
              <w:szCs w:val="24"/>
            </w:rPr>
          </w:rPrChange>
        </w:rPr>
      </w:pPr>
      <w:del w:id="16877" w:author="Dr Mamadou SANOGO" w:date="2023-10-25T17:45:00Z">
        <w:r w:rsidRPr="007A4AFC" w:rsidDel="00A75F71">
          <w:rPr>
            <w:rFonts w:ascii="Calibri Light" w:hAnsi="Calibri Light" w:cs="Calibri Light"/>
            <w:color w:val="000000" w:themeColor="text1"/>
            <w:szCs w:val="24"/>
            <w:rPrChange w:id="16878"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237B63CA" w:rsidR="00975B74" w:rsidRPr="007A4AFC" w:rsidDel="00A75F71" w:rsidRDefault="00975B74" w:rsidP="00975B74">
      <w:pPr>
        <w:spacing w:line="240" w:lineRule="auto"/>
        <w:rPr>
          <w:del w:id="16879" w:author="Dr Mamadou SANOGO" w:date="2023-10-25T17:45:00Z"/>
          <w:rFonts w:ascii="Calibri Light" w:hAnsi="Calibri Light" w:cs="Calibri Light"/>
          <w:color w:val="000000" w:themeColor="text1"/>
          <w:szCs w:val="24"/>
          <w:rPrChange w:id="16880" w:author="Dr Mamadou SANOGO" w:date="2023-10-25T18:15:00Z">
            <w:rPr>
              <w:del w:id="16881" w:author="Dr Mamadou SANOGO" w:date="2023-10-25T17:45:00Z"/>
              <w:rFonts w:ascii="Calibri Light" w:hAnsi="Calibri Light" w:cs="Calibri Light"/>
              <w:szCs w:val="24"/>
            </w:rPr>
          </w:rPrChange>
        </w:rPr>
      </w:pPr>
    </w:p>
    <w:p w14:paraId="4A5CC4D6" w14:textId="4ECD687D" w:rsidR="00975B74" w:rsidRPr="007A4AFC" w:rsidDel="00A75F71" w:rsidRDefault="00975B74" w:rsidP="00975B74">
      <w:pPr>
        <w:spacing w:line="240" w:lineRule="auto"/>
        <w:rPr>
          <w:del w:id="16882" w:author="Dr Mamadou SANOGO" w:date="2023-10-25T17:45:00Z"/>
          <w:rFonts w:ascii="Calibri Light" w:hAnsi="Calibri Light" w:cs="Calibri Light"/>
          <w:color w:val="000000" w:themeColor="text1"/>
          <w:szCs w:val="24"/>
          <w:rPrChange w:id="16883" w:author="Dr Mamadou SANOGO" w:date="2023-10-25T18:15:00Z">
            <w:rPr>
              <w:del w:id="16884" w:author="Dr Mamadou SANOGO" w:date="2023-10-25T17:45:00Z"/>
              <w:rFonts w:ascii="Calibri Light" w:hAnsi="Calibri Light" w:cs="Calibri Light"/>
              <w:szCs w:val="24"/>
            </w:rPr>
          </w:rPrChange>
        </w:rPr>
      </w:pPr>
      <w:del w:id="16885" w:author="Dr Mamadou SANOGO" w:date="2023-10-25T17:45:00Z">
        <w:r w:rsidRPr="007A4AFC" w:rsidDel="00A75F71">
          <w:rPr>
            <w:rFonts w:ascii="Calibri Light" w:hAnsi="Calibri Light" w:cs="Calibri Light"/>
            <w:b/>
            <w:color w:val="000000" w:themeColor="text1"/>
            <w:szCs w:val="24"/>
            <w:rPrChange w:id="16886" w:author="Dr Mamadou SANOGO" w:date="2023-10-25T18:15:00Z">
              <w:rPr>
                <w:rFonts w:ascii="Calibri Light" w:hAnsi="Calibri Light" w:cs="Calibri Light"/>
                <w:b/>
                <w:szCs w:val="24"/>
              </w:rPr>
            </w:rPrChange>
          </w:rPr>
          <w:delText xml:space="preserve">Les connaissances : </w:delText>
        </w:r>
        <w:r w:rsidRPr="007A4AFC" w:rsidDel="00A75F71">
          <w:rPr>
            <w:rFonts w:ascii="Calibri Light" w:hAnsi="Calibri Light" w:cs="Calibri Light"/>
            <w:color w:val="000000" w:themeColor="text1"/>
            <w:szCs w:val="24"/>
            <w:rPrChange w:id="16887"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392E7035" w:rsidR="00975B74" w:rsidRPr="007A4AFC" w:rsidDel="00A75F71" w:rsidRDefault="00975B74" w:rsidP="00975B74">
      <w:pPr>
        <w:spacing w:line="240" w:lineRule="auto"/>
        <w:rPr>
          <w:del w:id="16888" w:author="Dr Mamadou SANOGO" w:date="2023-10-25T17:45:00Z"/>
          <w:rFonts w:ascii="Calibri Light" w:hAnsi="Calibri Light" w:cs="Calibri Light"/>
          <w:b/>
          <w:color w:val="000000" w:themeColor="text1"/>
          <w:szCs w:val="24"/>
          <w:rPrChange w:id="16889" w:author="Dr Mamadou SANOGO" w:date="2023-10-25T18:15:00Z">
            <w:rPr>
              <w:del w:id="16890" w:author="Dr Mamadou SANOGO" w:date="2023-10-25T17:45:00Z"/>
              <w:rFonts w:ascii="Calibri Light" w:hAnsi="Calibri Light" w:cs="Calibri Light"/>
              <w:b/>
              <w:szCs w:val="24"/>
            </w:rPr>
          </w:rPrChange>
        </w:rPr>
      </w:pPr>
    </w:p>
    <w:p w14:paraId="63F81128" w14:textId="4B1A5126" w:rsidR="00975B74" w:rsidRPr="007A4AFC" w:rsidDel="00A75F71" w:rsidRDefault="00975B74" w:rsidP="00975B74">
      <w:pPr>
        <w:spacing w:line="240" w:lineRule="auto"/>
        <w:rPr>
          <w:del w:id="16891" w:author="Dr Mamadou SANOGO" w:date="2023-10-25T17:45:00Z"/>
          <w:rFonts w:ascii="Calibri Light" w:hAnsi="Calibri Light" w:cs="Calibri Light"/>
          <w:color w:val="000000" w:themeColor="text1"/>
          <w:szCs w:val="24"/>
          <w:rPrChange w:id="16892" w:author="Dr Mamadou SANOGO" w:date="2023-10-25T18:15:00Z">
            <w:rPr>
              <w:del w:id="16893" w:author="Dr Mamadou SANOGO" w:date="2023-10-25T17:45:00Z"/>
              <w:rFonts w:ascii="Calibri Light" w:hAnsi="Calibri Light" w:cs="Calibri Light"/>
              <w:szCs w:val="24"/>
            </w:rPr>
          </w:rPrChange>
        </w:rPr>
      </w:pPr>
      <w:del w:id="16894" w:author="Dr Mamadou SANOGO" w:date="2023-10-25T17:45:00Z">
        <w:r w:rsidRPr="007A4AFC" w:rsidDel="00A75F71">
          <w:rPr>
            <w:rFonts w:ascii="Calibri Light" w:hAnsi="Calibri Light" w:cs="Calibri Light"/>
            <w:b/>
            <w:color w:val="000000" w:themeColor="text1"/>
            <w:szCs w:val="24"/>
            <w:rPrChange w:id="16895" w:author="Dr Mamadou SANOGO" w:date="2023-10-25T18:15:00Z">
              <w:rPr>
                <w:rFonts w:ascii="Calibri Light" w:hAnsi="Calibri Light" w:cs="Calibri Light"/>
                <w:b/>
                <w:szCs w:val="24"/>
              </w:rPr>
            </w:rPrChange>
          </w:rPr>
          <w:delText>Les compétences</w:delText>
        </w:r>
        <w:r w:rsidRPr="007A4AFC" w:rsidDel="00A75F71">
          <w:rPr>
            <w:rFonts w:ascii="Calibri Light" w:hAnsi="Calibri Light" w:cs="Calibri Light"/>
            <w:color w:val="000000" w:themeColor="text1"/>
            <w:szCs w:val="24"/>
            <w:rPrChange w:id="16896" w:author="Dr Mamadou SANOGO" w:date="2023-10-25T18:15:00Z">
              <w:rPr>
                <w:rFonts w:ascii="Calibri Light" w:hAnsi="Calibri Light" w:cs="Calibri Light"/>
                <w:szCs w:val="24"/>
              </w:rPr>
            </w:rPrChange>
          </w:rPr>
          <w:delText xml:space="preserve"> : L'étudiant doit être capable de(d’):</w:delText>
        </w:r>
      </w:del>
    </w:p>
    <w:p w14:paraId="3EB711BC" w14:textId="02E00A94" w:rsidR="00975B74" w:rsidRPr="007A4AFC" w:rsidDel="00A75F71" w:rsidRDefault="00975B74">
      <w:pPr>
        <w:pStyle w:val="Paragraphedeliste"/>
        <w:numPr>
          <w:ilvl w:val="0"/>
          <w:numId w:val="20"/>
        </w:numPr>
        <w:spacing w:line="240" w:lineRule="auto"/>
        <w:ind w:left="567" w:hanging="207"/>
        <w:rPr>
          <w:del w:id="16897" w:author="Dr Mamadou SANOGO" w:date="2023-10-25T17:45:00Z"/>
          <w:rFonts w:ascii="Calibri Light" w:hAnsi="Calibri Light" w:cs="Calibri Light"/>
          <w:color w:val="000000" w:themeColor="text1"/>
          <w:szCs w:val="24"/>
          <w:rPrChange w:id="16898" w:author="Dr Mamadou SANOGO" w:date="2023-10-25T18:15:00Z">
            <w:rPr>
              <w:del w:id="16899" w:author="Dr Mamadou SANOGO" w:date="2023-10-25T17:45:00Z"/>
              <w:rFonts w:ascii="Calibri Light" w:hAnsi="Calibri Light" w:cs="Calibri Light"/>
              <w:szCs w:val="24"/>
            </w:rPr>
          </w:rPrChange>
        </w:rPr>
      </w:pPr>
      <w:del w:id="16900" w:author="Dr Mamadou SANOGO" w:date="2023-10-25T17:45:00Z">
        <w:r w:rsidRPr="007A4AFC" w:rsidDel="00A75F71">
          <w:rPr>
            <w:rFonts w:ascii="Calibri Light" w:hAnsi="Calibri Light" w:cs="Calibri Light"/>
            <w:color w:val="000000" w:themeColor="text1"/>
            <w:szCs w:val="24"/>
            <w:rPrChange w:id="16901" w:author="Dr Mamadou SANOGO" w:date="2023-10-25T18:15:00Z">
              <w:rPr>
                <w:rFonts w:ascii="Calibri Light" w:hAnsi="Calibri Light" w:cs="Calibri Light"/>
                <w:szCs w:val="24"/>
              </w:rPr>
            </w:rPrChange>
          </w:rPr>
          <w:delText xml:space="preserve">Décrire des phénomènes de santé ; </w:delText>
        </w:r>
      </w:del>
    </w:p>
    <w:p w14:paraId="103029D9" w14:textId="41F08487" w:rsidR="00975B74" w:rsidRPr="007A4AFC" w:rsidDel="00A75F71" w:rsidRDefault="00975B74">
      <w:pPr>
        <w:pStyle w:val="Paragraphedeliste"/>
        <w:numPr>
          <w:ilvl w:val="0"/>
          <w:numId w:val="20"/>
        </w:numPr>
        <w:spacing w:line="240" w:lineRule="auto"/>
        <w:ind w:left="567" w:hanging="207"/>
        <w:rPr>
          <w:del w:id="16902" w:author="Dr Mamadou SANOGO" w:date="2023-10-25T17:45:00Z"/>
          <w:rFonts w:ascii="Calibri Light" w:hAnsi="Calibri Light" w:cs="Calibri Light"/>
          <w:color w:val="000000" w:themeColor="text1"/>
          <w:szCs w:val="24"/>
          <w:rPrChange w:id="16903" w:author="Dr Mamadou SANOGO" w:date="2023-10-25T18:15:00Z">
            <w:rPr>
              <w:del w:id="16904" w:author="Dr Mamadou SANOGO" w:date="2023-10-25T17:45:00Z"/>
              <w:rFonts w:ascii="Calibri Light" w:hAnsi="Calibri Light" w:cs="Calibri Light"/>
              <w:szCs w:val="24"/>
            </w:rPr>
          </w:rPrChange>
        </w:rPr>
      </w:pPr>
      <w:del w:id="16905" w:author="Dr Mamadou SANOGO" w:date="2023-10-25T17:45:00Z">
        <w:r w:rsidRPr="007A4AFC" w:rsidDel="00A75F71">
          <w:rPr>
            <w:rFonts w:ascii="Calibri Light" w:hAnsi="Calibri Light" w:cs="Calibri Light"/>
            <w:color w:val="000000" w:themeColor="text1"/>
            <w:szCs w:val="24"/>
            <w:rPrChange w:id="16906" w:author="Dr Mamadou SANOGO" w:date="2023-10-25T18:15:00Z">
              <w:rPr>
                <w:rFonts w:ascii="Calibri Light" w:hAnsi="Calibri Light" w:cs="Calibri Light"/>
                <w:szCs w:val="24"/>
              </w:rPr>
            </w:rPrChange>
          </w:rPr>
          <w:delText>Identifier et analyser des facteurs liés aux phénomènes de santé</w:delText>
        </w:r>
      </w:del>
    </w:p>
    <w:p w14:paraId="22C2276D" w14:textId="325CB8F0" w:rsidR="00975B74" w:rsidRPr="007A4AFC" w:rsidDel="00A75F71" w:rsidRDefault="00975B74">
      <w:pPr>
        <w:pStyle w:val="Paragraphedeliste"/>
        <w:numPr>
          <w:ilvl w:val="0"/>
          <w:numId w:val="20"/>
        </w:numPr>
        <w:spacing w:line="240" w:lineRule="auto"/>
        <w:ind w:left="567" w:hanging="207"/>
        <w:rPr>
          <w:del w:id="16907" w:author="Dr Mamadou SANOGO" w:date="2023-10-25T17:45:00Z"/>
          <w:rFonts w:ascii="Calibri Light" w:hAnsi="Calibri Light" w:cs="Calibri Light"/>
          <w:color w:val="000000" w:themeColor="text1"/>
          <w:szCs w:val="24"/>
          <w:rPrChange w:id="16908" w:author="Dr Mamadou SANOGO" w:date="2023-10-25T18:15:00Z">
            <w:rPr>
              <w:del w:id="16909" w:author="Dr Mamadou SANOGO" w:date="2023-10-25T17:45:00Z"/>
              <w:rFonts w:ascii="Calibri Light" w:hAnsi="Calibri Light" w:cs="Calibri Light"/>
              <w:szCs w:val="24"/>
            </w:rPr>
          </w:rPrChange>
        </w:rPr>
      </w:pPr>
      <w:del w:id="16910" w:author="Dr Mamadou SANOGO" w:date="2023-10-25T17:45:00Z">
        <w:r w:rsidRPr="007A4AFC" w:rsidDel="00A75F71">
          <w:rPr>
            <w:rFonts w:ascii="Calibri Light" w:hAnsi="Calibri Light" w:cs="Calibri Light"/>
            <w:color w:val="000000" w:themeColor="text1"/>
            <w:szCs w:val="24"/>
            <w:rPrChange w:id="16911"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2A2FA74E" w:rsidR="00975B74" w:rsidRPr="007A4AFC" w:rsidDel="00A75F71" w:rsidRDefault="00975B74" w:rsidP="00975B74">
      <w:pPr>
        <w:spacing w:line="240" w:lineRule="auto"/>
        <w:rPr>
          <w:del w:id="16912" w:author="Dr Mamadou SANOGO" w:date="2023-10-25T17:45:00Z"/>
          <w:rFonts w:ascii="Calibri Light" w:hAnsi="Calibri Light" w:cs="Calibri Light"/>
          <w:b/>
          <w:color w:val="000000" w:themeColor="text1"/>
          <w:szCs w:val="24"/>
          <w:rPrChange w:id="16913" w:author="Dr Mamadou SANOGO" w:date="2023-10-25T18:15:00Z">
            <w:rPr>
              <w:del w:id="16914" w:author="Dr Mamadou SANOGO" w:date="2023-10-25T17:45:00Z"/>
              <w:rFonts w:ascii="Calibri Light" w:hAnsi="Calibri Light" w:cs="Calibri Light"/>
              <w:b/>
              <w:szCs w:val="24"/>
            </w:rPr>
          </w:rPrChange>
        </w:rPr>
      </w:pPr>
    </w:p>
    <w:p w14:paraId="0D6F3FEA" w14:textId="3E12CC13" w:rsidR="00975B74" w:rsidRPr="007A4AFC" w:rsidDel="00A75F71" w:rsidRDefault="00975B74" w:rsidP="00975B74">
      <w:pPr>
        <w:spacing w:line="240" w:lineRule="auto"/>
        <w:rPr>
          <w:del w:id="16915" w:author="Dr Mamadou SANOGO" w:date="2023-10-25T17:45:00Z"/>
          <w:rFonts w:ascii="Calibri Light" w:hAnsi="Calibri Light" w:cs="Calibri Light"/>
          <w:color w:val="000000" w:themeColor="text1"/>
          <w:szCs w:val="24"/>
          <w:rPrChange w:id="16916" w:author="Dr Mamadou SANOGO" w:date="2023-10-25T18:15:00Z">
            <w:rPr>
              <w:del w:id="16917" w:author="Dr Mamadou SANOGO" w:date="2023-10-25T17:45:00Z"/>
              <w:rFonts w:ascii="Calibri Light" w:hAnsi="Calibri Light" w:cs="Calibri Light"/>
              <w:szCs w:val="24"/>
            </w:rPr>
          </w:rPrChange>
        </w:rPr>
      </w:pPr>
      <w:del w:id="16918" w:author="Dr Mamadou SANOGO" w:date="2023-10-25T17:45:00Z">
        <w:r w:rsidRPr="007A4AFC" w:rsidDel="00A75F71">
          <w:rPr>
            <w:rFonts w:ascii="Calibri Light" w:hAnsi="Calibri Light" w:cs="Calibri Light"/>
            <w:b/>
            <w:color w:val="000000" w:themeColor="text1"/>
            <w:szCs w:val="24"/>
            <w:rPrChange w:id="16919" w:author="Dr Mamadou SANOGO" w:date="2023-10-25T18:15:00Z">
              <w:rPr>
                <w:rFonts w:ascii="Calibri Light" w:hAnsi="Calibri Light" w:cs="Calibri Light"/>
                <w:b/>
                <w:szCs w:val="24"/>
              </w:rPr>
            </w:rPrChange>
          </w:rPr>
          <w:delText xml:space="preserve">L’attitude : </w:delText>
        </w:r>
        <w:r w:rsidRPr="007A4AFC" w:rsidDel="00A75F71">
          <w:rPr>
            <w:rFonts w:ascii="Calibri Light" w:hAnsi="Calibri Light" w:cs="Calibri Light"/>
            <w:color w:val="000000" w:themeColor="text1"/>
            <w:szCs w:val="24"/>
            <w:rPrChange w:id="16920" w:author="Dr Mamadou SANOGO" w:date="2023-10-25T18:15:00Z">
              <w:rPr>
                <w:rFonts w:ascii="Calibri Light" w:hAnsi="Calibri Light" w:cs="Calibri Light"/>
                <w:szCs w:val="24"/>
              </w:rPr>
            </w:rPrChange>
          </w:rPr>
          <w:delText xml:space="preserve">L'étudiant d'une manière professionnelle, doit : </w:delText>
        </w:r>
      </w:del>
    </w:p>
    <w:p w14:paraId="7FF3BA23" w14:textId="15EC1D98" w:rsidR="00975B74" w:rsidRPr="007A4AFC" w:rsidDel="00A75F71" w:rsidRDefault="00975B74">
      <w:pPr>
        <w:pStyle w:val="Paragraphedeliste"/>
        <w:numPr>
          <w:ilvl w:val="0"/>
          <w:numId w:val="20"/>
        </w:numPr>
        <w:spacing w:line="240" w:lineRule="auto"/>
        <w:ind w:left="567" w:hanging="207"/>
        <w:rPr>
          <w:del w:id="16921" w:author="Dr Mamadou SANOGO" w:date="2023-10-25T17:45:00Z"/>
          <w:rFonts w:ascii="Calibri Light" w:hAnsi="Calibri Light" w:cs="Calibri Light"/>
          <w:color w:val="000000" w:themeColor="text1"/>
          <w:szCs w:val="24"/>
          <w:rPrChange w:id="16922" w:author="Dr Mamadou SANOGO" w:date="2023-10-25T18:15:00Z">
            <w:rPr>
              <w:del w:id="16923" w:author="Dr Mamadou SANOGO" w:date="2023-10-25T17:45:00Z"/>
              <w:rFonts w:ascii="Calibri Light" w:hAnsi="Calibri Light" w:cs="Calibri Light"/>
              <w:szCs w:val="24"/>
            </w:rPr>
          </w:rPrChange>
        </w:rPr>
      </w:pPr>
      <w:del w:id="16924" w:author="Dr Mamadou SANOGO" w:date="2023-10-25T17:45:00Z">
        <w:r w:rsidRPr="007A4AFC" w:rsidDel="00A75F71">
          <w:rPr>
            <w:rFonts w:ascii="Calibri Light" w:hAnsi="Calibri Light" w:cs="Calibri Light"/>
            <w:color w:val="000000" w:themeColor="text1"/>
            <w:szCs w:val="24"/>
            <w:rPrChange w:id="16925" w:author="Dr Mamadou SANOGO" w:date="2023-10-25T18:15:00Z">
              <w:rPr>
                <w:rFonts w:ascii="Calibri Light" w:hAnsi="Calibri Light" w:cs="Calibri Light"/>
                <w:szCs w:val="24"/>
              </w:rPr>
            </w:rPrChange>
          </w:rPr>
          <w:delText xml:space="preserve">Être conscient de l'importance de son rôle, </w:delText>
        </w:r>
      </w:del>
    </w:p>
    <w:p w14:paraId="4438D184" w14:textId="78A78E73" w:rsidR="00975B74" w:rsidRPr="007A4AFC" w:rsidDel="00A75F71" w:rsidRDefault="00975B74">
      <w:pPr>
        <w:pStyle w:val="Paragraphedeliste"/>
        <w:numPr>
          <w:ilvl w:val="0"/>
          <w:numId w:val="20"/>
        </w:numPr>
        <w:spacing w:line="240" w:lineRule="auto"/>
        <w:ind w:left="567" w:hanging="207"/>
        <w:rPr>
          <w:del w:id="16926" w:author="Dr Mamadou SANOGO" w:date="2023-10-25T17:45:00Z"/>
          <w:rFonts w:ascii="Calibri Light" w:hAnsi="Calibri Light" w:cs="Calibri Light"/>
          <w:color w:val="000000" w:themeColor="text1"/>
          <w:szCs w:val="24"/>
          <w:rPrChange w:id="16927" w:author="Dr Mamadou SANOGO" w:date="2023-10-25T18:15:00Z">
            <w:rPr>
              <w:del w:id="16928" w:author="Dr Mamadou SANOGO" w:date="2023-10-25T17:45:00Z"/>
              <w:rFonts w:ascii="Calibri Light" w:hAnsi="Calibri Light" w:cs="Calibri Light"/>
              <w:szCs w:val="24"/>
            </w:rPr>
          </w:rPrChange>
        </w:rPr>
      </w:pPr>
      <w:del w:id="16929" w:author="Dr Mamadou SANOGO" w:date="2023-10-25T17:45:00Z">
        <w:r w:rsidRPr="007A4AFC" w:rsidDel="00A75F71">
          <w:rPr>
            <w:rFonts w:ascii="Calibri Light" w:hAnsi="Calibri Light" w:cs="Calibri Light"/>
            <w:color w:val="000000" w:themeColor="text1"/>
            <w:szCs w:val="24"/>
            <w:rPrChange w:id="16930"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4F10C910" w:rsidR="00975B74" w:rsidRPr="007A4AFC" w:rsidDel="00A75F71" w:rsidRDefault="00975B74" w:rsidP="00975B74">
      <w:pPr>
        <w:spacing w:line="240" w:lineRule="auto"/>
        <w:rPr>
          <w:del w:id="16931" w:author="Dr Mamadou SANOGO" w:date="2023-10-25T17:45:00Z"/>
          <w:rFonts w:ascii="Calibri Light" w:hAnsi="Calibri Light" w:cs="Calibri Light"/>
          <w:b/>
          <w:color w:val="000000" w:themeColor="text1"/>
          <w:szCs w:val="24"/>
          <w:rPrChange w:id="16932" w:author="Dr Mamadou SANOGO" w:date="2023-10-25T18:15:00Z">
            <w:rPr>
              <w:del w:id="16933" w:author="Dr Mamadou SANOGO" w:date="2023-10-25T17:45:00Z"/>
              <w:rFonts w:ascii="Calibri Light" w:hAnsi="Calibri Light" w:cs="Calibri Light"/>
              <w:b/>
              <w:szCs w:val="24"/>
            </w:rPr>
          </w:rPrChange>
        </w:rPr>
      </w:pPr>
    </w:p>
    <w:p w14:paraId="52CA9815" w14:textId="21A79CB5" w:rsidR="00975B74" w:rsidRPr="007A4AFC" w:rsidDel="00A75F71" w:rsidRDefault="00975B74" w:rsidP="00975B74">
      <w:pPr>
        <w:spacing w:line="240" w:lineRule="auto"/>
        <w:rPr>
          <w:del w:id="16934" w:author="Dr Mamadou SANOGO" w:date="2023-10-25T17:45:00Z"/>
          <w:rFonts w:ascii="Calibri Light" w:hAnsi="Calibri Light" w:cs="Calibri Light"/>
          <w:color w:val="000000" w:themeColor="text1"/>
          <w:szCs w:val="24"/>
          <w:rPrChange w:id="16935" w:author="Dr Mamadou SANOGO" w:date="2023-10-25T18:15:00Z">
            <w:rPr>
              <w:del w:id="16936" w:author="Dr Mamadou SANOGO" w:date="2023-10-25T17:45:00Z"/>
              <w:rFonts w:ascii="Calibri Light" w:hAnsi="Calibri Light" w:cs="Calibri Light"/>
              <w:szCs w:val="24"/>
            </w:rPr>
          </w:rPrChange>
        </w:rPr>
      </w:pPr>
      <w:del w:id="16937" w:author="Dr Mamadou SANOGO" w:date="2023-10-25T17:45:00Z">
        <w:r w:rsidRPr="007A4AFC" w:rsidDel="00A75F71">
          <w:rPr>
            <w:rFonts w:ascii="Calibri Light" w:hAnsi="Calibri Light" w:cs="Calibri Light"/>
            <w:b/>
            <w:color w:val="000000" w:themeColor="text1"/>
            <w:szCs w:val="24"/>
            <w:rPrChange w:id="16938" w:author="Dr Mamadou SANOGO" w:date="2023-10-25T18:15:00Z">
              <w:rPr>
                <w:rFonts w:ascii="Calibri Light" w:hAnsi="Calibri Light" w:cs="Calibri Light"/>
                <w:b/>
                <w:szCs w:val="24"/>
              </w:rPr>
            </w:rPrChange>
          </w:rPr>
          <w:delText>La compétence et le professionnalisme</w:delText>
        </w:r>
        <w:r w:rsidRPr="007A4AFC" w:rsidDel="00A75F71">
          <w:rPr>
            <w:rFonts w:ascii="Calibri Light" w:hAnsi="Calibri Light" w:cs="Calibri Light"/>
            <w:color w:val="000000" w:themeColor="text1"/>
            <w:szCs w:val="24"/>
            <w:rPrChange w:id="16939"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36339483" w:rsidR="00975B74" w:rsidRPr="007A4AFC" w:rsidDel="00A75F71" w:rsidRDefault="00975B74" w:rsidP="00975B74">
      <w:pPr>
        <w:spacing w:line="240" w:lineRule="auto"/>
        <w:rPr>
          <w:del w:id="16940" w:author="Dr Mamadou SANOGO" w:date="2023-10-25T17:45:00Z"/>
          <w:rFonts w:ascii="Calibri Light" w:hAnsi="Calibri Light" w:cs="Calibri Light"/>
          <w:color w:val="000000" w:themeColor="text1"/>
          <w:szCs w:val="24"/>
          <w:rPrChange w:id="16941" w:author="Dr Mamadou SANOGO" w:date="2023-10-25T18:15:00Z">
            <w:rPr>
              <w:del w:id="16942" w:author="Dr Mamadou SANOGO" w:date="2023-10-25T17:45:00Z"/>
              <w:rFonts w:ascii="Calibri Light" w:hAnsi="Calibri Light" w:cs="Calibri Light"/>
              <w:szCs w:val="24"/>
            </w:rPr>
          </w:rPrChange>
        </w:rPr>
      </w:pPr>
    </w:p>
    <w:p w14:paraId="41394362" w14:textId="0CF45FA6" w:rsidR="00975B74" w:rsidRPr="007A4AFC" w:rsidDel="00A75F71" w:rsidRDefault="00975B74" w:rsidP="00975B74">
      <w:pPr>
        <w:spacing w:line="240" w:lineRule="auto"/>
        <w:rPr>
          <w:del w:id="16943" w:author="Dr Mamadou SANOGO" w:date="2023-10-25T17:45:00Z"/>
          <w:rFonts w:ascii="Calibri Light" w:hAnsi="Calibri Light" w:cs="Calibri Light"/>
          <w:color w:val="000000" w:themeColor="text1"/>
          <w:szCs w:val="24"/>
          <w:rPrChange w:id="16944" w:author="Dr Mamadou SANOGO" w:date="2023-10-25T18:15:00Z">
            <w:rPr>
              <w:del w:id="16945" w:author="Dr Mamadou SANOGO" w:date="2023-10-25T17:45:00Z"/>
              <w:rFonts w:ascii="Calibri Light" w:hAnsi="Calibri Light" w:cs="Calibri Light"/>
              <w:szCs w:val="24"/>
            </w:rPr>
          </w:rPrChange>
        </w:rPr>
      </w:pPr>
      <w:del w:id="16946" w:author="Dr Mamadou SANOGO" w:date="2023-10-25T17:45:00Z">
        <w:r w:rsidRPr="007A4AFC" w:rsidDel="00A75F71">
          <w:rPr>
            <w:rFonts w:ascii="Calibri Light" w:hAnsi="Calibri Light" w:cs="Calibri Light"/>
            <w:color w:val="000000" w:themeColor="text1"/>
            <w:szCs w:val="24"/>
            <w:rPrChange w:id="16947" w:author="Dr Mamadou SANOGO" w:date="2023-10-25T18:15:00Z">
              <w:rPr>
                <w:rFonts w:ascii="Calibri Light" w:hAnsi="Calibri Light" w:cs="Calibri Light"/>
                <w:szCs w:val="24"/>
              </w:rPr>
            </w:rPrChange>
          </w:rPr>
          <w:delText xml:space="preserve">Les étudiants accèdent </w:delText>
        </w:r>
        <w:r w:rsidRPr="007A4AFC" w:rsidDel="00A75F71">
          <w:rPr>
            <w:rFonts w:ascii="Calibri Light" w:hAnsi="Calibri Light" w:cs="Calibri Light"/>
            <w:bCs/>
            <w:color w:val="000000" w:themeColor="text1"/>
            <w:szCs w:val="24"/>
            <w:rPrChange w:id="16948" w:author="Dr Mamadou SANOGO" w:date="2023-10-25T18:15:00Z">
              <w:rPr>
                <w:rFonts w:ascii="Calibri Light" w:hAnsi="Calibri Light" w:cs="Calibri Light"/>
                <w:bCs/>
                <w:szCs w:val="24"/>
              </w:rPr>
            </w:rPrChange>
          </w:rPr>
          <w:delText>ainsi à la formation avec</w:delText>
        </w:r>
        <w:r w:rsidRPr="007A4AFC" w:rsidDel="00A75F71">
          <w:rPr>
            <w:rFonts w:ascii="Calibri Light" w:hAnsi="Calibri Light" w:cs="Calibri Light"/>
            <w:b/>
            <w:bCs/>
            <w:color w:val="000000" w:themeColor="text1"/>
            <w:szCs w:val="24"/>
            <w:rPrChange w:id="16949"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A75F71">
          <w:rPr>
            <w:rFonts w:ascii="Calibri Light" w:hAnsi="Calibri Light" w:cs="Calibri Light"/>
            <w:bCs/>
            <w:color w:val="000000" w:themeColor="text1"/>
            <w:szCs w:val="24"/>
            <w:rPrChange w:id="16950" w:author="Dr Mamadou SANOGO" w:date="2023-10-25T18:15:00Z">
              <w:rPr>
                <w:rFonts w:ascii="Calibri Light" w:hAnsi="Calibri Light" w:cs="Calibri Light"/>
                <w:bCs/>
                <w:szCs w:val="24"/>
              </w:rPr>
            </w:rPrChange>
          </w:rPr>
          <w:delText>comme les autres professions paramédicales</w:delText>
        </w:r>
        <w:r w:rsidRPr="007A4AFC" w:rsidDel="00A75F71">
          <w:rPr>
            <w:rFonts w:ascii="Calibri Light" w:hAnsi="Calibri Light" w:cs="Calibri Light"/>
            <w:color w:val="000000" w:themeColor="text1"/>
            <w:szCs w:val="24"/>
            <w:rPrChange w:id="16951" w:author="Dr Mamadou SANOGO" w:date="2023-10-25T18:15:00Z">
              <w:rPr>
                <w:rFonts w:ascii="Calibri Light" w:hAnsi="Calibri Light" w:cs="Calibri Light"/>
                <w:szCs w:val="24"/>
              </w:rPr>
            </w:rPrChange>
          </w:rPr>
          <w:delText xml:space="preserve"> et en accord avec le projet LMD au Mali.</w:delText>
        </w:r>
      </w:del>
    </w:p>
    <w:p w14:paraId="3187CDBB" w14:textId="16062C10" w:rsidR="00975B74" w:rsidRPr="007A4AFC" w:rsidDel="00A75F71" w:rsidRDefault="00975B74" w:rsidP="00975B74">
      <w:pPr>
        <w:spacing w:line="240" w:lineRule="auto"/>
        <w:rPr>
          <w:del w:id="16952" w:author="Dr Mamadou SANOGO" w:date="2023-10-25T17:45:00Z"/>
          <w:rFonts w:ascii="Calibri Light" w:eastAsiaTheme="minorHAnsi" w:hAnsi="Calibri Light" w:cs="Calibri Light"/>
          <w:b/>
          <w:bCs/>
          <w:color w:val="000000" w:themeColor="text1"/>
          <w:szCs w:val="24"/>
          <w:lang w:eastAsia="en-US"/>
          <w:rPrChange w:id="16953" w:author="Dr Mamadou SANOGO" w:date="2023-10-25T18:15:00Z">
            <w:rPr>
              <w:del w:id="16954" w:author="Dr Mamadou SANOGO" w:date="2023-10-25T17:45:00Z"/>
              <w:rFonts w:ascii="Calibri Light" w:eastAsiaTheme="minorHAnsi" w:hAnsi="Calibri Light" w:cs="Calibri Light"/>
              <w:b/>
              <w:bCs/>
              <w:szCs w:val="24"/>
              <w:lang w:eastAsia="en-US"/>
            </w:rPr>
          </w:rPrChange>
        </w:rPr>
      </w:pPr>
    </w:p>
    <w:p w14:paraId="4CDAD3B4" w14:textId="5CC390DA" w:rsidR="00975B74" w:rsidRPr="007A4AFC" w:rsidDel="00A75F71" w:rsidRDefault="00975B74" w:rsidP="00975B74">
      <w:pPr>
        <w:spacing w:line="240" w:lineRule="auto"/>
        <w:rPr>
          <w:del w:id="16955" w:author="Dr Mamadou SANOGO" w:date="2023-10-25T17:45:00Z"/>
          <w:rFonts w:ascii="Calibri Light" w:eastAsiaTheme="minorHAnsi" w:hAnsi="Calibri Light" w:cs="Calibri Light"/>
          <w:b/>
          <w:bCs/>
          <w:color w:val="000000" w:themeColor="text1"/>
          <w:szCs w:val="24"/>
          <w:lang w:eastAsia="en-US"/>
          <w:rPrChange w:id="16956" w:author="Dr Mamadou SANOGO" w:date="2023-10-25T18:15:00Z">
            <w:rPr>
              <w:del w:id="16957" w:author="Dr Mamadou SANOGO" w:date="2023-10-25T17:45:00Z"/>
              <w:rFonts w:ascii="Calibri Light" w:eastAsiaTheme="minorHAnsi" w:hAnsi="Calibri Light" w:cs="Calibri Light"/>
              <w:b/>
              <w:bCs/>
              <w:szCs w:val="24"/>
              <w:lang w:eastAsia="en-US"/>
            </w:rPr>
          </w:rPrChange>
        </w:rPr>
      </w:pPr>
      <w:del w:id="16958" w:author="Dr Mamadou SANOGO" w:date="2023-10-25T17:45:00Z">
        <w:r w:rsidRPr="007A4AFC" w:rsidDel="00A75F71">
          <w:rPr>
            <w:rFonts w:ascii="Calibri Light" w:eastAsiaTheme="minorHAnsi" w:hAnsi="Calibri Light" w:cs="Calibri Light"/>
            <w:b/>
            <w:bCs/>
            <w:color w:val="000000" w:themeColor="text1"/>
            <w:szCs w:val="24"/>
            <w:lang w:eastAsia="en-US"/>
            <w:rPrChange w:id="16959"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4F1C2597" w:rsidR="00975B74" w:rsidRPr="007A4AFC" w:rsidDel="00A75F71" w:rsidRDefault="00975B74" w:rsidP="00975B74">
      <w:pPr>
        <w:spacing w:line="240" w:lineRule="auto"/>
        <w:rPr>
          <w:del w:id="16960" w:author="Dr Mamadou SANOGO" w:date="2023-10-25T17:45:00Z"/>
          <w:rFonts w:ascii="Calibri Light" w:hAnsi="Calibri Light" w:cs="Calibri Light"/>
          <w:color w:val="000000" w:themeColor="text1"/>
          <w:szCs w:val="24"/>
          <w:rPrChange w:id="16961" w:author="Dr Mamadou SANOGO" w:date="2023-10-25T18:15:00Z">
            <w:rPr>
              <w:del w:id="16962" w:author="Dr Mamadou SANOGO" w:date="2023-10-25T17:45:00Z"/>
              <w:rFonts w:ascii="Calibri Light" w:hAnsi="Calibri Light" w:cs="Calibri Light"/>
              <w:szCs w:val="24"/>
            </w:rPr>
          </w:rPrChange>
        </w:rPr>
      </w:pPr>
      <w:del w:id="16963" w:author="Dr Mamadou SANOGO" w:date="2023-10-25T17:45:00Z">
        <w:r w:rsidRPr="007A4AFC" w:rsidDel="00A75F71">
          <w:rPr>
            <w:rFonts w:ascii="Calibri Light" w:hAnsi="Calibri Light" w:cs="Calibri Light"/>
            <w:color w:val="000000" w:themeColor="text1"/>
            <w:szCs w:val="24"/>
            <w:rPrChange w:id="16964"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3ADB99F9" w:rsidR="00975B74" w:rsidRPr="007A4AFC" w:rsidDel="00A75F71" w:rsidRDefault="00975B74">
      <w:pPr>
        <w:pStyle w:val="Paragraphedeliste"/>
        <w:numPr>
          <w:ilvl w:val="0"/>
          <w:numId w:val="14"/>
        </w:numPr>
        <w:spacing w:line="240" w:lineRule="auto"/>
        <w:ind w:left="567" w:hanging="207"/>
        <w:rPr>
          <w:del w:id="16965" w:author="Dr Mamadou SANOGO" w:date="2023-10-25T17:45:00Z"/>
          <w:rFonts w:ascii="Calibri Light" w:hAnsi="Calibri Light" w:cs="Calibri Light"/>
          <w:color w:val="000000" w:themeColor="text1"/>
          <w:szCs w:val="24"/>
          <w:rPrChange w:id="16966" w:author="Dr Mamadou SANOGO" w:date="2023-10-25T18:15:00Z">
            <w:rPr>
              <w:del w:id="16967" w:author="Dr Mamadou SANOGO" w:date="2023-10-25T17:45:00Z"/>
              <w:rFonts w:ascii="Calibri Light" w:hAnsi="Calibri Light" w:cs="Calibri Light"/>
              <w:szCs w:val="24"/>
            </w:rPr>
          </w:rPrChange>
        </w:rPr>
      </w:pPr>
      <w:del w:id="16968" w:author="Dr Mamadou SANOGO" w:date="2023-10-25T17:45:00Z">
        <w:r w:rsidRPr="007A4AFC" w:rsidDel="00A75F71">
          <w:rPr>
            <w:rFonts w:ascii="Calibri Light" w:hAnsi="Calibri Light" w:cs="Calibri Light"/>
            <w:color w:val="000000" w:themeColor="text1"/>
            <w:szCs w:val="24"/>
            <w:rPrChange w:id="16969" w:author="Dr Mamadou SANOGO" w:date="2023-10-25T18:15:00Z">
              <w:rPr>
                <w:rFonts w:ascii="Calibri Light" w:hAnsi="Calibri Light" w:cs="Calibri Light"/>
                <w:szCs w:val="24"/>
              </w:rPr>
            </w:rPrChange>
          </w:rPr>
          <w:delText xml:space="preserve">Maîtriser les techniques de travail, </w:delText>
        </w:r>
      </w:del>
    </w:p>
    <w:p w14:paraId="6E41A356" w14:textId="6D0D0B59" w:rsidR="00975B74" w:rsidRPr="007A4AFC" w:rsidDel="00A75F71" w:rsidRDefault="00975B74">
      <w:pPr>
        <w:pStyle w:val="Paragraphedeliste"/>
        <w:numPr>
          <w:ilvl w:val="0"/>
          <w:numId w:val="14"/>
        </w:numPr>
        <w:spacing w:line="240" w:lineRule="auto"/>
        <w:ind w:left="567" w:hanging="207"/>
        <w:rPr>
          <w:del w:id="16970" w:author="Dr Mamadou SANOGO" w:date="2023-10-25T17:45:00Z"/>
          <w:rFonts w:ascii="Calibri Light" w:hAnsi="Calibri Light" w:cs="Calibri Light"/>
          <w:color w:val="000000" w:themeColor="text1"/>
          <w:szCs w:val="24"/>
          <w:rPrChange w:id="16971" w:author="Dr Mamadou SANOGO" w:date="2023-10-25T18:15:00Z">
            <w:rPr>
              <w:del w:id="16972" w:author="Dr Mamadou SANOGO" w:date="2023-10-25T17:45:00Z"/>
              <w:rFonts w:ascii="Calibri Light" w:hAnsi="Calibri Light" w:cs="Calibri Light"/>
              <w:szCs w:val="24"/>
            </w:rPr>
          </w:rPrChange>
        </w:rPr>
      </w:pPr>
      <w:del w:id="16973" w:author="Dr Mamadou SANOGO" w:date="2023-10-25T17:45:00Z">
        <w:r w:rsidRPr="007A4AFC" w:rsidDel="00A75F71">
          <w:rPr>
            <w:rFonts w:ascii="Calibri Light" w:hAnsi="Calibri Light" w:cs="Calibri Light"/>
            <w:color w:val="000000" w:themeColor="text1"/>
            <w:szCs w:val="24"/>
            <w:rPrChange w:id="16974" w:author="Dr Mamadou SANOGO" w:date="2023-10-25T18:15:00Z">
              <w:rPr>
                <w:rFonts w:ascii="Calibri Light" w:hAnsi="Calibri Light" w:cs="Calibri Light"/>
                <w:szCs w:val="24"/>
              </w:rPr>
            </w:rPrChange>
          </w:rPr>
          <w:delText xml:space="preserve">Prendre des décisions éclairées, </w:delText>
        </w:r>
      </w:del>
    </w:p>
    <w:p w14:paraId="67241439" w14:textId="4D7DAC70" w:rsidR="00975B74" w:rsidRPr="007A4AFC" w:rsidDel="00A75F71" w:rsidRDefault="00975B74">
      <w:pPr>
        <w:pStyle w:val="Paragraphedeliste"/>
        <w:numPr>
          <w:ilvl w:val="0"/>
          <w:numId w:val="14"/>
        </w:numPr>
        <w:spacing w:line="240" w:lineRule="auto"/>
        <w:ind w:left="567" w:hanging="207"/>
        <w:rPr>
          <w:del w:id="16975" w:author="Dr Mamadou SANOGO" w:date="2023-10-25T17:45:00Z"/>
          <w:rFonts w:ascii="Calibri Light" w:hAnsi="Calibri Light" w:cs="Calibri Light"/>
          <w:color w:val="000000" w:themeColor="text1"/>
          <w:szCs w:val="24"/>
          <w:rPrChange w:id="16976" w:author="Dr Mamadou SANOGO" w:date="2023-10-25T18:15:00Z">
            <w:rPr>
              <w:del w:id="16977" w:author="Dr Mamadou SANOGO" w:date="2023-10-25T17:45:00Z"/>
              <w:rFonts w:ascii="Calibri Light" w:hAnsi="Calibri Light" w:cs="Calibri Light"/>
              <w:szCs w:val="24"/>
            </w:rPr>
          </w:rPrChange>
        </w:rPr>
      </w:pPr>
      <w:del w:id="16978" w:author="Dr Mamadou SANOGO" w:date="2023-10-25T17:45:00Z">
        <w:r w:rsidRPr="007A4AFC" w:rsidDel="00A75F71">
          <w:rPr>
            <w:rFonts w:ascii="Calibri Light" w:hAnsi="Calibri Light" w:cs="Calibri Light"/>
            <w:color w:val="000000" w:themeColor="text1"/>
            <w:szCs w:val="24"/>
            <w:rPrChange w:id="16979" w:author="Dr Mamadou SANOGO" w:date="2023-10-25T18:15:00Z">
              <w:rPr>
                <w:rFonts w:ascii="Calibri Light" w:hAnsi="Calibri Light" w:cs="Calibri Light"/>
                <w:szCs w:val="24"/>
              </w:rPr>
            </w:rPrChange>
          </w:rPr>
          <w:delText>Établir une communication harmonieuse et bénéfique</w:delText>
        </w:r>
      </w:del>
    </w:p>
    <w:p w14:paraId="6E28C3D1" w14:textId="4C7F6AE6" w:rsidR="00975B74" w:rsidRPr="007A4AFC" w:rsidDel="00A75F71" w:rsidRDefault="00975B74">
      <w:pPr>
        <w:pStyle w:val="Paragraphedeliste"/>
        <w:numPr>
          <w:ilvl w:val="0"/>
          <w:numId w:val="14"/>
        </w:numPr>
        <w:spacing w:line="240" w:lineRule="auto"/>
        <w:ind w:left="567" w:hanging="207"/>
        <w:rPr>
          <w:del w:id="16980" w:author="Dr Mamadou SANOGO" w:date="2023-10-25T17:45:00Z"/>
          <w:rFonts w:ascii="Calibri Light" w:hAnsi="Calibri Light" w:cs="Calibri Light"/>
          <w:color w:val="000000" w:themeColor="text1"/>
          <w:szCs w:val="24"/>
          <w:rPrChange w:id="16981" w:author="Dr Mamadou SANOGO" w:date="2023-10-25T18:15:00Z">
            <w:rPr>
              <w:del w:id="16982" w:author="Dr Mamadou SANOGO" w:date="2023-10-25T17:45:00Z"/>
              <w:rFonts w:ascii="Calibri Light" w:hAnsi="Calibri Light" w:cs="Calibri Light"/>
              <w:szCs w:val="24"/>
            </w:rPr>
          </w:rPrChange>
        </w:rPr>
      </w:pPr>
      <w:del w:id="16983" w:author="Dr Mamadou SANOGO" w:date="2023-10-25T17:45:00Z">
        <w:r w:rsidRPr="007A4AFC" w:rsidDel="00A75F71">
          <w:rPr>
            <w:rFonts w:ascii="Calibri Light" w:hAnsi="Calibri Light" w:cs="Calibri Light"/>
            <w:color w:val="000000" w:themeColor="text1"/>
            <w:szCs w:val="24"/>
            <w:rPrChange w:id="16984"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4F34D651" w:rsidR="00975B74" w:rsidRPr="007A4AFC" w:rsidDel="00A75F71" w:rsidRDefault="00975B74" w:rsidP="00975B74">
      <w:pPr>
        <w:spacing w:line="240" w:lineRule="auto"/>
        <w:rPr>
          <w:del w:id="16985" w:author="Dr Mamadou SANOGO" w:date="2023-10-25T17:45:00Z"/>
          <w:rFonts w:ascii="Calibri Light" w:hAnsi="Calibri Light" w:cs="Calibri Light"/>
          <w:color w:val="000000" w:themeColor="text1"/>
          <w:szCs w:val="24"/>
          <w:rPrChange w:id="16986" w:author="Dr Mamadou SANOGO" w:date="2023-10-25T18:15:00Z">
            <w:rPr>
              <w:del w:id="16987" w:author="Dr Mamadou SANOGO" w:date="2023-10-25T17:45:00Z"/>
              <w:rFonts w:ascii="Calibri Light" w:hAnsi="Calibri Light" w:cs="Calibri Light"/>
              <w:szCs w:val="24"/>
            </w:rPr>
          </w:rPrChange>
        </w:rPr>
      </w:pPr>
    </w:p>
    <w:p w14:paraId="2CED2575" w14:textId="203B7C7C" w:rsidR="00975B74" w:rsidRPr="007A4AFC" w:rsidDel="00A75F71" w:rsidRDefault="00975B74" w:rsidP="00975B74">
      <w:pPr>
        <w:spacing w:line="240" w:lineRule="auto"/>
        <w:rPr>
          <w:del w:id="16988" w:author="Dr Mamadou SANOGO" w:date="2023-10-25T17:45:00Z"/>
          <w:rFonts w:ascii="Calibri Light" w:hAnsi="Calibri Light" w:cs="Calibri Light"/>
          <w:color w:val="000000" w:themeColor="text1"/>
          <w:szCs w:val="24"/>
          <w:rPrChange w:id="16989" w:author="Dr Mamadou SANOGO" w:date="2023-10-25T18:15:00Z">
            <w:rPr>
              <w:del w:id="16990" w:author="Dr Mamadou SANOGO" w:date="2023-10-25T17:45:00Z"/>
              <w:rFonts w:ascii="Calibri Light" w:hAnsi="Calibri Light" w:cs="Calibri Light"/>
              <w:szCs w:val="24"/>
            </w:rPr>
          </w:rPrChange>
        </w:rPr>
      </w:pPr>
      <w:del w:id="16991" w:author="Dr Mamadou SANOGO" w:date="2023-10-25T17:45:00Z">
        <w:r w:rsidRPr="007A4AFC" w:rsidDel="00A75F71">
          <w:rPr>
            <w:rFonts w:ascii="Calibri Light" w:hAnsi="Calibri Light" w:cs="Calibri Light"/>
            <w:color w:val="000000" w:themeColor="text1"/>
            <w:szCs w:val="24"/>
            <w:rPrChange w:id="16992"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63600321" w:rsidR="00975B74" w:rsidRPr="007A4AFC" w:rsidDel="00A75F71" w:rsidRDefault="00975B74" w:rsidP="00975B74">
      <w:pPr>
        <w:spacing w:line="240" w:lineRule="auto"/>
        <w:rPr>
          <w:del w:id="16993" w:author="Dr Mamadou SANOGO" w:date="2023-10-25T17:45:00Z"/>
          <w:rFonts w:ascii="Calibri Light" w:hAnsi="Calibri Light" w:cs="Calibri Light"/>
          <w:color w:val="000000" w:themeColor="text1"/>
          <w:szCs w:val="24"/>
          <w:rPrChange w:id="16994" w:author="Dr Mamadou SANOGO" w:date="2023-10-25T18:15:00Z">
            <w:rPr>
              <w:del w:id="16995" w:author="Dr Mamadou SANOGO" w:date="2023-10-25T17:45:00Z"/>
              <w:rFonts w:ascii="Calibri Light" w:hAnsi="Calibri Light" w:cs="Calibri Light"/>
              <w:szCs w:val="24"/>
            </w:rPr>
          </w:rPrChange>
        </w:rPr>
      </w:pPr>
      <w:del w:id="16996" w:author="Dr Mamadou SANOGO" w:date="2023-10-25T17:45:00Z">
        <w:r w:rsidRPr="007A4AFC" w:rsidDel="00A75F71">
          <w:rPr>
            <w:rFonts w:ascii="Calibri Light" w:hAnsi="Calibri Light" w:cs="Calibri Light"/>
            <w:color w:val="000000" w:themeColor="text1"/>
            <w:szCs w:val="24"/>
            <w:rPrChange w:id="16997"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DC72D3F" w:rsidR="00975B74" w:rsidRPr="007A4AFC" w:rsidDel="00A75F71" w:rsidRDefault="00975B74" w:rsidP="00975B74">
      <w:pPr>
        <w:spacing w:line="240" w:lineRule="auto"/>
        <w:rPr>
          <w:del w:id="16998" w:author="Dr Mamadou SANOGO" w:date="2023-10-25T17:45:00Z"/>
          <w:rFonts w:ascii="Calibri Light" w:hAnsi="Calibri Light" w:cs="Calibri Light"/>
          <w:color w:val="000000" w:themeColor="text1"/>
          <w:szCs w:val="24"/>
          <w:rPrChange w:id="16999" w:author="Dr Mamadou SANOGO" w:date="2023-10-25T18:15:00Z">
            <w:rPr>
              <w:del w:id="17000" w:author="Dr Mamadou SANOGO" w:date="2023-10-25T17:45:00Z"/>
              <w:rFonts w:ascii="Calibri Light" w:hAnsi="Calibri Light" w:cs="Calibri Light"/>
              <w:szCs w:val="24"/>
            </w:rPr>
          </w:rPrChange>
        </w:rPr>
      </w:pPr>
      <w:del w:id="17001" w:author="Dr Mamadou SANOGO" w:date="2023-10-25T17:45:00Z">
        <w:r w:rsidRPr="007A4AFC" w:rsidDel="00A75F71">
          <w:rPr>
            <w:rFonts w:ascii="Calibri Light" w:hAnsi="Calibri Light" w:cs="Calibri Light"/>
            <w:color w:val="000000" w:themeColor="text1"/>
            <w:szCs w:val="24"/>
            <w:rPrChange w:id="17002"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4D1F871A" w:rsidR="00975B74" w:rsidRPr="007A4AFC" w:rsidDel="00A75F71" w:rsidRDefault="00975B74" w:rsidP="00975B74">
      <w:pPr>
        <w:spacing w:line="240" w:lineRule="auto"/>
        <w:rPr>
          <w:del w:id="17003" w:author="Dr Mamadou SANOGO" w:date="2023-10-25T17:45:00Z"/>
          <w:rFonts w:ascii="Calibri Light" w:eastAsiaTheme="minorHAnsi" w:hAnsi="Calibri Light" w:cs="Calibri Light"/>
          <w:b/>
          <w:color w:val="000000" w:themeColor="text1"/>
          <w:szCs w:val="24"/>
          <w:lang w:eastAsia="en-US"/>
          <w:rPrChange w:id="17004" w:author="Dr Mamadou SANOGO" w:date="2023-10-25T18:15:00Z">
            <w:rPr>
              <w:del w:id="17005" w:author="Dr Mamadou SANOGO" w:date="2023-10-25T17:45:00Z"/>
              <w:rFonts w:ascii="Calibri Light" w:eastAsiaTheme="minorHAnsi" w:hAnsi="Calibri Light" w:cs="Calibri Light"/>
              <w:b/>
              <w:szCs w:val="24"/>
              <w:lang w:eastAsia="en-US"/>
            </w:rPr>
          </w:rPrChange>
        </w:rPr>
      </w:pPr>
    </w:p>
    <w:p w14:paraId="2C154B18" w14:textId="7C4069AD" w:rsidR="00975B74" w:rsidRPr="007A4AFC" w:rsidDel="00A75F71" w:rsidRDefault="00975B74" w:rsidP="00975B74">
      <w:pPr>
        <w:spacing w:line="240" w:lineRule="auto"/>
        <w:rPr>
          <w:del w:id="17006" w:author="Dr Mamadou SANOGO" w:date="2023-10-25T17:45:00Z"/>
          <w:rFonts w:ascii="Calibri Light" w:eastAsiaTheme="minorHAnsi" w:hAnsi="Calibri Light" w:cs="Calibri Light"/>
          <w:b/>
          <w:color w:val="000000" w:themeColor="text1"/>
          <w:szCs w:val="24"/>
          <w:lang w:eastAsia="en-US"/>
          <w:rPrChange w:id="17007" w:author="Dr Mamadou SANOGO" w:date="2023-10-25T18:15:00Z">
            <w:rPr>
              <w:del w:id="17008" w:author="Dr Mamadou SANOGO" w:date="2023-10-25T17:45:00Z"/>
              <w:rFonts w:ascii="Calibri Light" w:eastAsiaTheme="minorHAnsi" w:hAnsi="Calibri Light" w:cs="Calibri Light"/>
              <w:b/>
              <w:szCs w:val="24"/>
              <w:lang w:eastAsia="en-US"/>
            </w:rPr>
          </w:rPrChange>
        </w:rPr>
      </w:pPr>
      <w:del w:id="17009" w:author="Dr Mamadou SANOGO" w:date="2023-10-25T17:45:00Z">
        <w:r w:rsidRPr="007A4AFC" w:rsidDel="00A75F71">
          <w:rPr>
            <w:rFonts w:ascii="Calibri Light" w:eastAsiaTheme="minorHAnsi" w:hAnsi="Calibri Light" w:cs="Calibri Light"/>
            <w:b/>
            <w:color w:val="000000" w:themeColor="text1"/>
            <w:szCs w:val="24"/>
            <w:lang w:eastAsia="en-US"/>
            <w:rPrChange w:id="17010"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324770BE" w:rsidR="00975B74" w:rsidRPr="007A4AFC" w:rsidDel="00A75F71" w:rsidRDefault="00975B74" w:rsidP="00975B74">
      <w:pPr>
        <w:spacing w:line="240" w:lineRule="auto"/>
        <w:rPr>
          <w:del w:id="17011" w:author="Dr Mamadou SANOGO" w:date="2023-10-25T17:45:00Z"/>
          <w:rFonts w:ascii="Calibri Light" w:hAnsi="Calibri Light" w:cs="Calibri Light"/>
          <w:color w:val="000000" w:themeColor="text1"/>
          <w:szCs w:val="24"/>
          <w:rPrChange w:id="17012" w:author="Dr Mamadou SANOGO" w:date="2023-10-25T18:15:00Z">
            <w:rPr>
              <w:del w:id="17013" w:author="Dr Mamadou SANOGO" w:date="2023-10-25T17:45:00Z"/>
              <w:rFonts w:ascii="Calibri Light" w:hAnsi="Calibri Light" w:cs="Calibri Light"/>
              <w:szCs w:val="24"/>
            </w:rPr>
          </w:rPrChange>
        </w:rPr>
      </w:pPr>
      <w:del w:id="17014" w:author="Dr Mamadou SANOGO" w:date="2023-10-25T17:45:00Z">
        <w:r w:rsidRPr="007A4AFC" w:rsidDel="00A75F71">
          <w:rPr>
            <w:rFonts w:ascii="Calibri Light" w:hAnsi="Calibri Light" w:cs="Calibri Light"/>
            <w:color w:val="000000" w:themeColor="text1"/>
            <w:szCs w:val="24"/>
            <w:rPrChange w:id="17015"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1D439985" w:rsidR="00975B74" w:rsidRPr="007A4AFC" w:rsidDel="00A75F71" w:rsidRDefault="00975B74">
      <w:pPr>
        <w:pStyle w:val="Paragraphedeliste"/>
        <w:numPr>
          <w:ilvl w:val="0"/>
          <w:numId w:val="21"/>
        </w:numPr>
        <w:spacing w:line="240" w:lineRule="auto"/>
        <w:rPr>
          <w:del w:id="17016" w:author="Dr Mamadou SANOGO" w:date="2023-10-25T17:45:00Z"/>
          <w:rFonts w:ascii="Calibri Light" w:hAnsi="Calibri Light" w:cs="Calibri Light"/>
          <w:color w:val="000000" w:themeColor="text1"/>
          <w:szCs w:val="24"/>
          <w:rPrChange w:id="17017" w:author="Dr Mamadou SANOGO" w:date="2023-10-25T18:15:00Z">
            <w:rPr>
              <w:del w:id="17018" w:author="Dr Mamadou SANOGO" w:date="2023-10-25T17:45:00Z"/>
              <w:rFonts w:ascii="Calibri Light" w:hAnsi="Calibri Light" w:cs="Calibri Light"/>
              <w:szCs w:val="24"/>
            </w:rPr>
          </w:rPrChange>
        </w:rPr>
      </w:pPr>
      <w:del w:id="17019" w:author="Dr Mamadou SANOGO" w:date="2023-10-25T17:45:00Z">
        <w:r w:rsidRPr="007A4AFC" w:rsidDel="00A75F71">
          <w:rPr>
            <w:rFonts w:ascii="Calibri Light" w:hAnsi="Calibri Light" w:cs="Calibri Light"/>
            <w:color w:val="000000" w:themeColor="text1"/>
            <w:szCs w:val="24"/>
            <w:rPrChange w:id="17020"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5B5D8897" w:rsidR="00975B74" w:rsidRPr="007A4AFC" w:rsidDel="00A75F71" w:rsidRDefault="00975B74">
      <w:pPr>
        <w:pStyle w:val="Paragraphedeliste"/>
        <w:numPr>
          <w:ilvl w:val="0"/>
          <w:numId w:val="21"/>
        </w:numPr>
        <w:spacing w:line="240" w:lineRule="auto"/>
        <w:rPr>
          <w:del w:id="17021" w:author="Dr Mamadou SANOGO" w:date="2023-10-25T17:45:00Z"/>
          <w:rFonts w:ascii="Calibri Light" w:hAnsi="Calibri Light" w:cs="Calibri Light"/>
          <w:color w:val="000000" w:themeColor="text1"/>
          <w:szCs w:val="24"/>
          <w:rPrChange w:id="17022" w:author="Dr Mamadou SANOGO" w:date="2023-10-25T18:15:00Z">
            <w:rPr>
              <w:del w:id="17023" w:author="Dr Mamadou SANOGO" w:date="2023-10-25T17:45:00Z"/>
              <w:rFonts w:ascii="Calibri Light" w:hAnsi="Calibri Light" w:cs="Calibri Light"/>
              <w:szCs w:val="24"/>
            </w:rPr>
          </w:rPrChange>
        </w:rPr>
      </w:pPr>
      <w:del w:id="17024" w:author="Dr Mamadou SANOGO" w:date="2023-10-25T17:45:00Z">
        <w:r w:rsidRPr="007A4AFC" w:rsidDel="00A75F71">
          <w:rPr>
            <w:rFonts w:ascii="Calibri Light" w:hAnsi="Calibri Light" w:cs="Calibri Light"/>
            <w:color w:val="000000" w:themeColor="text1"/>
            <w:szCs w:val="24"/>
            <w:rPrChange w:id="17025"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016E0542" w:rsidR="00975B74" w:rsidRPr="007A4AFC" w:rsidDel="00A75F71" w:rsidRDefault="00975B74">
      <w:pPr>
        <w:pStyle w:val="Paragraphedeliste"/>
        <w:numPr>
          <w:ilvl w:val="0"/>
          <w:numId w:val="21"/>
        </w:numPr>
        <w:spacing w:line="240" w:lineRule="auto"/>
        <w:rPr>
          <w:del w:id="17026" w:author="Dr Mamadou SANOGO" w:date="2023-10-25T17:45:00Z"/>
          <w:rFonts w:ascii="Calibri Light" w:hAnsi="Calibri Light" w:cs="Calibri Light"/>
          <w:color w:val="000000" w:themeColor="text1"/>
          <w:szCs w:val="24"/>
          <w:rPrChange w:id="17027" w:author="Dr Mamadou SANOGO" w:date="2023-10-25T18:15:00Z">
            <w:rPr>
              <w:del w:id="17028" w:author="Dr Mamadou SANOGO" w:date="2023-10-25T17:45:00Z"/>
              <w:rFonts w:ascii="Calibri Light" w:hAnsi="Calibri Light" w:cs="Calibri Light"/>
              <w:szCs w:val="24"/>
            </w:rPr>
          </w:rPrChange>
        </w:rPr>
      </w:pPr>
      <w:del w:id="17029" w:author="Dr Mamadou SANOGO" w:date="2023-10-25T17:45:00Z">
        <w:r w:rsidRPr="007A4AFC" w:rsidDel="00A75F71">
          <w:rPr>
            <w:rFonts w:ascii="Calibri Light" w:hAnsi="Calibri Light" w:cs="Calibri Light"/>
            <w:color w:val="000000" w:themeColor="text1"/>
            <w:szCs w:val="24"/>
            <w:rPrChange w:id="17030" w:author="Dr Mamadou SANOGO" w:date="2023-10-25T18:15:00Z">
              <w:rPr>
                <w:rFonts w:ascii="Calibri Light" w:hAnsi="Calibri Light" w:cs="Calibri Light"/>
                <w:szCs w:val="24"/>
              </w:rPr>
            </w:rPrChange>
          </w:rPr>
          <w:delText>Décrire la fonction de l’épidémiologiste</w:delText>
        </w:r>
      </w:del>
    </w:p>
    <w:p w14:paraId="0856AF4E" w14:textId="5E43792B" w:rsidR="00975B74" w:rsidRPr="007A4AFC" w:rsidDel="00A75F71" w:rsidRDefault="00975B74">
      <w:pPr>
        <w:pStyle w:val="Paragraphedeliste"/>
        <w:numPr>
          <w:ilvl w:val="0"/>
          <w:numId w:val="21"/>
        </w:numPr>
        <w:spacing w:line="240" w:lineRule="auto"/>
        <w:rPr>
          <w:del w:id="17031" w:author="Dr Mamadou SANOGO" w:date="2023-10-25T17:45:00Z"/>
          <w:rFonts w:ascii="Calibri Light" w:hAnsi="Calibri Light" w:cs="Calibri Light"/>
          <w:color w:val="000000" w:themeColor="text1"/>
          <w:szCs w:val="24"/>
          <w:rPrChange w:id="17032" w:author="Dr Mamadou SANOGO" w:date="2023-10-25T18:15:00Z">
            <w:rPr>
              <w:del w:id="17033" w:author="Dr Mamadou SANOGO" w:date="2023-10-25T17:45:00Z"/>
              <w:rFonts w:ascii="Calibri Light" w:hAnsi="Calibri Light" w:cs="Calibri Light"/>
              <w:szCs w:val="24"/>
            </w:rPr>
          </w:rPrChange>
        </w:rPr>
      </w:pPr>
      <w:del w:id="17034" w:author="Dr Mamadou SANOGO" w:date="2023-10-25T17:45:00Z">
        <w:r w:rsidRPr="007A4AFC" w:rsidDel="00A75F71">
          <w:rPr>
            <w:rFonts w:ascii="Calibri Light" w:hAnsi="Calibri Light" w:cs="Calibri Light"/>
            <w:color w:val="000000" w:themeColor="text1"/>
            <w:szCs w:val="24"/>
            <w:rPrChange w:id="17035" w:author="Dr Mamadou SANOGO" w:date="2023-10-25T18:15:00Z">
              <w:rPr>
                <w:rFonts w:ascii="Calibri Light" w:hAnsi="Calibri Light" w:cs="Calibri Light"/>
                <w:szCs w:val="24"/>
              </w:rPr>
            </w:rPrChange>
          </w:rPr>
          <w:delText>Assurer le suivi des tendances des maladies</w:delText>
        </w:r>
      </w:del>
    </w:p>
    <w:p w14:paraId="008FED00" w14:textId="6C7453CA" w:rsidR="00975B74" w:rsidRPr="007A4AFC" w:rsidDel="00A75F71" w:rsidRDefault="00975B74">
      <w:pPr>
        <w:pStyle w:val="Paragraphedeliste"/>
        <w:numPr>
          <w:ilvl w:val="0"/>
          <w:numId w:val="21"/>
        </w:numPr>
        <w:spacing w:line="240" w:lineRule="auto"/>
        <w:rPr>
          <w:del w:id="17036" w:author="Dr Mamadou SANOGO" w:date="2023-10-25T17:45:00Z"/>
          <w:rFonts w:ascii="Calibri Light" w:hAnsi="Calibri Light" w:cs="Calibri Light"/>
          <w:color w:val="000000" w:themeColor="text1"/>
          <w:szCs w:val="24"/>
          <w:rPrChange w:id="17037" w:author="Dr Mamadou SANOGO" w:date="2023-10-25T18:15:00Z">
            <w:rPr>
              <w:del w:id="17038" w:author="Dr Mamadou SANOGO" w:date="2023-10-25T17:45:00Z"/>
              <w:rFonts w:ascii="Calibri Light" w:hAnsi="Calibri Light" w:cs="Calibri Light"/>
              <w:szCs w:val="24"/>
            </w:rPr>
          </w:rPrChange>
        </w:rPr>
      </w:pPr>
      <w:del w:id="17039" w:author="Dr Mamadou SANOGO" w:date="2023-10-25T17:45:00Z">
        <w:r w:rsidRPr="007A4AFC" w:rsidDel="00A75F71">
          <w:rPr>
            <w:rFonts w:ascii="Calibri Light" w:hAnsi="Calibri Light" w:cs="Calibri Light"/>
            <w:color w:val="000000" w:themeColor="text1"/>
            <w:szCs w:val="24"/>
            <w:rPrChange w:id="17040" w:author="Dr Mamadou SANOGO" w:date="2023-10-25T18:15:00Z">
              <w:rPr>
                <w:rFonts w:ascii="Calibri Light" w:hAnsi="Calibri Light" w:cs="Calibri Light"/>
                <w:szCs w:val="24"/>
              </w:rPr>
            </w:rPrChange>
          </w:rPr>
          <w:delText>Assurer la gestion d’une épidémie</w:delText>
        </w:r>
      </w:del>
    </w:p>
    <w:p w14:paraId="2C83CC2D" w14:textId="3CEA5E94" w:rsidR="00975B74" w:rsidRPr="007A4AFC" w:rsidDel="00A75F71" w:rsidRDefault="00975B74">
      <w:pPr>
        <w:pStyle w:val="Paragraphedeliste"/>
        <w:numPr>
          <w:ilvl w:val="0"/>
          <w:numId w:val="21"/>
        </w:numPr>
        <w:spacing w:line="240" w:lineRule="auto"/>
        <w:rPr>
          <w:del w:id="17041" w:author="Dr Mamadou SANOGO" w:date="2023-10-25T17:45:00Z"/>
          <w:rFonts w:ascii="Calibri Light" w:hAnsi="Calibri Light" w:cs="Calibri Light"/>
          <w:color w:val="000000" w:themeColor="text1"/>
          <w:szCs w:val="24"/>
          <w:rPrChange w:id="17042" w:author="Dr Mamadou SANOGO" w:date="2023-10-25T18:15:00Z">
            <w:rPr>
              <w:del w:id="17043" w:author="Dr Mamadou SANOGO" w:date="2023-10-25T17:45:00Z"/>
              <w:rFonts w:ascii="Calibri Light" w:hAnsi="Calibri Light" w:cs="Calibri Light"/>
              <w:szCs w:val="24"/>
            </w:rPr>
          </w:rPrChange>
        </w:rPr>
      </w:pPr>
      <w:del w:id="17044" w:author="Dr Mamadou SANOGO" w:date="2023-10-25T17:45:00Z">
        <w:r w:rsidRPr="007A4AFC" w:rsidDel="00A75F71">
          <w:rPr>
            <w:rFonts w:ascii="Calibri Light" w:hAnsi="Calibri Light" w:cs="Calibri Light"/>
            <w:color w:val="000000" w:themeColor="text1"/>
            <w:szCs w:val="24"/>
            <w:rPrChange w:id="17045" w:author="Dr Mamadou SANOGO" w:date="2023-10-25T18:15:00Z">
              <w:rPr>
                <w:rFonts w:ascii="Calibri Light" w:hAnsi="Calibri Light" w:cs="Calibri Light"/>
                <w:szCs w:val="24"/>
              </w:rPr>
            </w:rPrChange>
          </w:rPr>
          <w:delText>Utiliser les logiciels de gestion des données épidémiologiques</w:delText>
        </w:r>
      </w:del>
    </w:p>
    <w:p w14:paraId="573CB682" w14:textId="258B396A" w:rsidR="00975B74" w:rsidRPr="007A4AFC" w:rsidDel="00A75F71" w:rsidRDefault="00975B74">
      <w:pPr>
        <w:pStyle w:val="Paragraphedeliste"/>
        <w:numPr>
          <w:ilvl w:val="0"/>
          <w:numId w:val="21"/>
        </w:numPr>
        <w:spacing w:line="240" w:lineRule="auto"/>
        <w:rPr>
          <w:del w:id="17046" w:author="Dr Mamadou SANOGO" w:date="2023-10-25T17:45:00Z"/>
          <w:rFonts w:ascii="Calibri Light" w:hAnsi="Calibri Light" w:cs="Calibri Light"/>
          <w:color w:val="000000" w:themeColor="text1"/>
          <w:szCs w:val="24"/>
          <w:rPrChange w:id="17047" w:author="Dr Mamadou SANOGO" w:date="2023-10-25T18:15:00Z">
            <w:rPr>
              <w:del w:id="17048" w:author="Dr Mamadou SANOGO" w:date="2023-10-25T17:45:00Z"/>
              <w:rFonts w:ascii="Calibri Light" w:hAnsi="Calibri Light" w:cs="Calibri Light"/>
              <w:szCs w:val="24"/>
            </w:rPr>
          </w:rPrChange>
        </w:rPr>
      </w:pPr>
      <w:del w:id="17049" w:author="Dr Mamadou SANOGO" w:date="2023-10-25T17:45:00Z">
        <w:r w:rsidRPr="007A4AFC" w:rsidDel="00A75F71">
          <w:rPr>
            <w:rFonts w:ascii="Calibri Light" w:hAnsi="Calibri Light" w:cs="Calibri Light"/>
            <w:color w:val="000000" w:themeColor="text1"/>
            <w:szCs w:val="24"/>
            <w:rPrChange w:id="17050"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029DB798" w:rsidR="00975B74" w:rsidRPr="007A4AFC" w:rsidDel="00A75F71" w:rsidRDefault="00975B74">
      <w:pPr>
        <w:pStyle w:val="Paragraphedeliste"/>
        <w:numPr>
          <w:ilvl w:val="0"/>
          <w:numId w:val="21"/>
        </w:numPr>
        <w:spacing w:line="240" w:lineRule="auto"/>
        <w:rPr>
          <w:del w:id="17051" w:author="Dr Mamadou SANOGO" w:date="2023-10-25T17:45:00Z"/>
          <w:rFonts w:ascii="Calibri Light" w:hAnsi="Calibri Light" w:cs="Calibri Light"/>
          <w:color w:val="000000" w:themeColor="text1"/>
          <w:szCs w:val="24"/>
          <w:rPrChange w:id="17052" w:author="Dr Mamadou SANOGO" w:date="2023-10-25T18:15:00Z">
            <w:rPr>
              <w:del w:id="17053" w:author="Dr Mamadou SANOGO" w:date="2023-10-25T17:45:00Z"/>
              <w:rFonts w:ascii="Calibri Light" w:hAnsi="Calibri Light" w:cs="Calibri Light"/>
              <w:szCs w:val="24"/>
            </w:rPr>
          </w:rPrChange>
        </w:rPr>
      </w:pPr>
      <w:del w:id="17054" w:author="Dr Mamadou SANOGO" w:date="2023-10-25T17:45:00Z">
        <w:r w:rsidRPr="007A4AFC" w:rsidDel="00A75F71">
          <w:rPr>
            <w:rFonts w:ascii="Calibri Light" w:hAnsi="Calibri Light" w:cs="Calibri Light"/>
            <w:color w:val="000000" w:themeColor="text1"/>
            <w:szCs w:val="24"/>
            <w:rPrChange w:id="17055"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42DFB649" w:rsidR="00975B74" w:rsidRPr="007A4AFC" w:rsidDel="00A75F71" w:rsidRDefault="00975B74">
      <w:pPr>
        <w:pStyle w:val="Paragraphedeliste"/>
        <w:numPr>
          <w:ilvl w:val="0"/>
          <w:numId w:val="21"/>
        </w:numPr>
        <w:spacing w:line="240" w:lineRule="auto"/>
        <w:rPr>
          <w:del w:id="17056" w:author="Dr Mamadou SANOGO" w:date="2023-10-25T17:45:00Z"/>
          <w:rFonts w:ascii="Calibri Light" w:hAnsi="Calibri Light" w:cs="Calibri Light"/>
          <w:color w:val="000000" w:themeColor="text1"/>
          <w:szCs w:val="24"/>
          <w:rPrChange w:id="17057" w:author="Dr Mamadou SANOGO" w:date="2023-10-25T18:15:00Z">
            <w:rPr>
              <w:del w:id="17058" w:author="Dr Mamadou SANOGO" w:date="2023-10-25T17:45:00Z"/>
              <w:rFonts w:ascii="Calibri Light" w:hAnsi="Calibri Light" w:cs="Calibri Light"/>
              <w:szCs w:val="24"/>
            </w:rPr>
          </w:rPrChange>
        </w:rPr>
      </w:pPr>
      <w:del w:id="17059" w:author="Dr Mamadou SANOGO" w:date="2023-10-25T17:45:00Z">
        <w:r w:rsidRPr="007A4AFC" w:rsidDel="00A75F71">
          <w:rPr>
            <w:rFonts w:ascii="Calibri Light" w:hAnsi="Calibri Light" w:cs="Calibri Light"/>
            <w:color w:val="000000" w:themeColor="text1"/>
            <w:szCs w:val="24"/>
            <w:rPrChange w:id="17060" w:author="Dr Mamadou SANOGO" w:date="2023-10-25T18:15:00Z">
              <w:rPr>
                <w:rFonts w:ascii="Calibri Light" w:hAnsi="Calibri Light" w:cs="Calibri Light"/>
                <w:szCs w:val="24"/>
              </w:rPr>
            </w:rPrChange>
          </w:rPr>
          <w:delText xml:space="preserve">Maîtriser la méthodologie de la recherche </w:delText>
        </w:r>
      </w:del>
    </w:p>
    <w:p w14:paraId="4029E4FA" w14:textId="0B01CD2D" w:rsidR="00975B74" w:rsidRPr="007A4AFC" w:rsidDel="00A75F71" w:rsidRDefault="00975B74">
      <w:pPr>
        <w:pStyle w:val="Paragraphedeliste"/>
        <w:numPr>
          <w:ilvl w:val="0"/>
          <w:numId w:val="21"/>
        </w:numPr>
        <w:spacing w:line="240" w:lineRule="auto"/>
        <w:rPr>
          <w:del w:id="17061" w:author="Dr Mamadou SANOGO" w:date="2023-10-25T17:45:00Z"/>
          <w:rFonts w:ascii="Calibri Light" w:hAnsi="Calibri Light" w:cs="Calibri Light"/>
          <w:color w:val="000000" w:themeColor="text1"/>
          <w:szCs w:val="24"/>
          <w:rPrChange w:id="17062" w:author="Dr Mamadou SANOGO" w:date="2023-10-25T18:15:00Z">
            <w:rPr>
              <w:del w:id="17063" w:author="Dr Mamadou SANOGO" w:date="2023-10-25T17:45:00Z"/>
              <w:rFonts w:ascii="Calibri Light" w:hAnsi="Calibri Light" w:cs="Calibri Light"/>
              <w:szCs w:val="24"/>
            </w:rPr>
          </w:rPrChange>
        </w:rPr>
      </w:pPr>
      <w:del w:id="17064" w:author="Dr Mamadou SANOGO" w:date="2023-10-25T17:45:00Z">
        <w:r w:rsidRPr="007A4AFC" w:rsidDel="00A75F71">
          <w:rPr>
            <w:rFonts w:ascii="Calibri Light" w:hAnsi="Calibri Light" w:cs="Calibri Light"/>
            <w:color w:val="000000" w:themeColor="text1"/>
            <w:szCs w:val="24"/>
            <w:rPrChange w:id="17065" w:author="Dr Mamadou SANOGO" w:date="2023-10-25T18:15:00Z">
              <w:rPr>
                <w:rFonts w:ascii="Calibri Light" w:hAnsi="Calibri Light" w:cs="Calibri Light"/>
                <w:szCs w:val="24"/>
              </w:rPr>
            </w:rPrChange>
          </w:rPr>
          <w:delText>Rédiger un mémoire de fin d’études</w:delText>
        </w:r>
      </w:del>
    </w:p>
    <w:p w14:paraId="0B8FA423" w14:textId="5F28ECC5" w:rsidR="00975B74" w:rsidRPr="007A4AFC" w:rsidDel="00A75F71" w:rsidRDefault="00975B74" w:rsidP="00975B74">
      <w:pPr>
        <w:spacing w:line="240" w:lineRule="auto"/>
        <w:rPr>
          <w:del w:id="17066" w:author="Dr Mamadou SANOGO" w:date="2023-10-25T17:45:00Z"/>
          <w:rFonts w:ascii="Calibri Light" w:eastAsiaTheme="minorHAnsi" w:hAnsi="Calibri Light" w:cs="Calibri Light"/>
          <w:b/>
          <w:bCs/>
          <w:color w:val="000000" w:themeColor="text1"/>
          <w:szCs w:val="24"/>
          <w:lang w:eastAsia="en-US"/>
          <w:rPrChange w:id="17067" w:author="Dr Mamadou SANOGO" w:date="2023-10-25T18:15:00Z">
            <w:rPr>
              <w:del w:id="17068" w:author="Dr Mamadou SANOGO" w:date="2023-10-25T17:45:00Z"/>
              <w:rFonts w:ascii="Calibri Light" w:eastAsiaTheme="minorHAnsi" w:hAnsi="Calibri Light" w:cs="Calibri Light"/>
              <w:b/>
              <w:bCs/>
              <w:szCs w:val="24"/>
              <w:lang w:eastAsia="en-US"/>
            </w:rPr>
          </w:rPrChange>
        </w:rPr>
      </w:pPr>
    </w:p>
    <w:p w14:paraId="22421A65" w14:textId="47E674B3" w:rsidR="00975B74" w:rsidRPr="007A4AFC" w:rsidDel="00A75F71" w:rsidRDefault="00975B74" w:rsidP="00975B74">
      <w:pPr>
        <w:spacing w:line="240" w:lineRule="auto"/>
        <w:rPr>
          <w:del w:id="17069" w:author="Dr Mamadou SANOGO" w:date="2023-10-25T17:45:00Z"/>
          <w:rFonts w:ascii="Calibri Light" w:eastAsiaTheme="minorHAnsi" w:hAnsi="Calibri Light" w:cs="Calibri Light"/>
          <w:color w:val="000000" w:themeColor="text1"/>
          <w:szCs w:val="24"/>
          <w:lang w:eastAsia="en-US"/>
          <w:rPrChange w:id="17070" w:author="Dr Mamadou SANOGO" w:date="2023-10-25T18:15:00Z">
            <w:rPr>
              <w:del w:id="17071" w:author="Dr Mamadou SANOGO" w:date="2023-10-25T17:45:00Z"/>
              <w:rFonts w:ascii="Calibri Light" w:eastAsiaTheme="minorHAnsi" w:hAnsi="Calibri Light" w:cs="Calibri Light"/>
              <w:szCs w:val="24"/>
              <w:lang w:eastAsia="en-US"/>
            </w:rPr>
          </w:rPrChange>
        </w:rPr>
      </w:pPr>
      <w:del w:id="17072" w:author="Dr Mamadou SANOGO" w:date="2023-10-25T17:45:00Z">
        <w:r w:rsidRPr="007A4AFC" w:rsidDel="00A75F71">
          <w:rPr>
            <w:rFonts w:ascii="Calibri Light" w:eastAsiaTheme="minorHAnsi" w:hAnsi="Calibri Light" w:cs="Calibri Light"/>
            <w:b/>
            <w:bCs/>
            <w:color w:val="000000" w:themeColor="text1"/>
            <w:szCs w:val="24"/>
            <w:lang w:eastAsia="en-US"/>
            <w:rPrChange w:id="17073"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7F6CC98D" w:rsidR="00975B74" w:rsidRPr="007A4AFC" w:rsidDel="00A75F71" w:rsidRDefault="00975B74" w:rsidP="00975B74">
      <w:pPr>
        <w:spacing w:line="240" w:lineRule="auto"/>
        <w:rPr>
          <w:del w:id="17074" w:author="Dr Mamadou SANOGO" w:date="2023-10-25T17:45:00Z"/>
          <w:rFonts w:ascii="Calibri Light" w:eastAsiaTheme="minorHAnsi" w:hAnsi="Calibri Light" w:cs="Calibri Light"/>
          <w:color w:val="000000" w:themeColor="text1"/>
          <w:szCs w:val="24"/>
          <w:lang w:eastAsia="en-US"/>
          <w:rPrChange w:id="17075" w:author="Dr Mamadou SANOGO" w:date="2023-10-25T18:15:00Z">
            <w:rPr>
              <w:del w:id="17076" w:author="Dr Mamadou SANOGO" w:date="2023-10-25T17:45:00Z"/>
              <w:rFonts w:ascii="Calibri Light" w:eastAsiaTheme="minorHAnsi" w:hAnsi="Calibri Light" w:cs="Calibri Light"/>
              <w:szCs w:val="24"/>
              <w:lang w:eastAsia="en-US"/>
            </w:rPr>
          </w:rPrChange>
        </w:rPr>
      </w:pPr>
      <w:del w:id="17077" w:author="Dr Mamadou SANOGO" w:date="2023-10-25T17:45:00Z">
        <w:r w:rsidRPr="007A4AFC" w:rsidDel="00A75F71">
          <w:rPr>
            <w:rFonts w:ascii="Calibri Light" w:hAnsi="Calibri Light" w:cs="Calibri Light"/>
            <w:color w:val="000000" w:themeColor="text1"/>
            <w:szCs w:val="24"/>
            <w:rPrChange w:id="17078"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0B7D19FE" w:rsidR="00975B74" w:rsidRPr="007A4AFC" w:rsidDel="00A75F71" w:rsidRDefault="00975B74" w:rsidP="00975B74">
      <w:pPr>
        <w:spacing w:line="240" w:lineRule="auto"/>
        <w:ind w:left="720"/>
        <w:rPr>
          <w:del w:id="17079" w:author="Dr Mamadou SANOGO" w:date="2023-10-25T17:45:00Z"/>
          <w:rFonts w:ascii="Calibri Light" w:hAnsi="Calibri Light" w:cs="Calibri Light"/>
          <w:color w:val="000000" w:themeColor="text1"/>
          <w:szCs w:val="24"/>
          <w:rPrChange w:id="17080" w:author="Dr Mamadou SANOGO" w:date="2023-10-25T18:15:00Z">
            <w:rPr>
              <w:del w:id="17081" w:author="Dr Mamadou SANOGO" w:date="2023-10-25T17:45:00Z"/>
              <w:rFonts w:ascii="Calibri Light" w:hAnsi="Calibri Light" w:cs="Calibri Light"/>
              <w:szCs w:val="24"/>
            </w:rPr>
          </w:rPrChange>
        </w:rPr>
      </w:pPr>
    </w:p>
    <w:p w14:paraId="0D900F20" w14:textId="68458BF5" w:rsidR="00975B74" w:rsidRPr="007A4AFC" w:rsidDel="00A75F71" w:rsidRDefault="00975B74">
      <w:pPr>
        <w:pStyle w:val="Paragraphedeliste"/>
        <w:numPr>
          <w:ilvl w:val="0"/>
          <w:numId w:val="19"/>
        </w:numPr>
        <w:spacing w:line="240" w:lineRule="auto"/>
        <w:rPr>
          <w:del w:id="17082" w:author="Dr Mamadou SANOGO" w:date="2023-10-25T17:45:00Z"/>
          <w:rFonts w:ascii="Calibri Light" w:hAnsi="Calibri Light" w:cs="Calibri Light"/>
          <w:color w:val="000000" w:themeColor="text1"/>
          <w:szCs w:val="24"/>
          <w:rPrChange w:id="17083" w:author="Dr Mamadou SANOGO" w:date="2023-10-25T18:15:00Z">
            <w:rPr>
              <w:del w:id="17084" w:author="Dr Mamadou SANOGO" w:date="2023-10-25T17:45:00Z"/>
              <w:rFonts w:ascii="Calibri Light" w:hAnsi="Calibri Light" w:cs="Calibri Light"/>
              <w:szCs w:val="24"/>
            </w:rPr>
          </w:rPrChange>
        </w:rPr>
      </w:pPr>
      <w:del w:id="17085" w:author="Dr Mamadou SANOGO" w:date="2023-10-25T17:45:00Z">
        <w:r w:rsidRPr="007A4AFC" w:rsidDel="00A75F71">
          <w:rPr>
            <w:rFonts w:ascii="Calibri Light" w:hAnsi="Calibri Light" w:cs="Calibri Light"/>
            <w:color w:val="000000" w:themeColor="text1"/>
            <w:szCs w:val="24"/>
            <w:rPrChange w:id="17086" w:author="Dr Mamadou SANOGO" w:date="2023-10-25T18:15:00Z">
              <w:rPr>
                <w:rFonts w:ascii="Calibri Light" w:hAnsi="Calibri Light" w:cs="Calibri Light"/>
                <w:szCs w:val="24"/>
              </w:rPr>
            </w:rPrChange>
          </w:rPr>
          <w:delText>Connaître le ou les champs professionnel(s) associé(s) à la discipline.</w:delText>
        </w:r>
      </w:del>
    </w:p>
    <w:p w14:paraId="6AA0FA1E" w14:textId="47D808D1" w:rsidR="00975B74" w:rsidRPr="007A4AFC" w:rsidDel="00A75F71" w:rsidRDefault="00975B74">
      <w:pPr>
        <w:numPr>
          <w:ilvl w:val="0"/>
          <w:numId w:val="19"/>
        </w:numPr>
        <w:spacing w:line="240" w:lineRule="auto"/>
        <w:rPr>
          <w:del w:id="17087" w:author="Dr Mamadou SANOGO" w:date="2023-10-25T17:45:00Z"/>
          <w:rFonts w:ascii="Calibri Light" w:hAnsi="Calibri Light" w:cs="Calibri Light"/>
          <w:color w:val="000000" w:themeColor="text1"/>
          <w:szCs w:val="24"/>
          <w:rPrChange w:id="17088" w:author="Dr Mamadou SANOGO" w:date="2023-10-25T18:15:00Z">
            <w:rPr>
              <w:del w:id="17089" w:author="Dr Mamadou SANOGO" w:date="2023-10-25T17:45:00Z"/>
              <w:rFonts w:ascii="Calibri Light" w:hAnsi="Calibri Light" w:cs="Calibri Light"/>
              <w:szCs w:val="24"/>
            </w:rPr>
          </w:rPrChange>
        </w:rPr>
      </w:pPr>
      <w:del w:id="17090" w:author="Dr Mamadou SANOGO" w:date="2023-10-25T17:45:00Z">
        <w:r w:rsidRPr="007A4AFC" w:rsidDel="00A75F71">
          <w:rPr>
            <w:rFonts w:ascii="Calibri Light" w:hAnsi="Calibri Light" w:cs="Calibri Light"/>
            <w:color w:val="000000" w:themeColor="text1"/>
            <w:szCs w:val="24"/>
            <w:rPrChange w:id="17091" w:author="Dr Mamadou SANOGO" w:date="2023-10-25T18:15:00Z">
              <w:rPr>
                <w:rFonts w:ascii="Calibri Light" w:hAnsi="Calibri Light" w:cs="Calibri Light"/>
                <w:szCs w:val="24"/>
              </w:rPr>
            </w:rPrChange>
          </w:rPr>
          <w:delText>Travailler en équipe et animer des groupes de travail</w:delText>
        </w:r>
      </w:del>
    </w:p>
    <w:p w14:paraId="3CA83348" w14:textId="647A9644" w:rsidR="00975B74" w:rsidRPr="007A4AFC" w:rsidDel="00A75F71" w:rsidRDefault="00975B74">
      <w:pPr>
        <w:numPr>
          <w:ilvl w:val="0"/>
          <w:numId w:val="19"/>
        </w:numPr>
        <w:spacing w:line="240" w:lineRule="auto"/>
        <w:rPr>
          <w:del w:id="17092" w:author="Dr Mamadou SANOGO" w:date="2023-10-25T17:45:00Z"/>
          <w:rFonts w:ascii="Calibri Light" w:hAnsi="Calibri Light" w:cs="Calibri Light"/>
          <w:color w:val="000000" w:themeColor="text1"/>
          <w:szCs w:val="24"/>
          <w:rPrChange w:id="17093" w:author="Dr Mamadou SANOGO" w:date="2023-10-25T18:15:00Z">
            <w:rPr>
              <w:del w:id="17094" w:author="Dr Mamadou SANOGO" w:date="2023-10-25T17:45:00Z"/>
              <w:rFonts w:ascii="Calibri Light" w:hAnsi="Calibri Light" w:cs="Calibri Light"/>
              <w:szCs w:val="24"/>
            </w:rPr>
          </w:rPrChange>
        </w:rPr>
      </w:pPr>
      <w:del w:id="17095" w:author="Dr Mamadou SANOGO" w:date="2023-10-25T17:45:00Z">
        <w:r w:rsidRPr="007A4AFC" w:rsidDel="00A75F71">
          <w:rPr>
            <w:rFonts w:ascii="Calibri Light" w:hAnsi="Calibri Light" w:cs="Calibri Light"/>
            <w:color w:val="000000" w:themeColor="text1"/>
            <w:szCs w:val="24"/>
            <w:rPrChange w:id="17096"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52B99A00" w:rsidR="00975B74" w:rsidRPr="007A4AFC" w:rsidDel="00A75F71" w:rsidRDefault="00975B74">
      <w:pPr>
        <w:numPr>
          <w:ilvl w:val="0"/>
          <w:numId w:val="19"/>
        </w:numPr>
        <w:spacing w:line="240" w:lineRule="auto"/>
        <w:rPr>
          <w:del w:id="17097" w:author="Dr Mamadou SANOGO" w:date="2023-10-25T17:45:00Z"/>
          <w:rFonts w:ascii="Calibri Light" w:hAnsi="Calibri Light" w:cs="Calibri Light"/>
          <w:color w:val="000000" w:themeColor="text1"/>
          <w:szCs w:val="24"/>
          <w:rPrChange w:id="17098" w:author="Dr Mamadou SANOGO" w:date="2023-10-25T18:15:00Z">
            <w:rPr>
              <w:del w:id="17099" w:author="Dr Mamadou SANOGO" w:date="2023-10-25T17:45:00Z"/>
              <w:rFonts w:ascii="Calibri Light" w:hAnsi="Calibri Light" w:cs="Calibri Light"/>
              <w:szCs w:val="24"/>
            </w:rPr>
          </w:rPrChange>
        </w:rPr>
      </w:pPr>
      <w:del w:id="17100" w:author="Dr Mamadou SANOGO" w:date="2023-10-25T17:45:00Z">
        <w:r w:rsidRPr="007A4AFC" w:rsidDel="00A75F71">
          <w:rPr>
            <w:rFonts w:ascii="Calibri Light" w:hAnsi="Calibri Light" w:cs="Calibri Light"/>
            <w:color w:val="000000" w:themeColor="text1"/>
            <w:szCs w:val="24"/>
            <w:rPrChange w:id="17101"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36AAD217" w:rsidR="00975B74" w:rsidRPr="007A4AFC" w:rsidDel="00A75F71" w:rsidRDefault="00975B74">
      <w:pPr>
        <w:numPr>
          <w:ilvl w:val="0"/>
          <w:numId w:val="19"/>
        </w:numPr>
        <w:spacing w:line="240" w:lineRule="auto"/>
        <w:rPr>
          <w:del w:id="17102" w:author="Dr Mamadou SANOGO" w:date="2023-10-25T17:45:00Z"/>
          <w:rFonts w:ascii="Calibri Light" w:hAnsi="Calibri Light" w:cs="Calibri Light"/>
          <w:color w:val="000000" w:themeColor="text1"/>
          <w:szCs w:val="24"/>
          <w:rPrChange w:id="17103" w:author="Dr Mamadou SANOGO" w:date="2023-10-25T18:15:00Z">
            <w:rPr>
              <w:del w:id="17104" w:author="Dr Mamadou SANOGO" w:date="2023-10-25T17:45:00Z"/>
              <w:rFonts w:ascii="Calibri Light" w:hAnsi="Calibri Light" w:cs="Calibri Light"/>
              <w:szCs w:val="24"/>
            </w:rPr>
          </w:rPrChange>
        </w:rPr>
      </w:pPr>
      <w:del w:id="17105" w:author="Dr Mamadou SANOGO" w:date="2023-10-25T17:45:00Z">
        <w:r w:rsidRPr="007A4AFC" w:rsidDel="00A75F71">
          <w:rPr>
            <w:rFonts w:ascii="Calibri Light" w:hAnsi="Calibri Light" w:cs="Calibri Light"/>
            <w:color w:val="000000" w:themeColor="text1"/>
            <w:szCs w:val="24"/>
            <w:rPrChange w:id="17106" w:author="Dr Mamadou SANOGO" w:date="2023-10-25T18:15:00Z">
              <w:rPr>
                <w:rFonts w:ascii="Calibri Light" w:hAnsi="Calibri Light" w:cs="Calibri Light"/>
                <w:szCs w:val="24"/>
              </w:rPr>
            </w:rPrChange>
          </w:rPr>
          <w:delText>Assurer la formation des stagiaires et du personnel</w:delText>
        </w:r>
      </w:del>
    </w:p>
    <w:p w14:paraId="749C7067" w14:textId="10D8A034" w:rsidR="00975B74" w:rsidRPr="007A4AFC" w:rsidDel="00A75F71" w:rsidRDefault="00975B74">
      <w:pPr>
        <w:numPr>
          <w:ilvl w:val="0"/>
          <w:numId w:val="19"/>
        </w:numPr>
        <w:spacing w:line="240" w:lineRule="auto"/>
        <w:rPr>
          <w:del w:id="17107" w:author="Dr Mamadou SANOGO" w:date="2023-10-25T17:45:00Z"/>
          <w:rFonts w:ascii="Calibri Light" w:hAnsi="Calibri Light" w:cs="Calibri Light"/>
          <w:color w:val="000000" w:themeColor="text1"/>
          <w:szCs w:val="24"/>
          <w:rPrChange w:id="17108" w:author="Dr Mamadou SANOGO" w:date="2023-10-25T18:15:00Z">
            <w:rPr>
              <w:del w:id="17109" w:author="Dr Mamadou SANOGO" w:date="2023-10-25T17:45:00Z"/>
              <w:rFonts w:ascii="Calibri Light" w:hAnsi="Calibri Light" w:cs="Calibri Light"/>
              <w:szCs w:val="24"/>
            </w:rPr>
          </w:rPrChange>
        </w:rPr>
      </w:pPr>
      <w:del w:id="17110" w:author="Dr Mamadou SANOGO" w:date="2023-10-25T17:45:00Z">
        <w:r w:rsidRPr="007A4AFC" w:rsidDel="00A75F71">
          <w:rPr>
            <w:rFonts w:ascii="Calibri Light" w:hAnsi="Calibri Light" w:cs="Calibri Light"/>
            <w:color w:val="000000" w:themeColor="text1"/>
            <w:szCs w:val="24"/>
            <w:rPrChange w:id="17111" w:author="Dr Mamadou SANOGO" w:date="2023-10-25T18:15:00Z">
              <w:rPr>
                <w:rFonts w:ascii="Calibri Light" w:hAnsi="Calibri Light" w:cs="Calibri Light"/>
                <w:szCs w:val="24"/>
              </w:rPr>
            </w:rPrChange>
          </w:rPr>
          <w:delText>Effectuer une recherche dans le domaine de l’épidémiologie</w:delText>
        </w:r>
      </w:del>
    </w:p>
    <w:p w14:paraId="30912611" w14:textId="33AF951F" w:rsidR="00975B74" w:rsidRPr="007A4AFC" w:rsidDel="00A75F71" w:rsidRDefault="00975B74">
      <w:pPr>
        <w:numPr>
          <w:ilvl w:val="0"/>
          <w:numId w:val="19"/>
        </w:numPr>
        <w:spacing w:line="240" w:lineRule="auto"/>
        <w:rPr>
          <w:del w:id="17112" w:author="Dr Mamadou SANOGO" w:date="2023-10-25T17:45:00Z"/>
          <w:rFonts w:ascii="Calibri Light" w:hAnsi="Calibri Light" w:cs="Calibri Light"/>
          <w:color w:val="000000" w:themeColor="text1"/>
          <w:szCs w:val="24"/>
          <w:rPrChange w:id="17113" w:author="Dr Mamadou SANOGO" w:date="2023-10-25T18:15:00Z">
            <w:rPr>
              <w:del w:id="17114" w:author="Dr Mamadou SANOGO" w:date="2023-10-25T17:45:00Z"/>
              <w:rFonts w:ascii="Calibri Light" w:hAnsi="Calibri Light" w:cs="Calibri Light"/>
              <w:szCs w:val="24"/>
            </w:rPr>
          </w:rPrChange>
        </w:rPr>
      </w:pPr>
      <w:del w:id="17115" w:author="Dr Mamadou SANOGO" w:date="2023-10-25T17:45:00Z">
        <w:r w:rsidRPr="007A4AFC" w:rsidDel="00A75F71">
          <w:rPr>
            <w:rFonts w:ascii="Calibri Light" w:hAnsi="Calibri Light" w:cs="Calibri Light"/>
            <w:color w:val="000000" w:themeColor="text1"/>
            <w:szCs w:val="24"/>
            <w:rPrChange w:id="17116"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699BBD31" w:rsidR="00975B74" w:rsidRPr="007A4AFC" w:rsidDel="00A75F71" w:rsidRDefault="00975B74" w:rsidP="00975B74">
      <w:pPr>
        <w:spacing w:line="240" w:lineRule="auto"/>
        <w:ind w:left="360"/>
        <w:rPr>
          <w:del w:id="17117" w:author="Dr Mamadou SANOGO" w:date="2023-10-25T17:45:00Z"/>
          <w:rFonts w:ascii="Calibri Light" w:hAnsi="Calibri Light" w:cs="Calibri Light"/>
          <w:color w:val="000000" w:themeColor="text1"/>
          <w:szCs w:val="24"/>
          <w:rPrChange w:id="17118" w:author="Dr Mamadou SANOGO" w:date="2023-10-25T18:15:00Z">
            <w:rPr>
              <w:del w:id="17119" w:author="Dr Mamadou SANOGO" w:date="2023-10-25T17:45:00Z"/>
              <w:rFonts w:ascii="Calibri Light" w:hAnsi="Calibri Light" w:cs="Calibri Light"/>
              <w:szCs w:val="24"/>
            </w:rPr>
          </w:rPrChange>
        </w:rPr>
      </w:pPr>
      <w:del w:id="17120" w:author="Dr Mamadou SANOGO" w:date="2023-10-25T17:45:00Z">
        <w:r w:rsidRPr="007A4AFC" w:rsidDel="00A75F71">
          <w:rPr>
            <w:rFonts w:ascii="Calibri Light" w:hAnsi="Calibri Light" w:cs="Calibri Light"/>
            <w:color w:val="000000" w:themeColor="text1"/>
            <w:szCs w:val="24"/>
            <w:rPrChange w:id="17121"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6B60281" w:rsidR="00975B74" w:rsidRPr="007A4AFC" w:rsidDel="00A75F71" w:rsidRDefault="00975B74" w:rsidP="00975B74">
      <w:pPr>
        <w:spacing w:line="240" w:lineRule="auto"/>
        <w:rPr>
          <w:del w:id="17122" w:author="Dr Mamadou SANOGO" w:date="2023-10-25T17:45:00Z"/>
          <w:rFonts w:ascii="Calibri Light" w:eastAsiaTheme="minorHAnsi" w:hAnsi="Calibri Light" w:cs="Calibri Light"/>
          <w:color w:val="000000" w:themeColor="text1"/>
          <w:szCs w:val="24"/>
          <w:lang w:eastAsia="en-US"/>
          <w:rPrChange w:id="17123" w:author="Dr Mamadou SANOGO" w:date="2023-10-25T18:15:00Z">
            <w:rPr>
              <w:del w:id="17124" w:author="Dr Mamadou SANOGO" w:date="2023-10-25T17:45:00Z"/>
              <w:rFonts w:ascii="Calibri Light" w:eastAsiaTheme="minorHAnsi" w:hAnsi="Calibri Light" w:cs="Calibri Light"/>
              <w:szCs w:val="24"/>
              <w:lang w:eastAsia="en-US"/>
            </w:rPr>
          </w:rPrChange>
        </w:rPr>
      </w:pPr>
    </w:p>
    <w:p w14:paraId="59E0BE8D" w14:textId="22835AE5" w:rsidR="00975B74" w:rsidRPr="007A4AFC" w:rsidDel="00A75F71" w:rsidRDefault="00975B74" w:rsidP="00975B74">
      <w:pPr>
        <w:spacing w:line="240" w:lineRule="auto"/>
        <w:rPr>
          <w:del w:id="17125" w:author="Dr Mamadou SANOGO" w:date="2023-10-25T17:45:00Z"/>
          <w:rFonts w:ascii="Calibri Light" w:hAnsi="Calibri Light" w:cs="Calibri Light"/>
          <w:color w:val="000000" w:themeColor="text1"/>
          <w:szCs w:val="24"/>
          <w:rPrChange w:id="17126" w:author="Dr Mamadou SANOGO" w:date="2023-10-25T18:15:00Z">
            <w:rPr>
              <w:del w:id="17127" w:author="Dr Mamadou SANOGO" w:date="2023-10-25T17:45:00Z"/>
              <w:rFonts w:ascii="Calibri Light" w:hAnsi="Calibri Light" w:cs="Calibri Light"/>
              <w:szCs w:val="24"/>
            </w:rPr>
          </w:rPrChange>
        </w:rPr>
      </w:pPr>
      <w:del w:id="17128" w:author="Dr Mamadou SANOGO" w:date="2023-10-25T17:45:00Z">
        <w:r w:rsidRPr="007A4AFC" w:rsidDel="00A75F71">
          <w:rPr>
            <w:rFonts w:ascii="Calibri Light" w:hAnsi="Calibri Light" w:cs="Calibri Light"/>
            <w:b/>
            <w:bCs/>
            <w:color w:val="000000" w:themeColor="text1"/>
            <w:szCs w:val="24"/>
            <w:rPrChange w:id="17129" w:author="Dr Mamadou SANOGO" w:date="2023-10-25T18:15:00Z">
              <w:rPr>
                <w:rFonts w:ascii="Calibri Light" w:hAnsi="Calibri Light" w:cs="Calibri Light"/>
                <w:b/>
                <w:bCs/>
                <w:szCs w:val="24"/>
              </w:rPr>
            </w:rPrChange>
          </w:rPr>
          <w:delText>Métiers actuels et futurs visés</w:delText>
        </w:r>
        <w:r w:rsidRPr="007A4AFC" w:rsidDel="00A75F71">
          <w:rPr>
            <w:rFonts w:ascii="Calibri Light" w:hAnsi="Calibri Light" w:cs="Calibri Light"/>
            <w:color w:val="000000" w:themeColor="text1"/>
            <w:szCs w:val="24"/>
            <w:rPrChange w:id="17130" w:author="Dr Mamadou SANOGO" w:date="2023-10-25T18:15:00Z">
              <w:rPr>
                <w:rFonts w:ascii="Calibri Light" w:hAnsi="Calibri Light" w:cs="Calibri Light"/>
                <w:szCs w:val="24"/>
              </w:rPr>
            </w:rPrChange>
          </w:rPr>
          <w:delText xml:space="preserve"> :</w:delText>
        </w:r>
      </w:del>
    </w:p>
    <w:p w14:paraId="1DFB137F" w14:textId="338DF46F" w:rsidR="00975B74" w:rsidRPr="007A4AFC" w:rsidDel="00A75F71" w:rsidRDefault="00975B74" w:rsidP="008F199C">
      <w:pPr>
        <w:spacing w:line="240" w:lineRule="auto"/>
        <w:rPr>
          <w:del w:id="17131" w:author="Dr Mamadou SANOGO" w:date="2023-10-25T17:45:00Z"/>
          <w:rFonts w:ascii="Calibri Light" w:hAnsi="Calibri Light" w:cs="Calibri Light"/>
          <w:b/>
          <w:bCs/>
          <w:color w:val="000000" w:themeColor="text1"/>
          <w:szCs w:val="24"/>
          <w:rPrChange w:id="17132" w:author="Dr Mamadou SANOGO" w:date="2023-10-25T18:15:00Z">
            <w:rPr>
              <w:del w:id="17133" w:author="Dr Mamadou SANOGO" w:date="2023-10-25T17:45:00Z"/>
              <w:rFonts w:ascii="Calibri Light" w:hAnsi="Calibri Light" w:cs="Calibri Light"/>
              <w:b/>
              <w:bCs/>
              <w:szCs w:val="24"/>
            </w:rPr>
          </w:rPrChange>
        </w:rPr>
      </w:pPr>
      <w:del w:id="17134" w:author="Dr Mamadou SANOGO" w:date="2023-10-25T17:45:00Z">
        <w:r w:rsidRPr="007A4AFC" w:rsidDel="00A75F71">
          <w:rPr>
            <w:rFonts w:ascii="Calibri Light" w:hAnsi="Calibri Light" w:cs="Calibri Light"/>
            <w:b/>
            <w:bCs/>
            <w:color w:val="000000" w:themeColor="text1"/>
            <w:szCs w:val="24"/>
            <w:rPrChange w:id="17135" w:author="Dr Mamadou SANOGO" w:date="2023-10-25T18:15:00Z">
              <w:rPr>
                <w:rFonts w:ascii="Calibri Light" w:hAnsi="Calibri Light" w:cs="Calibri Light"/>
                <w:b/>
                <w:bCs/>
                <w:szCs w:val="24"/>
              </w:rPr>
            </w:rPrChange>
          </w:rPr>
          <w:delText>Secteurs d'activités :</w:delText>
        </w:r>
      </w:del>
    </w:p>
    <w:p w14:paraId="4427B4AC" w14:textId="26F53203" w:rsidR="00975B74" w:rsidRPr="007A4AFC" w:rsidDel="00A75F71" w:rsidRDefault="00975B74">
      <w:pPr>
        <w:numPr>
          <w:ilvl w:val="0"/>
          <w:numId w:val="18"/>
        </w:numPr>
        <w:tabs>
          <w:tab w:val="left" w:pos="720"/>
        </w:tabs>
        <w:autoSpaceDE w:val="0"/>
        <w:autoSpaceDN w:val="0"/>
        <w:spacing w:line="240" w:lineRule="auto"/>
        <w:rPr>
          <w:del w:id="17136" w:author="Dr Mamadou SANOGO" w:date="2023-10-25T17:45:00Z"/>
          <w:rFonts w:ascii="Calibri Light" w:hAnsi="Calibri Light" w:cs="Calibri Light"/>
          <w:color w:val="000000" w:themeColor="text1"/>
          <w:szCs w:val="24"/>
          <w:rPrChange w:id="17137" w:author="Dr Mamadou SANOGO" w:date="2023-10-25T18:15:00Z">
            <w:rPr>
              <w:del w:id="17138" w:author="Dr Mamadou SANOGO" w:date="2023-10-25T17:45:00Z"/>
              <w:rFonts w:ascii="Calibri Light" w:hAnsi="Calibri Light" w:cs="Calibri Light"/>
              <w:szCs w:val="24"/>
            </w:rPr>
          </w:rPrChange>
        </w:rPr>
      </w:pPr>
      <w:del w:id="17139" w:author="Dr Mamadou SANOGO" w:date="2023-10-25T17:45:00Z">
        <w:r w:rsidRPr="007A4AFC" w:rsidDel="00A75F71">
          <w:rPr>
            <w:rFonts w:ascii="Calibri Light" w:hAnsi="Calibri Light" w:cs="Calibri Light"/>
            <w:color w:val="000000" w:themeColor="text1"/>
            <w:szCs w:val="24"/>
            <w:rPrChange w:id="17140" w:author="Dr Mamadou SANOGO" w:date="2023-10-25T18:15:00Z">
              <w:rPr>
                <w:rFonts w:ascii="Calibri Light" w:hAnsi="Calibri Light" w:cs="Calibri Light"/>
                <w:szCs w:val="24"/>
              </w:rPr>
            </w:rPrChange>
          </w:rPr>
          <w:delText>Organismes de recherche</w:delText>
        </w:r>
      </w:del>
    </w:p>
    <w:p w14:paraId="424AF38A" w14:textId="4FD89B5E" w:rsidR="00975B74" w:rsidRPr="007A4AFC" w:rsidDel="00A75F71" w:rsidRDefault="00975B74">
      <w:pPr>
        <w:numPr>
          <w:ilvl w:val="0"/>
          <w:numId w:val="18"/>
        </w:numPr>
        <w:tabs>
          <w:tab w:val="left" w:pos="720"/>
        </w:tabs>
        <w:autoSpaceDE w:val="0"/>
        <w:autoSpaceDN w:val="0"/>
        <w:spacing w:line="240" w:lineRule="auto"/>
        <w:rPr>
          <w:del w:id="17141" w:author="Dr Mamadou SANOGO" w:date="2023-10-25T17:45:00Z"/>
          <w:rFonts w:ascii="Calibri Light" w:hAnsi="Calibri Light" w:cs="Calibri Light"/>
          <w:color w:val="000000" w:themeColor="text1"/>
          <w:szCs w:val="24"/>
          <w:rPrChange w:id="17142" w:author="Dr Mamadou SANOGO" w:date="2023-10-25T18:15:00Z">
            <w:rPr>
              <w:del w:id="17143" w:author="Dr Mamadou SANOGO" w:date="2023-10-25T17:45:00Z"/>
              <w:rFonts w:ascii="Calibri Light" w:hAnsi="Calibri Light" w:cs="Calibri Light"/>
              <w:szCs w:val="24"/>
            </w:rPr>
          </w:rPrChange>
        </w:rPr>
      </w:pPr>
      <w:del w:id="17144" w:author="Dr Mamadou SANOGO" w:date="2023-10-25T17:45:00Z">
        <w:r w:rsidRPr="007A4AFC" w:rsidDel="00A75F71">
          <w:rPr>
            <w:rFonts w:ascii="Calibri Light" w:hAnsi="Calibri Light" w:cs="Calibri Light"/>
            <w:color w:val="000000" w:themeColor="text1"/>
            <w:szCs w:val="24"/>
            <w:rPrChange w:id="17145" w:author="Dr Mamadou SANOGO" w:date="2023-10-25T18:15:00Z">
              <w:rPr>
                <w:rFonts w:ascii="Calibri Light" w:hAnsi="Calibri Light" w:cs="Calibri Light"/>
                <w:szCs w:val="24"/>
              </w:rPr>
            </w:rPrChange>
          </w:rPr>
          <w:delText>Universités</w:delText>
        </w:r>
      </w:del>
    </w:p>
    <w:p w14:paraId="506DD2CB" w14:textId="3762FA23" w:rsidR="00975B74" w:rsidRPr="007A4AFC" w:rsidDel="00A75F71" w:rsidRDefault="00975B74">
      <w:pPr>
        <w:numPr>
          <w:ilvl w:val="0"/>
          <w:numId w:val="18"/>
        </w:numPr>
        <w:tabs>
          <w:tab w:val="left" w:pos="720"/>
        </w:tabs>
        <w:autoSpaceDE w:val="0"/>
        <w:autoSpaceDN w:val="0"/>
        <w:spacing w:line="240" w:lineRule="auto"/>
        <w:rPr>
          <w:del w:id="17146" w:author="Dr Mamadou SANOGO" w:date="2023-10-25T17:45:00Z"/>
          <w:rFonts w:ascii="Calibri Light" w:hAnsi="Calibri Light" w:cs="Calibri Light"/>
          <w:color w:val="000000" w:themeColor="text1"/>
          <w:szCs w:val="24"/>
          <w:rPrChange w:id="17147" w:author="Dr Mamadou SANOGO" w:date="2023-10-25T18:15:00Z">
            <w:rPr>
              <w:del w:id="17148" w:author="Dr Mamadou SANOGO" w:date="2023-10-25T17:45:00Z"/>
              <w:rFonts w:ascii="Calibri Light" w:hAnsi="Calibri Light" w:cs="Calibri Light"/>
              <w:szCs w:val="24"/>
            </w:rPr>
          </w:rPrChange>
        </w:rPr>
      </w:pPr>
      <w:del w:id="17149" w:author="Dr Mamadou SANOGO" w:date="2023-10-25T17:45:00Z">
        <w:r w:rsidRPr="007A4AFC" w:rsidDel="00A75F71">
          <w:rPr>
            <w:rFonts w:ascii="Calibri Light" w:hAnsi="Calibri Light" w:cs="Calibri Light"/>
            <w:color w:val="000000" w:themeColor="text1"/>
            <w:szCs w:val="24"/>
            <w:rPrChange w:id="17150" w:author="Dr Mamadou SANOGO" w:date="2023-10-25T18:15:00Z">
              <w:rPr>
                <w:rFonts w:ascii="Calibri Light" w:hAnsi="Calibri Light" w:cs="Calibri Light"/>
                <w:szCs w:val="24"/>
              </w:rPr>
            </w:rPrChange>
          </w:rPr>
          <w:delText>Etablissements de santé</w:delText>
        </w:r>
      </w:del>
    </w:p>
    <w:p w14:paraId="203C9189" w14:textId="36D7AC63" w:rsidR="00975B74" w:rsidRPr="007A4AFC" w:rsidDel="00A75F71" w:rsidRDefault="00975B74">
      <w:pPr>
        <w:numPr>
          <w:ilvl w:val="0"/>
          <w:numId w:val="18"/>
        </w:numPr>
        <w:tabs>
          <w:tab w:val="left" w:pos="720"/>
        </w:tabs>
        <w:autoSpaceDE w:val="0"/>
        <w:autoSpaceDN w:val="0"/>
        <w:spacing w:line="240" w:lineRule="auto"/>
        <w:rPr>
          <w:del w:id="17151" w:author="Dr Mamadou SANOGO" w:date="2023-10-25T17:45:00Z"/>
          <w:rFonts w:ascii="Calibri Light" w:hAnsi="Calibri Light" w:cs="Calibri Light"/>
          <w:color w:val="000000" w:themeColor="text1"/>
          <w:szCs w:val="24"/>
          <w:rPrChange w:id="17152" w:author="Dr Mamadou SANOGO" w:date="2023-10-25T18:15:00Z">
            <w:rPr>
              <w:del w:id="17153" w:author="Dr Mamadou SANOGO" w:date="2023-10-25T17:45:00Z"/>
              <w:rFonts w:ascii="Calibri Light" w:hAnsi="Calibri Light" w:cs="Calibri Light"/>
              <w:szCs w:val="24"/>
            </w:rPr>
          </w:rPrChange>
        </w:rPr>
      </w:pPr>
      <w:del w:id="17154" w:author="Dr Mamadou SANOGO" w:date="2023-10-25T17:45:00Z">
        <w:r w:rsidRPr="007A4AFC" w:rsidDel="00A75F71">
          <w:rPr>
            <w:rFonts w:ascii="Calibri Light" w:hAnsi="Calibri Light" w:cs="Calibri Light"/>
            <w:color w:val="000000" w:themeColor="text1"/>
            <w:szCs w:val="24"/>
            <w:rPrChange w:id="17155" w:author="Dr Mamadou SANOGO" w:date="2023-10-25T18:15:00Z">
              <w:rPr>
                <w:rFonts w:ascii="Calibri Light" w:hAnsi="Calibri Light" w:cs="Calibri Light"/>
                <w:szCs w:val="24"/>
              </w:rPr>
            </w:rPrChange>
          </w:rPr>
          <w:delText xml:space="preserve">Agences et observatoires de santé </w:delText>
        </w:r>
      </w:del>
    </w:p>
    <w:p w14:paraId="4EA7FBCD" w14:textId="2B6FA790" w:rsidR="00975B74" w:rsidRPr="007A4AFC" w:rsidDel="00A75F71" w:rsidRDefault="00975B74">
      <w:pPr>
        <w:numPr>
          <w:ilvl w:val="0"/>
          <w:numId w:val="18"/>
        </w:numPr>
        <w:tabs>
          <w:tab w:val="left" w:pos="720"/>
        </w:tabs>
        <w:autoSpaceDE w:val="0"/>
        <w:autoSpaceDN w:val="0"/>
        <w:spacing w:line="240" w:lineRule="auto"/>
        <w:rPr>
          <w:del w:id="17156" w:author="Dr Mamadou SANOGO" w:date="2023-10-25T17:45:00Z"/>
          <w:rFonts w:ascii="Calibri Light" w:hAnsi="Calibri Light" w:cs="Calibri Light"/>
          <w:color w:val="000000" w:themeColor="text1"/>
          <w:szCs w:val="24"/>
          <w:rPrChange w:id="17157" w:author="Dr Mamadou SANOGO" w:date="2023-10-25T18:15:00Z">
            <w:rPr>
              <w:del w:id="17158" w:author="Dr Mamadou SANOGO" w:date="2023-10-25T17:45:00Z"/>
              <w:rFonts w:ascii="Calibri Light" w:hAnsi="Calibri Light" w:cs="Calibri Light"/>
              <w:szCs w:val="24"/>
            </w:rPr>
          </w:rPrChange>
        </w:rPr>
      </w:pPr>
      <w:del w:id="17159" w:author="Dr Mamadou SANOGO" w:date="2023-10-25T17:45:00Z">
        <w:r w:rsidRPr="007A4AFC" w:rsidDel="00A75F71">
          <w:rPr>
            <w:rFonts w:ascii="Calibri Light" w:hAnsi="Calibri Light" w:cs="Calibri Light"/>
            <w:color w:val="000000" w:themeColor="text1"/>
            <w:szCs w:val="24"/>
            <w:rPrChange w:id="17160"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34AFC0E9" w:rsidR="00975B74" w:rsidRPr="007A4AFC" w:rsidDel="00A75F71" w:rsidRDefault="00975B74">
      <w:pPr>
        <w:numPr>
          <w:ilvl w:val="0"/>
          <w:numId w:val="18"/>
        </w:numPr>
        <w:tabs>
          <w:tab w:val="left" w:pos="720"/>
        </w:tabs>
        <w:autoSpaceDE w:val="0"/>
        <w:autoSpaceDN w:val="0"/>
        <w:spacing w:line="240" w:lineRule="auto"/>
        <w:rPr>
          <w:del w:id="17161" w:author="Dr Mamadou SANOGO" w:date="2023-10-25T17:45:00Z"/>
          <w:rFonts w:ascii="Calibri Light" w:hAnsi="Calibri Light" w:cs="Calibri Light"/>
          <w:color w:val="000000" w:themeColor="text1"/>
          <w:szCs w:val="24"/>
          <w:rPrChange w:id="17162" w:author="Dr Mamadou SANOGO" w:date="2023-10-25T18:15:00Z">
            <w:rPr>
              <w:del w:id="17163" w:author="Dr Mamadou SANOGO" w:date="2023-10-25T17:45:00Z"/>
              <w:rFonts w:ascii="Calibri Light" w:hAnsi="Calibri Light" w:cs="Calibri Light"/>
              <w:szCs w:val="24"/>
            </w:rPr>
          </w:rPrChange>
        </w:rPr>
      </w:pPr>
      <w:del w:id="17164" w:author="Dr Mamadou SANOGO" w:date="2023-10-25T17:45:00Z">
        <w:r w:rsidRPr="007A4AFC" w:rsidDel="00A75F71">
          <w:rPr>
            <w:rFonts w:ascii="Calibri Light" w:hAnsi="Calibri Light" w:cs="Calibri Light"/>
            <w:color w:val="000000" w:themeColor="text1"/>
            <w:szCs w:val="24"/>
            <w:rPrChange w:id="17165" w:author="Dr Mamadou SANOGO" w:date="2023-10-25T18:15:00Z">
              <w:rPr>
                <w:rFonts w:ascii="Calibri Light" w:hAnsi="Calibri Light" w:cs="Calibri Light"/>
                <w:szCs w:val="24"/>
              </w:rPr>
            </w:rPrChange>
          </w:rPr>
          <w:delText>Organisation mondiale de la santé (OMS)</w:delText>
        </w:r>
      </w:del>
    </w:p>
    <w:p w14:paraId="7DEB5ECC" w14:textId="4BA2E66A" w:rsidR="00975B74" w:rsidRPr="007A4AFC" w:rsidDel="00A75F71" w:rsidRDefault="00975B74">
      <w:pPr>
        <w:numPr>
          <w:ilvl w:val="0"/>
          <w:numId w:val="18"/>
        </w:numPr>
        <w:tabs>
          <w:tab w:val="left" w:pos="720"/>
        </w:tabs>
        <w:autoSpaceDE w:val="0"/>
        <w:autoSpaceDN w:val="0"/>
        <w:spacing w:line="240" w:lineRule="auto"/>
        <w:rPr>
          <w:del w:id="17166" w:author="Dr Mamadou SANOGO" w:date="2023-10-25T17:45:00Z"/>
          <w:rFonts w:ascii="Calibri Light" w:hAnsi="Calibri Light" w:cs="Calibri Light"/>
          <w:color w:val="000000" w:themeColor="text1"/>
          <w:szCs w:val="24"/>
          <w:rPrChange w:id="17167" w:author="Dr Mamadou SANOGO" w:date="2023-10-25T18:15:00Z">
            <w:rPr>
              <w:del w:id="17168" w:author="Dr Mamadou SANOGO" w:date="2023-10-25T17:45:00Z"/>
              <w:rFonts w:ascii="Calibri Light" w:hAnsi="Calibri Light" w:cs="Calibri Light"/>
              <w:szCs w:val="24"/>
            </w:rPr>
          </w:rPrChange>
        </w:rPr>
      </w:pPr>
      <w:del w:id="17169" w:author="Dr Mamadou SANOGO" w:date="2023-10-25T17:45:00Z">
        <w:r w:rsidRPr="007A4AFC" w:rsidDel="00A75F71">
          <w:rPr>
            <w:rFonts w:ascii="Calibri Light" w:hAnsi="Calibri Light" w:cs="Calibri Light"/>
            <w:color w:val="000000" w:themeColor="text1"/>
            <w:szCs w:val="24"/>
            <w:rPrChange w:id="17170" w:author="Dr Mamadou SANOGO" w:date="2023-10-25T18:15:00Z">
              <w:rPr>
                <w:rFonts w:ascii="Calibri Light" w:hAnsi="Calibri Light" w:cs="Calibri Light"/>
                <w:szCs w:val="24"/>
              </w:rPr>
            </w:rPrChange>
          </w:rPr>
          <w:delText>Organisations non gouvernementales (ONG)</w:delText>
        </w:r>
      </w:del>
    </w:p>
    <w:p w14:paraId="49A0C1C1" w14:textId="7A9CB930" w:rsidR="00975B74" w:rsidRPr="007A4AFC" w:rsidDel="00A75F71" w:rsidRDefault="00975B74">
      <w:pPr>
        <w:numPr>
          <w:ilvl w:val="0"/>
          <w:numId w:val="18"/>
        </w:numPr>
        <w:autoSpaceDE w:val="0"/>
        <w:autoSpaceDN w:val="0"/>
        <w:spacing w:line="240" w:lineRule="auto"/>
        <w:rPr>
          <w:del w:id="17171" w:author="Dr Mamadou SANOGO" w:date="2023-10-25T17:45:00Z"/>
          <w:rFonts w:ascii="Calibri Light" w:hAnsi="Calibri Light" w:cs="Calibri Light"/>
          <w:color w:val="000000" w:themeColor="text1"/>
          <w:szCs w:val="24"/>
          <w:rPrChange w:id="17172" w:author="Dr Mamadou SANOGO" w:date="2023-10-25T18:15:00Z">
            <w:rPr>
              <w:del w:id="17173" w:author="Dr Mamadou SANOGO" w:date="2023-10-25T17:45:00Z"/>
              <w:rFonts w:ascii="Calibri Light" w:hAnsi="Calibri Light" w:cs="Calibri Light"/>
              <w:szCs w:val="24"/>
            </w:rPr>
          </w:rPrChange>
        </w:rPr>
      </w:pPr>
      <w:del w:id="17174" w:author="Dr Mamadou SANOGO" w:date="2023-10-25T17:45:00Z">
        <w:r w:rsidRPr="007A4AFC" w:rsidDel="00A75F71">
          <w:rPr>
            <w:rFonts w:ascii="Calibri Light" w:hAnsi="Calibri Light" w:cs="Calibri Light"/>
            <w:color w:val="000000" w:themeColor="text1"/>
            <w:szCs w:val="24"/>
            <w:rPrChange w:id="17175" w:author="Dr Mamadou SANOGO" w:date="2023-10-25T18:15:00Z">
              <w:rPr>
                <w:rFonts w:ascii="Calibri Light" w:hAnsi="Calibri Light" w:cs="Calibri Light"/>
                <w:szCs w:val="24"/>
              </w:rPr>
            </w:rPrChange>
          </w:rPr>
          <w:delText>Sociétés prestataires de services pour les entreprises de la santé</w:delText>
        </w:r>
      </w:del>
    </w:p>
    <w:p w14:paraId="3735D684" w14:textId="7185F1C5" w:rsidR="00975B74" w:rsidRPr="007A4AFC" w:rsidDel="00A75F71" w:rsidRDefault="00975B74">
      <w:pPr>
        <w:numPr>
          <w:ilvl w:val="0"/>
          <w:numId w:val="18"/>
        </w:numPr>
        <w:tabs>
          <w:tab w:val="left" w:pos="720"/>
        </w:tabs>
        <w:autoSpaceDE w:val="0"/>
        <w:autoSpaceDN w:val="0"/>
        <w:spacing w:line="240" w:lineRule="auto"/>
        <w:rPr>
          <w:del w:id="17176" w:author="Dr Mamadou SANOGO" w:date="2023-10-25T17:45:00Z"/>
          <w:rFonts w:ascii="Calibri Light" w:hAnsi="Calibri Light" w:cs="Calibri Light"/>
          <w:color w:val="000000" w:themeColor="text1"/>
          <w:szCs w:val="24"/>
          <w:rPrChange w:id="17177" w:author="Dr Mamadou SANOGO" w:date="2023-10-25T18:15:00Z">
            <w:rPr>
              <w:del w:id="17178" w:author="Dr Mamadou SANOGO" w:date="2023-10-25T17:45:00Z"/>
              <w:rFonts w:ascii="Calibri Light" w:hAnsi="Calibri Light" w:cs="Calibri Light"/>
              <w:szCs w:val="24"/>
            </w:rPr>
          </w:rPrChange>
        </w:rPr>
      </w:pPr>
      <w:del w:id="17179" w:author="Dr Mamadou SANOGO" w:date="2023-10-25T17:45:00Z">
        <w:r w:rsidRPr="007A4AFC" w:rsidDel="00A75F71">
          <w:rPr>
            <w:rFonts w:ascii="Calibri Light" w:hAnsi="Calibri Light" w:cs="Calibri Light"/>
            <w:color w:val="000000" w:themeColor="text1"/>
            <w:szCs w:val="24"/>
            <w:rPrChange w:id="17180"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6E193EF5" w:rsidR="00975B74" w:rsidRPr="007A4AFC" w:rsidDel="00A75F71" w:rsidRDefault="00975B74">
      <w:pPr>
        <w:numPr>
          <w:ilvl w:val="0"/>
          <w:numId w:val="18"/>
        </w:numPr>
        <w:tabs>
          <w:tab w:val="left" w:pos="720"/>
        </w:tabs>
        <w:autoSpaceDE w:val="0"/>
        <w:autoSpaceDN w:val="0"/>
        <w:spacing w:line="240" w:lineRule="auto"/>
        <w:rPr>
          <w:del w:id="17181" w:author="Dr Mamadou SANOGO" w:date="2023-10-25T17:45:00Z"/>
          <w:rFonts w:ascii="Calibri Light" w:hAnsi="Calibri Light" w:cs="Calibri Light"/>
          <w:color w:val="000000" w:themeColor="text1"/>
          <w:szCs w:val="24"/>
          <w:rPrChange w:id="17182" w:author="Dr Mamadou SANOGO" w:date="2023-10-25T18:15:00Z">
            <w:rPr>
              <w:del w:id="17183" w:author="Dr Mamadou SANOGO" w:date="2023-10-25T17:45:00Z"/>
              <w:rFonts w:ascii="Calibri Light" w:hAnsi="Calibri Light" w:cs="Calibri Light"/>
              <w:szCs w:val="24"/>
            </w:rPr>
          </w:rPrChange>
        </w:rPr>
      </w:pPr>
      <w:del w:id="17184" w:author="Dr Mamadou SANOGO" w:date="2023-10-25T17:45:00Z">
        <w:r w:rsidRPr="007A4AFC" w:rsidDel="00A75F71">
          <w:rPr>
            <w:rFonts w:ascii="Calibri Light" w:hAnsi="Calibri Light" w:cs="Calibri Light"/>
            <w:color w:val="000000" w:themeColor="text1"/>
            <w:szCs w:val="24"/>
            <w:rPrChange w:id="17185"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99138DC" w:rsidR="00975B74" w:rsidRPr="007A4AFC" w:rsidDel="00A75F71" w:rsidRDefault="00975B74" w:rsidP="00975B74">
      <w:pPr>
        <w:tabs>
          <w:tab w:val="left" w:pos="720"/>
        </w:tabs>
        <w:spacing w:line="240" w:lineRule="auto"/>
        <w:rPr>
          <w:del w:id="17186" w:author="Dr Mamadou SANOGO" w:date="2023-10-25T17:45:00Z"/>
          <w:rFonts w:ascii="Calibri Light" w:hAnsi="Calibri Light" w:cs="Calibri Light"/>
          <w:b/>
          <w:color w:val="000000" w:themeColor="text1"/>
          <w:szCs w:val="24"/>
          <w:rPrChange w:id="17187" w:author="Dr Mamadou SANOGO" w:date="2023-10-25T18:15:00Z">
            <w:rPr>
              <w:del w:id="17188" w:author="Dr Mamadou SANOGO" w:date="2023-10-25T17:45:00Z"/>
              <w:rFonts w:ascii="Calibri Light" w:hAnsi="Calibri Light" w:cs="Calibri Light"/>
              <w:b/>
              <w:szCs w:val="24"/>
            </w:rPr>
          </w:rPrChange>
        </w:rPr>
      </w:pPr>
    </w:p>
    <w:p w14:paraId="0E15389B" w14:textId="1AA79EB4" w:rsidR="00975B74" w:rsidRPr="007A4AFC" w:rsidDel="00A75F71" w:rsidRDefault="00975B74" w:rsidP="00975B74">
      <w:pPr>
        <w:tabs>
          <w:tab w:val="left" w:pos="720"/>
        </w:tabs>
        <w:spacing w:line="240" w:lineRule="auto"/>
        <w:rPr>
          <w:del w:id="17189" w:author="Dr Mamadou SANOGO" w:date="2023-10-25T17:45:00Z"/>
          <w:rFonts w:ascii="Calibri Light" w:hAnsi="Calibri Light" w:cs="Calibri Light"/>
          <w:b/>
          <w:color w:val="000000" w:themeColor="text1"/>
          <w:szCs w:val="24"/>
          <w:rPrChange w:id="17190" w:author="Dr Mamadou SANOGO" w:date="2023-10-25T18:15:00Z">
            <w:rPr>
              <w:del w:id="17191" w:author="Dr Mamadou SANOGO" w:date="2023-10-25T17:45:00Z"/>
              <w:rFonts w:ascii="Calibri Light" w:hAnsi="Calibri Light" w:cs="Calibri Light"/>
              <w:b/>
              <w:szCs w:val="24"/>
            </w:rPr>
          </w:rPrChange>
        </w:rPr>
      </w:pPr>
      <w:del w:id="17192" w:author="Dr Mamadou SANOGO" w:date="2023-10-25T17:45:00Z">
        <w:r w:rsidRPr="007A4AFC" w:rsidDel="00A75F71">
          <w:rPr>
            <w:rFonts w:ascii="Calibri Light" w:hAnsi="Calibri Light" w:cs="Calibri Light"/>
            <w:b/>
            <w:color w:val="000000" w:themeColor="text1"/>
            <w:szCs w:val="24"/>
            <w:rPrChange w:id="17193" w:author="Dr Mamadou SANOGO" w:date="2023-10-25T18:15:00Z">
              <w:rPr>
                <w:rFonts w:ascii="Calibri Light" w:hAnsi="Calibri Light" w:cs="Calibri Light"/>
                <w:b/>
                <w:szCs w:val="24"/>
              </w:rPr>
            </w:rPrChange>
          </w:rPr>
          <w:delText>Types d'emplois accessibles :</w:delText>
        </w:r>
      </w:del>
    </w:p>
    <w:p w14:paraId="5F2948B4" w14:textId="6B831EC4" w:rsidR="00975B74" w:rsidRPr="007A4AFC" w:rsidDel="00A75F71" w:rsidRDefault="00975B74" w:rsidP="00975B74">
      <w:pPr>
        <w:tabs>
          <w:tab w:val="left" w:pos="720"/>
        </w:tabs>
        <w:spacing w:line="240" w:lineRule="auto"/>
        <w:rPr>
          <w:del w:id="17194" w:author="Dr Mamadou SANOGO" w:date="2023-10-25T17:45:00Z"/>
          <w:rFonts w:ascii="Calibri Light" w:hAnsi="Calibri Light" w:cs="Calibri Light"/>
          <w:color w:val="000000" w:themeColor="text1"/>
          <w:szCs w:val="24"/>
          <w:rPrChange w:id="17195" w:author="Dr Mamadou SANOGO" w:date="2023-10-25T18:15:00Z">
            <w:rPr>
              <w:del w:id="17196" w:author="Dr Mamadou SANOGO" w:date="2023-10-25T17:45:00Z"/>
              <w:rFonts w:ascii="Calibri Light" w:hAnsi="Calibri Light" w:cs="Calibri Light"/>
              <w:szCs w:val="24"/>
            </w:rPr>
          </w:rPrChange>
        </w:rPr>
      </w:pPr>
      <w:del w:id="17197" w:author="Dr Mamadou SANOGO" w:date="2023-10-25T17:45:00Z">
        <w:r w:rsidRPr="007A4AFC" w:rsidDel="00A75F71">
          <w:rPr>
            <w:rFonts w:ascii="Calibri Light" w:hAnsi="Calibri Light" w:cs="Calibri Light"/>
            <w:color w:val="000000" w:themeColor="text1"/>
            <w:szCs w:val="24"/>
            <w:rPrChange w:id="17198" w:author="Dr Mamadou SANOGO" w:date="2023-10-25T18:15:00Z">
              <w:rPr>
                <w:rFonts w:ascii="Calibri Light" w:hAnsi="Calibri Light" w:cs="Calibri Light"/>
                <w:szCs w:val="24"/>
              </w:rPr>
            </w:rPrChange>
          </w:rPr>
          <w:delText>Recrutement par la fonction publique ou dans le secteur privé comme :</w:delText>
        </w:r>
      </w:del>
    </w:p>
    <w:p w14:paraId="4DD71CA6" w14:textId="5AF8CC71" w:rsidR="00975B74" w:rsidRPr="007A4AFC" w:rsidDel="00A75F71" w:rsidRDefault="00975B74">
      <w:pPr>
        <w:numPr>
          <w:ilvl w:val="0"/>
          <w:numId w:val="18"/>
        </w:numPr>
        <w:tabs>
          <w:tab w:val="left" w:pos="720"/>
        </w:tabs>
        <w:autoSpaceDE w:val="0"/>
        <w:autoSpaceDN w:val="0"/>
        <w:spacing w:line="240" w:lineRule="auto"/>
        <w:rPr>
          <w:del w:id="17199" w:author="Dr Mamadou SANOGO" w:date="2023-10-25T17:45:00Z"/>
          <w:rFonts w:ascii="Calibri Light" w:hAnsi="Calibri Light" w:cs="Calibri Light"/>
          <w:color w:val="000000" w:themeColor="text1"/>
          <w:szCs w:val="24"/>
          <w:rPrChange w:id="17200" w:author="Dr Mamadou SANOGO" w:date="2023-10-25T18:15:00Z">
            <w:rPr>
              <w:del w:id="17201" w:author="Dr Mamadou SANOGO" w:date="2023-10-25T17:45:00Z"/>
              <w:rFonts w:ascii="Calibri Light" w:hAnsi="Calibri Light" w:cs="Calibri Light"/>
              <w:szCs w:val="24"/>
            </w:rPr>
          </w:rPrChange>
        </w:rPr>
      </w:pPr>
      <w:del w:id="17202" w:author="Dr Mamadou SANOGO" w:date="2023-10-25T17:45:00Z">
        <w:r w:rsidRPr="007A4AFC" w:rsidDel="00A75F71">
          <w:rPr>
            <w:rFonts w:ascii="Calibri Light" w:hAnsi="Calibri Light" w:cs="Calibri Light"/>
            <w:color w:val="000000" w:themeColor="text1"/>
            <w:szCs w:val="24"/>
            <w:rPrChange w:id="17203" w:author="Dr Mamadou SANOGO" w:date="2023-10-25T18:15:00Z">
              <w:rPr>
                <w:rFonts w:ascii="Calibri Light" w:hAnsi="Calibri Light" w:cs="Calibri Light"/>
                <w:szCs w:val="24"/>
              </w:rPr>
            </w:rPrChange>
          </w:rPr>
          <w:delText>Ingénieur d'étude</w:delText>
        </w:r>
      </w:del>
    </w:p>
    <w:p w14:paraId="5072DE6D" w14:textId="34BE014C" w:rsidR="00975B74" w:rsidRPr="007A4AFC" w:rsidDel="00A75F71" w:rsidRDefault="00975B74">
      <w:pPr>
        <w:numPr>
          <w:ilvl w:val="0"/>
          <w:numId w:val="18"/>
        </w:numPr>
        <w:tabs>
          <w:tab w:val="left" w:pos="720"/>
        </w:tabs>
        <w:autoSpaceDE w:val="0"/>
        <w:autoSpaceDN w:val="0"/>
        <w:spacing w:line="240" w:lineRule="auto"/>
        <w:rPr>
          <w:del w:id="17204" w:author="Dr Mamadou SANOGO" w:date="2023-10-25T17:45:00Z"/>
          <w:rFonts w:ascii="Calibri Light" w:hAnsi="Calibri Light" w:cs="Calibri Light"/>
          <w:color w:val="000000" w:themeColor="text1"/>
          <w:szCs w:val="24"/>
          <w:rPrChange w:id="17205" w:author="Dr Mamadou SANOGO" w:date="2023-10-25T18:15:00Z">
            <w:rPr>
              <w:del w:id="17206" w:author="Dr Mamadou SANOGO" w:date="2023-10-25T17:45:00Z"/>
              <w:rFonts w:ascii="Calibri Light" w:hAnsi="Calibri Light" w:cs="Calibri Light"/>
              <w:szCs w:val="24"/>
            </w:rPr>
          </w:rPrChange>
        </w:rPr>
      </w:pPr>
      <w:del w:id="17207" w:author="Dr Mamadou SANOGO" w:date="2023-10-25T17:45:00Z">
        <w:r w:rsidRPr="007A4AFC" w:rsidDel="00A75F71">
          <w:rPr>
            <w:rFonts w:ascii="Calibri Light" w:hAnsi="Calibri Light" w:cs="Calibri Light"/>
            <w:color w:val="000000" w:themeColor="text1"/>
            <w:szCs w:val="24"/>
            <w:rPrChange w:id="17208" w:author="Dr Mamadou SANOGO" w:date="2023-10-25T18:15:00Z">
              <w:rPr>
                <w:rFonts w:ascii="Calibri Light" w:hAnsi="Calibri Light" w:cs="Calibri Light"/>
                <w:szCs w:val="24"/>
              </w:rPr>
            </w:rPrChange>
          </w:rPr>
          <w:delText>Chef de projet / Chargé d'étude / Chargé de mission</w:delText>
        </w:r>
      </w:del>
    </w:p>
    <w:p w14:paraId="61CBD86F" w14:textId="79A12E0F" w:rsidR="00975B74" w:rsidRPr="007A4AFC" w:rsidDel="00A75F71" w:rsidRDefault="00975B74">
      <w:pPr>
        <w:numPr>
          <w:ilvl w:val="0"/>
          <w:numId w:val="18"/>
        </w:numPr>
        <w:tabs>
          <w:tab w:val="left" w:pos="720"/>
        </w:tabs>
        <w:autoSpaceDE w:val="0"/>
        <w:autoSpaceDN w:val="0"/>
        <w:spacing w:line="240" w:lineRule="auto"/>
        <w:rPr>
          <w:del w:id="17209" w:author="Dr Mamadou SANOGO" w:date="2023-10-25T17:45:00Z"/>
          <w:rFonts w:ascii="Calibri Light" w:hAnsi="Calibri Light" w:cs="Calibri Light"/>
          <w:color w:val="000000" w:themeColor="text1"/>
          <w:szCs w:val="24"/>
          <w:rPrChange w:id="17210" w:author="Dr Mamadou SANOGO" w:date="2023-10-25T18:15:00Z">
            <w:rPr>
              <w:del w:id="17211" w:author="Dr Mamadou SANOGO" w:date="2023-10-25T17:45:00Z"/>
              <w:rFonts w:ascii="Calibri Light" w:hAnsi="Calibri Light" w:cs="Calibri Light"/>
              <w:szCs w:val="24"/>
            </w:rPr>
          </w:rPrChange>
        </w:rPr>
      </w:pPr>
      <w:del w:id="17212" w:author="Dr Mamadou SANOGO" w:date="2023-10-25T17:45:00Z">
        <w:r w:rsidRPr="007A4AFC" w:rsidDel="00A75F71">
          <w:rPr>
            <w:rFonts w:ascii="Calibri Light" w:hAnsi="Calibri Light" w:cs="Calibri Light"/>
            <w:color w:val="000000" w:themeColor="text1"/>
            <w:szCs w:val="24"/>
            <w:rPrChange w:id="17213" w:author="Dr Mamadou SANOGO" w:date="2023-10-25T18:15:00Z">
              <w:rPr>
                <w:rFonts w:ascii="Calibri Light" w:hAnsi="Calibri Light" w:cs="Calibri Light"/>
                <w:szCs w:val="24"/>
              </w:rPr>
            </w:rPrChange>
          </w:rPr>
          <w:delText>Coordinateur d'enquêtes épidémiologiques</w:delText>
        </w:r>
      </w:del>
    </w:p>
    <w:p w14:paraId="643AF62F" w14:textId="044A90E2" w:rsidR="00975B74" w:rsidRPr="007A4AFC" w:rsidDel="00A75F71" w:rsidRDefault="00975B74">
      <w:pPr>
        <w:numPr>
          <w:ilvl w:val="0"/>
          <w:numId w:val="18"/>
        </w:numPr>
        <w:tabs>
          <w:tab w:val="left" w:pos="720"/>
        </w:tabs>
        <w:autoSpaceDE w:val="0"/>
        <w:autoSpaceDN w:val="0"/>
        <w:spacing w:line="240" w:lineRule="auto"/>
        <w:rPr>
          <w:del w:id="17214" w:author="Dr Mamadou SANOGO" w:date="2023-10-25T17:45:00Z"/>
          <w:rFonts w:ascii="Calibri Light" w:hAnsi="Calibri Light" w:cs="Calibri Light"/>
          <w:color w:val="000000" w:themeColor="text1"/>
          <w:szCs w:val="24"/>
          <w:rPrChange w:id="17215" w:author="Dr Mamadou SANOGO" w:date="2023-10-25T18:15:00Z">
            <w:rPr>
              <w:del w:id="17216" w:author="Dr Mamadou SANOGO" w:date="2023-10-25T17:45:00Z"/>
              <w:rFonts w:ascii="Calibri Light" w:hAnsi="Calibri Light" w:cs="Calibri Light"/>
              <w:szCs w:val="24"/>
            </w:rPr>
          </w:rPrChange>
        </w:rPr>
      </w:pPr>
      <w:del w:id="17217" w:author="Dr Mamadou SANOGO" w:date="2023-10-25T17:45:00Z">
        <w:r w:rsidRPr="007A4AFC" w:rsidDel="00A75F71">
          <w:rPr>
            <w:rFonts w:ascii="Calibri Light" w:hAnsi="Calibri Light" w:cs="Calibri Light"/>
            <w:color w:val="000000" w:themeColor="text1"/>
            <w:szCs w:val="24"/>
            <w:rPrChange w:id="17218" w:author="Dr Mamadou SANOGO" w:date="2023-10-25T18:15:00Z">
              <w:rPr>
                <w:rFonts w:ascii="Calibri Light" w:hAnsi="Calibri Light" w:cs="Calibri Light"/>
                <w:szCs w:val="24"/>
              </w:rPr>
            </w:rPrChange>
          </w:rPr>
          <w:delText>Coordinateur d'expertises scientifiques</w:delText>
        </w:r>
      </w:del>
    </w:p>
    <w:p w14:paraId="45035D70" w14:textId="3F86E398" w:rsidR="00975B74" w:rsidRPr="007A4AFC" w:rsidDel="00A75F71" w:rsidRDefault="00975B74" w:rsidP="00975B74">
      <w:pPr>
        <w:spacing w:line="240" w:lineRule="auto"/>
        <w:rPr>
          <w:del w:id="17219" w:author="Dr Mamadou SANOGO" w:date="2023-10-25T17:45:00Z"/>
          <w:rFonts w:ascii="Calibri Light" w:hAnsi="Calibri Light" w:cs="Calibri Light"/>
          <w:b/>
          <w:bCs/>
          <w:color w:val="000000" w:themeColor="text1"/>
          <w:szCs w:val="24"/>
          <w:rPrChange w:id="17220" w:author="Dr Mamadou SANOGO" w:date="2023-10-25T18:15:00Z">
            <w:rPr>
              <w:del w:id="17221" w:author="Dr Mamadou SANOGO" w:date="2023-10-25T17:45:00Z"/>
              <w:rFonts w:ascii="Calibri Light" w:hAnsi="Calibri Light" w:cs="Calibri Light"/>
              <w:b/>
              <w:bCs/>
              <w:szCs w:val="24"/>
            </w:rPr>
          </w:rPrChange>
        </w:rPr>
      </w:pPr>
      <w:del w:id="17222" w:author="Dr Mamadou SANOGO" w:date="2023-10-25T17:45:00Z">
        <w:r w:rsidRPr="007A4AFC" w:rsidDel="00A75F71">
          <w:rPr>
            <w:rFonts w:ascii="Calibri Light" w:hAnsi="Calibri Light" w:cs="Calibri Light"/>
            <w:b/>
            <w:bCs/>
            <w:color w:val="000000" w:themeColor="text1"/>
            <w:szCs w:val="24"/>
            <w:rPrChange w:id="17223" w:author="Dr Mamadou SANOGO" w:date="2023-10-25T18:15:00Z">
              <w:rPr>
                <w:rFonts w:ascii="Calibri Light" w:hAnsi="Calibri Light" w:cs="Calibri Light"/>
                <w:b/>
                <w:bCs/>
                <w:szCs w:val="24"/>
              </w:rPr>
            </w:rPrChange>
          </w:rPr>
          <w:delText>Compétences visées</w:delText>
        </w:r>
        <w:r w:rsidRPr="007A4AFC" w:rsidDel="00A75F71">
          <w:rPr>
            <w:rFonts w:ascii="Calibri Light" w:hAnsi="Calibri Light" w:cs="Calibri Light"/>
            <w:color w:val="000000" w:themeColor="text1"/>
            <w:szCs w:val="24"/>
            <w:rPrChange w:id="17224" w:author="Dr Mamadou SANOGO" w:date="2023-10-25T18:15:00Z">
              <w:rPr>
                <w:rFonts w:ascii="Calibri Light" w:hAnsi="Calibri Light" w:cs="Calibri Light"/>
                <w:szCs w:val="24"/>
              </w:rPr>
            </w:rPrChange>
          </w:rPr>
          <w:delText xml:space="preserve"> :</w:delText>
        </w:r>
      </w:del>
    </w:p>
    <w:p w14:paraId="2D246EE6" w14:textId="14F582A8" w:rsidR="00975B74" w:rsidRPr="007A4AFC" w:rsidDel="00A75F71" w:rsidRDefault="00975B74">
      <w:pPr>
        <w:numPr>
          <w:ilvl w:val="0"/>
          <w:numId w:val="18"/>
        </w:numPr>
        <w:tabs>
          <w:tab w:val="left" w:pos="720"/>
        </w:tabs>
        <w:autoSpaceDE w:val="0"/>
        <w:autoSpaceDN w:val="0"/>
        <w:spacing w:line="240" w:lineRule="auto"/>
        <w:rPr>
          <w:del w:id="17225" w:author="Dr Mamadou SANOGO" w:date="2023-10-25T17:45:00Z"/>
          <w:rFonts w:ascii="Calibri Light" w:hAnsi="Calibri Light" w:cs="Calibri Light"/>
          <w:color w:val="000000" w:themeColor="text1"/>
          <w:szCs w:val="24"/>
          <w:rPrChange w:id="17226" w:author="Dr Mamadou SANOGO" w:date="2023-10-25T18:15:00Z">
            <w:rPr>
              <w:del w:id="17227" w:author="Dr Mamadou SANOGO" w:date="2023-10-25T17:45:00Z"/>
              <w:rFonts w:ascii="Calibri Light" w:hAnsi="Calibri Light" w:cs="Calibri Light"/>
              <w:szCs w:val="24"/>
            </w:rPr>
          </w:rPrChange>
        </w:rPr>
      </w:pPr>
      <w:del w:id="17228" w:author="Dr Mamadou SANOGO" w:date="2023-10-25T17:45:00Z">
        <w:r w:rsidRPr="007A4AFC" w:rsidDel="00A75F71">
          <w:rPr>
            <w:rFonts w:ascii="Calibri Light" w:hAnsi="Calibri Light" w:cs="Calibri Light"/>
            <w:color w:val="000000" w:themeColor="text1"/>
            <w:szCs w:val="24"/>
            <w:rPrChange w:id="17229" w:author="Dr Mamadou SANOGO" w:date="2023-10-25T18:15:00Z">
              <w:rPr>
                <w:rFonts w:ascii="Calibri Light" w:hAnsi="Calibri Light" w:cs="Calibri Light"/>
                <w:szCs w:val="24"/>
              </w:rPr>
            </w:rPrChange>
          </w:rPr>
          <w:delText>Analyser la fonction de l’épidémiologiste</w:delText>
        </w:r>
      </w:del>
    </w:p>
    <w:p w14:paraId="69BF45E5" w14:textId="4E6C1608" w:rsidR="00975B74" w:rsidRPr="007A4AFC" w:rsidDel="00A75F71" w:rsidRDefault="00975B74">
      <w:pPr>
        <w:numPr>
          <w:ilvl w:val="0"/>
          <w:numId w:val="18"/>
        </w:numPr>
        <w:tabs>
          <w:tab w:val="left" w:pos="720"/>
        </w:tabs>
        <w:autoSpaceDE w:val="0"/>
        <w:autoSpaceDN w:val="0"/>
        <w:spacing w:line="240" w:lineRule="auto"/>
        <w:rPr>
          <w:del w:id="17230" w:author="Dr Mamadou SANOGO" w:date="2023-10-25T17:45:00Z"/>
          <w:rFonts w:ascii="Calibri Light" w:hAnsi="Calibri Light" w:cs="Calibri Light"/>
          <w:color w:val="000000" w:themeColor="text1"/>
          <w:szCs w:val="24"/>
          <w:rPrChange w:id="17231" w:author="Dr Mamadou SANOGO" w:date="2023-10-25T18:15:00Z">
            <w:rPr>
              <w:del w:id="17232" w:author="Dr Mamadou SANOGO" w:date="2023-10-25T17:45:00Z"/>
              <w:rFonts w:ascii="Calibri Light" w:hAnsi="Calibri Light" w:cs="Calibri Light"/>
              <w:szCs w:val="24"/>
            </w:rPr>
          </w:rPrChange>
        </w:rPr>
      </w:pPr>
      <w:del w:id="17233" w:author="Dr Mamadou SANOGO" w:date="2023-10-25T17:45:00Z">
        <w:r w:rsidRPr="007A4AFC" w:rsidDel="00A75F71">
          <w:rPr>
            <w:rFonts w:ascii="Calibri Light" w:hAnsi="Calibri Light" w:cs="Calibri Light"/>
            <w:color w:val="000000" w:themeColor="text1"/>
            <w:szCs w:val="24"/>
            <w:rPrChange w:id="17234"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4E665036" w:rsidR="00975B74" w:rsidRPr="007A4AFC" w:rsidDel="00A75F71" w:rsidRDefault="00975B74">
      <w:pPr>
        <w:numPr>
          <w:ilvl w:val="0"/>
          <w:numId w:val="18"/>
        </w:numPr>
        <w:tabs>
          <w:tab w:val="left" w:pos="720"/>
        </w:tabs>
        <w:autoSpaceDE w:val="0"/>
        <w:autoSpaceDN w:val="0"/>
        <w:spacing w:line="240" w:lineRule="auto"/>
        <w:rPr>
          <w:del w:id="17235" w:author="Dr Mamadou SANOGO" w:date="2023-10-25T17:45:00Z"/>
          <w:rFonts w:ascii="Calibri Light" w:hAnsi="Calibri Light" w:cs="Calibri Light"/>
          <w:color w:val="000000" w:themeColor="text1"/>
          <w:szCs w:val="24"/>
          <w:rPrChange w:id="17236" w:author="Dr Mamadou SANOGO" w:date="2023-10-25T18:15:00Z">
            <w:rPr>
              <w:del w:id="17237" w:author="Dr Mamadou SANOGO" w:date="2023-10-25T17:45:00Z"/>
              <w:rFonts w:ascii="Calibri Light" w:hAnsi="Calibri Light" w:cs="Calibri Light"/>
              <w:szCs w:val="24"/>
            </w:rPr>
          </w:rPrChange>
        </w:rPr>
      </w:pPr>
      <w:del w:id="17238" w:author="Dr Mamadou SANOGO" w:date="2023-10-25T17:45:00Z">
        <w:r w:rsidRPr="007A4AFC" w:rsidDel="00A75F71">
          <w:rPr>
            <w:rFonts w:ascii="Calibri Light" w:hAnsi="Calibri Light" w:cs="Calibri Light"/>
            <w:color w:val="000000" w:themeColor="text1"/>
            <w:szCs w:val="24"/>
            <w:rPrChange w:id="17239" w:author="Dr Mamadou SANOGO" w:date="2023-10-25T18:15:00Z">
              <w:rPr>
                <w:rFonts w:ascii="Calibri Light" w:hAnsi="Calibri Light" w:cs="Calibri Light"/>
                <w:szCs w:val="24"/>
              </w:rPr>
            </w:rPrChange>
          </w:rPr>
          <w:delText>Assurer la formation des stagiaires</w:delText>
        </w:r>
      </w:del>
    </w:p>
    <w:p w14:paraId="3493E65D" w14:textId="3D586FC0" w:rsidR="00975B74" w:rsidRPr="007A4AFC" w:rsidDel="00A75F71" w:rsidRDefault="00975B74">
      <w:pPr>
        <w:numPr>
          <w:ilvl w:val="0"/>
          <w:numId w:val="18"/>
        </w:numPr>
        <w:autoSpaceDE w:val="0"/>
        <w:autoSpaceDN w:val="0"/>
        <w:spacing w:line="240" w:lineRule="auto"/>
        <w:rPr>
          <w:del w:id="17240" w:author="Dr Mamadou SANOGO" w:date="2023-10-25T17:45:00Z"/>
          <w:rFonts w:ascii="Calibri Light" w:hAnsi="Calibri Light" w:cs="Calibri Light"/>
          <w:color w:val="000000" w:themeColor="text1"/>
          <w:szCs w:val="24"/>
          <w:rPrChange w:id="17241" w:author="Dr Mamadou SANOGO" w:date="2023-10-25T18:15:00Z">
            <w:rPr>
              <w:del w:id="17242" w:author="Dr Mamadou SANOGO" w:date="2023-10-25T17:45:00Z"/>
              <w:rFonts w:ascii="Calibri Light" w:hAnsi="Calibri Light" w:cs="Calibri Light"/>
              <w:szCs w:val="24"/>
            </w:rPr>
          </w:rPrChange>
        </w:rPr>
      </w:pPr>
      <w:del w:id="17243" w:author="Dr Mamadou SANOGO" w:date="2023-10-25T17:45:00Z">
        <w:r w:rsidRPr="007A4AFC" w:rsidDel="00A75F71">
          <w:rPr>
            <w:rFonts w:ascii="Calibri Light" w:hAnsi="Calibri Light" w:cs="Calibri Light"/>
            <w:color w:val="000000" w:themeColor="text1"/>
            <w:szCs w:val="24"/>
            <w:rPrChange w:id="17244" w:author="Dr Mamadou SANOGO" w:date="2023-10-25T18:15:00Z">
              <w:rPr>
                <w:rFonts w:ascii="Calibri Light" w:hAnsi="Calibri Light" w:cs="Calibri Light"/>
                <w:szCs w:val="24"/>
              </w:rPr>
            </w:rPrChange>
          </w:rPr>
          <w:delText>Effectuer une recherche dans le domaine de l’épidémiologie</w:delText>
        </w:r>
      </w:del>
    </w:p>
    <w:p w14:paraId="28F94485" w14:textId="6B38C84B" w:rsidR="00975B74" w:rsidRPr="007A4AFC" w:rsidDel="00A75F71" w:rsidRDefault="00975B74" w:rsidP="00975B74">
      <w:pPr>
        <w:tabs>
          <w:tab w:val="left" w:pos="720"/>
        </w:tabs>
        <w:spacing w:line="240" w:lineRule="auto"/>
        <w:rPr>
          <w:del w:id="17245" w:author="Dr Mamadou SANOGO" w:date="2023-10-25T17:45:00Z"/>
          <w:rFonts w:ascii="Calibri Light" w:hAnsi="Calibri Light" w:cs="Calibri Light"/>
          <w:b/>
          <w:color w:val="000000" w:themeColor="text1"/>
          <w:szCs w:val="24"/>
          <w:rPrChange w:id="17246" w:author="Dr Mamadou SANOGO" w:date="2023-10-25T18:15:00Z">
            <w:rPr>
              <w:del w:id="17247" w:author="Dr Mamadou SANOGO" w:date="2023-10-25T17:45:00Z"/>
              <w:rFonts w:ascii="Calibri Light" w:hAnsi="Calibri Light" w:cs="Calibri Light"/>
              <w:b/>
              <w:szCs w:val="24"/>
            </w:rPr>
          </w:rPrChange>
        </w:rPr>
      </w:pPr>
      <w:del w:id="17248" w:author="Dr Mamadou SANOGO" w:date="2023-10-25T17:45:00Z">
        <w:r w:rsidRPr="007A4AFC" w:rsidDel="00A75F71">
          <w:rPr>
            <w:rFonts w:ascii="Calibri Light" w:hAnsi="Calibri Light" w:cs="Calibri Light"/>
            <w:b/>
            <w:color w:val="000000" w:themeColor="text1"/>
            <w:szCs w:val="24"/>
            <w:rPrChange w:id="17249" w:author="Dr Mamadou SANOGO" w:date="2023-10-25T18:15:00Z">
              <w:rPr>
                <w:rFonts w:ascii="Calibri Light" w:hAnsi="Calibri Light" w:cs="Calibri Light"/>
                <w:b/>
                <w:szCs w:val="24"/>
              </w:rPr>
            </w:rPrChange>
          </w:rPr>
          <w:delText>Il forme des professionnels capables d’occuper des postes tels que :</w:delText>
        </w:r>
      </w:del>
    </w:p>
    <w:p w14:paraId="7DC667C6" w14:textId="5DDB6E3F" w:rsidR="00975B74" w:rsidRPr="007A4AFC" w:rsidDel="00A75F71" w:rsidRDefault="00975B74">
      <w:pPr>
        <w:numPr>
          <w:ilvl w:val="0"/>
          <w:numId w:val="13"/>
        </w:numPr>
        <w:tabs>
          <w:tab w:val="left" w:pos="720"/>
        </w:tabs>
        <w:spacing w:line="240" w:lineRule="auto"/>
        <w:ind w:firstLine="500"/>
        <w:rPr>
          <w:del w:id="17250" w:author="Dr Mamadou SANOGO" w:date="2023-10-25T17:45:00Z"/>
          <w:rFonts w:ascii="Calibri Light" w:hAnsi="Calibri Light" w:cs="Calibri Light"/>
          <w:color w:val="000000" w:themeColor="text1"/>
          <w:szCs w:val="24"/>
          <w:rPrChange w:id="17251" w:author="Dr Mamadou SANOGO" w:date="2023-10-25T18:15:00Z">
            <w:rPr>
              <w:del w:id="17252" w:author="Dr Mamadou SANOGO" w:date="2023-10-25T17:45:00Z"/>
              <w:rFonts w:ascii="Calibri Light" w:hAnsi="Calibri Light" w:cs="Calibri Light"/>
              <w:szCs w:val="24"/>
            </w:rPr>
          </w:rPrChange>
        </w:rPr>
      </w:pPr>
      <w:del w:id="17253" w:author="Dr Mamadou SANOGO" w:date="2023-10-25T17:45:00Z">
        <w:r w:rsidRPr="007A4AFC" w:rsidDel="00A75F71">
          <w:rPr>
            <w:rFonts w:ascii="Calibri Light" w:hAnsi="Calibri Light" w:cs="Calibri Light"/>
            <w:color w:val="000000" w:themeColor="text1"/>
            <w:szCs w:val="24"/>
            <w:rPrChange w:id="17254" w:author="Dr Mamadou SANOGO" w:date="2023-10-25T18:15:00Z">
              <w:rPr>
                <w:rFonts w:ascii="Calibri Light" w:hAnsi="Calibri Light" w:cs="Calibri Light"/>
                <w:szCs w:val="24"/>
              </w:rPr>
            </w:rPrChange>
          </w:rPr>
          <w:delText>Responsable de services d’épidémiologie ;</w:delText>
        </w:r>
      </w:del>
    </w:p>
    <w:p w14:paraId="3F87FF61" w14:textId="06C259F8" w:rsidR="00975B74" w:rsidRPr="007A4AFC" w:rsidDel="00A75F71" w:rsidRDefault="00975B74">
      <w:pPr>
        <w:numPr>
          <w:ilvl w:val="0"/>
          <w:numId w:val="13"/>
        </w:numPr>
        <w:tabs>
          <w:tab w:val="left" w:pos="720"/>
        </w:tabs>
        <w:spacing w:line="240" w:lineRule="auto"/>
        <w:ind w:firstLine="500"/>
        <w:rPr>
          <w:del w:id="17255" w:author="Dr Mamadou SANOGO" w:date="2023-10-25T17:45:00Z"/>
          <w:rFonts w:ascii="Calibri Light" w:hAnsi="Calibri Light" w:cs="Calibri Light"/>
          <w:color w:val="000000" w:themeColor="text1"/>
          <w:szCs w:val="24"/>
          <w:rPrChange w:id="17256" w:author="Dr Mamadou SANOGO" w:date="2023-10-25T18:15:00Z">
            <w:rPr>
              <w:del w:id="17257" w:author="Dr Mamadou SANOGO" w:date="2023-10-25T17:45:00Z"/>
              <w:rFonts w:ascii="Calibri Light" w:hAnsi="Calibri Light" w:cs="Calibri Light"/>
              <w:szCs w:val="24"/>
            </w:rPr>
          </w:rPrChange>
        </w:rPr>
      </w:pPr>
      <w:del w:id="17258" w:author="Dr Mamadou SANOGO" w:date="2023-10-25T17:45:00Z">
        <w:r w:rsidRPr="007A4AFC" w:rsidDel="00A75F71">
          <w:rPr>
            <w:rFonts w:ascii="Calibri Light" w:hAnsi="Calibri Light" w:cs="Calibri Light"/>
            <w:color w:val="000000" w:themeColor="text1"/>
            <w:szCs w:val="24"/>
            <w:rPrChange w:id="17259" w:author="Dr Mamadou SANOGO" w:date="2023-10-25T18:15:00Z">
              <w:rPr>
                <w:rFonts w:ascii="Calibri Light" w:hAnsi="Calibri Light" w:cs="Calibri Light"/>
                <w:szCs w:val="24"/>
              </w:rPr>
            </w:rPrChange>
          </w:rPr>
          <w:delText>Responsable de projet ;</w:delText>
        </w:r>
      </w:del>
    </w:p>
    <w:p w14:paraId="5F5D0E2B" w14:textId="125B33BC" w:rsidR="00975B74" w:rsidRPr="007A4AFC" w:rsidDel="00A75F71" w:rsidRDefault="00975B74">
      <w:pPr>
        <w:numPr>
          <w:ilvl w:val="0"/>
          <w:numId w:val="13"/>
        </w:numPr>
        <w:tabs>
          <w:tab w:val="left" w:pos="720"/>
        </w:tabs>
        <w:spacing w:line="240" w:lineRule="auto"/>
        <w:ind w:firstLine="500"/>
        <w:rPr>
          <w:del w:id="17260" w:author="Dr Mamadou SANOGO" w:date="2023-10-25T17:45:00Z"/>
          <w:rFonts w:ascii="Calibri Light" w:hAnsi="Calibri Light" w:cs="Calibri Light"/>
          <w:color w:val="000000" w:themeColor="text1"/>
          <w:szCs w:val="24"/>
          <w:rPrChange w:id="17261" w:author="Dr Mamadou SANOGO" w:date="2023-10-25T18:15:00Z">
            <w:rPr>
              <w:del w:id="17262" w:author="Dr Mamadou SANOGO" w:date="2023-10-25T17:45:00Z"/>
              <w:rFonts w:ascii="Calibri Light" w:hAnsi="Calibri Light" w:cs="Calibri Light"/>
              <w:szCs w:val="24"/>
            </w:rPr>
          </w:rPrChange>
        </w:rPr>
      </w:pPr>
      <w:del w:id="17263" w:author="Dr Mamadou SANOGO" w:date="2023-10-25T17:45:00Z">
        <w:r w:rsidRPr="007A4AFC" w:rsidDel="00A75F71">
          <w:rPr>
            <w:rFonts w:ascii="Calibri Light" w:hAnsi="Calibri Light" w:cs="Calibri Light"/>
            <w:color w:val="000000" w:themeColor="text1"/>
            <w:szCs w:val="24"/>
            <w:rPrChange w:id="17264" w:author="Dr Mamadou SANOGO" w:date="2023-10-25T18:15:00Z">
              <w:rPr>
                <w:rFonts w:ascii="Calibri Light" w:hAnsi="Calibri Light" w:cs="Calibri Light"/>
                <w:szCs w:val="24"/>
              </w:rPr>
            </w:rPrChange>
          </w:rPr>
          <w:delText>Conseiller dans le domaine de l’épidémiologie</w:delText>
        </w:r>
      </w:del>
    </w:p>
    <w:p w14:paraId="46EE378D" w14:textId="4FDC6AF8" w:rsidR="00D429B0" w:rsidRPr="007A4AFC" w:rsidDel="00A75F71" w:rsidRDefault="00D429B0">
      <w:pPr>
        <w:spacing w:line="240" w:lineRule="auto"/>
        <w:rPr>
          <w:del w:id="17265" w:author="Dr Mamadou SANOGO" w:date="2023-10-25T17:45:00Z"/>
          <w:color w:val="000000" w:themeColor="text1"/>
          <w:sz w:val="28"/>
          <w:szCs w:val="28"/>
          <w:rPrChange w:id="17266" w:author="Dr Mamadou SANOGO" w:date="2023-10-25T18:15:00Z">
            <w:rPr>
              <w:del w:id="17267" w:author="Dr Mamadou SANOGO" w:date="2023-10-25T17:45:00Z"/>
              <w:color w:val="000000"/>
              <w:sz w:val="28"/>
              <w:szCs w:val="28"/>
            </w:rPr>
          </w:rPrChange>
        </w:rPr>
      </w:pPr>
    </w:p>
    <w:p w14:paraId="464C2AA7" w14:textId="6CE29636" w:rsidR="00CD42C6" w:rsidRPr="007A4AFC" w:rsidDel="00A75F71" w:rsidRDefault="00CD42C6">
      <w:pPr>
        <w:spacing w:line="240" w:lineRule="auto"/>
        <w:rPr>
          <w:del w:id="17268" w:author="Dr Mamadou SANOGO" w:date="2023-10-25T17:45:00Z"/>
          <w:color w:val="000000" w:themeColor="text1"/>
          <w:sz w:val="28"/>
          <w:szCs w:val="28"/>
          <w:rPrChange w:id="17269" w:author="Dr Mamadou SANOGO" w:date="2023-10-25T18:15:00Z">
            <w:rPr>
              <w:del w:id="17270" w:author="Dr Mamadou SANOGO" w:date="2023-10-25T17:45:00Z"/>
              <w:color w:val="000000"/>
              <w:sz w:val="28"/>
              <w:szCs w:val="28"/>
            </w:rPr>
          </w:rPrChange>
        </w:rPr>
      </w:pPr>
      <w:del w:id="17271" w:author="Dr Mamadou SANOGO" w:date="2023-10-25T17:45:00Z">
        <w:r w:rsidRPr="007A4AFC" w:rsidDel="00A75F71">
          <w:rPr>
            <w:color w:val="000000" w:themeColor="text1"/>
            <w:sz w:val="28"/>
            <w:szCs w:val="28"/>
            <w:rPrChange w:id="17272" w:author="Dr Mamadou SANOGO" w:date="2023-10-25T18:15:00Z">
              <w:rPr>
                <w:color w:val="000000"/>
                <w:sz w:val="28"/>
                <w:szCs w:val="28"/>
              </w:rPr>
            </w:rPrChange>
          </w:rPr>
          <w:br w:type="page"/>
        </w:r>
      </w:del>
    </w:p>
    <w:p w14:paraId="0FEF9E03" w14:textId="11A9119E" w:rsidR="00CD42C6" w:rsidRPr="007A4AFC" w:rsidDel="00A75F71" w:rsidRDefault="00CD42C6" w:rsidP="00CD42C6">
      <w:pPr>
        <w:pStyle w:val="Titre1"/>
        <w:spacing w:before="0" w:line="240" w:lineRule="auto"/>
        <w:jc w:val="center"/>
        <w:rPr>
          <w:del w:id="17273" w:author="Dr Mamadou SANOGO" w:date="2023-10-25T17:45:00Z"/>
          <w:rFonts w:eastAsiaTheme="minorHAnsi" w:cs="Times New Roman"/>
          <w:b w:val="0"/>
          <w:lang w:eastAsia="en-US"/>
        </w:rPr>
      </w:pPr>
      <w:bookmarkStart w:id="17274" w:name="_Toc145944539"/>
      <w:del w:id="17275" w:author="Dr Mamadou SANOGO" w:date="2023-10-25T17:45:00Z">
        <w:r w:rsidRPr="007A4AFC" w:rsidDel="00A75F71">
          <w:rPr>
            <w:rFonts w:eastAsiaTheme="minorHAnsi" w:cs="Times New Roman"/>
            <w:lang w:eastAsia="en-US"/>
          </w:rPr>
          <w:delText xml:space="preserve">Annexe </w:delText>
        </w:r>
        <w:r w:rsidR="007945BD" w:rsidRPr="007A4AFC" w:rsidDel="00A75F71">
          <w:rPr>
            <w:rFonts w:eastAsiaTheme="minorHAnsi" w:cs="Times New Roman"/>
            <w:lang w:eastAsia="en-US"/>
          </w:rPr>
          <w:delText>1</w:delText>
        </w:r>
        <w:r w:rsidR="000163AB" w:rsidRPr="007A4AFC" w:rsidDel="00A75F71">
          <w:rPr>
            <w:rFonts w:eastAsiaTheme="minorHAnsi" w:cs="Times New Roman"/>
            <w:lang w:eastAsia="en-US"/>
          </w:rPr>
          <w:delText>1</w:delText>
        </w:r>
        <w:r w:rsidRPr="007A4AFC" w:rsidDel="00A75F71">
          <w:rPr>
            <w:rFonts w:eastAsiaTheme="minorHAnsi" w:cs="Times New Roman"/>
            <w:lang w:eastAsia="en-US"/>
          </w:rPr>
          <w:delText> : Liste des personnes qui ont répondu aux questionnaires</w:delText>
        </w:r>
        <w:bookmarkEnd w:id="17274"/>
      </w:del>
    </w:p>
    <w:p w14:paraId="768D8884" w14:textId="1E159020" w:rsidR="00CD42C6" w:rsidRPr="007A4AFC" w:rsidDel="00A75F71" w:rsidRDefault="00CD42C6" w:rsidP="00CD42C6">
      <w:pPr>
        <w:spacing w:line="240" w:lineRule="auto"/>
        <w:rPr>
          <w:del w:id="17276" w:author="Dr Mamadou SANOGO" w:date="2023-10-25T17:45:00Z"/>
          <w:b/>
          <w:bCs/>
          <w:color w:val="000000" w:themeColor="text1"/>
          <w:sz w:val="28"/>
          <w:szCs w:val="28"/>
          <w:rPrChange w:id="17277" w:author="Dr Mamadou SANOGO" w:date="2023-10-25T18:15:00Z">
            <w:rPr>
              <w:del w:id="17278" w:author="Dr Mamadou SANOGO" w:date="2023-10-25T17:45:00Z"/>
              <w:b/>
              <w:bCs/>
              <w:color w:val="FF0000"/>
              <w:sz w:val="28"/>
              <w:szCs w:val="28"/>
            </w:rPr>
          </w:rPrChange>
        </w:rPr>
      </w:pPr>
    </w:p>
    <w:p w14:paraId="2EBB2F55" w14:textId="3C46D82B" w:rsidR="00CD42C6" w:rsidRPr="007A4AFC" w:rsidDel="00A75F71" w:rsidRDefault="00CD42C6" w:rsidP="00CD42C6">
      <w:pPr>
        <w:spacing w:line="240" w:lineRule="auto"/>
        <w:rPr>
          <w:del w:id="17279" w:author="Dr Mamadou SANOGO" w:date="2023-10-25T17:45:00Z"/>
          <w:b/>
          <w:bCs/>
          <w:color w:val="000000" w:themeColor="text1"/>
          <w:sz w:val="28"/>
          <w:szCs w:val="28"/>
          <w:rPrChange w:id="17280" w:author="Dr Mamadou SANOGO" w:date="2023-10-25T18:15:00Z">
            <w:rPr>
              <w:del w:id="17281" w:author="Dr Mamadou SANOGO" w:date="2023-10-25T17:45:00Z"/>
              <w:b/>
              <w:bCs/>
              <w:color w:val="FF0000"/>
              <w:sz w:val="28"/>
              <w:szCs w:val="28"/>
            </w:rPr>
          </w:rPrChange>
        </w:rPr>
      </w:pPr>
    </w:p>
    <w:p w14:paraId="5E13A1A0" w14:textId="04DFBA79" w:rsidR="00CD42C6" w:rsidRPr="007A4AFC" w:rsidDel="00A75F71" w:rsidRDefault="00CD42C6" w:rsidP="00CD42C6">
      <w:pPr>
        <w:spacing w:line="240" w:lineRule="auto"/>
        <w:rPr>
          <w:del w:id="17282" w:author="Dr Mamadou SANOGO" w:date="2023-10-25T17:45:00Z"/>
          <w:b/>
          <w:bCs/>
          <w:color w:val="000000" w:themeColor="text1"/>
          <w:sz w:val="28"/>
          <w:szCs w:val="28"/>
          <w:rPrChange w:id="17283" w:author="Dr Mamadou SANOGO" w:date="2023-10-25T18:15:00Z">
            <w:rPr>
              <w:del w:id="17284" w:author="Dr Mamadou SANOGO" w:date="2023-10-25T17:45:00Z"/>
              <w:b/>
              <w:bCs/>
              <w:color w:val="FF0000"/>
              <w:sz w:val="28"/>
              <w:szCs w:val="28"/>
            </w:rPr>
          </w:rPrChange>
        </w:rPr>
      </w:pPr>
    </w:p>
    <w:tbl>
      <w:tblPr>
        <w:tblW w:w="8921" w:type="dxa"/>
        <w:tblLook w:val="04A0" w:firstRow="1" w:lastRow="0" w:firstColumn="1" w:lastColumn="0" w:noHBand="0" w:noVBand="1"/>
      </w:tblPr>
      <w:tblGrid>
        <w:gridCol w:w="3251"/>
        <w:gridCol w:w="2268"/>
        <w:gridCol w:w="3402"/>
      </w:tblGrid>
      <w:tr w:rsidR="007A4AFC" w:rsidRPr="007A4AFC" w:rsidDel="00A75F71" w14:paraId="0DC1E856" w14:textId="77777777" w:rsidTr="0019202F">
        <w:trPr>
          <w:trHeight w:val="360"/>
          <w:del w:id="17285" w:author="Dr Mamadou SANOGO" w:date="2023-10-25T17:45: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4EDB7FA4" w:rsidR="00CD42C6" w:rsidRPr="007A4AFC" w:rsidDel="00A75F71" w:rsidRDefault="00CD42C6" w:rsidP="0019202F">
            <w:pPr>
              <w:spacing w:line="240" w:lineRule="auto"/>
              <w:rPr>
                <w:del w:id="17286" w:author="Dr Mamadou SANOGO" w:date="2023-10-25T17:45:00Z"/>
                <w:b/>
                <w:bCs/>
                <w:color w:val="000000" w:themeColor="text1"/>
                <w:sz w:val="28"/>
                <w:szCs w:val="28"/>
              </w:rPr>
            </w:pPr>
            <w:del w:id="17287" w:author="Dr Mamadou SANOGO" w:date="2023-10-25T17:45:00Z">
              <w:r w:rsidRPr="007A4AFC" w:rsidDel="00A75F71">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410267C1" w:rsidR="00CD42C6" w:rsidRPr="007A4AFC" w:rsidDel="00A75F71" w:rsidRDefault="00CD42C6" w:rsidP="0019202F">
            <w:pPr>
              <w:spacing w:line="240" w:lineRule="auto"/>
              <w:rPr>
                <w:del w:id="17288" w:author="Dr Mamadou SANOGO" w:date="2023-10-25T17:45:00Z"/>
                <w:b/>
                <w:bCs/>
                <w:color w:val="000000" w:themeColor="text1"/>
                <w:sz w:val="28"/>
                <w:szCs w:val="28"/>
              </w:rPr>
            </w:pPr>
            <w:del w:id="17289" w:author="Dr Mamadou SANOGO" w:date="2023-10-25T17:45:00Z">
              <w:r w:rsidRPr="007A4AFC" w:rsidDel="00A75F71">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5710EC3C" w:rsidR="00CD42C6" w:rsidRPr="007A4AFC" w:rsidDel="00A75F71" w:rsidRDefault="00CD42C6" w:rsidP="0019202F">
            <w:pPr>
              <w:spacing w:line="240" w:lineRule="auto"/>
              <w:rPr>
                <w:del w:id="17290" w:author="Dr Mamadou SANOGO" w:date="2023-10-25T17:45:00Z"/>
                <w:b/>
                <w:bCs/>
                <w:color w:val="000000" w:themeColor="text1"/>
                <w:sz w:val="28"/>
                <w:szCs w:val="28"/>
              </w:rPr>
            </w:pPr>
            <w:del w:id="17291" w:author="Dr Mamadou SANOGO" w:date="2023-10-25T17:45:00Z">
              <w:r w:rsidRPr="007A4AFC" w:rsidDel="00A75F71">
                <w:rPr>
                  <w:b/>
                  <w:bCs/>
                  <w:color w:val="000000" w:themeColor="text1"/>
                  <w:sz w:val="28"/>
                  <w:szCs w:val="28"/>
                </w:rPr>
                <w:delText>Statut</w:delText>
              </w:r>
            </w:del>
          </w:p>
        </w:tc>
      </w:tr>
      <w:tr w:rsidR="007A4AFC" w:rsidRPr="007A4AFC" w:rsidDel="00A75F71" w14:paraId="62FAF352" w14:textId="77777777" w:rsidTr="0019202F">
        <w:trPr>
          <w:trHeight w:val="750"/>
          <w:del w:id="1729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60F8FC3E" w:rsidR="00CD42C6" w:rsidRPr="007A4AFC" w:rsidDel="00A75F71" w:rsidRDefault="00CD42C6" w:rsidP="0019202F">
            <w:pPr>
              <w:spacing w:line="240" w:lineRule="auto"/>
              <w:rPr>
                <w:del w:id="17293" w:author="Dr Mamadou SANOGO" w:date="2023-10-25T17:45:00Z"/>
                <w:color w:val="000000" w:themeColor="text1"/>
              </w:rPr>
            </w:pPr>
            <w:del w:id="17294" w:author="Dr Mamadou SANOGO" w:date="2023-10-25T17:45:00Z">
              <w:r w:rsidRPr="007A4AFC" w:rsidDel="00A75F71">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374C5756" w:rsidR="00CD42C6" w:rsidRPr="007A4AFC" w:rsidDel="00A75F71" w:rsidRDefault="00CD42C6" w:rsidP="0019202F">
            <w:pPr>
              <w:spacing w:line="240" w:lineRule="auto"/>
              <w:rPr>
                <w:del w:id="17295" w:author="Dr Mamadou SANOGO" w:date="2023-10-25T17:45:00Z"/>
                <w:color w:val="000000" w:themeColor="text1"/>
              </w:rPr>
            </w:pPr>
            <w:del w:id="17296" w:author="Dr Mamadou SANOGO" w:date="2023-10-25T17:45:00Z">
              <w:r w:rsidRPr="007A4AFC" w:rsidDel="00A75F71">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718C9E5F" w:rsidR="00CD42C6" w:rsidRPr="007A4AFC" w:rsidDel="00A75F71" w:rsidRDefault="00CD42C6" w:rsidP="0019202F">
            <w:pPr>
              <w:spacing w:line="240" w:lineRule="auto"/>
              <w:rPr>
                <w:del w:id="17297" w:author="Dr Mamadou SANOGO" w:date="2023-10-25T17:45:00Z"/>
                <w:color w:val="000000" w:themeColor="text1"/>
              </w:rPr>
            </w:pPr>
            <w:del w:id="17298" w:author="Dr Mamadou SANOGO" w:date="2023-10-25T17:45:00Z">
              <w:r w:rsidRPr="007A4AFC" w:rsidDel="00A75F71">
                <w:rPr>
                  <w:color w:val="000000" w:themeColor="text1"/>
                </w:rPr>
                <w:delText>Directeur des Etudes</w:delText>
              </w:r>
            </w:del>
          </w:p>
        </w:tc>
      </w:tr>
      <w:tr w:rsidR="007A4AFC" w:rsidRPr="007A4AFC" w:rsidDel="00A75F71" w14:paraId="505586F3" w14:textId="77777777" w:rsidTr="0019202F">
        <w:trPr>
          <w:trHeight w:val="765"/>
          <w:del w:id="1729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76C5066" w:rsidR="00CD42C6" w:rsidRPr="007A4AFC" w:rsidDel="00A75F71" w:rsidRDefault="00CD42C6" w:rsidP="0019202F">
            <w:pPr>
              <w:spacing w:line="240" w:lineRule="auto"/>
              <w:rPr>
                <w:del w:id="17300" w:author="Dr Mamadou SANOGO" w:date="2023-10-25T17:45:00Z"/>
                <w:color w:val="000000" w:themeColor="text1"/>
              </w:rPr>
            </w:pPr>
            <w:del w:id="17301" w:author="Dr Mamadou SANOGO" w:date="2023-10-25T17:45:00Z">
              <w:r w:rsidRPr="007A4AFC" w:rsidDel="00A75F71">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4CC7CA47" w:rsidR="00CD42C6" w:rsidRPr="007A4AFC" w:rsidDel="00A75F71" w:rsidRDefault="00CD42C6" w:rsidP="0019202F">
            <w:pPr>
              <w:spacing w:line="240" w:lineRule="auto"/>
              <w:rPr>
                <w:del w:id="17302" w:author="Dr Mamadou SANOGO" w:date="2023-10-25T17:45:00Z"/>
                <w:color w:val="000000" w:themeColor="text1"/>
              </w:rPr>
            </w:pPr>
            <w:del w:id="17303" w:author="Dr Mamadou SANOGO" w:date="2023-10-25T17:45:00Z">
              <w:r w:rsidRPr="007A4AFC" w:rsidDel="00A75F71">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6D4F6620" w:rsidR="00CD42C6" w:rsidRPr="007A4AFC" w:rsidDel="00A75F71" w:rsidRDefault="00CD42C6" w:rsidP="0019202F">
            <w:pPr>
              <w:spacing w:line="240" w:lineRule="auto"/>
              <w:rPr>
                <w:del w:id="17304" w:author="Dr Mamadou SANOGO" w:date="2023-10-25T17:45:00Z"/>
                <w:color w:val="000000" w:themeColor="text1"/>
              </w:rPr>
            </w:pPr>
            <w:del w:id="17305" w:author="Dr Mamadou SANOGO" w:date="2023-10-25T17:45:00Z">
              <w:r w:rsidRPr="007A4AFC" w:rsidDel="00A75F71">
                <w:rPr>
                  <w:color w:val="000000" w:themeColor="text1"/>
                </w:rPr>
                <w:delText>Corps professoral</w:delText>
              </w:r>
            </w:del>
          </w:p>
        </w:tc>
      </w:tr>
      <w:tr w:rsidR="007A4AFC" w:rsidRPr="007A4AFC" w:rsidDel="00A75F71" w14:paraId="7C270346" w14:textId="77777777" w:rsidTr="0019202F">
        <w:trPr>
          <w:trHeight w:val="750"/>
          <w:del w:id="17306"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6119F391" w:rsidR="00CD42C6" w:rsidRPr="007A4AFC" w:rsidDel="00A75F71" w:rsidRDefault="00CD42C6" w:rsidP="0019202F">
            <w:pPr>
              <w:spacing w:line="240" w:lineRule="auto"/>
              <w:rPr>
                <w:del w:id="17307" w:author="Dr Mamadou SANOGO" w:date="2023-10-25T17:45:00Z"/>
                <w:color w:val="000000" w:themeColor="text1"/>
              </w:rPr>
            </w:pPr>
            <w:del w:id="17308"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4EBC429A" w:rsidR="00CD42C6" w:rsidRPr="007A4AFC" w:rsidDel="00A75F71" w:rsidRDefault="00CD42C6" w:rsidP="0019202F">
            <w:pPr>
              <w:spacing w:line="240" w:lineRule="auto"/>
              <w:rPr>
                <w:del w:id="17309" w:author="Dr Mamadou SANOGO" w:date="2023-10-25T17:45:00Z"/>
                <w:color w:val="000000" w:themeColor="text1"/>
              </w:rPr>
            </w:pPr>
            <w:del w:id="17310" w:author="Dr Mamadou SANOGO" w:date="2023-10-25T17:45:00Z">
              <w:r w:rsidRPr="007A4AFC" w:rsidDel="00A75F71">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5B45C0CA" w:rsidR="00CD42C6" w:rsidRPr="007A4AFC" w:rsidDel="00A75F71" w:rsidRDefault="00CD42C6" w:rsidP="0019202F">
            <w:pPr>
              <w:spacing w:line="240" w:lineRule="auto"/>
              <w:rPr>
                <w:del w:id="17311" w:author="Dr Mamadou SANOGO" w:date="2023-10-25T17:45:00Z"/>
                <w:color w:val="000000" w:themeColor="text1"/>
              </w:rPr>
            </w:pPr>
            <w:del w:id="17312" w:author="Dr Mamadou SANOGO" w:date="2023-10-25T17:45:00Z">
              <w:r w:rsidRPr="007A4AFC" w:rsidDel="00A75F71">
                <w:rPr>
                  <w:color w:val="000000" w:themeColor="text1"/>
                </w:rPr>
                <w:delText>Corps professoral</w:delText>
              </w:r>
            </w:del>
          </w:p>
        </w:tc>
      </w:tr>
      <w:tr w:rsidR="007A4AFC" w:rsidRPr="007A4AFC" w:rsidDel="00A75F71" w14:paraId="7FB57CF3" w14:textId="77777777" w:rsidTr="0019202F">
        <w:trPr>
          <w:trHeight w:val="750"/>
          <w:del w:id="1731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1665658D" w:rsidR="00CD42C6" w:rsidRPr="007A4AFC" w:rsidDel="00A75F71" w:rsidRDefault="00CD42C6" w:rsidP="0019202F">
            <w:pPr>
              <w:spacing w:line="240" w:lineRule="auto"/>
              <w:rPr>
                <w:del w:id="17314" w:author="Dr Mamadou SANOGO" w:date="2023-10-25T17:45:00Z"/>
                <w:color w:val="000000" w:themeColor="text1"/>
              </w:rPr>
            </w:pPr>
            <w:del w:id="17315" w:author="Dr Mamadou SANOGO" w:date="2023-10-25T17:45:00Z">
              <w:r w:rsidRPr="007A4AFC" w:rsidDel="00A75F71">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47A11B00" w:rsidR="00CD42C6" w:rsidRPr="007A4AFC" w:rsidDel="00A75F71" w:rsidRDefault="00CD42C6" w:rsidP="0019202F">
            <w:pPr>
              <w:spacing w:line="240" w:lineRule="auto"/>
              <w:rPr>
                <w:del w:id="17316" w:author="Dr Mamadou SANOGO" w:date="2023-10-25T17:45:00Z"/>
                <w:color w:val="000000" w:themeColor="text1"/>
              </w:rPr>
            </w:pPr>
            <w:del w:id="17317" w:author="Dr Mamadou SANOGO" w:date="2023-10-25T17:45:00Z">
              <w:r w:rsidRPr="007A4AFC" w:rsidDel="00A75F71">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CBCD7C9" w:rsidR="00CD42C6" w:rsidRPr="007A4AFC" w:rsidDel="00A75F71" w:rsidRDefault="00CD42C6" w:rsidP="0019202F">
            <w:pPr>
              <w:spacing w:line="240" w:lineRule="auto"/>
              <w:rPr>
                <w:del w:id="17318" w:author="Dr Mamadou SANOGO" w:date="2023-10-25T17:45:00Z"/>
                <w:color w:val="000000" w:themeColor="text1"/>
              </w:rPr>
            </w:pPr>
            <w:del w:id="17319" w:author="Dr Mamadou SANOGO" w:date="2023-10-25T17:45:00Z">
              <w:r w:rsidRPr="007A4AFC" w:rsidDel="00A75F71">
                <w:rPr>
                  <w:color w:val="000000" w:themeColor="text1"/>
                </w:rPr>
                <w:delText>Corps professoral</w:delText>
              </w:r>
            </w:del>
          </w:p>
        </w:tc>
      </w:tr>
      <w:tr w:rsidR="007A4AFC" w:rsidRPr="007A4AFC" w:rsidDel="00A75F71" w14:paraId="70878576" w14:textId="77777777" w:rsidTr="0019202F">
        <w:trPr>
          <w:trHeight w:val="750"/>
          <w:del w:id="1732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5E1AC064" w:rsidR="00CD42C6" w:rsidRPr="007A4AFC" w:rsidDel="00A75F71" w:rsidRDefault="00CD42C6" w:rsidP="0019202F">
            <w:pPr>
              <w:spacing w:line="240" w:lineRule="auto"/>
              <w:rPr>
                <w:del w:id="17321" w:author="Dr Mamadou SANOGO" w:date="2023-10-25T17:45:00Z"/>
                <w:color w:val="000000" w:themeColor="text1"/>
              </w:rPr>
            </w:pPr>
            <w:del w:id="17322"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7C9D1449" w:rsidR="00CD42C6" w:rsidRPr="007A4AFC" w:rsidDel="00A75F71" w:rsidRDefault="00CD42C6" w:rsidP="0019202F">
            <w:pPr>
              <w:spacing w:line="240" w:lineRule="auto"/>
              <w:rPr>
                <w:del w:id="17323" w:author="Dr Mamadou SANOGO" w:date="2023-10-25T17:45:00Z"/>
                <w:color w:val="000000" w:themeColor="text1"/>
              </w:rPr>
            </w:pPr>
            <w:del w:id="17324"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394EC914" w:rsidR="00CD42C6" w:rsidRPr="007A4AFC" w:rsidDel="00A75F71" w:rsidRDefault="00CD42C6" w:rsidP="0019202F">
            <w:pPr>
              <w:spacing w:line="240" w:lineRule="auto"/>
              <w:rPr>
                <w:del w:id="17325" w:author="Dr Mamadou SANOGO" w:date="2023-10-25T17:45:00Z"/>
                <w:color w:val="000000" w:themeColor="text1"/>
              </w:rPr>
            </w:pPr>
            <w:del w:id="17326" w:author="Dr Mamadou SANOGO" w:date="2023-10-25T17:45:00Z">
              <w:r w:rsidRPr="007A4AFC" w:rsidDel="00A75F71">
                <w:rPr>
                  <w:color w:val="000000" w:themeColor="text1"/>
                </w:rPr>
                <w:delText>Service Administratif</w:delText>
              </w:r>
            </w:del>
          </w:p>
        </w:tc>
      </w:tr>
      <w:tr w:rsidR="007A4AFC" w:rsidRPr="007A4AFC" w:rsidDel="00A75F71" w14:paraId="1A180491" w14:textId="77777777" w:rsidTr="0019202F">
        <w:trPr>
          <w:trHeight w:val="750"/>
          <w:del w:id="1732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44D82866" w:rsidR="00CD42C6" w:rsidRPr="007A4AFC" w:rsidDel="00A75F71" w:rsidRDefault="00CD42C6" w:rsidP="0019202F">
            <w:pPr>
              <w:spacing w:line="240" w:lineRule="auto"/>
              <w:rPr>
                <w:del w:id="17328" w:author="Dr Mamadou SANOGO" w:date="2023-10-25T17:45:00Z"/>
                <w:color w:val="000000" w:themeColor="text1"/>
              </w:rPr>
            </w:pPr>
            <w:del w:id="17329" w:author="Dr Mamadou SANOGO" w:date="2023-10-25T17:45:00Z">
              <w:r w:rsidRPr="007A4AFC" w:rsidDel="00A75F71">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CF22205" w:rsidR="00CD42C6" w:rsidRPr="007A4AFC" w:rsidDel="00A75F71" w:rsidRDefault="00CD42C6" w:rsidP="0019202F">
            <w:pPr>
              <w:spacing w:line="240" w:lineRule="auto"/>
              <w:rPr>
                <w:del w:id="17330" w:author="Dr Mamadou SANOGO" w:date="2023-10-25T17:45:00Z"/>
                <w:color w:val="000000" w:themeColor="text1"/>
              </w:rPr>
            </w:pPr>
            <w:del w:id="17331" w:author="Dr Mamadou SANOGO" w:date="2023-10-25T17:45:00Z">
              <w:r w:rsidRPr="007A4AFC" w:rsidDel="00A75F71">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16C678C7" w:rsidR="00CD42C6" w:rsidRPr="007A4AFC" w:rsidDel="00A75F71" w:rsidRDefault="00CD42C6" w:rsidP="0019202F">
            <w:pPr>
              <w:spacing w:line="240" w:lineRule="auto"/>
              <w:rPr>
                <w:del w:id="17332" w:author="Dr Mamadou SANOGO" w:date="2023-10-25T17:45:00Z"/>
                <w:color w:val="000000" w:themeColor="text1"/>
              </w:rPr>
            </w:pPr>
            <w:del w:id="17333" w:author="Dr Mamadou SANOGO" w:date="2023-10-25T17:45:00Z">
              <w:r w:rsidRPr="007A4AFC" w:rsidDel="00A75F71">
                <w:rPr>
                  <w:color w:val="000000" w:themeColor="text1"/>
                </w:rPr>
                <w:delText>Service administratif</w:delText>
              </w:r>
            </w:del>
          </w:p>
        </w:tc>
      </w:tr>
      <w:tr w:rsidR="007A4AFC" w:rsidRPr="007A4AFC" w:rsidDel="00A75F71" w14:paraId="2673FC87" w14:textId="77777777" w:rsidTr="0019202F">
        <w:trPr>
          <w:trHeight w:val="750"/>
          <w:del w:id="17334"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6A8DB97F" w:rsidR="00CD42C6" w:rsidRPr="007A4AFC" w:rsidDel="00A75F71" w:rsidRDefault="00CD42C6" w:rsidP="0019202F">
            <w:pPr>
              <w:spacing w:line="240" w:lineRule="auto"/>
              <w:rPr>
                <w:del w:id="17335" w:author="Dr Mamadou SANOGO" w:date="2023-10-25T17:45:00Z"/>
                <w:color w:val="000000" w:themeColor="text1"/>
              </w:rPr>
            </w:pPr>
            <w:del w:id="17336"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07AE50F4" w:rsidR="00CD42C6" w:rsidRPr="007A4AFC" w:rsidDel="00A75F71" w:rsidRDefault="00CD42C6" w:rsidP="0019202F">
            <w:pPr>
              <w:spacing w:line="240" w:lineRule="auto"/>
              <w:rPr>
                <w:del w:id="17337" w:author="Dr Mamadou SANOGO" w:date="2023-10-25T17:45:00Z"/>
                <w:color w:val="000000" w:themeColor="text1"/>
              </w:rPr>
            </w:pPr>
            <w:del w:id="17338"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37F2B26E" w:rsidR="00CD42C6" w:rsidRPr="007A4AFC" w:rsidDel="00A75F71" w:rsidRDefault="00CD42C6" w:rsidP="0019202F">
            <w:pPr>
              <w:spacing w:line="240" w:lineRule="auto"/>
              <w:rPr>
                <w:del w:id="17339" w:author="Dr Mamadou SANOGO" w:date="2023-10-25T17:45:00Z"/>
                <w:color w:val="000000" w:themeColor="text1"/>
              </w:rPr>
            </w:pPr>
            <w:del w:id="17340" w:author="Dr Mamadou SANOGO" w:date="2023-10-25T17:45:00Z">
              <w:r w:rsidRPr="007A4AFC" w:rsidDel="00A75F71">
                <w:rPr>
                  <w:color w:val="000000" w:themeColor="text1"/>
                </w:rPr>
                <w:delText>Service administratif</w:delText>
              </w:r>
            </w:del>
          </w:p>
        </w:tc>
      </w:tr>
      <w:tr w:rsidR="007A4AFC" w:rsidRPr="007A4AFC" w:rsidDel="00A75F71" w14:paraId="4AAB9651" w14:textId="77777777" w:rsidTr="0019202F">
        <w:trPr>
          <w:trHeight w:val="750"/>
          <w:del w:id="17341"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5DB3269A" w:rsidR="00CD42C6" w:rsidRPr="007A4AFC" w:rsidDel="00A75F71" w:rsidRDefault="00CD42C6" w:rsidP="0019202F">
            <w:pPr>
              <w:spacing w:line="240" w:lineRule="auto"/>
              <w:rPr>
                <w:del w:id="17342" w:author="Dr Mamadou SANOGO" w:date="2023-10-25T17:45:00Z"/>
                <w:color w:val="000000" w:themeColor="text1"/>
              </w:rPr>
            </w:pPr>
            <w:del w:id="17343" w:author="Dr Mamadou SANOGO" w:date="2023-10-25T17:45:00Z">
              <w:r w:rsidRPr="007A4AFC" w:rsidDel="00A75F71">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7FF3C7F3" w:rsidR="00CD42C6" w:rsidRPr="007A4AFC" w:rsidDel="00A75F71" w:rsidRDefault="00CD42C6" w:rsidP="0019202F">
            <w:pPr>
              <w:spacing w:line="240" w:lineRule="auto"/>
              <w:rPr>
                <w:del w:id="17344" w:author="Dr Mamadou SANOGO" w:date="2023-10-25T17:45:00Z"/>
                <w:color w:val="000000" w:themeColor="text1"/>
              </w:rPr>
            </w:pPr>
            <w:del w:id="17345" w:author="Dr Mamadou SANOGO" w:date="2023-10-25T17:45:00Z">
              <w:r w:rsidRPr="007A4AFC" w:rsidDel="00A75F71">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3957F5EB" w:rsidR="00CD42C6" w:rsidRPr="007A4AFC" w:rsidDel="00A75F71" w:rsidRDefault="00CD42C6" w:rsidP="0019202F">
            <w:pPr>
              <w:spacing w:line="240" w:lineRule="auto"/>
              <w:rPr>
                <w:del w:id="17346" w:author="Dr Mamadou SANOGO" w:date="2023-10-25T17:45:00Z"/>
                <w:color w:val="000000" w:themeColor="text1"/>
              </w:rPr>
            </w:pPr>
            <w:del w:id="17347" w:author="Dr Mamadou SANOGO" w:date="2023-10-25T17:45:00Z">
              <w:r w:rsidRPr="007A4AFC" w:rsidDel="00A75F71">
                <w:rPr>
                  <w:color w:val="000000" w:themeColor="text1"/>
                </w:rPr>
                <w:delText>Service Scolarité</w:delText>
              </w:r>
            </w:del>
          </w:p>
        </w:tc>
      </w:tr>
      <w:tr w:rsidR="007A4AFC" w:rsidRPr="007A4AFC" w:rsidDel="00A75F71" w14:paraId="33B28202" w14:textId="77777777" w:rsidTr="0019202F">
        <w:trPr>
          <w:trHeight w:val="750"/>
          <w:del w:id="17348"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69513185" w:rsidR="00CD42C6" w:rsidRPr="007A4AFC" w:rsidDel="00A75F71" w:rsidRDefault="00CD42C6" w:rsidP="0019202F">
            <w:pPr>
              <w:spacing w:line="240" w:lineRule="auto"/>
              <w:rPr>
                <w:del w:id="17349" w:author="Dr Mamadou SANOGO" w:date="2023-10-25T17:45:00Z"/>
                <w:color w:val="000000" w:themeColor="text1"/>
              </w:rPr>
            </w:pPr>
            <w:del w:id="17350"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05DCC298" w:rsidR="00CD42C6" w:rsidRPr="007A4AFC" w:rsidDel="00A75F71" w:rsidRDefault="00CD42C6" w:rsidP="0019202F">
            <w:pPr>
              <w:spacing w:line="240" w:lineRule="auto"/>
              <w:rPr>
                <w:del w:id="17351" w:author="Dr Mamadou SANOGO" w:date="2023-10-25T17:45:00Z"/>
                <w:color w:val="000000" w:themeColor="text1"/>
              </w:rPr>
            </w:pPr>
            <w:del w:id="17352" w:author="Dr Mamadou SANOGO" w:date="2023-10-25T17:45:00Z">
              <w:r w:rsidRPr="007A4AFC" w:rsidDel="00A75F71">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0DDAAC2B" w:rsidR="00CD42C6" w:rsidRPr="007A4AFC" w:rsidDel="00A75F71" w:rsidRDefault="00CD42C6" w:rsidP="0019202F">
            <w:pPr>
              <w:spacing w:line="240" w:lineRule="auto"/>
              <w:rPr>
                <w:del w:id="17353" w:author="Dr Mamadou SANOGO" w:date="2023-10-25T17:45:00Z"/>
                <w:color w:val="000000" w:themeColor="text1"/>
              </w:rPr>
            </w:pPr>
            <w:del w:id="17354" w:author="Dr Mamadou SANOGO" w:date="2023-10-25T17:45:00Z">
              <w:r w:rsidRPr="007A4AFC" w:rsidDel="00A75F71">
                <w:rPr>
                  <w:color w:val="000000" w:themeColor="text1"/>
                </w:rPr>
                <w:delText>Etudiant</w:delText>
              </w:r>
            </w:del>
          </w:p>
        </w:tc>
      </w:tr>
      <w:tr w:rsidR="007A4AFC" w:rsidRPr="007A4AFC" w:rsidDel="00A75F71" w14:paraId="623265BC" w14:textId="77777777" w:rsidTr="0019202F">
        <w:trPr>
          <w:trHeight w:val="750"/>
          <w:del w:id="17355"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5FB9FE1F" w:rsidR="00CD42C6" w:rsidRPr="007A4AFC" w:rsidDel="00A75F71" w:rsidRDefault="00CD42C6" w:rsidP="0019202F">
            <w:pPr>
              <w:spacing w:line="240" w:lineRule="auto"/>
              <w:rPr>
                <w:del w:id="17356" w:author="Dr Mamadou SANOGO" w:date="2023-10-25T17:45:00Z"/>
                <w:color w:val="000000" w:themeColor="text1"/>
              </w:rPr>
            </w:pPr>
            <w:del w:id="17357" w:author="Dr Mamadou SANOGO" w:date="2023-10-25T17:45:00Z">
              <w:r w:rsidRPr="007A4AFC" w:rsidDel="00A75F71">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078BE8D3" w:rsidR="00CD42C6" w:rsidRPr="007A4AFC" w:rsidDel="00A75F71" w:rsidRDefault="00CD42C6" w:rsidP="0019202F">
            <w:pPr>
              <w:spacing w:line="240" w:lineRule="auto"/>
              <w:rPr>
                <w:del w:id="17358" w:author="Dr Mamadou SANOGO" w:date="2023-10-25T17:45:00Z"/>
                <w:color w:val="000000" w:themeColor="text1"/>
              </w:rPr>
            </w:pPr>
            <w:del w:id="17359" w:author="Dr Mamadou SANOGO" w:date="2023-10-25T17:45:00Z">
              <w:r w:rsidRPr="007A4AFC" w:rsidDel="00A75F71">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D6D362D" w:rsidR="00CD42C6" w:rsidRPr="007A4AFC" w:rsidDel="00A75F71" w:rsidRDefault="00CD42C6" w:rsidP="0019202F">
            <w:pPr>
              <w:spacing w:line="240" w:lineRule="auto"/>
              <w:rPr>
                <w:del w:id="17360" w:author="Dr Mamadou SANOGO" w:date="2023-10-25T17:45:00Z"/>
                <w:color w:val="000000" w:themeColor="text1"/>
              </w:rPr>
            </w:pPr>
            <w:del w:id="17361" w:author="Dr Mamadou SANOGO" w:date="2023-10-25T17:45:00Z">
              <w:r w:rsidRPr="007A4AFC" w:rsidDel="00A75F71">
                <w:rPr>
                  <w:color w:val="000000" w:themeColor="text1"/>
                </w:rPr>
                <w:delText>Etudiant</w:delText>
              </w:r>
            </w:del>
          </w:p>
        </w:tc>
      </w:tr>
      <w:tr w:rsidR="00CD42C6" w:rsidRPr="007A4AFC" w:rsidDel="00A75F71" w14:paraId="0671B8A6" w14:textId="52DBFCE3" w:rsidTr="0019202F">
        <w:trPr>
          <w:trHeight w:val="750"/>
          <w:del w:id="1736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61910D29" w:rsidR="00CD42C6" w:rsidRPr="007A4AFC" w:rsidDel="00A75F71" w:rsidRDefault="00CD42C6" w:rsidP="0019202F">
            <w:pPr>
              <w:spacing w:line="240" w:lineRule="auto"/>
              <w:rPr>
                <w:del w:id="17363" w:author="Dr Mamadou SANOGO" w:date="2023-10-25T17:45:00Z"/>
                <w:color w:val="000000" w:themeColor="text1"/>
              </w:rPr>
            </w:pPr>
            <w:del w:id="17364" w:author="Dr Mamadou SANOGO" w:date="2023-10-25T17:45:00Z">
              <w:r w:rsidRPr="007A4AFC" w:rsidDel="00A75F71">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2BC5E4DA" w:rsidR="00CD42C6" w:rsidRPr="007A4AFC" w:rsidDel="00A75F71" w:rsidRDefault="00CD42C6" w:rsidP="0019202F">
            <w:pPr>
              <w:spacing w:line="240" w:lineRule="auto"/>
              <w:rPr>
                <w:del w:id="17365" w:author="Dr Mamadou SANOGO" w:date="2023-10-25T17:45:00Z"/>
                <w:color w:val="000000" w:themeColor="text1"/>
              </w:rPr>
            </w:pPr>
            <w:del w:id="17366" w:author="Dr Mamadou SANOGO" w:date="2023-10-25T17:45:00Z">
              <w:r w:rsidRPr="007A4AFC" w:rsidDel="00A75F71">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4E4BF3FD" w:rsidR="00CD42C6" w:rsidRPr="007A4AFC" w:rsidDel="00A75F71" w:rsidRDefault="00CD42C6" w:rsidP="0019202F">
            <w:pPr>
              <w:spacing w:line="240" w:lineRule="auto"/>
              <w:rPr>
                <w:del w:id="17367" w:author="Dr Mamadou SANOGO" w:date="2023-10-25T17:45:00Z"/>
                <w:color w:val="000000" w:themeColor="text1"/>
              </w:rPr>
            </w:pPr>
            <w:del w:id="17368" w:author="Dr Mamadou SANOGO" w:date="2023-10-25T17:45:00Z">
              <w:r w:rsidRPr="007A4AFC" w:rsidDel="00A75F71">
                <w:rPr>
                  <w:color w:val="000000" w:themeColor="text1"/>
                </w:rPr>
                <w:delText>Etudiant</w:delText>
              </w:r>
            </w:del>
          </w:p>
        </w:tc>
      </w:tr>
    </w:tbl>
    <w:p w14:paraId="53C5614A" w14:textId="5C817159" w:rsidR="00CD42C6" w:rsidRPr="007A4AFC" w:rsidDel="00A75F71" w:rsidRDefault="00CD42C6" w:rsidP="00CD42C6">
      <w:pPr>
        <w:spacing w:line="240" w:lineRule="auto"/>
        <w:rPr>
          <w:del w:id="17369" w:author="Dr Mamadou SANOGO" w:date="2023-10-25T17:45:00Z"/>
          <w:b/>
          <w:bCs/>
          <w:color w:val="000000" w:themeColor="text1"/>
          <w:sz w:val="28"/>
          <w:szCs w:val="28"/>
          <w:rPrChange w:id="17370" w:author="Dr Mamadou SANOGO" w:date="2023-10-25T18:15:00Z">
            <w:rPr>
              <w:del w:id="17371" w:author="Dr Mamadou SANOGO" w:date="2023-10-25T17:45:00Z"/>
              <w:b/>
              <w:bCs/>
              <w:color w:val="FF0000"/>
              <w:sz w:val="28"/>
              <w:szCs w:val="28"/>
            </w:rPr>
          </w:rPrChange>
        </w:rPr>
      </w:pPr>
    </w:p>
    <w:p w14:paraId="62966B75" w14:textId="56F97BD6" w:rsidR="0029651C" w:rsidRPr="007A4AFC" w:rsidDel="00A75F71" w:rsidRDefault="0029651C">
      <w:pPr>
        <w:spacing w:line="240" w:lineRule="auto"/>
        <w:rPr>
          <w:del w:id="17372" w:author="Dr Mamadou SANOGO" w:date="2023-10-25T17:45:00Z"/>
          <w:color w:val="000000" w:themeColor="text1"/>
          <w:sz w:val="28"/>
          <w:szCs w:val="28"/>
          <w:rPrChange w:id="17373" w:author="Dr Mamadou SANOGO" w:date="2023-10-25T18:15:00Z">
            <w:rPr>
              <w:del w:id="17374" w:author="Dr Mamadou SANOGO" w:date="2023-10-25T17:45:00Z"/>
              <w:color w:val="000000"/>
              <w:sz w:val="28"/>
              <w:szCs w:val="28"/>
            </w:rPr>
          </w:rPrChange>
        </w:rPr>
      </w:pPr>
      <w:del w:id="17375" w:author="Dr Mamadou SANOGO" w:date="2023-10-25T17:45:00Z">
        <w:r w:rsidRPr="007A4AFC" w:rsidDel="00A75F71">
          <w:rPr>
            <w:color w:val="000000" w:themeColor="text1"/>
            <w:sz w:val="28"/>
            <w:szCs w:val="28"/>
            <w:rPrChange w:id="17376" w:author="Dr Mamadou SANOGO" w:date="2023-10-25T18:15:00Z">
              <w:rPr>
                <w:color w:val="000000"/>
                <w:sz w:val="28"/>
                <w:szCs w:val="28"/>
              </w:rPr>
            </w:rPrChange>
          </w:rPr>
          <w:br w:type="page"/>
        </w:r>
      </w:del>
    </w:p>
    <w:p w14:paraId="567C4F72" w14:textId="45A76672" w:rsidR="0029651C" w:rsidRPr="007A4AFC" w:rsidDel="00A75F71" w:rsidRDefault="0029651C" w:rsidP="0029651C">
      <w:pPr>
        <w:pStyle w:val="Titre1"/>
        <w:spacing w:before="0" w:line="240" w:lineRule="auto"/>
        <w:jc w:val="center"/>
        <w:rPr>
          <w:del w:id="17377" w:author="Dr Mamadou SANOGO" w:date="2023-10-25T17:45:00Z"/>
          <w:rFonts w:eastAsiaTheme="minorHAnsi" w:cs="Times New Roman"/>
          <w:b w:val="0"/>
          <w:lang w:eastAsia="en-US"/>
          <w:rPrChange w:id="17378" w:author="Dr Mamadou SANOGO" w:date="2023-10-25T18:15:00Z">
            <w:rPr>
              <w:del w:id="17379" w:author="Dr Mamadou SANOGO" w:date="2023-10-25T17:45:00Z"/>
              <w:rFonts w:eastAsiaTheme="minorHAnsi" w:cs="Times New Roman"/>
              <w:b w:val="0"/>
              <w:color w:val="auto"/>
              <w:lang w:eastAsia="en-US"/>
            </w:rPr>
          </w:rPrChange>
        </w:rPr>
      </w:pPr>
      <w:bookmarkStart w:id="17380" w:name="_Toc145944540"/>
      <w:del w:id="17381" w:author="Dr Mamadou SANOGO" w:date="2023-10-25T17:45:00Z">
        <w:r w:rsidRPr="007A4AFC" w:rsidDel="00A75F71">
          <w:rPr>
            <w:rFonts w:eastAsiaTheme="minorHAnsi"/>
            <w:b w:val="0"/>
            <w:lang w:eastAsia="en-US"/>
            <w:rPrChange w:id="17382"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7383"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7384" w:author="Dr Mamadou SANOGO" w:date="2023-10-25T18:15:00Z">
              <w:rPr>
                <w:rFonts w:eastAsiaTheme="minorHAnsi"/>
                <w:b w:val="0"/>
                <w:color w:val="2E74B5" w:themeColor="accent1" w:themeShade="BF"/>
                <w:lang w:eastAsia="en-US"/>
              </w:rPr>
            </w:rPrChange>
          </w:rPr>
          <w:delText>2</w:delText>
        </w:r>
        <w:r w:rsidRPr="007A4AFC" w:rsidDel="00A75F71">
          <w:rPr>
            <w:rFonts w:eastAsiaTheme="minorHAnsi"/>
            <w:b w:val="0"/>
            <w:lang w:eastAsia="en-US"/>
            <w:rPrChange w:id="17385" w:author="Dr Mamadou SANOGO" w:date="2023-10-25T18:15:00Z">
              <w:rPr>
                <w:rFonts w:eastAsiaTheme="minorHAnsi"/>
                <w:b w:val="0"/>
                <w:color w:val="2E74B5" w:themeColor="accent1" w:themeShade="BF"/>
                <w:lang w:eastAsia="en-US"/>
              </w:rPr>
            </w:rPrChange>
          </w:rPr>
          <w:delText> : Modalité du stage</w:delText>
        </w:r>
        <w:bookmarkEnd w:id="17380"/>
      </w:del>
    </w:p>
    <w:p w14:paraId="7A00B402" w14:textId="42120AAA" w:rsidR="0029651C" w:rsidRPr="007A4AFC" w:rsidDel="00A75F71" w:rsidRDefault="0029651C" w:rsidP="0029651C">
      <w:pPr>
        <w:spacing w:line="240" w:lineRule="auto"/>
        <w:rPr>
          <w:del w:id="17386" w:author="Dr Mamadou SANOGO" w:date="2023-10-25T17:45:00Z"/>
          <w:color w:val="000000" w:themeColor="text1"/>
          <w:rPrChange w:id="17387" w:author="Dr Mamadou SANOGO" w:date="2023-10-25T18:15:00Z">
            <w:rPr>
              <w:del w:id="17388" w:author="Dr Mamadou SANOGO" w:date="2023-10-25T17:45:00Z"/>
            </w:rPr>
          </w:rPrChange>
        </w:rPr>
      </w:pPr>
    </w:p>
    <w:p w14:paraId="4226EB5D" w14:textId="45510A2A" w:rsidR="00D429B0" w:rsidRPr="007A4AFC" w:rsidDel="00A75F71" w:rsidRDefault="00D429B0" w:rsidP="00D429B0">
      <w:pPr>
        <w:pStyle w:val="Titre"/>
        <w:spacing w:line="276" w:lineRule="auto"/>
        <w:jc w:val="left"/>
        <w:rPr>
          <w:del w:id="17389" w:author="Dr Mamadou SANOGO" w:date="2023-10-25T17:45:00Z"/>
          <w:rFonts w:asciiTheme="minorHAnsi" w:hAnsiTheme="minorHAnsi"/>
          <w:b w:val="0"/>
          <w:bCs/>
          <w:color w:val="000000" w:themeColor="text1"/>
          <w:sz w:val="22"/>
          <w:szCs w:val="22"/>
          <w:rPrChange w:id="17390" w:author="Dr Mamadou SANOGO" w:date="2023-10-25T18:15:00Z">
            <w:rPr>
              <w:del w:id="17391" w:author="Dr Mamadou SANOGO" w:date="2023-10-25T17:45:00Z"/>
              <w:rFonts w:asciiTheme="minorHAnsi" w:hAnsiTheme="minorHAnsi"/>
              <w:b w:val="0"/>
              <w:bCs/>
              <w:sz w:val="22"/>
              <w:szCs w:val="22"/>
            </w:rPr>
          </w:rPrChange>
        </w:rPr>
      </w:pPr>
      <w:del w:id="17392" w:author="Dr Mamadou SANOGO" w:date="2023-10-25T17:45:00Z">
        <w:r w:rsidRPr="007A4AFC" w:rsidDel="00A75F71">
          <w:rPr>
            <w:rFonts w:asciiTheme="minorHAnsi" w:hAnsiTheme="minorHAnsi"/>
            <w:color w:val="000000" w:themeColor="text1"/>
            <w:rPrChange w:id="17393" w:author="Dr Mamadou SANOGO" w:date="2023-10-25T18:15:00Z">
              <w:rPr>
                <w:rFonts w:asciiTheme="minorHAnsi" w:hAnsiTheme="minorHAnsi"/>
              </w:rPr>
            </w:rPrChange>
          </w:rPr>
          <w:delText>Durée du stage</w:delText>
        </w:r>
        <w:r w:rsidRPr="007A4AFC" w:rsidDel="00A75F71">
          <w:rPr>
            <w:rFonts w:asciiTheme="minorHAnsi" w:hAnsiTheme="minorHAnsi"/>
            <w:b w:val="0"/>
            <w:bCs/>
            <w:color w:val="000000" w:themeColor="text1"/>
            <w:rPrChange w:id="17394" w:author="Dr Mamadou SANOGO" w:date="2023-10-25T18:15:00Z">
              <w:rPr>
                <w:rFonts w:asciiTheme="minorHAnsi" w:hAnsiTheme="minorHAnsi"/>
                <w:b w:val="0"/>
                <w:bCs/>
              </w:rPr>
            </w:rPrChange>
          </w:rPr>
          <w:delText> : 18-22 semaines par an</w:delText>
        </w:r>
      </w:del>
    </w:p>
    <w:p w14:paraId="6A203882" w14:textId="2BA0EF3E" w:rsidR="00D429B0" w:rsidRPr="007A4AFC" w:rsidDel="00A75F71" w:rsidRDefault="00D429B0" w:rsidP="00D429B0">
      <w:pPr>
        <w:spacing w:line="276" w:lineRule="auto"/>
        <w:rPr>
          <w:del w:id="17395" w:author="Dr Mamadou SANOGO" w:date="2023-10-25T17:45:00Z"/>
          <w:rFonts w:asciiTheme="minorHAnsi" w:hAnsiTheme="minorHAnsi"/>
          <w:color w:val="000000" w:themeColor="text1"/>
        </w:rPr>
      </w:pPr>
      <w:del w:id="17396" w:author="Dr Mamadou SANOGO" w:date="2023-10-25T17:45:00Z">
        <w:r w:rsidRPr="007A4AFC" w:rsidDel="00A75F71">
          <w:rPr>
            <w:rFonts w:asciiTheme="minorHAnsi" w:hAnsiTheme="minorHAnsi"/>
            <w:b/>
            <w:bCs/>
            <w:color w:val="000000" w:themeColor="text1"/>
            <w:rPrChange w:id="17397" w:author="Dr Mamadou SANOGO" w:date="2023-10-25T18:15:00Z">
              <w:rPr>
                <w:rFonts w:asciiTheme="minorHAnsi" w:hAnsiTheme="minorHAnsi"/>
                <w:b/>
                <w:bCs/>
              </w:rPr>
            </w:rPrChange>
          </w:rPr>
          <w:delText xml:space="preserve">La recherche des stages : </w:delText>
        </w:r>
        <w:r w:rsidRPr="007A4AFC" w:rsidDel="00A75F71">
          <w:rPr>
            <w:rFonts w:asciiTheme="minorHAnsi" w:hAnsiTheme="minorHAnsi"/>
            <w:color w:val="000000" w:themeColor="text1"/>
          </w:rPr>
          <w:delText>La recherche s’effectue sur la base de la liste des partenaires de l’école :</w:delText>
        </w:r>
      </w:del>
    </w:p>
    <w:p w14:paraId="7124B861" w14:textId="1C979B9E" w:rsidR="00D429B0" w:rsidRPr="007A4AFC" w:rsidDel="00A75F71" w:rsidRDefault="00D429B0">
      <w:pPr>
        <w:pStyle w:val="Paragraphedeliste"/>
        <w:numPr>
          <w:ilvl w:val="0"/>
          <w:numId w:val="15"/>
        </w:numPr>
        <w:autoSpaceDE w:val="0"/>
        <w:autoSpaceDN w:val="0"/>
        <w:spacing w:line="276" w:lineRule="auto"/>
        <w:rPr>
          <w:del w:id="17398" w:author="Dr Mamadou SANOGO" w:date="2023-10-25T17:45:00Z"/>
          <w:rFonts w:asciiTheme="minorHAnsi" w:hAnsiTheme="minorHAnsi"/>
          <w:b/>
          <w:color w:val="000000" w:themeColor="text1"/>
        </w:rPr>
      </w:pPr>
      <w:del w:id="17399" w:author="Dr Mamadou SANOGO" w:date="2023-10-25T17:45:00Z">
        <w:r w:rsidRPr="007A4AFC" w:rsidDel="00A75F71">
          <w:rPr>
            <w:rFonts w:asciiTheme="minorHAnsi" w:hAnsiTheme="minorHAnsi"/>
            <w:b/>
            <w:color w:val="000000" w:themeColor="text1"/>
          </w:rPr>
          <w:delText>Institutions de recherche ;</w:delText>
        </w:r>
      </w:del>
    </w:p>
    <w:p w14:paraId="28C24352" w14:textId="671F27E0" w:rsidR="00D429B0" w:rsidRPr="007A4AFC" w:rsidDel="00A75F71" w:rsidRDefault="00D429B0">
      <w:pPr>
        <w:pStyle w:val="Paragraphedeliste"/>
        <w:numPr>
          <w:ilvl w:val="0"/>
          <w:numId w:val="15"/>
        </w:numPr>
        <w:autoSpaceDE w:val="0"/>
        <w:autoSpaceDN w:val="0"/>
        <w:spacing w:line="276" w:lineRule="auto"/>
        <w:rPr>
          <w:del w:id="17400" w:author="Dr Mamadou SANOGO" w:date="2023-10-25T17:45:00Z"/>
          <w:rFonts w:asciiTheme="minorHAnsi" w:hAnsiTheme="minorHAnsi"/>
          <w:b/>
          <w:color w:val="000000" w:themeColor="text1"/>
        </w:rPr>
      </w:pPr>
      <w:del w:id="17401" w:author="Dr Mamadou SANOGO" w:date="2023-10-25T17:45:00Z">
        <w:r w:rsidRPr="007A4AFC" w:rsidDel="00A75F71">
          <w:rPr>
            <w:rFonts w:asciiTheme="minorHAnsi" w:hAnsiTheme="minorHAnsi"/>
            <w:b/>
            <w:color w:val="000000" w:themeColor="text1"/>
          </w:rPr>
          <w:delText>Centres hospitaliers universitaires ;</w:delText>
        </w:r>
      </w:del>
    </w:p>
    <w:p w14:paraId="3F9D71C9" w14:textId="72C3633B" w:rsidR="00D429B0" w:rsidRPr="007A4AFC" w:rsidDel="00A75F71" w:rsidRDefault="00D429B0">
      <w:pPr>
        <w:pStyle w:val="Paragraphedeliste"/>
        <w:numPr>
          <w:ilvl w:val="0"/>
          <w:numId w:val="15"/>
        </w:numPr>
        <w:autoSpaceDE w:val="0"/>
        <w:autoSpaceDN w:val="0"/>
        <w:spacing w:line="276" w:lineRule="auto"/>
        <w:rPr>
          <w:del w:id="17402" w:author="Dr Mamadou SANOGO" w:date="2023-10-25T17:45:00Z"/>
          <w:rFonts w:asciiTheme="minorHAnsi" w:hAnsiTheme="minorHAnsi"/>
          <w:b/>
          <w:color w:val="000000" w:themeColor="text1"/>
        </w:rPr>
      </w:pPr>
      <w:del w:id="17403" w:author="Dr Mamadou SANOGO" w:date="2023-10-25T17:45:00Z">
        <w:r w:rsidRPr="007A4AFC" w:rsidDel="00A75F71">
          <w:rPr>
            <w:rFonts w:asciiTheme="minorHAnsi" w:hAnsiTheme="minorHAnsi"/>
            <w:b/>
            <w:color w:val="000000" w:themeColor="text1"/>
          </w:rPr>
          <w:delText>Centres hospitaliers régionaux ;</w:delText>
        </w:r>
      </w:del>
    </w:p>
    <w:p w14:paraId="1623136C" w14:textId="6713E541" w:rsidR="00D429B0" w:rsidRPr="007A4AFC" w:rsidDel="00A75F71" w:rsidRDefault="00D429B0">
      <w:pPr>
        <w:pStyle w:val="Paragraphedeliste"/>
        <w:numPr>
          <w:ilvl w:val="0"/>
          <w:numId w:val="15"/>
        </w:numPr>
        <w:autoSpaceDE w:val="0"/>
        <w:autoSpaceDN w:val="0"/>
        <w:spacing w:line="276" w:lineRule="auto"/>
        <w:rPr>
          <w:del w:id="17404" w:author="Dr Mamadou SANOGO" w:date="2023-10-25T17:45:00Z"/>
          <w:rFonts w:asciiTheme="minorHAnsi" w:hAnsiTheme="minorHAnsi"/>
          <w:b/>
          <w:color w:val="000000" w:themeColor="text1"/>
        </w:rPr>
      </w:pPr>
      <w:del w:id="17405" w:author="Dr Mamadou SANOGO" w:date="2023-10-25T17:45:00Z">
        <w:r w:rsidRPr="007A4AFC" w:rsidDel="00A75F71">
          <w:rPr>
            <w:rFonts w:asciiTheme="minorHAnsi" w:hAnsiTheme="minorHAnsi"/>
            <w:b/>
            <w:color w:val="000000" w:themeColor="text1"/>
          </w:rPr>
          <w:delText>Cliniques privées ;</w:delText>
        </w:r>
      </w:del>
    </w:p>
    <w:p w14:paraId="5AACE32F" w14:textId="5A84E67B" w:rsidR="00D429B0" w:rsidRPr="007A4AFC" w:rsidDel="00A75F71" w:rsidRDefault="00D429B0">
      <w:pPr>
        <w:pStyle w:val="Paragraphedeliste"/>
        <w:numPr>
          <w:ilvl w:val="0"/>
          <w:numId w:val="15"/>
        </w:numPr>
        <w:autoSpaceDE w:val="0"/>
        <w:autoSpaceDN w:val="0"/>
        <w:spacing w:line="276" w:lineRule="auto"/>
        <w:rPr>
          <w:del w:id="17406" w:author="Dr Mamadou SANOGO" w:date="2023-10-25T17:45:00Z"/>
          <w:rFonts w:asciiTheme="minorHAnsi" w:hAnsiTheme="minorHAnsi"/>
          <w:b/>
          <w:color w:val="000000" w:themeColor="text1"/>
        </w:rPr>
      </w:pPr>
      <w:del w:id="17407" w:author="Dr Mamadou SANOGO" w:date="2023-10-25T17:45:00Z">
        <w:r w:rsidRPr="007A4AFC" w:rsidDel="00A75F71">
          <w:rPr>
            <w:rFonts w:asciiTheme="minorHAnsi" w:hAnsiTheme="minorHAnsi"/>
            <w:b/>
            <w:color w:val="000000" w:themeColor="text1"/>
          </w:rPr>
          <w:delText xml:space="preserve">Toute autre structure ayant un objet </w:delText>
        </w:r>
        <w:r w:rsidR="00843B01" w:rsidRPr="007A4AFC" w:rsidDel="00A75F71">
          <w:rPr>
            <w:rFonts w:asciiTheme="minorHAnsi" w:hAnsiTheme="minorHAnsi"/>
            <w:b/>
            <w:color w:val="000000" w:themeColor="text1"/>
          </w:rPr>
          <w:delText xml:space="preserve">lié à l’épidémiologie </w:delText>
        </w:r>
      </w:del>
    </w:p>
    <w:p w14:paraId="359470D2" w14:textId="6C85C25B" w:rsidR="00D429B0" w:rsidRPr="007A4AFC" w:rsidDel="00A75F71" w:rsidRDefault="00D429B0" w:rsidP="00D429B0">
      <w:pPr>
        <w:pStyle w:val="Titre"/>
        <w:spacing w:line="276" w:lineRule="auto"/>
        <w:jc w:val="left"/>
        <w:rPr>
          <w:del w:id="17408" w:author="Dr Mamadou SANOGO" w:date="2023-10-25T17:45:00Z"/>
          <w:rFonts w:asciiTheme="minorHAnsi" w:hAnsiTheme="minorHAnsi"/>
          <w:b w:val="0"/>
          <w:bCs/>
          <w:color w:val="000000" w:themeColor="text1"/>
          <w:sz w:val="22"/>
          <w:szCs w:val="22"/>
        </w:rPr>
      </w:pPr>
      <w:del w:id="17409" w:author="Dr Mamadou SANOGO" w:date="2023-10-25T17:45:00Z">
        <w:r w:rsidRPr="007A4AFC" w:rsidDel="00A75F71">
          <w:rPr>
            <w:rFonts w:asciiTheme="minorHAnsi" w:hAnsiTheme="minorHAnsi"/>
            <w:color w:val="000000" w:themeColor="text1"/>
            <w:rPrChange w:id="17410" w:author="Dr Mamadou SANOGO" w:date="2023-10-25T18:15:00Z">
              <w:rPr>
                <w:rFonts w:asciiTheme="minorHAnsi" w:hAnsiTheme="minorHAnsi"/>
              </w:rPr>
            </w:rPrChange>
          </w:rPr>
          <w:delText>Le suivi des stages et les modalités de suivi</w:delText>
        </w:r>
        <w:r w:rsidRPr="007A4AFC" w:rsidDel="00A75F71">
          <w:rPr>
            <w:rFonts w:asciiTheme="minorHAnsi" w:hAnsiTheme="minorHAnsi"/>
            <w:b w:val="0"/>
            <w:bCs/>
            <w:color w:val="000000" w:themeColor="text1"/>
            <w:rPrChange w:id="17411" w:author="Dr Mamadou SANOGO" w:date="2023-10-25T18:15:00Z">
              <w:rPr>
                <w:rFonts w:asciiTheme="minorHAnsi" w:hAnsiTheme="minorHAnsi"/>
                <w:b w:val="0"/>
                <w:bCs/>
              </w:rPr>
            </w:rPrChange>
          </w:rPr>
          <w:delText xml:space="preserve"> : </w:delText>
        </w:r>
        <w:r w:rsidRPr="007A4AFC" w:rsidDel="00A75F71">
          <w:rPr>
            <w:rFonts w:asciiTheme="minorHAnsi" w:hAnsiTheme="minorHAnsi"/>
            <w:bCs/>
            <w:i w:val="0"/>
            <w:color w:val="000000" w:themeColor="text1"/>
          </w:rPr>
          <w:delText>L’Ecole Privée de Santé Félix Houphouët Boigny (EPSFé) et le Service d’accueil.</w:delText>
        </w:r>
      </w:del>
    </w:p>
    <w:p w14:paraId="1AB8ED9A" w14:textId="162ABF3B" w:rsidR="00D429B0" w:rsidRPr="007A4AFC" w:rsidDel="00A75F71" w:rsidRDefault="00D429B0" w:rsidP="00D429B0">
      <w:pPr>
        <w:pStyle w:val="Titre"/>
        <w:spacing w:line="276" w:lineRule="auto"/>
        <w:jc w:val="left"/>
        <w:rPr>
          <w:del w:id="17412" w:author="Dr Mamadou SANOGO" w:date="2023-10-25T17:45:00Z"/>
          <w:rFonts w:asciiTheme="minorHAnsi" w:hAnsiTheme="minorHAnsi"/>
          <w:b w:val="0"/>
          <w:bCs/>
          <w:color w:val="000000" w:themeColor="text1"/>
          <w:sz w:val="22"/>
          <w:szCs w:val="22"/>
          <w:u w:val="single"/>
          <w:rPrChange w:id="17413" w:author="Dr Mamadou SANOGO" w:date="2023-10-25T18:15:00Z">
            <w:rPr>
              <w:del w:id="17414" w:author="Dr Mamadou SANOGO" w:date="2023-10-25T17:45:00Z"/>
              <w:rFonts w:asciiTheme="minorHAnsi" w:hAnsiTheme="minorHAnsi"/>
              <w:b w:val="0"/>
              <w:bCs/>
              <w:sz w:val="22"/>
              <w:szCs w:val="22"/>
              <w:u w:val="single"/>
            </w:rPr>
          </w:rPrChange>
        </w:rPr>
      </w:pPr>
      <w:del w:id="17415" w:author="Dr Mamadou SANOGO" w:date="2023-10-25T17:45:00Z">
        <w:r w:rsidRPr="007A4AFC" w:rsidDel="00A75F71">
          <w:rPr>
            <w:rFonts w:asciiTheme="minorHAnsi" w:hAnsiTheme="minorHAnsi"/>
            <w:color w:val="000000" w:themeColor="text1"/>
            <w:rPrChange w:id="17416" w:author="Dr Mamadou SANOGO" w:date="2023-10-25T18:15:00Z">
              <w:rPr>
                <w:rFonts w:asciiTheme="minorHAnsi" w:hAnsiTheme="minorHAnsi"/>
              </w:rPr>
            </w:rPrChange>
          </w:rPr>
          <w:delText>Tutorat universitaire :</w:delText>
        </w:r>
      </w:del>
    </w:p>
    <w:p w14:paraId="437FE118" w14:textId="3F6F0B20" w:rsidR="00D429B0" w:rsidRPr="007A4AFC" w:rsidDel="00A75F71" w:rsidRDefault="00D429B0" w:rsidP="00D429B0">
      <w:pPr>
        <w:spacing w:line="276" w:lineRule="auto"/>
        <w:rPr>
          <w:del w:id="17417" w:author="Dr Mamadou SANOGO" w:date="2023-10-25T17:45:00Z"/>
          <w:rFonts w:asciiTheme="minorHAnsi" w:hAnsiTheme="minorHAnsi"/>
          <w:color w:val="000000" w:themeColor="text1"/>
        </w:rPr>
      </w:pPr>
      <w:del w:id="17418" w:author="Dr Mamadou SANOGO" w:date="2023-10-25T17:45:00Z">
        <w:r w:rsidRPr="007A4AFC" w:rsidDel="00A75F71">
          <w:rPr>
            <w:rFonts w:asciiTheme="minorHAnsi" w:hAnsiTheme="minorHAnsi"/>
            <w:color w:val="000000" w:themeColor="text1"/>
          </w:rPr>
          <w:delText>Un professionnel et deux enseignants permanents par site de stage.</w:delText>
        </w:r>
      </w:del>
    </w:p>
    <w:p w14:paraId="1BEB3FBF" w14:textId="0CDA1071" w:rsidR="00D429B0" w:rsidRPr="007A4AFC" w:rsidDel="00A75F71" w:rsidRDefault="00D429B0" w:rsidP="00D429B0">
      <w:pPr>
        <w:pStyle w:val="Titre"/>
        <w:spacing w:line="276" w:lineRule="auto"/>
        <w:jc w:val="left"/>
        <w:rPr>
          <w:del w:id="17419" w:author="Dr Mamadou SANOGO" w:date="2023-10-25T17:45:00Z"/>
          <w:rFonts w:asciiTheme="minorHAnsi" w:hAnsiTheme="minorHAnsi"/>
          <w:b w:val="0"/>
          <w:bCs/>
          <w:color w:val="000000" w:themeColor="text1"/>
          <w:sz w:val="22"/>
          <w:szCs w:val="22"/>
          <w:rPrChange w:id="17420" w:author="Dr Mamadou SANOGO" w:date="2023-10-25T18:15:00Z">
            <w:rPr>
              <w:del w:id="17421" w:author="Dr Mamadou SANOGO" w:date="2023-10-25T17:45:00Z"/>
              <w:rFonts w:asciiTheme="minorHAnsi" w:hAnsiTheme="minorHAnsi"/>
              <w:b w:val="0"/>
              <w:bCs/>
              <w:sz w:val="22"/>
              <w:szCs w:val="22"/>
            </w:rPr>
          </w:rPrChange>
        </w:rPr>
      </w:pPr>
      <w:del w:id="17422" w:author="Dr Mamadou SANOGO" w:date="2023-10-25T17:45:00Z">
        <w:r w:rsidRPr="007A4AFC" w:rsidDel="00A75F71">
          <w:rPr>
            <w:rFonts w:asciiTheme="minorHAnsi" w:hAnsiTheme="minorHAnsi"/>
            <w:color w:val="000000" w:themeColor="text1"/>
            <w:rPrChange w:id="17423" w:author="Dr Mamadou SANOGO" w:date="2023-10-25T18:15:00Z">
              <w:rPr>
                <w:rFonts w:asciiTheme="minorHAnsi" w:hAnsiTheme="minorHAnsi"/>
              </w:rPr>
            </w:rPrChange>
          </w:rPr>
          <w:delText>Tutorat professionnel :</w:delText>
        </w:r>
      </w:del>
    </w:p>
    <w:p w14:paraId="2AF936B0" w14:textId="5DEC4E40" w:rsidR="00D429B0" w:rsidRPr="007A4AFC" w:rsidDel="00A75F71" w:rsidRDefault="00D429B0" w:rsidP="00D429B0">
      <w:pPr>
        <w:spacing w:line="276" w:lineRule="auto"/>
        <w:rPr>
          <w:del w:id="17424" w:author="Dr Mamadou SANOGO" w:date="2023-10-25T17:45:00Z"/>
          <w:rFonts w:asciiTheme="minorHAnsi" w:hAnsiTheme="minorHAnsi"/>
          <w:color w:val="000000" w:themeColor="text1"/>
        </w:rPr>
      </w:pPr>
      <w:del w:id="17425" w:author="Dr Mamadou SANOGO" w:date="2023-10-25T17:45:00Z">
        <w:r w:rsidRPr="007A4AFC" w:rsidDel="00A75F71">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1F9202C2" w:rsidR="00D429B0" w:rsidRPr="007A4AFC" w:rsidDel="00A75F71" w:rsidRDefault="00D429B0" w:rsidP="00D429B0">
      <w:pPr>
        <w:spacing w:line="276" w:lineRule="auto"/>
        <w:rPr>
          <w:del w:id="17426" w:author="Dr Mamadou SANOGO" w:date="2023-10-25T17:45:00Z"/>
          <w:rFonts w:asciiTheme="minorHAnsi" w:hAnsiTheme="minorHAnsi"/>
          <w:b/>
          <w:bCs/>
          <w:color w:val="000000" w:themeColor="text1"/>
          <w:rPrChange w:id="17427" w:author="Dr Mamadou SANOGO" w:date="2023-10-25T18:15:00Z">
            <w:rPr>
              <w:del w:id="17428" w:author="Dr Mamadou SANOGO" w:date="2023-10-25T17:45:00Z"/>
              <w:rFonts w:asciiTheme="minorHAnsi" w:hAnsiTheme="minorHAnsi"/>
              <w:b/>
              <w:bCs/>
            </w:rPr>
          </w:rPrChange>
        </w:rPr>
      </w:pPr>
      <w:del w:id="17429" w:author="Dr Mamadou SANOGO" w:date="2023-10-25T17:45:00Z">
        <w:r w:rsidRPr="007A4AFC" w:rsidDel="00A75F71">
          <w:rPr>
            <w:rFonts w:asciiTheme="minorHAnsi" w:hAnsiTheme="minorHAnsi"/>
            <w:b/>
            <w:color w:val="000000" w:themeColor="text1"/>
            <w:rPrChange w:id="17430" w:author="Dr Mamadou SANOGO" w:date="2023-10-25T18:15:00Z">
              <w:rPr>
                <w:rFonts w:asciiTheme="minorHAnsi" w:hAnsiTheme="minorHAnsi"/>
                <w:b/>
              </w:rPr>
            </w:rPrChange>
          </w:rPr>
          <w:delText>Evaluation du stage</w:delText>
        </w:r>
        <w:r w:rsidRPr="007A4AFC" w:rsidDel="00A75F71">
          <w:rPr>
            <w:rFonts w:asciiTheme="minorHAnsi" w:hAnsiTheme="minorHAnsi"/>
            <w:b/>
            <w:bCs/>
            <w:color w:val="000000" w:themeColor="text1"/>
            <w:rPrChange w:id="17431" w:author="Dr Mamadou SANOGO" w:date="2023-10-25T18:15:00Z">
              <w:rPr>
                <w:rFonts w:asciiTheme="minorHAnsi" w:hAnsiTheme="minorHAnsi"/>
                <w:b/>
                <w:bCs/>
              </w:rPr>
            </w:rPrChange>
          </w:rPr>
          <w:delText> :</w:delText>
        </w:r>
      </w:del>
    </w:p>
    <w:p w14:paraId="4E2D8D31" w14:textId="60854B79" w:rsidR="00D429B0" w:rsidRPr="007A4AFC" w:rsidDel="00A75F71" w:rsidRDefault="00D429B0" w:rsidP="00D429B0">
      <w:pPr>
        <w:spacing w:line="276" w:lineRule="auto"/>
        <w:rPr>
          <w:del w:id="17432" w:author="Dr Mamadou SANOGO" w:date="2023-10-25T17:45:00Z"/>
          <w:rFonts w:asciiTheme="minorHAnsi" w:hAnsiTheme="minorHAnsi"/>
          <w:bCs/>
          <w:color w:val="000000" w:themeColor="text1"/>
          <w:rPrChange w:id="17433" w:author="Dr Mamadou SANOGO" w:date="2023-10-25T18:15:00Z">
            <w:rPr>
              <w:del w:id="17434" w:author="Dr Mamadou SANOGO" w:date="2023-10-25T17:45:00Z"/>
              <w:rFonts w:asciiTheme="minorHAnsi" w:hAnsiTheme="minorHAnsi"/>
              <w:bCs/>
            </w:rPr>
          </w:rPrChange>
        </w:rPr>
      </w:pPr>
      <w:del w:id="17435" w:author="Dr Mamadou SANOGO" w:date="2023-10-25T17:45:00Z">
        <w:r w:rsidRPr="007A4AFC" w:rsidDel="00A75F71">
          <w:rPr>
            <w:rFonts w:asciiTheme="minorHAnsi" w:hAnsiTheme="minorHAnsi"/>
            <w:bCs/>
            <w:color w:val="000000" w:themeColor="text1"/>
            <w:rPrChange w:id="17436" w:author="Dr Mamadou SANOGO" w:date="2023-10-25T18:15:00Z">
              <w:rPr>
                <w:rFonts w:asciiTheme="minorHAnsi" w:hAnsiTheme="minorHAnsi"/>
                <w:bCs/>
              </w:rPr>
            </w:rPrChange>
          </w:rPr>
          <w:delText>Elle s’effectue en deux parties</w:delText>
        </w:r>
      </w:del>
    </w:p>
    <w:p w14:paraId="448E6326" w14:textId="496C2217" w:rsidR="00D429B0" w:rsidRPr="007A4AFC" w:rsidDel="00A75F71" w:rsidRDefault="00D429B0" w:rsidP="00D429B0">
      <w:pPr>
        <w:spacing w:line="276" w:lineRule="auto"/>
        <w:rPr>
          <w:del w:id="17437" w:author="Dr Mamadou SANOGO" w:date="2023-10-25T17:45:00Z"/>
          <w:rFonts w:asciiTheme="minorHAnsi" w:hAnsiTheme="minorHAnsi"/>
          <w:bCs/>
          <w:color w:val="000000" w:themeColor="text1"/>
          <w:rPrChange w:id="17438" w:author="Dr Mamadou SANOGO" w:date="2023-10-25T18:15:00Z">
            <w:rPr>
              <w:del w:id="17439" w:author="Dr Mamadou SANOGO" w:date="2023-10-25T17:45:00Z"/>
              <w:rFonts w:asciiTheme="minorHAnsi" w:hAnsiTheme="minorHAnsi"/>
              <w:bCs/>
            </w:rPr>
          </w:rPrChange>
        </w:rPr>
      </w:pPr>
      <w:del w:id="17440" w:author="Dr Mamadou SANOGO" w:date="2023-10-25T17:45:00Z">
        <w:r w:rsidRPr="007A4AFC" w:rsidDel="00A75F71">
          <w:rPr>
            <w:rFonts w:asciiTheme="minorHAnsi" w:hAnsiTheme="minorHAnsi"/>
            <w:bCs/>
            <w:color w:val="000000" w:themeColor="text1"/>
            <w:rPrChange w:id="17441" w:author="Dr Mamadou SANOGO" w:date="2023-10-25T18:15:00Z">
              <w:rPr>
                <w:rFonts w:asciiTheme="minorHAnsi" w:hAnsiTheme="minorHAnsi"/>
                <w:bCs/>
              </w:rPr>
            </w:rPrChange>
          </w:rPr>
          <w:delText xml:space="preserve">La première partie </w:delText>
        </w:r>
        <w:r w:rsidRPr="007A4AFC" w:rsidDel="00A75F71">
          <w:rPr>
            <w:rFonts w:asciiTheme="minorHAnsi" w:hAnsiTheme="minorHAnsi"/>
            <w:color w:val="000000" w:themeColor="text1"/>
            <w:rPrChange w:id="17442" w:author="Dr Mamadou SANOGO" w:date="2023-10-25T18:15:00Z">
              <w:rPr>
                <w:rFonts w:asciiTheme="minorHAnsi" w:hAnsiTheme="minorHAnsi"/>
              </w:rPr>
            </w:rPrChange>
          </w:rPr>
          <w:delText>de l’évaluation est basée sur les compétences et attitudes de l’étudiant :</w:delText>
        </w:r>
      </w:del>
    </w:p>
    <w:p w14:paraId="257E742F" w14:textId="6DE53A5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43" w:author="Dr Mamadou SANOGO" w:date="2023-10-25T17:45:00Z"/>
          <w:rFonts w:asciiTheme="minorHAnsi" w:hAnsiTheme="minorHAnsi"/>
          <w:color w:val="000000" w:themeColor="text1"/>
          <w:rPrChange w:id="17444" w:author="Dr Mamadou SANOGO" w:date="2023-10-25T18:15:00Z">
            <w:rPr>
              <w:del w:id="17445" w:author="Dr Mamadou SANOGO" w:date="2023-10-25T17:45:00Z"/>
              <w:rFonts w:asciiTheme="minorHAnsi" w:hAnsiTheme="minorHAnsi"/>
            </w:rPr>
          </w:rPrChange>
        </w:rPr>
      </w:pPr>
      <w:del w:id="17446" w:author="Dr Mamadou SANOGO" w:date="2023-10-25T17:45:00Z">
        <w:r w:rsidRPr="007A4AFC" w:rsidDel="00A75F71">
          <w:rPr>
            <w:rFonts w:asciiTheme="minorHAnsi" w:hAnsiTheme="minorHAnsi"/>
            <w:color w:val="000000" w:themeColor="text1"/>
            <w:rPrChange w:id="17447" w:author="Dr Mamadou SANOGO" w:date="2023-10-25T18:15:00Z">
              <w:rPr>
                <w:rFonts w:asciiTheme="minorHAnsi" w:hAnsiTheme="minorHAnsi"/>
              </w:rPr>
            </w:rPrChange>
          </w:rPr>
          <w:delText>Présence /ponctualité/assiduité</w:delText>
        </w:r>
        <w:r w:rsidRPr="007A4AFC" w:rsidDel="00A75F71">
          <w:rPr>
            <w:rFonts w:asciiTheme="minorHAnsi" w:hAnsiTheme="minorHAnsi"/>
            <w:color w:val="000000" w:themeColor="text1"/>
            <w:spacing w:val="-3"/>
            <w:rPrChange w:id="17448" w:author="Dr Mamadou SANOGO" w:date="2023-10-25T18:15:00Z">
              <w:rPr>
                <w:rFonts w:asciiTheme="minorHAnsi" w:hAnsiTheme="minorHAnsi"/>
                <w:spacing w:val="-3"/>
              </w:rPr>
            </w:rPrChange>
          </w:rPr>
          <w:delText xml:space="preserve"> </w:delText>
        </w:r>
        <w:r w:rsidRPr="007A4AFC" w:rsidDel="00A75F71">
          <w:rPr>
            <w:rFonts w:asciiTheme="minorHAnsi" w:hAnsiTheme="minorHAnsi"/>
            <w:color w:val="000000" w:themeColor="text1"/>
            <w:rPrChange w:id="17449" w:author="Dr Mamadou SANOGO" w:date="2023-10-25T18:15:00Z">
              <w:rPr>
                <w:rFonts w:asciiTheme="minorHAnsi" w:hAnsiTheme="minorHAnsi"/>
              </w:rPr>
            </w:rPrChange>
          </w:rPr>
          <w:delText>;</w:delText>
        </w:r>
      </w:del>
    </w:p>
    <w:p w14:paraId="7F3BFE92" w14:textId="16FE4AAE"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50" w:author="Dr Mamadou SANOGO" w:date="2023-10-25T17:45:00Z"/>
          <w:rFonts w:asciiTheme="minorHAnsi" w:hAnsiTheme="minorHAnsi"/>
          <w:color w:val="000000" w:themeColor="text1"/>
          <w:rPrChange w:id="17451" w:author="Dr Mamadou SANOGO" w:date="2023-10-25T18:15:00Z">
            <w:rPr>
              <w:del w:id="17452" w:author="Dr Mamadou SANOGO" w:date="2023-10-25T17:45:00Z"/>
              <w:rFonts w:asciiTheme="minorHAnsi" w:hAnsiTheme="minorHAnsi"/>
            </w:rPr>
          </w:rPrChange>
        </w:rPr>
      </w:pPr>
      <w:del w:id="17453" w:author="Dr Mamadou SANOGO" w:date="2023-10-25T17:45:00Z">
        <w:r w:rsidRPr="007A4AFC" w:rsidDel="00A75F71">
          <w:rPr>
            <w:rFonts w:asciiTheme="minorHAnsi" w:hAnsiTheme="minorHAnsi"/>
            <w:color w:val="000000" w:themeColor="text1"/>
            <w:rPrChange w:id="17454" w:author="Dr Mamadou SANOGO" w:date="2023-10-25T18:15:00Z">
              <w:rPr>
                <w:rFonts w:asciiTheme="minorHAnsi" w:hAnsiTheme="minorHAnsi"/>
              </w:rPr>
            </w:rPrChange>
          </w:rPr>
          <w:delText>Esprit d’Initiative/responsabilité</w:delText>
        </w:r>
        <w:r w:rsidRPr="007A4AFC" w:rsidDel="00A75F71">
          <w:rPr>
            <w:rFonts w:asciiTheme="minorHAnsi" w:hAnsiTheme="minorHAnsi"/>
            <w:color w:val="000000" w:themeColor="text1"/>
            <w:spacing w:val="-2"/>
            <w:rPrChange w:id="17455"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456" w:author="Dr Mamadou SANOGO" w:date="2023-10-25T18:15:00Z">
              <w:rPr>
                <w:rFonts w:asciiTheme="minorHAnsi" w:hAnsiTheme="minorHAnsi"/>
              </w:rPr>
            </w:rPrChange>
          </w:rPr>
          <w:delText>;</w:delText>
        </w:r>
      </w:del>
    </w:p>
    <w:p w14:paraId="3BA21C87" w14:textId="44044A56" w:rsidR="00D429B0" w:rsidRPr="007A4AFC" w:rsidDel="00A75F71" w:rsidRDefault="00D429B0">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rPr>
          <w:del w:id="17457" w:author="Dr Mamadou SANOGO" w:date="2023-10-25T17:45:00Z"/>
          <w:rFonts w:asciiTheme="minorHAnsi" w:hAnsiTheme="minorHAnsi"/>
          <w:color w:val="000000" w:themeColor="text1"/>
          <w:rPrChange w:id="17458" w:author="Dr Mamadou SANOGO" w:date="2023-10-25T18:15:00Z">
            <w:rPr>
              <w:del w:id="17459" w:author="Dr Mamadou SANOGO" w:date="2023-10-25T17:45:00Z"/>
              <w:rFonts w:asciiTheme="minorHAnsi" w:hAnsiTheme="minorHAnsi"/>
            </w:rPr>
          </w:rPrChange>
        </w:rPr>
      </w:pPr>
      <w:del w:id="17460" w:author="Dr Mamadou SANOGO" w:date="2023-10-25T17:45:00Z">
        <w:r w:rsidRPr="007A4AFC" w:rsidDel="00A75F71">
          <w:rPr>
            <w:rFonts w:asciiTheme="minorHAnsi" w:hAnsiTheme="minorHAnsi"/>
            <w:color w:val="000000" w:themeColor="text1"/>
            <w:rPrChange w:id="17461" w:author="Dr Mamadou SANOGO" w:date="2023-10-25T18:15:00Z">
              <w:rPr>
                <w:rFonts w:asciiTheme="minorHAnsi" w:hAnsiTheme="minorHAnsi"/>
              </w:rPr>
            </w:rPrChange>
          </w:rPr>
          <w:delText>Comportement/attitude</w:delText>
        </w:r>
        <w:r w:rsidRPr="007A4AFC" w:rsidDel="00A75F71">
          <w:rPr>
            <w:rFonts w:asciiTheme="minorHAnsi" w:hAnsiTheme="minorHAnsi"/>
            <w:color w:val="000000" w:themeColor="text1"/>
            <w:spacing w:val="-2"/>
            <w:rPrChange w:id="17462"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463" w:author="Dr Mamadou SANOGO" w:date="2023-10-25T18:15:00Z">
              <w:rPr>
                <w:rFonts w:asciiTheme="minorHAnsi" w:hAnsiTheme="minorHAnsi"/>
              </w:rPr>
            </w:rPrChange>
          </w:rPr>
          <w:delText>;</w:delText>
        </w:r>
      </w:del>
    </w:p>
    <w:p w14:paraId="552D39B0" w14:textId="004C1943"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64" w:author="Dr Mamadou SANOGO" w:date="2023-10-25T17:45:00Z"/>
          <w:rFonts w:asciiTheme="minorHAnsi" w:hAnsiTheme="minorHAnsi"/>
          <w:color w:val="000000" w:themeColor="text1"/>
          <w:rPrChange w:id="17465" w:author="Dr Mamadou SANOGO" w:date="2023-10-25T18:15:00Z">
            <w:rPr>
              <w:del w:id="17466" w:author="Dr Mamadou SANOGO" w:date="2023-10-25T17:45:00Z"/>
              <w:rFonts w:asciiTheme="minorHAnsi" w:hAnsiTheme="minorHAnsi"/>
            </w:rPr>
          </w:rPrChange>
        </w:rPr>
      </w:pPr>
      <w:del w:id="17467" w:author="Dr Mamadou SANOGO" w:date="2023-10-25T17:45:00Z">
        <w:r w:rsidRPr="007A4AFC" w:rsidDel="00A75F71">
          <w:rPr>
            <w:rFonts w:asciiTheme="minorHAnsi" w:hAnsiTheme="minorHAnsi"/>
            <w:color w:val="000000" w:themeColor="text1"/>
            <w:rPrChange w:id="17468" w:author="Dr Mamadou SANOGO" w:date="2023-10-25T18:15:00Z">
              <w:rPr>
                <w:rFonts w:asciiTheme="minorHAnsi" w:hAnsiTheme="minorHAnsi"/>
              </w:rPr>
            </w:rPrChange>
          </w:rPr>
          <w:delText>Entretien du matériel et du lieu de travail</w:delText>
        </w:r>
        <w:r w:rsidRPr="007A4AFC" w:rsidDel="00A75F71">
          <w:rPr>
            <w:rFonts w:asciiTheme="minorHAnsi" w:hAnsiTheme="minorHAnsi"/>
            <w:color w:val="000000" w:themeColor="text1"/>
            <w:spacing w:val="-1"/>
            <w:rPrChange w:id="17469"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470" w:author="Dr Mamadou SANOGO" w:date="2023-10-25T18:15:00Z">
              <w:rPr>
                <w:rFonts w:asciiTheme="minorHAnsi" w:hAnsiTheme="minorHAnsi"/>
              </w:rPr>
            </w:rPrChange>
          </w:rPr>
          <w:delText>;</w:delText>
        </w:r>
      </w:del>
    </w:p>
    <w:p w14:paraId="430AFC30" w14:textId="1D62991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71" w:author="Dr Mamadou SANOGO" w:date="2023-10-25T17:45:00Z"/>
          <w:rFonts w:asciiTheme="minorHAnsi" w:hAnsiTheme="minorHAnsi"/>
          <w:color w:val="000000" w:themeColor="text1"/>
          <w:rPrChange w:id="17472" w:author="Dr Mamadou SANOGO" w:date="2023-10-25T18:15:00Z">
            <w:rPr>
              <w:del w:id="17473" w:author="Dr Mamadou SANOGO" w:date="2023-10-25T17:45:00Z"/>
              <w:rFonts w:asciiTheme="minorHAnsi" w:hAnsiTheme="minorHAnsi"/>
            </w:rPr>
          </w:rPrChange>
        </w:rPr>
      </w:pPr>
      <w:del w:id="17474" w:author="Dr Mamadou SANOGO" w:date="2023-10-25T17:45:00Z">
        <w:r w:rsidRPr="007A4AFC" w:rsidDel="00A75F71">
          <w:rPr>
            <w:rFonts w:asciiTheme="minorHAnsi" w:hAnsiTheme="minorHAnsi"/>
            <w:color w:val="000000" w:themeColor="text1"/>
            <w:rPrChange w:id="17475" w:author="Dr Mamadou SANOGO" w:date="2023-10-25T18:15:00Z">
              <w:rPr>
                <w:rFonts w:asciiTheme="minorHAnsi" w:hAnsiTheme="minorHAnsi"/>
              </w:rPr>
            </w:rPrChange>
          </w:rPr>
          <w:delText>Esprit</w:delText>
        </w:r>
        <w:r w:rsidRPr="007A4AFC" w:rsidDel="00A75F71">
          <w:rPr>
            <w:rFonts w:asciiTheme="minorHAnsi" w:hAnsiTheme="minorHAnsi"/>
            <w:color w:val="000000" w:themeColor="text1"/>
            <w:spacing w:val="-1"/>
            <w:rPrChange w:id="17476"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477" w:author="Dr Mamadou SANOGO" w:date="2023-10-25T18:15:00Z">
              <w:rPr>
                <w:rFonts w:asciiTheme="minorHAnsi" w:hAnsiTheme="minorHAnsi"/>
              </w:rPr>
            </w:rPrChange>
          </w:rPr>
          <w:delText>d’équipe.</w:delText>
        </w:r>
      </w:del>
    </w:p>
    <w:p w14:paraId="1779A2D1" w14:textId="50F6A922" w:rsidR="00D429B0" w:rsidRPr="007A4AFC" w:rsidDel="00A75F71" w:rsidRDefault="00D429B0" w:rsidP="00D429B0">
      <w:pPr>
        <w:widowControl w:val="0"/>
        <w:tabs>
          <w:tab w:val="left" w:pos="1739"/>
          <w:tab w:val="left" w:pos="1740"/>
        </w:tabs>
        <w:spacing w:line="276" w:lineRule="auto"/>
        <w:rPr>
          <w:del w:id="17478" w:author="Dr Mamadou SANOGO" w:date="2023-10-25T17:45:00Z"/>
          <w:rFonts w:asciiTheme="minorHAnsi" w:hAnsiTheme="minorHAnsi"/>
          <w:color w:val="000000" w:themeColor="text1"/>
          <w:rPrChange w:id="17479" w:author="Dr Mamadou SANOGO" w:date="2023-10-25T18:15:00Z">
            <w:rPr>
              <w:del w:id="17480" w:author="Dr Mamadou SANOGO" w:date="2023-10-25T17:45:00Z"/>
              <w:rFonts w:asciiTheme="minorHAnsi" w:hAnsiTheme="minorHAnsi"/>
            </w:rPr>
          </w:rPrChange>
        </w:rPr>
      </w:pPr>
      <w:del w:id="17481" w:author="Dr Mamadou SANOGO" w:date="2023-10-25T17:45:00Z">
        <w:r w:rsidRPr="007A4AFC" w:rsidDel="00A75F71">
          <w:rPr>
            <w:rFonts w:asciiTheme="minorHAnsi" w:hAnsiTheme="minorHAnsi"/>
            <w:color w:val="000000" w:themeColor="text1"/>
            <w:rPrChange w:id="17482" w:author="Dr Mamadou SANOGO" w:date="2023-10-25T18:15:00Z">
              <w:rPr>
                <w:rFonts w:asciiTheme="minorHAnsi" w:hAnsiTheme="minorHAnsi"/>
              </w:rPr>
            </w:rPrChange>
          </w:rPr>
          <w:delText xml:space="preserve">La deuxième partie de l’évaluation est basée sur la performance de </w:delText>
        </w:r>
        <w:r w:rsidR="00E77573" w:rsidRPr="007A4AFC" w:rsidDel="00A75F71">
          <w:rPr>
            <w:rFonts w:asciiTheme="minorHAnsi" w:hAnsiTheme="minorHAnsi"/>
            <w:color w:val="000000" w:themeColor="text1"/>
            <w:rPrChange w:id="17483" w:author="Dr Mamadou SANOGO" w:date="2023-10-25T18:15:00Z">
              <w:rPr>
                <w:rFonts w:asciiTheme="minorHAnsi" w:hAnsiTheme="minorHAnsi"/>
              </w:rPr>
            </w:rPrChange>
          </w:rPr>
          <w:delText>l’étudiant :</w:delText>
        </w:r>
      </w:del>
    </w:p>
    <w:p w14:paraId="3067FC8D" w14:textId="5CB2D2F5"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84" w:author="Dr Mamadou SANOGO" w:date="2023-10-25T17:45:00Z"/>
          <w:rFonts w:asciiTheme="minorHAnsi" w:hAnsiTheme="minorHAnsi"/>
          <w:color w:val="000000" w:themeColor="text1"/>
          <w:rPrChange w:id="17485" w:author="Dr Mamadou SANOGO" w:date="2023-10-25T18:15:00Z">
            <w:rPr>
              <w:del w:id="17486" w:author="Dr Mamadou SANOGO" w:date="2023-10-25T17:45:00Z"/>
              <w:rFonts w:asciiTheme="minorHAnsi" w:hAnsiTheme="minorHAnsi"/>
            </w:rPr>
          </w:rPrChange>
        </w:rPr>
      </w:pPr>
      <w:del w:id="17487" w:author="Dr Mamadou SANOGO" w:date="2023-10-25T17:45:00Z">
        <w:r w:rsidRPr="007A4AFC" w:rsidDel="00A75F71">
          <w:rPr>
            <w:rFonts w:asciiTheme="minorHAnsi" w:hAnsiTheme="minorHAnsi"/>
            <w:color w:val="000000" w:themeColor="text1"/>
            <w:rPrChange w:id="17488" w:author="Dr Mamadou SANOGO" w:date="2023-10-25T18:15:00Z">
              <w:rPr>
                <w:rFonts w:asciiTheme="minorHAnsi" w:hAnsiTheme="minorHAnsi"/>
              </w:rPr>
            </w:rPrChange>
          </w:rPr>
          <w:delText>Evaluation écrite</w:delText>
        </w:r>
      </w:del>
    </w:p>
    <w:p w14:paraId="205071C9" w14:textId="531C20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89" w:author="Dr Mamadou SANOGO" w:date="2023-10-25T17:45:00Z"/>
          <w:rFonts w:asciiTheme="minorHAnsi" w:hAnsiTheme="minorHAnsi"/>
          <w:color w:val="000000" w:themeColor="text1"/>
          <w:rPrChange w:id="17490" w:author="Dr Mamadou SANOGO" w:date="2023-10-25T18:15:00Z">
            <w:rPr>
              <w:del w:id="17491" w:author="Dr Mamadou SANOGO" w:date="2023-10-25T17:45:00Z"/>
              <w:rFonts w:asciiTheme="minorHAnsi" w:hAnsiTheme="minorHAnsi"/>
            </w:rPr>
          </w:rPrChange>
        </w:rPr>
      </w:pPr>
      <w:del w:id="17492" w:author="Dr Mamadou SANOGO" w:date="2023-10-25T17:45:00Z">
        <w:r w:rsidRPr="007A4AFC" w:rsidDel="00A75F71">
          <w:rPr>
            <w:rFonts w:asciiTheme="minorHAnsi" w:hAnsiTheme="minorHAnsi"/>
            <w:color w:val="000000" w:themeColor="text1"/>
            <w:rPrChange w:id="17493" w:author="Dr Mamadou SANOGO" w:date="2023-10-25T18:15:00Z">
              <w:rPr>
                <w:rFonts w:asciiTheme="minorHAnsi" w:hAnsiTheme="minorHAnsi"/>
              </w:rPr>
            </w:rPrChange>
          </w:rPr>
          <w:delText>Evaluation pratique</w:delText>
        </w:r>
      </w:del>
    </w:p>
    <w:p w14:paraId="4929E736" w14:textId="1ACC63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94" w:author="Dr Mamadou SANOGO" w:date="2023-10-25T17:45:00Z"/>
          <w:rFonts w:asciiTheme="minorHAnsi" w:hAnsiTheme="minorHAnsi"/>
          <w:color w:val="000000" w:themeColor="text1"/>
          <w:rPrChange w:id="17495" w:author="Dr Mamadou SANOGO" w:date="2023-10-25T18:15:00Z">
            <w:rPr>
              <w:del w:id="17496" w:author="Dr Mamadou SANOGO" w:date="2023-10-25T17:45:00Z"/>
              <w:rFonts w:asciiTheme="minorHAnsi" w:hAnsiTheme="minorHAnsi"/>
            </w:rPr>
          </w:rPrChange>
        </w:rPr>
      </w:pPr>
      <w:del w:id="17497" w:author="Dr Mamadou SANOGO" w:date="2023-10-25T17:45:00Z">
        <w:r w:rsidRPr="007A4AFC" w:rsidDel="00A75F71">
          <w:rPr>
            <w:rFonts w:asciiTheme="minorHAnsi" w:hAnsiTheme="minorHAnsi"/>
            <w:color w:val="000000" w:themeColor="text1"/>
            <w:rPrChange w:id="17498" w:author="Dr Mamadou SANOGO" w:date="2023-10-25T18:15:00Z">
              <w:rPr>
                <w:rFonts w:asciiTheme="minorHAnsi" w:hAnsiTheme="minorHAnsi"/>
              </w:rPr>
            </w:rPrChange>
          </w:rPr>
          <w:delText>Evaluation orale</w:delText>
        </w:r>
      </w:del>
    </w:p>
    <w:p w14:paraId="2F693519" w14:textId="01888BC9" w:rsidR="00D429B0" w:rsidRPr="007A4AFC" w:rsidDel="00A75F71" w:rsidRDefault="00D429B0" w:rsidP="00D429B0">
      <w:pPr>
        <w:spacing w:line="240" w:lineRule="auto"/>
        <w:rPr>
          <w:del w:id="17499" w:author="Dr Mamadou SANOGO" w:date="2023-10-25T17:45:00Z"/>
          <w:color w:val="000000" w:themeColor="text1"/>
          <w:rPrChange w:id="17500" w:author="Dr Mamadou SANOGO" w:date="2023-10-25T18:15:00Z">
            <w:rPr>
              <w:del w:id="17501" w:author="Dr Mamadou SANOGO" w:date="2023-10-25T17:45:00Z"/>
            </w:rPr>
          </w:rPrChange>
        </w:rPr>
      </w:pPr>
      <w:del w:id="17502" w:author="Dr Mamadou SANOGO" w:date="2023-10-25T17:45:00Z">
        <w:r w:rsidRPr="007A4AFC" w:rsidDel="00A75F71">
          <w:rPr>
            <w:rFonts w:asciiTheme="minorHAnsi" w:hAnsiTheme="minorHAnsi"/>
            <w:color w:val="000000" w:themeColor="text1"/>
            <w:rPrChange w:id="17503" w:author="Dr Mamadou SANOGO" w:date="2023-10-25T18:15:00Z">
              <w:rPr>
                <w:rFonts w:asciiTheme="minorHAnsi" w:hAnsiTheme="minorHAnsi"/>
              </w:rPr>
            </w:rPrChange>
          </w:rPr>
          <w:delText>Evaluation à partir du carnet de stage</w:delText>
        </w:r>
      </w:del>
    </w:p>
    <w:p w14:paraId="122F4B67" w14:textId="6E673CAA" w:rsidR="002A7091" w:rsidRPr="007A4AFC" w:rsidDel="00A75F71" w:rsidRDefault="002A7091">
      <w:pPr>
        <w:spacing w:line="240" w:lineRule="auto"/>
        <w:rPr>
          <w:del w:id="17504" w:author="Dr Mamadou SANOGO" w:date="2023-10-25T17:45:00Z"/>
          <w:color w:val="000000" w:themeColor="text1"/>
          <w:sz w:val="28"/>
          <w:szCs w:val="28"/>
          <w:rPrChange w:id="17505" w:author="Dr Mamadou SANOGO" w:date="2023-10-25T18:15:00Z">
            <w:rPr>
              <w:del w:id="17506" w:author="Dr Mamadou SANOGO" w:date="2023-10-25T17:45:00Z"/>
              <w:color w:val="000000"/>
              <w:sz w:val="28"/>
              <w:szCs w:val="28"/>
            </w:rPr>
          </w:rPrChange>
        </w:rPr>
      </w:pPr>
    </w:p>
    <w:p w14:paraId="4788B559" w14:textId="098F2AC4" w:rsidR="00C165B4" w:rsidRPr="007A4AFC" w:rsidDel="00A75F71" w:rsidRDefault="00C165B4" w:rsidP="002A7091">
      <w:pPr>
        <w:pStyle w:val="Titre1"/>
        <w:spacing w:before="0" w:line="240" w:lineRule="auto"/>
        <w:jc w:val="center"/>
        <w:rPr>
          <w:del w:id="17507" w:author="Dr Mamadou SANOGO" w:date="2023-10-25T17:45:00Z"/>
          <w:rFonts w:eastAsiaTheme="minorHAnsi" w:cs="Times New Roman"/>
          <w:b w:val="0"/>
          <w:lang w:eastAsia="en-US"/>
          <w:rPrChange w:id="17508" w:author="Dr Mamadou SANOGO" w:date="2023-10-25T18:15:00Z">
            <w:rPr>
              <w:del w:id="17509" w:author="Dr Mamadou SANOGO" w:date="2023-10-25T17:45:00Z"/>
              <w:rFonts w:eastAsiaTheme="minorHAnsi" w:cs="Times New Roman"/>
              <w:b w:val="0"/>
              <w:color w:val="auto"/>
              <w:lang w:eastAsia="en-US"/>
            </w:rPr>
          </w:rPrChange>
        </w:rPr>
        <w:sectPr w:rsidR="00C165B4"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7510" w:author="Dr Mamadou SANOGO" w:date="2023-10-27T23:57:00Z">
            <w:sectPr w:rsidR="00C165B4" w:rsidRPr="007A4AFC" w:rsidDel="00A75F71" w:rsidSect="00987FF2">
              <w:pgMar w:top="1417" w:right="1417" w:bottom="1417" w:left="1417" w:header="708" w:footer="708" w:gutter="0"/>
            </w:sectPr>
          </w:sectPrChange>
        </w:sectPr>
      </w:pPr>
    </w:p>
    <w:p w14:paraId="10C7FBDD" w14:textId="2EEA223D" w:rsidR="002A7091" w:rsidRPr="007A4AFC" w:rsidDel="00A75F71" w:rsidRDefault="002A7091" w:rsidP="002A7091">
      <w:pPr>
        <w:pStyle w:val="Titre1"/>
        <w:spacing w:before="0" w:line="240" w:lineRule="auto"/>
        <w:jc w:val="center"/>
        <w:rPr>
          <w:del w:id="17511" w:author="Dr Mamadou SANOGO" w:date="2023-10-25T17:45:00Z"/>
          <w:rFonts w:eastAsiaTheme="minorHAnsi" w:cs="Times New Roman"/>
          <w:b w:val="0"/>
          <w:lang w:eastAsia="en-US"/>
          <w:rPrChange w:id="17512" w:author="Dr Mamadou SANOGO" w:date="2023-10-25T18:15:00Z">
            <w:rPr>
              <w:del w:id="17513" w:author="Dr Mamadou SANOGO" w:date="2023-10-25T17:45:00Z"/>
              <w:rFonts w:eastAsiaTheme="minorHAnsi" w:cs="Times New Roman"/>
              <w:b w:val="0"/>
              <w:color w:val="auto"/>
              <w:lang w:eastAsia="en-US"/>
            </w:rPr>
          </w:rPrChange>
        </w:rPr>
      </w:pPr>
      <w:bookmarkStart w:id="17514" w:name="_Toc145944541"/>
      <w:del w:id="17515" w:author="Dr Mamadou SANOGO" w:date="2023-10-25T17:45:00Z">
        <w:r w:rsidRPr="007A4AFC" w:rsidDel="00A75F71">
          <w:rPr>
            <w:rFonts w:eastAsiaTheme="minorHAnsi"/>
            <w:b w:val="0"/>
            <w:lang w:eastAsia="en-US"/>
            <w:rPrChange w:id="17516" w:author="Dr Mamadou SANOGO" w:date="2023-10-25T18:15:00Z">
              <w:rPr>
                <w:rFonts w:eastAsiaTheme="minorHAnsi"/>
                <w:b w:val="0"/>
                <w:color w:val="2E74B5" w:themeColor="accent1" w:themeShade="BF"/>
                <w:lang w:eastAsia="en-US"/>
              </w:rPr>
            </w:rPrChange>
          </w:rPr>
          <w:delText>Annexe 1</w:delText>
        </w:r>
        <w:r w:rsidR="000163AB" w:rsidRPr="007A4AFC" w:rsidDel="00A75F71">
          <w:rPr>
            <w:rFonts w:eastAsiaTheme="minorHAnsi"/>
            <w:b w:val="0"/>
            <w:lang w:eastAsia="en-US"/>
            <w:rPrChange w:id="17517" w:author="Dr Mamadou SANOGO" w:date="2023-10-25T18:15:00Z">
              <w:rPr>
                <w:rFonts w:eastAsiaTheme="minorHAnsi"/>
                <w:b w:val="0"/>
                <w:color w:val="2E74B5" w:themeColor="accent1" w:themeShade="BF"/>
                <w:lang w:eastAsia="en-US"/>
              </w:rPr>
            </w:rPrChange>
          </w:rPr>
          <w:delText>3</w:delText>
        </w:r>
        <w:r w:rsidRPr="007A4AFC" w:rsidDel="00A75F71">
          <w:rPr>
            <w:rFonts w:eastAsiaTheme="minorHAnsi"/>
            <w:b w:val="0"/>
            <w:lang w:eastAsia="en-US"/>
            <w:rPrChange w:id="17518" w:author="Dr Mamadou SANOGO" w:date="2023-10-25T18:15:00Z">
              <w:rPr>
                <w:rFonts w:eastAsiaTheme="minorHAnsi"/>
                <w:b w:val="0"/>
                <w:color w:val="2E74B5" w:themeColor="accent1" w:themeShade="BF"/>
                <w:lang w:eastAsia="en-US"/>
              </w:rPr>
            </w:rPrChange>
          </w:rPr>
          <w:delText xml:space="preserve"> : </w:delText>
        </w:r>
        <w:r w:rsidR="000163AB" w:rsidRPr="007A4AFC" w:rsidDel="00A75F71">
          <w:rPr>
            <w:rFonts w:eastAsiaTheme="minorHAnsi"/>
            <w:b w:val="0"/>
            <w:lang w:eastAsia="en-US"/>
            <w:rPrChange w:id="17519" w:author="Dr Mamadou SANOGO" w:date="2023-10-25T18:15:00Z">
              <w:rPr>
                <w:rFonts w:eastAsiaTheme="minorHAnsi"/>
                <w:b w:val="0"/>
                <w:color w:val="2E74B5" w:themeColor="accent1" w:themeShade="BF"/>
                <w:lang w:eastAsia="en-US"/>
              </w:rPr>
            </w:rPrChange>
          </w:rPr>
          <w:delText>Enseignants de la formation</w:delText>
        </w:r>
        <w:bookmarkEnd w:id="17514"/>
      </w:del>
    </w:p>
    <w:p w14:paraId="4393BE57" w14:textId="67305167" w:rsidR="00992464" w:rsidRPr="007A4AFC" w:rsidDel="00A75F71" w:rsidRDefault="00992464" w:rsidP="0029651C">
      <w:pPr>
        <w:pStyle w:val="Paragraphedeliste"/>
        <w:widowControl w:val="0"/>
        <w:autoSpaceDE w:val="0"/>
        <w:autoSpaceDN w:val="0"/>
        <w:adjustRightInd w:val="0"/>
        <w:spacing w:line="240" w:lineRule="auto"/>
        <w:ind w:right="9"/>
        <w:rPr>
          <w:del w:id="17520" w:author="Dr Mamadou SANOGO" w:date="2023-10-25T17:45:00Z"/>
          <w:color w:val="000000" w:themeColor="text1"/>
          <w:sz w:val="28"/>
          <w:szCs w:val="28"/>
          <w:rPrChange w:id="17521" w:author="Dr Mamadou SANOGO" w:date="2023-10-25T18:15:00Z">
            <w:rPr>
              <w:del w:id="17522" w:author="Dr Mamadou SANOGO" w:date="2023-10-25T17:45:00Z"/>
              <w:color w:val="000000"/>
              <w:sz w:val="28"/>
              <w:szCs w:val="28"/>
            </w:rPr>
          </w:rPrChange>
        </w:rPr>
      </w:pPr>
    </w:p>
    <w:p w14:paraId="2BEDCB21" w14:textId="43AFD50D" w:rsidR="00C165B4" w:rsidRPr="007A4AFC" w:rsidDel="00A75F71" w:rsidRDefault="00C165B4" w:rsidP="00C165B4">
      <w:pPr>
        <w:pStyle w:val="Titre"/>
        <w:tabs>
          <w:tab w:val="left" w:pos="4055"/>
        </w:tabs>
        <w:spacing w:line="276" w:lineRule="auto"/>
        <w:jc w:val="both"/>
        <w:rPr>
          <w:del w:id="17523" w:author="Dr Mamadou SANOGO" w:date="2023-10-25T17:45:00Z"/>
          <w:rFonts w:asciiTheme="minorHAnsi" w:hAnsiTheme="minorHAnsi"/>
          <w:b w:val="0"/>
          <w:bCs/>
          <w:color w:val="000000" w:themeColor="text1"/>
          <w:sz w:val="2"/>
          <w:rPrChange w:id="17524" w:author="Dr Mamadou SANOGO" w:date="2023-10-25T18:15:00Z">
            <w:rPr>
              <w:del w:id="17525" w:author="Dr Mamadou SANOGO" w:date="2023-10-25T17:45:00Z"/>
              <w:rFonts w:asciiTheme="minorHAnsi" w:hAnsiTheme="minorHAnsi"/>
              <w:b w:val="0"/>
              <w:bCs/>
              <w:sz w:val="2"/>
            </w:rPr>
          </w:rPrChange>
        </w:rPr>
      </w:pPr>
    </w:p>
    <w:p w14:paraId="5C968AC0" w14:textId="0AEA1E3B" w:rsidR="00C165B4" w:rsidRPr="007A4AFC" w:rsidDel="00A75F71" w:rsidRDefault="00E77573" w:rsidP="00C165B4">
      <w:pPr>
        <w:spacing w:line="276" w:lineRule="auto"/>
        <w:ind w:left="-426"/>
        <w:rPr>
          <w:del w:id="17526" w:author="Dr Mamadou SANOGO" w:date="2023-10-25T17:45:00Z"/>
          <w:rFonts w:eastAsia="Calibri" w:cs="Calibri"/>
          <w:b/>
          <w:color w:val="000000" w:themeColor="text1"/>
        </w:rPr>
      </w:pPr>
      <w:del w:id="17527" w:author="Dr Mamadou SANOGO" w:date="2023-10-25T17:45:00Z">
        <w:r w:rsidRPr="007A4AFC" w:rsidDel="00A75F71">
          <w:rPr>
            <w:rFonts w:eastAsia="Calibri" w:cs="Calibri"/>
            <w:b/>
            <w:color w:val="000000" w:themeColor="text1"/>
          </w:rPr>
          <w:delText xml:space="preserve">2 – </w:delText>
        </w:r>
        <w:r w:rsidR="00C165B4" w:rsidRPr="007A4AFC" w:rsidDel="00A75F71">
          <w:rPr>
            <w:rFonts w:eastAsia="Calibri" w:cs="Calibri"/>
            <w:b/>
            <w:color w:val="000000" w:themeColor="text1"/>
          </w:rPr>
          <w:delText>ENSEIGNANTS PERMANENTS DE L’ETABLISSEMENT</w:delText>
        </w:r>
      </w:del>
    </w:p>
    <w:p w14:paraId="07F7B92A" w14:textId="52966D3D" w:rsidR="00E77573" w:rsidRPr="007A4AFC" w:rsidDel="00A75F71" w:rsidRDefault="00E77573" w:rsidP="00C165B4">
      <w:pPr>
        <w:spacing w:line="276" w:lineRule="auto"/>
        <w:ind w:left="-426"/>
        <w:rPr>
          <w:del w:id="17528" w:author="Dr Mamadou SANOGO" w:date="2023-10-25T17:45:00Z"/>
          <w:rFonts w:eastAsia="Calibri" w:cs="Calibri"/>
          <w:b/>
          <w:color w:val="000000" w:themeColor="text1"/>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5"/>
        <w:gridCol w:w="1537"/>
        <w:gridCol w:w="1647"/>
        <w:gridCol w:w="1351"/>
        <w:gridCol w:w="1385"/>
        <w:gridCol w:w="1209"/>
        <w:gridCol w:w="2414"/>
      </w:tblGrid>
      <w:tr w:rsidR="007A4AFC" w:rsidRPr="007A4AFC" w:rsidDel="00A75F71" w14:paraId="4275C36D" w14:textId="77777777" w:rsidTr="00E77573">
        <w:trPr>
          <w:del w:id="17529" w:author="Dr Mamadou SANOGO" w:date="2023-10-25T17:45:00Z"/>
        </w:trPr>
        <w:tc>
          <w:tcPr>
            <w:tcW w:w="817" w:type="pct"/>
            <w:vAlign w:val="center"/>
          </w:tcPr>
          <w:p w14:paraId="72A099FC" w14:textId="6EABF42C" w:rsidR="00E77573" w:rsidRPr="007A4AFC" w:rsidDel="00A75F71" w:rsidRDefault="00E77573" w:rsidP="00E77573">
            <w:pPr>
              <w:tabs>
                <w:tab w:val="num" w:pos="-4322"/>
              </w:tabs>
              <w:spacing w:line="240" w:lineRule="auto"/>
              <w:jc w:val="center"/>
              <w:rPr>
                <w:del w:id="17530" w:author="Dr Mamadou SANOGO" w:date="2023-10-25T17:45:00Z"/>
                <w:rFonts w:asciiTheme="majorHAnsi" w:hAnsiTheme="majorHAnsi"/>
                <w:b/>
                <w:bCs/>
                <w:color w:val="000000" w:themeColor="text1"/>
                <w:sz w:val="20"/>
                <w:szCs w:val="24"/>
              </w:rPr>
            </w:pPr>
            <w:del w:id="17531" w:author="Dr Mamadou SANOGO" w:date="2023-10-25T17:45:00Z">
              <w:r w:rsidRPr="007A4AFC" w:rsidDel="00A75F71">
                <w:rPr>
                  <w:rFonts w:asciiTheme="majorHAnsi" w:hAnsiTheme="majorHAnsi"/>
                  <w:b/>
                  <w:bCs/>
                  <w:color w:val="000000" w:themeColor="text1"/>
                  <w:sz w:val="20"/>
                  <w:szCs w:val="24"/>
                </w:rPr>
                <w:delText>Nom des enseignants chercheurs</w:delText>
              </w:r>
            </w:del>
          </w:p>
        </w:tc>
        <w:tc>
          <w:tcPr>
            <w:tcW w:w="673" w:type="pct"/>
            <w:vAlign w:val="center"/>
          </w:tcPr>
          <w:p w14:paraId="1640578E" w14:textId="396B02EA" w:rsidR="00E77573" w:rsidRPr="007A4AFC" w:rsidDel="00A75F71" w:rsidRDefault="00E77573" w:rsidP="00E77573">
            <w:pPr>
              <w:tabs>
                <w:tab w:val="num" w:pos="-4322"/>
              </w:tabs>
              <w:spacing w:line="240" w:lineRule="auto"/>
              <w:jc w:val="center"/>
              <w:rPr>
                <w:del w:id="17532" w:author="Dr Mamadou SANOGO" w:date="2023-10-25T17:45:00Z"/>
                <w:rFonts w:asciiTheme="majorHAnsi" w:hAnsiTheme="majorHAnsi"/>
                <w:b/>
                <w:bCs/>
                <w:color w:val="000000" w:themeColor="text1"/>
                <w:sz w:val="20"/>
                <w:szCs w:val="24"/>
              </w:rPr>
            </w:pPr>
            <w:del w:id="17533" w:author="Dr Mamadou SANOGO" w:date="2023-10-25T17:45:00Z">
              <w:r w:rsidRPr="007A4AFC" w:rsidDel="00A75F71">
                <w:rPr>
                  <w:rFonts w:asciiTheme="majorHAnsi" w:hAnsiTheme="majorHAnsi"/>
                  <w:b/>
                  <w:bCs/>
                  <w:color w:val="000000" w:themeColor="text1"/>
                  <w:sz w:val="20"/>
                  <w:szCs w:val="24"/>
                </w:rPr>
                <w:delText>Grade</w:delText>
              </w:r>
            </w:del>
          </w:p>
        </w:tc>
        <w:tc>
          <w:tcPr>
            <w:tcW w:w="722" w:type="pct"/>
            <w:vAlign w:val="center"/>
          </w:tcPr>
          <w:p w14:paraId="3D6B9191" w14:textId="2C9C0153" w:rsidR="00E77573" w:rsidRPr="007A4AFC" w:rsidDel="00A75F71" w:rsidRDefault="00E77573" w:rsidP="00E77573">
            <w:pPr>
              <w:tabs>
                <w:tab w:val="num" w:pos="-4322"/>
              </w:tabs>
              <w:spacing w:line="240" w:lineRule="auto"/>
              <w:jc w:val="center"/>
              <w:rPr>
                <w:del w:id="17534" w:author="Dr Mamadou SANOGO" w:date="2023-10-25T17:45:00Z"/>
                <w:rFonts w:asciiTheme="majorHAnsi" w:hAnsiTheme="majorHAnsi"/>
                <w:b/>
                <w:bCs/>
                <w:color w:val="000000" w:themeColor="text1"/>
                <w:sz w:val="20"/>
                <w:szCs w:val="24"/>
              </w:rPr>
            </w:pPr>
            <w:del w:id="17535" w:author="Dr Mamadou SANOGO" w:date="2023-10-25T17:45:00Z">
              <w:r w:rsidRPr="007A4AFC" w:rsidDel="00A75F71">
                <w:rPr>
                  <w:rFonts w:asciiTheme="majorHAnsi" w:hAnsiTheme="majorHAnsi"/>
                  <w:b/>
                  <w:bCs/>
                  <w:color w:val="000000" w:themeColor="text1"/>
                  <w:sz w:val="20"/>
                  <w:szCs w:val="24"/>
                </w:rPr>
                <w:delText>Discipline de rattachement</w:delText>
              </w:r>
            </w:del>
          </w:p>
        </w:tc>
        <w:tc>
          <w:tcPr>
            <w:tcW w:w="592" w:type="pct"/>
            <w:vAlign w:val="center"/>
          </w:tcPr>
          <w:p w14:paraId="62BC3D3E" w14:textId="22C63A3D" w:rsidR="00E77573" w:rsidRPr="007A4AFC" w:rsidDel="00A75F71" w:rsidRDefault="00E77573" w:rsidP="00E77573">
            <w:pPr>
              <w:tabs>
                <w:tab w:val="num" w:pos="-4322"/>
              </w:tabs>
              <w:spacing w:line="240" w:lineRule="auto"/>
              <w:jc w:val="center"/>
              <w:rPr>
                <w:del w:id="17536" w:author="Dr Mamadou SANOGO" w:date="2023-10-25T17:45:00Z"/>
                <w:rFonts w:asciiTheme="majorHAnsi" w:hAnsiTheme="majorHAnsi"/>
                <w:b/>
                <w:bCs/>
                <w:color w:val="000000" w:themeColor="text1"/>
                <w:sz w:val="20"/>
                <w:szCs w:val="24"/>
              </w:rPr>
            </w:pPr>
            <w:del w:id="17537" w:author="Dr Mamadou SANOGO" w:date="2023-10-25T17:45:00Z">
              <w:r w:rsidRPr="007A4AFC" w:rsidDel="00A75F71">
                <w:rPr>
                  <w:rFonts w:asciiTheme="majorHAnsi" w:hAnsiTheme="majorHAnsi"/>
                  <w:b/>
                  <w:bCs/>
                  <w:color w:val="000000" w:themeColor="text1"/>
                  <w:sz w:val="20"/>
                  <w:szCs w:val="24"/>
                </w:rPr>
                <w:delText>Diplôme le plus élevé</w:delText>
              </w:r>
            </w:del>
          </w:p>
        </w:tc>
        <w:tc>
          <w:tcPr>
            <w:tcW w:w="607" w:type="pct"/>
            <w:vAlign w:val="center"/>
          </w:tcPr>
          <w:p w14:paraId="6A865DFF" w14:textId="1D205C21" w:rsidR="00E77573" w:rsidRPr="007A4AFC" w:rsidDel="00A75F71" w:rsidRDefault="00E77573" w:rsidP="00E77573">
            <w:pPr>
              <w:tabs>
                <w:tab w:val="num" w:pos="-4322"/>
              </w:tabs>
              <w:spacing w:line="240" w:lineRule="auto"/>
              <w:jc w:val="center"/>
              <w:rPr>
                <w:del w:id="17538" w:author="Dr Mamadou SANOGO" w:date="2023-10-25T17:45:00Z"/>
                <w:rFonts w:asciiTheme="majorHAnsi" w:hAnsiTheme="majorHAnsi"/>
                <w:b/>
                <w:bCs/>
                <w:color w:val="000000" w:themeColor="text1"/>
                <w:sz w:val="20"/>
                <w:szCs w:val="24"/>
              </w:rPr>
            </w:pPr>
            <w:del w:id="17539" w:author="Dr Mamadou SANOGO" w:date="2023-10-25T17:45:00Z">
              <w:r w:rsidRPr="007A4AFC" w:rsidDel="00A75F71">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529A1BE9" w:rsidR="00E77573" w:rsidRPr="007A4AFC" w:rsidDel="00A75F71" w:rsidRDefault="00E77573" w:rsidP="00E77573">
            <w:pPr>
              <w:tabs>
                <w:tab w:val="num" w:pos="-4322"/>
              </w:tabs>
              <w:spacing w:line="240" w:lineRule="auto"/>
              <w:jc w:val="center"/>
              <w:rPr>
                <w:del w:id="17540" w:author="Dr Mamadou SANOGO" w:date="2023-10-25T17:45:00Z"/>
                <w:rFonts w:asciiTheme="majorHAnsi" w:hAnsiTheme="majorHAnsi"/>
                <w:b/>
                <w:bCs/>
                <w:color w:val="000000" w:themeColor="text1"/>
                <w:sz w:val="20"/>
                <w:szCs w:val="24"/>
              </w:rPr>
            </w:pPr>
            <w:del w:id="17541" w:author="Dr Mamadou SANOGO" w:date="2023-10-25T17:45:00Z">
              <w:r w:rsidRPr="007A4AFC" w:rsidDel="00A75F71">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5AE1324D" w:rsidR="00E77573" w:rsidRPr="007A4AFC" w:rsidDel="00A75F71" w:rsidRDefault="00E77573" w:rsidP="00E77573">
            <w:pPr>
              <w:tabs>
                <w:tab w:val="num" w:pos="-4322"/>
              </w:tabs>
              <w:spacing w:line="240" w:lineRule="auto"/>
              <w:jc w:val="center"/>
              <w:rPr>
                <w:del w:id="17542" w:author="Dr Mamadou SANOGO" w:date="2023-10-25T17:45:00Z"/>
                <w:rFonts w:asciiTheme="majorHAnsi" w:hAnsiTheme="majorHAnsi"/>
                <w:b/>
                <w:bCs/>
                <w:color w:val="000000" w:themeColor="text1"/>
                <w:sz w:val="20"/>
                <w:szCs w:val="24"/>
              </w:rPr>
            </w:pPr>
            <w:del w:id="17543" w:author="Dr Mamadou SANOGO" w:date="2023-10-25T17:45:00Z">
              <w:r w:rsidRPr="007A4AFC" w:rsidDel="00A75F71">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A75F71" w14:paraId="3AD6F62E" w14:textId="77777777" w:rsidTr="00E77573">
        <w:trPr>
          <w:trHeight w:val="1142"/>
          <w:del w:id="17544" w:author="Dr Mamadou SANOGO" w:date="2023-10-25T17:45:00Z"/>
        </w:trPr>
        <w:tc>
          <w:tcPr>
            <w:tcW w:w="817" w:type="pct"/>
            <w:vAlign w:val="center"/>
          </w:tcPr>
          <w:p w14:paraId="72B4A68A" w14:textId="501FC8F1" w:rsidR="00E77573" w:rsidRPr="007A4AFC" w:rsidDel="00A75F71" w:rsidRDefault="00E77573" w:rsidP="00E77573">
            <w:pPr>
              <w:spacing w:line="240" w:lineRule="auto"/>
              <w:rPr>
                <w:del w:id="17545" w:author="Dr Mamadou SANOGO" w:date="2023-10-25T17:45:00Z"/>
                <w:rFonts w:asciiTheme="majorHAnsi" w:hAnsiTheme="majorHAnsi"/>
                <w:color w:val="000000" w:themeColor="text1"/>
                <w:szCs w:val="24"/>
              </w:rPr>
            </w:pPr>
            <w:del w:id="17546" w:author="Dr Mamadou SANOGO" w:date="2023-10-25T17:45:00Z">
              <w:r w:rsidRPr="007A4AFC" w:rsidDel="00A75F71">
                <w:rPr>
                  <w:rFonts w:asciiTheme="majorHAnsi" w:hAnsiTheme="majorHAnsi"/>
                  <w:color w:val="000000" w:themeColor="text1"/>
                  <w:szCs w:val="24"/>
                </w:rPr>
                <w:delText>Moussa TRAORE</w:delText>
              </w:r>
            </w:del>
          </w:p>
        </w:tc>
        <w:tc>
          <w:tcPr>
            <w:tcW w:w="673" w:type="pct"/>
            <w:vAlign w:val="center"/>
          </w:tcPr>
          <w:p w14:paraId="1765E556" w14:textId="56FADEB5" w:rsidR="00E77573" w:rsidRPr="007A4AFC" w:rsidDel="00A75F71" w:rsidRDefault="00E77573" w:rsidP="00E77573">
            <w:pPr>
              <w:spacing w:line="240" w:lineRule="auto"/>
              <w:rPr>
                <w:del w:id="17547" w:author="Dr Mamadou SANOGO" w:date="2023-10-25T17:45:00Z"/>
                <w:rFonts w:asciiTheme="majorHAnsi" w:hAnsiTheme="majorHAnsi"/>
                <w:color w:val="000000" w:themeColor="text1"/>
                <w:szCs w:val="24"/>
              </w:rPr>
            </w:pPr>
            <w:del w:id="17548" w:author="Dr Mamadou SANOGO" w:date="2023-10-25T17:45:00Z">
              <w:r w:rsidRPr="007A4AFC" w:rsidDel="00A75F71">
                <w:rPr>
                  <w:rFonts w:asciiTheme="majorHAnsi" w:hAnsiTheme="majorHAnsi"/>
                  <w:color w:val="000000" w:themeColor="text1"/>
                  <w:szCs w:val="24"/>
                </w:rPr>
                <w:delText>Assistant médical</w:delText>
              </w:r>
            </w:del>
          </w:p>
        </w:tc>
        <w:tc>
          <w:tcPr>
            <w:tcW w:w="722" w:type="pct"/>
            <w:vAlign w:val="center"/>
          </w:tcPr>
          <w:p w14:paraId="3B1BC89E" w14:textId="0CA54310" w:rsidR="00E77573" w:rsidRPr="007A4AFC" w:rsidDel="00A75F71" w:rsidRDefault="00E77573" w:rsidP="00E77573">
            <w:pPr>
              <w:spacing w:line="240" w:lineRule="auto"/>
              <w:rPr>
                <w:del w:id="17549" w:author="Dr Mamadou SANOGO" w:date="2023-10-25T17:45:00Z"/>
                <w:rFonts w:asciiTheme="majorHAnsi" w:hAnsiTheme="majorHAnsi"/>
                <w:color w:val="000000" w:themeColor="text1"/>
                <w:szCs w:val="24"/>
              </w:rPr>
            </w:pPr>
            <w:del w:id="17550" w:author="Dr Mamadou SANOGO" w:date="2023-10-25T17:45:00Z">
              <w:r w:rsidRPr="007A4AFC" w:rsidDel="00A75F71">
                <w:rPr>
                  <w:rFonts w:asciiTheme="majorHAnsi" w:hAnsiTheme="majorHAnsi"/>
                  <w:color w:val="000000" w:themeColor="text1"/>
                  <w:szCs w:val="24"/>
                </w:rPr>
                <w:delText>Management des services de santé</w:delText>
              </w:r>
            </w:del>
          </w:p>
        </w:tc>
        <w:tc>
          <w:tcPr>
            <w:tcW w:w="592" w:type="pct"/>
            <w:vAlign w:val="center"/>
          </w:tcPr>
          <w:p w14:paraId="33EC2DF7" w14:textId="1C9F003E" w:rsidR="00E77573" w:rsidRPr="007A4AFC" w:rsidDel="00A75F71" w:rsidRDefault="00E77573" w:rsidP="00E77573">
            <w:pPr>
              <w:spacing w:line="240" w:lineRule="auto"/>
              <w:rPr>
                <w:del w:id="17551" w:author="Dr Mamadou SANOGO" w:date="2023-10-25T17:45:00Z"/>
                <w:rFonts w:asciiTheme="majorHAnsi" w:hAnsiTheme="majorHAnsi"/>
                <w:color w:val="000000" w:themeColor="text1"/>
                <w:szCs w:val="24"/>
              </w:rPr>
            </w:pPr>
            <w:del w:id="17552" w:author="Dr Mamadou SANOGO" w:date="2023-10-25T17:45:00Z">
              <w:r w:rsidRPr="007A4AFC" w:rsidDel="00A75F71">
                <w:rPr>
                  <w:rFonts w:asciiTheme="majorHAnsi" w:hAnsiTheme="majorHAnsi"/>
                  <w:color w:val="000000" w:themeColor="text1"/>
                  <w:szCs w:val="24"/>
                </w:rPr>
                <w:delText>Master</w:delText>
              </w:r>
            </w:del>
          </w:p>
          <w:p w14:paraId="06AC2B09" w14:textId="1624232B" w:rsidR="00E77573" w:rsidRPr="007A4AFC" w:rsidDel="00A75F71" w:rsidRDefault="00E77573" w:rsidP="00E77573">
            <w:pPr>
              <w:spacing w:line="240" w:lineRule="auto"/>
              <w:rPr>
                <w:del w:id="17553" w:author="Dr Mamadou SANOGO" w:date="2023-10-25T17:45:00Z"/>
                <w:rFonts w:asciiTheme="majorHAnsi" w:hAnsiTheme="majorHAnsi"/>
                <w:color w:val="000000" w:themeColor="text1"/>
                <w:szCs w:val="24"/>
              </w:rPr>
            </w:pPr>
            <w:del w:id="17554" w:author="Dr Mamadou SANOGO" w:date="2023-10-25T17:45:00Z">
              <w:r w:rsidRPr="007A4AFC" w:rsidDel="00A75F71">
                <w:rPr>
                  <w:rFonts w:asciiTheme="majorHAnsi" w:hAnsiTheme="majorHAnsi"/>
                  <w:color w:val="000000" w:themeColor="text1"/>
                  <w:szCs w:val="24"/>
                </w:rPr>
                <w:delText>(Management des services de santé)</w:delText>
              </w:r>
            </w:del>
          </w:p>
        </w:tc>
        <w:tc>
          <w:tcPr>
            <w:tcW w:w="607" w:type="pct"/>
            <w:vAlign w:val="center"/>
          </w:tcPr>
          <w:p w14:paraId="15FBA4A1" w14:textId="77E163EC" w:rsidR="00E77573" w:rsidRPr="007A4AFC" w:rsidDel="00A75F71" w:rsidRDefault="00E77573" w:rsidP="00E77573">
            <w:pPr>
              <w:spacing w:line="240" w:lineRule="auto"/>
              <w:jc w:val="center"/>
              <w:rPr>
                <w:del w:id="17555" w:author="Dr Mamadou SANOGO" w:date="2023-10-25T17:45:00Z"/>
                <w:rFonts w:asciiTheme="majorHAnsi" w:hAnsiTheme="majorHAnsi"/>
                <w:color w:val="000000" w:themeColor="text1"/>
                <w:szCs w:val="24"/>
              </w:rPr>
            </w:pPr>
            <w:del w:id="17556"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71E77C57" w14:textId="08F53719" w:rsidR="00E77573" w:rsidRPr="007A4AFC" w:rsidDel="00A75F71" w:rsidRDefault="00E77573" w:rsidP="00E77573">
            <w:pPr>
              <w:spacing w:line="240" w:lineRule="auto"/>
              <w:jc w:val="center"/>
              <w:rPr>
                <w:del w:id="17557" w:author="Dr Mamadou SANOGO" w:date="2023-10-25T17:45:00Z"/>
                <w:rFonts w:asciiTheme="majorHAnsi" w:hAnsiTheme="majorHAnsi"/>
                <w:color w:val="000000" w:themeColor="text1"/>
                <w:szCs w:val="24"/>
              </w:rPr>
            </w:pPr>
            <w:del w:id="17558" w:author="Dr Mamadou SANOGO" w:date="2023-10-25T17:45:00Z">
              <w:r w:rsidRPr="007A4AFC" w:rsidDel="00A75F71">
                <w:rPr>
                  <w:rFonts w:asciiTheme="majorHAnsi" w:hAnsiTheme="majorHAnsi"/>
                  <w:color w:val="000000" w:themeColor="text1"/>
                  <w:szCs w:val="24"/>
                </w:rPr>
                <w:delText>240</w:delText>
              </w:r>
            </w:del>
          </w:p>
          <w:p w14:paraId="589A1D39" w14:textId="424F74D3" w:rsidR="00E77573" w:rsidRPr="007A4AFC" w:rsidDel="00A75F71" w:rsidRDefault="00E77573" w:rsidP="00E77573">
            <w:pPr>
              <w:spacing w:line="240" w:lineRule="auto"/>
              <w:jc w:val="center"/>
              <w:rPr>
                <w:del w:id="17559" w:author="Dr Mamadou SANOGO" w:date="2023-10-25T17:45:00Z"/>
                <w:rFonts w:asciiTheme="majorHAnsi" w:hAnsiTheme="majorHAnsi"/>
                <w:color w:val="000000" w:themeColor="text1"/>
                <w:szCs w:val="24"/>
              </w:rPr>
            </w:pPr>
          </w:p>
        </w:tc>
        <w:tc>
          <w:tcPr>
            <w:tcW w:w="1058" w:type="pct"/>
            <w:vAlign w:val="center"/>
          </w:tcPr>
          <w:p w14:paraId="2B600B38" w14:textId="5B73448B" w:rsidR="00E77573" w:rsidRPr="007A4AFC" w:rsidDel="00A75F71" w:rsidRDefault="00E77573" w:rsidP="00E77573">
            <w:pPr>
              <w:spacing w:line="240" w:lineRule="auto"/>
              <w:rPr>
                <w:del w:id="17560" w:author="Dr Mamadou SANOGO" w:date="2023-10-25T17:45:00Z"/>
                <w:rFonts w:asciiTheme="majorHAnsi" w:hAnsiTheme="majorHAnsi"/>
                <w:color w:val="000000" w:themeColor="text1"/>
                <w:szCs w:val="24"/>
              </w:rPr>
            </w:pPr>
            <w:del w:id="17561" w:author="Dr Mamadou SANOGO" w:date="2023-10-25T17:45:00Z">
              <w:r w:rsidRPr="007A4AFC" w:rsidDel="00A75F71">
                <w:rPr>
                  <w:rFonts w:asciiTheme="majorHAnsi" w:hAnsiTheme="majorHAnsi"/>
                  <w:color w:val="000000" w:themeColor="text1"/>
                  <w:szCs w:val="24"/>
                </w:rPr>
                <w:delText>Introduction au management S1 ;</w:delText>
              </w:r>
            </w:del>
          </w:p>
          <w:p w14:paraId="1E9B3252" w14:textId="1C98A3FB" w:rsidR="00E77573" w:rsidRPr="007A4AFC" w:rsidDel="00A75F71" w:rsidRDefault="00E77573" w:rsidP="00E77573">
            <w:pPr>
              <w:spacing w:line="240" w:lineRule="auto"/>
              <w:rPr>
                <w:del w:id="17562" w:author="Dr Mamadou SANOGO" w:date="2023-10-25T17:45:00Z"/>
                <w:rFonts w:asciiTheme="majorHAnsi" w:hAnsiTheme="majorHAnsi"/>
                <w:color w:val="000000" w:themeColor="text1"/>
                <w:szCs w:val="24"/>
              </w:rPr>
            </w:pPr>
            <w:del w:id="17563" w:author="Dr Mamadou SANOGO" w:date="2023-10-25T17:45:00Z">
              <w:r w:rsidRPr="007A4AFC" w:rsidDel="00A75F71">
                <w:rPr>
                  <w:rFonts w:asciiTheme="majorHAnsi" w:hAnsiTheme="majorHAnsi"/>
                  <w:color w:val="000000" w:themeColor="text1"/>
                  <w:szCs w:val="24"/>
                </w:rPr>
                <w:delText>Management de la qualité des soins S1 ;</w:delText>
              </w:r>
            </w:del>
          </w:p>
          <w:p w14:paraId="42E63880" w14:textId="375F1A57" w:rsidR="00E77573" w:rsidRPr="007A4AFC" w:rsidDel="00A75F71" w:rsidRDefault="00E77573" w:rsidP="00E77573">
            <w:pPr>
              <w:spacing w:line="240" w:lineRule="auto"/>
              <w:rPr>
                <w:del w:id="17564" w:author="Dr Mamadou SANOGO" w:date="2023-10-25T17:45:00Z"/>
                <w:rFonts w:asciiTheme="majorHAnsi" w:hAnsiTheme="majorHAnsi"/>
                <w:color w:val="000000" w:themeColor="text1"/>
                <w:szCs w:val="24"/>
              </w:rPr>
            </w:pPr>
            <w:del w:id="17565" w:author="Dr Mamadou SANOGO" w:date="2023-10-25T17:45:00Z">
              <w:r w:rsidRPr="007A4AFC" w:rsidDel="00A75F71">
                <w:rPr>
                  <w:rFonts w:asciiTheme="majorHAnsi" w:hAnsiTheme="majorHAnsi"/>
                  <w:color w:val="000000" w:themeColor="text1"/>
                  <w:szCs w:val="24"/>
                </w:rPr>
                <w:delText>Système National de Santé S1</w:delText>
              </w:r>
            </w:del>
          </w:p>
        </w:tc>
      </w:tr>
      <w:tr w:rsidR="007A4AFC" w:rsidRPr="007A4AFC" w:rsidDel="00A75F71" w14:paraId="63AF046C" w14:textId="77777777" w:rsidTr="00E77573">
        <w:trPr>
          <w:del w:id="17566" w:author="Dr Mamadou SANOGO" w:date="2023-10-25T17:45:00Z"/>
        </w:trPr>
        <w:tc>
          <w:tcPr>
            <w:tcW w:w="817" w:type="pct"/>
            <w:vAlign w:val="center"/>
          </w:tcPr>
          <w:p w14:paraId="7A85B81D" w14:textId="090C64AA" w:rsidR="00E77573" w:rsidRPr="007A4AFC" w:rsidDel="00A75F71" w:rsidRDefault="00E77573" w:rsidP="00E77573">
            <w:pPr>
              <w:spacing w:line="240" w:lineRule="auto"/>
              <w:rPr>
                <w:del w:id="17567" w:author="Dr Mamadou SANOGO" w:date="2023-10-25T17:45:00Z"/>
                <w:rFonts w:asciiTheme="majorHAnsi" w:hAnsiTheme="majorHAnsi"/>
                <w:color w:val="000000" w:themeColor="text1"/>
                <w:szCs w:val="24"/>
              </w:rPr>
            </w:pPr>
            <w:del w:id="17568" w:author="Dr Mamadou SANOGO" w:date="2023-10-25T17:45:00Z">
              <w:r w:rsidRPr="007A4AFC" w:rsidDel="00A75F71">
                <w:rPr>
                  <w:rFonts w:asciiTheme="majorHAnsi" w:hAnsiTheme="majorHAnsi"/>
                  <w:color w:val="000000" w:themeColor="text1"/>
                  <w:szCs w:val="24"/>
                </w:rPr>
                <w:delText>Ibrahim Tassi SANGARE</w:delText>
              </w:r>
            </w:del>
          </w:p>
        </w:tc>
        <w:tc>
          <w:tcPr>
            <w:tcW w:w="673" w:type="pct"/>
            <w:vAlign w:val="center"/>
          </w:tcPr>
          <w:p w14:paraId="76F52E90" w14:textId="0183B1B4" w:rsidR="00E77573" w:rsidRPr="007A4AFC" w:rsidDel="00A75F71" w:rsidRDefault="00E77573" w:rsidP="00E77573">
            <w:pPr>
              <w:spacing w:line="240" w:lineRule="auto"/>
              <w:rPr>
                <w:del w:id="17569" w:author="Dr Mamadou SANOGO" w:date="2023-10-25T17:45:00Z"/>
                <w:rFonts w:asciiTheme="majorHAnsi" w:hAnsiTheme="majorHAnsi"/>
                <w:color w:val="000000" w:themeColor="text1"/>
                <w:szCs w:val="24"/>
              </w:rPr>
            </w:pPr>
            <w:del w:id="17570" w:author="Dr Mamadou SANOGO" w:date="2023-10-25T17:45:00Z">
              <w:r w:rsidRPr="007A4AFC" w:rsidDel="00A75F71">
                <w:rPr>
                  <w:rFonts w:asciiTheme="majorHAnsi" w:hAnsiTheme="majorHAnsi"/>
                  <w:color w:val="000000" w:themeColor="text1"/>
                  <w:szCs w:val="24"/>
                </w:rPr>
                <w:delText xml:space="preserve">Santé publiciste </w:delText>
              </w:r>
            </w:del>
          </w:p>
        </w:tc>
        <w:tc>
          <w:tcPr>
            <w:tcW w:w="722" w:type="pct"/>
            <w:vAlign w:val="center"/>
          </w:tcPr>
          <w:p w14:paraId="3708383C" w14:textId="53C57BBF" w:rsidR="00E77573" w:rsidRPr="007A4AFC" w:rsidDel="00A75F71" w:rsidRDefault="00E77573" w:rsidP="00E77573">
            <w:pPr>
              <w:spacing w:line="240" w:lineRule="auto"/>
              <w:rPr>
                <w:del w:id="17571" w:author="Dr Mamadou SANOGO" w:date="2023-10-25T17:45:00Z"/>
                <w:rFonts w:asciiTheme="majorHAnsi" w:hAnsiTheme="majorHAnsi"/>
                <w:color w:val="000000" w:themeColor="text1"/>
                <w:szCs w:val="24"/>
              </w:rPr>
            </w:pPr>
            <w:del w:id="17572" w:author="Dr Mamadou SANOGO" w:date="2023-10-25T17:45:00Z">
              <w:r w:rsidRPr="007A4AFC" w:rsidDel="00A75F71">
                <w:rPr>
                  <w:rFonts w:asciiTheme="majorHAnsi" w:hAnsiTheme="majorHAnsi"/>
                  <w:color w:val="000000" w:themeColor="text1"/>
                  <w:szCs w:val="24"/>
                </w:rPr>
                <w:delText>Santé publique</w:delText>
              </w:r>
            </w:del>
          </w:p>
        </w:tc>
        <w:tc>
          <w:tcPr>
            <w:tcW w:w="592" w:type="pct"/>
            <w:vAlign w:val="center"/>
          </w:tcPr>
          <w:p w14:paraId="51621B41" w14:textId="7792FF4B" w:rsidR="00E77573" w:rsidRPr="007A4AFC" w:rsidDel="00A75F71" w:rsidRDefault="00E77573" w:rsidP="00E77573">
            <w:pPr>
              <w:spacing w:line="240" w:lineRule="auto"/>
              <w:rPr>
                <w:del w:id="17573" w:author="Dr Mamadou SANOGO" w:date="2023-10-25T17:45:00Z"/>
                <w:rFonts w:asciiTheme="majorHAnsi" w:hAnsiTheme="majorHAnsi"/>
                <w:color w:val="000000" w:themeColor="text1"/>
                <w:szCs w:val="24"/>
              </w:rPr>
            </w:pPr>
            <w:del w:id="17574" w:author="Dr Mamadou SANOGO" w:date="2023-10-25T17:45:00Z">
              <w:r w:rsidRPr="007A4AFC" w:rsidDel="00A75F71">
                <w:rPr>
                  <w:rFonts w:asciiTheme="majorHAnsi" w:hAnsiTheme="majorHAnsi"/>
                  <w:color w:val="000000" w:themeColor="text1"/>
                  <w:szCs w:val="24"/>
                </w:rPr>
                <w:delText>Master</w:delText>
              </w:r>
            </w:del>
          </w:p>
          <w:p w14:paraId="3BBC7510" w14:textId="33FE00AA" w:rsidR="00E77573" w:rsidRPr="007A4AFC" w:rsidDel="00A75F71" w:rsidRDefault="00E77573" w:rsidP="00E77573">
            <w:pPr>
              <w:spacing w:line="240" w:lineRule="auto"/>
              <w:rPr>
                <w:del w:id="17575" w:author="Dr Mamadou SANOGO" w:date="2023-10-25T17:45:00Z"/>
                <w:rFonts w:asciiTheme="majorHAnsi" w:hAnsiTheme="majorHAnsi"/>
                <w:color w:val="000000" w:themeColor="text1"/>
                <w:szCs w:val="24"/>
              </w:rPr>
            </w:pPr>
            <w:del w:id="17576" w:author="Dr Mamadou SANOGO" w:date="2023-10-25T17:45:00Z">
              <w:r w:rsidRPr="007A4AFC" w:rsidDel="00A75F71">
                <w:rPr>
                  <w:rFonts w:asciiTheme="majorHAnsi" w:hAnsiTheme="majorHAnsi"/>
                  <w:color w:val="000000" w:themeColor="text1"/>
                  <w:szCs w:val="24"/>
                </w:rPr>
                <w:delText>(Santé publique)</w:delText>
              </w:r>
            </w:del>
          </w:p>
        </w:tc>
        <w:tc>
          <w:tcPr>
            <w:tcW w:w="607" w:type="pct"/>
            <w:vAlign w:val="center"/>
          </w:tcPr>
          <w:p w14:paraId="47E3C898" w14:textId="013481BB" w:rsidR="00E77573" w:rsidRPr="007A4AFC" w:rsidDel="00A75F71" w:rsidRDefault="00E77573" w:rsidP="00E77573">
            <w:pPr>
              <w:spacing w:line="240" w:lineRule="auto"/>
              <w:jc w:val="center"/>
              <w:rPr>
                <w:del w:id="17577" w:author="Dr Mamadou SANOGO" w:date="2023-10-25T17:45:00Z"/>
                <w:rFonts w:asciiTheme="majorHAnsi" w:hAnsiTheme="majorHAnsi"/>
                <w:color w:val="000000" w:themeColor="text1"/>
                <w:szCs w:val="24"/>
              </w:rPr>
            </w:pPr>
            <w:del w:id="17578"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08934AA3" w14:textId="56619F2D" w:rsidR="00E77573" w:rsidRPr="007A4AFC" w:rsidDel="00A75F71" w:rsidRDefault="00E77573" w:rsidP="00E77573">
            <w:pPr>
              <w:spacing w:line="240" w:lineRule="auto"/>
              <w:jc w:val="center"/>
              <w:rPr>
                <w:del w:id="17579" w:author="Dr Mamadou SANOGO" w:date="2023-10-25T17:45:00Z"/>
                <w:rFonts w:asciiTheme="majorHAnsi" w:hAnsiTheme="majorHAnsi"/>
                <w:color w:val="000000" w:themeColor="text1"/>
                <w:szCs w:val="24"/>
              </w:rPr>
            </w:pPr>
          </w:p>
          <w:p w14:paraId="15A2F368" w14:textId="60049AFC" w:rsidR="00E77573" w:rsidRPr="007A4AFC" w:rsidDel="00A75F71" w:rsidRDefault="00E77573" w:rsidP="00E77573">
            <w:pPr>
              <w:spacing w:line="240" w:lineRule="auto"/>
              <w:jc w:val="center"/>
              <w:rPr>
                <w:del w:id="17580" w:author="Dr Mamadou SANOGO" w:date="2023-10-25T17:45:00Z"/>
                <w:rFonts w:asciiTheme="majorHAnsi" w:hAnsiTheme="majorHAnsi"/>
                <w:color w:val="000000" w:themeColor="text1"/>
                <w:szCs w:val="24"/>
              </w:rPr>
            </w:pPr>
            <w:del w:id="17581" w:author="Dr Mamadou SANOGO" w:date="2023-10-25T17:45:00Z">
              <w:r w:rsidRPr="007A4AFC" w:rsidDel="00A75F71">
                <w:rPr>
                  <w:rFonts w:asciiTheme="majorHAnsi" w:hAnsiTheme="majorHAnsi"/>
                  <w:color w:val="000000" w:themeColor="text1"/>
                  <w:szCs w:val="24"/>
                </w:rPr>
                <w:delText>220</w:delText>
              </w:r>
            </w:del>
          </w:p>
        </w:tc>
        <w:tc>
          <w:tcPr>
            <w:tcW w:w="1058" w:type="pct"/>
          </w:tcPr>
          <w:p w14:paraId="2760AC5B" w14:textId="32BEF0BC" w:rsidR="00E77573" w:rsidRPr="007A4AFC" w:rsidDel="00A75F71" w:rsidRDefault="00E77573" w:rsidP="00E77573">
            <w:pPr>
              <w:spacing w:line="240" w:lineRule="auto"/>
              <w:rPr>
                <w:del w:id="17582" w:author="Dr Mamadou SANOGO" w:date="2023-10-25T17:45:00Z"/>
                <w:rFonts w:asciiTheme="majorHAnsi" w:hAnsiTheme="majorHAnsi"/>
                <w:color w:val="000000" w:themeColor="text1"/>
                <w:szCs w:val="24"/>
              </w:rPr>
            </w:pPr>
            <w:del w:id="17583" w:author="Dr Mamadou SANOGO" w:date="2023-10-25T17:45:00Z">
              <w:r w:rsidRPr="007A4AFC" w:rsidDel="00A75F71">
                <w:rPr>
                  <w:rFonts w:asciiTheme="majorHAnsi" w:hAnsiTheme="majorHAnsi"/>
                  <w:color w:val="000000" w:themeColor="text1"/>
                  <w:szCs w:val="24"/>
                </w:rPr>
                <w:delText>Concepts et méthodes de base en biostatistique S1 ;</w:delText>
              </w:r>
            </w:del>
          </w:p>
          <w:p w14:paraId="42C0F527" w14:textId="7005E23A" w:rsidR="00E77573" w:rsidRPr="007A4AFC" w:rsidDel="00A75F71" w:rsidRDefault="00E77573" w:rsidP="00E77573">
            <w:pPr>
              <w:spacing w:line="240" w:lineRule="auto"/>
              <w:rPr>
                <w:del w:id="17584" w:author="Dr Mamadou SANOGO" w:date="2023-10-25T17:45:00Z"/>
                <w:rFonts w:asciiTheme="majorHAnsi" w:hAnsiTheme="majorHAnsi"/>
                <w:color w:val="000000" w:themeColor="text1"/>
                <w:szCs w:val="24"/>
              </w:rPr>
            </w:pPr>
            <w:del w:id="17585" w:author="Dr Mamadou SANOGO" w:date="2023-10-25T17:45:00Z">
              <w:r w:rsidRPr="007A4AFC" w:rsidDel="00A75F71">
                <w:rPr>
                  <w:rFonts w:asciiTheme="majorHAnsi" w:hAnsiTheme="majorHAnsi"/>
                  <w:color w:val="000000" w:themeColor="text1"/>
                  <w:szCs w:val="24"/>
                </w:rPr>
                <w:delText xml:space="preserve">Tests statistiques S1 ; </w:delText>
              </w:r>
            </w:del>
          </w:p>
          <w:p w14:paraId="7F89A7B0" w14:textId="1416156C" w:rsidR="00E77573" w:rsidRPr="007A4AFC" w:rsidDel="00A75F71" w:rsidRDefault="00E77573" w:rsidP="00E77573">
            <w:pPr>
              <w:spacing w:line="240" w:lineRule="auto"/>
              <w:rPr>
                <w:del w:id="17586" w:author="Dr Mamadou SANOGO" w:date="2023-10-25T17:45:00Z"/>
                <w:rFonts w:asciiTheme="majorHAnsi" w:hAnsiTheme="majorHAnsi"/>
                <w:color w:val="000000" w:themeColor="text1"/>
                <w:szCs w:val="24"/>
              </w:rPr>
            </w:pPr>
            <w:del w:id="17587" w:author="Dr Mamadou SANOGO" w:date="2023-10-25T17:45:00Z">
              <w:r w:rsidRPr="007A4AFC" w:rsidDel="00A75F71">
                <w:rPr>
                  <w:rFonts w:asciiTheme="majorHAnsi" w:hAnsiTheme="majorHAnsi"/>
                  <w:color w:val="000000" w:themeColor="text1"/>
                  <w:szCs w:val="24"/>
                </w:rPr>
                <w:delText>Mesures d’impact S3 ;</w:delText>
              </w:r>
            </w:del>
          </w:p>
          <w:p w14:paraId="5EF318ED" w14:textId="7D1AC280" w:rsidR="00E77573" w:rsidRPr="007A4AFC" w:rsidDel="00A75F71" w:rsidRDefault="00E77573" w:rsidP="00E77573">
            <w:pPr>
              <w:spacing w:line="240" w:lineRule="auto"/>
              <w:rPr>
                <w:del w:id="17588" w:author="Dr Mamadou SANOGO" w:date="2023-10-25T17:45:00Z"/>
                <w:rFonts w:asciiTheme="majorHAnsi" w:hAnsiTheme="majorHAnsi"/>
                <w:color w:val="000000" w:themeColor="text1"/>
                <w:szCs w:val="24"/>
              </w:rPr>
            </w:pPr>
            <w:del w:id="17589" w:author="Dr Mamadou SANOGO" w:date="2023-10-25T17:45:00Z">
              <w:r w:rsidRPr="007A4AFC" w:rsidDel="00A75F71">
                <w:rPr>
                  <w:rFonts w:asciiTheme="majorHAnsi" w:hAnsiTheme="majorHAnsi"/>
                  <w:color w:val="000000" w:themeColor="text1"/>
                  <w:szCs w:val="24"/>
                </w:rPr>
                <w:delText>Mesures d’association S3 ;</w:delText>
              </w:r>
            </w:del>
          </w:p>
          <w:p w14:paraId="2F101E08" w14:textId="74A9C16A" w:rsidR="00E77573" w:rsidRPr="007A4AFC" w:rsidDel="00A75F71" w:rsidRDefault="00E77573" w:rsidP="00E77573">
            <w:pPr>
              <w:spacing w:line="240" w:lineRule="auto"/>
              <w:rPr>
                <w:del w:id="17590" w:author="Dr Mamadou SANOGO" w:date="2023-10-25T17:45:00Z"/>
                <w:rFonts w:asciiTheme="majorHAnsi" w:hAnsiTheme="majorHAnsi"/>
                <w:color w:val="000000" w:themeColor="text1"/>
                <w:szCs w:val="24"/>
              </w:rPr>
            </w:pPr>
            <w:del w:id="17591" w:author="Dr Mamadou SANOGO" w:date="2023-10-25T17:45:00Z">
              <w:r w:rsidRPr="007A4AFC" w:rsidDel="00A75F71">
                <w:rPr>
                  <w:rFonts w:asciiTheme="majorHAnsi" w:hAnsiTheme="majorHAnsi"/>
                  <w:color w:val="000000" w:themeColor="text1"/>
                  <w:szCs w:val="24"/>
                </w:rPr>
                <w:delText>Notion de causalité S3</w:delText>
              </w:r>
            </w:del>
          </w:p>
        </w:tc>
      </w:tr>
      <w:tr w:rsidR="007A4AFC" w:rsidRPr="007A4AFC" w:rsidDel="00A75F71" w14:paraId="4C498889" w14:textId="77777777" w:rsidTr="00E77573">
        <w:trPr>
          <w:del w:id="17592" w:author="Dr Mamadou SANOGO" w:date="2023-10-25T17:45:00Z"/>
        </w:trPr>
        <w:tc>
          <w:tcPr>
            <w:tcW w:w="817" w:type="pct"/>
            <w:vAlign w:val="center"/>
          </w:tcPr>
          <w:p w14:paraId="3D6CA281" w14:textId="3D6AD36F" w:rsidR="00E77573" w:rsidRPr="007A4AFC" w:rsidDel="00A75F71" w:rsidRDefault="00E77573" w:rsidP="00E77573">
            <w:pPr>
              <w:spacing w:line="240" w:lineRule="auto"/>
              <w:rPr>
                <w:del w:id="17593" w:author="Dr Mamadou SANOGO" w:date="2023-10-25T17:45:00Z"/>
                <w:rFonts w:asciiTheme="majorHAnsi" w:hAnsiTheme="majorHAnsi"/>
                <w:color w:val="000000" w:themeColor="text1"/>
                <w:szCs w:val="24"/>
              </w:rPr>
            </w:pPr>
            <w:del w:id="17594" w:author="Dr Mamadou SANOGO" w:date="2023-10-25T17:45:00Z">
              <w:r w:rsidRPr="007A4AFC" w:rsidDel="00A75F71">
                <w:rPr>
                  <w:rFonts w:asciiTheme="majorHAnsi" w:hAnsiTheme="majorHAnsi"/>
                  <w:color w:val="000000" w:themeColor="text1"/>
                  <w:szCs w:val="24"/>
                </w:rPr>
                <w:delText>Mamadou SANOGO</w:delText>
              </w:r>
            </w:del>
          </w:p>
        </w:tc>
        <w:tc>
          <w:tcPr>
            <w:tcW w:w="673" w:type="pct"/>
            <w:vAlign w:val="center"/>
          </w:tcPr>
          <w:p w14:paraId="0BA2FF31" w14:textId="59171115" w:rsidR="00E77573" w:rsidRPr="007A4AFC" w:rsidDel="00A75F71" w:rsidRDefault="00E77573" w:rsidP="00E77573">
            <w:pPr>
              <w:spacing w:line="240" w:lineRule="auto"/>
              <w:rPr>
                <w:del w:id="17595" w:author="Dr Mamadou SANOGO" w:date="2023-10-25T17:45:00Z"/>
                <w:rFonts w:asciiTheme="majorHAnsi" w:hAnsiTheme="majorHAnsi"/>
                <w:color w:val="000000" w:themeColor="text1"/>
                <w:szCs w:val="24"/>
              </w:rPr>
            </w:pPr>
            <w:del w:id="17596" w:author="Dr Mamadou SANOGO" w:date="2023-10-25T17:45:00Z">
              <w:r w:rsidRPr="007A4AFC" w:rsidDel="00A75F71">
                <w:rPr>
                  <w:rFonts w:asciiTheme="majorHAnsi" w:hAnsiTheme="majorHAnsi"/>
                  <w:color w:val="000000" w:themeColor="text1"/>
                  <w:szCs w:val="24"/>
                </w:rPr>
                <w:delText xml:space="preserve">Médecin </w:delText>
              </w:r>
            </w:del>
          </w:p>
        </w:tc>
        <w:tc>
          <w:tcPr>
            <w:tcW w:w="722" w:type="pct"/>
            <w:vAlign w:val="center"/>
          </w:tcPr>
          <w:p w14:paraId="0724A37E" w14:textId="7D099FE1" w:rsidR="00E77573" w:rsidRPr="007A4AFC" w:rsidDel="00A75F71" w:rsidRDefault="00E77573" w:rsidP="00E77573">
            <w:pPr>
              <w:spacing w:line="240" w:lineRule="auto"/>
              <w:rPr>
                <w:del w:id="17597" w:author="Dr Mamadou SANOGO" w:date="2023-10-25T17:45:00Z"/>
                <w:rFonts w:asciiTheme="majorHAnsi" w:hAnsiTheme="majorHAnsi"/>
                <w:color w:val="000000" w:themeColor="text1"/>
                <w:szCs w:val="24"/>
              </w:rPr>
            </w:pPr>
            <w:del w:id="17598" w:author="Dr Mamadou SANOGO" w:date="2023-10-25T17:45:00Z">
              <w:r w:rsidRPr="007A4AFC" w:rsidDel="00A75F71">
                <w:rPr>
                  <w:rFonts w:asciiTheme="majorHAnsi" w:hAnsiTheme="majorHAnsi"/>
                  <w:color w:val="000000" w:themeColor="text1"/>
                  <w:szCs w:val="24"/>
                </w:rPr>
                <w:delText xml:space="preserve">Sciences médicales </w:delText>
              </w:r>
            </w:del>
          </w:p>
        </w:tc>
        <w:tc>
          <w:tcPr>
            <w:tcW w:w="592" w:type="pct"/>
            <w:vAlign w:val="center"/>
          </w:tcPr>
          <w:p w14:paraId="23A0BE17" w14:textId="500B1AE7" w:rsidR="00E77573" w:rsidRPr="007A4AFC" w:rsidDel="00A75F71" w:rsidRDefault="00E77573" w:rsidP="00E77573">
            <w:pPr>
              <w:spacing w:line="240" w:lineRule="auto"/>
              <w:rPr>
                <w:del w:id="17599" w:author="Dr Mamadou SANOGO" w:date="2023-10-25T17:45:00Z"/>
                <w:rFonts w:asciiTheme="majorHAnsi" w:hAnsiTheme="majorHAnsi"/>
                <w:color w:val="000000" w:themeColor="text1"/>
                <w:szCs w:val="24"/>
              </w:rPr>
            </w:pPr>
            <w:del w:id="17600" w:author="Dr Mamadou SANOGO" w:date="2023-10-25T17:45:00Z">
              <w:r w:rsidRPr="007A4AFC" w:rsidDel="00A75F71">
                <w:rPr>
                  <w:rFonts w:asciiTheme="majorHAnsi" w:hAnsiTheme="majorHAnsi"/>
                  <w:color w:val="000000" w:themeColor="text1"/>
                  <w:szCs w:val="24"/>
                </w:rPr>
                <w:delText>Doctorat</w:delText>
              </w:r>
            </w:del>
          </w:p>
          <w:p w14:paraId="68A93D5D" w14:textId="7A852BEB" w:rsidR="00E77573" w:rsidRPr="007A4AFC" w:rsidDel="00A75F71" w:rsidRDefault="00E77573" w:rsidP="00E77573">
            <w:pPr>
              <w:spacing w:line="240" w:lineRule="auto"/>
              <w:rPr>
                <w:del w:id="17601" w:author="Dr Mamadou SANOGO" w:date="2023-10-25T17:45:00Z"/>
                <w:rFonts w:asciiTheme="majorHAnsi" w:hAnsiTheme="majorHAnsi"/>
                <w:color w:val="000000" w:themeColor="text1"/>
                <w:szCs w:val="24"/>
              </w:rPr>
            </w:pPr>
            <w:del w:id="17602" w:author="Dr Mamadou SANOGO" w:date="2023-10-25T17:45:00Z">
              <w:r w:rsidRPr="007A4AFC" w:rsidDel="00A75F71">
                <w:rPr>
                  <w:rFonts w:asciiTheme="majorHAnsi" w:hAnsiTheme="majorHAnsi"/>
                  <w:color w:val="000000" w:themeColor="text1"/>
                  <w:szCs w:val="24"/>
                </w:rPr>
                <w:delText>(Médecine générale)</w:delText>
              </w:r>
            </w:del>
          </w:p>
        </w:tc>
        <w:tc>
          <w:tcPr>
            <w:tcW w:w="607" w:type="pct"/>
            <w:vAlign w:val="center"/>
          </w:tcPr>
          <w:p w14:paraId="3FA3FDCA" w14:textId="3A752A4A" w:rsidR="00E77573" w:rsidRPr="007A4AFC" w:rsidDel="00A75F71" w:rsidRDefault="00E77573" w:rsidP="00E77573">
            <w:pPr>
              <w:spacing w:line="240" w:lineRule="auto"/>
              <w:jc w:val="center"/>
              <w:rPr>
                <w:del w:id="17603" w:author="Dr Mamadou SANOGO" w:date="2023-10-25T17:45:00Z"/>
                <w:rFonts w:asciiTheme="majorHAnsi" w:hAnsiTheme="majorHAnsi"/>
                <w:color w:val="000000" w:themeColor="text1"/>
                <w:szCs w:val="24"/>
              </w:rPr>
            </w:pPr>
            <w:del w:id="17604"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114C0288" w14:textId="3CDF505A" w:rsidR="00E77573" w:rsidRPr="007A4AFC" w:rsidDel="00A75F71" w:rsidRDefault="00E77573" w:rsidP="00E77573">
            <w:pPr>
              <w:spacing w:line="240" w:lineRule="auto"/>
              <w:jc w:val="center"/>
              <w:rPr>
                <w:del w:id="17605" w:author="Dr Mamadou SANOGO" w:date="2023-10-25T17:45:00Z"/>
                <w:rFonts w:asciiTheme="majorHAnsi" w:hAnsiTheme="majorHAnsi"/>
                <w:color w:val="000000" w:themeColor="text1"/>
                <w:szCs w:val="24"/>
              </w:rPr>
            </w:pPr>
            <w:del w:id="17606" w:author="Dr Mamadou SANOGO" w:date="2023-10-25T17:45:00Z">
              <w:r w:rsidRPr="007A4AFC" w:rsidDel="00A75F71">
                <w:rPr>
                  <w:rFonts w:asciiTheme="majorHAnsi" w:hAnsiTheme="majorHAnsi"/>
                  <w:color w:val="000000" w:themeColor="text1"/>
                  <w:szCs w:val="24"/>
                </w:rPr>
                <w:delText>80</w:delText>
              </w:r>
            </w:del>
          </w:p>
          <w:p w14:paraId="2C09CE36" w14:textId="5E1A6F4D" w:rsidR="00E77573" w:rsidRPr="007A4AFC" w:rsidDel="00A75F71" w:rsidRDefault="00E77573" w:rsidP="00E77573">
            <w:pPr>
              <w:spacing w:line="240" w:lineRule="auto"/>
              <w:jc w:val="center"/>
              <w:rPr>
                <w:del w:id="17607" w:author="Dr Mamadou SANOGO" w:date="2023-10-25T17:45:00Z"/>
                <w:rFonts w:asciiTheme="majorHAnsi" w:hAnsiTheme="majorHAnsi"/>
                <w:color w:val="000000" w:themeColor="text1"/>
                <w:szCs w:val="24"/>
              </w:rPr>
            </w:pPr>
          </w:p>
        </w:tc>
        <w:tc>
          <w:tcPr>
            <w:tcW w:w="1058" w:type="pct"/>
          </w:tcPr>
          <w:p w14:paraId="0F38A6F1" w14:textId="49A798A6" w:rsidR="00E77573" w:rsidRPr="007A4AFC" w:rsidDel="00A75F71" w:rsidRDefault="00E77573" w:rsidP="00E77573">
            <w:pPr>
              <w:spacing w:line="240" w:lineRule="auto"/>
              <w:rPr>
                <w:del w:id="17608" w:author="Dr Mamadou SANOGO" w:date="2023-10-25T17:45:00Z"/>
                <w:rFonts w:asciiTheme="majorHAnsi" w:hAnsiTheme="majorHAnsi"/>
                <w:color w:val="000000" w:themeColor="text1"/>
                <w:szCs w:val="24"/>
              </w:rPr>
            </w:pPr>
            <w:del w:id="17609" w:author="Dr Mamadou SANOGO" w:date="2023-10-25T17:45:00Z">
              <w:r w:rsidRPr="007A4AFC" w:rsidDel="00A75F71">
                <w:rPr>
                  <w:rFonts w:asciiTheme="majorHAnsi" w:hAnsiTheme="majorHAnsi"/>
                  <w:color w:val="000000" w:themeColor="text1"/>
                  <w:szCs w:val="24"/>
                </w:rPr>
                <w:delText xml:space="preserve">Concepts, méthodes, politiques et stratégies en santé communautaire S2 ; </w:delText>
              </w:r>
            </w:del>
          </w:p>
          <w:p w14:paraId="0B691D4F" w14:textId="084591B9" w:rsidR="00E77573" w:rsidRPr="007A4AFC" w:rsidDel="00A75F71" w:rsidRDefault="00E77573" w:rsidP="00E77573">
            <w:pPr>
              <w:spacing w:line="240" w:lineRule="auto"/>
              <w:rPr>
                <w:del w:id="17610" w:author="Dr Mamadou SANOGO" w:date="2023-10-25T17:45:00Z"/>
                <w:rFonts w:asciiTheme="majorHAnsi" w:hAnsiTheme="majorHAnsi"/>
                <w:color w:val="000000" w:themeColor="text1"/>
                <w:szCs w:val="24"/>
              </w:rPr>
            </w:pPr>
            <w:del w:id="17611" w:author="Dr Mamadou SANOGO" w:date="2023-10-25T17:45:00Z">
              <w:r w:rsidRPr="007A4AFC" w:rsidDel="00A75F71">
                <w:rPr>
                  <w:rFonts w:asciiTheme="majorHAnsi" w:hAnsiTheme="majorHAnsi"/>
                  <w:color w:val="000000" w:themeColor="text1"/>
                  <w:szCs w:val="24"/>
                </w:rPr>
                <w:delText>Diagnostic communautaire S2</w:delText>
              </w:r>
            </w:del>
          </w:p>
        </w:tc>
      </w:tr>
      <w:tr w:rsidR="007A4AFC" w:rsidRPr="007A4AFC" w:rsidDel="00A75F71" w14:paraId="3C07DFCA" w14:textId="77777777" w:rsidTr="00E77573">
        <w:trPr>
          <w:del w:id="17612" w:author="Dr Mamadou SANOGO" w:date="2023-10-25T17:45:00Z"/>
        </w:trPr>
        <w:tc>
          <w:tcPr>
            <w:tcW w:w="817" w:type="pct"/>
            <w:vAlign w:val="center"/>
          </w:tcPr>
          <w:p w14:paraId="482B90E2" w14:textId="3B68E5CC" w:rsidR="00E77573" w:rsidRPr="007A4AFC" w:rsidDel="00A75F71" w:rsidRDefault="00E77573" w:rsidP="00E77573">
            <w:pPr>
              <w:spacing w:line="240" w:lineRule="auto"/>
              <w:rPr>
                <w:del w:id="17613" w:author="Dr Mamadou SANOGO" w:date="2023-10-25T17:45:00Z"/>
                <w:rFonts w:asciiTheme="majorHAnsi" w:hAnsiTheme="majorHAnsi"/>
                <w:color w:val="000000" w:themeColor="text1"/>
                <w:szCs w:val="24"/>
              </w:rPr>
            </w:pPr>
            <w:del w:id="17614" w:author="Dr Mamadou SANOGO" w:date="2023-10-25T17:45:00Z">
              <w:r w:rsidRPr="007A4AFC" w:rsidDel="00A75F71">
                <w:rPr>
                  <w:rFonts w:asciiTheme="majorHAnsi" w:hAnsiTheme="majorHAnsi"/>
                  <w:color w:val="000000" w:themeColor="text1"/>
                  <w:szCs w:val="24"/>
                </w:rPr>
                <w:delText>Boun-Afane DIARRASSOUBA</w:delText>
              </w:r>
            </w:del>
          </w:p>
        </w:tc>
        <w:tc>
          <w:tcPr>
            <w:tcW w:w="673" w:type="pct"/>
            <w:vAlign w:val="center"/>
          </w:tcPr>
          <w:p w14:paraId="4A621A13" w14:textId="5D881070" w:rsidR="00E77573" w:rsidRPr="007A4AFC" w:rsidDel="00A75F71" w:rsidRDefault="00E77573" w:rsidP="00E77573">
            <w:pPr>
              <w:spacing w:line="240" w:lineRule="auto"/>
              <w:rPr>
                <w:del w:id="17615" w:author="Dr Mamadou SANOGO" w:date="2023-10-25T17:45:00Z"/>
                <w:rFonts w:asciiTheme="majorHAnsi" w:hAnsiTheme="majorHAnsi"/>
                <w:color w:val="000000" w:themeColor="text1"/>
                <w:szCs w:val="24"/>
              </w:rPr>
            </w:pPr>
            <w:del w:id="17616" w:author="Dr Mamadou SANOGO" w:date="2023-10-25T17:45:00Z">
              <w:r w:rsidRPr="007A4AFC" w:rsidDel="00A75F71">
                <w:rPr>
                  <w:rFonts w:asciiTheme="majorHAnsi" w:hAnsiTheme="majorHAnsi"/>
                  <w:color w:val="000000" w:themeColor="text1"/>
                  <w:szCs w:val="24"/>
                </w:rPr>
                <w:delText xml:space="preserve">Psycho-socio anthropologue </w:delText>
              </w:r>
            </w:del>
          </w:p>
        </w:tc>
        <w:tc>
          <w:tcPr>
            <w:tcW w:w="722" w:type="pct"/>
            <w:vAlign w:val="center"/>
          </w:tcPr>
          <w:p w14:paraId="308F1AED" w14:textId="305BA248" w:rsidR="00E77573" w:rsidRPr="007A4AFC" w:rsidDel="00A75F71" w:rsidRDefault="00E77573" w:rsidP="00E77573">
            <w:pPr>
              <w:spacing w:line="240" w:lineRule="auto"/>
              <w:rPr>
                <w:del w:id="17617" w:author="Dr Mamadou SANOGO" w:date="2023-10-25T17:45:00Z"/>
                <w:rFonts w:asciiTheme="majorHAnsi" w:hAnsiTheme="majorHAnsi"/>
                <w:color w:val="000000" w:themeColor="text1"/>
                <w:szCs w:val="24"/>
              </w:rPr>
            </w:pPr>
            <w:del w:id="17618" w:author="Dr Mamadou SANOGO" w:date="2023-10-25T17:45:00Z">
              <w:r w:rsidRPr="007A4AFC" w:rsidDel="00A75F71">
                <w:rPr>
                  <w:rFonts w:asciiTheme="majorHAnsi" w:hAnsiTheme="majorHAnsi"/>
                  <w:color w:val="000000" w:themeColor="text1"/>
                  <w:szCs w:val="24"/>
                </w:rPr>
                <w:delText>Psycho-socio anthropologie</w:delText>
              </w:r>
            </w:del>
          </w:p>
        </w:tc>
        <w:tc>
          <w:tcPr>
            <w:tcW w:w="592" w:type="pct"/>
            <w:vAlign w:val="center"/>
          </w:tcPr>
          <w:p w14:paraId="7D08CFA2" w14:textId="719E7045" w:rsidR="00E77573" w:rsidRPr="007A4AFC" w:rsidDel="00A75F71" w:rsidRDefault="00E77573" w:rsidP="00E77573">
            <w:pPr>
              <w:spacing w:line="240" w:lineRule="auto"/>
              <w:rPr>
                <w:del w:id="17619" w:author="Dr Mamadou SANOGO" w:date="2023-10-25T17:45:00Z"/>
                <w:rFonts w:asciiTheme="majorHAnsi" w:hAnsiTheme="majorHAnsi"/>
                <w:color w:val="000000" w:themeColor="text1"/>
                <w:szCs w:val="24"/>
              </w:rPr>
            </w:pPr>
            <w:del w:id="17620" w:author="Dr Mamadou SANOGO" w:date="2023-10-25T17:45:00Z">
              <w:r w:rsidRPr="007A4AFC" w:rsidDel="00A75F71">
                <w:rPr>
                  <w:rFonts w:asciiTheme="majorHAnsi" w:hAnsiTheme="majorHAnsi"/>
                  <w:color w:val="000000" w:themeColor="text1"/>
                  <w:szCs w:val="24"/>
                </w:rPr>
                <w:delText>Master</w:delText>
              </w:r>
            </w:del>
          </w:p>
          <w:p w14:paraId="56127C60" w14:textId="284F6B48" w:rsidR="00E77573" w:rsidRPr="007A4AFC" w:rsidDel="00A75F71" w:rsidRDefault="00E77573" w:rsidP="00E77573">
            <w:pPr>
              <w:spacing w:line="240" w:lineRule="auto"/>
              <w:rPr>
                <w:del w:id="17621" w:author="Dr Mamadou SANOGO" w:date="2023-10-25T17:45:00Z"/>
                <w:rFonts w:asciiTheme="majorHAnsi" w:hAnsiTheme="majorHAnsi"/>
                <w:color w:val="000000" w:themeColor="text1"/>
                <w:szCs w:val="24"/>
              </w:rPr>
            </w:pPr>
            <w:del w:id="17622" w:author="Dr Mamadou SANOGO" w:date="2023-10-25T17:45:00Z">
              <w:r w:rsidRPr="007A4AFC" w:rsidDel="00A75F71">
                <w:rPr>
                  <w:rFonts w:asciiTheme="majorHAnsi" w:hAnsiTheme="majorHAnsi"/>
                  <w:color w:val="000000" w:themeColor="text1"/>
                  <w:szCs w:val="24"/>
                </w:rPr>
                <w:delText>(Psycho-socio anthropologie)</w:delText>
              </w:r>
            </w:del>
          </w:p>
        </w:tc>
        <w:tc>
          <w:tcPr>
            <w:tcW w:w="607" w:type="pct"/>
            <w:vAlign w:val="center"/>
          </w:tcPr>
          <w:p w14:paraId="1E3A58E7" w14:textId="0D0B5F39" w:rsidR="00E77573" w:rsidRPr="007A4AFC" w:rsidDel="00A75F71" w:rsidRDefault="00E77573" w:rsidP="00E77573">
            <w:pPr>
              <w:spacing w:line="240" w:lineRule="auto"/>
              <w:jc w:val="center"/>
              <w:rPr>
                <w:del w:id="17623" w:author="Dr Mamadou SANOGO" w:date="2023-10-25T17:45:00Z"/>
                <w:rFonts w:asciiTheme="majorHAnsi" w:hAnsiTheme="majorHAnsi"/>
                <w:color w:val="000000" w:themeColor="text1"/>
                <w:szCs w:val="24"/>
              </w:rPr>
            </w:pPr>
            <w:del w:id="17624"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3F714A38" w14:textId="206B7314" w:rsidR="00E77573" w:rsidRPr="007A4AFC" w:rsidDel="00A75F71" w:rsidRDefault="00E77573" w:rsidP="00E77573">
            <w:pPr>
              <w:spacing w:line="240" w:lineRule="auto"/>
              <w:jc w:val="center"/>
              <w:rPr>
                <w:del w:id="17625" w:author="Dr Mamadou SANOGO" w:date="2023-10-25T17:45:00Z"/>
                <w:rFonts w:asciiTheme="majorHAnsi" w:hAnsiTheme="majorHAnsi"/>
                <w:color w:val="000000" w:themeColor="text1"/>
                <w:szCs w:val="24"/>
              </w:rPr>
            </w:pPr>
            <w:del w:id="17626" w:author="Dr Mamadou SANOGO" w:date="2023-10-25T17:45:00Z">
              <w:r w:rsidRPr="007A4AFC" w:rsidDel="00A75F71">
                <w:rPr>
                  <w:rFonts w:asciiTheme="majorHAnsi" w:hAnsiTheme="majorHAnsi"/>
                  <w:color w:val="000000" w:themeColor="text1"/>
                  <w:szCs w:val="24"/>
                </w:rPr>
                <w:delText>40</w:delText>
              </w:r>
            </w:del>
          </w:p>
        </w:tc>
        <w:tc>
          <w:tcPr>
            <w:tcW w:w="1058" w:type="pct"/>
            <w:vAlign w:val="center"/>
          </w:tcPr>
          <w:p w14:paraId="783917F0" w14:textId="4B377A66" w:rsidR="00E77573" w:rsidRPr="007A4AFC" w:rsidDel="00A75F71" w:rsidRDefault="00E77573" w:rsidP="00E77573">
            <w:pPr>
              <w:spacing w:line="240" w:lineRule="auto"/>
              <w:rPr>
                <w:del w:id="17627" w:author="Dr Mamadou SANOGO" w:date="2023-10-25T17:45:00Z"/>
                <w:rFonts w:asciiTheme="majorHAnsi" w:hAnsiTheme="majorHAnsi"/>
                <w:color w:val="000000" w:themeColor="text1"/>
                <w:szCs w:val="24"/>
              </w:rPr>
            </w:pPr>
            <w:del w:id="17628" w:author="Dr Mamadou SANOGO" w:date="2023-10-25T17:45:00Z">
              <w:r w:rsidRPr="007A4AFC" w:rsidDel="00A75F71">
                <w:rPr>
                  <w:rFonts w:asciiTheme="majorHAnsi" w:hAnsiTheme="majorHAnsi"/>
                  <w:color w:val="000000" w:themeColor="text1"/>
                  <w:szCs w:val="24"/>
                </w:rPr>
                <w:delText>Notions de socio-anthropologie de la santé S2</w:delText>
              </w:r>
            </w:del>
          </w:p>
        </w:tc>
      </w:tr>
    </w:tbl>
    <w:p w14:paraId="050073CA" w14:textId="2B538405" w:rsidR="00E77573" w:rsidRPr="007A4AFC" w:rsidDel="00A75F71" w:rsidRDefault="00E77573" w:rsidP="00C165B4">
      <w:pPr>
        <w:spacing w:line="276" w:lineRule="auto"/>
        <w:ind w:left="-426"/>
        <w:rPr>
          <w:del w:id="17629" w:author="Dr Mamadou SANOGO" w:date="2023-10-25T17:45:00Z"/>
          <w:rFonts w:eastAsia="Calibri" w:cs="Calibri"/>
          <w:b/>
          <w:color w:val="000000" w:themeColor="text1"/>
        </w:rPr>
      </w:pPr>
    </w:p>
    <w:p w14:paraId="15E969F6" w14:textId="3DFC7F45" w:rsidR="00E77573" w:rsidRPr="007A4AFC" w:rsidDel="00A75F71" w:rsidRDefault="00E77573" w:rsidP="00C165B4">
      <w:pPr>
        <w:spacing w:line="276" w:lineRule="auto"/>
        <w:ind w:left="-426"/>
        <w:rPr>
          <w:del w:id="17630" w:author="Dr Mamadou SANOGO" w:date="2023-10-25T17:45:00Z"/>
          <w:rFonts w:eastAsia="Calibri" w:cs="Calibri"/>
          <w:b/>
          <w:color w:val="000000" w:themeColor="text1"/>
        </w:rPr>
      </w:pPr>
    </w:p>
    <w:p w14:paraId="0D6091B8" w14:textId="393D62C6" w:rsidR="00C165B4" w:rsidRPr="007A4AFC" w:rsidDel="00A75F71" w:rsidRDefault="00C165B4" w:rsidP="00C165B4">
      <w:pPr>
        <w:pStyle w:val="Titre"/>
        <w:tabs>
          <w:tab w:val="num" w:pos="-4820"/>
        </w:tabs>
        <w:spacing w:line="276" w:lineRule="auto"/>
        <w:ind w:left="-426"/>
        <w:jc w:val="both"/>
        <w:rPr>
          <w:del w:id="17631" w:author="Dr Mamadou SANOGO" w:date="2023-10-25T17:45:00Z"/>
          <w:rFonts w:asciiTheme="minorHAnsi" w:hAnsiTheme="minorHAnsi"/>
          <w:color w:val="000000" w:themeColor="text1"/>
          <w:sz w:val="20"/>
        </w:rPr>
      </w:pPr>
      <w:del w:id="17632" w:author="Dr Mamadou SANOGO" w:date="2023-10-25T17:45:00Z">
        <w:r w:rsidRPr="007A4AFC" w:rsidDel="00A75F71">
          <w:rPr>
            <w:rFonts w:asciiTheme="minorHAnsi" w:hAnsiTheme="minorHAnsi"/>
            <w:color w:val="000000" w:themeColor="text1"/>
            <w:sz w:val="20"/>
          </w:rPr>
          <w:delText>2 – ENSEIGNANTS D’AUTRES ETABLISSEMENTS</w:delText>
        </w:r>
      </w:del>
    </w:p>
    <w:p w14:paraId="2C103B74" w14:textId="030318F4" w:rsidR="00C165B4" w:rsidRPr="007A4AFC" w:rsidDel="00A75F71" w:rsidRDefault="00C165B4" w:rsidP="00C165B4">
      <w:pPr>
        <w:pStyle w:val="Titre"/>
        <w:tabs>
          <w:tab w:val="num" w:pos="-4820"/>
        </w:tabs>
        <w:spacing w:line="276" w:lineRule="auto"/>
        <w:ind w:left="-426"/>
        <w:jc w:val="both"/>
        <w:rPr>
          <w:del w:id="17633" w:author="Dr Mamadou SANOGO" w:date="2023-10-25T17:45:00Z"/>
          <w:rFonts w:asciiTheme="minorHAnsi" w:hAnsiTheme="minorHAnsi"/>
          <w:color w:val="000000" w:themeColor="text1"/>
          <w:sz w:val="20"/>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3"/>
        <w:gridCol w:w="1536"/>
        <w:gridCol w:w="1647"/>
        <w:gridCol w:w="1362"/>
        <w:gridCol w:w="1374"/>
        <w:gridCol w:w="1157"/>
        <w:gridCol w:w="2469"/>
      </w:tblGrid>
      <w:tr w:rsidR="007A4AFC" w:rsidRPr="007A4AFC" w:rsidDel="00A75F71" w14:paraId="15211111" w14:textId="77777777" w:rsidTr="00C165B4">
        <w:trPr>
          <w:del w:id="17634" w:author="Dr Mamadou SANOGO" w:date="2023-10-25T17:45:00Z"/>
        </w:trPr>
        <w:tc>
          <w:tcPr>
            <w:tcW w:w="817" w:type="pct"/>
            <w:vAlign w:val="center"/>
          </w:tcPr>
          <w:p w14:paraId="4CC2E90E" w14:textId="5BB04B80" w:rsidR="00C165B4" w:rsidRPr="007A4AFC" w:rsidDel="00A75F71" w:rsidRDefault="00C165B4" w:rsidP="00C165B4">
            <w:pPr>
              <w:tabs>
                <w:tab w:val="num" w:pos="-4322"/>
              </w:tabs>
              <w:spacing w:line="240" w:lineRule="auto"/>
              <w:jc w:val="center"/>
              <w:rPr>
                <w:del w:id="17635" w:author="Dr Mamadou SANOGO" w:date="2023-10-25T17:45:00Z"/>
                <w:rFonts w:asciiTheme="majorHAnsi" w:hAnsiTheme="majorHAnsi"/>
                <w:b/>
                <w:bCs/>
                <w:color w:val="000000" w:themeColor="text1"/>
                <w:szCs w:val="24"/>
              </w:rPr>
            </w:pPr>
            <w:del w:id="17636" w:author="Dr Mamadou SANOGO" w:date="2023-10-25T17:45:00Z">
              <w:r w:rsidRPr="007A4AFC" w:rsidDel="00A75F71">
                <w:rPr>
                  <w:rFonts w:asciiTheme="majorHAnsi" w:hAnsiTheme="majorHAnsi"/>
                  <w:b/>
                  <w:bCs/>
                  <w:color w:val="000000" w:themeColor="text1"/>
                  <w:szCs w:val="24"/>
                </w:rPr>
                <w:delText>Nom des enseignants chercheurs</w:delText>
              </w:r>
            </w:del>
          </w:p>
        </w:tc>
        <w:tc>
          <w:tcPr>
            <w:tcW w:w="673" w:type="pct"/>
            <w:vAlign w:val="center"/>
          </w:tcPr>
          <w:p w14:paraId="6C73942D" w14:textId="530F6B3F" w:rsidR="00C165B4" w:rsidRPr="007A4AFC" w:rsidDel="00A75F71" w:rsidRDefault="00C165B4" w:rsidP="00C165B4">
            <w:pPr>
              <w:tabs>
                <w:tab w:val="num" w:pos="-4322"/>
              </w:tabs>
              <w:spacing w:line="240" w:lineRule="auto"/>
              <w:jc w:val="center"/>
              <w:rPr>
                <w:del w:id="17637" w:author="Dr Mamadou SANOGO" w:date="2023-10-25T17:45:00Z"/>
                <w:rFonts w:asciiTheme="majorHAnsi" w:hAnsiTheme="majorHAnsi"/>
                <w:b/>
                <w:bCs/>
                <w:color w:val="000000" w:themeColor="text1"/>
                <w:szCs w:val="24"/>
              </w:rPr>
            </w:pPr>
            <w:del w:id="17638" w:author="Dr Mamadou SANOGO" w:date="2023-10-25T17:45:00Z">
              <w:r w:rsidRPr="007A4AFC" w:rsidDel="00A75F71">
                <w:rPr>
                  <w:rFonts w:asciiTheme="majorHAnsi" w:hAnsiTheme="majorHAnsi"/>
                  <w:b/>
                  <w:bCs/>
                  <w:color w:val="000000" w:themeColor="text1"/>
                  <w:szCs w:val="24"/>
                </w:rPr>
                <w:delText>Grade</w:delText>
              </w:r>
            </w:del>
          </w:p>
        </w:tc>
        <w:tc>
          <w:tcPr>
            <w:tcW w:w="722" w:type="pct"/>
            <w:vAlign w:val="center"/>
          </w:tcPr>
          <w:p w14:paraId="2908773D" w14:textId="326E12AE" w:rsidR="00C165B4" w:rsidRPr="007A4AFC" w:rsidDel="00A75F71" w:rsidRDefault="00C165B4" w:rsidP="00C165B4">
            <w:pPr>
              <w:tabs>
                <w:tab w:val="num" w:pos="-4322"/>
              </w:tabs>
              <w:spacing w:line="240" w:lineRule="auto"/>
              <w:jc w:val="center"/>
              <w:rPr>
                <w:del w:id="17639" w:author="Dr Mamadou SANOGO" w:date="2023-10-25T17:45:00Z"/>
                <w:rFonts w:asciiTheme="majorHAnsi" w:hAnsiTheme="majorHAnsi"/>
                <w:b/>
                <w:bCs/>
                <w:color w:val="000000" w:themeColor="text1"/>
                <w:szCs w:val="24"/>
              </w:rPr>
            </w:pPr>
            <w:del w:id="17640" w:author="Dr Mamadou SANOGO" w:date="2023-10-25T17:45:00Z">
              <w:r w:rsidRPr="007A4AFC" w:rsidDel="00A75F71">
                <w:rPr>
                  <w:rFonts w:asciiTheme="majorHAnsi" w:hAnsiTheme="majorHAnsi"/>
                  <w:b/>
                  <w:bCs/>
                  <w:color w:val="000000" w:themeColor="text1"/>
                  <w:szCs w:val="24"/>
                </w:rPr>
                <w:delText>Discipline de rattachement</w:delText>
              </w:r>
            </w:del>
          </w:p>
        </w:tc>
        <w:tc>
          <w:tcPr>
            <w:tcW w:w="597" w:type="pct"/>
            <w:vAlign w:val="center"/>
          </w:tcPr>
          <w:p w14:paraId="44D3206C" w14:textId="05E983FF" w:rsidR="00C165B4" w:rsidRPr="007A4AFC" w:rsidDel="00A75F71" w:rsidRDefault="00C165B4" w:rsidP="00C165B4">
            <w:pPr>
              <w:tabs>
                <w:tab w:val="num" w:pos="-4322"/>
              </w:tabs>
              <w:spacing w:line="240" w:lineRule="auto"/>
              <w:jc w:val="center"/>
              <w:rPr>
                <w:del w:id="17641" w:author="Dr Mamadou SANOGO" w:date="2023-10-25T17:45:00Z"/>
                <w:rFonts w:asciiTheme="majorHAnsi" w:hAnsiTheme="majorHAnsi"/>
                <w:b/>
                <w:bCs/>
                <w:color w:val="000000" w:themeColor="text1"/>
                <w:szCs w:val="24"/>
              </w:rPr>
            </w:pPr>
            <w:del w:id="17642" w:author="Dr Mamadou SANOGO" w:date="2023-10-25T17:45:00Z">
              <w:r w:rsidRPr="007A4AFC" w:rsidDel="00A75F71">
                <w:rPr>
                  <w:rFonts w:asciiTheme="majorHAnsi" w:hAnsiTheme="majorHAnsi"/>
                  <w:b/>
                  <w:bCs/>
                  <w:color w:val="000000" w:themeColor="text1"/>
                  <w:szCs w:val="24"/>
                </w:rPr>
                <w:delText>Diplôme le plus élevé</w:delText>
              </w:r>
            </w:del>
          </w:p>
        </w:tc>
        <w:tc>
          <w:tcPr>
            <w:tcW w:w="602" w:type="pct"/>
            <w:vAlign w:val="center"/>
          </w:tcPr>
          <w:p w14:paraId="728FB117" w14:textId="54970D78" w:rsidR="00C165B4" w:rsidRPr="007A4AFC" w:rsidDel="00A75F71" w:rsidRDefault="00C165B4" w:rsidP="00C165B4">
            <w:pPr>
              <w:tabs>
                <w:tab w:val="num" w:pos="-4322"/>
              </w:tabs>
              <w:spacing w:line="240" w:lineRule="auto"/>
              <w:jc w:val="center"/>
              <w:rPr>
                <w:del w:id="17643" w:author="Dr Mamadou SANOGO" w:date="2023-10-25T17:45:00Z"/>
                <w:rFonts w:asciiTheme="majorHAnsi" w:hAnsiTheme="majorHAnsi"/>
                <w:b/>
                <w:bCs/>
                <w:color w:val="000000" w:themeColor="text1"/>
                <w:szCs w:val="24"/>
              </w:rPr>
            </w:pPr>
            <w:del w:id="17644" w:author="Dr Mamadou SANOGO" w:date="2023-10-25T17:45:00Z">
              <w:r w:rsidRPr="007A4AFC" w:rsidDel="00A75F71">
                <w:rPr>
                  <w:rFonts w:asciiTheme="majorHAnsi" w:hAnsiTheme="majorHAnsi"/>
                  <w:b/>
                  <w:bCs/>
                  <w:color w:val="000000" w:themeColor="text1"/>
                  <w:szCs w:val="24"/>
                </w:rPr>
                <w:delText>Établissement et composante d’origine</w:delText>
              </w:r>
            </w:del>
          </w:p>
        </w:tc>
        <w:tc>
          <w:tcPr>
            <w:tcW w:w="507" w:type="pct"/>
            <w:vAlign w:val="center"/>
          </w:tcPr>
          <w:p w14:paraId="0D89A1BD" w14:textId="01A0CCCF" w:rsidR="00C165B4" w:rsidRPr="007A4AFC" w:rsidDel="00A75F71" w:rsidRDefault="00C165B4" w:rsidP="00C165B4">
            <w:pPr>
              <w:tabs>
                <w:tab w:val="num" w:pos="-4322"/>
              </w:tabs>
              <w:spacing w:line="240" w:lineRule="auto"/>
              <w:jc w:val="center"/>
              <w:rPr>
                <w:del w:id="17645" w:author="Dr Mamadou SANOGO" w:date="2023-10-25T17:45:00Z"/>
                <w:rFonts w:asciiTheme="majorHAnsi" w:hAnsiTheme="majorHAnsi"/>
                <w:b/>
                <w:bCs/>
                <w:color w:val="000000" w:themeColor="text1"/>
                <w:szCs w:val="24"/>
              </w:rPr>
            </w:pPr>
            <w:del w:id="17646" w:author="Dr Mamadou SANOGO" w:date="2023-10-25T17:45:00Z">
              <w:r w:rsidRPr="007A4AFC" w:rsidDel="00A75F71">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27CA92D1" w:rsidR="00C165B4" w:rsidRPr="007A4AFC" w:rsidDel="00A75F71" w:rsidRDefault="00C165B4" w:rsidP="00C165B4">
            <w:pPr>
              <w:tabs>
                <w:tab w:val="num" w:pos="-4322"/>
              </w:tabs>
              <w:spacing w:line="240" w:lineRule="auto"/>
              <w:jc w:val="center"/>
              <w:rPr>
                <w:del w:id="17647" w:author="Dr Mamadou SANOGO" w:date="2023-10-25T17:45:00Z"/>
                <w:rFonts w:asciiTheme="majorHAnsi" w:hAnsiTheme="majorHAnsi"/>
                <w:b/>
                <w:bCs/>
                <w:color w:val="000000" w:themeColor="text1"/>
                <w:szCs w:val="24"/>
              </w:rPr>
            </w:pPr>
            <w:del w:id="17648" w:author="Dr Mamadou SANOGO" w:date="2023-10-25T17:45:00Z">
              <w:r w:rsidRPr="007A4AFC" w:rsidDel="00A75F71">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A75F71" w14:paraId="309873FF" w14:textId="77777777" w:rsidTr="00C165B4">
        <w:trPr>
          <w:del w:id="17649" w:author="Dr Mamadou SANOGO" w:date="2023-10-25T17:45:00Z"/>
        </w:trPr>
        <w:tc>
          <w:tcPr>
            <w:tcW w:w="817" w:type="pct"/>
            <w:vAlign w:val="center"/>
          </w:tcPr>
          <w:p w14:paraId="1C046A96" w14:textId="262F08A9" w:rsidR="00C165B4" w:rsidRPr="007A4AFC" w:rsidDel="00A75F71" w:rsidRDefault="00C165B4" w:rsidP="00C165B4">
            <w:pPr>
              <w:spacing w:line="240" w:lineRule="auto"/>
              <w:rPr>
                <w:del w:id="17650" w:author="Dr Mamadou SANOGO" w:date="2023-10-25T17:45:00Z"/>
                <w:rFonts w:asciiTheme="majorHAnsi" w:hAnsiTheme="majorHAnsi" w:cstheme="majorHAnsi"/>
                <w:bCs/>
                <w:color w:val="000000" w:themeColor="text1"/>
                <w:szCs w:val="24"/>
              </w:rPr>
            </w:pPr>
            <w:del w:id="17651" w:author="Dr Mamadou SANOGO" w:date="2023-10-25T17:45:00Z">
              <w:r w:rsidRPr="007A4AFC" w:rsidDel="00A75F71">
                <w:rPr>
                  <w:rFonts w:asciiTheme="majorHAnsi" w:hAnsiTheme="majorHAnsi" w:cstheme="majorHAnsi"/>
                  <w:bCs/>
                  <w:color w:val="000000" w:themeColor="text1"/>
                  <w:szCs w:val="24"/>
                </w:rPr>
                <w:delText>Bamick COULIBALY</w:delText>
              </w:r>
            </w:del>
          </w:p>
        </w:tc>
        <w:tc>
          <w:tcPr>
            <w:tcW w:w="673" w:type="pct"/>
            <w:vAlign w:val="center"/>
          </w:tcPr>
          <w:p w14:paraId="7079B6DC" w14:textId="4D665CC1" w:rsidR="00C165B4" w:rsidRPr="007A4AFC" w:rsidDel="00A75F71" w:rsidRDefault="00C165B4" w:rsidP="00C165B4">
            <w:pPr>
              <w:spacing w:line="240" w:lineRule="auto"/>
              <w:rPr>
                <w:del w:id="17652" w:author="Dr Mamadou SANOGO" w:date="2023-10-25T17:45:00Z"/>
                <w:rFonts w:asciiTheme="majorHAnsi" w:hAnsiTheme="majorHAnsi" w:cstheme="majorHAnsi"/>
                <w:bCs/>
                <w:color w:val="000000" w:themeColor="text1"/>
                <w:szCs w:val="24"/>
              </w:rPr>
            </w:pPr>
            <w:del w:id="17653"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086902DF" w14:textId="2905A262" w:rsidR="00C165B4" w:rsidRPr="007A4AFC" w:rsidDel="00A75F71" w:rsidRDefault="00C165B4" w:rsidP="00C165B4">
            <w:pPr>
              <w:spacing w:line="240" w:lineRule="auto"/>
              <w:rPr>
                <w:del w:id="17654" w:author="Dr Mamadou SANOGO" w:date="2023-10-25T17:45:00Z"/>
                <w:rFonts w:asciiTheme="majorHAnsi" w:hAnsiTheme="majorHAnsi" w:cstheme="majorHAnsi"/>
                <w:bCs/>
                <w:color w:val="000000" w:themeColor="text1"/>
                <w:szCs w:val="24"/>
              </w:rPr>
            </w:pPr>
            <w:del w:id="17655" w:author="Dr Mamadou SANOGO" w:date="2023-10-25T17:45:00Z">
              <w:r w:rsidRPr="007A4AFC" w:rsidDel="00A75F71">
                <w:rPr>
                  <w:rFonts w:asciiTheme="majorHAnsi" w:hAnsiTheme="majorHAnsi" w:cstheme="majorHAnsi"/>
                  <w:bCs/>
                  <w:color w:val="000000" w:themeColor="text1"/>
                  <w:szCs w:val="24"/>
                </w:rPr>
                <w:delText>Espagnol</w:delText>
              </w:r>
            </w:del>
          </w:p>
        </w:tc>
        <w:tc>
          <w:tcPr>
            <w:tcW w:w="597" w:type="pct"/>
            <w:vAlign w:val="center"/>
          </w:tcPr>
          <w:p w14:paraId="3F9FDCAF" w14:textId="422AE962" w:rsidR="00C165B4" w:rsidRPr="007A4AFC" w:rsidDel="00A75F71" w:rsidRDefault="00C165B4" w:rsidP="00C165B4">
            <w:pPr>
              <w:tabs>
                <w:tab w:val="num" w:pos="1494"/>
              </w:tabs>
              <w:spacing w:line="240" w:lineRule="auto"/>
              <w:jc w:val="center"/>
              <w:rPr>
                <w:del w:id="17656" w:author="Dr Mamadou SANOGO" w:date="2023-10-25T17:45:00Z"/>
                <w:rFonts w:asciiTheme="majorHAnsi" w:hAnsiTheme="majorHAnsi" w:cstheme="majorHAnsi"/>
                <w:i/>
                <w:color w:val="000000" w:themeColor="text1"/>
                <w:szCs w:val="24"/>
              </w:rPr>
            </w:pPr>
            <w:del w:id="17657" w:author="Dr Mamadou SANOGO" w:date="2023-10-25T17:45:00Z">
              <w:r w:rsidRPr="007A4AFC" w:rsidDel="00A75F71">
                <w:rPr>
                  <w:rFonts w:asciiTheme="majorHAnsi" w:hAnsiTheme="majorHAnsi" w:cstheme="majorHAnsi"/>
                  <w:i/>
                  <w:color w:val="000000" w:themeColor="text1"/>
                  <w:szCs w:val="24"/>
                </w:rPr>
                <w:delText>Master</w:delText>
              </w:r>
            </w:del>
          </w:p>
          <w:p w14:paraId="72E1FDD6" w14:textId="048926F3" w:rsidR="00C165B4" w:rsidRPr="007A4AFC" w:rsidDel="00A75F71" w:rsidRDefault="00C165B4" w:rsidP="00C165B4">
            <w:pPr>
              <w:tabs>
                <w:tab w:val="num" w:pos="1494"/>
              </w:tabs>
              <w:spacing w:line="240" w:lineRule="auto"/>
              <w:jc w:val="center"/>
              <w:rPr>
                <w:del w:id="17658" w:author="Dr Mamadou SANOGO" w:date="2023-10-25T17:45:00Z"/>
                <w:rFonts w:asciiTheme="majorHAnsi" w:hAnsiTheme="majorHAnsi" w:cstheme="majorHAnsi"/>
                <w:i/>
                <w:color w:val="000000" w:themeColor="text1"/>
                <w:szCs w:val="24"/>
              </w:rPr>
            </w:pPr>
            <w:del w:id="17659" w:author="Dr Mamadou SANOGO" w:date="2023-10-25T17:45:00Z">
              <w:r w:rsidRPr="007A4AFC" w:rsidDel="00A75F71">
                <w:rPr>
                  <w:rFonts w:asciiTheme="majorHAnsi" w:hAnsiTheme="majorHAnsi" w:cstheme="majorHAnsi"/>
                  <w:i/>
                  <w:color w:val="000000" w:themeColor="text1"/>
                  <w:szCs w:val="24"/>
                </w:rPr>
                <w:delText>(Espagnol)</w:delText>
              </w:r>
            </w:del>
          </w:p>
        </w:tc>
        <w:tc>
          <w:tcPr>
            <w:tcW w:w="602" w:type="pct"/>
            <w:vAlign w:val="center"/>
          </w:tcPr>
          <w:p w14:paraId="62D3F9E5" w14:textId="705FBB89" w:rsidR="00C165B4" w:rsidRPr="007A4AFC" w:rsidDel="00A75F71" w:rsidRDefault="00C165B4" w:rsidP="00C165B4">
            <w:pPr>
              <w:tabs>
                <w:tab w:val="num" w:pos="1494"/>
              </w:tabs>
              <w:spacing w:line="240" w:lineRule="auto"/>
              <w:jc w:val="center"/>
              <w:rPr>
                <w:del w:id="17660" w:author="Dr Mamadou SANOGO" w:date="2023-10-25T17:45:00Z"/>
                <w:rFonts w:asciiTheme="majorHAnsi" w:hAnsiTheme="majorHAnsi" w:cstheme="majorHAnsi"/>
                <w:i/>
                <w:color w:val="000000" w:themeColor="text1"/>
                <w:szCs w:val="24"/>
              </w:rPr>
            </w:pPr>
            <w:del w:id="17661" w:author="Dr Mamadou SANOGO" w:date="2023-10-25T17:45:00Z">
              <w:r w:rsidRPr="007A4AFC" w:rsidDel="00A75F71">
                <w:rPr>
                  <w:rFonts w:asciiTheme="majorHAnsi" w:hAnsiTheme="majorHAnsi" w:cstheme="majorHAnsi"/>
                  <w:i/>
                  <w:color w:val="000000" w:themeColor="text1"/>
                  <w:szCs w:val="24"/>
                </w:rPr>
                <w:delText>Sup Management</w:delText>
              </w:r>
            </w:del>
          </w:p>
        </w:tc>
        <w:tc>
          <w:tcPr>
            <w:tcW w:w="507" w:type="pct"/>
            <w:vAlign w:val="center"/>
          </w:tcPr>
          <w:p w14:paraId="7926A978" w14:textId="5C7C5D7F" w:rsidR="00C165B4" w:rsidRPr="007A4AFC" w:rsidDel="00A75F71" w:rsidRDefault="00C165B4" w:rsidP="00C165B4">
            <w:pPr>
              <w:spacing w:line="240" w:lineRule="auto"/>
              <w:jc w:val="center"/>
              <w:rPr>
                <w:del w:id="17662" w:author="Dr Mamadou SANOGO" w:date="2023-10-25T17:45:00Z"/>
                <w:rFonts w:asciiTheme="majorHAnsi" w:hAnsiTheme="majorHAnsi" w:cstheme="majorHAnsi"/>
                <w:color w:val="000000" w:themeColor="text1"/>
                <w:szCs w:val="24"/>
              </w:rPr>
            </w:pPr>
            <w:del w:id="17663"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vAlign w:val="center"/>
          </w:tcPr>
          <w:p w14:paraId="5B405448" w14:textId="040A9885" w:rsidR="00C165B4" w:rsidRPr="007A4AFC" w:rsidDel="00A75F71" w:rsidRDefault="00C165B4" w:rsidP="00C165B4">
            <w:pPr>
              <w:spacing w:line="240" w:lineRule="auto"/>
              <w:rPr>
                <w:del w:id="17664" w:author="Dr Mamadou SANOGO" w:date="2023-10-25T17:45:00Z"/>
                <w:rFonts w:asciiTheme="majorHAnsi" w:hAnsiTheme="majorHAnsi" w:cstheme="majorHAnsi"/>
                <w:color w:val="000000" w:themeColor="text1"/>
                <w:szCs w:val="24"/>
              </w:rPr>
            </w:pPr>
            <w:del w:id="17665" w:author="Dr Mamadou SANOGO" w:date="2023-10-25T17:45:00Z">
              <w:r w:rsidRPr="007A4AFC" w:rsidDel="00A75F71">
                <w:rPr>
                  <w:rFonts w:asciiTheme="majorHAnsi" w:hAnsiTheme="majorHAnsi" w:cstheme="majorHAnsi"/>
                  <w:bCs/>
                  <w:color w:val="000000" w:themeColor="text1"/>
                  <w:szCs w:val="24"/>
                </w:rPr>
                <w:delText>Espagnol S2</w:delText>
              </w:r>
            </w:del>
          </w:p>
        </w:tc>
      </w:tr>
      <w:tr w:rsidR="007A4AFC" w:rsidRPr="007A4AFC" w:rsidDel="00A75F71" w14:paraId="63A6C7AA" w14:textId="77777777" w:rsidTr="00C165B4">
        <w:trPr>
          <w:del w:id="17666" w:author="Dr Mamadou SANOGO" w:date="2023-10-25T17:45:00Z"/>
        </w:trPr>
        <w:tc>
          <w:tcPr>
            <w:tcW w:w="817" w:type="pct"/>
            <w:vAlign w:val="center"/>
          </w:tcPr>
          <w:p w14:paraId="471C154E" w14:textId="084A6B18" w:rsidR="00C165B4" w:rsidRPr="007A4AFC" w:rsidDel="00A75F71" w:rsidRDefault="00C165B4" w:rsidP="00C165B4">
            <w:pPr>
              <w:spacing w:line="240" w:lineRule="auto"/>
              <w:rPr>
                <w:del w:id="17667" w:author="Dr Mamadou SANOGO" w:date="2023-10-25T17:45:00Z"/>
                <w:rFonts w:asciiTheme="majorHAnsi" w:hAnsiTheme="majorHAnsi" w:cstheme="majorHAnsi"/>
                <w:bCs/>
                <w:color w:val="000000" w:themeColor="text1"/>
                <w:szCs w:val="24"/>
              </w:rPr>
            </w:pPr>
            <w:del w:id="17668" w:author="Dr Mamadou SANOGO" w:date="2023-10-25T17:45:00Z">
              <w:r w:rsidRPr="007A4AFC" w:rsidDel="00A75F71">
                <w:rPr>
                  <w:rFonts w:asciiTheme="majorHAnsi" w:hAnsiTheme="majorHAnsi" w:cstheme="majorHAnsi"/>
                  <w:bCs/>
                  <w:color w:val="000000" w:themeColor="text1"/>
                  <w:szCs w:val="24"/>
                </w:rPr>
                <w:delText>Mohamed TOGO</w:delText>
              </w:r>
            </w:del>
          </w:p>
        </w:tc>
        <w:tc>
          <w:tcPr>
            <w:tcW w:w="673" w:type="pct"/>
            <w:vAlign w:val="center"/>
          </w:tcPr>
          <w:p w14:paraId="1B6A2DBA" w14:textId="23983022" w:rsidR="00C165B4" w:rsidRPr="007A4AFC" w:rsidDel="00A75F71" w:rsidRDefault="00C165B4" w:rsidP="00C165B4">
            <w:pPr>
              <w:spacing w:line="240" w:lineRule="auto"/>
              <w:rPr>
                <w:del w:id="17669" w:author="Dr Mamadou SANOGO" w:date="2023-10-25T17:45:00Z"/>
                <w:rFonts w:asciiTheme="majorHAnsi" w:hAnsiTheme="majorHAnsi" w:cstheme="majorHAnsi"/>
                <w:bCs/>
                <w:color w:val="000000" w:themeColor="text1"/>
                <w:szCs w:val="24"/>
              </w:rPr>
            </w:pPr>
            <w:del w:id="17670" w:author="Dr Mamadou SANOGO" w:date="2023-10-25T17:45:00Z">
              <w:r w:rsidRPr="007A4AFC" w:rsidDel="00A75F71">
                <w:rPr>
                  <w:rFonts w:asciiTheme="majorHAnsi" w:hAnsiTheme="majorHAnsi" w:cstheme="majorHAnsi"/>
                  <w:bCs/>
                  <w:color w:val="000000" w:themeColor="text1"/>
                  <w:szCs w:val="24"/>
                </w:rPr>
                <w:delText>Assistant Médical</w:delText>
              </w:r>
            </w:del>
          </w:p>
        </w:tc>
        <w:tc>
          <w:tcPr>
            <w:tcW w:w="722" w:type="pct"/>
            <w:vAlign w:val="center"/>
          </w:tcPr>
          <w:p w14:paraId="5368EA9F" w14:textId="330F018D" w:rsidR="00C165B4" w:rsidRPr="007A4AFC" w:rsidDel="00A75F71" w:rsidRDefault="00C165B4" w:rsidP="00C165B4">
            <w:pPr>
              <w:spacing w:line="240" w:lineRule="auto"/>
              <w:rPr>
                <w:del w:id="17671" w:author="Dr Mamadou SANOGO" w:date="2023-10-25T17:45:00Z"/>
                <w:rFonts w:asciiTheme="majorHAnsi" w:hAnsiTheme="majorHAnsi" w:cstheme="majorHAnsi"/>
                <w:bCs/>
                <w:color w:val="000000" w:themeColor="text1"/>
                <w:szCs w:val="24"/>
              </w:rPr>
            </w:pPr>
            <w:del w:id="17672" w:author="Dr Mamadou SANOGO" w:date="2023-10-25T17:45:00Z">
              <w:r w:rsidRPr="007A4AFC" w:rsidDel="00A75F71">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68990D3A" w:rsidR="00C165B4" w:rsidRPr="007A4AFC" w:rsidDel="00A75F71" w:rsidRDefault="00C165B4" w:rsidP="00C165B4">
            <w:pPr>
              <w:tabs>
                <w:tab w:val="num" w:pos="1494"/>
              </w:tabs>
              <w:spacing w:line="240" w:lineRule="auto"/>
              <w:jc w:val="center"/>
              <w:rPr>
                <w:del w:id="17673" w:author="Dr Mamadou SANOGO" w:date="2023-10-25T17:45:00Z"/>
                <w:rFonts w:asciiTheme="majorHAnsi" w:hAnsiTheme="majorHAnsi" w:cstheme="majorHAnsi"/>
                <w:i/>
                <w:color w:val="000000" w:themeColor="text1"/>
                <w:szCs w:val="24"/>
              </w:rPr>
            </w:pPr>
            <w:del w:id="17674" w:author="Dr Mamadou SANOGO" w:date="2023-10-25T17:45:00Z">
              <w:r w:rsidRPr="007A4AFC" w:rsidDel="00A75F71">
                <w:rPr>
                  <w:rFonts w:asciiTheme="majorHAnsi" w:hAnsiTheme="majorHAnsi" w:cstheme="majorHAnsi"/>
                  <w:i/>
                  <w:color w:val="000000" w:themeColor="text1"/>
                  <w:szCs w:val="24"/>
                </w:rPr>
                <w:delText>Master</w:delText>
              </w:r>
            </w:del>
          </w:p>
          <w:p w14:paraId="7334E25F" w14:textId="7A426546" w:rsidR="00C165B4" w:rsidRPr="007A4AFC" w:rsidDel="00A75F71" w:rsidRDefault="00C165B4" w:rsidP="00C165B4">
            <w:pPr>
              <w:tabs>
                <w:tab w:val="num" w:pos="1494"/>
              </w:tabs>
              <w:spacing w:line="240" w:lineRule="auto"/>
              <w:jc w:val="center"/>
              <w:rPr>
                <w:del w:id="17675" w:author="Dr Mamadou SANOGO" w:date="2023-10-25T17:45:00Z"/>
                <w:rFonts w:asciiTheme="majorHAnsi" w:hAnsiTheme="majorHAnsi" w:cstheme="majorHAnsi"/>
                <w:i/>
                <w:color w:val="000000" w:themeColor="text1"/>
                <w:szCs w:val="24"/>
              </w:rPr>
            </w:pPr>
            <w:del w:id="17676" w:author="Dr Mamadou SANOGO" w:date="2023-10-25T17:45:00Z">
              <w:r w:rsidRPr="007A4AFC" w:rsidDel="00A75F71">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4B781F69" w:rsidR="00C165B4" w:rsidRPr="007A4AFC" w:rsidDel="00A75F71" w:rsidRDefault="00C165B4" w:rsidP="00C165B4">
            <w:pPr>
              <w:tabs>
                <w:tab w:val="num" w:pos="1494"/>
              </w:tabs>
              <w:spacing w:line="240" w:lineRule="auto"/>
              <w:jc w:val="center"/>
              <w:rPr>
                <w:del w:id="17677" w:author="Dr Mamadou SANOGO" w:date="2023-10-25T17:45:00Z"/>
                <w:rFonts w:asciiTheme="majorHAnsi" w:hAnsiTheme="majorHAnsi" w:cstheme="majorHAnsi"/>
                <w:i/>
                <w:color w:val="000000" w:themeColor="text1"/>
                <w:szCs w:val="24"/>
              </w:rPr>
            </w:pPr>
            <w:del w:id="17678"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198B9C4D" w14:textId="44AC644C" w:rsidR="00C165B4" w:rsidRPr="007A4AFC" w:rsidDel="00A75F71" w:rsidRDefault="00C165B4" w:rsidP="00C165B4">
            <w:pPr>
              <w:spacing w:line="240" w:lineRule="auto"/>
              <w:jc w:val="center"/>
              <w:rPr>
                <w:del w:id="17679" w:author="Dr Mamadou SANOGO" w:date="2023-10-25T17:45:00Z"/>
                <w:rFonts w:asciiTheme="majorHAnsi" w:hAnsiTheme="majorHAnsi" w:cstheme="majorHAnsi"/>
                <w:color w:val="000000" w:themeColor="text1"/>
                <w:szCs w:val="24"/>
              </w:rPr>
            </w:pPr>
            <w:del w:id="17680" w:author="Dr Mamadou SANOGO" w:date="2023-10-25T17:45:00Z">
              <w:r w:rsidRPr="007A4AFC" w:rsidDel="00A75F71">
                <w:rPr>
                  <w:rFonts w:asciiTheme="majorHAnsi" w:hAnsiTheme="majorHAnsi" w:cstheme="majorHAnsi"/>
                  <w:color w:val="000000" w:themeColor="text1"/>
                  <w:szCs w:val="24"/>
                </w:rPr>
                <w:delText>200</w:delText>
              </w:r>
            </w:del>
          </w:p>
        </w:tc>
        <w:tc>
          <w:tcPr>
            <w:tcW w:w="1082" w:type="pct"/>
            <w:vAlign w:val="center"/>
          </w:tcPr>
          <w:p w14:paraId="1BF8088C" w14:textId="56B8F683" w:rsidR="00C165B4" w:rsidRPr="007A4AFC" w:rsidDel="00A75F71" w:rsidRDefault="00C165B4" w:rsidP="00C165B4">
            <w:pPr>
              <w:tabs>
                <w:tab w:val="num" w:pos="1494"/>
              </w:tabs>
              <w:spacing w:line="240" w:lineRule="auto"/>
              <w:rPr>
                <w:del w:id="17681" w:author="Dr Mamadou SANOGO" w:date="2023-10-25T17:45:00Z"/>
                <w:rFonts w:asciiTheme="majorHAnsi" w:hAnsiTheme="majorHAnsi" w:cstheme="majorHAnsi"/>
                <w:color w:val="000000" w:themeColor="text1"/>
                <w:szCs w:val="24"/>
              </w:rPr>
            </w:pPr>
            <w:del w:id="17682" w:author="Dr Mamadou SANOGO" w:date="2023-10-25T17:45:00Z">
              <w:r w:rsidRPr="007A4AFC" w:rsidDel="00A75F71">
                <w:rPr>
                  <w:rFonts w:asciiTheme="majorHAnsi" w:hAnsiTheme="majorHAnsi" w:cstheme="majorHAnsi"/>
                  <w:color w:val="000000" w:themeColor="text1"/>
                  <w:szCs w:val="24"/>
                </w:rPr>
                <w:delText>Recherche en santé S2 ;</w:delText>
              </w:r>
            </w:del>
          </w:p>
          <w:p w14:paraId="156C9CC8" w14:textId="78BAEED8" w:rsidR="00C165B4" w:rsidRPr="007A4AFC" w:rsidDel="00A75F71" w:rsidRDefault="00C165B4" w:rsidP="00C165B4">
            <w:pPr>
              <w:tabs>
                <w:tab w:val="num" w:pos="1494"/>
              </w:tabs>
              <w:spacing w:line="240" w:lineRule="auto"/>
              <w:rPr>
                <w:del w:id="17683" w:author="Dr Mamadou SANOGO" w:date="2023-10-25T17:45:00Z"/>
                <w:rFonts w:asciiTheme="majorHAnsi" w:hAnsiTheme="majorHAnsi" w:cstheme="majorHAnsi"/>
                <w:color w:val="000000" w:themeColor="text1"/>
                <w:szCs w:val="24"/>
              </w:rPr>
            </w:pPr>
            <w:del w:id="17684" w:author="Dr Mamadou SANOGO" w:date="2023-10-25T17:45:00Z">
              <w:r w:rsidRPr="007A4AFC" w:rsidDel="00A75F71">
                <w:rPr>
                  <w:rFonts w:asciiTheme="majorHAnsi" w:hAnsiTheme="majorHAnsi" w:cstheme="majorHAnsi"/>
                  <w:color w:val="000000" w:themeColor="text1"/>
                  <w:szCs w:val="24"/>
                </w:rPr>
                <w:delText>Principes de base de la rédaction du mémoire S2 ;</w:delText>
              </w:r>
            </w:del>
          </w:p>
          <w:p w14:paraId="02C767CC" w14:textId="127E59ED" w:rsidR="00C165B4" w:rsidRPr="007A4AFC" w:rsidDel="00A75F71" w:rsidRDefault="00C165B4" w:rsidP="00C165B4">
            <w:pPr>
              <w:tabs>
                <w:tab w:val="num" w:pos="1494"/>
              </w:tabs>
              <w:spacing w:line="240" w:lineRule="auto"/>
              <w:rPr>
                <w:del w:id="17685" w:author="Dr Mamadou SANOGO" w:date="2023-10-25T17:45:00Z"/>
                <w:rFonts w:asciiTheme="majorHAnsi" w:hAnsiTheme="majorHAnsi" w:cstheme="majorHAnsi"/>
                <w:color w:val="000000" w:themeColor="text1"/>
                <w:szCs w:val="24"/>
              </w:rPr>
            </w:pPr>
            <w:del w:id="17686" w:author="Dr Mamadou SANOGO" w:date="2023-10-25T17:45:00Z">
              <w:r w:rsidRPr="007A4AFC" w:rsidDel="00A75F71">
                <w:rPr>
                  <w:rFonts w:asciiTheme="majorHAnsi" w:hAnsiTheme="majorHAnsi" w:cstheme="majorHAnsi"/>
                  <w:bCs/>
                  <w:color w:val="000000" w:themeColor="text1"/>
                  <w:szCs w:val="24"/>
                </w:rPr>
                <w:delText>Méthodologie de recherche S4</w:delText>
              </w:r>
            </w:del>
          </w:p>
        </w:tc>
      </w:tr>
      <w:tr w:rsidR="007A4AFC" w:rsidRPr="007A4AFC" w:rsidDel="00A75F71" w14:paraId="1046B048" w14:textId="77777777" w:rsidTr="00C165B4">
        <w:trPr>
          <w:del w:id="17687" w:author="Dr Mamadou SANOGO" w:date="2023-10-25T17:45:00Z"/>
        </w:trPr>
        <w:tc>
          <w:tcPr>
            <w:tcW w:w="817" w:type="pct"/>
            <w:vAlign w:val="center"/>
          </w:tcPr>
          <w:p w14:paraId="23444CB9" w14:textId="45841C06" w:rsidR="00C165B4" w:rsidRPr="007A4AFC" w:rsidDel="00A75F71" w:rsidRDefault="00C165B4" w:rsidP="00C165B4">
            <w:pPr>
              <w:spacing w:line="240" w:lineRule="auto"/>
              <w:rPr>
                <w:del w:id="17688" w:author="Dr Mamadou SANOGO" w:date="2023-10-25T17:45:00Z"/>
                <w:rFonts w:asciiTheme="majorHAnsi" w:hAnsiTheme="majorHAnsi" w:cstheme="majorHAnsi"/>
                <w:bCs/>
                <w:color w:val="000000" w:themeColor="text1"/>
                <w:szCs w:val="24"/>
              </w:rPr>
            </w:pPr>
            <w:del w:id="17689" w:author="Dr Mamadou SANOGO" w:date="2023-10-25T17:45:00Z">
              <w:r w:rsidRPr="007A4AFC" w:rsidDel="00A75F71">
                <w:rPr>
                  <w:rFonts w:asciiTheme="majorHAnsi" w:hAnsiTheme="majorHAnsi" w:cstheme="majorHAnsi"/>
                  <w:color w:val="000000" w:themeColor="text1"/>
                  <w:szCs w:val="24"/>
                </w:rPr>
                <w:delText>Alhousseïny Ag  OUFENE</w:delText>
              </w:r>
            </w:del>
          </w:p>
        </w:tc>
        <w:tc>
          <w:tcPr>
            <w:tcW w:w="673" w:type="pct"/>
            <w:vAlign w:val="center"/>
          </w:tcPr>
          <w:p w14:paraId="0E4015A6" w14:textId="7D8D2F7B" w:rsidR="00C165B4" w:rsidRPr="007A4AFC" w:rsidDel="00A75F71" w:rsidRDefault="00C165B4" w:rsidP="00C165B4">
            <w:pPr>
              <w:spacing w:line="240" w:lineRule="auto"/>
              <w:rPr>
                <w:del w:id="17690" w:author="Dr Mamadou SANOGO" w:date="2023-10-25T17:45:00Z"/>
                <w:rFonts w:asciiTheme="majorHAnsi" w:hAnsiTheme="majorHAnsi" w:cstheme="majorHAnsi"/>
                <w:bCs/>
                <w:color w:val="000000" w:themeColor="text1"/>
                <w:szCs w:val="24"/>
              </w:rPr>
            </w:pPr>
            <w:del w:id="17691" w:author="Dr Mamadou SANOGO" w:date="2023-10-25T17:45:00Z">
              <w:r w:rsidRPr="007A4AFC" w:rsidDel="00A75F71">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0020E30B" w:rsidR="00C165B4" w:rsidRPr="007A4AFC" w:rsidDel="00A75F71" w:rsidRDefault="00C165B4" w:rsidP="00C165B4">
            <w:pPr>
              <w:spacing w:line="240" w:lineRule="auto"/>
              <w:rPr>
                <w:del w:id="17692" w:author="Dr Mamadou SANOGO" w:date="2023-10-25T17:45:00Z"/>
                <w:rFonts w:asciiTheme="majorHAnsi" w:hAnsiTheme="majorHAnsi" w:cstheme="majorHAnsi"/>
                <w:bCs/>
                <w:color w:val="000000" w:themeColor="text1"/>
                <w:szCs w:val="24"/>
              </w:rPr>
            </w:pPr>
            <w:del w:id="17693" w:author="Dr Mamadou SANOGO" w:date="2023-10-25T17:45:00Z">
              <w:r w:rsidRPr="007A4AFC" w:rsidDel="00A75F71">
                <w:rPr>
                  <w:rFonts w:asciiTheme="majorHAnsi" w:hAnsiTheme="majorHAnsi" w:cstheme="majorHAnsi"/>
                  <w:bCs/>
                  <w:color w:val="000000" w:themeColor="text1"/>
                  <w:szCs w:val="24"/>
                </w:rPr>
                <w:delText>sciences environnementales</w:delText>
              </w:r>
            </w:del>
          </w:p>
        </w:tc>
        <w:tc>
          <w:tcPr>
            <w:tcW w:w="597" w:type="pct"/>
            <w:vAlign w:val="center"/>
          </w:tcPr>
          <w:p w14:paraId="37AB205D" w14:textId="4E9E5302" w:rsidR="00C165B4" w:rsidRPr="007A4AFC" w:rsidDel="00A75F71" w:rsidRDefault="00C165B4" w:rsidP="00C165B4">
            <w:pPr>
              <w:tabs>
                <w:tab w:val="num" w:pos="1494"/>
              </w:tabs>
              <w:spacing w:line="240" w:lineRule="auto"/>
              <w:jc w:val="center"/>
              <w:rPr>
                <w:del w:id="17694" w:author="Dr Mamadou SANOGO" w:date="2023-10-25T17:45:00Z"/>
                <w:rFonts w:asciiTheme="majorHAnsi" w:hAnsiTheme="majorHAnsi" w:cstheme="majorHAnsi"/>
                <w:i/>
                <w:color w:val="000000" w:themeColor="text1"/>
                <w:szCs w:val="24"/>
              </w:rPr>
            </w:pPr>
            <w:del w:id="17695" w:author="Dr Mamadou SANOGO" w:date="2023-10-25T17:45:00Z">
              <w:r w:rsidRPr="007A4AFC" w:rsidDel="00A75F71">
                <w:rPr>
                  <w:rFonts w:asciiTheme="majorHAnsi" w:hAnsiTheme="majorHAnsi" w:cstheme="majorHAnsi"/>
                  <w:i/>
                  <w:color w:val="000000" w:themeColor="text1"/>
                  <w:szCs w:val="24"/>
                </w:rPr>
                <w:delText>Master</w:delText>
              </w:r>
            </w:del>
          </w:p>
          <w:p w14:paraId="3B055219" w14:textId="6D8820D2" w:rsidR="00C165B4" w:rsidRPr="007A4AFC" w:rsidDel="00A75F71" w:rsidRDefault="00C165B4" w:rsidP="00C165B4">
            <w:pPr>
              <w:tabs>
                <w:tab w:val="num" w:pos="1494"/>
              </w:tabs>
              <w:spacing w:line="240" w:lineRule="auto"/>
              <w:jc w:val="center"/>
              <w:rPr>
                <w:del w:id="17696" w:author="Dr Mamadou SANOGO" w:date="2023-10-25T17:45:00Z"/>
                <w:rFonts w:asciiTheme="majorHAnsi" w:hAnsiTheme="majorHAnsi" w:cstheme="majorHAnsi"/>
                <w:i/>
                <w:color w:val="000000" w:themeColor="text1"/>
                <w:szCs w:val="24"/>
              </w:rPr>
            </w:pPr>
            <w:del w:id="17697" w:author="Dr Mamadou SANOGO" w:date="2023-10-25T17:45:00Z">
              <w:r w:rsidRPr="007A4AFC" w:rsidDel="00A75F71">
                <w:rPr>
                  <w:rFonts w:asciiTheme="majorHAnsi" w:hAnsiTheme="majorHAnsi" w:cstheme="majorHAnsi"/>
                  <w:i/>
                  <w:color w:val="000000" w:themeColor="text1"/>
                  <w:szCs w:val="24"/>
                </w:rPr>
                <w:delText>(Droit, environnement)</w:delText>
              </w:r>
            </w:del>
          </w:p>
        </w:tc>
        <w:tc>
          <w:tcPr>
            <w:tcW w:w="602" w:type="pct"/>
            <w:vAlign w:val="center"/>
          </w:tcPr>
          <w:p w14:paraId="562B5967" w14:textId="6F28FE87" w:rsidR="00C165B4" w:rsidRPr="007A4AFC" w:rsidDel="00A75F71" w:rsidRDefault="00C165B4" w:rsidP="00C165B4">
            <w:pPr>
              <w:tabs>
                <w:tab w:val="num" w:pos="1494"/>
              </w:tabs>
              <w:spacing w:line="240" w:lineRule="auto"/>
              <w:jc w:val="center"/>
              <w:rPr>
                <w:del w:id="17698" w:author="Dr Mamadou SANOGO" w:date="2023-10-25T17:45:00Z"/>
                <w:rFonts w:asciiTheme="majorHAnsi" w:hAnsiTheme="majorHAnsi" w:cstheme="majorHAnsi"/>
                <w:i/>
                <w:color w:val="000000" w:themeColor="text1"/>
                <w:szCs w:val="24"/>
              </w:rPr>
            </w:pPr>
            <w:del w:id="17699"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5811B9D4" w14:textId="6E4A661E" w:rsidR="00C165B4" w:rsidRPr="007A4AFC" w:rsidDel="00A75F71" w:rsidRDefault="00C165B4" w:rsidP="00C165B4">
            <w:pPr>
              <w:spacing w:line="240" w:lineRule="auto"/>
              <w:jc w:val="center"/>
              <w:rPr>
                <w:del w:id="17700" w:author="Dr Mamadou SANOGO" w:date="2023-10-25T17:45:00Z"/>
                <w:rFonts w:asciiTheme="majorHAnsi" w:hAnsiTheme="majorHAnsi" w:cstheme="majorHAnsi"/>
                <w:bCs/>
                <w:color w:val="000000" w:themeColor="text1"/>
                <w:szCs w:val="24"/>
              </w:rPr>
            </w:pPr>
            <w:del w:id="17701" w:author="Dr Mamadou SANOGO" w:date="2023-10-25T17:45:00Z">
              <w:r w:rsidRPr="007A4AFC" w:rsidDel="00A75F71">
                <w:rPr>
                  <w:rFonts w:asciiTheme="majorHAnsi" w:hAnsiTheme="majorHAnsi" w:cstheme="majorHAnsi"/>
                  <w:bCs/>
                  <w:color w:val="000000" w:themeColor="text1"/>
                  <w:szCs w:val="24"/>
                </w:rPr>
                <w:delText>40</w:delText>
              </w:r>
            </w:del>
          </w:p>
        </w:tc>
        <w:tc>
          <w:tcPr>
            <w:tcW w:w="1082" w:type="pct"/>
            <w:vAlign w:val="center"/>
          </w:tcPr>
          <w:p w14:paraId="3B12EC0F" w14:textId="24B6C18B" w:rsidR="00C165B4" w:rsidRPr="007A4AFC" w:rsidDel="00A75F71" w:rsidRDefault="00C165B4" w:rsidP="00C165B4">
            <w:pPr>
              <w:spacing w:line="240" w:lineRule="auto"/>
              <w:rPr>
                <w:del w:id="17702" w:author="Dr Mamadou SANOGO" w:date="2023-10-25T17:45:00Z"/>
                <w:rFonts w:asciiTheme="majorHAnsi" w:hAnsiTheme="majorHAnsi" w:cstheme="majorHAnsi"/>
                <w:bCs/>
                <w:color w:val="000000" w:themeColor="text1"/>
                <w:szCs w:val="24"/>
              </w:rPr>
            </w:pPr>
            <w:del w:id="17703" w:author="Dr Mamadou SANOGO" w:date="2023-10-25T17:45:00Z">
              <w:r w:rsidRPr="007A4AFC" w:rsidDel="00A75F71">
                <w:rPr>
                  <w:rFonts w:asciiTheme="majorHAnsi" w:hAnsiTheme="majorHAnsi" w:cstheme="majorHAnsi"/>
                  <w:bCs/>
                  <w:color w:val="000000" w:themeColor="text1"/>
                  <w:szCs w:val="24"/>
                </w:rPr>
                <w:delText>Communication en santé S2</w:delText>
              </w:r>
            </w:del>
          </w:p>
        </w:tc>
      </w:tr>
      <w:tr w:rsidR="007A4AFC" w:rsidRPr="007A4AFC" w:rsidDel="00A75F71" w14:paraId="02E586BD" w14:textId="77777777" w:rsidTr="00C165B4">
        <w:trPr>
          <w:del w:id="17704" w:author="Dr Mamadou SANOGO" w:date="2023-10-25T17:45:00Z"/>
        </w:trPr>
        <w:tc>
          <w:tcPr>
            <w:tcW w:w="817" w:type="pct"/>
            <w:vAlign w:val="center"/>
          </w:tcPr>
          <w:p w14:paraId="18422D83" w14:textId="5F010FBE" w:rsidR="00C165B4" w:rsidRPr="007A4AFC" w:rsidDel="00A75F71" w:rsidRDefault="00C165B4" w:rsidP="00C165B4">
            <w:pPr>
              <w:spacing w:line="240" w:lineRule="auto"/>
              <w:rPr>
                <w:del w:id="17705" w:author="Dr Mamadou SANOGO" w:date="2023-10-25T17:45:00Z"/>
                <w:rFonts w:asciiTheme="majorHAnsi" w:hAnsiTheme="majorHAnsi" w:cstheme="majorHAnsi"/>
                <w:bCs/>
                <w:color w:val="000000" w:themeColor="text1"/>
                <w:szCs w:val="24"/>
              </w:rPr>
            </w:pPr>
            <w:del w:id="17706" w:author="Dr Mamadou SANOGO" w:date="2023-10-25T17:45:00Z">
              <w:r w:rsidRPr="007A4AFC" w:rsidDel="00A75F71">
                <w:rPr>
                  <w:rFonts w:asciiTheme="majorHAnsi" w:hAnsiTheme="majorHAnsi" w:cstheme="majorHAnsi"/>
                  <w:bCs/>
                  <w:color w:val="000000" w:themeColor="text1"/>
                  <w:szCs w:val="24"/>
                </w:rPr>
                <w:delText>Kobou TRAORE</w:delText>
              </w:r>
            </w:del>
          </w:p>
        </w:tc>
        <w:tc>
          <w:tcPr>
            <w:tcW w:w="673" w:type="pct"/>
            <w:vAlign w:val="center"/>
          </w:tcPr>
          <w:p w14:paraId="3DD8A85F" w14:textId="2CCE7AC0" w:rsidR="00C165B4" w:rsidRPr="007A4AFC" w:rsidDel="00A75F71" w:rsidRDefault="00C165B4" w:rsidP="00C165B4">
            <w:pPr>
              <w:spacing w:line="240" w:lineRule="auto"/>
              <w:rPr>
                <w:del w:id="17707" w:author="Dr Mamadou SANOGO" w:date="2023-10-25T17:45:00Z"/>
                <w:rFonts w:asciiTheme="majorHAnsi" w:hAnsiTheme="majorHAnsi" w:cstheme="majorHAnsi"/>
                <w:bCs/>
                <w:color w:val="000000" w:themeColor="text1"/>
                <w:szCs w:val="24"/>
              </w:rPr>
            </w:pPr>
            <w:del w:id="17708"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3BC01DAD" w14:textId="4A14CAA6" w:rsidR="00C165B4" w:rsidRPr="007A4AFC" w:rsidDel="00A75F71" w:rsidRDefault="00C165B4" w:rsidP="00C165B4">
            <w:pPr>
              <w:spacing w:line="240" w:lineRule="auto"/>
              <w:rPr>
                <w:del w:id="17709" w:author="Dr Mamadou SANOGO" w:date="2023-10-25T17:45:00Z"/>
                <w:rFonts w:asciiTheme="majorHAnsi" w:hAnsiTheme="majorHAnsi" w:cstheme="majorHAnsi"/>
                <w:bCs/>
                <w:color w:val="000000" w:themeColor="text1"/>
                <w:szCs w:val="24"/>
              </w:rPr>
            </w:pPr>
            <w:del w:id="17710" w:author="Dr Mamadou SANOGO" w:date="2023-10-25T17:45:00Z">
              <w:r w:rsidRPr="007A4AFC" w:rsidDel="00A75F71">
                <w:rPr>
                  <w:rFonts w:asciiTheme="majorHAnsi" w:hAnsiTheme="majorHAnsi" w:cstheme="majorHAnsi"/>
                  <w:bCs/>
                  <w:color w:val="000000" w:themeColor="text1"/>
                  <w:szCs w:val="24"/>
                </w:rPr>
                <w:delText>Anglais</w:delText>
              </w:r>
            </w:del>
          </w:p>
        </w:tc>
        <w:tc>
          <w:tcPr>
            <w:tcW w:w="597" w:type="pct"/>
            <w:vAlign w:val="center"/>
          </w:tcPr>
          <w:p w14:paraId="543F5588" w14:textId="4C24FA1C" w:rsidR="00C165B4" w:rsidRPr="007A4AFC" w:rsidDel="00A75F71" w:rsidRDefault="00C165B4" w:rsidP="00C165B4">
            <w:pPr>
              <w:tabs>
                <w:tab w:val="num" w:pos="1494"/>
              </w:tabs>
              <w:spacing w:line="240" w:lineRule="auto"/>
              <w:jc w:val="center"/>
              <w:rPr>
                <w:del w:id="17711" w:author="Dr Mamadou SANOGO" w:date="2023-10-25T17:45:00Z"/>
                <w:rFonts w:asciiTheme="majorHAnsi" w:hAnsiTheme="majorHAnsi" w:cstheme="majorHAnsi"/>
                <w:i/>
                <w:color w:val="000000" w:themeColor="text1"/>
                <w:szCs w:val="24"/>
              </w:rPr>
            </w:pPr>
            <w:del w:id="17712" w:author="Dr Mamadou SANOGO" w:date="2023-10-25T17:45:00Z">
              <w:r w:rsidRPr="007A4AFC" w:rsidDel="00A75F71">
                <w:rPr>
                  <w:rFonts w:asciiTheme="majorHAnsi" w:hAnsiTheme="majorHAnsi" w:cstheme="majorHAnsi"/>
                  <w:i/>
                  <w:color w:val="000000" w:themeColor="text1"/>
                  <w:szCs w:val="24"/>
                </w:rPr>
                <w:delText>Master</w:delText>
              </w:r>
            </w:del>
          </w:p>
          <w:p w14:paraId="1CC11A86" w14:textId="16A907D9" w:rsidR="00C165B4" w:rsidRPr="007A4AFC" w:rsidDel="00A75F71" w:rsidRDefault="00C165B4" w:rsidP="00C165B4">
            <w:pPr>
              <w:tabs>
                <w:tab w:val="num" w:pos="1494"/>
              </w:tabs>
              <w:spacing w:line="240" w:lineRule="auto"/>
              <w:jc w:val="center"/>
              <w:rPr>
                <w:del w:id="17713" w:author="Dr Mamadou SANOGO" w:date="2023-10-25T17:45:00Z"/>
                <w:rFonts w:asciiTheme="majorHAnsi" w:hAnsiTheme="majorHAnsi" w:cstheme="majorHAnsi"/>
                <w:i/>
                <w:color w:val="000000" w:themeColor="text1"/>
                <w:szCs w:val="24"/>
              </w:rPr>
            </w:pPr>
            <w:del w:id="17714" w:author="Dr Mamadou SANOGO" w:date="2023-10-25T17:45:00Z">
              <w:r w:rsidRPr="007A4AFC" w:rsidDel="00A75F71">
                <w:rPr>
                  <w:rFonts w:asciiTheme="majorHAnsi" w:hAnsiTheme="majorHAnsi" w:cstheme="majorHAnsi"/>
                  <w:i/>
                  <w:color w:val="000000" w:themeColor="text1"/>
                  <w:szCs w:val="24"/>
                </w:rPr>
                <w:delText>(Anglais)</w:delText>
              </w:r>
            </w:del>
          </w:p>
        </w:tc>
        <w:tc>
          <w:tcPr>
            <w:tcW w:w="602" w:type="pct"/>
            <w:vAlign w:val="center"/>
          </w:tcPr>
          <w:p w14:paraId="37235189" w14:textId="7EA08067" w:rsidR="00C165B4" w:rsidRPr="007A4AFC" w:rsidDel="00A75F71" w:rsidRDefault="00C165B4" w:rsidP="00C165B4">
            <w:pPr>
              <w:tabs>
                <w:tab w:val="num" w:pos="1494"/>
              </w:tabs>
              <w:spacing w:line="240" w:lineRule="auto"/>
              <w:jc w:val="center"/>
              <w:rPr>
                <w:del w:id="17715" w:author="Dr Mamadou SANOGO" w:date="2023-10-25T17:45:00Z"/>
                <w:rFonts w:asciiTheme="majorHAnsi" w:hAnsiTheme="majorHAnsi" w:cstheme="majorHAnsi"/>
                <w:i/>
                <w:color w:val="000000" w:themeColor="text1"/>
                <w:szCs w:val="24"/>
              </w:rPr>
            </w:pPr>
            <w:del w:id="17716" w:author="Dr Mamadou SANOGO" w:date="2023-10-25T17:45:00Z">
              <w:r w:rsidRPr="007A4AFC" w:rsidDel="00A75F71">
                <w:rPr>
                  <w:rFonts w:asciiTheme="majorHAnsi" w:hAnsiTheme="majorHAnsi" w:cstheme="majorHAnsi"/>
                  <w:i/>
                  <w:color w:val="000000" w:themeColor="text1"/>
                  <w:szCs w:val="24"/>
                </w:rPr>
                <w:delText>Lycée</w:delText>
              </w:r>
            </w:del>
          </w:p>
        </w:tc>
        <w:tc>
          <w:tcPr>
            <w:tcW w:w="507" w:type="pct"/>
            <w:vAlign w:val="center"/>
          </w:tcPr>
          <w:p w14:paraId="60FBB9DA" w14:textId="169D0257" w:rsidR="00C165B4" w:rsidRPr="007A4AFC" w:rsidDel="00A75F71" w:rsidRDefault="00C165B4" w:rsidP="00C165B4">
            <w:pPr>
              <w:spacing w:line="240" w:lineRule="auto"/>
              <w:jc w:val="center"/>
              <w:rPr>
                <w:del w:id="17717" w:author="Dr Mamadou SANOGO" w:date="2023-10-25T17:45:00Z"/>
                <w:rFonts w:asciiTheme="majorHAnsi" w:hAnsiTheme="majorHAnsi" w:cstheme="majorHAnsi"/>
                <w:color w:val="000000" w:themeColor="text1"/>
                <w:szCs w:val="24"/>
              </w:rPr>
            </w:pPr>
            <w:del w:id="17718"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tcPr>
          <w:p w14:paraId="3415CC2B" w14:textId="71269C0E" w:rsidR="00C165B4" w:rsidRPr="007A4AFC" w:rsidDel="00A75F71" w:rsidRDefault="00C165B4" w:rsidP="00C165B4">
            <w:pPr>
              <w:tabs>
                <w:tab w:val="num" w:pos="1494"/>
              </w:tabs>
              <w:spacing w:line="240" w:lineRule="auto"/>
              <w:rPr>
                <w:del w:id="17719" w:author="Dr Mamadou SANOGO" w:date="2023-10-25T17:45:00Z"/>
                <w:rFonts w:asciiTheme="majorHAnsi" w:hAnsiTheme="majorHAnsi" w:cstheme="majorHAnsi"/>
                <w:color w:val="000000" w:themeColor="text1"/>
                <w:szCs w:val="24"/>
              </w:rPr>
            </w:pPr>
            <w:del w:id="17720" w:author="Dr Mamadou SANOGO" w:date="2023-10-25T17:45:00Z">
              <w:r w:rsidRPr="007A4AFC" w:rsidDel="00A75F71">
                <w:rPr>
                  <w:rFonts w:asciiTheme="majorHAnsi" w:hAnsiTheme="majorHAnsi" w:cstheme="majorHAnsi"/>
                  <w:color w:val="000000" w:themeColor="text1"/>
                  <w:szCs w:val="24"/>
                </w:rPr>
                <w:delText>Anglais S2</w:delText>
              </w:r>
            </w:del>
          </w:p>
        </w:tc>
      </w:tr>
    </w:tbl>
    <w:p w14:paraId="7D835C7A" w14:textId="66F7D9F6" w:rsidR="00C165B4" w:rsidRPr="007A4AFC" w:rsidDel="00A75F71" w:rsidRDefault="00C165B4" w:rsidP="00C165B4">
      <w:pPr>
        <w:pStyle w:val="Titre"/>
        <w:tabs>
          <w:tab w:val="num" w:pos="-4820"/>
        </w:tabs>
        <w:spacing w:line="276" w:lineRule="auto"/>
        <w:jc w:val="both"/>
        <w:rPr>
          <w:del w:id="17721" w:author="Dr Mamadou SANOGO" w:date="2023-10-25T17:45:00Z"/>
          <w:rFonts w:asciiTheme="minorHAnsi" w:hAnsiTheme="minorHAnsi"/>
          <w:color w:val="000000" w:themeColor="text1"/>
          <w:sz w:val="20"/>
          <w:rPrChange w:id="17722" w:author="Dr Mamadou SANOGO" w:date="2023-10-25T18:15:00Z">
            <w:rPr>
              <w:del w:id="17723" w:author="Dr Mamadou SANOGO" w:date="2023-10-25T17:45:00Z"/>
              <w:rFonts w:asciiTheme="minorHAnsi" w:hAnsiTheme="minorHAnsi"/>
              <w:color w:val="FF0000"/>
              <w:sz w:val="20"/>
            </w:rPr>
          </w:rPrChange>
        </w:rPr>
      </w:pPr>
    </w:p>
    <w:p w14:paraId="337FB6D9" w14:textId="4D718D41" w:rsidR="00C165B4" w:rsidRPr="007A4AFC" w:rsidDel="00A75F71" w:rsidRDefault="00C165B4" w:rsidP="00C165B4">
      <w:pPr>
        <w:pStyle w:val="Titre"/>
        <w:tabs>
          <w:tab w:val="num" w:pos="-4820"/>
        </w:tabs>
        <w:spacing w:line="276" w:lineRule="auto"/>
        <w:jc w:val="both"/>
        <w:rPr>
          <w:del w:id="17724" w:author="Dr Mamadou SANOGO" w:date="2023-10-25T17:45:00Z"/>
          <w:rFonts w:asciiTheme="minorHAnsi" w:hAnsiTheme="minorHAnsi"/>
          <w:color w:val="000000" w:themeColor="text1"/>
          <w:sz w:val="20"/>
          <w:rPrChange w:id="17725" w:author="Dr Mamadou SANOGO" w:date="2023-10-25T18:15:00Z">
            <w:rPr>
              <w:del w:id="17726" w:author="Dr Mamadou SANOGO" w:date="2023-10-25T17:45:00Z"/>
              <w:rFonts w:asciiTheme="minorHAnsi" w:hAnsiTheme="minorHAnsi"/>
              <w:color w:val="FF0000"/>
              <w:sz w:val="20"/>
            </w:rPr>
          </w:rPrChange>
        </w:rPr>
      </w:pPr>
    </w:p>
    <w:p w14:paraId="4596667E" w14:textId="1844DD1E" w:rsidR="00C165B4" w:rsidRPr="007A4AFC" w:rsidDel="00A75F71" w:rsidRDefault="00C165B4" w:rsidP="00C165B4">
      <w:pPr>
        <w:pStyle w:val="Titre"/>
        <w:tabs>
          <w:tab w:val="num" w:pos="-4820"/>
        </w:tabs>
        <w:spacing w:line="276" w:lineRule="auto"/>
        <w:jc w:val="both"/>
        <w:rPr>
          <w:del w:id="17727" w:author="Dr Mamadou SANOGO" w:date="2023-10-25T17:45:00Z"/>
          <w:rFonts w:asciiTheme="minorHAnsi" w:hAnsiTheme="minorHAnsi"/>
          <w:color w:val="000000" w:themeColor="text1"/>
          <w:sz w:val="20"/>
          <w:rPrChange w:id="17728" w:author="Dr Mamadou SANOGO" w:date="2023-10-25T18:15:00Z">
            <w:rPr>
              <w:del w:id="17729" w:author="Dr Mamadou SANOGO" w:date="2023-10-25T17:45:00Z"/>
              <w:rFonts w:asciiTheme="minorHAnsi" w:hAnsiTheme="minorHAnsi"/>
              <w:color w:val="FF0000"/>
              <w:sz w:val="20"/>
            </w:rPr>
          </w:rPrChange>
        </w:rPr>
      </w:pPr>
    </w:p>
    <w:p w14:paraId="35E6CA70" w14:textId="24E38DF5" w:rsidR="00C165B4" w:rsidRPr="007A4AFC" w:rsidDel="00A75F71" w:rsidRDefault="00C165B4" w:rsidP="00C165B4">
      <w:pPr>
        <w:pStyle w:val="Titre"/>
        <w:tabs>
          <w:tab w:val="num" w:pos="-4820"/>
        </w:tabs>
        <w:spacing w:line="276" w:lineRule="auto"/>
        <w:jc w:val="both"/>
        <w:rPr>
          <w:del w:id="17730" w:author="Dr Mamadou SANOGO" w:date="2023-10-25T17:45:00Z"/>
          <w:rFonts w:asciiTheme="minorHAnsi" w:hAnsiTheme="minorHAnsi"/>
          <w:color w:val="000000" w:themeColor="text1"/>
          <w:sz w:val="20"/>
          <w:rPrChange w:id="17731" w:author="Dr Mamadou SANOGO" w:date="2023-10-25T18:15:00Z">
            <w:rPr>
              <w:del w:id="17732" w:author="Dr Mamadou SANOGO" w:date="2023-10-25T17:45:00Z"/>
              <w:rFonts w:asciiTheme="minorHAnsi" w:hAnsiTheme="minorHAnsi"/>
              <w:color w:val="FF0000"/>
              <w:sz w:val="20"/>
            </w:rPr>
          </w:rPrChange>
        </w:rPr>
      </w:pPr>
    </w:p>
    <w:p w14:paraId="71F0FC48" w14:textId="48C9C379" w:rsidR="00C165B4" w:rsidRPr="007A4AFC" w:rsidDel="00A75F71" w:rsidRDefault="00C165B4" w:rsidP="00C165B4">
      <w:pPr>
        <w:pStyle w:val="Titre"/>
        <w:tabs>
          <w:tab w:val="num" w:pos="-4820"/>
        </w:tabs>
        <w:spacing w:line="276" w:lineRule="auto"/>
        <w:jc w:val="both"/>
        <w:rPr>
          <w:del w:id="17733" w:author="Dr Mamadou SANOGO" w:date="2023-10-25T17:45:00Z"/>
          <w:rFonts w:asciiTheme="minorHAnsi" w:hAnsiTheme="minorHAnsi"/>
          <w:color w:val="000000" w:themeColor="text1"/>
          <w:sz w:val="20"/>
          <w:rPrChange w:id="17734" w:author="Dr Mamadou SANOGO" w:date="2023-10-25T18:15:00Z">
            <w:rPr>
              <w:del w:id="17735" w:author="Dr Mamadou SANOGO" w:date="2023-10-25T17:45:00Z"/>
              <w:rFonts w:asciiTheme="minorHAnsi" w:hAnsiTheme="minorHAnsi"/>
              <w:color w:val="FF0000"/>
              <w:sz w:val="20"/>
            </w:rPr>
          </w:rPrChange>
        </w:rPr>
      </w:pPr>
    </w:p>
    <w:p w14:paraId="450B4EF1" w14:textId="7F5CE021" w:rsidR="00C165B4" w:rsidRPr="007A4AFC" w:rsidDel="00A75F71" w:rsidRDefault="00C165B4" w:rsidP="00C165B4">
      <w:pPr>
        <w:pStyle w:val="Titre"/>
        <w:tabs>
          <w:tab w:val="num" w:pos="-4820"/>
        </w:tabs>
        <w:spacing w:line="276" w:lineRule="auto"/>
        <w:jc w:val="both"/>
        <w:rPr>
          <w:del w:id="17736" w:author="Dr Mamadou SANOGO" w:date="2023-10-25T17:45:00Z"/>
          <w:rFonts w:asciiTheme="minorHAnsi" w:hAnsiTheme="minorHAnsi"/>
          <w:color w:val="000000" w:themeColor="text1"/>
          <w:sz w:val="20"/>
          <w:rPrChange w:id="17737" w:author="Dr Mamadou SANOGO" w:date="2023-10-25T18:15:00Z">
            <w:rPr>
              <w:del w:id="17738" w:author="Dr Mamadou SANOGO" w:date="2023-10-25T17:45:00Z"/>
              <w:rFonts w:asciiTheme="minorHAnsi" w:hAnsiTheme="minorHAnsi"/>
              <w:color w:val="FF0000"/>
              <w:sz w:val="20"/>
            </w:rPr>
          </w:rPrChange>
        </w:rPr>
      </w:pPr>
    </w:p>
    <w:p w14:paraId="5DE045E5" w14:textId="290F56C3" w:rsidR="00C165B4" w:rsidRPr="007A4AFC" w:rsidDel="00A75F71" w:rsidRDefault="00C165B4" w:rsidP="00C165B4">
      <w:pPr>
        <w:pStyle w:val="Titre"/>
        <w:tabs>
          <w:tab w:val="num" w:pos="-4820"/>
        </w:tabs>
        <w:spacing w:line="276" w:lineRule="auto"/>
        <w:jc w:val="both"/>
        <w:rPr>
          <w:del w:id="17739" w:author="Dr Mamadou SANOGO" w:date="2023-10-25T17:45:00Z"/>
          <w:rFonts w:asciiTheme="minorHAnsi" w:hAnsiTheme="minorHAnsi"/>
          <w:color w:val="000000" w:themeColor="text1"/>
          <w:sz w:val="20"/>
          <w:rPrChange w:id="17740" w:author="Dr Mamadou SANOGO" w:date="2023-10-25T18:15:00Z">
            <w:rPr>
              <w:del w:id="17741" w:author="Dr Mamadou SANOGO" w:date="2023-10-25T17:45:00Z"/>
              <w:rFonts w:asciiTheme="minorHAnsi" w:hAnsiTheme="minorHAnsi"/>
              <w:color w:val="FF0000"/>
              <w:sz w:val="20"/>
            </w:rPr>
          </w:rPrChange>
        </w:rPr>
      </w:pPr>
    </w:p>
    <w:p w14:paraId="7FE653EE" w14:textId="4C804B95" w:rsidR="00C165B4" w:rsidRPr="007A4AFC" w:rsidDel="00A75F71" w:rsidRDefault="00C165B4" w:rsidP="00C165B4">
      <w:pPr>
        <w:pStyle w:val="Titre"/>
        <w:tabs>
          <w:tab w:val="num" w:pos="-4820"/>
        </w:tabs>
        <w:spacing w:line="276" w:lineRule="auto"/>
        <w:jc w:val="both"/>
        <w:rPr>
          <w:del w:id="17742" w:author="Dr Mamadou SANOGO" w:date="2023-10-25T17:45:00Z"/>
          <w:rFonts w:asciiTheme="minorHAnsi" w:hAnsiTheme="minorHAnsi"/>
          <w:color w:val="000000" w:themeColor="text1"/>
          <w:sz w:val="20"/>
          <w:rPrChange w:id="17743" w:author="Dr Mamadou SANOGO" w:date="2023-10-25T18:15:00Z">
            <w:rPr>
              <w:del w:id="17744" w:author="Dr Mamadou SANOGO" w:date="2023-10-25T17:45:00Z"/>
              <w:rFonts w:asciiTheme="minorHAnsi" w:hAnsiTheme="minorHAnsi"/>
              <w:color w:val="FF0000"/>
              <w:sz w:val="20"/>
            </w:rPr>
          </w:rPrChange>
        </w:rPr>
      </w:pPr>
    </w:p>
    <w:p w14:paraId="422EC753" w14:textId="70E07DAD" w:rsidR="00C165B4" w:rsidRPr="007A4AFC" w:rsidDel="00A75F71" w:rsidRDefault="00C165B4" w:rsidP="00C165B4">
      <w:pPr>
        <w:pStyle w:val="Titre"/>
        <w:tabs>
          <w:tab w:val="num" w:pos="-4820"/>
        </w:tabs>
        <w:spacing w:line="276" w:lineRule="auto"/>
        <w:jc w:val="both"/>
        <w:rPr>
          <w:del w:id="17745" w:author="Dr Mamadou SANOGO" w:date="2023-10-25T17:45:00Z"/>
          <w:rFonts w:asciiTheme="minorHAnsi" w:hAnsiTheme="minorHAnsi"/>
          <w:color w:val="000000" w:themeColor="text1"/>
          <w:sz w:val="20"/>
          <w:rPrChange w:id="17746" w:author="Dr Mamadou SANOGO" w:date="2023-10-25T18:15:00Z">
            <w:rPr>
              <w:del w:id="17747" w:author="Dr Mamadou SANOGO" w:date="2023-10-25T17:45:00Z"/>
              <w:rFonts w:asciiTheme="minorHAnsi" w:hAnsiTheme="minorHAnsi"/>
              <w:color w:val="FF0000"/>
              <w:sz w:val="20"/>
            </w:rPr>
          </w:rPrChange>
        </w:rPr>
      </w:pPr>
    </w:p>
    <w:p w14:paraId="17A18A5B" w14:textId="6F423AEC" w:rsidR="00C165B4" w:rsidRPr="007A4AFC" w:rsidDel="00A75F71" w:rsidRDefault="00C165B4" w:rsidP="00C165B4">
      <w:pPr>
        <w:pStyle w:val="Titre"/>
        <w:tabs>
          <w:tab w:val="num" w:pos="-4820"/>
        </w:tabs>
        <w:spacing w:line="276" w:lineRule="auto"/>
        <w:jc w:val="both"/>
        <w:rPr>
          <w:del w:id="17748" w:author="Dr Mamadou SANOGO" w:date="2023-10-25T17:45:00Z"/>
          <w:rFonts w:asciiTheme="minorHAnsi" w:hAnsiTheme="minorHAnsi"/>
          <w:color w:val="000000" w:themeColor="text1"/>
          <w:sz w:val="20"/>
          <w:rPrChange w:id="17749" w:author="Dr Mamadou SANOGO" w:date="2023-10-25T18:15:00Z">
            <w:rPr>
              <w:del w:id="17750" w:author="Dr Mamadou SANOGO" w:date="2023-10-25T17:45:00Z"/>
              <w:rFonts w:asciiTheme="minorHAnsi" w:hAnsiTheme="minorHAnsi"/>
              <w:color w:val="FF0000"/>
              <w:sz w:val="20"/>
            </w:rPr>
          </w:rPrChange>
        </w:rPr>
      </w:pPr>
    </w:p>
    <w:p w14:paraId="2B457850" w14:textId="5ADB7149" w:rsidR="00C165B4" w:rsidRPr="007A4AFC" w:rsidDel="00A75F71" w:rsidRDefault="00C165B4" w:rsidP="00C165B4">
      <w:pPr>
        <w:pStyle w:val="Titre"/>
        <w:tabs>
          <w:tab w:val="num" w:pos="-4820"/>
        </w:tabs>
        <w:spacing w:line="276" w:lineRule="auto"/>
        <w:jc w:val="both"/>
        <w:rPr>
          <w:del w:id="17751" w:author="Dr Mamadou SANOGO" w:date="2023-10-25T17:45:00Z"/>
          <w:rFonts w:asciiTheme="minorHAnsi" w:hAnsiTheme="minorHAnsi"/>
          <w:color w:val="000000" w:themeColor="text1"/>
          <w:sz w:val="20"/>
          <w:rPrChange w:id="17752" w:author="Dr Mamadou SANOGO" w:date="2023-10-25T18:15:00Z">
            <w:rPr>
              <w:del w:id="17753" w:author="Dr Mamadou SANOGO" w:date="2023-10-25T17:45:00Z"/>
              <w:rFonts w:asciiTheme="minorHAnsi" w:hAnsiTheme="minorHAnsi"/>
              <w:color w:val="FF0000"/>
              <w:sz w:val="20"/>
            </w:rPr>
          </w:rPrChange>
        </w:rPr>
      </w:pPr>
    </w:p>
    <w:p w14:paraId="232551D5" w14:textId="2F95D99C" w:rsidR="00C165B4" w:rsidRPr="007A4AFC" w:rsidDel="00A75F71" w:rsidRDefault="00C165B4" w:rsidP="00C165B4">
      <w:pPr>
        <w:pStyle w:val="Titre"/>
        <w:tabs>
          <w:tab w:val="num" w:pos="-4820"/>
        </w:tabs>
        <w:spacing w:line="276" w:lineRule="auto"/>
        <w:jc w:val="both"/>
        <w:rPr>
          <w:del w:id="17754" w:author="Dr Mamadou SANOGO" w:date="2023-10-25T17:45:00Z"/>
          <w:rFonts w:asciiTheme="minorHAnsi" w:hAnsiTheme="minorHAnsi"/>
          <w:color w:val="000000" w:themeColor="text1"/>
          <w:sz w:val="20"/>
          <w:rPrChange w:id="17755" w:author="Dr Mamadou SANOGO" w:date="2023-10-25T18:15:00Z">
            <w:rPr>
              <w:del w:id="17756" w:author="Dr Mamadou SANOGO" w:date="2023-10-25T17:45:00Z"/>
              <w:rFonts w:asciiTheme="minorHAnsi" w:hAnsiTheme="minorHAnsi"/>
              <w:color w:val="FF0000"/>
              <w:sz w:val="20"/>
            </w:rPr>
          </w:rPrChange>
        </w:rPr>
      </w:pPr>
    </w:p>
    <w:p w14:paraId="4275E4A2" w14:textId="385DF8D4" w:rsidR="00C165B4" w:rsidRPr="007A4AFC" w:rsidDel="00A75F71" w:rsidRDefault="00C165B4">
      <w:pPr>
        <w:spacing w:line="240" w:lineRule="auto"/>
        <w:rPr>
          <w:del w:id="17757" w:author="Dr Mamadou SANOGO" w:date="2023-10-25T17:45:00Z"/>
          <w:rFonts w:asciiTheme="minorHAnsi" w:hAnsiTheme="minorHAnsi"/>
          <w:b/>
          <w:i/>
          <w:color w:val="000000" w:themeColor="text1"/>
          <w:sz w:val="20"/>
          <w:szCs w:val="20"/>
          <w:rPrChange w:id="17758" w:author="Dr Mamadou SANOGO" w:date="2023-10-25T18:15:00Z">
            <w:rPr>
              <w:del w:id="17759" w:author="Dr Mamadou SANOGO" w:date="2023-10-25T17:45:00Z"/>
              <w:rFonts w:asciiTheme="minorHAnsi" w:hAnsiTheme="minorHAnsi"/>
              <w:b/>
              <w:i/>
              <w:sz w:val="20"/>
              <w:szCs w:val="20"/>
            </w:rPr>
          </w:rPrChange>
        </w:rPr>
      </w:pPr>
      <w:del w:id="17760" w:author="Dr Mamadou SANOGO" w:date="2023-10-25T17:45:00Z">
        <w:r w:rsidRPr="007A4AFC" w:rsidDel="00A75F71">
          <w:rPr>
            <w:rFonts w:asciiTheme="minorHAnsi" w:hAnsiTheme="minorHAnsi"/>
            <w:color w:val="000000" w:themeColor="text1"/>
            <w:sz w:val="20"/>
            <w:rPrChange w:id="17761" w:author="Dr Mamadou SANOGO" w:date="2023-10-25T18:15:00Z">
              <w:rPr>
                <w:rFonts w:asciiTheme="minorHAnsi" w:hAnsiTheme="minorHAnsi"/>
                <w:sz w:val="20"/>
              </w:rPr>
            </w:rPrChange>
          </w:rPr>
          <w:br w:type="page"/>
        </w:r>
      </w:del>
    </w:p>
    <w:p w14:paraId="69C117C4" w14:textId="701250E4" w:rsidR="00C165B4" w:rsidRPr="007A4AFC" w:rsidDel="00744A71" w:rsidRDefault="00C165B4">
      <w:pPr>
        <w:pStyle w:val="Titre"/>
        <w:tabs>
          <w:tab w:val="num" w:pos="-4820"/>
        </w:tabs>
        <w:spacing w:line="276" w:lineRule="auto"/>
        <w:ind w:left="-426"/>
        <w:jc w:val="both"/>
        <w:rPr>
          <w:del w:id="17762" w:author="Dr Mamadou SANOGO" w:date="2023-10-25T17:57:00Z"/>
          <w:rFonts w:asciiTheme="minorHAnsi" w:hAnsiTheme="minorHAnsi"/>
          <w:color w:val="000000" w:themeColor="text1"/>
          <w:sz w:val="20"/>
          <w:rPrChange w:id="17763" w:author="Dr Mamadou SANOGO" w:date="2023-10-25T18:15:00Z">
            <w:rPr>
              <w:del w:id="17764" w:author="Dr Mamadou SANOGO" w:date="2023-10-25T17:57:00Z"/>
              <w:rFonts w:asciiTheme="minorHAnsi" w:hAnsiTheme="minorHAnsi"/>
              <w:sz w:val="20"/>
            </w:rPr>
          </w:rPrChange>
        </w:rPr>
      </w:pPr>
      <w:del w:id="17765" w:author="Dr Mamadou SANOGO" w:date="2023-10-25T17:45:00Z">
        <w:r w:rsidRPr="007A4AFC" w:rsidDel="00A75F71">
          <w:rPr>
            <w:rFonts w:asciiTheme="minorHAnsi" w:hAnsiTheme="minorHAnsi"/>
            <w:color w:val="000000" w:themeColor="text1"/>
            <w:sz w:val="20"/>
            <w:rPrChange w:id="17766" w:author="Dr Mamadou SANOGO" w:date="2023-10-25T18:15:00Z">
              <w:rPr>
                <w:rFonts w:asciiTheme="minorHAnsi" w:hAnsiTheme="minorHAnsi"/>
                <w:sz w:val="20"/>
              </w:rPr>
            </w:rPrChange>
          </w:rPr>
          <w:delText xml:space="preserve"> </w:delText>
        </w:r>
      </w:del>
      <w:del w:id="17767" w:author="Dr Mamadou SANOGO" w:date="2023-10-25T17:57:00Z">
        <w:r w:rsidRPr="007A4AFC" w:rsidDel="00744A71">
          <w:rPr>
            <w:rFonts w:asciiTheme="minorHAnsi" w:hAnsiTheme="minorHAnsi"/>
            <w:color w:val="000000" w:themeColor="text1"/>
            <w:sz w:val="20"/>
            <w:rPrChange w:id="17768" w:author="Dr Mamadou SANOGO" w:date="2023-10-25T18:15:00Z">
              <w:rPr>
                <w:rFonts w:asciiTheme="minorHAnsi" w:hAnsiTheme="minorHAnsi"/>
                <w:sz w:val="20"/>
              </w:rPr>
            </w:rPrChange>
          </w:rPr>
          <w:delText>3 – PROFESSIONNELS</w:delText>
        </w:r>
      </w:del>
    </w:p>
    <w:p w14:paraId="0421DA66" w14:textId="33150E64" w:rsidR="00E77573" w:rsidRPr="007A4AFC" w:rsidDel="00744A71" w:rsidRDefault="00E77573">
      <w:pPr>
        <w:pStyle w:val="Titre"/>
        <w:tabs>
          <w:tab w:val="num" w:pos="-4820"/>
        </w:tabs>
        <w:spacing w:line="276" w:lineRule="auto"/>
        <w:ind w:left="-426"/>
        <w:jc w:val="both"/>
        <w:rPr>
          <w:del w:id="17769" w:author="Dr Mamadou SANOGO" w:date="2023-10-25T17:57:00Z"/>
          <w:rFonts w:asciiTheme="minorHAnsi" w:hAnsiTheme="minorHAnsi"/>
          <w:color w:val="000000" w:themeColor="text1"/>
          <w:sz w:val="20"/>
          <w:rPrChange w:id="17770" w:author="Dr Mamadou SANOGO" w:date="2023-10-25T18:15:00Z">
            <w:rPr>
              <w:del w:id="17771" w:author="Dr Mamadou SANOGO" w:date="2023-10-25T17:57:00Z"/>
              <w:rFonts w:asciiTheme="minorHAnsi" w:hAnsiTheme="minorHAnsi"/>
              <w:sz w:val="20"/>
            </w:rPr>
          </w:rPrChange>
        </w:rPr>
        <w:pPrChange w:id="17772" w:author="Dr Mamadou SANOGO" w:date="2023-10-25T17:57: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5"/>
        <w:gridCol w:w="1645"/>
        <w:gridCol w:w="1645"/>
        <w:gridCol w:w="878"/>
        <w:gridCol w:w="988"/>
        <w:gridCol w:w="4386"/>
      </w:tblGrid>
      <w:tr w:rsidR="007A4AFC" w:rsidRPr="007A4AFC" w:rsidDel="00744A71" w14:paraId="3A6EA633" w14:textId="77777777" w:rsidTr="00920793">
        <w:trPr>
          <w:del w:id="17773" w:author="Dr Mamadou SANOGO" w:date="2023-10-25T17:57:00Z"/>
        </w:trPr>
        <w:tc>
          <w:tcPr>
            <w:tcW w:w="858" w:type="pct"/>
            <w:vAlign w:val="center"/>
          </w:tcPr>
          <w:p w14:paraId="21C41D4D" w14:textId="0A100E90" w:rsidR="00E77573" w:rsidRPr="007A4AFC" w:rsidDel="00744A71" w:rsidRDefault="00E77573">
            <w:pPr>
              <w:pStyle w:val="Titre"/>
              <w:tabs>
                <w:tab w:val="num" w:pos="-4820"/>
              </w:tabs>
              <w:spacing w:line="276" w:lineRule="auto"/>
              <w:jc w:val="both"/>
              <w:rPr>
                <w:del w:id="17774" w:author="Dr Mamadou SANOGO" w:date="2023-10-25T17:57:00Z"/>
                <w:rFonts w:asciiTheme="majorHAnsi" w:hAnsiTheme="majorHAnsi"/>
                <w:b w:val="0"/>
                <w:bCs/>
                <w:color w:val="000000" w:themeColor="text1"/>
                <w:sz w:val="16"/>
                <w:szCs w:val="18"/>
                <w:rPrChange w:id="17775" w:author="Dr Mamadou SANOGO" w:date="2023-10-25T18:15:00Z">
                  <w:rPr>
                    <w:del w:id="17776" w:author="Dr Mamadou SANOGO" w:date="2023-10-25T17:57:00Z"/>
                    <w:rFonts w:asciiTheme="majorHAnsi" w:hAnsiTheme="majorHAnsi"/>
                    <w:b/>
                    <w:bCs/>
                    <w:sz w:val="16"/>
                    <w:szCs w:val="18"/>
                  </w:rPr>
                </w:rPrChange>
              </w:rPr>
              <w:pPrChange w:id="17777" w:author="Dr Mamadou SANOGO" w:date="2023-10-25T17:57:00Z">
                <w:pPr>
                  <w:tabs>
                    <w:tab w:val="num" w:pos="-4322"/>
                  </w:tabs>
                  <w:spacing w:line="240" w:lineRule="auto"/>
                  <w:jc w:val="center"/>
                </w:pPr>
              </w:pPrChange>
            </w:pPr>
            <w:del w:id="17778" w:author="Dr Mamadou SANOGO" w:date="2023-10-25T17:57:00Z">
              <w:r w:rsidRPr="007A4AFC" w:rsidDel="00744A71">
                <w:rPr>
                  <w:rFonts w:asciiTheme="majorHAnsi" w:hAnsiTheme="majorHAnsi"/>
                  <w:b w:val="0"/>
                  <w:bCs/>
                  <w:color w:val="000000" w:themeColor="text1"/>
                  <w:sz w:val="16"/>
                  <w:szCs w:val="18"/>
                  <w:rPrChange w:id="17779"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053E6E" w:rsidR="00E77573" w:rsidRPr="007A4AFC" w:rsidDel="00744A71" w:rsidRDefault="00E77573">
            <w:pPr>
              <w:pStyle w:val="Titre"/>
              <w:tabs>
                <w:tab w:val="num" w:pos="-4820"/>
              </w:tabs>
              <w:spacing w:line="276" w:lineRule="auto"/>
              <w:jc w:val="both"/>
              <w:rPr>
                <w:del w:id="17780" w:author="Dr Mamadou SANOGO" w:date="2023-10-25T17:57:00Z"/>
                <w:rFonts w:asciiTheme="majorHAnsi" w:hAnsiTheme="majorHAnsi"/>
                <w:b w:val="0"/>
                <w:bCs/>
                <w:color w:val="000000" w:themeColor="text1"/>
                <w:sz w:val="16"/>
                <w:szCs w:val="18"/>
                <w:rPrChange w:id="17781" w:author="Dr Mamadou SANOGO" w:date="2023-10-25T18:15:00Z">
                  <w:rPr>
                    <w:del w:id="17782" w:author="Dr Mamadou SANOGO" w:date="2023-10-25T17:57:00Z"/>
                    <w:rFonts w:asciiTheme="majorHAnsi" w:hAnsiTheme="majorHAnsi"/>
                    <w:b/>
                    <w:bCs/>
                    <w:sz w:val="16"/>
                    <w:szCs w:val="18"/>
                  </w:rPr>
                </w:rPrChange>
              </w:rPr>
              <w:pPrChange w:id="17783" w:author="Dr Mamadou SANOGO" w:date="2023-10-25T17:57:00Z">
                <w:pPr>
                  <w:tabs>
                    <w:tab w:val="num" w:pos="-4322"/>
                  </w:tabs>
                  <w:spacing w:line="240" w:lineRule="auto"/>
                  <w:jc w:val="center"/>
                </w:pPr>
              </w:pPrChange>
            </w:pPr>
            <w:del w:id="17784" w:author="Dr Mamadou SANOGO" w:date="2023-10-25T17:57:00Z">
              <w:r w:rsidRPr="007A4AFC" w:rsidDel="00744A71">
                <w:rPr>
                  <w:rFonts w:asciiTheme="majorHAnsi" w:hAnsiTheme="majorHAnsi"/>
                  <w:b w:val="0"/>
                  <w:bCs/>
                  <w:color w:val="000000" w:themeColor="text1"/>
                  <w:sz w:val="16"/>
                  <w:szCs w:val="18"/>
                  <w:rPrChange w:id="17785"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0FAB5545" w:rsidR="00E77573" w:rsidRPr="007A4AFC" w:rsidDel="00744A71" w:rsidRDefault="00E77573">
            <w:pPr>
              <w:pStyle w:val="Titre"/>
              <w:tabs>
                <w:tab w:val="num" w:pos="-4820"/>
              </w:tabs>
              <w:spacing w:line="276" w:lineRule="auto"/>
              <w:jc w:val="both"/>
              <w:rPr>
                <w:del w:id="17786" w:author="Dr Mamadou SANOGO" w:date="2023-10-25T17:57:00Z"/>
                <w:rFonts w:asciiTheme="majorHAnsi" w:hAnsiTheme="majorHAnsi"/>
                <w:b w:val="0"/>
                <w:bCs/>
                <w:color w:val="000000" w:themeColor="text1"/>
                <w:sz w:val="16"/>
                <w:szCs w:val="18"/>
                <w:rPrChange w:id="17787" w:author="Dr Mamadou SANOGO" w:date="2023-10-25T18:15:00Z">
                  <w:rPr>
                    <w:del w:id="17788" w:author="Dr Mamadou SANOGO" w:date="2023-10-25T17:57:00Z"/>
                    <w:rFonts w:asciiTheme="majorHAnsi" w:hAnsiTheme="majorHAnsi"/>
                    <w:b/>
                    <w:bCs/>
                    <w:sz w:val="16"/>
                    <w:szCs w:val="18"/>
                  </w:rPr>
                </w:rPrChange>
              </w:rPr>
              <w:pPrChange w:id="17789" w:author="Dr Mamadou SANOGO" w:date="2023-10-25T17:57:00Z">
                <w:pPr>
                  <w:tabs>
                    <w:tab w:val="num" w:pos="-4322"/>
                  </w:tabs>
                  <w:spacing w:line="240" w:lineRule="auto"/>
                  <w:jc w:val="center"/>
                </w:pPr>
              </w:pPrChange>
            </w:pPr>
            <w:del w:id="17790" w:author="Dr Mamadou SANOGO" w:date="2023-10-25T17:57:00Z">
              <w:r w:rsidRPr="007A4AFC" w:rsidDel="00744A71">
                <w:rPr>
                  <w:rFonts w:asciiTheme="majorHAnsi" w:hAnsiTheme="majorHAnsi"/>
                  <w:b w:val="0"/>
                  <w:bCs/>
                  <w:color w:val="000000" w:themeColor="text1"/>
                  <w:sz w:val="16"/>
                  <w:szCs w:val="18"/>
                  <w:rPrChange w:id="17791"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12EA14B1" w:rsidR="00E77573" w:rsidRPr="007A4AFC" w:rsidDel="00744A71" w:rsidRDefault="00E77573">
            <w:pPr>
              <w:pStyle w:val="Titre"/>
              <w:tabs>
                <w:tab w:val="num" w:pos="-4820"/>
              </w:tabs>
              <w:spacing w:line="276" w:lineRule="auto"/>
              <w:jc w:val="both"/>
              <w:rPr>
                <w:del w:id="17792" w:author="Dr Mamadou SANOGO" w:date="2023-10-25T17:57:00Z"/>
                <w:rFonts w:asciiTheme="majorHAnsi" w:hAnsiTheme="majorHAnsi"/>
                <w:b w:val="0"/>
                <w:bCs/>
                <w:color w:val="000000" w:themeColor="text1"/>
                <w:sz w:val="16"/>
                <w:szCs w:val="18"/>
                <w:rPrChange w:id="17793" w:author="Dr Mamadou SANOGO" w:date="2023-10-25T18:15:00Z">
                  <w:rPr>
                    <w:del w:id="17794" w:author="Dr Mamadou SANOGO" w:date="2023-10-25T17:57:00Z"/>
                    <w:rFonts w:asciiTheme="majorHAnsi" w:hAnsiTheme="majorHAnsi"/>
                    <w:b/>
                    <w:bCs/>
                    <w:sz w:val="16"/>
                    <w:szCs w:val="18"/>
                  </w:rPr>
                </w:rPrChange>
              </w:rPr>
              <w:pPrChange w:id="17795" w:author="Dr Mamadou SANOGO" w:date="2023-10-25T17:57:00Z">
                <w:pPr>
                  <w:tabs>
                    <w:tab w:val="num" w:pos="-4322"/>
                  </w:tabs>
                  <w:spacing w:line="240" w:lineRule="auto"/>
                  <w:jc w:val="center"/>
                </w:pPr>
              </w:pPrChange>
            </w:pPr>
            <w:del w:id="17796" w:author="Dr Mamadou SANOGO" w:date="2023-10-25T17:57:00Z">
              <w:r w:rsidRPr="007A4AFC" w:rsidDel="00744A71">
                <w:rPr>
                  <w:rFonts w:asciiTheme="majorHAnsi" w:hAnsiTheme="majorHAnsi"/>
                  <w:b w:val="0"/>
                  <w:bCs/>
                  <w:color w:val="000000" w:themeColor="text1"/>
                  <w:sz w:val="16"/>
                  <w:szCs w:val="18"/>
                  <w:rPrChange w:id="17797"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60BBD4FB" w:rsidR="00E77573" w:rsidRPr="007A4AFC" w:rsidDel="00744A71" w:rsidRDefault="00E77573">
            <w:pPr>
              <w:pStyle w:val="Titre"/>
              <w:tabs>
                <w:tab w:val="num" w:pos="-4820"/>
              </w:tabs>
              <w:spacing w:line="276" w:lineRule="auto"/>
              <w:jc w:val="both"/>
              <w:rPr>
                <w:del w:id="17798" w:author="Dr Mamadou SANOGO" w:date="2023-10-25T17:57:00Z"/>
                <w:rFonts w:asciiTheme="majorHAnsi" w:hAnsiTheme="majorHAnsi"/>
                <w:b w:val="0"/>
                <w:bCs/>
                <w:color w:val="000000" w:themeColor="text1"/>
                <w:sz w:val="16"/>
                <w:szCs w:val="18"/>
                <w:rPrChange w:id="17799" w:author="Dr Mamadou SANOGO" w:date="2023-10-25T18:15:00Z">
                  <w:rPr>
                    <w:del w:id="17800" w:author="Dr Mamadou SANOGO" w:date="2023-10-25T17:57:00Z"/>
                    <w:rFonts w:asciiTheme="majorHAnsi" w:hAnsiTheme="majorHAnsi"/>
                    <w:b/>
                    <w:bCs/>
                    <w:sz w:val="16"/>
                    <w:szCs w:val="18"/>
                  </w:rPr>
                </w:rPrChange>
              </w:rPr>
              <w:pPrChange w:id="17801" w:author="Dr Mamadou SANOGO" w:date="2023-10-25T17:57:00Z">
                <w:pPr>
                  <w:tabs>
                    <w:tab w:val="num" w:pos="-4322"/>
                  </w:tabs>
                  <w:spacing w:line="240" w:lineRule="auto"/>
                  <w:jc w:val="center"/>
                </w:pPr>
              </w:pPrChange>
            </w:pPr>
            <w:del w:id="17802" w:author="Dr Mamadou SANOGO" w:date="2023-10-25T17:57:00Z">
              <w:r w:rsidRPr="007A4AFC" w:rsidDel="00744A71">
                <w:rPr>
                  <w:rFonts w:asciiTheme="majorHAnsi" w:hAnsiTheme="majorHAnsi"/>
                  <w:b w:val="0"/>
                  <w:bCs/>
                  <w:color w:val="000000" w:themeColor="text1"/>
                  <w:sz w:val="16"/>
                  <w:szCs w:val="18"/>
                  <w:rPrChange w:id="17803"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48C4BBEA" w:rsidR="00E77573" w:rsidRPr="007A4AFC" w:rsidDel="00744A71" w:rsidRDefault="00E77573">
            <w:pPr>
              <w:pStyle w:val="Titre"/>
              <w:tabs>
                <w:tab w:val="num" w:pos="-4820"/>
              </w:tabs>
              <w:spacing w:line="276" w:lineRule="auto"/>
              <w:jc w:val="both"/>
              <w:rPr>
                <w:del w:id="17804" w:author="Dr Mamadou SANOGO" w:date="2023-10-25T17:57:00Z"/>
                <w:rFonts w:asciiTheme="majorHAnsi" w:hAnsiTheme="majorHAnsi"/>
                <w:b w:val="0"/>
                <w:bCs/>
                <w:color w:val="000000" w:themeColor="text1"/>
                <w:sz w:val="16"/>
                <w:szCs w:val="18"/>
                <w:rPrChange w:id="17805" w:author="Dr Mamadou SANOGO" w:date="2023-10-25T18:15:00Z">
                  <w:rPr>
                    <w:del w:id="17806" w:author="Dr Mamadou SANOGO" w:date="2023-10-25T17:57:00Z"/>
                    <w:rFonts w:asciiTheme="majorHAnsi" w:hAnsiTheme="majorHAnsi"/>
                    <w:b/>
                    <w:bCs/>
                    <w:sz w:val="16"/>
                    <w:szCs w:val="18"/>
                  </w:rPr>
                </w:rPrChange>
              </w:rPr>
              <w:pPrChange w:id="17807" w:author="Dr Mamadou SANOGO" w:date="2023-10-25T17:57:00Z">
                <w:pPr>
                  <w:tabs>
                    <w:tab w:val="num" w:pos="-4322"/>
                  </w:tabs>
                  <w:spacing w:line="240" w:lineRule="auto"/>
                  <w:jc w:val="center"/>
                </w:pPr>
              </w:pPrChange>
            </w:pPr>
            <w:del w:id="17808" w:author="Dr Mamadou SANOGO" w:date="2023-10-25T17:57:00Z">
              <w:r w:rsidRPr="007A4AFC" w:rsidDel="00744A71">
                <w:rPr>
                  <w:rFonts w:asciiTheme="majorHAnsi" w:hAnsiTheme="majorHAnsi"/>
                  <w:b w:val="0"/>
                  <w:bCs/>
                  <w:color w:val="000000" w:themeColor="text1"/>
                  <w:sz w:val="16"/>
                  <w:szCs w:val="18"/>
                  <w:rPrChange w:id="17809"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744A71" w14:paraId="41EACC72" w14:textId="77777777" w:rsidTr="00920793">
        <w:trPr>
          <w:del w:id="17810" w:author="Dr Mamadou SANOGO" w:date="2023-10-25T17:57:00Z"/>
        </w:trPr>
        <w:tc>
          <w:tcPr>
            <w:tcW w:w="858" w:type="pct"/>
            <w:vAlign w:val="center"/>
          </w:tcPr>
          <w:p w14:paraId="443F38F2" w14:textId="4455771A" w:rsidR="00E77573" w:rsidRPr="007A4AFC" w:rsidDel="00744A71" w:rsidRDefault="00E77573">
            <w:pPr>
              <w:pStyle w:val="Titre"/>
              <w:tabs>
                <w:tab w:val="num" w:pos="-4820"/>
              </w:tabs>
              <w:spacing w:line="276" w:lineRule="auto"/>
              <w:jc w:val="both"/>
              <w:rPr>
                <w:del w:id="17811" w:author="Dr Mamadou SANOGO" w:date="2023-10-25T17:57:00Z"/>
                <w:rFonts w:asciiTheme="majorHAnsi" w:hAnsiTheme="majorHAnsi" w:cstheme="majorHAnsi"/>
                <w:bCs/>
                <w:color w:val="000000" w:themeColor="text1"/>
                <w:sz w:val="20"/>
              </w:rPr>
              <w:pPrChange w:id="17812" w:author="Dr Mamadou SANOGO" w:date="2023-10-25T17:57:00Z">
                <w:pPr>
                  <w:spacing w:line="240" w:lineRule="auto"/>
                </w:pPr>
              </w:pPrChange>
            </w:pPr>
            <w:del w:id="17813" w:author="Dr Mamadou SANOGO" w:date="2023-10-25T17:57:00Z">
              <w:r w:rsidRPr="007A4AFC" w:rsidDel="00744A71">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7753FEFB" w:rsidR="00E77573" w:rsidRPr="007A4AFC" w:rsidDel="00744A71" w:rsidRDefault="00E77573">
            <w:pPr>
              <w:pStyle w:val="Titre"/>
              <w:tabs>
                <w:tab w:val="num" w:pos="-4820"/>
              </w:tabs>
              <w:spacing w:line="276" w:lineRule="auto"/>
              <w:jc w:val="both"/>
              <w:rPr>
                <w:del w:id="17814" w:author="Dr Mamadou SANOGO" w:date="2023-10-25T17:57:00Z"/>
                <w:rFonts w:asciiTheme="majorHAnsi" w:hAnsiTheme="majorHAnsi" w:cstheme="majorHAnsi"/>
                <w:bCs/>
                <w:color w:val="000000" w:themeColor="text1"/>
                <w:sz w:val="20"/>
              </w:rPr>
              <w:pPrChange w:id="17815" w:author="Dr Mamadou SANOGO" w:date="2023-10-25T17:57:00Z">
                <w:pPr>
                  <w:spacing w:line="240" w:lineRule="auto"/>
                </w:pPr>
              </w:pPrChange>
            </w:pPr>
            <w:del w:id="17816" w:author="Dr Mamadou SANOGO" w:date="2023-10-25T17:57:00Z">
              <w:r w:rsidRPr="007A4AFC" w:rsidDel="00744A71">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04C96D02" w:rsidR="00E77573" w:rsidRPr="007A4AFC" w:rsidDel="00744A71" w:rsidRDefault="00E77573">
            <w:pPr>
              <w:pStyle w:val="Titre"/>
              <w:tabs>
                <w:tab w:val="num" w:pos="-4820"/>
              </w:tabs>
              <w:spacing w:line="276" w:lineRule="auto"/>
              <w:jc w:val="both"/>
              <w:rPr>
                <w:del w:id="17817" w:author="Dr Mamadou SANOGO" w:date="2023-10-25T17:57:00Z"/>
                <w:rFonts w:asciiTheme="majorHAnsi" w:hAnsiTheme="majorHAnsi" w:cstheme="majorHAnsi"/>
                <w:bCs/>
                <w:color w:val="000000" w:themeColor="text1"/>
                <w:sz w:val="20"/>
              </w:rPr>
              <w:pPrChange w:id="17818" w:author="Dr Mamadou SANOGO" w:date="2023-10-25T17:57:00Z">
                <w:pPr>
                  <w:tabs>
                    <w:tab w:val="num" w:pos="1494"/>
                  </w:tabs>
                  <w:spacing w:line="240" w:lineRule="auto"/>
                </w:pPr>
              </w:pPrChange>
            </w:pPr>
            <w:del w:id="17819" w:author="Dr Mamadou SANOGO" w:date="2023-10-25T17:57:00Z">
              <w:r w:rsidRPr="007A4AFC" w:rsidDel="00744A71">
                <w:rPr>
                  <w:rFonts w:asciiTheme="majorHAnsi" w:hAnsiTheme="majorHAnsi" w:cstheme="majorHAnsi"/>
                  <w:bCs/>
                  <w:color w:val="000000" w:themeColor="text1"/>
                  <w:sz w:val="20"/>
                </w:rPr>
                <w:delText>Ph.D</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(Sciences de la gestion)</w:delText>
              </w:r>
            </w:del>
          </w:p>
        </w:tc>
        <w:tc>
          <w:tcPr>
            <w:tcW w:w="381" w:type="pct"/>
            <w:vAlign w:val="center"/>
          </w:tcPr>
          <w:p w14:paraId="6C3F6084" w14:textId="27F7425A" w:rsidR="00E77573" w:rsidRPr="007A4AFC" w:rsidDel="00744A71" w:rsidRDefault="00E77573">
            <w:pPr>
              <w:pStyle w:val="Titre"/>
              <w:tabs>
                <w:tab w:val="num" w:pos="-4820"/>
              </w:tabs>
              <w:spacing w:line="276" w:lineRule="auto"/>
              <w:jc w:val="both"/>
              <w:rPr>
                <w:del w:id="17820" w:author="Dr Mamadou SANOGO" w:date="2023-10-25T17:57:00Z"/>
                <w:rFonts w:asciiTheme="majorHAnsi" w:hAnsiTheme="majorHAnsi" w:cstheme="majorHAnsi"/>
                <w:bCs/>
                <w:color w:val="000000" w:themeColor="text1"/>
                <w:sz w:val="20"/>
              </w:rPr>
              <w:pPrChange w:id="17821" w:author="Dr Mamadou SANOGO" w:date="2023-10-25T17:57:00Z">
                <w:pPr>
                  <w:spacing w:line="240" w:lineRule="auto"/>
                </w:pPr>
              </w:pPrChange>
            </w:pPr>
            <w:del w:id="17822" w:author="Dr Mamadou SANOGO" w:date="2023-10-25T17:57:00Z">
              <w:r w:rsidRPr="007A4AFC" w:rsidDel="00744A71">
                <w:rPr>
                  <w:rFonts w:asciiTheme="majorHAnsi" w:hAnsiTheme="majorHAnsi" w:cstheme="majorHAnsi"/>
                  <w:bCs/>
                  <w:color w:val="000000" w:themeColor="text1"/>
                  <w:sz w:val="20"/>
                </w:rPr>
                <w:delText>PPS2103;</w:delText>
              </w:r>
            </w:del>
          </w:p>
          <w:p w14:paraId="374306D6" w14:textId="02B5FE99" w:rsidR="00E77573" w:rsidRPr="007A4AFC" w:rsidDel="00744A71" w:rsidRDefault="00920793">
            <w:pPr>
              <w:pStyle w:val="Titre"/>
              <w:tabs>
                <w:tab w:val="num" w:pos="-4820"/>
              </w:tabs>
              <w:spacing w:line="276" w:lineRule="auto"/>
              <w:jc w:val="both"/>
              <w:rPr>
                <w:del w:id="17823" w:author="Dr Mamadou SANOGO" w:date="2023-10-25T17:57:00Z"/>
                <w:rFonts w:asciiTheme="majorHAnsi" w:hAnsiTheme="majorHAnsi" w:cstheme="majorHAnsi"/>
                <w:bCs/>
                <w:color w:val="000000" w:themeColor="text1"/>
                <w:sz w:val="20"/>
              </w:rPr>
              <w:pPrChange w:id="17824" w:author="Dr Mamadou SANOGO" w:date="2023-10-25T17:57:00Z">
                <w:pPr>
                  <w:spacing w:line="240" w:lineRule="auto"/>
                </w:pPr>
              </w:pPrChange>
            </w:pPr>
            <w:del w:id="17825" w:author="Dr Mamadou SANOGO" w:date="2023-10-25T17:57:00Z">
              <w:r w:rsidRPr="007A4AFC" w:rsidDel="00744A71">
                <w:rPr>
                  <w:rFonts w:asciiTheme="majorHAnsi" w:hAnsiTheme="majorHAnsi" w:cstheme="majorHAnsi"/>
                  <w:bCs/>
                  <w:color w:val="000000" w:themeColor="text1"/>
                  <w:sz w:val="20"/>
                </w:rPr>
                <w:delText>SPP2202</w:delText>
              </w:r>
            </w:del>
          </w:p>
        </w:tc>
        <w:tc>
          <w:tcPr>
            <w:tcW w:w="429" w:type="pct"/>
            <w:vAlign w:val="center"/>
          </w:tcPr>
          <w:p w14:paraId="7D7B6546" w14:textId="411D12F1" w:rsidR="00E77573" w:rsidRPr="007A4AFC" w:rsidDel="00744A71" w:rsidRDefault="00E77573">
            <w:pPr>
              <w:pStyle w:val="Titre"/>
              <w:tabs>
                <w:tab w:val="num" w:pos="-4820"/>
              </w:tabs>
              <w:spacing w:line="276" w:lineRule="auto"/>
              <w:jc w:val="both"/>
              <w:rPr>
                <w:del w:id="17826" w:author="Dr Mamadou SANOGO" w:date="2023-10-25T17:57:00Z"/>
                <w:rFonts w:asciiTheme="majorHAnsi" w:hAnsiTheme="majorHAnsi"/>
                <w:color w:val="000000" w:themeColor="text1"/>
                <w:sz w:val="20"/>
              </w:rPr>
              <w:pPrChange w:id="17827" w:author="Dr Mamadou SANOGO" w:date="2023-10-25T17:57:00Z">
                <w:pPr>
                  <w:spacing w:line="240" w:lineRule="auto"/>
                  <w:jc w:val="center"/>
                </w:pPr>
              </w:pPrChange>
            </w:pPr>
            <w:del w:id="17828" w:author="Dr Mamadou SANOGO" w:date="2023-10-25T17:57:00Z">
              <w:r w:rsidRPr="007A4AFC" w:rsidDel="00744A71">
                <w:rPr>
                  <w:rFonts w:asciiTheme="majorHAnsi" w:hAnsiTheme="majorHAnsi"/>
                  <w:color w:val="000000" w:themeColor="text1"/>
                  <w:sz w:val="20"/>
                </w:rPr>
                <w:delText>200</w:delText>
              </w:r>
            </w:del>
          </w:p>
        </w:tc>
        <w:tc>
          <w:tcPr>
            <w:tcW w:w="1904" w:type="pct"/>
            <w:vAlign w:val="center"/>
          </w:tcPr>
          <w:p w14:paraId="01E922B9" w14:textId="44732D96" w:rsidR="00E77573" w:rsidRPr="007A4AFC" w:rsidDel="00744A71" w:rsidRDefault="00E77573">
            <w:pPr>
              <w:pStyle w:val="Titre"/>
              <w:tabs>
                <w:tab w:val="num" w:pos="-4820"/>
              </w:tabs>
              <w:spacing w:line="276" w:lineRule="auto"/>
              <w:jc w:val="both"/>
              <w:rPr>
                <w:del w:id="17829" w:author="Dr Mamadou SANOGO" w:date="2023-10-25T17:57:00Z"/>
                <w:rFonts w:asciiTheme="majorHAnsi" w:hAnsiTheme="majorHAnsi" w:cstheme="majorHAnsi"/>
                <w:bCs/>
                <w:color w:val="000000" w:themeColor="text1"/>
                <w:sz w:val="20"/>
              </w:rPr>
              <w:pPrChange w:id="17830" w:author="Dr Mamadou SANOGO" w:date="2023-10-25T17:57:00Z">
                <w:pPr>
                  <w:spacing w:line="240" w:lineRule="auto"/>
                </w:pPr>
              </w:pPrChange>
            </w:pPr>
            <w:del w:id="17831" w:author="Dr Mamadou SANOGO" w:date="2023-10-25T17:57:00Z">
              <w:r w:rsidRPr="007A4AFC" w:rsidDel="00744A71">
                <w:rPr>
                  <w:rFonts w:asciiTheme="majorHAnsi" w:hAnsiTheme="majorHAnsi" w:cstheme="majorHAnsi"/>
                  <w:bCs/>
                  <w:color w:val="000000" w:themeColor="text1"/>
                  <w:sz w:val="20"/>
                </w:rPr>
                <w:delText xml:space="preserve">Gestion des Programmes et projets de santé S1 ; </w:delText>
              </w:r>
            </w:del>
          </w:p>
          <w:p w14:paraId="67E5C316" w14:textId="35CFF474" w:rsidR="00E77573" w:rsidRPr="007A4AFC" w:rsidDel="00744A71" w:rsidRDefault="00E77573">
            <w:pPr>
              <w:pStyle w:val="Titre"/>
              <w:tabs>
                <w:tab w:val="num" w:pos="-4820"/>
              </w:tabs>
              <w:spacing w:line="276" w:lineRule="auto"/>
              <w:jc w:val="both"/>
              <w:rPr>
                <w:del w:id="17832" w:author="Dr Mamadou SANOGO" w:date="2023-10-25T17:57:00Z"/>
                <w:rFonts w:asciiTheme="majorHAnsi" w:hAnsiTheme="majorHAnsi" w:cstheme="majorHAnsi"/>
                <w:bCs/>
                <w:color w:val="000000" w:themeColor="text1"/>
                <w:sz w:val="20"/>
              </w:rPr>
              <w:pPrChange w:id="17833" w:author="Dr Mamadou SANOGO" w:date="2023-10-25T17:57:00Z">
                <w:pPr>
                  <w:spacing w:line="240" w:lineRule="auto"/>
                </w:pPr>
              </w:pPrChange>
            </w:pPr>
            <w:del w:id="17834" w:author="Dr Mamadou SANOGO" w:date="2023-10-25T17:57:00Z">
              <w:r w:rsidRPr="007A4AFC" w:rsidDel="00744A71">
                <w:rPr>
                  <w:rFonts w:asciiTheme="majorHAnsi" w:hAnsiTheme="majorHAnsi" w:cstheme="majorHAnsi"/>
                  <w:bCs/>
                  <w:color w:val="000000" w:themeColor="text1"/>
                  <w:sz w:val="20"/>
                </w:rPr>
                <w:delText xml:space="preserve">Concepts de base en Suivi et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7479FF74" w14:textId="280CE8FF" w:rsidR="00E77573" w:rsidRPr="007A4AFC" w:rsidDel="00744A71" w:rsidRDefault="00E77573">
            <w:pPr>
              <w:pStyle w:val="Titre"/>
              <w:tabs>
                <w:tab w:val="num" w:pos="-4820"/>
              </w:tabs>
              <w:spacing w:line="276" w:lineRule="auto"/>
              <w:jc w:val="both"/>
              <w:rPr>
                <w:del w:id="17835" w:author="Dr Mamadou SANOGO" w:date="2023-10-25T17:57:00Z"/>
                <w:rFonts w:asciiTheme="majorHAnsi" w:hAnsiTheme="majorHAnsi" w:cstheme="majorHAnsi"/>
                <w:bCs/>
                <w:color w:val="000000" w:themeColor="text1"/>
                <w:sz w:val="20"/>
              </w:rPr>
              <w:pPrChange w:id="17836" w:author="Dr Mamadou SANOGO" w:date="2023-10-25T17:57:00Z">
                <w:pPr>
                  <w:spacing w:line="240" w:lineRule="auto"/>
                </w:pPr>
              </w:pPrChange>
            </w:pPr>
            <w:del w:id="17837" w:author="Dr Mamadou SANOGO" w:date="2023-10-25T17:57:00Z">
              <w:r w:rsidRPr="007A4AFC" w:rsidDel="00744A71">
                <w:rPr>
                  <w:rFonts w:asciiTheme="majorHAnsi" w:hAnsiTheme="majorHAnsi" w:cstheme="majorHAnsi"/>
                  <w:bCs/>
                  <w:color w:val="000000" w:themeColor="text1"/>
                  <w:sz w:val="20"/>
                </w:rPr>
                <w:delText xml:space="preserve">Cadres et outils de Suivi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0749FB88" w14:textId="21E65876" w:rsidR="00E77573" w:rsidRPr="007A4AFC" w:rsidDel="00744A71" w:rsidRDefault="00E77573">
            <w:pPr>
              <w:pStyle w:val="Titre"/>
              <w:tabs>
                <w:tab w:val="num" w:pos="-4820"/>
              </w:tabs>
              <w:spacing w:line="276" w:lineRule="auto"/>
              <w:jc w:val="both"/>
              <w:rPr>
                <w:del w:id="17838" w:author="Dr Mamadou SANOGO" w:date="2023-10-25T17:57:00Z"/>
                <w:rFonts w:asciiTheme="majorHAnsi" w:hAnsiTheme="majorHAnsi" w:cstheme="majorHAnsi"/>
                <w:bCs/>
                <w:color w:val="000000" w:themeColor="text1"/>
                <w:sz w:val="20"/>
              </w:rPr>
              <w:pPrChange w:id="17839" w:author="Dr Mamadou SANOGO" w:date="2023-10-25T17:57:00Z">
                <w:pPr>
                  <w:spacing w:line="240" w:lineRule="auto"/>
                </w:pPr>
              </w:pPrChange>
            </w:pPr>
            <w:del w:id="17840" w:author="Dr Mamadou SANOGO" w:date="2023-10-25T17:57:00Z">
              <w:r w:rsidRPr="007A4AFC" w:rsidDel="00744A71">
                <w:rPr>
                  <w:rFonts w:asciiTheme="majorHAnsi" w:hAnsiTheme="majorHAnsi" w:cstheme="majorHAnsi"/>
                  <w:bCs/>
                  <w:color w:val="000000" w:themeColor="text1"/>
                  <w:sz w:val="20"/>
                </w:rPr>
                <w:delText>Processus d’élaboration d’un projet de santé communautaire S2</w:delText>
              </w:r>
            </w:del>
          </w:p>
        </w:tc>
      </w:tr>
      <w:tr w:rsidR="007A4AFC" w:rsidRPr="007A4AFC" w:rsidDel="00744A71" w14:paraId="67B1FAB1" w14:textId="77777777" w:rsidTr="00920793">
        <w:trPr>
          <w:del w:id="17841" w:author="Dr Mamadou SANOGO" w:date="2023-10-25T17:57:00Z"/>
        </w:trPr>
        <w:tc>
          <w:tcPr>
            <w:tcW w:w="858" w:type="pct"/>
            <w:vAlign w:val="center"/>
          </w:tcPr>
          <w:p w14:paraId="26470BC2" w14:textId="532E4470" w:rsidR="00E77573" w:rsidRPr="007A4AFC" w:rsidDel="00744A71" w:rsidRDefault="00E77573">
            <w:pPr>
              <w:pStyle w:val="Titre"/>
              <w:tabs>
                <w:tab w:val="num" w:pos="-4820"/>
              </w:tabs>
              <w:spacing w:line="276" w:lineRule="auto"/>
              <w:jc w:val="both"/>
              <w:rPr>
                <w:del w:id="17842" w:author="Dr Mamadou SANOGO" w:date="2023-10-25T17:57:00Z"/>
                <w:rFonts w:asciiTheme="majorHAnsi" w:hAnsiTheme="majorHAnsi" w:cstheme="majorHAnsi"/>
                <w:bCs/>
                <w:color w:val="000000" w:themeColor="text1"/>
                <w:sz w:val="20"/>
              </w:rPr>
              <w:pPrChange w:id="17843" w:author="Dr Mamadou SANOGO" w:date="2023-10-25T17:57:00Z">
                <w:pPr>
                  <w:spacing w:line="240" w:lineRule="auto"/>
                </w:pPr>
              </w:pPrChange>
            </w:pPr>
            <w:del w:id="17844" w:author="Dr Mamadou SANOGO" w:date="2023-10-25T17:57:00Z">
              <w:r w:rsidRPr="007A4AFC" w:rsidDel="00744A71">
                <w:rPr>
                  <w:rFonts w:asciiTheme="majorHAnsi" w:hAnsiTheme="majorHAnsi" w:cstheme="majorHAnsi"/>
                  <w:bCs/>
                  <w:color w:val="000000" w:themeColor="text1"/>
                  <w:sz w:val="20"/>
                </w:rPr>
                <w:delText>Moustapha SOUARE,</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0D618E44" w:rsidR="00E77573" w:rsidRPr="007A4AFC" w:rsidDel="00744A71" w:rsidRDefault="00E77573">
            <w:pPr>
              <w:pStyle w:val="Titre"/>
              <w:tabs>
                <w:tab w:val="num" w:pos="-4820"/>
              </w:tabs>
              <w:spacing w:line="276" w:lineRule="auto"/>
              <w:jc w:val="both"/>
              <w:rPr>
                <w:del w:id="17845" w:author="Dr Mamadou SANOGO" w:date="2023-10-25T17:57:00Z"/>
                <w:rFonts w:asciiTheme="majorHAnsi" w:hAnsiTheme="majorHAnsi" w:cstheme="majorHAnsi"/>
                <w:bCs/>
                <w:color w:val="000000" w:themeColor="text1"/>
                <w:sz w:val="20"/>
              </w:rPr>
              <w:pPrChange w:id="17846" w:author="Dr Mamadou SANOGO" w:date="2023-10-25T17:57:00Z">
                <w:pPr>
                  <w:spacing w:line="240" w:lineRule="auto"/>
                </w:pPr>
              </w:pPrChange>
            </w:pPr>
            <w:del w:id="17847" w:author="Dr Mamadou SANOGO" w:date="2023-10-25T17:57:00Z">
              <w:r w:rsidRPr="007A4AFC" w:rsidDel="00744A71">
                <w:rPr>
                  <w:rFonts w:asciiTheme="majorHAnsi" w:hAnsiTheme="majorHAnsi" w:cstheme="majorHAnsi"/>
                  <w:bCs/>
                  <w:color w:val="000000" w:themeColor="text1"/>
                  <w:sz w:val="20"/>
                </w:rPr>
                <w:delText>OPV(Ministère de l’agriculture)</w:delText>
              </w:r>
            </w:del>
          </w:p>
        </w:tc>
        <w:tc>
          <w:tcPr>
            <w:tcW w:w="714" w:type="pct"/>
            <w:vAlign w:val="center"/>
          </w:tcPr>
          <w:p w14:paraId="664E2A99" w14:textId="52A7FD00" w:rsidR="00E77573" w:rsidRPr="007A4AFC" w:rsidDel="00744A71" w:rsidRDefault="00E77573">
            <w:pPr>
              <w:pStyle w:val="Titre"/>
              <w:tabs>
                <w:tab w:val="num" w:pos="-4820"/>
              </w:tabs>
              <w:spacing w:line="276" w:lineRule="auto"/>
              <w:jc w:val="both"/>
              <w:rPr>
                <w:del w:id="17848" w:author="Dr Mamadou SANOGO" w:date="2023-10-25T17:57:00Z"/>
                <w:rFonts w:asciiTheme="majorHAnsi" w:hAnsiTheme="majorHAnsi" w:cstheme="majorHAnsi"/>
                <w:bCs/>
                <w:color w:val="000000" w:themeColor="text1"/>
                <w:sz w:val="20"/>
              </w:rPr>
              <w:pPrChange w:id="17849" w:author="Dr Mamadou SANOGO" w:date="2023-10-25T17:57:00Z">
                <w:pPr>
                  <w:tabs>
                    <w:tab w:val="num" w:pos="1494"/>
                  </w:tabs>
                  <w:spacing w:line="240" w:lineRule="auto"/>
                </w:pPr>
              </w:pPrChange>
            </w:pPr>
            <w:del w:id="17850" w:author="Dr Mamadou SANOGO" w:date="2023-10-25T17:57:00Z">
              <w:r w:rsidRPr="007A4AFC" w:rsidDel="00744A71">
                <w:rPr>
                  <w:rFonts w:asciiTheme="majorHAnsi" w:hAnsiTheme="majorHAnsi" w:cstheme="majorHAnsi"/>
                  <w:bCs/>
                  <w:color w:val="000000" w:themeColor="text1"/>
                  <w:sz w:val="20"/>
                </w:rPr>
                <w:delText>Master</w:delText>
              </w:r>
            </w:del>
          </w:p>
          <w:p w14:paraId="5FC5237F" w14:textId="08D5E016" w:rsidR="00E77573" w:rsidRPr="007A4AFC" w:rsidDel="00744A71" w:rsidRDefault="00E77573">
            <w:pPr>
              <w:pStyle w:val="Titre"/>
              <w:tabs>
                <w:tab w:val="num" w:pos="-4820"/>
              </w:tabs>
              <w:spacing w:line="276" w:lineRule="auto"/>
              <w:jc w:val="both"/>
              <w:rPr>
                <w:del w:id="17851" w:author="Dr Mamadou SANOGO" w:date="2023-10-25T17:57:00Z"/>
                <w:rFonts w:asciiTheme="majorHAnsi" w:hAnsiTheme="majorHAnsi" w:cstheme="majorHAnsi"/>
                <w:bCs/>
                <w:color w:val="000000" w:themeColor="text1"/>
                <w:sz w:val="20"/>
              </w:rPr>
              <w:pPrChange w:id="17852" w:author="Dr Mamadou SANOGO" w:date="2023-10-25T17:57:00Z">
                <w:pPr>
                  <w:tabs>
                    <w:tab w:val="num" w:pos="1494"/>
                  </w:tabs>
                  <w:spacing w:line="240" w:lineRule="auto"/>
                </w:pPr>
              </w:pPrChange>
            </w:pPr>
            <w:del w:id="17853" w:author="Dr Mamadou SANOGO" w:date="2023-10-25T17:57:00Z">
              <w:r w:rsidRPr="007A4AFC" w:rsidDel="00744A71">
                <w:rPr>
                  <w:rFonts w:asciiTheme="majorHAnsi" w:hAnsiTheme="majorHAnsi" w:cstheme="majorHAnsi"/>
                  <w:bCs/>
                  <w:color w:val="000000" w:themeColor="text1"/>
                  <w:sz w:val="20"/>
                </w:rPr>
                <w:delText>(Droit, environnement)</w:delText>
              </w:r>
            </w:del>
          </w:p>
        </w:tc>
        <w:tc>
          <w:tcPr>
            <w:tcW w:w="381" w:type="pct"/>
            <w:vAlign w:val="center"/>
          </w:tcPr>
          <w:p w14:paraId="0AC9A0A0" w14:textId="480979C3" w:rsidR="00E77573" w:rsidRPr="007A4AFC" w:rsidDel="00744A71" w:rsidRDefault="00093146">
            <w:pPr>
              <w:pStyle w:val="Titre"/>
              <w:tabs>
                <w:tab w:val="num" w:pos="-4820"/>
              </w:tabs>
              <w:spacing w:line="276" w:lineRule="auto"/>
              <w:jc w:val="both"/>
              <w:rPr>
                <w:del w:id="17854" w:author="Dr Mamadou SANOGO" w:date="2023-10-25T17:57:00Z"/>
                <w:rFonts w:asciiTheme="majorHAnsi" w:hAnsiTheme="majorHAnsi" w:cstheme="majorHAnsi"/>
                <w:bCs/>
                <w:color w:val="000000" w:themeColor="text1"/>
                <w:sz w:val="20"/>
              </w:rPr>
              <w:pPrChange w:id="17855" w:author="Dr Mamadou SANOGO" w:date="2023-10-25T17:57:00Z">
                <w:pPr>
                  <w:spacing w:line="240" w:lineRule="auto"/>
                </w:pPr>
              </w:pPrChange>
            </w:pPr>
            <w:del w:id="17856" w:author="Dr Mamadou SANOGO" w:date="2023-10-25T17:57:00Z">
              <w:r w:rsidRPr="007A4AFC" w:rsidDel="00744A71">
                <w:rPr>
                  <w:rFonts w:asciiTheme="majorHAnsi" w:hAnsiTheme="majorHAnsi" w:cstheme="majorHAnsi"/>
                  <w:bCs/>
                  <w:color w:val="000000" w:themeColor="text1"/>
                  <w:sz w:val="20"/>
                </w:rPr>
                <w:delText xml:space="preserve">GDMS2104 </w:delText>
              </w:r>
            </w:del>
          </w:p>
        </w:tc>
        <w:tc>
          <w:tcPr>
            <w:tcW w:w="429" w:type="pct"/>
            <w:vAlign w:val="center"/>
          </w:tcPr>
          <w:p w14:paraId="7423D145" w14:textId="0E955C3B" w:rsidR="00E77573" w:rsidRPr="007A4AFC" w:rsidDel="00744A71" w:rsidRDefault="00E77573">
            <w:pPr>
              <w:pStyle w:val="Titre"/>
              <w:tabs>
                <w:tab w:val="num" w:pos="-4820"/>
              </w:tabs>
              <w:spacing w:line="276" w:lineRule="auto"/>
              <w:jc w:val="both"/>
              <w:rPr>
                <w:del w:id="17857" w:author="Dr Mamadou SANOGO" w:date="2023-10-25T17:57:00Z"/>
                <w:rFonts w:asciiTheme="majorHAnsi" w:hAnsiTheme="majorHAnsi"/>
                <w:color w:val="000000" w:themeColor="text1"/>
                <w:sz w:val="20"/>
              </w:rPr>
              <w:pPrChange w:id="17858" w:author="Dr Mamadou SANOGO" w:date="2023-10-25T17:57:00Z">
                <w:pPr>
                  <w:spacing w:line="240" w:lineRule="auto"/>
                  <w:jc w:val="center"/>
                </w:pPr>
              </w:pPrChange>
            </w:pPr>
            <w:del w:id="17859"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1D203848" w14:textId="0B1275D8" w:rsidR="00E77573" w:rsidRPr="007A4AFC" w:rsidDel="00744A71" w:rsidRDefault="00E77573">
            <w:pPr>
              <w:pStyle w:val="Titre"/>
              <w:tabs>
                <w:tab w:val="num" w:pos="-4820"/>
              </w:tabs>
              <w:spacing w:line="276" w:lineRule="auto"/>
              <w:jc w:val="both"/>
              <w:rPr>
                <w:del w:id="17860" w:author="Dr Mamadou SANOGO" w:date="2023-10-25T17:57:00Z"/>
                <w:rFonts w:asciiTheme="majorHAnsi" w:hAnsiTheme="majorHAnsi" w:cstheme="majorHAnsi"/>
                <w:bCs/>
                <w:color w:val="000000" w:themeColor="text1"/>
                <w:sz w:val="20"/>
              </w:rPr>
              <w:pPrChange w:id="17861" w:author="Dr Mamadou SANOGO" w:date="2023-10-25T17:57:00Z">
                <w:pPr>
                  <w:spacing w:line="240" w:lineRule="auto"/>
                </w:pPr>
              </w:pPrChange>
            </w:pPr>
            <w:del w:id="17862" w:author="Dr Mamadou SANOGO" w:date="2023-10-25T17:57:00Z">
              <w:r w:rsidRPr="007A4AFC" w:rsidDel="00744A71">
                <w:rPr>
                  <w:rFonts w:asciiTheme="majorHAnsi" w:hAnsiTheme="majorHAnsi" w:cstheme="majorHAnsi"/>
                  <w:bCs/>
                  <w:color w:val="000000" w:themeColor="text1"/>
                  <w:sz w:val="20"/>
                </w:rPr>
                <w:delText>Concepts et politiques en matière de Genre S1 ;</w:delText>
              </w:r>
            </w:del>
          </w:p>
          <w:p w14:paraId="781BF181" w14:textId="47F51F96" w:rsidR="00E77573" w:rsidRPr="007A4AFC" w:rsidDel="00744A71" w:rsidRDefault="00E77573">
            <w:pPr>
              <w:pStyle w:val="Titre"/>
              <w:tabs>
                <w:tab w:val="num" w:pos="-4820"/>
              </w:tabs>
              <w:spacing w:line="276" w:lineRule="auto"/>
              <w:jc w:val="both"/>
              <w:rPr>
                <w:del w:id="17863" w:author="Dr Mamadou SANOGO" w:date="2023-10-25T17:57:00Z"/>
                <w:rFonts w:asciiTheme="majorHAnsi" w:hAnsiTheme="majorHAnsi" w:cstheme="majorHAnsi"/>
                <w:bCs/>
                <w:color w:val="000000" w:themeColor="text1"/>
                <w:sz w:val="20"/>
              </w:rPr>
              <w:pPrChange w:id="17864" w:author="Dr Mamadou SANOGO" w:date="2023-10-25T17:57:00Z">
                <w:pPr>
                  <w:spacing w:line="240" w:lineRule="auto"/>
                </w:pPr>
              </w:pPrChange>
            </w:pPr>
            <w:del w:id="17865" w:author="Dr Mamadou SANOGO" w:date="2023-10-25T17:57:00Z">
              <w:r w:rsidRPr="007A4AFC" w:rsidDel="00744A71">
                <w:rPr>
                  <w:rFonts w:asciiTheme="majorHAnsi" w:hAnsiTheme="majorHAnsi" w:cstheme="majorHAnsi"/>
                  <w:bCs/>
                  <w:color w:val="000000" w:themeColor="text1"/>
                  <w:sz w:val="20"/>
                </w:rPr>
                <w:delText>Droit Administratif S1 ;</w:delText>
              </w:r>
            </w:del>
          </w:p>
          <w:p w14:paraId="630CC96A" w14:textId="2D9AA445" w:rsidR="00E77573" w:rsidRPr="007A4AFC" w:rsidDel="00744A71" w:rsidRDefault="00920793">
            <w:pPr>
              <w:pStyle w:val="Titre"/>
              <w:tabs>
                <w:tab w:val="num" w:pos="-4820"/>
              </w:tabs>
              <w:spacing w:line="276" w:lineRule="auto"/>
              <w:jc w:val="both"/>
              <w:rPr>
                <w:del w:id="17866" w:author="Dr Mamadou SANOGO" w:date="2023-10-25T17:57:00Z"/>
                <w:rFonts w:asciiTheme="majorHAnsi" w:hAnsiTheme="majorHAnsi" w:cstheme="majorHAnsi"/>
                <w:bCs/>
                <w:color w:val="000000" w:themeColor="text1"/>
                <w:sz w:val="20"/>
              </w:rPr>
              <w:pPrChange w:id="17867" w:author="Dr Mamadou SANOGO" w:date="2023-10-25T17:57:00Z">
                <w:pPr>
                  <w:spacing w:line="240" w:lineRule="auto"/>
                </w:pPr>
              </w:pPrChange>
            </w:pPr>
            <w:del w:id="17868" w:author="Dr Mamadou SANOGO" w:date="2023-10-25T17:57:00Z">
              <w:r w:rsidRPr="007A4AFC" w:rsidDel="00744A71">
                <w:rPr>
                  <w:rFonts w:asciiTheme="majorHAnsi" w:hAnsiTheme="majorHAnsi" w:cstheme="majorHAnsi"/>
                  <w:bCs/>
                  <w:color w:val="000000" w:themeColor="text1"/>
                  <w:sz w:val="20"/>
                </w:rPr>
                <w:delText>Éthique</w:delText>
              </w:r>
              <w:r w:rsidR="00E77573" w:rsidRPr="007A4AFC" w:rsidDel="00744A71">
                <w:rPr>
                  <w:rFonts w:asciiTheme="majorHAnsi" w:hAnsiTheme="majorHAnsi" w:cstheme="majorHAnsi"/>
                  <w:bCs/>
                  <w:color w:val="000000" w:themeColor="text1"/>
                  <w:sz w:val="20"/>
                </w:rPr>
                <w:delText xml:space="preserve"> et responsabilité en matière de santé S1</w:delText>
              </w:r>
            </w:del>
          </w:p>
        </w:tc>
      </w:tr>
      <w:tr w:rsidR="007A4AFC" w:rsidRPr="007A4AFC" w:rsidDel="00744A71" w14:paraId="31EB4ADE" w14:textId="77777777" w:rsidTr="00920793">
        <w:trPr>
          <w:del w:id="17869" w:author="Dr Mamadou SANOGO" w:date="2023-10-25T17:57:00Z"/>
        </w:trPr>
        <w:tc>
          <w:tcPr>
            <w:tcW w:w="858" w:type="pct"/>
            <w:vAlign w:val="center"/>
          </w:tcPr>
          <w:p w14:paraId="650F42EF" w14:textId="6E7FE941" w:rsidR="00E77573" w:rsidRPr="007A4AFC" w:rsidDel="00744A71" w:rsidRDefault="00E77573">
            <w:pPr>
              <w:pStyle w:val="Titre"/>
              <w:tabs>
                <w:tab w:val="num" w:pos="-4820"/>
              </w:tabs>
              <w:spacing w:line="276" w:lineRule="auto"/>
              <w:jc w:val="both"/>
              <w:rPr>
                <w:del w:id="17870" w:author="Dr Mamadou SANOGO" w:date="2023-10-25T17:57:00Z"/>
                <w:rFonts w:asciiTheme="majorHAnsi" w:hAnsiTheme="majorHAnsi" w:cstheme="majorHAnsi"/>
                <w:bCs/>
                <w:color w:val="000000" w:themeColor="text1"/>
                <w:sz w:val="20"/>
              </w:rPr>
              <w:pPrChange w:id="17871" w:author="Dr Mamadou SANOGO" w:date="2023-10-25T17:57:00Z">
                <w:pPr>
                  <w:spacing w:line="240" w:lineRule="auto"/>
                </w:pPr>
              </w:pPrChange>
            </w:pPr>
            <w:del w:id="17872" w:author="Dr Mamadou SANOGO" w:date="2023-10-25T17:57:00Z">
              <w:r w:rsidRPr="007A4AFC" w:rsidDel="00744A71">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5A4EC4EA" w:rsidR="00E77573" w:rsidRPr="007A4AFC" w:rsidDel="00744A71" w:rsidRDefault="00E77573">
            <w:pPr>
              <w:pStyle w:val="Titre"/>
              <w:tabs>
                <w:tab w:val="num" w:pos="-4820"/>
              </w:tabs>
              <w:spacing w:line="276" w:lineRule="auto"/>
              <w:jc w:val="both"/>
              <w:rPr>
                <w:del w:id="17873" w:author="Dr Mamadou SANOGO" w:date="2023-10-25T17:57:00Z"/>
                <w:rFonts w:asciiTheme="majorHAnsi" w:hAnsiTheme="majorHAnsi" w:cstheme="majorHAnsi"/>
                <w:bCs/>
                <w:color w:val="000000" w:themeColor="text1"/>
                <w:sz w:val="20"/>
              </w:rPr>
              <w:pPrChange w:id="17874" w:author="Dr Mamadou SANOGO" w:date="2023-10-25T17:57:00Z">
                <w:pPr>
                  <w:spacing w:line="240" w:lineRule="auto"/>
                </w:pPr>
              </w:pPrChange>
            </w:pPr>
            <w:del w:id="17875" w:author="Dr Mamadou SANOGO" w:date="2023-10-25T17:57:00Z">
              <w:r w:rsidRPr="007A4AFC" w:rsidDel="00744A71">
                <w:rPr>
                  <w:rFonts w:asciiTheme="majorHAnsi" w:hAnsiTheme="majorHAnsi" w:cstheme="majorHAnsi"/>
                  <w:bCs/>
                  <w:color w:val="000000" w:themeColor="text1"/>
                  <w:sz w:val="20"/>
                </w:rPr>
                <w:delText>CHU-CNOS</w:delText>
              </w:r>
            </w:del>
          </w:p>
        </w:tc>
        <w:tc>
          <w:tcPr>
            <w:tcW w:w="714" w:type="pct"/>
            <w:vAlign w:val="center"/>
          </w:tcPr>
          <w:p w14:paraId="11574D54" w14:textId="63EE5037" w:rsidR="00E77573" w:rsidRPr="007A4AFC" w:rsidDel="00744A71" w:rsidRDefault="00E77573">
            <w:pPr>
              <w:pStyle w:val="Titre"/>
              <w:tabs>
                <w:tab w:val="num" w:pos="-4820"/>
              </w:tabs>
              <w:spacing w:line="276" w:lineRule="auto"/>
              <w:jc w:val="both"/>
              <w:rPr>
                <w:del w:id="17876" w:author="Dr Mamadou SANOGO" w:date="2023-10-25T17:57:00Z"/>
                <w:rFonts w:asciiTheme="majorHAnsi" w:hAnsiTheme="majorHAnsi" w:cstheme="majorHAnsi"/>
                <w:bCs/>
                <w:color w:val="000000" w:themeColor="text1"/>
                <w:sz w:val="20"/>
              </w:rPr>
              <w:pPrChange w:id="17877" w:author="Dr Mamadou SANOGO" w:date="2023-10-25T17:57:00Z">
                <w:pPr>
                  <w:tabs>
                    <w:tab w:val="num" w:pos="1494"/>
                  </w:tabs>
                  <w:spacing w:line="240" w:lineRule="auto"/>
                </w:pPr>
              </w:pPrChange>
            </w:pPr>
            <w:del w:id="17878" w:author="Dr Mamadou SANOGO" w:date="2023-10-25T17:57:00Z">
              <w:r w:rsidRPr="007A4AFC" w:rsidDel="00744A71">
                <w:rPr>
                  <w:rFonts w:asciiTheme="majorHAnsi" w:hAnsiTheme="majorHAnsi" w:cstheme="majorHAnsi"/>
                  <w:bCs/>
                  <w:color w:val="000000" w:themeColor="text1"/>
                  <w:sz w:val="20"/>
                </w:rPr>
                <w:delText>Doctorat</w:delText>
              </w:r>
            </w:del>
          </w:p>
          <w:p w14:paraId="38521F4F" w14:textId="7491B402" w:rsidR="00E77573" w:rsidRPr="007A4AFC" w:rsidDel="00744A71" w:rsidRDefault="00E77573">
            <w:pPr>
              <w:pStyle w:val="Titre"/>
              <w:tabs>
                <w:tab w:val="num" w:pos="-4820"/>
              </w:tabs>
              <w:spacing w:line="276" w:lineRule="auto"/>
              <w:jc w:val="both"/>
              <w:rPr>
                <w:del w:id="17879" w:author="Dr Mamadou SANOGO" w:date="2023-10-25T17:57:00Z"/>
                <w:rFonts w:asciiTheme="majorHAnsi" w:hAnsiTheme="majorHAnsi" w:cstheme="majorHAnsi"/>
                <w:bCs/>
                <w:color w:val="000000" w:themeColor="text1"/>
                <w:sz w:val="20"/>
              </w:rPr>
              <w:pPrChange w:id="17880" w:author="Dr Mamadou SANOGO" w:date="2023-10-25T17:57:00Z">
                <w:pPr>
                  <w:tabs>
                    <w:tab w:val="num" w:pos="1494"/>
                  </w:tabs>
                  <w:spacing w:line="240" w:lineRule="auto"/>
                </w:pPr>
              </w:pPrChange>
            </w:pPr>
            <w:del w:id="17881" w:author="Dr Mamadou SANOGO" w:date="2023-10-25T17:57:00Z">
              <w:r w:rsidRPr="007A4AFC" w:rsidDel="00744A71">
                <w:rPr>
                  <w:rFonts w:asciiTheme="majorHAnsi" w:hAnsiTheme="majorHAnsi" w:cstheme="majorHAnsi"/>
                  <w:bCs/>
                  <w:color w:val="000000" w:themeColor="text1"/>
                  <w:sz w:val="20"/>
                </w:rPr>
                <w:delText>(</w:delText>
              </w:r>
              <w:r w:rsidR="00920793" w:rsidRPr="007A4AFC" w:rsidDel="00744A71">
                <w:rPr>
                  <w:rFonts w:asciiTheme="majorHAnsi" w:hAnsiTheme="majorHAnsi" w:cstheme="majorHAnsi"/>
                  <w:bCs/>
                  <w:color w:val="000000" w:themeColor="text1"/>
                  <w:sz w:val="20"/>
                </w:rPr>
                <w:delText>Épidémiologie</w:delText>
              </w:r>
              <w:r w:rsidRPr="007A4AFC" w:rsidDel="00744A71">
                <w:rPr>
                  <w:rFonts w:asciiTheme="majorHAnsi" w:hAnsiTheme="majorHAnsi" w:cstheme="majorHAnsi"/>
                  <w:bCs/>
                  <w:color w:val="000000" w:themeColor="text1"/>
                  <w:sz w:val="20"/>
                </w:rPr>
                <w:delText>)</w:delText>
              </w:r>
            </w:del>
          </w:p>
        </w:tc>
        <w:tc>
          <w:tcPr>
            <w:tcW w:w="381" w:type="pct"/>
            <w:vAlign w:val="center"/>
          </w:tcPr>
          <w:p w14:paraId="4187EB26" w14:textId="351489B1" w:rsidR="00E77573" w:rsidRPr="007A4AFC" w:rsidDel="00744A71" w:rsidRDefault="00E77573">
            <w:pPr>
              <w:pStyle w:val="Titre"/>
              <w:tabs>
                <w:tab w:val="num" w:pos="-4820"/>
              </w:tabs>
              <w:spacing w:line="276" w:lineRule="auto"/>
              <w:jc w:val="both"/>
              <w:rPr>
                <w:del w:id="17882" w:author="Dr Mamadou SANOGO" w:date="2023-10-25T17:57:00Z"/>
                <w:rFonts w:asciiTheme="majorHAnsi" w:hAnsiTheme="majorHAnsi" w:cstheme="majorHAnsi"/>
                <w:bCs/>
                <w:color w:val="000000" w:themeColor="text1"/>
                <w:sz w:val="20"/>
              </w:rPr>
              <w:pPrChange w:id="17883" w:author="Dr Mamadou SANOGO" w:date="2023-10-25T17:57:00Z">
                <w:pPr>
                  <w:spacing w:line="240" w:lineRule="auto"/>
                </w:pPr>
              </w:pPrChange>
            </w:pPr>
            <w:del w:id="17884" w:author="Dr Mamadou SANOGO" w:date="2023-10-25T17:57:00Z">
              <w:r w:rsidRPr="007A4AFC" w:rsidDel="00744A71">
                <w:rPr>
                  <w:rFonts w:asciiTheme="majorHAnsi" w:hAnsiTheme="majorHAnsi" w:cstheme="majorHAnsi"/>
                  <w:bCs/>
                  <w:color w:val="000000" w:themeColor="text1"/>
                  <w:sz w:val="20"/>
                </w:rPr>
                <w:delText>FTE</w:delText>
              </w:r>
              <w:r w:rsidR="00920793" w:rsidRPr="007A4AFC" w:rsidDel="00744A71">
                <w:rPr>
                  <w:rFonts w:asciiTheme="majorHAnsi" w:hAnsiTheme="majorHAnsi" w:cstheme="majorHAnsi"/>
                  <w:bCs/>
                  <w:color w:val="000000" w:themeColor="text1"/>
                  <w:sz w:val="20"/>
                </w:rPr>
                <w:delText>2301 ;</w:delText>
              </w:r>
            </w:del>
          </w:p>
          <w:p w14:paraId="1654D54B" w14:textId="710FC0DA" w:rsidR="00E77573" w:rsidRPr="007A4AFC" w:rsidDel="00744A71" w:rsidRDefault="00E77573">
            <w:pPr>
              <w:pStyle w:val="Titre"/>
              <w:tabs>
                <w:tab w:val="num" w:pos="-4820"/>
              </w:tabs>
              <w:spacing w:line="276" w:lineRule="auto"/>
              <w:jc w:val="both"/>
              <w:rPr>
                <w:del w:id="17885" w:author="Dr Mamadou SANOGO" w:date="2023-10-25T17:57:00Z"/>
                <w:rFonts w:asciiTheme="majorHAnsi" w:hAnsiTheme="majorHAnsi" w:cstheme="majorHAnsi"/>
                <w:bCs/>
                <w:color w:val="000000" w:themeColor="text1"/>
                <w:sz w:val="20"/>
              </w:rPr>
              <w:pPrChange w:id="17886" w:author="Dr Mamadou SANOGO" w:date="2023-10-25T17:57:00Z">
                <w:pPr>
                  <w:spacing w:line="240" w:lineRule="auto"/>
                </w:pPr>
              </w:pPrChange>
            </w:pPr>
            <w:del w:id="17887" w:author="Dr Mamadou SANOGO" w:date="2023-10-25T17:57:00Z">
              <w:r w:rsidRPr="007A4AFC" w:rsidDel="00744A71">
                <w:rPr>
                  <w:rFonts w:asciiTheme="majorHAnsi" w:hAnsiTheme="majorHAnsi" w:cstheme="majorHAnsi"/>
                  <w:bCs/>
                  <w:color w:val="000000" w:themeColor="text1"/>
                  <w:sz w:val="20"/>
                </w:rPr>
                <w:delText>TEE</w:delText>
              </w:r>
              <w:r w:rsidR="00920793" w:rsidRPr="007A4AFC" w:rsidDel="00744A71">
                <w:rPr>
                  <w:rFonts w:asciiTheme="majorHAnsi" w:hAnsiTheme="majorHAnsi" w:cstheme="majorHAnsi"/>
                  <w:bCs/>
                  <w:color w:val="000000" w:themeColor="text1"/>
                  <w:sz w:val="20"/>
                </w:rPr>
                <w:delText>2303 ;</w:delText>
              </w:r>
            </w:del>
          </w:p>
          <w:p w14:paraId="4F875278" w14:textId="66B4AB13" w:rsidR="00E77573" w:rsidRPr="007A4AFC" w:rsidDel="00744A71" w:rsidRDefault="00E77573">
            <w:pPr>
              <w:pStyle w:val="Titre"/>
              <w:tabs>
                <w:tab w:val="num" w:pos="-4820"/>
              </w:tabs>
              <w:spacing w:line="276" w:lineRule="auto"/>
              <w:jc w:val="both"/>
              <w:rPr>
                <w:del w:id="17888" w:author="Dr Mamadou SANOGO" w:date="2023-10-25T17:57:00Z"/>
                <w:rFonts w:asciiTheme="majorHAnsi" w:hAnsiTheme="majorHAnsi" w:cstheme="majorHAnsi"/>
                <w:bCs/>
                <w:color w:val="000000" w:themeColor="text1"/>
                <w:sz w:val="20"/>
              </w:rPr>
              <w:pPrChange w:id="17889" w:author="Dr Mamadou SANOGO" w:date="2023-10-25T17:57:00Z">
                <w:pPr>
                  <w:spacing w:line="240" w:lineRule="auto"/>
                </w:pPr>
              </w:pPrChange>
            </w:pPr>
            <w:del w:id="17890"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1573B697" w14:textId="630E2D67" w:rsidR="00E77573" w:rsidRPr="007A4AFC" w:rsidDel="00744A71" w:rsidRDefault="00E77573">
            <w:pPr>
              <w:pStyle w:val="Titre"/>
              <w:tabs>
                <w:tab w:val="num" w:pos="-4820"/>
              </w:tabs>
              <w:spacing w:line="276" w:lineRule="auto"/>
              <w:jc w:val="both"/>
              <w:rPr>
                <w:del w:id="17891" w:author="Dr Mamadou SANOGO" w:date="2023-10-25T17:57:00Z"/>
                <w:rFonts w:asciiTheme="majorHAnsi" w:hAnsiTheme="majorHAnsi"/>
                <w:color w:val="000000" w:themeColor="text1"/>
                <w:sz w:val="20"/>
              </w:rPr>
              <w:pPrChange w:id="17892" w:author="Dr Mamadou SANOGO" w:date="2023-10-25T17:57:00Z">
                <w:pPr>
                  <w:spacing w:line="240" w:lineRule="auto"/>
                  <w:jc w:val="center"/>
                </w:pPr>
              </w:pPrChange>
            </w:pPr>
            <w:del w:id="17893"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13306F0A" w14:textId="0419167B" w:rsidR="00E77573" w:rsidRPr="007A4AFC" w:rsidDel="00744A71" w:rsidRDefault="00E77573">
            <w:pPr>
              <w:pStyle w:val="Titre"/>
              <w:tabs>
                <w:tab w:val="num" w:pos="-4820"/>
              </w:tabs>
              <w:spacing w:line="276" w:lineRule="auto"/>
              <w:jc w:val="both"/>
              <w:rPr>
                <w:del w:id="17894" w:author="Dr Mamadou SANOGO" w:date="2023-10-25T17:57:00Z"/>
                <w:rFonts w:asciiTheme="majorHAnsi" w:hAnsiTheme="majorHAnsi" w:cstheme="majorHAnsi"/>
                <w:bCs/>
                <w:color w:val="000000" w:themeColor="text1"/>
                <w:sz w:val="20"/>
              </w:rPr>
              <w:pPrChange w:id="17895" w:author="Dr Mamadou SANOGO" w:date="2023-10-25T17:57:00Z">
                <w:pPr>
                  <w:spacing w:line="240" w:lineRule="auto"/>
                </w:pPr>
              </w:pPrChange>
            </w:pPr>
            <w:del w:id="17896" w:author="Dr Mamadou SANOGO" w:date="2023-10-25T17:57:00Z">
              <w:r w:rsidRPr="007A4AFC" w:rsidDel="00744A71">
                <w:rPr>
                  <w:rFonts w:asciiTheme="majorHAnsi" w:hAnsiTheme="majorHAnsi" w:cstheme="majorHAnsi"/>
                  <w:bCs/>
                  <w:color w:val="000000" w:themeColor="text1"/>
                  <w:sz w:val="20"/>
                </w:rPr>
                <w:delText>Conditions d'exercice et tâches de l’épidémiologiste S3 ;</w:delText>
              </w:r>
            </w:del>
          </w:p>
          <w:p w14:paraId="44207E3E" w14:textId="3B6A160D" w:rsidR="00E77573" w:rsidRPr="007A4AFC" w:rsidDel="00744A71" w:rsidRDefault="00E77573">
            <w:pPr>
              <w:pStyle w:val="Titre"/>
              <w:tabs>
                <w:tab w:val="num" w:pos="-4820"/>
              </w:tabs>
              <w:spacing w:line="276" w:lineRule="auto"/>
              <w:jc w:val="both"/>
              <w:rPr>
                <w:del w:id="17897" w:author="Dr Mamadou SANOGO" w:date="2023-10-25T17:57:00Z"/>
                <w:rFonts w:asciiTheme="majorHAnsi" w:hAnsiTheme="majorHAnsi" w:cstheme="majorHAnsi"/>
                <w:bCs/>
                <w:color w:val="000000" w:themeColor="text1"/>
                <w:sz w:val="20"/>
              </w:rPr>
              <w:pPrChange w:id="17898" w:author="Dr Mamadou SANOGO" w:date="2023-10-25T17:57:00Z">
                <w:pPr>
                  <w:spacing w:line="240" w:lineRule="auto"/>
                </w:pPr>
              </w:pPrChange>
            </w:pPr>
            <w:del w:id="17899" w:author="Dr Mamadou SANOGO" w:date="2023-10-25T17:57:00Z">
              <w:r w:rsidRPr="007A4AFC" w:rsidDel="00744A71">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01CA2537" w:rsidR="00E77573" w:rsidRPr="007A4AFC" w:rsidDel="00744A71" w:rsidRDefault="00E77573">
            <w:pPr>
              <w:pStyle w:val="Titre"/>
              <w:tabs>
                <w:tab w:val="num" w:pos="-4820"/>
              </w:tabs>
              <w:spacing w:line="276" w:lineRule="auto"/>
              <w:jc w:val="both"/>
              <w:rPr>
                <w:del w:id="17900" w:author="Dr Mamadou SANOGO" w:date="2023-10-25T17:57:00Z"/>
                <w:rFonts w:asciiTheme="majorHAnsi" w:hAnsiTheme="majorHAnsi" w:cstheme="majorHAnsi"/>
                <w:bCs/>
                <w:color w:val="000000" w:themeColor="text1"/>
                <w:sz w:val="20"/>
              </w:rPr>
              <w:pPrChange w:id="17901" w:author="Dr Mamadou SANOGO" w:date="2023-10-25T17:57:00Z">
                <w:pPr>
                  <w:spacing w:line="240" w:lineRule="auto"/>
                </w:pPr>
              </w:pPrChange>
            </w:pPr>
            <w:del w:id="17902" w:author="Dr Mamadou SANOGO" w:date="2023-10-25T17:57:00Z">
              <w:r w:rsidRPr="007A4AFC" w:rsidDel="00744A71">
                <w:rPr>
                  <w:rFonts w:asciiTheme="majorHAnsi" w:hAnsiTheme="majorHAnsi" w:cstheme="majorHAnsi"/>
                  <w:bCs/>
                  <w:color w:val="000000" w:themeColor="text1"/>
                  <w:sz w:val="20"/>
                </w:rPr>
                <w:delText>Types d’études en épidémiologie S3 ;</w:delText>
              </w:r>
            </w:del>
          </w:p>
          <w:p w14:paraId="36631657" w14:textId="4F0EE297" w:rsidR="00E77573" w:rsidRPr="007A4AFC" w:rsidDel="00744A71" w:rsidRDefault="00E77573">
            <w:pPr>
              <w:pStyle w:val="Titre"/>
              <w:tabs>
                <w:tab w:val="num" w:pos="-4820"/>
              </w:tabs>
              <w:spacing w:line="276" w:lineRule="auto"/>
              <w:jc w:val="both"/>
              <w:rPr>
                <w:del w:id="17903" w:author="Dr Mamadou SANOGO" w:date="2023-10-25T17:57:00Z"/>
                <w:rFonts w:asciiTheme="majorHAnsi" w:hAnsiTheme="majorHAnsi" w:cstheme="majorHAnsi"/>
                <w:bCs/>
                <w:color w:val="000000" w:themeColor="text1"/>
                <w:sz w:val="20"/>
              </w:rPr>
              <w:pPrChange w:id="17904" w:author="Dr Mamadou SANOGO" w:date="2023-10-25T17:57:00Z">
                <w:pPr>
                  <w:spacing w:line="240" w:lineRule="auto"/>
                </w:pPr>
              </w:pPrChange>
            </w:pPr>
            <w:del w:id="17905" w:author="Dr Mamadou SANOGO" w:date="2023-10-25T17:57:00Z">
              <w:r w:rsidRPr="007A4AFC" w:rsidDel="00744A71">
                <w:rPr>
                  <w:rFonts w:asciiTheme="majorHAnsi" w:hAnsiTheme="majorHAnsi" w:cstheme="majorHAnsi"/>
                  <w:bCs/>
                  <w:color w:val="000000" w:themeColor="text1"/>
                  <w:sz w:val="20"/>
                </w:rPr>
                <w:delText xml:space="preserve">Essais cliniques S3 ; </w:delText>
              </w:r>
            </w:del>
          </w:p>
          <w:p w14:paraId="125CD4DC" w14:textId="6890A3C2" w:rsidR="00E77573" w:rsidRPr="007A4AFC" w:rsidDel="00744A71" w:rsidRDefault="00E77573">
            <w:pPr>
              <w:pStyle w:val="Titre"/>
              <w:tabs>
                <w:tab w:val="num" w:pos="-4820"/>
              </w:tabs>
              <w:spacing w:line="276" w:lineRule="auto"/>
              <w:jc w:val="both"/>
              <w:rPr>
                <w:del w:id="17906" w:author="Dr Mamadou SANOGO" w:date="2023-10-25T17:57:00Z"/>
                <w:rFonts w:asciiTheme="majorHAnsi" w:hAnsiTheme="majorHAnsi" w:cstheme="majorHAnsi"/>
                <w:bCs/>
                <w:color w:val="000000" w:themeColor="text1"/>
                <w:sz w:val="20"/>
              </w:rPr>
              <w:pPrChange w:id="17907" w:author="Dr Mamadou SANOGO" w:date="2023-10-25T17:57:00Z">
                <w:pPr>
                  <w:spacing w:line="240" w:lineRule="auto"/>
                </w:pPr>
              </w:pPrChange>
            </w:pPr>
            <w:del w:id="17908" w:author="Dr Mamadou SANOGO" w:date="2023-10-25T17:57:00Z">
              <w:r w:rsidRPr="007A4AFC" w:rsidDel="00744A71">
                <w:rPr>
                  <w:rFonts w:asciiTheme="majorHAnsi" w:hAnsiTheme="majorHAnsi" w:cstheme="majorHAnsi"/>
                  <w:bCs/>
                  <w:color w:val="000000" w:themeColor="text1"/>
                  <w:sz w:val="20"/>
                </w:rPr>
                <w:delText>Investigation d’une épidémie S3 </w:delText>
              </w:r>
            </w:del>
          </w:p>
        </w:tc>
      </w:tr>
      <w:tr w:rsidR="007A4AFC" w:rsidRPr="007A4AFC" w:rsidDel="00744A71" w14:paraId="2AA3F613" w14:textId="77777777" w:rsidTr="00920793">
        <w:trPr>
          <w:del w:id="17909" w:author="Dr Mamadou SANOGO" w:date="2023-10-25T17:57:00Z"/>
        </w:trPr>
        <w:tc>
          <w:tcPr>
            <w:tcW w:w="858" w:type="pct"/>
            <w:vAlign w:val="center"/>
          </w:tcPr>
          <w:p w14:paraId="630B3BC0" w14:textId="5FBF10F5" w:rsidR="00E77573" w:rsidRPr="007A4AFC" w:rsidDel="00744A71" w:rsidRDefault="00E77573">
            <w:pPr>
              <w:pStyle w:val="Titre"/>
              <w:tabs>
                <w:tab w:val="num" w:pos="-4820"/>
              </w:tabs>
              <w:spacing w:line="276" w:lineRule="auto"/>
              <w:jc w:val="both"/>
              <w:rPr>
                <w:del w:id="17910" w:author="Dr Mamadou SANOGO" w:date="2023-10-25T17:57:00Z"/>
                <w:rFonts w:asciiTheme="majorHAnsi" w:hAnsiTheme="majorHAnsi" w:cstheme="majorHAnsi"/>
                <w:bCs/>
                <w:color w:val="000000" w:themeColor="text1"/>
                <w:sz w:val="20"/>
              </w:rPr>
              <w:pPrChange w:id="17911" w:author="Dr Mamadou SANOGO" w:date="2023-10-25T17:57:00Z">
                <w:pPr>
                  <w:spacing w:line="240" w:lineRule="auto"/>
                </w:pPr>
              </w:pPrChange>
            </w:pPr>
            <w:del w:id="17912" w:author="Dr Mamadou SANOGO" w:date="2023-10-25T17:57:00Z">
              <w:r w:rsidRPr="007A4AFC" w:rsidDel="00744A71">
                <w:rPr>
                  <w:rFonts w:asciiTheme="majorHAnsi" w:hAnsiTheme="majorHAnsi" w:cstheme="majorHAnsi"/>
                  <w:bCs/>
                  <w:color w:val="000000" w:themeColor="text1"/>
                  <w:sz w:val="20"/>
                </w:rPr>
                <w:delText>Issiaka DEMBELE,</w:delText>
              </w:r>
            </w:del>
          </w:p>
          <w:p w14:paraId="410010C3" w14:textId="0115DFDC" w:rsidR="00E77573" w:rsidRPr="007A4AFC" w:rsidDel="00744A71" w:rsidRDefault="00E77573">
            <w:pPr>
              <w:pStyle w:val="Titre"/>
              <w:tabs>
                <w:tab w:val="num" w:pos="-4820"/>
              </w:tabs>
              <w:spacing w:line="276" w:lineRule="auto"/>
              <w:jc w:val="both"/>
              <w:rPr>
                <w:del w:id="17913" w:author="Dr Mamadou SANOGO" w:date="2023-10-25T17:57:00Z"/>
                <w:rFonts w:asciiTheme="majorHAnsi" w:hAnsiTheme="majorHAnsi" w:cstheme="majorHAnsi"/>
                <w:bCs/>
                <w:color w:val="000000" w:themeColor="text1"/>
                <w:sz w:val="20"/>
              </w:rPr>
              <w:pPrChange w:id="17914" w:author="Dr Mamadou SANOGO" w:date="2023-10-25T17:57:00Z">
                <w:pPr>
                  <w:spacing w:line="240" w:lineRule="auto"/>
                </w:pPr>
              </w:pPrChange>
            </w:pPr>
            <w:del w:id="17915" w:author="Dr Mamadou SANOGO" w:date="2023-10-25T17:57:00Z">
              <w:r w:rsidRPr="007A4AFC" w:rsidDel="00744A71">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F9FD65D" w:rsidR="00E77573" w:rsidRPr="007A4AFC" w:rsidDel="00744A71" w:rsidRDefault="00E77573">
            <w:pPr>
              <w:pStyle w:val="Titre"/>
              <w:tabs>
                <w:tab w:val="num" w:pos="-4820"/>
              </w:tabs>
              <w:spacing w:line="276" w:lineRule="auto"/>
              <w:jc w:val="both"/>
              <w:rPr>
                <w:del w:id="17916" w:author="Dr Mamadou SANOGO" w:date="2023-10-25T17:57:00Z"/>
                <w:rFonts w:asciiTheme="majorHAnsi" w:hAnsiTheme="majorHAnsi" w:cstheme="majorHAnsi"/>
                <w:bCs/>
                <w:color w:val="000000" w:themeColor="text1"/>
                <w:sz w:val="20"/>
              </w:rPr>
              <w:pPrChange w:id="17917" w:author="Dr Mamadou SANOGO" w:date="2023-10-25T17:57:00Z">
                <w:pPr>
                  <w:spacing w:line="240" w:lineRule="auto"/>
                </w:pPr>
              </w:pPrChange>
            </w:pPr>
            <w:del w:id="17918" w:author="Dr Mamadou SANOGO" w:date="2023-10-25T17:57:00Z">
              <w:r w:rsidRPr="007A4AFC" w:rsidDel="00744A71">
                <w:rPr>
                  <w:rFonts w:asciiTheme="majorHAnsi" w:hAnsiTheme="majorHAnsi" w:cstheme="majorHAnsi"/>
                  <w:bCs/>
                  <w:color w:val="000000" w:themeColor="text1"/>
                  <w:sz w:val="20"/>
                </w:rPr>
                <w:delText>DRS</w:delText>
              </w:r>
            </w:del>
          </w:p>
        </w:tc>
        <w:tc>
          <w:tcPr>
            <w:tcW w:w="714" w:type="pct"/>
            <w:vAlign w:val="center"/>
          </w:tcPr>
          <w:p w14:paraId="3D487B43" w14:textId="6A97F4CC" w:rsidR="00E77573" w:rsidRPr="007A4AFC" w:rsidDel="00744A71" w:rsidRDefault="00E77573">
            <w:pPr>
              <w:pStyle w:val="Titre"/>
              <w:tabs>
                <w:tab w:val="num" w:pos="-4820"/>
              </w:tabs>
              <w:spacing w:line="276" w:lineRule="auto"/>
              <w:jc w:val="both"/>
              <w:rPr>
                <w:del w:id="17919" w:author="Dr Mamadou SANOGO" w:date="2023-10-25T17:57:00Z"/>
                <w:rFonts w:asciiTheme="majorHAnsi" w:hAnsiTheme="majorHAnsi" w:cstheme="majorHAnsi"/>
                <w:bCs/>
                <w:color w:val="000000" w:themeColor="text1"/>
                <w:sz w:val="20"/>
              </w:rPr>
              <w:pPrChange w:id="17920" w:author="Dr Mamadou SANOGO" w:date="2023-10-25T17:57:00Z">
                <w:pPr>
                  <w:tabs>
                    <w:tab w:val="num" w:pos="1494"/>
                  </w:tabs>
                  <w:spacing w:line="240" w:lineRule="auto"/>
                </w:pPr>
              </w:pPrChange>
            </w:pPr>
            <w:del w:id="17921" w:author="Dr Mamadou SANOGO" w:date="2023-10-25T17:57:00Z">
              <w:r w:rsidRPr="007A4AFC" w:rsidDel="00744A71">
                <w:rPr>
                  <w:rFonts w:asciiTheme="majorHAnsi" w:hAnsiTheme="majorHAnsi" w:cstheme="majorHAnsi"/>
                  <w:bCs/>
                  <w:color w:val="000000" w:themeColor="text1"/>
                  <w:sz w:val="20"/>
                </w:rPr>
                <w:delText>Master</w:delText>
              </w:r>
            </w:del>
          </w:p>
          <w:p w14:paraId="20AD926F" w14:textId="5D8732AF" w:rsidR="00E77573" w:rsidRPr="007A4AFC" w:rsidDel="00744A71" w:rsidRDefault="00E77573">
            <w:pPr>
              <w:pStyle w:val="Titre"/>
              <w:tabs>
                <w:tab w:val="num" w:pos="-4820"/>
              </w:tabs>
              <w:spacing w:line="276" w:lineRule="auto"/>
              <w:jc w:val="both"/>
              <w:rPr>
                <w:del w:id="17922" w:author="Dr Mamadou SANOGO" w:date="2023-10-25T17:57:00Z"/>
                <w:rFonts w:asciiTheme="majorHAnsi" w:hAnsiTheme="majorHAnsi" w:cstheme="majorHAnsi"/>
                <w:bCs/>
                <w:color w:val="000000" w:themeColor="text1"/>
                <w:sz w:val="20"/>
              </w:rPr>
              <w:pPrChange w:id="17923" w:author="Dr Mamadou SANOGO" w:date="2023-10-25T17:57:00Z">
                <w:pPr>
                  <w:tabs>
                    <w:tab w:val="num" w:pos="1494"/>
                  </w:tabs>
                  <w:spacing w:line="240" w:lineRule="auto"/>
                </w:pPr>
              </w:pPrChange>
            </w:pPr>
            <w:del w:id="17924"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3DD75EAD" w14:textId="51C961D6" w:rsidR="00E77573" w:rsidRPr="007A4AFC" w:rsidDel="00744A71" w:rsidRDefault="00E77573">
            <w:pPr>
              <w:pStyle w:val="Titre"/>
              <w:tabs>
                <w:tab w:val="num" w:pos="-4820"/>
              </w:tabs>
              <w:spacing w:line="276" w:lineRule="auto"/>
              <w:jc w:val="both"/>
              <w:rPr>
                <w:del w:id="17925" w:author="Dr Mamadou SANOGO" w:date="2023-10-25T17:57:00Z"/>
                <w:rFonts w:asciiTheme="majorHAnsi" w:hAnsiTheme="majorHAnsi" w:cstheme="majorHAnsi"/>
                <w:bCs/>
                <w:color w:val="000000" w:themeColor="text1"/>
                <w:sz w:val="20"/>
              </w:rPr>
              <w:pPrChange w:id="17926" w:author="Dr Mamadou SANOGO" w:date="2023-10-25T17:57:00Z">
                <w:pPr>
                  <w:spacing w:line="240" w:lineRule="auto"/>
                </w:pPr>
              </w:pPrChange>
            </w:pPr>
            <w:del w:id="17927" w:author="Dr Mamadou SANOGO" w:date="2023-10-25T17:57:00Z">
              <w:r w:rsidRPr="007A4AFC" w:rsidDel="00744A71">
                <w:rPr>
                  <w:rFonts w:asciiTheme="majorHAnsi" w:hAnsiTheme="majorHAnsi" w:cstheme="majorHAnsi"/>
                  <w:bCs/>
                  <w:color w:val="000000" w:themeColor="text1"/>
                  <w:sz w:val="20"/>
                </w:rPr>
                <w:delText>QME2302;</w:delText>
              </w:r>
            </w:del>
          </w:p>
          <w:p w14:paraId="2EB88F90" w14:textId="673BF75E" w:rsidR="00E77573" w:rsidRPr="007A4AFC" w:rsidDel="00744A71" w:rsidRDefault="00E77573">
            <w:pPr>
              <w:pStyle w:val="Titre"/>
              <w:tabs>
                <w:tab w:val="num" w:pos="-4820"/>
              </w:tabs>
              <w:spacing w:line="276" w:lineRule="auto"/>
              <w:jc w:val="both"/>
              <w:rPr>
                <w:del w:id="17928" w:author="Dr Mamadou SANOGO" w:date="2023-10-25T17:57:00Z"/>
                <w:rFonts w:asciiTheme="majorHAnsi" w:hAnsiTheme="majorHAnsi" w:cstheme="majorHAnsi"/>
                <w:bCs/>
                <w:color w:val="000000" w:themeColor="text1"/>
                <w:sz w:val="20"/>
              </w:rPr>
              <w:pPrChange w:id="17929" w:author="Dr Mamadou SANOGO" w:date="2023-10-25T17:57:00Z">
                <w:pPr>
                  <w:spacing w:line="240" w:lineRule="auto"/>
                </w:pPr>
              </w:pPrChange>
            </w:pPr>
            <w:del w:id="17930" w:author="Dr Mamadou SANOGO" w:date="2023-10-25T17:57:00Z">
              <w:r w:rsidRPr="007A4AFC" w:rsidDel="00744A71">
                <w:rPr>
                  <w:rFonts w:asciiTheme="majorHAnsi" w:hAnsiTheme="majorHAnsi" w:cstheme="majorHAnsi"/>
                  <w:bCs/>
                  <w:color w:val="000000" w:themeColor="text1"/>
                  <w:sz w:val="20"/>
                </w:rPr>
                <w:delText>GDE2306</w:delText>
              </w:r>
            </w:del>
          </w:p>
        </w:tc>
        <w:tc>
          <w:tcPr>
            <w:tcW w:w="429" w:type="pct"/>
            <w:vAlign w:val="center"/>
          </w:tcPr>
          <w:p w14:paraId="79686186" w14:textId="15493F82" w:rsidR="00E77573" w:rsidRPr="007A4AFC" w:rsidDel="00744A71" w:rsidRDefault="00E77573">
            <w:pPr>
              <w:pStyle w:val="Titre"/>
              <w:tabs>
                <w:tab w:val="num" w:pos="-4820"/>
              </w:tabs>
              <w:spacing w:line="276" w:lineRule="auto"/>
              <w:jc w:val="both"/>
              <w:rPr>
                <w:del w:id="17931" w:author="Dr Mamadou SANOGO" w:date="2023-10-25T17:57:00Z"/>
                <w:rFonts w:asciiTheme="majorHAnsi" w:hAnsiTheme="majorHAnsi"/>
                <w:color w:val="000000" w:themeColor="text1"/>
                <w:sz w:val="20"/>
              </w:rPr>
              <w:pPrChange w:id="17932" w:author="Dr Mamadou SANOGO" w:date="2023-10-25T17:57:00Z">
                <w:pPr>
                  <w:spacing w:line="240" w:lineRule="auto"/>
                  <w:jc w:val="center"/>
                </w:pPr>
              </w:pPrChange>
            </w:pPr>
            <w:del w:id="17933"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34724632" w14:textId="0A24B2E0" w:rsidR="00E77573" w:rsidRPr="007A4AFC" w:rsidDel="00744A71" w:rsidRDefault="00E77573">
            <w:pPr>
              <w:pStyle w:val="Titre"/>
              <w:tabs>
                <w:tab w:val="num" w:pos="-4820"/>
              </w:tabs>
              <w:spacing w:line="276" w:lineRule="auto"/>
              <w:jc w:val="both"/>
              <w:rPr>
                <w:del w:id="17934" w:author="Dr Mamadou SANOGO" w:date="2023-10-25T17:57:00Z"/>
                <w:rFonts w:asciiTheme="majorHAnsi" w:hAnsiTheme="majorHAnsi" w:cstheme="majorHAnsi"/>
                <w:bCs/>
                <w:color w:val="000000" w:themeColor="text1"/>
                <w:sz w:val="20"/>
              </w:rPr>
              <w:pPrChange w:id="17935" w:author="Dr Mamadou SANOGO" w:date="2023-10-25T17:57:00Z">
                <w:pPr>
                  <w:spacing w:line="240" w:lineRule="auto"/>
                </w:pPr>
              </w:pPrChange>
            </w:pPr>
            <w:del w:id="17936" w:author="Dr Mamadou SANOGO" w:date="2023-10-25T17:57:00Z">
              <w:r w:rsidRPr="007A4AFC" w:rsidDel="00744A71">
                <w:rPr>
                  <w:rFonts w:asciiTheme="majorHAnsi" w:hAnsiTheme="majorHAnsi" w:cstheme="majorHAnsi"/>
                  <w:bCs/>
                  <w:color w:val="000000" w:themeColor="text1"/>
                  <w:sz w:val="20"/>
                </w:rPr>
                <w:delText>Notions de précision S3 ;</w:delText>
              </w:r>
            </w:del>
          </w:p>
          <w:p w14:paraId="1EFBB107" w14:textId="37397CC1" w:rsidR="00E77573" w:rsidRPr="007A4AFC" w:rsidDel="00744A71" w:rsidRDefault="00E77573">
            <w:pPr>
              <w:pStyle w:val="Titre"/>
              <w:tabs>
                <w:tab w:val="num" w:pos="-4820"/>
              </w:tabs>
              <w:spacing w:line="276" w:lineRule="auto"/>
              <w:jc w:val="both"/>
              <w:rPr>
                <w:del w:id="17937" w:author="Dr Mamadou SANOGO" w:date="2023-10-25T17:57:00Z"/>
                <w:rFonts w:asciiTheme="majorHAnsi" w:hAnsiTheme="majorHAnsi" w:cstheme="majorHAnsi"/>
                <w:bCs/>
                <w:color w:val="000000" w:themeColor="text1"/>
                <w:sz w:val="20"/>
              </w:rPr>
              <w:pPrChange w:id="17938" w:author="Dr Mamadou SANOGO" w:date="2023-10-25T17:57:00Z">
                <w:pPr>
                  <w:spacing w:line="240" w:lineRule="auto"/>
                </w:pPr>
              </w:pPrChange>
            </w:pPr>
            <w:del w:id="17939" w:author="Dr Mamadou SANOGO" w:date="2023-10-25T17:57:00Z">
              <w:r w:rsidRPr="007A4AFC" w:rsidDel="00744A71">
                <w:rPr>
                  <w:rFonts w:asciiTheme="majorHAnsi" w:hAnsiTheme="majorHAnsi" w:cstheme="majorHAnsi"/>
                  <w:bCs/>
                  <w:color w:val="000000" w:themeColor="text1"/>
                  <w:sz w:val="20"/>
                </w:rPr>
                <w:delText>Notions de validité et de biais S3 ;</w:delText>
              </w:r>
            </w:del>
          </w:p>
          <w:p w14:paraId="38C30A3F" w14:textId="272EE0C6" w:rsidR="00E77573" w:rsidRPr="007A4AFC" w:rsidDel="00744A71" w:rsidRDefault="00920793">
            <w:pPr>
              <w:pStyle w:val="Titre"/>
              <w:tabs>
                <w:tab w:val="num" w:pos="-4820"/>
              </w:tabs>
              <w:spacing w:line="276" w:lineRule="auto"/>
              <w:jc w:val="both"/>
              <w:rPr>
                <w:del w:id="17940" w:author="Dr Mamadou SANOGO" w:date="2023-10-25T17:57:00Z"/>
                <w:rFonts w:asciiTheme="majorHAnsi" w:hAnsiTheme="majorHAnsi" w:cstheme="majorHAnsi"/>
                <w:bCs/>
                <w:color w:val="000000" w:themeColor="text1"/>
                <w:sz w:val="20"/>
              </w:rPr>
              <w:pPrChange w:id="17941" w:author="Dr Mamadou SANOGO" w:date="2023-10-25T17:57:00Z">
                <w:pPr>
                  <w:spacing w:line="240" w:lineRule="auto"/>
                </w:pPr>
              </w:pPrChange>
            </w:pPr>
            <w:del w:id="17942" w:author="Dr Mamadou SANOGO" w:date="2023-10-25T17:57:00Z">
              <w:r w:rsidRPr="007A4AFC" w:rsidDel="00744A71">
                <w:rPr>
                  <w:rFonts w:asciiTheme="majorHAnsi" w:hAnsiTheme="majorHAnsi" w:cstheme="majorHAnsi"/>
                  <w:bCs/>
                  <w:color w:val="000000" w:themeColor="text1"/>
                  <w:sz w:val="20"/>
                </w:rPr>
                <w:delText>Élaboration</w:delText>
              </w:r>
              <w:r w:rsidR="00E77573" w:rsidRPr="007A4AFC" w:rsidDel="00744A71">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75D95B0" w:rsidR="00E77573" w:rsidRPr="007A4AFC" w:rsidDel="00744A71" w:rsidRDefault="00E77573">
            <w:pPr>
              <w:pStyle w:val="Titre"/>
              <w:tabs>
                <w:tab w:val="num" w:pos="-4820"/>
              </w:tabs>
              <w:spacing w:line="276" w:lineRule="auto"/>
              <w:jc w:val="both"/>
              <w:rPr>
                <w:del w:id="17943" w:author="Dr Mamadou SANOGO" w:date="2023-10-25T17:57:00Z"/>
                <w:rFonts w:asciiTheme="majorHAnsi" w:hAnsiTheme="majorHAnsi" w:cstheme="majorHAnsi"/>
                <w:bCs/>
                <w:color w:val="000000" w:themeColor="text1"/>
                <w:sz w:val="20"/>
              </w:rPr>
              <w:pPrChange w:id="17944" w:author="Dr Mamadou SANOGO" w:date="2023-10-25T17:57:00Z">
                <w:pPr>
                  <w:spacing w:line="240" w:lineRule="auto"/>
                </w:pPr>
              </w:pPrChange>
            </w:pPr>
            <w:del w:id="17945" w:author="Dr Mamadou SANOGO" w:date="2023-10-25T17:57:00Z">
              <w:r w:rsidRPr="007A4AFC" w:rsidDel="00744A71">
                <w:rPr>
                  <w:rFonts w:asciiTheme="majorHAnsi" w:hAnsiTheme="majorHAnsi" w:cstheme="majorHAnsi"/>
                  <w:bCs/>
                  <w:color w:val="000000" w:themeColor="text1"/>
                  <w:sz w:val="20"/>
                </w:rPr>
                <w:delText>Saisie des données dans les logiciels de gestion de données S3 ;</w:delText>
              </w:r>
            </w:del>
          </w:p>
          <w:p w14:paraId="472428D8" w14:textId="3E8BA928" w:rsidR="00E77573" w:rsidRPr="007A4AFC" w:rsidDel="00744A71" w:rsidRDefault="00E77573">
            <w:pPr>
              <w:pStyle w:val="Titre"/>
              <w:tabs>
                <w:tab w:val="num" w:pos="-4820"/>
              </w:tabs>
              <w:spacing w:line="276" w:lineRule="auto"/>
              <w:jc w:val="both"/>
              <w:rPr>
                <w:del w:id="17946" w:author="Dr Mamadou SANOGO" w:date="2023-10-25T17:57:00Z"/>
                <w:rFonts w:asciiTheme="majorHAnsi" w:hAnsiTheme="majorHAnsi" w:cstheme="majorHAnsi"/>
                <w:bCs/>
                <w:color w:val="000000" w:themeColor="text1"/>
                <w:sz w:val="20"/>
              </w:rPr>
              <w:pPrChange w:id="17947" w:author="Dr Mamadou SANOGO" w:date="2023-10-25T17:57:00Z">
                <w:pPr>
                  <w:spacing w:line="240" w:lineRule="auto"/>
                </w:pPr>
              </w:pPrChange>
            </w:pPr>
            <w:del w:id="17948" w:author="Dr Mamadou SANOGO" w:date="2023-10-25T17:57:00Z">
              <w:r w:rsidRPr="007A4AFC" w:rsidDel="00744A71">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744A71" w14:paraId="6F23FF0E" w14:textId="77777777" w:rsidTr="00920793">
        <w:trPr>
          <w:del w:id="17949" w:author="Dr Mamadou SANOGO" w:date="2023-10-25T17:57:00Z"/>
        </w:trPr>
        <w:tc>
          <w:tcPr>
            <w:tcW w:w="858" w:type="pct"/>
            <w:vAlign w:val="center"/>
          </w:tcPr>
          <w:p w14:paraId="17AFD221" w14:textId="36519190" w:rsidR="00E77573" w:rsidRPr="007A4AFC" w:rsidDel="00744A71" w:rsidRDefault="00E77573">
            <w:pPr>
              <w:pStyle w:val="Titre"/>
              <w:tabs>
                <w:tab w:val="num" w:pos="-4820"/>
              </w:tabs>
              <w:spacing w:line="276" w:lineRule="auto"/>
              <w:jc w:val="both"/>
              <w:rPr>
                <w:del w:id="17950" w:author="Dr Mamadou SANOGO" w:date="2023-10-25T17:57:00Z"/>
                <w:rFonts w:asciiTheme="majorHAnsi" w:hAnsiTheme="majorHAnsi" w:cstheme="majorHAnsi"/>
                <w:bCs/>
                <w:color w:val="000000" w:themeColor="text1"/>
                <w:sz w:val="20"/>
              </w:rPr>
              <w:pPrChange w:id="17951" w:author="Dr Mamadou SANOGO" w:date="2023-10-25T17:57:00Z">
                <w:pPr>
                  <w:spacing w:line="240" w:lineRule="auto"/>
                </w:pPr>
              </w:pPrChange>
            </w:pPr>
            <w:del w:id="17952" w:author="Dr Mamadou SANOGO" w:date="2023-10-25T17:57:00Z">
              <w:r w:rsidRPr="007A4AFC" w:rsidDel="00744A71">
                <w:rPr>
                  <w:rFonts w:asciiTheme="majorHAnsi" w:hAnsiTheme="majorHAnsi" w:cstheme="majorHAnsi"/>
                  <w:bCs/>
                  <w:color w:val="000000" w:themeColor="text1"/>
                  <w:sz w:val="20"/>
                </w:rPr>
                <w:delText>Aliou KAMISSOKO,</w:delText>
              </w:r>
            </w:del>
          </w:p>
          <w:p w14:paraId="4F1D0318" w14:textId="21146C6D" w:rsidR="00E77573" w:rsidRPr="007A4AFC" w:rsidDel="00744A71" w:rsidRDefault="00E77573">
            <w:pPr>
              <w:pStyle w:val="Titre"/>
              <w:tabs>
                <w:tab w:val="num" w:pos="-4820"/>
              </w:tabs>
              <w:spacing w:line="276" w:lineRule="auto"/>
              <w:jc w:val="both"/>
              <w:rPr>
                <w:del w:id="17953" w:author="Dr Mamadou SANOGO" w:date="2023-10-25T17:57:00Z"/>
                <w:rFonts w:asciiTheme="majorHAnsi" w:hAnsiTheme="majorHAnsi" w:cstheme="majorHAnsi"/>
                <w:bCs/>
                <w:color w:val="000000" w:themeColor="text1"/>
                <w:sz w:val="20"/>
              </w:rPr>
              <w:pPrChange w:id="17954" w:author="Dr Mamadou SANOGO" w:date="2023-10-25T17:57:00Z">
                <w:pPr>
                  <w:spacing w:line="240" w:lineRule="auto"/>
                </w:pPr>
              </w:pPrChange>
            </w:pPr>
            <w:del w:id="17955" w:author="Dr Mamadou SANOGO" w:date="2023-10-25T17:57:00Z">
              <w:r w:rsidRPr="007A4AFC" w:rsidDel="00744A71">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689F0E91" w:rsidR="00E77573" w:rsidRPr="007A4AFC" w:rsidDel="00744A71" w:rsidRDefault="00E77573">
            <w:pPr>
              <w:pStyle w:val="Titre"/>
              <w:tabs>
                <w:tab w:val="num" w:pos="-4820"/>
              </w:tabs>
              <w:spacing w:line="276" w:lineRule="auto"/>
              <w:jc w:val="both"/>
              <w:rPr>
                <w:del w:id="17956" w:author="Dr Mamadou SANOGO" w:date="2023-10-25T17:57:00Z"/>
                <w:rFonts w:asciiTheme="majorHAnsi" w:hAnsiTheme="majorHAnsi" w:cstheme="majorHAnsi"/>
                <w:bCs/>
                <w:color w:val="000000" w:themeColor="text1"/>
                <w:sz w:val="20"/>
              </w:rPr>
              <w:pPrChange w:id="17957" w:author="Dr Mamadou SANOGO" w:date="2023-10-25T17:57:00Z">
                <w:pPr>
                  <w:spacing w:line="240" w:lineRule="auto"/>
                </w:pPr>
              </w:pPrChange>
            </w:pPr>
            <w:del w:id="17958" w:author="Dr Mamadou SANOGO" w:date="2023-10-25T17:57:00Z">
              <w:r w:rsidRPr="007A4AFC" w:rsidDel="00744A71">
                <w:rPr>
                  <w:rFonts w:asciiTheme="majorHAnsi" w:hAnsiTheme="majorHAnsi" w:cstheme="majorHAnsi"/>
                  <w:bCs/>
                  <w:color w:val="000000" w:themeColor="text1"/>
                  <w:sz w:val="20"/>
                </w:rPr>
                <w:delText>ARCAD Santé plus</w:delText>
              </w:r>
            </w:del>
          </w:p>
        </w:tc>
        <w:tc>
          <w:tcPr>
            <w:tcW w:w="714" w:type="pct"/>
            <w:vAlign w:val="center"/>
          </w:tcPr>
          <w:p w14:paraId="2930CBAA" w14:textId="205B7389" w:rsidR="00E77573" w:rsidRPr="007A4AFC" w:rsidDel="00744A71" w:rsidRDefault="00E77573">
            <w:pPr>
              <w:pStyle w:val="Titre"/>
              <w:tabs>
                <w:tab w:val="num" w:pos="-4820"/>
              </w:tabs>
              <w:spacing w:line="276" w:lineRule="auto"/>
              <w:jc w:val="both"/>
              <w:rPr>
                <w:del w:id="17959" w:author="Dr Mamadou SANOGO" w:date="2023-10-25T17:57:00Z"/>
                <w:rFonts w:asciiTheme="majorHAnsi" w:hAnsiTheme="majorHAnsi" w:cstheme="majorHAnsi"/>
                <w:bCs/>
                <w:color w:val="000000" w:themeColor="text1"/>
                <w:sz w:val="20"/>
              </w:rPr>
              <w:pPrChange w:id="17960" w:author="Dr Mamadou SANOGO" w:date="2023-10-25T17:57:00Z">
                <w:pPr>
                  <w:spacing w:line="240" w:lineRule="auto"/>
                </w:pPr>
              </w:pPrChange>
            </w:pPr>
            <w:del w:id="17961" w:author="Dr Mamadou SANOGO" w:date="2023-10-25T17:57:00Z">
              <w:r w:rsidRPr="007A4AFC" w:rsidDel="00744A71">
                <w:rPr>
                  <w:rFonts w:asciiTheme="majorHAnsi" w:hAnsiTheme="majorHAnsi" w:cstheme="majorHAnsi"/>
                  <w:bCs/>
                  <w:color w:val="000000" w:themeColor="text1"/>
                  <w:sz w:val="20"/>
                </w:rPr>
                <w:delText>Master</w:delText>
              </w:r>
            </w:del>
          </w:p>
          <w:p w14:paraId="5001F60C" w14:textId="2192CF0A" w:rsidR="00E77573" w:rsidRPr="007A4AFC" w:rsidDel="00744A71" w:rsidRDefault="00E77573">
            <w:pPr>
              <w:pStyle w:val="Titre"/>
              <w:tabs>
                <w:tab w:val="num" w:pos="-4820"/>
              </w:tabs>
              <w:spacing w:line="276" w:lineRule="auto"/>
              <w:jc w:val="both"/>
              <w:rPr>
                <w:del w:id="17962" w:author="Dr Mamadou SANOGO" w:date="2023-10-25T17:57:00Z"/>
                <w:rFonts w:asciiTheme="majorHAnsi" w:hAnsiTheme="majorHAnsi" w:cstheme="majorHAnsi"/>
                <w:bCs/>
                <w:color w:val="000000" w:themeColor="text1"/>
                <w:sz w:val="20"/>
              </w:rPr>
              <w:pPrChange w:id="17963" w:author="Dr Mamadou SANOGO" w:date="2023-10-25T17:57:00Z">
                <w:pPr>
                  <w:spacing w:line="240" w:lineRule="auto"/>
                </w:pPr>
              </w:pPrChange>
            </w:pPr>
            <w:del w:id="17964"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76491A86" w14:textId="3BEB85F2" w:rsidR="00E77573" w:rsidRPr="007A4AFC" w:rsidDel="00744A71" w:rsidRDefault="00E77573">
            <w:pPr>
              <w:pStyle w:val="Titre"/>
              <w:tabs>
                <w:tab w:val="num" w:pos="-4820"/>
              </w:tabs>
              <w:spacing w:line="276" w:lineRule="auto"/>
              <w:jc w:val="both"/>
              <w:rPr>
                <w:del w:id="17965" w:author="Dr Mamadou SANOGO" w:date="2023-10-25T17:57:00Z"/>
                <w:rFonts w:asciiTheme="majorHAnsi" w:hAnsiTheme="majorHAnsi" w:cstheme="majorHAnsi"/>
                <w:bCs/>
                <w:color w:val="000000" w:themeColor="text1"/>
                <w:sz w:val="20"/>
              </w:rPr>
              <w:pPrChange w:id="17966" w:author="Dr Mamadou SANOGO" w:date="2023-10-25T17:57:00Z">
                <w:pPr>
                  <w:spacing w:line="240" w:lineRule="auto"/>
                </w:pPr>
              </w:pPrChange>
            </w:pPr>
            <w:del w:id="17967"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6D8B83A8" w14:textId="6F06ECCD" w:rsidR="00E77573" w:rsidRPr="007A4AFC" w:rsidDel="00744A71" w:rsidRDefault="00E77573">
            <w:pPr>
              <w:pStyle w:val="Titre"/>
              <w:tabs>
                <w:tab w:val="num" w:pos="-4820"/>
              </w:tabs>
              <w:spacing w:line="276" w:lineRule="auto"/>
              <w:jc w:val="both"/>
              <w:rPr>
                <w:del w:id="17968" w:author="Dr Mamadou SANOGO" w:date="2023-10-25T17:57:00Z"/>
                <w:rFonts w:asciiTheme="majorHAnsi" w:hAnsiTheme="majorHAnsi"/>
                <w:i w:val="0"/>
                <w:color w:val="000000" w:themeColor="text1"/>
                <w:sz w:val="20"/>
                <w:rPrChange w:id="17969" w:author="Dr Mamadou SANOGO" w:date="2023-10-25T18:15:00Z">
                  <w:rPr>
                    <w:del w:id="17970" w:author="Dr Mamadou SANOGO" w:date="2023-10-25T17:57:00Z"/>
                    <w:rFonts w:asciiTheme="majorHAnsi" w:hAnsiTheme="majorHAnsi"/>
                    <w:i/>
                    <w:color w:val="000000" w:themeColor="text1"/>
                    <w:sz w:val="20"/>
                    <w:szCs w:val="20"/>
                  </w:rPr>
                </w:rPrChange>
              </w:rPr>
              <w:pPrChange w:id="17971" w:author="Dr Mamadou SANOGO" w:date="2023-10-25T17:57:00Z">
                <w:pPr>
                  <w:spacing w:line="240" w:lineRule="auto"/>
                  <w:jc w:val="center"/>
                </w:pPr>
              </w:pPrChange>
            </w:pPr>
            <w:del w:id="17972" w:author="Dr Mamadou SANOGO" w:date="2023-10-25T17:57:00Z">
              <w:r w:rsidRPr="007A4AFC" w:rsidDel="00744A71">
                <w:rPr>
                  <w:rFonts w:asciiTheme="majorHAnsi" w:hAnsiTheme="majorHAnsi"/>
                  <w:color w:val="000000" w:themeColor="text1"/>
                  <w:sz w:val="20"/>
                </w:rPr>
                <w:delText>60</w:delText>
              </w:r>
            </w:del>
          </w:p>
        </w:tc>
        <w:tc>
          <w:tcPr>
            <w:tcW w:w="1904" w:type="pct"/>
            <w:vAlign w:val="center"/>
          </w:tcPr>
          <w:p w14:paraId="1C46C356" w14:textId="4F581865" w:rsidR="00E77573" w:rsidRPr="007A4AFC" w:rsidDel="00744A71" w:rsidRDefault="00E77573">
            <w:pPr>
              <w:pStyle w:val="Titre"/>
              <w:tabs>
                <w:tab w:val="num" w:pos="-4820"/>
              </w:tabs>
              <w:spacing w:line="276" w:lineRule="auto"/>
              <w:jc w:val="both"/>
              <w:rPr>
                <w:del w:id="17973" w:author="Dr Mamadou SANOGO" w:date="2023-10-25T17:57:00Z"/>
                <w:rFonts w:asciiTheme="majorHAnsi" w:hAnsiTheme="majorHAnsi" w:cstheme="majorHAnsi"/>
                <w:bCs/>
                <w:color w:val="000000" w:themeColor="text1"/>
                <w:sz w:val="20"/>
              </w:rPr>
              <w:pPrChange w:id="17974" w:author="Dr Mamadou SANOGO" w:date="2023-10-25T17:57:00Z">
                <w:pPr>
                  <w:spacing w:line="240" w:lineRule="auto"/>
                </w:pPr>
              </w:pPrChange>
            </w:pPr>
            <w:del w:id="17975" w:author="Dr Mamadou SANOGO" w:date="2023-10-25T17:57:00Z">
              <w:r w:rsidRPr="007A4AFC" w:rsidDel="00744A71">
                <w:rPr>
                  <w:rFonts w:asciiTheme="majorHAnsi" w:hAnsiTheme="majorHAnsi" w:cstheme="majorHAnsi"/>
                  <w:bCs/>
                  <w:color w:val="000000" w:themeColor="text1"/>
                  <w:sz w:val="20"/>
                </w:rPr>
                <w:delText>Système de surveillance épidémiologique S3 ;</w:delText>
              </w:r>
            </w:del>
          </w:p>
          <w:p w14:paraId="61C08518" w14:textId="7D60EB87" w:rsidR="00E77573" w:rsidRPr="007A4AFC" w:rsidDel="00744A71" w:rsidRDefault="00920793">
            <w:pPr>
              <w:pStyle w:val="Titre"/>
              <w:tabs>
                <w:tab w:val="num" w:pos="-4820"/>
              </w:tabs>
              <w:spacing w:line="276" w:lineRule="auto"/>
              <w:jc w:val="both"/>
              <w:rPr>
                <w:del w:id="17976" w:author="Dr Mamadou SANOGO" w:date="2023-10-25T17:57:00Z"/>
                <w:rFonts w:asciiTheme="majorHAnsi" w:hAnsiTheme="majorHAnsi" w:cstheme="majorHAnsi"/>
                <w:bCs/>
                <w:color w:val="000000" w:themeColor="text1"/>
                <w:sz w:val="20"/>
              </w:rPr>
              <w:pPrChange w:id="17977" w:author="Dr Mamadou SANOGO" w:date="2023-10-25T17:57:00Z">
                <w:pPr>
                  <w:spacing w:line="240" w:lineRule="auto"/>
                </w:pPr>
              </w:pPrChange>
            </w:pPr>
            <w:del w:id="17978" w:author="Dr Mamadou SANOGO" w:date="2023-10-25T17:57:00Z">
              <w:r w:rsidRPr="007A4AFC" w:rsidDel="00744A71">
                <w:rPr>
                  <w:rFonts w:asciiTheme="majorHAnsi" w:hAnsiTheme="majorHAnsi" w:cstheme="majorHAnsi"/>
                  <w:bCs/>
                  <w:color w:val="000000" w:themeColor="text1"/>
                  <w:sz w:val="20"/>
                </w:rPr>
                <w:delText>Épidémies</w:delText>
              </w:r>
              <w:r w:rsidR="00E77573" w:rsidRPr="007A4AFC" w:rsidDel="00744A71">
                <w:rPr>
                  <w:rFonts w:asciiTheme="majorHAnsi" w:hAnsiTheme="majorHAnsi" w:cstheme="majorHAnsi"/>
                  <w:bCs/>
                  <w:color w:val="000000" w:themeColor="text1"/>
                  <w:sz w:val="20"/>
                </w:rPr>
                <w:delText xml:space="preserve"> et catastrophes S3 ;</w:delText>
              </w:r>
            </w:del>
          </w:p>
          <w:p w14:paraId="31BED52B" w14:textId="362C4F89" w:rsidR="00E77573" w:rsidRPr="007A4AFC" w:rsidDel="00744A71" w:rsidRDefault="00E77573">
            <w:pPr>
              <w:pStyle w:val="Titre"/>
              <w:tabs>
                <w:tab w:val="num" w:pos="-4820"/>
              </w:tabs>
              <w:spacing w:line="276" w:lineRule="auto"/>
              <w:jc w:val="both"/>
              <w:rPr>
                <w:del w:id="17979" w:author="Dr Mamadou SANOGO" w:date="2023-10-25T17:57:00Z"/>
                <w:rFonts w:asciiTheme="majorHAnsi" w:hAnsiTheme="majorHAnsi" w:cstheme="majorHAnsi"/>
                <w:bCs/>
                <w:color w:val="000000" w:themeColor="text1"/>
                <w:sz w:val="20"/>
              </w:rPr>
              <w:pPrChange w:id="17980" w:author="Dr Mamadou SANOGO" w:date="2023-10-25T17:57:00Z">
                <w:pPr>
                  <w:spacing w:line="240" w:lineRule="auto"/>
                </w:pPr>
              </w:pPrChange>
            </w:pPr>
            <w:del w:id="17981" w:author="Dr Mamadou SANOGO" w:date="2023-10-25T17:57:00Z">
              <w:r w:rsidRPr="007A4AFC" w:rsidDel="00744A71">
                <w:rPr>
                  <w:rFonts w:asciiTheme="majorHAnsi" w:hAnsiTheme="majorHAnsi" w:cstheme="majorHAnsi"/>
                  <w:bCs/>
                  <w:color w:val="000000" w:themeColor="text1"/>
                  <w:sz w:val="20"/>
                </w:rPr>
                <w:delText>Evaluation d’un test de dépistage S3</w:delText>
              </w:r>
            </w:del>
          </w:p>
        </w:tc>
      </w:tr>
      <w:tr w:rsidR="007A4AFC" w:rsidRPr="007A4AFC" w:rsidDel="00744A71" w14:paraId="52FCB937" w14:textId="77777777" w:rsidTr="00920793">
        <w:trPr>
          <w:del w:id="17982" w:author="Dr Mamadou SANOGO" w:date="2023-10-25T17:57:00Z"/>
        </w:trPr>
        <w:tc>
          <w:tcPr>
            <w:tcW w:w="858" w:type="pct"/>
            <w:vAlign w:val="center"/>
          </w:tcPr>
          <w:p w14:paraId="2850DF75" w14:textId="2E96E896" w:rsidR="00E77573" w:rsidRPr="007A4AFC" w:rsidDel="00744A71" w:rsidRDefault="00E77573">
            <w:pPr>
              <w:pStyle w:val="Titre"/>
              <w:tabs>
                <w:tab w:val="num" w:pos="-4820"/>
              </w:tabs>
              <w:spacing w:line="276" w:lineRule="auto"/>
              <w:jc w:val="both"/>
              <w:rPr>
                <w:del w:id="17983" w:author="Dr Mamadou SANOGO" w:date="2023-10-25T17:57:00Z"/>
                <w:rFonts w:asciiTheme="majorHAnsi" w:hAnsiTheme="majorHAnsi" w:cstheme="majorHAnsi"/>
                <w:bCs/>
                <w:color w:val="000000" w:themeColor="text1"/>
                <w:sz w:val="20"/>
              </w:rPr>
              <w:pPrChange w:id="17984" w:author="Dr Mamadou SANOGO" w:date="2023-10-25T17:57:00Z">
                <w:pPr>
                  <w:spacing w:line="240" w:lineRule="auto"/>
                </w:pPr>
              </w:pPrChange>
            </w:pPr>
            <w:del w:id="17985" w:author="Dr Mamadou SANOGO" w:date="2023-10-25T17:57:00Z">
              <w:r w:rsidRPr="007A4AFC" w:rsidDel="00744A71">
                <w:rPr>
                  <w:rFonts w:asciiTheme="majorHAnsi" w:hAnsiTheme="majorHAnsi" w:cstheme="majorHAnsi"/>
                  <w:bCs/>
                  <w:color w:val="000000" w:themeColor="text1"/>
                  <w:sz w:val="20"/>
                </w:rPr>
                <w:delText>Idrissa PEROU,</w:delText>
              </w:r>
            </w:del>
          </w:p>
          <w:p w14:paraId="4199650B" w14:textId="46F26B2D" w:rsidR="00E77573" w:rsidRPr="007A4AFC" w:rsidDel="00744A71" w:rsidRDefault="00E77573">
            <w:pPr>
              <w:pStyle w:val="Titre"/>
              <w:tabs>
                <w:tab w:val="num" w:pos="-4820"/>
              </w:tabs>
              <w:spacing w:line="276" w:lineRule="auto"/>
              <w:jc w:val="both"/>
              <w:rPr>
                <w:del w:id="17986" w:author="Dr Mamadou SANOGO" w:date="2023-10-25T17:57:00Z"/>
                <w:rFonts w:asciiTheme="majorHAnsi" w:hAnsiTheme="majorHAnsi" w:cstheme="majorHAnsi"/>
                <w:bCs/>
                <w:color w:val="000000" w:themeColor="text1"/>
                <w:sz w:val="20"/>
              </w:rPr>
              <w:pPrChange w:id="17987" w:author="Dr Mamadou SANOGO" w:date="2023-10-25T17:57:00Z">
                <w:pPr>
                  <w:spacing w:line="240" w:lineRule="auto"/>
                </w:pPr>
              </w:pPrChange>
            </w:pPr>
            <w:del w:id="17988" w:author="Dr Mamadou SANOGO" w:date="2023-10-25T17:57:00Z">
              <w:r w:rsidRPr="007A4AFC" w:rsidDel="00744A71">
                <w:rPr>
                  <w:rFonts w:asciiTheme="majorHAnsi" w:hAnsiTheme="majorHAnsi" w:cstheme="majorHAnsi"/>
                  <w:bCs/>
                  <w:color w:val="000000" w:themeColor="text1"/>
                  <w:sz w:val="20"/>
                </w:rPr>
                <w:delText xml:space="preserve">Programmeur  </w:delText>
              </w:r>
            </w:del>
          </w:p>
        </w:tc>
        <w:tc>
          <w:tcPr>
            <w:tcW w:w="714" w:type="pct"/>
            <w:vAlign w:val="center"/>
          </w:tcPr>
          <w:p w14:paraId="34C63EA9" w14:textId="5E4AA4C3" w:rsidR="00E77573" w:rsidRPr="007A4AFC" w:rsidDel="00744A71" w:rsidRDefault="00E77573">
            <w:pPr>
              <w:pStyle w:val="Titre"/>
              <w:tabs>
                <w:tab w:val="num" w:pos="-4820"/>
              </w:tabs>
              <w:spacing w:line="276" w:lineRule="auto"/>
              <w:jc w:val="both"/>
              <w:rPr>
                <w:del w:id="17989" w:author="Dr Mamadou SANOGO" w:date="2023-10-25T17:57:00Z"/>
                <w:rFonts w:asciiTheme="majorHAnsi" w:hAnsiTheme="majorHAnsi" w:cstheme="majorHAnsi"/>
                <w:bCs/>
                <w:color w:val="000000" w:themeColor="text1"/>
                <w:sz w:val="20"/>
              </w:rPr>
              <w:pPrChange w:id="17990" w:author="Dr Mamadou SANOGO" w:date="2023-10-25T17:57:00Z">
                <w:pPr>
                  <w:spacing w:line="240" w:lineRule="auto"/>
                </w:pPr>
              </w:pPrChange>
            </w:pPr>
            <w:del w:id="17991" w:author="Dr Mamadou SANOGO" w:date="2023-10-25T17:57:00Z">
              <w:r w:rsidRPr="007A4AFC" w:rsidDel="00744A71">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37687748" w:rsidR="00E77573" w:rsidRPr="007A4AFC" w:rsidDel="00744A71" w:rsidRDefault="00E77573">
            <w:pPr>
              <w:pStyle w:val="Titre"/>
              <w:tabs>
                <w:tab w:val="num" w:pos="-4820"/>
              </w:tabs>
              <w:spacing w:line="276" w:lineRule="auto"/>
              <w:jc w:val="both"/>
              <w:rPr>
                <w:del w:id="17992" w:author="Dr Mamadou SANOGO" w:date="2023-10-25T17:57:00Z"/>
                <w:rFonts w:asciiTheme="majorHAnsi" w:hAnsiTheme="majorHAnsi" w:cstheme="majorHAnsi"/>
                <w:bCs/>
                <w:color w:val="000000" w:themeColor="text1"/>
                <w:sz w:val="20"/>
              </w:rPr>
              <w:pPrChange w:id="17993" w:author="Dr Mamadou SANOGO" w:date="2023-10-25T17:57:00Z">
                <w:pPr>
                  <w:spacing w:line="240" w:lineRule="auto"/>
                </w:pPr>
              </w:pPrChange>
            </w:pPr>
            <w:del w:id="17994" w:author="Dr Mamadou SANOGO" w:date="2023-10-25T17:57:00Z">
              <w:r w:rsidRPr="007A4AFC" w:rsidDel="00744A71">
                <w:rPr>
                  <w:rFonts w:asciiTheme="majorHAnsi" w:hAnsiTheme="majorHAnsi" w:cstheme="majorHAnsi"/>
                  <w:bCs/>
                  <w:color w:val="000000" w:themeColor="text1"/>
                  <w:sz w:val="20"/>
                </w:rPr>
                <w:delText>Master</w:delText>
              </w:r>
            </w:del>
          </w:p>
          <w:p w14:paraId="2EE6C3CA" w14:textId="5CCAC61A" w:rsidR="00E77573" w:rsidRPr="007A4AFC" w:rsidDel="00744A71" w:rsidRDefault="00E77573">
            <w:pPr>
              <w:pStyle w:val="Titre"/>
              <w:tabs>
                <w:tab w:val="num" w:pos="-4820"/>
              </w:tabs>
              <w:spacing w:line="276" w:lineRule="auto"/>
              <w:jc w:val="both"/>
              <w:rPr>
                <w:del w:id="17995" w:author="Dr Mamadou SANOGO" w:date="2023-10-25T17:57:00Z"/>
                <w:rFonts w:asciiTheme="majorHAnsi" w:hAnsiTheme="majorHAnsi" w:cstheme="majorHAnsi"/>
                <w:bCs/>
                <w:color w:val="000000" w:themeColor="text1"/>
                <w:sz w:val="20"/>
              </w:rPr>
              <w:pPrChange w:id="17996" w:author="Dr Mamadou SANOGO" w:date="2023-10-25T17:57:00Z">
                <w:pPr>
                  <w:spacing w:line="240" w:lineRule="auto"/>
                </w:pPr>
              </w:pPrChange>
            </w:pPr>
            <w:del w:id="17997" w:author="Dr Mamadou SANOGO" w:date="2023-10-25T17:57:00Z">
              <w:r w:rsidRPr="007A4AFC" w:rsidDel="00744A71">
                <w:rPr>
                  <w:rFonts w:asciiTheme="majorHAnsi" w:hAnsiTheme="majorHAnsi" w:cstheme="majorHAnsi"/>
                  <w:bCs/>
                  <w:color w:val="000000" w:themeColor="text1"/>
                  <w:sz w:val="20"/>
                </w:rPr>
                <w:delText>(Informatique)</w:delText>
              </w:r>
            </w:del>
          </w:p>
        </w:tc>
        <w:tc>
          <w:tcPr>
            <w:tcW w:w="381" w:type="pct"/>
            <w:vAlign w:val="center"/>
          </w:tcPr>
          <w:p w14:paraId="65F1F83E" w14:textId="3A402946" w:rsidR="00E77573" w:rsidRPr="007A4AFC" w:rsidDel="00744A71" w:rsidRDefault="00E77573">
            <w:pPr>
              <w:pStyle w:val="Titre"/>
              <w:tabs>
                <w:tab w:val="num" w:pos="-4820"/>
              </w:tabs>
              <w:spacing w:line="276" w:lineRule="auto"/>
              <w:jc w:val="both"/>
              <w:rPr>
                <w:del w:id="17998" w:author="Dr Mamadou SANOGO" w:date="2023-10-25T17:57:00Z"/>
                <w:rFonts w:asciiTheme="majorHAnsi" w:hAnsiTheme="majorHAnsi" w:cstheme="majorHAnsi"/>
                <w:bCs/>
                <w:color w:val="000000" w:themeColor="text1"/>
                <w:sz w:val="20"/>
              </w:rPr>
              <w:pPrChange w:id="17999" w:author="Dr Mamadou SANOGO" w:date="2023-10-25T17:57:00Z">
                <w:pPr>
                  <w:spacing w:line="240" w:lineRule="auto"/>
                </w:pPr>
              </w:pPrChange>
            </w:pPr>
            <w:del w:id="18000" w:author="Dr Mamadou SANOGO" w:date="2023-10-25T17:57:00Z">
              <w:r w:rsidRPr="007A4AFC" w:rsidDel="00744A71">
                <w:rPr>
                  <w:rFonts w:asciiTheme="majorHAnsi" w:hAnsiTheme="majorHAnsi" w:cstheme="majorHAnsi"/>
                  <w:bCs/>
                  <w:color w:val="000000" w:themeColor="text1"/>
                  <w:sz w:val="20"/>
                </w:rPr>
                <w:delText>INF2204</w:delText>
              </w:r>
            </w:del>
          </w:p>
        </w:tc>
        <w:tc>
          <w:tcPr>
            <w:tcW w:w="429" w:type="pct"/>
            <w:vAlign w:val="center"/>
          </w:tcPr>
          <w:p w14:paraId="0ECD56E4" w14:textId="1863944C" w:rsidR="00E77573" w:rsidRPr="007A4AFC" w:rsidDel="00744A71" w:rsidRDefault="00E77573">
            <w:pPr>
              <w:pStyle w:val="Titre"/>
              <w:tabs>
                <w:tab w:val="num" w:pos="-4820"/>
              </w:tabs>
              <w:spacing w:line="276" w:lineRule="auto"/>
              <w:jc w:val="both"/>
              <w:rPr>
                <w:del w:id="18001" w:author="Dr Mamadou SANOGO" w:date="2023-10-25T17:57:00Z"/>
                <w:rFonts w:asciiTheme="majorHAnsi" w:hAnsiTheme="majorHAnsi"/>
                <w:color w:val="000000" w:themeColor="text1"/>
                <w:sz w:val="20"/>
              </w:rPr>
              <w:pPrChange w:id="18002" w:author="Dr Mamadou SANOGO" w:date="2023-10-25T17:57:00Z">
                <w:pPr>
                  <w:spacing w:line="240" w:lineRule="auto"/>
                  <w:jc w:val="center"/>
                </w:pPr>
              </w:pPrChange>
            </w:pPr>
            <w:del w:id="18003"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768B1FAC" w14:textId="1DD2DF7A" w:rsidR="00E77573" w:rsidRPr="007A4AFC" w:rsidDel="00744A71" w:rsidRDefault="00E77573">
            <w:pPr>
              <w:pStyle w:val="Titre"/>
              <w:tabs>
                <w:tab w:val="num" w:pos="-4820"/>
              </w:tabs>
              <w:spacing w:line="276" w:lineRule="auto"/>
              <w:jc w:val="both"/>
              <w:rPr>
                <w:del w:id="18004" w:author="Dr Mamadou SANOGO" w:date="2023-10-25T17:57:00Z"/>
                <w:rFonts w:asciiTheme="majorHAnsi" w:hAnsiTheme="majorHAnsi" w:cstheme="majorHAnsi"/>
                <w:bCs/>
                <w:color w:val="000000" w:themeColor="text1"/>
                <w:sz w:val="20"/>
                <w:lang w:val="en-US"/>
              </w:rPr>
              <w:pPrChange w:id="18005" w:author="Dr Mamadou SANOGO" w:date="2023-10-25T17:57:00Z">
                <w:pPr>
                  <w:spacing w:line="240" w:lineRule="auto"/>
                </w:pPr>
              </w:pPrChange>
            </w:pPr>
            <w:del w:id="18006" w:author="Dr Mamadou SANOGO" w:date="2023-10-25T17:57:00Z">
              <w:r w:rsidRPr="007A4AFC" w:rsidDel="00744A71">
                <w:rPr>
                  <w:rFonts w:asciiTheme="majorHAnsi" w:hAnsiTheme="majorHAnsi" w:cstheme="majorHAnsi"/>
                  <w:bCs/>
                  <w:color w:val="000000" w:themeColor="text1"/>
                  <w:sz w:val="20"/>
                  <w:lang w:val="en-US"/>
                </w:rPr>
                <w:delText>MS Project S2 ;</w:delText>
              </w:r>
            </w:del>
          </w:p>
          <w:p w14:paraId="524B0830" w14:textId="5EFED54B" w:rsidR="00E77573" w:rsidRPr="007A4AFC" w:rsidDel="00744A71" w:rsidRDefault="00E77573">
            <w:pPr>
              <w:pStyle w:val="Titre"/>
              <w:tabs>
                <w:tab w:val="num" w:pos="-4820"/>
              </w:tabs>
              <w:spacing w:line="276" w:lineRule="auto"/>
              <w:jc w:val="both"/>
              <w:rPr>
                <w:del w:id="18007" w:author="Dr Mamadou SANOGO" w:date="2023-10-25T17:57:00Z"/>
                <w:rFonts w:asciiTheme="majorHAnsi" w:hAnsiTheme="majorHAnsi" w:cstheme="majorHAnsi"/>
                <w:bCs/>
                <w:color w:val="000000" w:themeColor="text1"/>
                <w:sz w:val="20"/>
                <w:lang w:val="en-US"/>
              </w:rPr>
              <w:pPrChange w:id="18008" w:author="Dr Mamadou SANOGO" w:date="2023-10-25T17:57:00Z">
                <w:pPr>
                  <w:spacing w:line="240" w:lineRule="auto"/>
                </w:pPr>
              </w:pPrChange>
            </w:pPr>
            <w:del w:id="18009" w:author="Dr Mamadou SANOGO" w:date="2023-10-25T17:57:00Z">
              <w:r w:rsidRPr="007A4AFC" w:rsidDel="00744A71">
                <w:rPr>
                  <w:rFonts w:asciiTheme="majorHAnsi" w:hAnsiTheme="majorHAnsi" w:cstheme="majorHAnsi"/>
                  <w:bCs/>
                  <w:color w:val="000000" w:themeColor="text1"/>
                  <w:sz w:val="20"/>
                  <w:lang w:val="en-US"/>
                </w:rPr>
                <w:delText>SPSS ou Epi Info S</w:delText>
              </w:r>
              <w:r w:rsidR="00920793" w:rsidRPr="007A4AFC" w:rsidDel="00744A71">
                <w:rPr>
                  <w:rFonts w:asciiTheme="majorHAnsi" w:hAnsiTheme="majorHAnsi" w:cstheme="majorHAnsi"/>
                  <w:bCs/>
                  <w:color w:val="000000" w:themeColor="text1"/>
                  <w:sz w:val="20"/>
                  <w:lang w:val="en-US"/>
                </w:rPr>
                <w:delText>2 ;</w:delText>
              </w:r>
            </w:del>
          </w:p>
          <w:p w14:paraId="2385F946" w14:textId="2F78DD26" w:rsidR="00E77573" w:rsidRPr="007A4AFC" w:rsidDel="00744A71" w:rsidRDefault="00E77573">
            <w:pPr>
              <w:pStyle w:val="Titre"/>
              <w:tabs>
                <w:tab w:val="num" w:pos="-4820"/>
              </w:tabs>
              <w:spacing w:line="276" w:lineRule="auto"/>
              <w:jc w:val="both"/>
              <w:rPr>
                <w:del w:id="18010" w:author="Dr Mamadou SANOGO" w:date="2023-10-25T17:57:00Z"/>
                <w:rFonts w:asciiTheme="majorHAnsi" w:hAnsiTheme="majorHAnsi" w:cstheme="majorHAnsi"/>
                <w:bCs/>
                <w:color w:val="000000" w:themeColor="text1"/>
                <w:sz w:val="20"/>
              </w:rPr>
              <w:pPrChange w:id="18011" w:author="Dr Mamadou SANOGO" w:date="2023-10-25T17:57:00Z">
                <w:pPr>
                  <w:spacing w:line="240" w:lineRule="auto"/>
                </w:pPr>
              </w:pPrChange>
            </w:pPr>
            <w:del w:id="18012" w:author="Dr Mamadou SANOGO" w:date="2023-10-25T17:57:00Z">
              <w:r w:rsidRPr="007A4AFC" w:rsidDel="00744A71">
                <w:rPr>
                  <w:rFonts w:asciiTheme="majorHAnsi" w:hAnsiTheme="majorHAnsi" w:cstheme="majorHAnsi"/>
                  <w:bCs/>
                  <w:color w:val="000000" w:themeColor="text1"/>
                  <w:sz w:val="20"/>
                </w:rPr>
                <w:delText>ACCESS S2</w:delText>
              </w:r>
            </w:del>
          </w:p>
        </w:tc>
      </w:tr>
    </w:tbl>
    <w:p w14:paraId="799611DF" w14:textId="15D78C83" w:rsidR="00E77573" w:rsidRPr="007A4AFC" w:rsidDel="00744A71" w:rsidRDefault="00E77573">
      <w:pPr>
        <w:pStyle w:val="Titre"/>
        <w:tabs>
          <w:tab w:val="num" w:pos="-4820"/>
        </w:tabs>
        <w:spacing w:line="276" w:lineRule="auto"/>
        <w:jc w:val="both"/>
        <w:rPr>
          <w:del w:id="18013" w:author="Dr Mamadou SANOGO" w:date="2023-10-25T17:57:00Z"/>
          <w:rFonts w:asciiTheme="minorHAnsi" w:hAnsiTheme="minorHAnsi"/>
          <w:b w:val="0"/>
          <w:bCs/>
          <w:color w:val="000000" w:themeColor="text1"/>
          <w:sz w:val="12"/>
          <w:rPrChange w:id="18014" w:author="Dr Mamadou SANOGO" w:date="2023-10-25T18:15:00Z">
            <w:rPr>
              <w:del w:id="18015" w:author="Dr Mamadou SANOGO" w:date="2023-10-25T17:57:00Z"/>
              <w:rFonts w:asciiTheme="minorHAnsi" w:hAnsiTheme="minorHAnsi"/>
              <w:b w:val="0"/>
              <w:bCs/>
              <w:color w:val="FF0000"/>
              <w:sz w:val="12"/>
            </w:rPr>
          </w:rPrChange>
        </w:rPr>
        <w:pPrChange w:id="18016" w:author="Dr Mamadou SANOGO" w:date="2023-10-25T17:57: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744A71" w14:paraId="445A5A02" w14:textId="77777777" w:rsidTr="00E77573">
        <w:trPr>
          <w:cantSplit/>
          <w:trHeight w:val="20"/>
          <w:del w:id="18017" w:author="Dr Mamadou SANOGO" w:date="2023-10-25T17:57:00Z"/>
        </w:trPr>
        <w:tc>
          <w:tcPr>
            <w:tcW w:w="14384" w:type="dxa"/>
            <w:gridSpan w:val="2"/>
          </w:tcPr>
          <w:p w14:paraId="203D3A41" w14:textId="0160CFB1" w:rsidR="00E77573" w:rsidRPr="007A4AFC" w:rsidDel="00744A71" w:rsidRDefault="00E77573">
            <w:pPr>
              <w:pStyle w:val="Titre"/>
              <w:tabs>
                <w:tab w:val="num" w:pos="-4820"/>
              </w:tabs>
              <w:spacing w:line="276" w:lineRule="auto"/>
              <w:jc w:val="both"/>
              <w:rPr>
                <w:del w:id="18018" w:author="Dr Mamadou SANOGO" w:date="2023-10-25T17:57:00Z"/>
                <w:rFonts w:asciiTheme="minorHAnsi" w:hAnsiTheme="minorHAnsi"/>
                <w:color w:val="000000" w:themeColor="text1"/>
                <w:sz w:val="20"/>
              </w:rPr>
              <w:pPrChange w:id="18019" w:author="Dr Mamadou SANOGO" w:date="2023-10-25T17:57:00Z">
                <w:pPr>
                  <w:pStyle w:val="Titre"/>
                  <w:spacing w:line="276" w:lineRule="auto"/>
                </w:pPr>
              </w:pPrChange>
            </w:pPr>
            <w:del w:id="18020" w:author="Dr Mamadou SANOGO" w:date="2023-10-25T17:57:00Z">
              <w:r w:rsidRPr="007A4AFC" w:rsidDel="00744A71">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744A71" w14:paraId="593BCF33" w14:textId="77777777" w:rsidTr="00E77573">
        <w:trPr>
          <w:trHeight w:val="20"/>
          <w:del w:id="18021" w:author="Dr Mamadou SANOGO" w:date="2023-10-25T17:57:00Z"/>
        </w:trPr>
        <w:tc>
          <w:tcPr>
            <w:tcW w:w="8648" w:type="dxa"/>
            <w:vAlign w:val="center"/>
          </w:tcPr>
          <w:p w14:paraId="11661515" w14:textId="40BB6C2E" w:rsidR="00E77573" w:rsidRPr="007A4AFC" w:rsidDel="00744A71" w:rsidRDefault="00E77573">
            <w:pPr>
              <w:pStyle w:val="Titre"/>
              <w:tabs>
                <w:tab w:val="num" w:pos="-4820"/>
              </w:tabs>
              <w:spacing w:line="276" w:lineRule="auto"/>
              <w:jc w:val="both"/>
              <w:rPr>
                <w:del w:id="18022" w:author="Dr Mamadou SANOGO" w:date="2023-10-25T17:57:00Z"/>
                <w:rFonts w:asciiTheme="minorHAnsi" w:hAnsiTheme="minorHAnsi"/>
                <w:b w:val="0"/>
                <w:bCs/>
                <w:color w:val="000000" w:themeColor="text1"/>
                <w:sz w:val="20"/>
              </w:rPr>
              <w:pPrChange w:id="18023" w:author="Dr Mamadou SANOGO" w:date="2023-10-25T17:57:00Z">
                <w:pPr>
                  <w:pStyle w:val="Titre"/>
                  <w:spacing w:line="276" w:lineRule="auto"/>
                  <w:jc w:val="left"/>
                </w:pPr>
              </w:pPrChange>
            </w:pPr>
            <w:del w:id="18024" w:author="Dr Mamadou SANOGO" w:date="2023-10-25T17:57:00Z">
              <w:r w:rsidRPr="007A4AFC" w:rsidDel="00744A71">
                <w:rPr>
                  <w:rFonts w:asciiTheme="minorHAnsi" w:hAnsiTheme="minorHAnsi"/>
                  <w:bCs/>
                  <w:i w:val="0"/>
                  <w:color w:val="000000" w:themeColor="text1"/>
                  <w:sz w:val="20"/>
                </w:rPr>
                <w:delText>En heures (par étudiant dans la maquette)</w:delText>
              </w:r>
            </w:del>
          </w:p>
        </w:tc>
        <w:tc>
          <w:tcPr>
            <w:tcW w:w="5736" w:type="dxa"/>
            <w:vAlign w:val="center"/>
          </w:tcPr>
          <w:p w14:paraId="14437BE8" w14:textId="0965087D" w:rsidR="00E77573" w:rsidRPr="007A4AFC" w:rsidDel="00744A71" w:rsidRDefault="00E77573">
            <w:pPr>
              <w:pStyle w:val="Titre"/>
              <w:tabs>
                <w:tab w:val="num" w:pos="-4820"/>
              </w:tabs>
              <w:spacing w:line="276" w:lineRule="auto"/>
              <w:jc w:val="both"/>
              <w:rPr>
                <w:del w:id="18025" w:author="Dr Mamadou SANOGO" w:date="2023-10-25T17:57:00Z"/>
                <w:rFonts w:asciiTheme="minorHAnsi" w:hAnsiTheme="minorHAnsi"/>
                <w:bCs/>
                <w:color w:val="000000" w:themeColor="text1"/>
                <w:sz w:val="20"/>
              </w:rPr>
              <w:pPrChange w:id="18026" w:author="Dr Mamadou SANOGO" w:date="2023-10-25T17:57:00Z">
                <w:pPr>
                  <w:pStyle w:val="Titre"/>
                  <w:spacing w:line="276" w:lineRule="auto"/>
                  <w:jc w:val="left"/>
                </w:pPr>
              </w:pPrChange>
            </w:pPr>
            <w:del w:id="18027" w:author="Dr Mamadou SANOGO" w:date="2023-10-25T17:57:00Z">
              <w:r w:rsidRPr="007A4AFC" w:rsidDel="00744A71">
                <w:rPr>
                  <w:rFonts w:asciiTheme="minorHAnsi" w:hAnsiTheme="minorHAnsi"/>
                  <w:bCs/>
                  <w:color w:val="000000" w:themeColor="text1"/>
                  <w:sz w:val="20"/>
                </w:rPr>
                <w:delText>1760 heures</w:delText>
              </w:r>
            </w:del>
          </w:p>
        </w:tc>
      </w:tr>
      <w:tr w:rsidR="007A4AFC" w:rsidRPr="007A4AFC" w:rsidDel="00744A71" w14:paraId="6688B483" w14:textId="77777777" w:rsidTr="00E77573">
        <w:trPr>
          <w:trHeight w:val="20"/>
          <w:del w:id="18028" w:author="Dr Mamadou SANOGO" w:date="2023-10-25T17:57:00Z"/>
        </w:trPr>
        <w:tc>
          <w:tcPr>
            <w:tcW w:w="8648" w:type="dxa"/>
            <w:vAlign w:val="center"/>
          </w:tcPr>
          <w:p w14:paraId="07B44874" w14:textId="2FE45898" w:rsidR="00E77573" w:rsidRPr="007A4AFC" w:rsidDel="00744A71" w:rsidRDefault="00E77573">
            <w:pPr>
              <w:pStyle w:val="Titre"/>
              <w:tabs>
                <w:tab w:val="num" w:pos="-4820"/>
              </w:tabs>
              <w:spacing w:line="276" w:lineRule="auto"/>
              <w:jc w:val="both"/>
              <w:rPr>
                <w:del w:id="18029" w:author="Dr Mamadou SANOGO" w:date="2023-10-25T17:57:00Z"/>
                <w:rFonts w:asciiTheme="minorHAnsi" w:hAnsiTheme="minorHAnsi"/>
                <w:b w:val="0"/>
                <w:bCs/>
                <w:color w:val="000000" w:themeColor="text1"/>
                <w:sz w:val="20"/>
              </w:rPr>
              <w:pPrChange w:id="18030" w:author="Dr Mamadou SANOGO" w:date="2023-10-25T17:57:00Z">
                <w:pPr>
                  <w:pStyle w:val="Titre"/>
                  <w:spacing w:line="276" w:lineRule="auto"/>
                  <w:jc w:val="left"/>
                </w:pPr>
              </w:pPrChange>
            </w:pPr>
            <w:del w:id="18031" w:author="Dr Mamadou SANOGO" w:date="2023-10-25T17:57:00Z">
              <w:r w:rsidRPr="007A4AFC" w:rsidDel="00744A71">
                <w:rPr>
                  <w:rFonts w:asciiTheme="minorHAnsi" w:hAnsiTheme="minorHAnsi"/>
                  <w:bCs/>
                  <w:i w:val="0"/>
                  <w:color w:val="000000" w:themeColor="text1"/>
                  <w:sz w:val="20"/>
                </w:rPr>
                <w:delText>En pourcentage du volume total des heures d'enseignement</w:delText>
              </w:r>
            </w:del>
          </w:p>
        </w:tc>
        <w:tc>
          <w:tcPr>
            <w:tcW w:w="5736" w:type="dxa"/>
            <w:vAlign w:val="center"/>
          </w:tcPr>
          <w:p w14:paraId="2A4C3B12" w14:textId="544CD604" w:rsidR="00E77573" w:rsidRPr="007A4AFC" w:rsidDel="00744A71" w:rsidRDefault="00E77573">
            <w:pPr>
              <w:pStyle w:val="Titre"/>
              <w:tabs>
                <w:tab w:val="num" w:pos="-4820"/>
              </w:tabs>
              <w:spacing w:line="276" w:lineRule="auto"/>
              <w:jc w:val="both"/>
              <w:rPr>
                <w:del w:id="18032" w:author="Dr Mamadou SANOGO" w:date="2023-10-25T17:57:00Z"/>
                <w:rFonts w:asciiTheme="minorHAnsi" w:hAnsiTheme="minorHAnsi"/>
                <w:bCs/>
                <w:color w:val="000000" w:themeColor="text1"/>
                <w:sz w:val="20"/>
              </w:rPr>
              <w:pPrChange w:id="18033" w:author="Dr Mamadou SANOGO" w:date="2023-10-25T17:57:00Z">
                <w:pPr>
                  <w:pStyle w:val="Titre"/>
                  <w:spacing w:line="276" w:lineRule="auto"/>
                  <w:jc w:val="left"/>
                </w:pPr>
              </w:pPrChange>
            </w:pPr>
            <w:del w:id="18034" w:author="Dr Mamadou SANOGO" w:date="2023-10-25T17:57:00Z">
              <w:r w:rsidRPr="007A4AFC" w:rsidDel="00744A71">
                <w:rPr>
                  <w:rFonts w:asciiTheme="minorHAnsi" w:hAnsiTheme="minorHAnsi"/>
                  <w:bCs/>
                  <w:color w:val="000000" w:themeColor="text1"/>
                  <w:sz w:val="20"/>
                </w:rPr>
                <w:delText>0,488 soit 48,8%</w:delText>
              </w:r>
            </w:del>
          </w:p>
        </w:tc>
      </w:tr>
    </w:tbl>
    <w:p w14:paraId="44F75138" w14:textId="04DA1F57" w:rsidR="00D429B0" w:rsidRPr="007A4AFC" w:rsidDel="00744A71" w:rsidRDefault="00D429B0">
      <w:pPr>
        <w:pStyle w:val="Titre"/>
        <w:tabs>
          <w:tab w:val="num" w:pos="-4820"/>
        </w:tabs>
        <w:spacing w:line="276" w:lineRule="auto"/>
        <w:jc w:val="both"/>
        <w:rPr>
          <w:del w:id="18035" w:author="Dr Mamadou SANOGO" w:date="2023-10-25T17:57:00Z"/>
          <w:color w:val="000000" w:themeColor="text1"/>
          <w:sz w:val="28"/>
          <w:szCs w:val="28"/>
          <w:rPrChange w:id="18036" w:author="Dr Mamadou SANOGO" w:date="2023-10-25T18:15:00Z">
            <w:rPr>
              <w:del w:id="18037" w:author="Dr Mamadou SANOGO" w:date="2023-10-25T17:57:00Z"/>
              <w:color w:val="000000"/>
              <w:sz w:val="28"/>
              <w:szCs w:val="28"/>
            </w:rPr>
          </w:rPrChange>
        </w:rPr>
        <w:pPrChange w:id="18038" w:author="Dr Mamadou SANOGO" w:date="2023-10-25T17:57:00Z">
          <w:pPr>
            <w:pStyle w:val="Paragraphedeliste"/>
            <w:widowControl w:val="0"/>
            <w:autoSpaceDE w:val="0"/>
            <w:autoSpaceDN w:val="0"/>
            <w:adjustRightInd w:val="0"/>
            <w:spacing w:line="240" w:lineRule="auto"/>
            <w:ind w:right="9"/>
          </w:pPr>
        </w:pPrChange>
      </w:pPr>
    </w:p>
    <w:p w14:paraId="79ADF6A7" w14:textId="3EF10999" w:rsidR="000D43AF" w:rsidRPr="000D43AF" w:rsidRDefault="000D43AF" w:rsidP="000D43AF">
      <w:pPr>
        <w:pStyle w:val="Titre"/>
        <w:tabs>
          <w:tab w:val="num" w:pos="-4820"/>
        </w:tabs>
        <w:spacing w:line="276" w:lineRule="auto"/>
        <w:jc w:val="both"/>
        <w:rPr>
          <w:del w:id="18039" w:author="Dr Mamadou SANOGO" w:date="2023-10-25T17:57:00Z"/>
          <w:rFonts w:eastAsiaTheme="minorHAnsi"/>
          <w:b w:val="0"/>
          <w:color w:val="000000" w:themeColor="text1"/>
          <w:lang w:eastAsia="en-US"/>
          <w:rPrChange w:id="18040" w:author="Dr Mamadou SANOGO" w:date="2023-10-25T18:15:00Z">
            <w:rPr>
              <w:del w:id="18041" w:author="Dr Mamadou SANOGO" w:date="2023-10-25T17:57:00Z"/>
              <w:rFonts w:eastAsiaTheme="minorHAnsi" w:cs="Times New Roman"/>
              <w:b w:val="0"/>
              <w:color w:val="auto"/>
              <w:lang w:eastAsia="en-US"/>
            </w:rPr>
          </w:rPrChange>
        </w:rPr>
        <w:sectPr w:rsidR="000D43AF" w:rsidRPr="000D43AF" w:rsidSect="000D43AF">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8042" w:author="Dr Mamadou SANOGO" w:date="2023-10-27T23:57:00Z">
            <w:sectPr w:rsidR="000D43AF" w:rsidRPr="000D43AF" w:rsidSect="000D43AF">
              <w:pgMar w:top="1417" w:right="1417" w:bottom="1417" w:left="1417" w:header="708" w:footer="708" w:gutter="0"/>
            </w:sectPr>
          </w:sectPrChange>
        </w:sectPr>
        <w:pPrChange w:id="18043" w:author="Dr Mamadou SANOGO" w:date="2023-10-25T17:57:00Z">
          <w:pPr>
            <w:pStyle w:val="Titre1"/>
            <w:spacing w:before="0" w:line="240" w:lineRule="auto"/>
            <w:jc w:val="center"/>
          </w:pPr>
        </w:pPrChange>
      </w:pPr>
      <w:bookmarkStart w:id="18044" w:name="_Toc95981777"/>
    </w:p>
    <w:p w14:paraId="71E07B04" w14:textId="0ACE885C" w:rsidR="00DD78EF" w:rsidRPr="007A4AFC" w:rsidDel="00744A71" w:rsidRDefault="00D66280">
      <w:pPr>
        <w:pStyle w:val="Titre"/>
        <w:tabs>
          <w:tab w:val="num" w:pos="-4820"/>
        </w:tabs>
        <w:spacing w:line="276" w:lineRule="auto"/>
        <w:jc w:val="both"/>
        <w:rPr>
          <w:del w:id="18045" w:author="Dr Mamadou SANOGO" w:date="2023-10-25T17:57:00Z"/>
          <w:rFonts w:eastAsiaTheme="minorHAnsi"/>
          <w:b w:val="0"/>
          <w:color w:val="000000" w:themeColor="text1"/>
          <w:lang w:eastAsia="en-US"/>
          <w:rPrChange w:id="18046" w:author="Dr Mamadou SANOGO" w:date="2023-10-25T18:15:00Z">
            <w:rPr>
              <w:del w:id="18047" w:author="Dr Mamadou SANOGO" w:date="2023-10-25T17:57:00Z"/>
              <w:rFonts w:eastAsiaTheme="minorHAnsi" w:cs="Times New Roman"/>
              <w:b w:val="0"/>
              <w:color w:val="auto"/>
              <w:lang w:eastAsia="en-US"/>
            </w:rPr>
          </w:rPrChange>
        </w:rPr>
        <w:pPrChange w:id="18048" w:author="Dr Mamadou SANOGO" w:date="2023-10-25T17:57:00Z">
          <w:pPr>
            <w:pStyle w:val="Titre1"/>
            <w:spacing w:before="0" w:line="240" w:lineRule="auto"/>
            <w:jc w:val="center"/>
          </w:pPr>
        </w:pPrChange>
      </w:pPr>
      <w:bookmarkStart w:id="18049" w:name="_Toc145944542"/>
      <w:del w:id="18050" w:author="Dr Mamadou SANOGO" w:date="2023-10-25T17:57:00Z">
        <w:r w:rsidRPr="007A4AFC" w:rsidDel="00744A71">
          <w:rPr>
            <w:rFonts w:eastAsiaTheme="minorHAnsi"/>
            <w:b w:val="0"/>
            <w:color w:val="000000" w:themeColor="text1"/>
            <w:sz w:val="28"/>
            <w:lang w:eastAsia="en-US"/>
            <w:rPrChange w:id="18051" w:author="Dr Mamadou SANOGO" w:date="2023-10-25T18:15:00Z">
              <w:rPr>
                <w:rFonts w:eastAsiaTheme="minorHAnsi"/>
                <w:b w:val="0"/>
                <w:color w:val="2E74B5" w:themeColor="accent1" w:themeShade="BF"/>
                <w:lang w:eastAsia="en-US"/>
              </w:rPr>
            </w:rPrChange>
          </w:rPr>
          <w:delText>Annexe 1</w:delText>
        </w:r>
        <w:r w:rsidR="000163AB" w:rsidRPr="007A4AFC" w:rsidDel="00744A71">
          <w:rPr>
            <w:rFonts w:eastAsiaTheme="minorHAnsi"/>
            <w:b w:val="0"/>
            <w:color w:val="000000" w:themeColor="text1"/>
            <w:sz w:val="28"/>
            <w:lang w:eastAsia="en-US"/>
            <w:rPrChange w:id="18052" w:author="Dr Mamadou SANOGO" w:date="2023-10-25T18:15:00Z">
              <w:rPr>
                <w:rFonts w:eastAsiaTheme="minorHAnsi"/>
                <w:b w:val="0"/>
                <w:color w:val="2E74B5" w:themeColor="accent1" w:themeShade="BF"/>
                <w:lang w:eastAsia="en-US"/>
              </w:rPr>
            </w:rPrChange>
          </w:rPr>
          <w:delText>4</w:delText>
        </w:r>
        <w:r w:rsidRPr="007A4AFC" w:rsidDel="00744A71">
          <w:rPr>
            <w:rFonts w:eastAsiaTheme="minorHAnsi"/>
            <w:b w:val="0"/>
            <w:color w:val="000000" w:themeColor="text1"/>
            <w:sz w:val="28"/>
            <w:lang w:eastAsia="en-US"/>
            <w:rPrChange w:id="18053" w:author="Dr Mamadou SANOGO" w:date="2023-10-25T18:15:00Z">
              <w:rPr>
                <w:rFonts w:eastAsiaTheme="minorHAnsi"/>
                <w:b w:val="0"/>
                <w:color w:val="2E74B5" w:themeColor="accent1" w:themeShade="BF"/>
                <w:lang w:eastAsia="en-US"/>
              </w:rPr>
            </w:rPrChange>
          </w:rPr>
          <w:delText xml:space="preserve"> : </w:delText>
        </w:r>
        <w:r w:rsidR="00DD78EF" w:rsidRPr="007A4AFC" w:rsidDel="00744A71">
          <w:rPr>
            <w:rFonts w:eastAsiaTheme="minorHAnsi"/>
            <w:b w:val="0"/>
            <w:color w:val="000000" w:themeColor="text1"/>
            <w:sz w:val="28"/>
            <w:lang w:eastAsia="en-US"/>
            <w:rPrChange w:id="18054" w:author="Dr Mamadou SANOGO" w:date="2023-10-25T18:15:00Z">
              <w:rPr>
                <w:rFonts w:eastAsiaTheme="minorHAnsi"/>
                <w:b w:val="0"/>
                <w:color w:val="2E74B5" w:themeColor="accent1" w:themeShade="BF"/>
                <w:lang w:eastAsia="en-US"/>
              </w:rPr>
            </w:rPrChange>
          </w:rPr>
          <w:delText>Infrastructure et équipements :</w:delText>
        </w:r>
        <w:bookmarkEnd w:id="18044"/>
        <w:bookmarkEnd w:id="18049"/>
      </w:del>
    </w:p>
    <w:p w14:paraId="4BDC44AF" w14:textId="3051EBB8" w:rsidR="00DD78EF" w:rsidRPr="007A4AFC" w:rsidDel="00744A71" w:rsidRDefault="00DD78EF">
      <w:pPr>
        <w:pStyle w:val="Titre"/>
        <w:tabs>
          <w:tab w:val="num" w:pos="-4820"/>
        </w:tabs>
        <w:spacing w:line="276" w:lineRule="auto"/>
        <w:jc w:val="both"/>
        <w:rPr>
          <w:del w:id="18055" w:author="Dr Mamadou SANOGO" w:date="2023-10-25T17:57:00Z"/>
          <w:rFonts w:ascii="Roboto Condensed" w:eastAsia="Calibri" w:hAnsi="Roboto Condensed"/>
          <w:b w:val="0"/>
          <w:color w:val="000000" w:themeColor="text1"/>
          <w:szCs w:val="24"/>
          <w:u w:val="single"/>
          <w:lang w:eastAsia="en-US"/>
          <w:rPrChange w:id="18056" w:author="Dr Mamadou SANOGO" w:date="2023-10-25T18:15:00Z">
            <w:rPr>
              <w:del w:id="18057" w:author="Dr Mamadou SANOGO" w:date="2023-10-25T17:57:00Z"/>
              <w:rFonts w:ascii="Roboto Condensed" w:eastAsia="Calibri" w:hAnsi="Roboto Condensed"/>
              <w:b/>
              <w:szCs w:val="24"/>
              <w:u w:val="single"/>
              <w:lang w:eastAsia="en-US"/>
            </w:rPr>
          </w:rPrChange>
        </w:rPr>
        <w:pPrChange w:id="18058" w:author="Dr Mamadou SANOGO" w:date="2023-10-25T17:57:00Z">
          <w:pPr>
            <w:spacing w:line="240" w:lineRule="auto"/>
            <w:ind w:left="1080"/>
            <w:contextualSpacing/>
          </w:pPr>
        </w:pPrChange>
      </w:pPr>
    </w:p>
    <w:p w14:paraId="00B341B5" w14:textId="0DDD71D1" w:rsidR="00DD78EF" w:rsidRPr="007A4AFC" w:rsidDel="00744A71" w:rsidRDefault="00DD78EF">
      <w:pPr>
        <w:pStyle w:val="Titre"/>
        <w:tabs>
          <w:tab w:val="num" w:pos="-4820"/>
        </w:tabs>
        <w:spacing w:line="276" w:lineRule="auto"/>
        <w:jc w:val="both"/>
        <w:rPr>
          <w:del w:id="18059" w:author="Dr Mamadou SANOGO" w:date="2023-10-25T17:57:00Z"/>
          <w:b w:val="0"/>
          <w:color w:val="000000" w:themeColor="text1"/>
          <w:sz w:val="24"/>
          <w:szCs w:val="24"/>
          <w:rPrChange w:id="18060" w:author="Dr Mamadou SANOGO" w:date="2023-10-25T18:15:00Z">
            <w:rPr>
              <w:del w:id="18061" w:author="Dr Mamadou SANOGO" w:date="2023-10-25T17:57:00Z"/>
              <w:rFonts w:cs="Times New Roman"/>
              <w:b w:val="0"/>
              <w:color w:val="auto"/>
              <w:sz w:val="24"/>
              <w:szCs w:val="24"/>
            </w:rPr>
          </w:rPrChange>
        </w:rPr>
        <w:pPrChange w:id="18062" w:author="Dr Mamadou SANOGO" w:date="2023-10-25T17:57:00Z">
          <w:pPr>
            <w:pStyle w:val="Titre2"/>
            <w:numPr>
              <w:ilvl w:val="0"/>
              <w:numId w:val="22"/>
            </w:numPr>
            <w:ind w:left="720" w:hanging="360"/>
          </w:pPr>
        </w:pPrChange>
      </w:pPr>
      <w:bookmarkStart w:id="18063" w:name="_Toc95981778"/>
      <w:bookmarkStart w:id="18064" w:name="_Toc145944543"/>
      <w:del w:id="18065" w:author="Dr Mamadou SANOGO" w:date="2023-10-25T17:57:00Z">
        <w:r w:rsidRPr="007A4AFC" w:rsidDel="00744A71">
          <w:rPr>
            <w:b w:val="0"/>
            <w:color w:val="000000" w:themeColor="text1"/>
            <w:szCs w:val="24"/>
            <w:rPrChange w:id="18066" w:author="Dr Mamadou SANOGO" w:date="2023-10-25T18:15:00Z">
              <w:rPr>
                <w:b w:val="0"/>
                <w:color w:val="2E74B5" w:themeColor="accent1" w:themeShade="BF"/>
                <w:szCs w:val="24"/>
              </w:rPr>
            </w:rPrChange>
          </w:rPr>
          <w:delText>Infrastructures : Salles et Bureaux :</w:delText>
        </w:r>
        <w:bookmarkEnd w:id="18063"/>
        <w:bookmarkEnd w:id="18064"/>
        <w:r w:rsidRPr="007A4AFC" w:rsidDel="00744A71">
          <w:rPr>
            <w:b w:val="0"/>
            <w:color w:val="000000" w:themeColor="text1"/>
            <w:szCs w:val="24"/>
            <w:rPrChange w:id="18067" w:author="Dr Mamadou SANOGO" w:date="2023-10-25T18:15:00Z">
              <w:rPr>
                <w:b w:val="0"/>
                <w:color w:val="2E74B5" w:themeColor="accent1" w:themeShade="BF"/>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21"/>
        <w:gridCol w:w="6620"/>
        <w:gridCol w:w="1345"/>
        <w:gridCol w:w="1325"/>
      </w:tblGrid>
      <w:tr w:rsidR="007A4AFC" w:rsidRPr="007A4AFC" w:rsidDel="00744A71" w14:paraId="2581EF64" w14:textId="77777777" w:rsidTr="005E531F">
        <w:trPr>
          <w:del w:id="18068" w:author="Dr Mamadou SANOGO" w:date="2023-10-25T17:57:00Z"/>
        </w:trPr>
        <w:tc>
          <w:tcPr>
            <w:tcW w:w="381" w:type="pct"/>
          </w:tcPr>
          <w:p w14:paraId="77EC6D3B" w14:textId="33E30B68" w:rsidR="005E531F" w:rsidRPr="007A4AFC" w:rsidDel="00744A71" w:rsidRDefault="005E531F">
            <w:pPr>
              <w:pStyle w:val="Titre"/>
              <w:tabs>
                <w:tab w:val="num" w:pos="-4820"/>
              </w:tabs>
              <w:spacing w:line="276" w:lineRule="auto"/>
              <w:jc w:val="both"/>
              <w:rPr>
                <w:del w:id="18069" w:author="Dr Mamadou SANOGO" w:date="2023-10-25T17:57:00Z"/>
                <w:rFonts w:asciiTheme="majorHAnsi" w:hAnsiTheme="majorHAnsi" w:cstheme="majorHAnsi"/>
                <w:b w:val="0"/>
                <w:color w:val="000000" w:themeColor="text1"/>
                <w:szCs w:val="24"/>
                <w:rPrChange w:id="18070" w:author="Dr Mamadou SANOGO" w:date="2023-10-25T18:15:00Z">
                  <w:rPr>
                    <w:del w:id="18071" w:author="Dr Mamadou SANOGO" w:date="2023-10-25T17:57:00Z"/>
                    <w:rFonts w:asciiTheme="majorHAnsi" w:hAnsiTheme="majorHAnsi" w:cstheme="majorHAnsi"/>
                    <w:b/>
                    <w:szCs w:val="24"/>
                  </w:rPr>
                </w:rPrChange>
              </w:rPr>
              <w:pPrChange w:id="18072" w:author="Dr Mamadou SANOGO" w:date="2023-10-25T17:57:00Z">
                <w:pPr>
                  <w:spacing w:line="240" w:lineRule="auto"/>
                </w:pPr>
              </w:pPrChange>
            </w:pPr>
            <w:del w:id="18073" w:author="Dr Mamadou SANOGO" w:date="2023-10-25T17:57:00Z">
              <w:r w:rsidRPr="007A4AFC" w:rsidDel="00744A71">
                <w:rPr>
                  <w:rFonts w:asciiTheme="majorHAnsi" w:hAnsiTheme="majorHAnsi" w:cstheme="majorHAnsi"/>
                  <w:b w:val="0"/>
                  <w:color w:val="000000" w:themeColor="text1"/>
                  <w:szCs w:val="24"/>
                  <w:rPrChange w:id="18074" w:author="Dr Mamadou SANOGO" w:date="2023-10-25T18:15:00Z">
                    <w:rPr>
                      <w:rFonts w:asciiTheme="majorHAnsi" w:hAnsiTheme="majorHAnsi" w:cstheme="majorHAnsi"/>
                      <w:b/>
                      <w:szCs w:val="24"/>
                    </w:rPr>
                  </w:rPrChange>
                </w:rPr>
                <w:delText>N°</w:delText>
              </w:r>
            </w:del>
          </w:p>
        </w:tc>
        <w:tc>
          <w:tcPr>
            <w:tcW w:w="3327" w:type="pct"/>
          </w:tcPr>
          <w:p w14:paraId="44275E48" w14:textId="3C6FD14A" w:rsidR="005E531F" w:rsidRPr="007A4AFC" w:rsidDel="00744A71" w:rsidRDefault="005E531F">
            <w:pPr>
              <w:pStyle w:val="Titre"/>
              <w:tabs>
                <w:tab w:val="num" w:pos="-4820"/>
              </w:tabs>
              <w:spacing w:line="276" w:lineRule="auto"/>
              <w:jc w:val="both"/>
              <w:rPr>
                <w:del w:id="18075" w:author="Dr Mamadou SANOGO" w:date="2023-10-25T17:57:00Z"/>
                <w:rFonts w:asciiTheme="majorHAnsi" w:hAnsiTheme="majorHAnsi" w:cstheme="majorHAnsi"/>
                <w:b w:val="0"/>
                <w:color w:val="000000" w:themeColor="text1"/>
                <w:szCs w:val="24"/>
                <w:rPrChange w:id="18076" w:author="Dr Mamadou SANOGO" w:date="2023-10-25T18:15:00Z">
                  <w:rPr>
                    <w:del w:id="18077" w:author="Dr Mamadou SANOGO" w:date="2023-10-25T17:57:00Z"/>
                    <w:rFonts w:asciiTheme="majorHAnsi" w:hAnsiTheme="majorHAnsi" w:cstheme="majorHAnsi"/>
                    <w:b/>
                    <w:szCs w:val="24"/>
                  </w:rPr>
                </w:rPrChange>
              </w:rPr>
              <w:pPrChange w:id="18078" w:author="Dr Mamadou SANOGO" w:date="2023-10-25T17:57:00Z">
                <w:pPr>
                  <w:spacing w:line="240" w:lineRule="auto"/>
                </w:pPr>
              </w:pPrChange>
            </w:pPr>
            <w:del w:id="18079" w:author="Dr Mamadou SANOGO" w:date="2023-10-25T17:57:00Z">
              <w:r w:rsidRPr="007A4AFC" w:rsidDel="00744A71">
                <w:rPr>
                  <w:rFonts w:asciiTheme="majorHAnsi" w:hAnsiTheme="majorHAnsi" w:cstheme="majorHAnsi"/>
                  <w:b w:val="0"/>
                  <w:color w:val="000000" w:themeColor="text1"/>
                  <w:szCs w:val="24"/>
                  <w:rPrChange w:id="18080" w:author="Dr Mamadou SANOGO" w:date="2023-10-25T18:15:00Z">
                    <w:rPr>
                      <w:rFonts w:asciiTheme="majorHAnsi" w:hAnsiTheme="majorHAnsi" w:cstheme="majorHAnsi"/>
                      <w:b/>
                      <w:szCs w:val="24"/>
                    </w:rPr>
                  </w:rPrChange>
                </w:rPr>
                <w:delText>Infrastructures</w:delText>
              </w:r>
            </w:del>
          </w:p>
        </w:tc>
        <w:tc>
          <w:tcPr>
            <w:tcW w:w="610" w:type="pct"/>
          </w:tcPr>
          <w:p w14:paraId="3558BA1D" w14:textId="7164AA6F" w:rsidR="005E531F" w:rsidRPr="007A4AFC" w:rsidDel="00744A71" w:rsidRDefault="005E531F">
            <w:pPr>
              <w:pStyle w:val="Titre"/>
              <w:tabs>
                <w:tab w:val="num" w:pos="-4820"/>
              </w:tabs>
              <w:spacing w:line="276" w:lineRule="auto"/>
              <w:jc w:val="both"/>
              <w:rPr>
                <w:del w:id="18081" w:author="Dr Mamadou SANOGO" w:date="2023-10-25T17:57:00Z"/>
                <w:rFonts w:asciiTheme="majorHAnsi" w:hAnsiTheme="majorHAnsi" w:cstheme="majorHAnsi"/>
                <w:b w:val="0"/>
                <w:color w:val="000000" w:themeColor="text1"/>
                <w:szCs w:val="24"/>
                <w:rPrChange w:id="18082" w:author="Dr Mamadou SANOGO" w:date="2023-10-25T18:15:00Z">
                  <w:rPr>
                    <w:del w:id="18083" w:author="Dr Mamadou SANOGO" w:date="2023-10-25T17:57:00Z"/>
                    <w:rFonts w:asciiTheme="majorHAnsi" w:hAnsiTheme="majorHAnsi" w:cstheme="majorHAnsi"/>
                    <w:b/>
                    <w:szCs w:val="24"/>
                  </w:rPr>
                </w:rPrChange>
              </w:rPr>
              <w:pPrChange w:id="18084" w:author="Dr Mamadou SANOGO" w:date="2023-10-25T17:57:00Z">
                <w:pPr>
                  <w:spacing w:line="240" w:lineRule="auto"/>
                  <w:jc w:val="center"/>
                </w:pPr>
              </w:pPrChange>
            </w:pPr>
            <w:del w:id="18085" w:author="Dr Mamadou SANOGO" w:date="2023-10-25T17:57:00Z">
              <w:r w:rsidRPr="007A4AFC" w:rsidDel="00744A71">
                <w:rPr>
                  <w:rFonts w:asciiTheme="majorHAnsi" w:hAnsiTheme="majorHAnsi" w:cstheme="majorHAnsi"/>
                  <w:b w:val="0"/>
                  <w:color w:val="000000" w:themeColor="text1"/>
                  <w:szCs w:val="24"/>
                  <w:rPrChange w:id="18086" w:author="Dr Mamadou SANOGO" w:date="2023-10-25T18:15:00Z">
                    <w:rPr>
                      <w:rFonts w:asciiTheme="majorHAnsi" w:hAnsiTheme="majorHAnsi" w:cstheme="majorHAnsi"/>
                      <w:b/>
                      <w:szCs w:val="24"/>
                    </w:rPr>
                  </w:rPrChange>
                </w:rPr>
                <w:delText>Quantité</w:delText>
              </w:r>
            </w:del>
          </w:p>
        </w:tc>
        <w:tc>
          <w:tcPr>
            <w:tcW w:w="682" w:type="pct"/>
          </w:tcPr>
          <w:p w14:paraId="709D45EA" w14:textId="0B53F72B" w:rsidR="005E531F" w:rsidRPr="007A4AFC" w:rsidDel="00744A71" w:rsidRDefault="005E531F">
            <w:pPr>
              <w:pStyle w:val="Titre"/>
              <w:tabs>
                <w:tab w:val="num" w:pos="-4820"/>
              </w:tabs>
              <w:spacing w:line="276" w:lineRule="auto"/>
              <w:jc w:val="both"/>
              <w:rPr>
                <w:del w:id="18087" w:author="Dr Mamadou SANOGO" w:date="2023-10-25T17:57:00Z"/>
                <w:rFonts w:asciiTheme="majorHAnsi" w:hAnsiTheme="majorHAnsi" w:cstheme="majorHAnsi"/>
                <w:b w:val="0"/>
                <w:color w:val="000000" w:themeColor="text1"/>
                <w:szCs w:val="24"/>
                <w:rPrChange w:id="18088" w:author="Dr Mamadou SANOGO" w:date="2023-10-25T18:15:00Z">
                  <w:rPr>
                    <w:del w:id="18089" w:author="Dr Mamadou SANOGO" w:date="2023-10-25T17:57:00Z"/>
                    <w:rFonts w:asciiTheme="majorHAnsi" w:hAnsiTheme="majorHAnsi" w:cstheme="majorHAnsi"/>
                    <w:b/>
                    <w:szCs w:val="24"/>
                  </w:rPr>
                </w:rPrChange>
              </w:rPr>
              <w:pPrChange w:id="18090" w:author="Dr Mamadou SANOGO" w:date="2023-10-25T17:57:00Z">
                <w:pPr>
                  <w:spacing w:line="240" w:lineRule="auto"/>
                  <w:jc w:val="center"/>
                </w:pPr>
              </w:pPrChange>
            </w:pPr>
            <w:del w:id="18091" w:author="Dr Mamadou SANOGO" w:date="2023-10-25T17:57:00Z">
              <w:r w:rsidRPr="007A4AFC" w:rsidDel="00744A71">
                <w:rPr>
                  <w:rFonts w:asciiTheme="majorHAnsi" w:hAnsiTheme="majorHAnsi" w:cstheme="majorHAnsi"/>
                  <w:b w:val="0"/>
                  <w:color w:val="000000" w:themeColor="text1"/>
                  <w:szCs w:val="24"/>
                  <w:rPrChange w:id="18092" w:author="Dr Mamadou SANOGO" w:date="2023-10-25T18:15:00Z">
                    <w:rPr>
                      <w:rFonts w:asciiTheme="majorHAnsi" w:hAnsiTheme="majorHAnsi" w:cstheme="majorHAnsi"/>
                      <w:b/>
                      <w:szCs w:val="24"/>
                    </w:rPr>
                  </w:rPrChange>
                </w:rPr>
                <w:delText>Etat</w:delText>
              </w:r>
            </w:del>
          </w:p>
        </w:tc>
      </w:tr>
      <w:tr w:rsidR="007A4AFC" w:rsidRPr="007A4AFC" w:rsidDel="00744A71" w14:paraId="04C99517" w14:textId="77777777" w:rsidTr="005E531F">
        <w:trPr>
          <w:del w:id="18093" w:author="Dr Mamadou SANOGO" w:date="2023-10-25T17:57:00Z"/>
        </w:trPr>
        <w:tc>
          <w:tcPr>
            <w:tcW w:w="381" w:type="pct"/>
            <w:vAlign w:val="center"/>
          </w:tcPr>
          <w:p w14:paraId="239DB845" w14:textId="757CFD39" w:rsidR="005E531F" w:rsidRPr="007A4AFC" w:rsidDel="00744A71" w:rsidRDefault="005E531F">
            <w:pPr>
              <w:pStyle w:val="Titre"/>
              <w:tabs>
                <w:tab w:val="num" w:pos="-4820"/>
              </w:tabs>
              <w:spacing w:line="276" w:lineRule="auto"/>
              <w:jc w:val="both"/>
              <w:rPr>
                <w:del w:id="18094" w:author="Dr Mamadou SANOGO" w:date="2023-10-25T17:57:00Z"/>
                <w:rFonts w:asciiTheme="majorHAnsi" w:hAnsiTheme="majorHAnsi" w:cstheme="majorHAnsi"/>
                <w:b w:val="0"/>
                <w:color w:val="000000" w:themeColor="text1"/>
                <w:szCs w:val="24"/>
                <w:rPrChange w:id="18095" w:author="Dr Mamadou SANOGO" w:date="2023-10-25T18:15:00Z">
                  <w:rPr>
                    <w:del w:id="18096" w:author="Dr Mamadou SANOGO" w:date="2023-10-25T17:57:00Z"/>
                    <w:rFonts w:asciiTheme="majorHAnsi" w:hAnsiTheme="majorHAnsi" w:cstheme="majorHAnsi"/>
                    <w:b/>
                    <w:szCs w:val="24"/>
                  </w:rPr>
                </w:rPrChange>
              </w:rPr>
              <w:pPrChange w:id="18097" w:author="Dr Mamadou SANOGO" w:date="2023-10-25T17:57:00Z">
                <w:pPr>
                  <w:numPr>
                    <w:numId w:val="6"/>
                  </w:numPr>
                  <w:spacing w:line="240" w:lineRule="auto"/>
                  <w:ind w:left="720" w:hanging="360"/>
                  <w:contextualSpacing/>
                  <w:jc w:val="center"/>
                </w:pPr>
              </w:pPrChange>
            </w:pPr>
          </w:p>
        </w:tc>
        <w:tc>
          <w:tcPr>
            <w:tcW w:w="3327" w:type="pct"/>
          </w:tcPr>
          <w:p w14:paraId="74B2FA97" w14:textId="6C1472B4" w:rsidR="005E531F" w:rsidRPr="007A4AFC" w:rsidDel="00744A71" w:rsidRDefault="00280DA5">
            <w:pPr>
              <w:pStyle w:val="Titre"/>
              <w:tabs>
                <w:tab w:val="num" w:pos="-4820"/>
              </w:tabs>
              <w:spacing w:line="276" w:lineRule="auto"/>
              <w:jc w:val="both"/>
              <w:rPr>
                <w:del w:id="18098" w:author="Dr Mamadou SANOGO" w:date="2023-10-25T17:57:00Z"/>
                <w:rFonts w:asciiTheme="majorHAnsi" w:hAnsiTheme="majorHAnsi" w:cstheme="majorHAnsi"/>
                <w:color w:val="000000" w:themeColor="text1"/>
                <w:szCs w:val="24"/>
                <w:rPrChange w:id="18099" w:author="Dr Mamadou SANOGO" w:date="2023-10-25T18:15:00Z">
                  <w:rPr>
                    <w:del w:id="18100" w:author="Dr Mamadou SANOGO" w:date="2023-10-25T17:57:00Z"/>
                    <w:rFonts w:asciiTheme="majorHAnsi" w:hAnsiTheme="majorHAnsi" w:cstheme="majorHAnsi"/>
                    <w:szCs w:val="24"/>
                  </w:rPr>
                </w:rPrChange>
              </w:rPr>
              <w:pPrChange w:id="18101" w:author="Dr Mamadou SANOGO" w:date="2023-10-25T17:57:00Z">
                <w:pPr>
                  <w:spacing w:line="240" w:lineRule="auto"/>
                </w:pPr>
              </w:pPrChange>
            </w:pPr>
            <w:del w:id="18102" w:author="Dr Mamadou SANOGO" w:date="2023-10-25T17:57:00Z">
              <w:r w:rsidRPr="007A4AFC" w:rsidDel="00744A71">
                <w:rPr>
                  <w:rFonts w:asciiTheme="majorHAnsi" w:hAnsiTheme="majorHAnsi" w:cstheme="majorHAnsi"/>
                  <w:color w:val="000000" w:themeColor="text1"/>
                  <w:szCs w:val="24"/>
                  <w:rPrChange w:id="18103"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68863F2B" w:rsidR="005E531F" w:rsidRPr="007A4AFC" w:rsidDel="00744A71" w:rsidRDefault="00280DA5">
            <w:pPr>
              <w:pStyle w:val="Titre"/>
              <w:tabs>
                <w:tab w:val="num" w:pos="-4820"/>
              </w:tabs>
              <w:spacing w:line="276" w:lineRule="auto"/>
              <w:jc w:val="both"/>
              <w:rPr>
                <w:del w:id="18104" w:author="Dr Mamadou SANOGO" w:date="2023-10-25T17:57:00Z"/>
                <w:rFonts w:asciiTheme="majorHAnsi" w:hAnsiTheme="majorHAnsi" w:cstheme="majorHAnsi"/>
                <w:color w:val="000000" w:themeColor="text1"/>
                <w:szCs w:val="24"/>
                <w:rPrChange w:id="18105" w:author="Dr Mamadou SANOGO" w:date="2023-10-25T18:15:00Z">
                  <w:rPr>
                    <w:del w:id="18106" w:author="Dr Mamadou SANOGO" w:date="2023-10-25T17:57:00Z"/>
                    <w:rFonts w:asciiTheme="majorHAnsi" w:hAnsiTheme="majorHAnsi" w:cstheme="majorHAnsi"/>
                    <w:szCs w:val="24"/>
                  </w:rPr>
                </w:rPrChange>
              </w:rPr>
              <w:pPrChange w:id="18107" w:author="Dr Mamadou SANOGO" w:date="2023-10-25T17:57:00Z">
                <w:pPr>
                  <w:spacing w:line="240" w:lineRule="auto"/>
                  <w:jc w:val="center"/>
                </w:pPr>
              </w:pPrChange>
            </w:pPr>
            <w:del w:id="18108" w:author="Dr Mamadou SANOGO" w:date="2023-10-25T17:57:00Z">
              <w:r w:rsidRPr="007A4AFC" w:rsidDel="00744A71">
                <w:rPr>
                  <w:rFonts w:asciiTheme="majorHAnsi" w:hAnsiTheme="majorHAnsi" w:cstheme="majorHAnsi"/>
                  <w:color w:val="000000" w:themeColor="text1"/>
                  <w:szCs w:val="24"/>
                  <w:rPrChange w:id="18109" w:author="Dr Mamadou SANOGO" w:date="2023-10-25T18:15:00Z">
                    <w:rPr>
                      <w:rFonts w:asciiTheme="majorHAnsi" w:hAnsiTheme="majorHAnsi" w:cstheme="majorHAnsi"/>
                      <w:szCs w:val="24"/>
                    </w:rPr>
                  </w:rPrChange>
                </w:rPr>
                <w:delText>1</w:delText>
              </w:r>
            </w:del>
          </w:p>
        </w:tc>
        <w:tc>
          <w:tcPr>
            <w:tcW w:w="682" w:type="pct"/>
          </w:tcPr>
          <w:p w14:paraId="1FA5ACFE" w14:textId="027719A1" w:rsidR="005E531F" w:rsidRPr="007A4AFC" w:rsidDel="00744A71" w:rsidRDefault="00280DA5">
            <w:pPr>
              <w:pStyle w:val="Titre"/>
              <w:tabs>
                <w:tab w:val="num" w:pos="-4820"/>
              </w:tabs>
              <w:spacing w:line="276" w:lineRule="auto"/>
              <w:jc w:val="both"/>
              <w:rPr>
                <w:del w:id="18110" w:author="Dr Mamadou SANOGO" w:date="2023-10-25T17:57:00Z"/>
                <w:rFonts w:asciiTheme="majorHAnsi" w:hAnsiTheme="majorHAnsi" w:cstheme="majorHAnsi"/>
                <w:color w:val="000000" w:themeColor="text1"/>
                <w:szCs w:val="24"/>
                <w:rPrChange w:id="18111" w:author="Dr Mamadou SANOGO" w:date="2023-10-25T18:15:00Z">
                  <w:rPr>
                    <w:del w:id="18112" w:author="Dr Mamadou SANOGO" w:date="2023-10-25T17:57:00Z"/>
                    <w:rFonts w:asciiTheme="majorHAnsi" w:hAnsiTheme="majorHAnsi" w:cstheme="majorHAnsi"/>
                    <w:szCs w:val="24"/>
                  </w:rPr>
                </w:rPrChange>
              </w:rPr>
              <w:pPrChange w:id="18113" w:author="Dr Mamadou SANOGO" w:date="2023-10-25T17:57:00Z">
                <w:pPr>
                  <w:spacing w:line="240" w:lineRule="auto"/>
                  <w:jc w:val="center"/>
                </w:pPr>
              </w:pPrChange>
            </w:pPr>
            <w:del w:id="18114" w:author="Dr Mamadou SANOGO" w:date="2023-10-25T17:57:00Z">
              <w:r w:rsidRPr="007A4AFC" w:rsidDel="00744A71">
                <w:rPr>
                  <w:rFonts w:asciiTheme="majorHAnsi" w:hAnsiTheme="majorHAnsi" w:cstheme="majorHAnsi"/>
                  <w:color w:val="000000" w:themeColor="text1"/>
                  <w:szCs w:val="24"/>
                  <w:rPrChange w:id="18115" w:author="Dr Mamadou SANOGO" w:date="2023-10-25T18:15:00Z">
                    <w:rPr>
                      <w:rFonts w:asciiTheme="majorHAnsi" w:hAnsiTheme="majorHAnsi" w:cstheme="majorHAnsi"/>
                      <w:szCs w:val="24"/>
                    </w:rPr>
                  </w:rPrChange>
                </w:rPr>
                <w:delText>Bon</w:delText>
              </w:r>
            </w:del>
          </w:p>
        </w:tc>
      </w:tr>
      <w:tr w:rsidR="007A4AFC" w:rsidRPr="007A4AFC" w:rsidDel="00744A71" w14:paraId="44694AF4" w14:textId="77777777" w:rsidTr="005E531F">
        <w:trPr>
          <w:del w:id="18116" w:author="Dr Mamadou SANOGO" w:date="2023-10-25T17:57:00Z"/>
        </w:trPr>
        <w:tc>
          <w:tcPr>
            <w:tcW w:w="381" w:type="pct"/>
            <w:vAlign w:val="center"/>
          </w:tcPr>
          <w:p w14:paraId="3DECB146" w14:textId="751DEEE7" w:rsidR="00280DA5" w:rsidRPr="007A4AFC" w:rsidDel="00744A71" w:rsidRDefault="00280DA5">
            <w:pPr>
              <w:pStyle w:val="Titre"/>
              <w:tabs>
                <w:tab w:val="num" w:pos="-4820"/>
              </w:tabs>
              <w:spacing w:line="276" w:lineRule="auto"/>
              <w:jc w:val="both"/>
              <w:rPr>
                <w:del w:id="18117" w:author="Dr Mamadou SANOGO" w:date="2023-10-25T17:57:00Z"/>
                <w:rFonts w:asciiTheme="majorHAnsi" w:hAnsiTheme="majorHAnsi" w:cstheme="majorHAnsi"/>
                <w:b w:val="0"/>
                <w:color w:val="000000" w:themeColor="text1"/>
                <w:szCs w:val="24"/>
                <w:rPrChange w:id="18118" w:author="Dr Mamadou SANOGO" w:date="2023-10-25T18:15:00Z">
                  <w:rPr>
                    <w:del w:id="18119" w:author="Dr Mamadou SANOGO" w:date="2023-10-25T17:57:00Z"/>
                    <w:rFonts w:asciiTheme="majorHAnsi" w:hAnsiTheme="majorHAnsi" w:cstheme="majorHAnsi"/>
                    <w:b/>
                    <w:szCs w:val="24"/>
                  </w:rPr>
                </w:rPrChange>
              </w:rPr>
              <w:pPrChange w:id="18120" w:author="Dr Mamadou SANOGO" w:date="2023-10-25T17:57:00Z">
                <w:pPr>
                  <w:numPr>
                    <w:numId w:val="6"/>
                  </w:numPr>
                  <w:spacing w:line="240" w:lineRule="auto"/>
                  <w:ind w:left="720" w:hanging="360"/>
                  <w:contextualSpacing/>
                  <w:jc w:val="center"/>
                </w:pPr>
              </w:pPrChange>
            </w:pPr>
          </w:p>
        </w:tc>
        <w:tc>
          <w:tcPr>
            <w:tcW w:w="3327" w:type="pct"/>
          </w:tcPr>
          <w:p w14:paraId="3C59A684" w14:textId="2D0EBF37" w:rsidR="00280DA5" w:rsidRPr="007A4AFC" w:rsidDel="00744A71" w:rsidRDefault="00280DA5">
            <w:pPr>
              <w:pStyle w:val="Titre"/>
              <w:tabs>
                <w:tab w:val="num" w:pos="-4820"/>
              </w:tabs>
              <w:spacing w:line="276" w:lineRule="auto"/>
              <w:jc w:val="both"/>
              <w:rPr>
                <w:del w:id="18121" w:author="Dr Mamadou SANOGO" w:date="2023-10-25T17:57:00Z"/>
                <w:rFonts w:asciiTheme="majorHAnsi" w:hAnsiTheme="majorHAnsi" w:cstheme="majorHAnsi"/>
                <w:color w:val="000000" w:themeColor="text1"/>
                <w:szCs w:val="24"/>
                <w:rPrChange w:id="18122" w:author="Dr Mamadou SANOGO" w:date="2023-10-25T18:15:00Z">
                  <w:rPr>
                    <w:del w:id="18123" w:author="Dr Mamadou SANOGO" w:date="2023-10-25T17:57:00Z"/>
                    <w:rFonts w:asciiTheme="majorHAnsi" w:hAnsiTheme="majorHAnsi" w:cstheme="majorHAnsi"/>
                    <w:szCs w:val="24"/>
                  </w:rPr>
                </w:rPrChange>
              </w:rPr>
              <w:pPrChange w:id="18124" w:author="Dr Mamadou SANOGO" w:date="2023-10-25T17:57:00Z">
                <w:pPr>
                  <w:spacing w:line="240" w:lineRule="auto"/>
                </w:pPr>
              </w:pPrChange>
            </w:pPr>
            <w:del w:id="18125" w:author="Dr Mamadou SANOGO" w:date="2023-10-25T17:57:00Z">
              <w:r w:rsidRPr="007A4AFC" w:rsidDel="00744A71">
                <w:rPr>
                  <w:rFonts w:asciiTheme="majorHAnsi" w:hAnsiTheme="majorHAnsi" w:cstheme="majorHAnsi"/>
                  <w:color w:val="000000" w:themeColor="text1"/>
                  <w:szCs w:val="24"/>
                  <w:rPrChange w:id="18126"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54922198" w:rsidR="00280DA5" w:rsidRPr="007A4AFC" w:rsidDel="00744A71" w:rsidRDefault="00280DA5">
            <w:pPr>
              <w:pStyle w:val="Titre"/>
              <w:tabs>
                <w:tab w:val="num" w:pos="-4820"/>
              </w:tabs>
              <w:spacing w:line="276" w:lineRule="auto"/>
              <w:jc w:val="both"/>
              <w:rPr>
                <w:del w:id="18127" w:author="Dr Mamadou SANOGO" w:date="2023-10-25T17:57:00Z"/>
                <w:rFonts w:asciiTheme="majorHAnsi" w:hAnsiTheme="majorHAnsi" w:cstheme="majorHAnsi"/>
                <w:color w:val="000000" w:themeColor="text1"/>
                <w:szCs w:val="24"/>
                <w:rPrChange w:id="18128" w:author="Dr Mamadou SANOGO" w:date="2023-10-25T18:15:00Z">
                  <w:rPr>
                    <w:del w:id="18129" w:author="Dr Mamadou SANOGO" w:date="2023-10-25T17:57:00Z"/>
                    <w:rFonts w:asciiTheme="majorHAnsi" w:hAnsiTheme="majorHAnsi" w:cstheme="majorHAnsi"/>
                    <w:szCs w:val="24"/>
                  </w:rPr>
                </w:rPrChange>
              </w:rPr>
              <w:pPrChange w:id="18130" w:author="Dr Mamadou SANOGO" w:date="2023-10-25T17:57:00Z">
                <w:pPr>
                  <w:spacing w:line="240" w:lineRule="auto"/>
                  <w:jc w:val="center"/>
                </w:pPr>
              </w:pPrChange>
            </w:pPr>
            <w:del w:id="18131" w:author="Dr Mamadou SANOGO" w:date="2023-10-25T17:57:00Z">
              <w:r w:rsidRPr="007A4AFC" w:rsidDel="00744A71">
                <w:rPr>
                  <w:rFonts w:asciiTheme="majorHAnsi" w:hAnsiTheme="majorHAnsi" w:cstheme="majorHAnsi"/>
                  <w:color w:val="000000" w:themeColor="text1"/>
                  <w:szCs w:val="24"/>
                  <w:rPrChange w:id="18132" w:author="Dr Mamadou SANOGO" w:date="2023-10-25T18:15:00Z">
                    <w:rPr>
                      <w:rFonts w:asciiTheme="majorHAnsi" w:hAnsiTheme="majorHAnsi" w:cstheme="majorHAnsi"/>
                      <w:szCs w:val="24"/>
                    </w:rPr>
                  </w:rPrChange>
                </w:rPr>
                <w:delText>1</w:delText>
              </w:r>
            </w:del>
          </w:p>
        </w:tc>
        <w:tc>
          <w:tcPr>
            <w:tcW w:w="682" w:type="pct"/>
          </w:tcPr>
          <w:p w14:paraId="02DE9774" w14:textId="2A6C86B3" w:rsidR="00280DA5" w:rsidRPr="007A4AFC" w:rsidDel="00744A71" w:rsidRDefault="00280DA5">
            <w:pPr>
              <w:pStyle w:val="Titre"/>
              <w:tabs>
                <w:tab w:val="num" w:pos="-4820"/>
              </w:tabs>
              <w:spacing w:line="276" w:lineRule="auto"/>
              <w:jc w:val="both"/>
              <w:rPr>
                <w:del w:id="18133" w:author="Dr Mamadou SANOGO" w:date="2023-10-25T17:57:00Z"/>
                <w:rFonts w:asciiTheme="majorHAnsi" w:hAnsiTheme="majorHAnsi" w:cstheme="majorHAnsi"/>
                <w:color w:val="000000" w:themeColor="text1"/>
                <w:szCs w:val="24"/>
                <w:rPrChange w:id="18134" w:author="Dr Mamadou SANOGO" w:date="2023-10-25T18:15:00Z">
                  <w:rPr>
                    <w:del w:id="18135" w:author="Dr Mamadou SANOGO" w:date="2023-10-25T17:57:00Z"/>
                    <w:rFonts w:asciiTheme="majorHAnsi" w:hAnsiTheme="majorHAnsi" w:cstheme="majorHAnsi"/>
                    <w:szCs w:val="24"/>
                  </w:rPr>
                </w:rPrChange>
              </w:rPr>
              <w:pPrChange w:id="18136" w:author="Dr Mamadou SANOGO" w:date="2023-10-25T17:57:00Z">
                <w:pPr>
                  <w:spacing w:line="240" w:lineRule="auto"/>
                  <w:jc w:val="center"/>
                </w:pPr>
              </w:pPrChange>
            </w:pPr>
            <w:del w:id="18137" w:author="Dr Mamadou SANOGO" w:date="2023-10-25T17:57:00Z">
              <w:r w:rsidRPr="007A4AFC" w:rsidDel="00744A71">
                <w:rPr>
                  <w:rFonts w:asciiTheme="majorHAnsi" w:hAnsiTheme="majorHAnsi" w:cstheme="majorHAnsi"/>
                  <w:color w:val="000000" w:themeColor="text1"/>
                  <w:szCs w:val="24"/>
                  <w:rPrChange w:id="18138" w:author="Dr Mamadou SANOGO" w:date="2023-10-25T18:15:00Z">
                    <w:rPr>
                      <w:rFonts w:asciiTheme="majorHAnsi" w:hAnsiTheme="majorHAnsi" w:cstheme="majorHAnsi"/>
                      <w:szCs w:val="24"/>
                    </w:rPr>
                  </w:rPrChange>
                </w:rPr>
                <w:delText>Bon</w:delText>
              </w:r>
            </w:del>
          </w:p>
        </w:tc>
      </w:tr>
      <w:tr w:rsidR="007A4AFC" w:rsidRPr="007A4AFC" w:rsidDel="00744A71" w14:paraId="166D43F1" w14:textId="77777777" w:rsidTr="005E531F">
        <w:trPr>
          <w:del w:id="18139" w:author="Dr Mamadou SANOGO" w:date="2023-10-25T17:57:00Z"/>
        </w:trPr>
        <w:tc>
          <w:tcPr>
            <w:tcW w:w="381" w:type="pct"/>
            <w:vAlign w:val="center"/>
          </w:tcPr>
          <w:p w14:paraId="1013BF09" w14:textId="407FD3A5" w:rsidR="00280DA5" w:rsidRPr="007A4AFC" w:rsidDel="00744A71" w:rsidRDefault="00280DA5">
            <w:pPr>
              <w:pStyle w:val="Titre"/>
              <w:tabs>
                <w:tab w:val="num" w:pos="-4820"/>
              </w:tabs>
              <w:spacing w:line="276" w:lineRule="auto"/>
              <w:jc w:val="both"/>
              <w:rPr>
                <w:del w:id="18140" w:author="Dr Mamadou SANOGO" w:date="2023-10-25T17:57:00Z"/>
                <w:rFonts w:asciiTheme="majorHAnsi" w:hAnsiTheme="majorHAnsi" w:cstheme="majorHAnsi"/>
                <w:b w:val="0"/>
                <w:color w:val="000000" w:themeColor="text1"/>
                <w:szCs w:val="24"/>
                <w:rPrChange w:id="18141" w:author="Dr Mamadou SANOGO" w:date="2023-10-25T18:15:00Z">
                  <w:rPr>
                    <w:del w:id="18142" w:author="Dr Mamadou SANOGO" w:date="2023-10-25T17:57:00Z"/>
                    <w:rFonts w:asciiTheme="majorHAnsi" w:hAnsiTheme="majorHAnsi" w:cstheme="majorHAnsi"/>
                    <w:b/>
                    <w:szCs w:val="24"/>
                  </w:rPr>
                </w:rPrChange>
              </w:rPr>
              <w:pPrChange w:id="18143" w:author="Dr Mamadou SANOGO" w:date="2023-10-25T17:57:00Z">
                <w:pPr>
                  <w:numPr>
                    <w:numId w:val="6"/>
                  </w:numPr>
                  <w:spacing w:line="240" w:lineRule="auto"/>
                  <w:ind w:left="720" w:hanging="360"/>
                  <w:contextualSpacing/>
                  <w:jc w:val="center"/>
                </w:pPr>
              </w:pPrChange>
            </w:pPr>
          </w:p>
        </w:tc>
        <w:tc>
          <w:tcPr>
            <w:tcW w:w="3327" w:type="pct"/>
          </w:tcPr>
          <w:p w14:paraId="60946B19" w14:textId="7BA17E02" w:rsidR="00280DA5" w:rsidRPr="007A4AFC" w:rsidDel="00744A71" w:rsidRDefault="00280DA5">
            <w:pPr>
              <w:pStyle w:val="Titre"/>
              <w:tabs>
                <w:tab w:val="num" w:pos="-4820"/>
              </w:tabs>
              <w:spacing w:line="276" w:lineRule="auto"/>
              <w:jc w:val="both"/>
              <w:rPr>
                <w:del w:id="18144" w:author="Dr Mamadou SANOGO" w:date="2023-10-25T17:57:00Z"/>
                <w:rFonts w:asciiTheme="majorHAnsi" w:hAnsiTheme="majorHAnsi" w:cstheme="majorHAnsi"/>
                <w:color w:val="000000" w:themeColor="text1"/>
                <w:szCs w:val="24"/>
                <w:rPrChange w:id="18145" w:author="Dr Mamadou SANOGO" w:date="2023-10-25T18:15:00Z">
                  <w:rPr>
                    <w:del w:id="18146" w:author="Dr Mamadou SANOGO" w:date="2023-10-25T17:57:00Z"/>
                    <w:rFonts w:asciiTheme="majorHAnsi" w:hAnsiTheme="majorHAnsi" w:cstheme="majorHAnsi"/>
                    <w:szCs w:val="24"/>
                  </w:rPr>
                </w:rPrChange>
              </w:rPr>
              <w:pPrChange w:id="18147" w:author="Dr Mamadou SANOGO" w:date="2023-10-25T17:57:00Z">
                <w:pPr>
                  <w:spacing w:line="240" w:lineRule="auto"/>
                </w:pPr>
              </w:pPrChange>
            </w:pPr>
            <w:del w:id="18148" w:author="Dr Mamadou SANOGO" w:date="2023-10-25T17:57:00Z">
              <w:r w:rsidRPr="007A4AFC" w:rsidDel="00744A71">
                <w:rPr>
                  <w:rFonts w:asciiTheme="majorHAnsi" w:hAnsiTheme="majorHAnsi" w:cstheme="majorHAnsi"/>
                  <w:color w:val="000000" w:themeColor="text1"/>
                  <w:szCs w:val="24"/>
                  <w:rPrChange w:id="18149"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3295A5F3" w:rsidR="00280DA5" w:rsidRPr="007A4AFC" w:rsidDel="00744A71" w:rsidRDefault="00280DA5">
            <w:pPr>
              <w:pStyle w:val="Titre"/>
              <w:tabs>
                <w:tab w:val="num" w:pos="-4820"/>
              </w:tabs>
              <w:spacing w:line="276" w:lineRule="auto"/>
              <w:jc w:val="both"/>
              <w:rPr>
                <w:del w:id="18150" w:author="Dr Mamadou SANOGO" w:date="2023-10-25T17:57:00Z"/>
                <w:rFonts w:asciiTheme="majorHAnsi" w:hAnsiTheme="majorHAnsi" w:cstheme="majorHAnsi"/>
                <w:color w:val="000000" w:themeColor="text1"/>
                <w:szCs w:val="24"/>
                <w:rPrChange w:id="18151" w:author="Dr Mamadou SANOGO" w:date="2023-10-25T18:15:00Z">
                  <w:rPr>
                    <w:del w:id="18152" w:author="Dr Mamadou SANOGO" w:date="2023-10-25T17:57:00Z"/>
                    <w:rFonts w:asciiTheme="majorHAnsi" w:hAnsiTheme="majorHAnsi" w:cstheme="majorHAnsi"/>
                    <w:szCs w:val="24"/>
                  </w:rPr>
                </w:rPrChange>
              </w:rPr>
              <w:pPrChange w:id="18153" w:author="Dr Mamadou SANOGO" w:date="2023-10-25T17:57:00Z">
                <w:pPr>
                  <w:spacing w:line="240" w:lineRule="auto"/>
                  <w:jc w:val="center"/>
                </w:pPr>
              </w:pPrChange>
            </w:pPr>
            <w:del w:id="18154" w:author="Dr Mamadou SANOGO" w:date="2023-10-25T17:57:00Z">
              <w:r w:rsidRPr="007A4AFC" w:rsidDel="00744A71">
                <w:rPr>
                  <w:rFonts w:asciiTheme="majorHAnsi" w:hAnsiTheme="majorHAnsi" w:cstheme="majorHAnsi"/>
                  <w:color w:val="000000" w:themeColor="text1"/>
                  <w:szCs w:val="24"/>
                  <w:rPrChange w:id="18155" w:author="Dr Mamadou SANOGO" w:date="2023-10-25T18:15:00Z">
                    <w:rPr>
                      <w:rFonts w:asciiTheme="majorHAnsi" w:hAnsiTheme="majorHAnsi" w:cstheme="majorHAnsi"/>
                      <w:szCs w:val="24"/>
                    </w:rPr>
                  </w:rPrChange>
                </w:rPr>
                <w:delText>1</w:delText>
              </w:r>
            </w:del>
          </w:p>
        </w:tc>
        <w:tc>
          <w:tcPr>
            <w:tcW w:w="682" w:type="pct"/>
          </w:tcPr>
          <w:p w14:paraId="28A9AF05" w14:textId="18112093" w:rsidR="00280DA5" w:rsidRPr="007A4AFC" w:rsidDel="00744A71" w:rsidRDefault="00280DA5">
            <w:pPr>
              <w:pStyle w:val="Titre"/>
              <w:tabs>
                <w:tab w:val="num" w:pos="-4820"/>
              </w:tabs>
              <w:spacing w:line="276" w:lineRule="auto"/>
              <w:jc w:val="both"/>
              <w:rPr>
                <w:del w:id="18156" w:author="Dr Mamadou SANOGO" w:date="2023-10-25T17:57:00Z"/>
                <w:rFonts w:asciiTheme="majorHAnsi" w:hAnsiTheme="majorHAnsi" w:cstheme="majorHAnsi"/>
                <w:color w:val="000000" w:themeColor="text1"/>
                <w:szCs w:val="24"/>
                <w:rPrChange w:id="18157" w:author="Dr Mamadou SANOGO" w:date="2023-10-25T18:15:00Z">
                  <w:rPr>
                    <w:del w:id="18158" w:author="Dr Mamadou SANOGO" w:date="2023-10-25T17:57:00Z"/>
                    <w:rFonts w:asciiTheme="majorHAnsi" w:hAnsiTheme="majorHAnsi" w:cstheme="majorHAnsi"/>
                    <w:szCs w:val="24"/>
                  </w:rPr>
                </w:rPrChange>
              </w:rPr>
              <w:pPrChange w:id="18159" w:author="Dr Mamadou SANOGO" w:date="2023-10-25T17:57:00Z">
                <w:pPr>
                  <w:spacing w:line="240" w:lineRule="auto"/>
                  <w:jc w:val="center"/>
                </w:pPr>
              </w:pPrChange>
            </w:pPr>
            <w:del w:id="18160" w:author="Dr Mamadou SANOGO" w:date="2023-10-25T17:57:00Z">
              <w:r w:rsidRPr="007A4AFC" w:rsidDel="00744A71">
                <w:rPr>
                  <w:rFonts w:asciiTheme="majorHAnsi" w:hAnsiTheme="majorHAnsi" w:cstheme="majorHAnsi"/>
                  <w:color w:val="000000" w:themeColor="text1"/>
                  <w:szCs w:val="24"/>
                  <w:rPrChange w:id="18161" w:author="Dr Mamadou SANOGO" w:date="2023-10-25T18:15:00Z">
                    <w:rPr>
                      <w:rFonts w:asciiTheme="majorHAnsi" w:hAnsiTheme="majorHAnsi" w:cstheme="majorHAnsi"/>
                      <w:szCs w:val="24"/>
                    </w:rPr>
                  </w:rPrChange>
                </w:rPr>
                <w:delText>Bon</w:delText>
              </w:r>
            </w:del>
          </w:p>
        </w:tc>
      </w:tr>
      <w:tr w:rsidR="007A4AFC" w:rsidRPr="007A4AFC" w:rsidDel="00744A71" w14:paraId="78D42B18" w14:textId="77777777" w:rsidTr="005E531F">
        <w:trPr>
          <w:del w:id="18162" w:author="Dr Mamadou SANOGO" w:date="2023-10-25T17:57:00Z"/>
        </w:trPr>
        <w:tc>
          <w:tcPr>
            <w:tcW w:w="381" w:type="pct"/>
            <w:vAlign w:val="center"/>
          </w:tcPr>
          <w:p w14:paraId="725235C2" w14:textId="0B0F5DAB" w:rsidR="00280DA5" w:rsidRPr="007A4AFC" w:rsidDel="00744A71" w:rsidRDefault="00280DA5">
            <w:pPr>
              <w:pStyle w:val="Titre"/>
              <w:tabs>
                <w:tab w:val="num" w:pos="-4820"/>
              </w:tabs>
              <w:spacing w:line="276" w:lineRule="auto"/>
              <w:jc w:val="both"/>
              <w:rPr>
                <w:del w:id="18163" w:author="Dr Mamadou SANOGO" w:date="2023-10-25T17:57:00Z"/>
                <w:rFonts w:asciiTheme="majorHAnsi" w:hAnsiTheme="majorHAnsi" w:cstheme="majorHAnsi"/>
                <w:b w:val="0"/>
                <w:color w:val="000000" w:themeColor="text1"/>
                <w:szCs w:val="24"/>
                <w:rPrChange w:id="18164" w:author="Dr Mamadou SANOGO" w:date="2023-10-25T18:15:00Z">
                  <w:rPr>
                    <w:del w:id="18165" w:author="Dr Mamadou SANOGO" w:date="2023-10-25T17:57:00Z"/>
                    <w:rFonts w:asciiTheme="majorHAnsi" w:hAnsiTheme="majorHAnsi" w:cstheme="majorHAnsi"/>
                    <w:b/>
                    <w:szCs w:val="24"/>
                  </w:rPr>
                </w:rPrChange>
              </w:rPr>
              <w:pPrChange w:id="18166" w:author="Dr Mamadou SANOGO" w:date="2023-10-25T17:57:00Z">
                <w:pPr>
                  <w:numPr>
                    <w:numId w:val="6"/>
                  </w:numPr>
                  <w:spacing w:line="240" w:lineRule="auto"/>
                  <w:ind w:left="720" w:hanging="360"/>
                  <w:contextualSpacing/>
                  <w:jc w:val="center"/>
                </w:pPr>
              </w:pPrChange>
            </w:pPr>
          </w:p>
        </w:tc>
        <w:tc>
          <w:tcPr>
            <w:tcW w:w="3327" w:type="pct"/>
          </w:tcPr>
          <w:p w14:paraId="56E539C1" w14:textId="13B8D8A2" w:rsidR="00280DA5" w:rsidRPr="007A4AFC" w:rsidDel="00744A71" w:rsidRDefault="00280DA5">
            <w:pPr>
              <w:pStyle w:val="Titre"/>
              <w:tabs>
                <w:tab w:val="num" w:pos="-4820"/>
              </w:tabs>
              <w:spacing w:line="276" w:lineRule="auto"/>
              <w:jc w:val="both"/>
              <w:rPr>
                <w:del w:id="18167" w:author="Dr Mamadou SANOGO" w:date="2023-10-25T17:57:00Z"/>
                <w:rFonts w:asciiTheme="majorHAnsi" w:hAnsiTheme="majorHAnsi" w:cstheme="majorHAnsi"/>
                <w:color w:val="000000" w:themeColor="text1"/>
                <w:szCs w:val="24"/>
                <w:rPrChange w:id="18168" w:author="Dr Mamadou SANOGO" w:date="2023-10-25T18:15:00Z">
                  <w:rPr>
                    <w:del w:id="18169" w:author="Dr Mamadou SANOGO" w:date="2023-10-25T17:57:00Z"/>
                    <w:rFonts w:asciiTheme="majorHAnsi" w:hAnsiTheme="majorHAnsi" w:cstheme="majorHAnsi"/>
                    <w:szCs w:val="24"/>
                  </w:rPr>
                </w:rPrChange>
              </w:rPr>
              <w:pPrChange w:id="18170" w:author="Dr Mamadou SANOGO" w:date="2023-10-25T17:57:00Z">
                <w:pPr>
                  <w:spacing w:line="240" w:lineRule="auto"/>
                </w:pPr>
              </w:pPrChange>
            </w:pPr>
            <w:del w:id="18171" w:author="Dr Mamadou SANOGO" w:date="2023-10-25T17:57:00Z">
              <w:r w:rsidRPr="007A4AFC" w:rsidDel="00744A71">
                <w:rPr>
                  <w:rFonts w:asciiTheme="majorHAnsi" w:hAnsiTheme="majorHAnsi" w:cstheme="majorHAnsi"/>
                  <w:color w:val="000000" w:themeColor="text1"/>
                  <w:szCs w:val="24"/>
                  <w:rPrChange w:id="18172"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133A6FCA" w:rsidR="00280DA5" w:rsidRPr="007A4AFC" w:rsidDel="00744A71" w:rsidRDefault="00280DA5">
            <w:pPr>
              <w:pStyle w:val="Titre"/>
              <w:tabs>
                <w:tab w:val="num" w:pos="-4820"/>
              </w:tabs>
              <w:spacing w:line="276" w:lineRule="auto"/>
              <w:jc w:val="both"/>
              <w:rPr>
                <w:del w:id="18173" w:author="Dr Mamadou SANOGO" w:date="2023-10-25T17:57:00Z"/>
                <w:rFonts w:asciiTheme="majorHAnsi" w:hAnsiTheme="majorHAnsi" w:cstheme="majorHAnsi"/>
                <w:color w:val="000000" w:themeColor="text1"/>
                <w:szCs w:val="24"/>
                <w:rPrChange w:id="18174" w:author="Dr Mamadou SANOGO" w:date="2023-10-25T18:15:00Z">
                  <w:rPr>
                    <w:del w:id="18175" w:author="Dr Mamadou SANOGO" w:date="2023-10-25T17:57:00Z"/>
                    <w:rFonts w:asciiTheme="majorHAnsi" w:hAnsiTheme="majorHAnsi" w:cstheme="majorHAnsi"/>
                    <w:szCs w:val="24"/>
                  </w:rPr>
                </w:rPrChange>
              </w:rPr>
              <w:pPrChange w:id="18176" w:author="Dr Mamadou SANOGO" w:date="2023-10-25T17:57:00Z">
                <w:pPr>
                  <w:spacing w:line="240" w:lineRule="auto"/>
                  <w:jc w:val="center"/>
                </w:pPr>
              </w:pPrChange>
            </w:pPr>
            <w:del w:id="18177" w:author="Dr Mamadou SANOGO" w:date="2023-10-25T17:57:00Z">
              <w:r w:rsidRPr="007A4AFC" w:rsidDel="00744A71">
                <w:rPr>
                  <w:rFonts w:asciiTheme="majorHAnsi" w:hAnsiTheme="majorHAnsi" w:cstheme="majorHAnsi"/>
                  <w:color w:val="000000" w:themeColor="text1"/>
                  <w:szCs w:val="24"/>
                  <w:rPrChange w:id="18178" w:author="Dr Mamadou SANOGO" w:date="2023-10-25T18:15:00Z">
                    <w:rPr>
                      <w:rFonts w:asciiTheme="majorHAnsi" w:hAnsiTheme="majorHAnsi" w:cstheme="majorHAnsi"/>
                      <w:szCs w:val="24"/>
                    </w:rPr>
                  </w:rPrChange>
                </w:rPr>
                <w:delText>1</w:delText>
              </w:r>
            </w:del>
          </w:p>
        </w:tc>
        <w:tc>
          <w:tcPr>
            <w:tcW w:w="682" w:type="pct"/>
          </w:tcPr>
          <w:p w14:paraId="332C74E7" w14:textId="6ACF6D2D" w:rsidR="00280DA5" w:rsidRPr="007A4AFC" w:rsidDel="00744A71" w:rsidRDefault="00280DA5">
            <w:pPr>
              <w:pStyle w:val="Titre"/>
              <w:tabs>
                <w:tab w:val="num" w:pos="-4820"/>
              </w:tabs>
              <w:spacing w:line="276" w:lineRule="auto"/>
              <w:jc w:val="both"/>
              <w:rPr>
                <w:del w:id="18179" w:author="Dr Mamadou SANOGO" w:date="2023-10-25T17:57:00Z"/>
                <w:rFonts w:asciiTheme="majorHAnsi" w:hAnsiTheme="majorHAnsi" w:cstheme="majorHAnsi"/>
                <w:color w:val="000000" w:themeColor="text1"/>
                <w:szCs w:val="24"/>
                <w:rPrChange w:id="18180" w:author="Dr Mamadou SANOGO" w:date="2023-10-25T18:15:00Z">
                  <w:rPr>
                    <w:del w:id="18181" w:author="Dr Mamadou SANOGO" w:date="2023-10-25T17:57:00Z"/>
                    <w:rFonts w:asciiTheme="majorHAnsi" w:hAnsiTheme="majorHAnsi" w:cstheme="majorHAnsi"/>
                    <w:szCs w:val="24"/>
                  </w:rPr>
                </w:rPrChange>
              </w:rPr>
              <w:pPrChange w:id="18182" w:author="Dr Mamadou SANOGO" w:date="2023-10-25T17:57:00Z">
                <w:pPr>
                  <w:spacing w:line="240" w:lineRule="auto"/>
                  <w:jc w:val="center"/>
                </w:pPr>
              </w:pPrChange>
            </w:pPr>
            <w:del w:id="18183" w:author="Dr Mamadou SANOGO" w:date="2023-10-25T17:57:00Z">
              <w:r w:rsidRPr="007A4AFC" w:rsidDel="00744A71">
                <w:rPr>
                  <w:rFonts w:asciiTheme="majorHAnsi" w:hAnsiTheme="majorHAnsi" w:cstheme="majorHAnsi"/>
                  <w:color w:val="000000" w:themeColor="text1"/>
                  <w:szCs w:val="24"/>
                  <w:rPrChange w:id="18184" w:author="Dr Mamadou SANOGO" w:date="2023-10-25T18:15:00Z">
                    <w:rPr>
                      <w:rFonts w:asciiTheme="majorHAnsi" w:hAnsiTheme="majorHAnsi" w:cstheme="majorHAnsi"/>
                      <w:szCs w:val="24"/>
                    </w:rPr>
                  </w:rPrChange>
                </w:rPr>
                <w:delText>Bon</w:delText>
              </w:r>
            </w:del>
          </w:p>
        </w:tc>
      </w:tr>
      <w:tr w:rsidR="007A4AFC" w:rsidRPr="007A4AFC" w:rsidDel="00744A71" w14:paraId="7E8640E9" w14:textId="77777777" w:rsidTr="005E531F">
        <w:trPr>
          <w:del w:id="18185" w:author="Dr Mamadou SANOGO" w:date="2023-10-25T17:57:00Z"/>
        </w:trPr>
        <w:tc>
          <w:tcPr>
            <w:tcW w:w="381" w:type="pct"/>
            <w:vAlign w:val="center"/>
          </w:tcPr>
          <w:p w14:paraId="4B93D1BB" w14:textId="2E5401F6" w:rsidR="00280DA5" w:rsidRPr="007A4AFC" w:rsidDel="00744A71" w:rsidRDefault="00280DA5">
            <w:pPr>
              <w:pStyle w:val="Titre"/>
              <w:tabs>
                <w:tab w:val="num" w:pos="-4820"/>
              </w:tabs>
              <w:spacing w:line="276" w:lineRule="auto"/>
              <w:jc w:val="both"/>
              <w:rPr>
                <w:del w:id="18186" w:author="Dr Mamadou SANOGO" w:date="2023-10-25T17:57:00Z"/>
                <w:rFonts w:asciiTheme="majorHAnsi" w:hAnsiTheme="majorHAnsi" w:cstheme="majorHAnsi"/>
                <w:b w:val="0"/>
                <w:color w:val="000000" w:themeColor="text1"/>
                <w:szCs w:val="24"/>
                <w:rPrChange w:id="18187" w:author="Dr Mamadou SANOGO" w:date="2023-10-25T18:15:00Z">
                  <w:rPr>
                    <w:del w:id="18188" w:author="Dr Mamadou SANOGO" w:date="2023-10-25T17:57:00Z"/>
                    <w:rFonts w:asciiTheme="majorHAnsi" w:hAnsiTheme="majorHAnsi" w:cstheme="majorHAnsi"/>
                    <w:b/>
                    <w:szCs w:val="24"/>
                  </w:rPr>
                </w:rPrChange>
              </w:rPr>
              <w:pPrChange w:id="18189" w:author="Dr Mamadou SANOGO" w:date="2023-10-25T17:57:00Z">
                <w:pPr>
                  <w:numPr>
                    <w:numId w:val="6"/>
                  </w:numPr>
                  <w:spacing w:line="240" w:lineRule="auto"/>
                  <w:ind w:left="720" w:hanging="360"/>
                  <w:contextualSpacing/>
                  <w:jc w:val="center"/>
                </w:pPr>
              </w:pPrChange>
            </w:pPr>
          </w:p>
        </w:tc>
        <w:tc>
          <w:tcPr>
            <w:tcW w:w="3327" w:type="pct"/>
          </w:tcPr>
          <w:p w14:paraId="00E1DC49" w14:textId="7D4891BB" w:rsidR="00280DA5" w:rsidRPr="007A4AFC" w:rsidDel="00744A71" w:rsidRDefault="00280DA5">
            <w:pPr>
              <w:pStyle w:val="Titre"/>
              <w:tabs>
                <w:tab w:val="num" w:pos="-4820"/>
              </w:tabs>
              <w:spacing w:line="276" w:lineRule="auto"/>
              <w:jc w:val="both"/>
              <w:rPr>
                <w:del w:id="18190" w:author="Dr Mamadou SANOGO" w:date="2023-10-25T17:57:00Z"/>
                <w:rFonts w:asciiTheme="majorHAnsi" w:hAnsiTheme="majorHAnsi" w:cstheme="majorHAnsi"/>
                <w:color w:val="000000" w:themeColor="text1"/>
                <w:szCs w:val="24"/>
                <w:rPrChange w:id="18191" w:author="Dr Mamadou SANOGO" w:date="2023-10-25T18:15:00Z">
                  <w:rPr>
                    <w:del w:id="18192" w:author="Dr Mamadou SANOGO" w:date="2023-10-25T17:57:00Z"/>
                    <w:rFonts w:asciiTheme="majorHAnsi" w:hAnsiTheme="majorHAnsi" w:cstheme="majorHAnsi"/>
                    <w:szCs w:val="24"/>
                  </w:rPr>
                </w:rPrChange>
              </w:rPr>
              <w:pPrChange w:id="18193" w:author="Dr Mamadou SANOGO" w:date="2023-10-25T17:57:00Z">
                <w:pPr>
                  <w:spacing w:line="240" w:lineRule="auto"/>
                </w:pPr>
              </w:pPrChange>
            </w:pPr>
            <w:del w:id="18194" w:author="Dr Mamadou SANOGO" w:date="2023-10-25T17:57:00Z">
              <w:r w:rsidRPr="007A4AFC" w:rsidDel="00744A71">
                <w:rPr>
                  <w:rFonts w:asciiTheme="majorHAnsi" w:hAnsiTheme="majorHAnsi" w:cstheme="majorHAnsi"/>
                  <w:color w:val="000000" w:themeColor="text1"/>
                  <w:szCs w:val="24"/>
                  <w:rPrChange w:id="18195"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2D4655AC" w:rsidR="00280DA5" w:rsidRPr="007A4AFC" w:rsidDel="00744A71" w:rsidRDefault="00280DA5">
            <w:pPr>
              <w:pStyle w:val="Titre"/>
              <w:tabs>
                <w:tab w:val="num" w:pos="-4820"/>
              </w:tabs>
              <w:spacing w:line="276" w:lineRule="auto"/>
              <w:jc w:val="both"/>
              <w:rPr>
                <w:del w:id="18196" w:author="Dr Mamadou SANOGO" w:date="2023-10-25T17:57:00Z"/>
                <w:rFonts w:asciiTheme="majorHAnsi" w:hAnsiTheme="majorHAnsi" w:cstheme="majorHAnsi"/>
                <w:color w:val="000000" w:themeColor="text1"/>
                <w:szCs w:val="24"/>
                <w:rPrChange w:id="18197" w:author="Dr Mamadou SANOGO" w:date="2023-10-25T18:15:00Z">
                  <w:rPr>
                    <w:del w:id="18198" w:author="Dr Mamadou SANOGO" w:date="2023-10-25T17:57:00Z"/>
                    <w:rFonts w:asciiTheme="majorHAnsi" w:hAnsiTheme="majorHAnsi" w:cstheme="majorHAnsi"/>
                    <w:szCs w:val="24"/>
                  </w:rPr>
                </w:rPrChange>
              </w:rPr>
              <w:pPrChange w:id="18199" w:author="Dr Mamadou SANOGO" w:date="2023-10-25T17:57:00Z">
                <w:pPr>
                  <w:spacing w:line="240" w:lineRule="auto"/>
                  <w:jc w:val="center"/>
                </w:pPr>
              </w:pPrChange>
            </w:pPr>
            <w:del w:id="18200" w:author="Dr Mamadou SANOGO" w:date="2023-10-25T17:57:00Z">
              <w:r w:rsidRPr="007A4AFC" w:rsidDel="00744A71">
                <w:rPr>
                  <w:rFonts w:asciiTheme="majorHAnsi" w:hAnsiTheme="majorHAnsi" w:cstheme="majorHAnsi"/>
                  <w:color w:val="000000" w:themeColor="text1"/>
                  <w:szCs w:val="24"/>
                  <w:rPrChange w:id="18201" w:author="Dr Mamadou SANOGO" w:date="2023-10-25T18:15:00Z">
                    <w:rPr>
                      <w:rFonts w:asciiTheme="majorHAnsi" w:hAnsiTheme="majorHAnsi" w:cstheme="majorHAnsi"/>
                      <w:szCs w:val="24"/>
                    </w:rPr>
                  </w:rPrChange>
                </w:rPr>
                <w:delText>1</w:delText>
              </w:r>
            </w:del>
          </w:p>
        </w:tc>
        <w:tc>
          <w:tcPr>
            <w:tcW w:w="682" w:type="pct"/>
          </w:tcPr>
          <w:p w14:paraId="0EC05FA4" w14:textId="144BE7D3" w:rsidR="00280DA5" w:rsidRPr="007A4AFC" w:rsidDel="00744A71" w:rsidRDefault="00280DA5">
            <w:pPr>
              <w:pStyle w:val="Titre"/>
              <w:tabs>
                <w:tab w:val="num" w:pos="-4820"/>
              </w:tabs>
              <w:spacing w:line="276" w:lineRule="auto"/>
              <w:jc w:val="both"/>
              <w:rPr>
                <w:del w:id="18202" w:author="Dr Mamadou SANOGO" w:date="2023-10-25T17:57:00Z"/>
                <w:rFonts w:asciiTheme="majorHAnsi" w:hAnsiTheme="majorHAnsi" w:cstheme="majorHAnsi"/>
                <w:color w:val="000000" w:themeColor="text1"/>
                <w:szCs w:val="24"/>
                <w:rPrChange w:id="18203" w:author="Dr Mamadou SANOGO" w:date="2023-10-25T18:15:00Z">
                  <w:rPr>
                    <w:del w:id="18204" w:author="Dr Mamadou SANOGO" w:date="2023-10-25T17:57:00Z"/>
                    <w:rFonts w:asciiTheme="majorHAnsi" w:hAnsiTheme="majorHAnsi" w:cstheme="majorHAnsi"/>
                    <w:szCs w:val="24"/>
                  </w:rPr>
                </w:rPrChange>
              </w:rPr>
              <w:pPrChange w:id="18205" w:author="Dr Mamadou SANOGO" w:date="2023-10-25T17:57:00Z">
                <w:pPr>
                  <w:spacing w:line="240" w:lineRule="auto"/>
                  <w:jc w:val="center"/>
                </w:pPr>
              </w:pPrChange>
            </w:pPr>
            <w:del w:id="18206" w:author="Dr Mamadou SANOGO" w:date="2023-10-25T17:57:00Z">
              <w:r w:rsidRPr="007A4AFC" w:rsidDel="00744A71">
                <w:rPr>
                  <w:rFonts w:asciiTheme="majorHAnsi" w:hAnsiTheme="majorHAnsi" w:cstheme="majorHAnsi"/>
                  <w:color w:val="000000" w:themeColor="text1"/>
                  <w:szCs w:val="24"/>
                  <w:rPrChange w:id="18207" w:author="Dr Mamadou SANOGO" w:date="2023-10-25T18:15:00Z">
                    <w:rPr>
                      <w:rFonts w:asciiTheme="majorHAnsi" w:hAnsiTheme="majorHAnsi" w:cstheme="majorHAnsi"/>
                      <w:szCs w:val="24"/>
                    </w:rPr>
                  </w:rPrChange>
                </w:rPr>
                <w:delText>Bon</w:delText>
              </w:r>
            </w:del>
          </w:p>
        </w:tc>
      </w:tr>
      <w:tr w:rsidR="007A4AFC" w:rsidRPr="007A4AFC" w:rsidDel="00744A71" w14:paraId="7F751AF5" w14:textId="77777777" w:rsidTr="005E531F">
        <w:trPr>
          <w:del w:id="18208" w:author="Dr Mamadou SANOGO" w:date="2023-10-25T17:57:00Z"/>
        </w:trPr>
        <w:tc>
          <w:tcPr>
            <w:tcW w:w="381" w:type="pct"/>
            <w:vAlign w:val="center"/>
          </w:tcPr>
          <w:p w14:paraId="7C77D0FA" w14:textId="60BA29D0" w:rsidR="00280DA5" w:rsidRPr="007A4AFC" w:rsidDel="00744A71" w:rsidRDefault="00280DA5">
            <w:pPr>
              <w:pStyle w:val="Titre"/>
              <w:tabs>
                <w:tab w:val="num" w:pos="-4820"/>
              </w:tabs>
              <w:spacing w:line="276" w:lineRule="auto"/>
              <w:jc w:val="both"/>
              <w:rPr>
                <w:del w:id="18209" w:author="Dr Mamadou SANOGO" w:date="2023-10-25T17:57:00Z"/>
                <w:rFonts w:asciiTheme="majorHAnsi" w:hAnsiTheme="majorHAnsi" w:cstheme="majorHAnsi"/>
                <w:b w:val="0"/>
                <w:color w:val="000000" w:themeColor="text1"/>
                <w:szCs w:val="24"/>
                <w:rPrChange w:id="18210" w:author="Dr Mamadou SANOGO" w:date="2023-10-25T18:15:00Z">
                  <w:rPr>
                    <w:del w:id="18211" w:author="Dr Mamadou SANOGO" w:date="2023-10-25T17:57:00Z"/>
                    <w:rFonts w:asciiTheme="majorHAnsi" w:hAnsiTheme="majorHAnsi" w:cstheme="majorHAnsi"/>
                    <w:b/>
                    <w:szCs w:val="24"/>
                  </w:rPr>
                </w:rPrChange>
              </w:rPr>
              <w:pPrChange w:id="18212" w:author="Dr Mamadou SANOGO" w:date="2023-10-25T17:57:00Z">
                <w:pPr>
                  <w:numPr>
                    <w:numId w:val="6"/>
                  </w:numPr>
                  <w:spacing w:line="240" w:lineRule="auto"/>
                  <w:ind w:left="720" w:hanging="360"/>
                  <w:contextualSpacing/>
                  <w:jc w:val="center"/>
                </w:pPr>
              </w:pPrChange>
            </w:pPr>
          </w:p>
        </w:tc>
        <w:tc>
          <w:tcPr>
            <w:tcW w:w="3327" w:type="pct"/>
          </w:tcPr>
          <w:p w14:paraId="1B98F7D1" w14:textId="7FDF19B4" w:rsidR="00280DA5" w:rsidRPr="007A4AFC" w:rsidDel="00744A71" w:rsidRDefault="00280DA5">
            <w:pPr>
              <w:pStyle w:val="Titre"/>
              <w:tabs>
                <w:tab w:val="num" w:pos="-4820"/>
              </w:tabs>
              <w:spacing w:line="276" w:lineRule="auto"/>
              <w:jc w:val="both"/>
              <w:rPr>
                <w:del w:id="18213" w:author="Dr Mamadou SANOGO" w:date="2023-10-25T17:57:00Z"/>
                <w:rFonts w:asciiTheme="majorHAnsi" w:hAnsiTheme="majorHAnsi" w:cstheme="majorHAnsi"/>
                <w:color w:val="000000" w:themeColor="text1"/>
                <w:szCs w:val="24"/>
                <w:rPrChange w:id="18214" w:author="Dr Mamadou SANOGO" w:date="2023-10-25T18:15:00Z">
                  <w:rPr>
                    <w:del w:id="18215" w:author="Dr Mamadou SANOGO" w:date="2023-10-25T17:57:00Z"/>
                    <w:rFonts w:asciiTheme="majorHAnsi" w:hAnsiTheme="majorHAnsi" w:cstheme="majorHAnsi"/>
                    <w:szCs w:val="24"/>
                  </w:rPr>
                </w:rPrChange>
              </w:rPr>
              <w:pPrChange w:id="18216" w:author="Dr Mamadou SANOGO" w:date="2023-10-25T17:57:00Z">
                <w:pPr>
                  <w:spacing w:line="240" w:lineRule="auto"/>
                </w:pPr>
              </w:pPrChange>
            </w:pPr>
            <w:del w:id="18217" w:author="Dr Mamadou SANOGO" w:date="2023-10-25T17:57:00Z">
              <w:r w:rsidRPr="007A4AFC" w:rsidDel="00744A71">
                <w:rPr>
                  <w:rFonts w:asciiTheme="majorHAnsi" w:hAnsiTheme="majorHAnsi" w:cstheme="majorHAnsi"/>
                  <w:color w:val="000000" w:themeColor="text1"/>
                  <w:szCs w:val="24"/>
                  <w:rPrChange w:id="18218"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28058893" w:rsidR="00280DA5" w:rsidRPr="007A4AFC" w:rsidDel="00744A71" w:rsidRDefault="00280DA5">
            <w:pPr>
              <w:pStyle w:val="Titre"/>
              <w:tabs>
                <w:tab w:val="num" w:pos="-4820"/>
              </w:tabs>
              <w:spacing w:line="276" w:lineRule="auto"/>
              <w:jc w:val="both"/>
              <w:rPr>
                <w:del w:id="18219" w:author="Dr Mamadou SANOGO" w:date="2023-10-25T17:57:00Z"/>
                <w:rFonts w:asciiTheme="majorHAnsi" w:hAnsiTheme="majorHAnsi" w:cstheme="majorHAnsi"/>
                <w:color w:val="000000" w:themeColor="text1"/>
                <w:szCs w:val="24"/>
                <w:rPrChange w:id="18220" w:author="Dr Mamadou SANOGO" w:date="2023-10-25T18:15:00Z">
                  <w:rPr>
                    <w:del w:id="18221" w:author="Dr Mamadou SANOGO" w:date="2023-10-25T17:57:00Z"/>
                    <w:rFonts w:asciiTheme="majorHAnsi" w:hAnsiTheme="majorHAnsi" w:cstheme="majorHAnsi"/>
                    <w:szCs w:val="24"/>
                  </w:rPr>
                </w:rPrChange>
              </w:rPr>
              <w:pPrChange w:id="18222" w:author="Dr Mamadou SANOGO" w:date="2023-10-25T17:57:00Z">
                <w:pPr>
                  <w:spacing w:line="240" w:lineRule="auto"/>
                  <w:jc w:val="center"/>
                </w:pPr>
              </w:pPrChange>
            </w:pPr>
            <w:del w:id="18223" w:author="Dr Mamadou SANOGO" w:date="2023-10-25T17:57:00Z">
              <w:r w:rsidRPr="007A4AFC" w:rsidDel="00744A71">
                <w:rPr>
                  <w:rFonts w:asciiTheme="majorHAnsi" w:hAnsiTheme="majorHAnsi" w:cstheme="majorHAnsi"/>
                  <w:color w:val="000000" w:themeColor="text1"/>
                  <w:szCs w:val="24"/>
                  <w:rPrChange w:id="18224" w:author="Dr Mamadou SANOGO" w:date="2023-10-25T18:15:00Z">
                    <w:rPr>
                      <w:rFonts w:asciiTheme="majorHAnsi" w:hAnsiTheme="majorHAnsi" w:cstheme="majorHAnsi"/>
                      <w:szCs w:val="24"/>
                    </w:rPr>
                  </w:rPrChange>
                </w:rPr>
                <w:delText>3</w:delText>
              </w:r>
            </w:del>
          </w:p>
        </w:tc>
        <w:tc>
          <w:tcPr>
            <w:tcW w:w="682" w:type="pct"/>
          </w:tcPr>
          <w:p w14:paraId="7BFB10A2" w14:textId="1AAEA650" w:rsidR="00280DA5" w:rsidRPr="007A4AFC" w:rsidDel="00744A71" w:rsidRDefault="00280DA5">
            <w:pPr>
              <w:pStyle w:val="Titre"/>
              <w:tabs>
                <w:tab w:val="num" w:pos="-4820"/>
              </w:tabs>
              <w:spacing w:line="276" w:lineRule="auto"/>
              <w:jc w:val="both"/>
              <w:rPr>
                <w:del w:id="18225" w:author="Dr Mamadou SANOGO" w:date="2023-10-25T17:57:00Z"/>
                <w:rFonts w:asciiTheme="majorHAnsi" w:hAnsiTheme="majorHAnsi" w:cstheme="majorHAnsi"/>
                <w:color w:val="000000" w:themeColor="text1"/>
                <w:szCs w:val="24"/>
                <w:rPrChange w:id="18226" w:author="Dr Mamadou SANOGO" w:date="2023-10-25T18:15:00Z">
                  <w:rPr>
                    <w:del w:id="18227" w:author="Dr Mamadou SANOGO" w:date="2023-10-25T17:57:00Z"/>
                    <w:rFonts w:asciiTheme="majorHAnsi" w:hAnsiTheme="majorHAnsi" w:cstheme="majorHAnsi"/>
                    <w:szCs w:val="24"/>
                  </w:rPr>
                </w:rPrChange>
              </w:rPr>
              <w:pPrChange w:id="18228" w:author="Dr Mamadou SANOGO" w:date="2023-10-25T17:57:00Z">
                <w:pPr>
                  <w:spacing w:line="240" w:lineRule="auto"/>
                  <w:jc w:val="center"/>
                </w:pPr>
              </w:pPrChange>
            </w:pPr>
            <w:del w:id="18229" w:author="Dr Mamadou SANOGO" w:date="2023-10-25T17:57:00Z">
              <w:r w:rsidRPr="007A4AFC" w:rsidDel="00744A71">
                <w:rPr>
                  <w:rFonts w:asciiTheme="majorHAnsi" w:hAnsiTheme="majorHAnsi" w:cstheme="majorHAnsi"/>
                  <w:color w:val="000000" w:themeColor="text1"/>
                  <w:szCs w:val="24"/>
                  <w:rPrChange w:id="18230" w:author="Dr Mamadou SANOGO" w:date="2023-10-25T18:15:00Z">
                    <w:rPr>
                      <w:rFonts w:asciiTheme="majorHAnsi" w:hAnsiTheme="majorHAnsi" w:cstheme="majorHAnsi"/>
                      <w:szCs w:val="24"/>
                    </w:rPr>
                  </w:rPrChange>
                </w:rPr>
                <w:delText>Bon</w:delText>
              </w:r>
            </w:del>
          </w:p>
        </w:tc>
      </w:tr>
      <w:tr w:rsidR="007A4AFC" w:rsidRPr="007A4AFC" w:rsidDel="00744A71" w14:paraId="4A9833FF" w14:textId="77777777" w:rsidTr="005E531F">
        <w:trPr>
          <w:del w:id="18231" w:author="Dr Mamadou SANOGO" w:date="2023-10-25T17:57:00Z"/>
        </w:trPr>
        <w:tc>
          <w:tcPr>
            <w:tcW w:w="381" w:type="pct"/>
            <w:vAlign w:val="center"/>
          </w:tcPr>
          <w:p w14:paraId="6215758E" w14:textId="5F9F0F7C" w:rsidR="00280DA5" w:rsidRPr="007A4AFC" w:rsidDel="00744A71" w:rsidRDefault="00280DA5">
            <w:pPr>
              <w:pStyle w:val="Titre"/>
              <w:tabs>
                <w:tab w:val="num" w:pos="-4820"/>
              </w:tabs>
              <w:spacing w:line="276" w:lineRule="auto"/>
              <w:jc w:val="both"/>
              <w:rPr>
                <w:del w:id="18232" w:author="Dr Mamadou SANOGO" w:date="2023-10-25T17:57:00Z"/>
                <w:rFonts w:asciiTheme="majorHAnsi" w:hAnsiTheme="majorHAnsi" w:cstheme="majorHAnsi"/>
                <w:b w:val="0"/>
                <w:color w:val="000000" w:themeColor="text1"/>
                <w:szCs w:val="24"/>
                <w:rPrChange w:id="18233" w:author="Dr Mamadou SANOGO" w:date="2023-10-25T18:15:00Z">
                  <w:rPr>
                    <w:del w:id="18234" w:author="Dr Mamadou SANOGO" w:date="2023-10-25T17:57:00Z"/>
                    <w:rFonts w:asciiTheme="majorHAnsi" w:hAnsiTheme="majorHAnsi" w:cstheme="majorHAnsi"/>
                    <w:b/>
                    <w:szCs w:val="24"/>
                  </w:rPr>
                </w:rPrChange>
              </w:rPr>
              <w:pPrChange w:id="18235" w:author="Dr Mamadou SANOGO" w:date="2023-10-25T17:57:00Z">
                <w:pPr>
                  <w:numPr>
                    <w:numId w:val="6"/>
                  </w:numPr>
                  <w:spacing w:line="240" w:lineRule="auto"/>
                  <w:ind w:left="720" w:hanging="360"/>
                  <w:contextualSpacing/>
                  <w:jc w:val="center"/>
                </w:pPr>
              </w:pPrChange>
            </w:pPr>
          </w:p>
        </w:tc>
        <w:tc>
          <w:tcPr>
            <w:tcW w:w="3327" w:type="pct"/>
          </w:tcPr>
          <w:p w14:paraId="6C4BACB0" w14:textId="57E59975" w:rsidR="00280DA5" w:rsidRPr="007A4AFC" w:rsidDel="00744A71" w:rsidRDefault="00280DA5">
            <w:pPr>
              <w:pStyle w:val="Titre"/>
              <w:tabs>
                <w:tab w:val="num" w:pos="-4820"/>
              </w:tabs>
              <w:spacing w:line="276" w:lineRule="auto"/>
              <w:jc w:val="both"/>
              <w:rPr>
                <w:del w:id="18236" w:author="Dr Mamadou SANOGO" w:date="2023-10-25T17:57:00Z"/>
                <w:rFonts w:asciiTheme="majorHAnsi" w:hAnsiTheme="majorHAnsi" w:cstheme="majorHAnsi"/>
                <w:color w:val="000000" w:themeColor="text1"/>
                <w:szCs w:val="24"/>
                <w:rPrChange w:id="18237" w:author="Dr Mamadou SANOGO" w:date="2023-10-25T18:15:00Z">
                  <w:rPr>
                    <w:del w:id="18238" w:author="Dr Mamadou SANOGO" w:date="2023-10-25T17:57:00Z"/>
                    <w:rFonts w:asciiTheme="majorHAnsi" w:hAnsiTheme="majorHAnsi" w:cstheme="majorHAnsi"/>
                    <w:szCs w:val="24"/>
                  </w:rPr>
                </w:rPrChange>
              </w:rPr>
              <w:pPrChange w:id="18239" w:author="Dr Mamadou SANOGO" w:date="2023-10-25T17:57:00Z">
                <w:pPr>
                  <w:spacing w:line="240" w:lineRule="auto"/>
                </w:pPr>
              </w:pPrChange>
            </w:pPr>
            <w:del w:id="18240" w:author="Dr Mamadou SANOGO" w:date="2023-10-25T17:57:00Z">
              <w:r w:rsidRPr="007A4AFC" w:rsidDel="00744A71">
                <w:rPr>
                  <w:rFonts w:asciiTheme="majorHAnsi" w:hAnsiTheme="majorHAnsi" w:cstheme="majorHAnsi"/>
                  <w:color w:val="000000" w:themeColor="text1"/>
                  <w:szCs w:val="24"/>
                  <w:rPrChange w:id="18241"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245CB778" w:rsidR="00280DA5" w:rsidRPr="007A4AFC" w:rsidDel="00744A71" w:rsidRDefault="00280DA5">
            <w:pPr>
              <w:pStyle w:val="Titre"/>
              <w:tabs>
                <w:tab w:val="num" w:pos="-4820"/>
              </w:tabs>
              <w:spacing w:line="276" w:lineRule="auto"/>
              <w:jc w:val="both"/>
              <w:rPr>
                <w:del w:id="18242" w:author="Dr Mamadou SANOGO" w:date="2023-10-25T17:57:00Z"/>
                <w:rFonts w:asciiTheme="majorHAnsi" w:hAnsiTheme="majorHAnsi" w:cstheme="majorHAnsi"/>
                <w:color w:val="000000" w:themeColor="text1"/>
                <w:szCs w:val="24"/>
                <w:rPrChange w:id="18243" w:author="Dr Mamadou SANOGO" w:date="2023-10-25T18:15:00Z">
                  <w:rPr>
                    <w:del w:id="18244" w:author="Dr Mamadou SANOGO" w:date="2023-10-25T17:57:00Z"/>
                    <w:rFonts w:asciiTheme="majorHAnsi" w:hAnsiTheme="majorHAnsi" w:cstheme="majorHAnsi"/>
                    <w:szCs w:val="24"/>
                  </w:rPr>
                </w:rPrChange>
              </w:rPr>
              <w:pPrChange w:id="18245" w:author="Dr Mamadou SANOGO" w:date="2023-10-25T17:57:00Z">
                <w:pPr>
                  <w:spacing w:line="240" w:lineRule="auto"/>
                  <w:jc w:val="center"/>
                </w:pPr>
              </w:pPrChange>
            </w:pPr>
            <w:del w:id="18246" w:author="Dr Mamadou SANOGO" w:date="2023-10-25T17:57:00Z">
              <w:r w:rsidRPr="007A4AFC" w:rsidDel="00744A71">
                <w:rPr>
                  <w:rFonts w:asciiTheme="majorHAnsi" w:hAnsiTheme="majorHAnsi" w:cstheme="majorHAnsi"/>
                  <w:color w:val="000000" w:themeColor="text1"/>
                  <w:szCs w:val="24"/>
                  <w:rPrChange w:id="18247" w:author="Dr Mamadou SANOGO" w:date="2023-10-25T18:15:00Z">
                    <w:rPr>
                      <w:rFonts w:asciiTheme="majorHAnsi" w:hAnsiTheme="majorHAnsi" w:cstheme="majorHAnsi"/>
                      <w:szCs w:val="24"/>
                    </w:rPr>
                  </w:rPrChange>
                </w:rPr>
                <w:delText>1</w:delText>
              </w:r>
            </w:del>
          </w:p>
        </w:tc>
        <w:tc>
          <w:tcPr>
            <w:tcW w:w="682" w:type="pct"/>
          </w:tcPr>
          <w:p w14:paraId="2449B7DE" w14:textId="100F586F" w:rsidR="00280DA5" w:rsidRPr="007A4AFC" w:rsidDel="00744A71" w:rsidRDefault="00280DA5">
            <w:pPr>
              <w:pStyle w:val="Titre"/>
              <w:tabs>
                <w:tab w:val="num" w:pos="-4820"/>
              </w:tabs>
              <w:spacing w:line="276" w:lineRule="auto"/>
              <w:jc w:val="both"/>
              <w:rPr>
                <w:del w:id="18248" w:author="Dr Mamadou SANOGO" w:date="2023-10-25T17:57:00Z"/>
                <w:rFonts w:asciiTheme="majorHAnsi" w:hAnsiTheme="majorHAnsi" w:cstheme="majorHAnsi"/>
                <w:color w:val="000000" w:themeColor="text1"/>
                <w:szCs w:val="24"/>
                <w:rPrChange w:id="18249" w:author="Dr Mamadou SANOGO" w:date="2023-10-25T18:15:00Z">
                  <w:rPr>
                    <w:del w:id="18250" w:author="Dr Mamadou SANOGO" w:date="2023-10-25T17:57:00Z"/>
                    <w:rFonts w:asciiTheme="majorHAnsi" w:hAnsiTheme="majorHAnsi" w:cstheme="majorHAnsi"/>
                    <w:szCs w:val="24"/>
                  </w:rPr>
                </w:rPrChange>
              </w:rPr>
              <w:pPrChange w:id="18251" w:author="Dr Mamadou SANOGO" w:date="2023-10-25T17:57:00Z">
                <w:pPr>
                  <w:spacing w:line="240" w:lineRule="auto"/>
                  <w:jc w:val="center"/>
                </w:pPr>
              </w:pPrChange>
            </w:pPr>
            <w:del w:id="18252" w:author="Dr Mamadou SANOGO" w:date="2023-10-25T17:57:00Z">
              <w:r w:rsidRPr="007A4AFC" w:rsidDel="00744A71">
                <w:rPr>
                  <w:rFonts w:asciiTheme="majorHAnsi" w:hAnsiTheme="majorHAnsi" w:cstheme="majorHAnsi"/>
                  <w:color w:val="000000" w:themeColor="text1"/>
                  <w:szCs w:val="24"/>
                  <w:rPrChange w:id="18253" w:author="Dr Mamadou SANOGO" w:date="2023-10-25T18:15:00Z">
                    <w:rPr>
                      <w:rFonts w:asciiTheme="majorHAnsi" w:hAnsiTheme="majorHAnsi" w:cstheme="majorHAnsi"/>
                      <w:szCs w:val="24"/>
                    </w:rPr>
                  </w:rPrChange>
                </w:rPr>
                <w:delText>Bon</w:delText>
              </w:r>
            </w:del>
          </w:p>
        </w:tc>
      </w:tr>
      <w:tr w:rsidR="007A4AFC" w:rsidRPr="007A4AFC" w:rsidDel="00744A71" w14:paraId="4C0F9561" w14:textId="77777777" w:rsidTr="005E531F">
        <w:trPr>
          <w:del w:id="18254" w:author="Dr Mamadou SANOGO" w:date="2023-10-25T17:57:00Z"/>
        </w:trPr>
        <w:tc>
          <w:tcPr>
            <w:tcW w:w="381" w:type="pct"/>
            <w:vAlign w:val="center"/>
          </w:tcPr>
          <w:p w14:paraId="4A3D5B61" w14:textId="673C05BB" w:rsidR="00280DA5" w:rsidRPr="007A4AFC" w:rsidDel="00744A71" w:rsidRDefault="00280DA5">
            <w:pPr>
              <w:pStyle w:val="Titre"/>
              <w:tabs>
                <w:tab w:val="num" w:pos="-4820"/>
              </w:tabs>
              <w:spacing w:line="276" w:lineRule="auto"/>
              <w:jc w:val="both"/>
              <w:rPr>
                <w:del w:id="18255" w:author="Dr Mamadou SANOGO" w:date="2023-10-25T17:57:00Z"/>
                <w:rFonts w:asciiTheme="majorHAnsi" w:hAnsiTheme="majorHAnsi" w:cstheme="majorHAnsi"/>
                <w:b w:val="0"/>
                <w:color w:val="000000" w:themeColor="text1"/>
                <w:szCs w:val="24"/>
                <w:rPrChange w:id="18256" w:author="Dr Mamadou SANOGO" w:date="2023-10-25T18:15:00Z">
                  <w:rPr>
                    <w:del w:id="18257" w:author="Dr Mamadou SANOGO" w:date="2023-10-25T17:57:00Z"/>
                    <w:rFonts w:asciiTheme="majorHAnsi" w:hAnsiTheme="majorHAnsi" w:cstheme="majorHAnsi"/>
                    <w:b/>
                    <w:szCs w:val="24"/>
                  </w:rPr>
                </w:rPrChange>
              </w:rPr>
              <w:pPrChange w:id="18258" w:author="Dr Mamadou SANOGO" w:date="2023-10-25T17:57:00Z">
                <w:pPr>
                  <w:numPr>
                    <w:numId w:val="6"/>
                  </w:numPr>
                  <w:spacing w:line="240" w:lineRule="auto"/>
                  <w:ind w:left="720" w:hanging="360"/>
                  <w:contextualSpacing/>
                  <w:jc w:val="center"/>
                </w:pPr>
              </w:pPrChange>
            </w:pPr>
          </w:p>
        </w:tc>
        <w:tc>
          <w:tcPr>
            <w:tcW w:w="3327" w:type="pct"/>
          </w:tcPr>
          <w:p w14:paraId="2EE77021" w14:textId="57307AAE" w:rsidR="00280DA5" w:rsidRPr="007A4AFC" w:rsidDel="00744A71" w:rsidRDefault="00280DA5">
            <w:pPr>
              <w:pStyle w:val="Titre"/>
              <w:tabs>
                <w:tab w:val="num" w:pos="-4820"/>
              </w:tabs>
              <w:spacing w:line="276" w:lineRule="auto"/>
              <w:jc w:val="both"/>
              <w:rPr>
                <w:del w:id="18259" w:author="Dr Mamadou SANOGO" w:date="2023-10-25T17:57:00Z"/>
                <w:rFonts w:asciiTheme="majorHAnsi" w:hAnsiTheme="majorHAnsi" w:cstheme="majorHAnsi"/>
                <w:color w:val="000000" w:themeColor="text1"/>
                <w:szCs w:val="24"/>
                <w:rPrChange w:id="18260" w:author="Dr Mamadou SANOGO" w:date="2023-10-25T18:15:00Z">
                  <w:rPr>
                    <w:del w:id="18261" w:author="Dr Mamadou SANOGO" w:date="2023-10-25T17:57:00Z"/>
                    <w:rFonts w:asciiTheme="majorHAnsi" w:hAnsiTheme="majorHAnsi" w:cstheme="majorHAnsi"/>
                    <w:szCs w:val="24"/>
                  </w:rPr>
                </w:rPrChange>
              </w:rPr>
              <w:pPrChange w:id="18262" w:author="Dr Mamadou SANOGO" w:date="2023-10-25T17:57:00Z">
                <w:pPr>
                  <w:spacing w:line="240" w:lineRule="auto"/>
                </w:pPr>
              </w:pPrChange>
            </w:pPr>
            <w:del w:id="18263" w:author="Dr Mamadou SANOGO" w:date="2023-10-25T17:57:00Z">
              <w:r w:rsidRPr="007A4AFC" w:rsidDel="00744A71">
                <w:rPr>
                  <w:rFonts w:asciiTheme="majorHAnsi" w:hAnsiTheme="majorHAnsi" w:cstheme="majorHAnsi"/>
                  <w:color w:val="000000" w:themeColor="text1"/>
                  <w:szCs w:val="24"/>
                  <w:rPrChange w:id="18264" w:author="Dr Mamadou SANOGO" w:date="2023-10-25T18:15:00Z">
                    <w:rPr>
                      <w:rFonts w:asciiTheme="majorHAnsi" w:hAnsiTheme="majorHAnsi" w:cstheme="majorHAnsi"/>
                      <w:szCs w:val="24"/>
                    </w:rPr>
                  </w:rPrChange>
                </w:rPr>
                <w:delText>Bu</w:delText>
              </w:r>
              <w:r w:rsidR="00124956" w:rsidRPr="007A4AFC" w:rsidDel="00744A71">
                <w:rPr>
                  <w:rFonts w:asciiTheme="majorHAnsi" w:hAnsiTheme="majorHAnsi" w:cstheme="majorHAnsi"/>
                  <w:color w:val="000000" w:themeColor="text1"/>
                  <w:szCs w:val="24"/>
                  <w:rPrChange w:id="18265"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06B32E2E" w:rsidR="00280DA5" w:rsidRPr="007A4AFC" w:rsidDel="00744A71" w:rsidRDefault="00124956">
            <w:pPr>
              <w:pStyle w:val="Titre"/>
              <w:tabs>
                <w:tab w:val="num" w:pos="-4820"/>
              </w:tabs>
              <w:spacing w:line="276" w:lineRule="auto"/>
              <w:jc w:val="both"/>
              <w:rPr>
                <w:del w:id="18266" w:author="Dr Mamadou SANOGO" w:date="2023-10-25T17:57:00Z"/>
                <w:rFonts w:asciiTheme="majorHAnsi" w:hAnsiTheme="majorHAnsi" w:cstheme="majorHAnsi"/>
                <w:color w:val="000000" w:themeColor="text1"/>
                <w:szCs w:val="24"/>
                <w:rPrChange w:id="18267" w:author="Dr Mamadou SANOGO" w:date="2023-10-25T18:15:00Z">
                  <w:rPr>
                    <w:del w:id="18268" w:author="Dr Mamadou SANOGO" w:date="2023-10-25T17:57:00Z"/>
                    <w:rFonts w:asciiTheme="majorHAnsi" w:hAnsiTheme="majorHAnsi" w:cstheme="majorHAnsi"/>
                    <w:szCs w:val="24"/>
                  </w:rPr>
                </w:rPrChange>
              </w:rPr>
              <w:pPrChange w:id="18269" w:author="Dr Mamadou SANOGO" w:date="2023-10-25T17:57:00Z">
                <w:pPr>
                  <w:spacing w:line="240" w:lineRule="auto"/>
                  <w:jc w:val="center"/>
                </w:pPr>
              </w:pPrChange>
            </w:pPr>
            <w:del w:id="18270" w:author="Dr Mamadou SANOGO" w:date="2023-10-25T17:57:00Z">
              <w:r w:rsidRPr="007A4AFC" w:rsidDel="00744A71">
                <w:rPr>
                  <w:rFonts w:asciiTheme="majorHAnsi" w:hAnsiTheme="majorHAnsi" w:cstheme="majorHAnsi"/>
                  <w:color w:val="000000" w:themeColor="text1"/>
                  <w:szCs w:val="24"/>
                  <w:rPrChange w:id="18271" w:author="Dr Mamadou SANOGO" w:date="2023-10-25T18:15:00Z">
                    <w:rPr>
                      <w:rFonts w:asciiTheme="majorHAnsi" w:hAnsiTheme="majorHAnsi" w:cstheme="majorHAnsi"/>
                      <w:szCs w:val="24"/>
                    </w:rPr>
                  </w:rPrChange>
                </w:rPr>
                <w:delText>1</w:delText>
              </w:r>
            </w:del>
          </w:p>
        </w:tc>
        <w:tc>
          <w:tcPr>
            <w:tcW w:w="682" w:type="pct"/>
          </w:tcPr>
          <w:p w14:paraId="43D4DEAA" w14:textId="37A69644" w:rsidR="00280DA5" w:rsidRPr="007A4AFC" w:rsidDel="00744A71" w:rsidRDefault="00280DA5">
            <w:pPr>
              <w:pStyle w:val="Titre"/>
              <w:tabs>
                <w:tab w:val="num" w:pos="-4820"/>
              </w:tabs>
              <w:spacing w:line="276" w:lineRule="auto"/>
              <w:jc w:val="both"/>
              <w:rPr>
                <w:del w:id="18272" w:author="Dr Mamadou SANOGO" w:date="2023-10-25T17:57:00Z"/>
                <w:rFonts w:asciiTheme="majorHAnsi" w:hAnsiTheme="majorHAnsi" w:cstheme="majorHAnsi"/>
                <w:color w:val="000000" w:themeColor="text1"/>
                <w:szCs w:val="24"/>
                <w:rPrChange w:id="18273" w:author="Dr Mamadou SANOGO" w:date="2023-10-25T18:15:00Z">
                  <w:rPr>
                    <w:del w:id="18274" w:author="Dr Mamadou SANOGO" w:date="2023-10-25T17:57:00Z"/>
                    <w:rFonts w:asciiTheme="majorHAnsi" w:hAnsiTheme="majorHAnsi" w:cstheme="majorHAnsi"/>
                    <w:szCs w:val="24"/>
                  </w:rPr>
                </w:rPrChange>
              </w:rPr>
              <w:pPrChange w:id="18275" w:author="Dr Mamadou SANOGO" w:date="2023-10-25T17:57:00Z">
                <w:pPr>
                  <w:spacing w:line="240" w:lineRule="auto"/>
                  <w:jc w:val="center"/>
                </w:pPr>
              </w:pPrChange>
            </w:pPr>
            <w:del w:id="18276" w:author="Dr Mamadou SANOGO" w:date="2023-10-25T17:57:00Z">
              <w:r w:rsidRPr="007A4AFC" w:rsidDel="00744A71">
                <w:rPr>
                  <w:rFonts w:asciiTheme="majorHAnsi" w:hAnsiTheme="majorHAnsi" w:cstheme="majorHAnsi"/>
                  <w:color w:val="000000" w:themeColor="text1"/>
                  <w:szCs w:val="24"/>
                  <w:rPrChange w:id="18277" w:author="Dr Mamadou SANOGO" w:date="2023-10-25T18:15:00Z">
                    <w:rPr>
                      <w:rFonts w:asciiTheme="majorHAnsi" w:hAnsiTheme="majorHAnsi" w:cstheme="majorHAnsi"/>
                      <w:szCs w:val="24"/>
                    </w:rPr>
                  </w:rPrChange>
                </w:rPr>
                <w:delText>Bon</w:delText>
              </w:r>
            </w:del>
          </w:p>
        </w:tc>
      </w:tr>
      <w:tr w:rsidR="007A4AFC" w:rsidRPr="007A4AFC" w:rsidDel="00744A71" w14:paraId="0CE2789E" w14:textId="77777777" w:rsidTr="005E531F">
        <w:trPr>
          <w:del w:id="18278" w:author="Dr Mamadou SANOGO" w:date="2023-10-25T17:57:00Z"/>
        </w:trPr>
        <w:tc>
          <w:tcPr>
            <w:tcW w:w="381" w:type="pct"/>
          </w:tcPr>
          <w:p w14:paraId="328DF0CB" w14:textId="745E26FF" w:rsidR="00280DA5" w:rsidRPr="007A4AFC" w:rsidDel="00744A71" w:rsidRDefault="00280DA5">
            <w:pPr>
              <w:pStyle w:val="Titre"/>
              <w:tabs>
                <w:tab w:val="num" w:pos="-4820"/>
              </w:tabs>
              <w:spacing w:line="276" w:lineRule="auto"/>
              <w:jc w:val="both"/>
              <w:rPr>
                <w:del w:id="18279" w:author="Dr Mamadou SANOGO" w:date="2023-10-25T17:57:00Z"/>
                <w:rFonts w:asciiTheme="majorHAnsi" w:hAnsiTheme="majorHAnsi" w:cstheme="majorHAnsi"/>
                <w:b w:val="0"/>
                <w:color w:val="000000" w:themeColor="text1"/>
                <w:szCs w:val="24"/>
                <w:rPrChange w:id="18280" w:author="Dr Mamadou SANOGO" w:date="2023-10-25T18:15:00Z">
                  <w:rPr>
                    <w:del w:id="18281" w:author="Dr Mamadou SANOGO" w:date="2023-10-25T17:57:00Z"/>
                    <w:rFonts w:asciiTheme="majorHAnsi" w:hAnsiTheme="majorHAnsi" w:cstheme="majorHAnsi"/>
                    <w:b/>
                    <w:szCs w:val="24"/>
                  </w:rPr>
                </w:rPrChange>
              </w:rPr>
              <w:pPrChange w:id="18282" w:author="Dr Mamadou SANOGO" w:date="2023-10-25T17:57:00Z">
                <w:pPr>
                  <w:numPr>
                    <w:numId w:val="6"/>
                  </w:numPr>
                  <w:spacing w:line="240" w:lineRule="auto"/>
                  <w:ind w:left="720" w:hanging="360"/>
                  <w:contextualSpacing/>
                </w:pPr>
              </w:pPrChange>
            </w:pPr>
          </w:p>
        </w:tc>
        <w:tc>
          <w:tcPr>
            <w:tcW w:w="3327" w:type="pct"/>
          </w:tcPr>
          <w:p w14:paraId="0A5B7D4E" w14:textId="4E8C5775" w:rsidR="00280DA5" w:rsidRPr="007A4AFC" w:rsidDel="00744A71" w:rsidRDefault="00124956">
            <w:pPr>
              <w:pStyle w:val="Titre"/>
              <w:tabs>
                <w:tab w:val="num" w:pos="-4820"/>
              </w:tabs>
              <w:spacing w:line="276" w:lineRule="auto"/>
              <w:jc w:val="both"/>
              <w:rPr>
                <w:del w:id="18283" w:author="Dr Mamadou SANOGO" w:date="2023-10-25T17:57:00Z"/>
                <w:rFonts w:asciiTheme="majorHAnsi" w:hAnsiTheme="majorHAnsi" w:cstheme="majorHAnsi"/>
                <w:color w:val="000000" w:themeColor="text1"/>
                <w:szCs w:val="24"/>
                <w:rPrChange w:id="18284" w:author="Dr Mamadou SANOGO" w:date="2023-10-25T18:15:00Z">
                  <w:rPr>
                    <w:del w:id="18285" w:author="Dr Mamadou SANOGO" w:date="2023-10-25T17:57:00Z"/>
                    <w:rFonts w:asciiTheme="majorHAnsi" w:hAnsiTheme="majorHAnsi" w:cstheme="majorHAnsi"/>
                    <w:szCs w:val="24"/>
                  </w:rPr>
                </w:rPrChange>
              </w:rPr>
              <w:pPrChange w:id="18286" w:author="Dr Mamadou SANOGO" w:date="2023-10-25T17:57:00Z">
                <w:pPr>
                  <w:spacing w:line="240" w:lineRule="auto"/>
                </w:pPr>
              </w:pPrChange>
            </w:pPr>
            <w:del w:id="18287" w:author="Dr Mamadou SANOGO" w:date="2023-10-25T17:57:00Z">
              <w:r w:rsidRPr="007A4AFC" w:rsidDel="00744A71">
                <w:rPr>
                  <w:rFonts w:asciiTheme="majorHAnsi" w:hAnsiTheme="majorHAnsi" w:cstheme="majorHAnsi"/>
                  <w:color w:val="000000" w:themeColor="text1"/>
                  <w:szCs w:val="24"/>
                  <w:rPrChange w:id="18288"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BA1AD8B" w:rsidR="00280DA5" w:rsidRPr="007A4AFC" w:rsidDel="00744A71" w:rsidRDefault="00124956">
            <w:pPr>
              <w:pStyle w:val="Titre"/>
              <w:tabs>
                <w:tab w:val="num" w:pos="-4820"/>
              </w:tabs>
              <w:spacing w:line="276" w:lineRule="auto"/>
              <w:jc w:val="both"/>
              <w:rPr>
                <w:del w:id="18289" w:author="Dr Mamadou SANOGO" w:date="2023-10-25T17:57:00Z"/>
                <w:rFonts w:asciiTheme="majorHAnsi" w:hAnsiTheme="majorHAnsi" w:cstheme="majorHAnsi"/>
                <w:color w:val="000000" w:themeColor="text1"/>
                <w:szCs w:val="24"/>
                <w:rPrChange w:id="18290" w:author="Dr Mamadou SANOGO" w:date="2023-10-25T18:15:00Z">
                  <w:rPr>
                    <w:del w:id="18291" w:author="Dr Mamadou SANOGO" w:date="2023-10-25T17:57:00Z"/>
                    <w:rFonts w:asciiTheme="majorHAnsi" w:hAnsiTheme="majorHAnsi" w:cstheme="majorHAnsi"/>
                    <w:szCs w:val="24"/>
                  </w:rPr>
                </w:rPrChange>
              </w:rPr>
              <w:pPrChange w:id="18292" w:author="Dr Mamadou SANOGO" w:date="2023-10-25T17:57:00Z">
                <w:pPr>
                  <w:spacing w:line="240" w:lineRule="auto"/>
                  <w:jc w:val="center"/>
                </w:pPr>
              </w:pPrChange>
            </w:pPr>
            <w:del w:id="18293" w:author="Dr Mamadou SANOGO" w:date="2023-10-25T17:57:00Z">
              <w:r w:rsidRPr="007A4AFC" w:rsidDel="00744A71">
                <w:rPr>
                  <w:rFonts w:asciiTheme="majorHAnsi" w:hAnsiTheme="majorHAnsi" w:cstheme="majorHAnsi"/>
                  <w:color w:val="000000" w:themeColor="text1"/>
                  <w:szCs w:val="24"/>
                  <w:rPrChange w:id="18294" w:author="Dr Mamadou SANOGO" w:date="2023-10-25T18:15:00Z">
                    <w:rPr>
                      <w:rFonts w:asciiTheme="majorHAnsi" w:hAnsiTheme="majorHAnsi" w:cstheme="majorHAnsi"/>
                      <w:szCs w:val="24"/>
                    </w:rPr>
                  </w:rPrChange>
                </w:rPr>
                <w:delText>1</w:delText>
              </w:r>
            </w:del>
          </w:p>
        </w:tc>
        <w:tc>
          <w:tcPr>
            <w:tcW w:w="682" w:type="pct"/>
          </w:tcPr>
          <w:p w14:paraId="32DAA63B" w14:textId="26CB4BD0" w:rsidR="00280DA5" w:rsidRPr="007A4AFC" w:rsidDel="00744A71" w:rsidRDefault="00280DA5">
            <w:pPr>
              <w:pStyle w:val="Titre"/>
              <w:tabs>
                <w:tab w:val="num" w:pos="-4820"/>
              </w:tabs>
              <w:spacing w:line="276" w:lineRule="auto"/>
              <w:jc w:val="both"/>
              <w:rPr>
                <w:del w:id="18295" w:author="Dr Mamadou SANOGO" w:date="2023-10-25T17:57:00Z"/>
                <w:rFonts w:asciiTheme="majorHAnsi" w:hAnsiTheme="majorHAnsi" w:cstheme="majorHAnsi"/>
                <w:color w:val="000000" w:themeColor="text1"/>
                <w:szCs w:val="24"/>
                <w:rPrChange w:id="18296" w:author="Dr Mamadou SANOGO" w:date="2023-10-25T18:15:00Z">
                  <w:rPr>
                    <w:del w:id="18297" w:author="Dr Mamadou SANOGO" w:date="2023-10-25T17:57:00Z"/>
                    <w:rFonts w:asciiTheme="majorHAnsi" w:hAnsiTheme="majorHAnsi" w:cstheme="majorHAnsi"/>
                    <w:szCs w:val="24"/>
                  </w:rPr>
                </w:rPrChange>
              </w:rPr>
              <w:pPrChange w:id="18298" w:author="Dr Mamadou SANOGO" w:date="2023-10-25T17:57:00Z">
                <w:pPr>
                  <w:spacing w:line="240" w:lineRule="auto"/>
                  <w:jc w:val="center"/>
                </w:pPr>
              </w:pPrChange>
            </w:pPr>
            <w:del w:id="18299" w:author="Dr Mamadou SANOGO" w:date="2023-10-25T17:57:00Z">
              <w:r w:rsidRPr="007A4AFC" w:rsidDel="00744A71">
                <w:rPr>
                  <w:rFonts w:asciiTheme="majorHAnsi" w:hAnsiTheme="majorHAnsi" w:cstheme="majorHAnsi"/>
                  <w:color w:val="000000" w:themeColor="text1"/>
                  <w:szCs w:val="24"/>
                  <w:rPrChange w:id="18300" w:author="Dr Mamadou SANOGO" w:date="2023-10-25T18:15:00Z">
                    <w:rPr>
                      <w:rFonts w:asciiTheme="majorHAnsi" w:hAnsiTheme="majorHAnsi" w:cstheme="majorHAnsi"/>
                      <w:szCs w:val="24"/>
                    </w:rPr>
                  </w:rPrChange>
                </w:rPr>
                <w:delText>Bon</w:delText>
              </w:r>
            </w:del>
          </w:p>
        </w:tc>
      </w:tr>
      <w:tr w:rsidR="007A4AFC" w:rsidRPr="007A4AFC" w:rsidDel="00744A71" w14:paraId="6739F8B9" w14:textId="77777777" w:rsidTr="005E531F">
        <w:trPr>
          <w:del w:id="18301" w:author="Dr Mamadou SANOGO" w:date="2023-10-25T17:57:00Z"/>
        </w:trPr>
        <w:tc>
          <w:tcPr>
            <w:tcW w:w="381" w:type="pct"/>
          </w:tcPr>
          <w:p w14:paraId="5BE526BA" w14:textId="031CFD5F" w:rsidR="00E57056" w:rsidRPr="007A4AFC" w:rsidDel="00744A71" w:rsidRDefault="00E57056">
            <w:pPr>
              <w:pStyle w:val="Titre"/>
              <w:tabs>
                <w:tab w:val="num" w:pos="-4820"/>
              </w:tabs>
              <w:spacing w:line="276" w:lineRule="auto"/>
              <w:jc w:val="both"/>
              <w:rPr>
                <w:del w:id="18302" w:author="Dr Mamadou SANOGO" w:date="2023-10-25T17:57:00Z"/>
                <w:rFonts w:asciiTheme="majorHAnsi" w:hAnsiTheme="majorHAnsi" w:cstheme="majorHAnsi"/>
                <w:b w:val="0"/>
                <w:color w:val="000000" w:themeColor="text1"/>
                <w:szCs w:val="24"/>
                <w:rPrChange w:id="18303" w:author="Dr Mamadou SANOGO" w:date="2023-10-25T18:15:00Z">
                  <w:rPr>
                    <w:del w:id="18304" w:author="Dr Mamadou SANOGO" w:date="2023-10-25T17:57:00Z"/>
                    <w:rFonts w:asciiTheme="majorHAnsi" w:hAnsiTheme="majorHAnsi" w:cstheme="majorHAnsi"/>
                    <w:b/>
                    <w:szCs w:val="24"/>
                  </w:rPr>
                </w:rPrChange>
              </w:rPr>
              <w:pPrChange w:id="18305" w:author="Dr Mamadou SANOGO" w:date="2023-10-25T17:57:00Z">
                <w:pPr>
                  <w:numPr>
                    <w:numId w:val="6"/>
                  </w:numPr>
                  <w:spacing w:line="240" w:lineRule="auto"/>
                  <w:ind w:left="720" w:hanging="360"/>
                  <w:contextualSpacing/>
                </w:pPr>
              </w:pPrChange>
            </w:pPr>
          </w:p>
        </w:tc>
        <w:tc>
          <w:tcPr>
            <w:tcW w:w="3327" w:type="pct"/>
          </w:tcPr>
          <w:p w14:paraId="010B9906" w14:textId="0E37FCA4" w:rsidR="00E57056" w:rsidRPr="007A4AFC" w:rsidDel="00744A71" w:rsidRDefault="00E57056">
            <w:pPr>
              <w:pStyle w:val="Titre"/>
              <w:tabs>
                <w:tab w:val="num" w:pos="-4820"/>
              </w:tabs>
              <w:spacing w:line="276" w:lineRule="auto"/>
              <w:jc w:val="both"/>
              <w:rPr>
                <w:del w:id="18306" w:author="Dr Mamadou SANOGO" w:date="2023-10-25T17:57:00Z"/>
                <w:rFonts w:asciiTheme="majorHAnsi" w:hAnsiTheme="majorHAnsi" w:cstheme="majorHAnsi"/>
                <w:color w:val="000000" w:themeColor="text1"/>
                <w:szCs w:val="24"/>
                <w:rPrChange w:id="18307" w:author="Dr Mamadou SANOGO" w:date="2023-10-25T18:15:00Z">
                  <w:rPr>
                    <w:del w:id="18308" w:author="Dr Mamadou SANOGO" w:date="2023-10-25T17:57:00Z"/>
                    <w:rFonts w:asciiTheme="majorHAnsi" w:hAnsiTheme="majorHAnsi" w:cstheme="majorHAnsi"/>
                    <w:szCs w:val="24"/>
                  </w:rPr>
                </w:rPrChange>
              </w:rPr>
              <w:pPrChange w:id="18309" w:author="Dr Mamadou SANOGO" w:date="2023-10-25T17:57:00Z">
                <w:pPr>
                  <w:spacing w:line="240" w:lineRule="auto"/>
                </w:pPr>
              </w:pPrChange>
            </w:pPr>
            <w:del w:id="18310" w:author="Dr Mamadou SANOGO" w:date="2023-10-25T17:57:00Z">
              <w:r w:rsidRPr="007A4AFC" w:rsidDel="00744A71">
                <w:rPr>
                  <w:rFonts w:asciiTheme="majorHAnsi" w:hAnsiTheme="majorHAnsi" w:cstheme="majorHAnsi"/>
                  <w:color w:val="000000" w:themeColor="text1"/>
                  <w:szCs w:val="24"/>
                  <w:rPrChange w:id="18311"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03C24EAD" w:rsidR="00E57056" w:rsidRPr="007A4AFC" w:rsidDel="00744A71" w:rsidRDefault="00E57056">
            <w:pPr>
              <w:pStyle w:val="Titre"/>
              <w:tabs>
                <w:tab w:val="num" w:pos="-4820"/>
              </w:tabs>
              <w:spacing w:line="276" w:lineRule="auto"/>
              <w:jc w:val="both"/>
              <w:rPr>
                <w:del w:id="18312" w:author="Dr Mamadou SANOGO" w:date="2023-10-25T17:57:00Z"/>
                <w:rFonts w:asciiTheme="majorHAnsi" w:hAnsiTheme="majorHAnsi" w:cstheme="majorHAnsi"/>
                <w:color w:val="000000" w:themeColor="text1"/>
                <w:szCs w:val="24"/>
                <w:rPrChange w:id="18313" w:author="Dr Mamadou SANOGO" w:date="2023-10-25T18:15:00Z">
                  <w:rPr>
                    <w:del w:id="18314" w:author="Dr Mamadou SANOGO" w:date="2023-10-25T17:57:00Z"/>
                    <w:rFonts w:asciiTheme="majorHAnsi" w:hAnsiTheme="majorHAnsi" w:cstheme="majorHAnsi"/>
                    <w:szCs w:val="24"/>
                  </w:rPr>
                </w:rPrChange>
              </w:rPr>
              <w:pPrChange w:id="18315" w:author="Dr Mamadou SANOGO" w:date="2023-10-25T17:57:00Z">
                <w:pPr>
                  <w:spacing w:line="240" w:lineRule="auto"/>
                  <w:jc w:val="center"/>
                </w:pPr>
              </w:pPrChange>
            </w:pPr>
            <w:del w:id="18316" w:author="Dr Mamadou SANOGO" w:date="2023-10-25T17:57:00Z">
              <w:r w:rsidRPr="007A4AFC" w:rsidDel="00744A71">
                <w:rPr>
                  <w:rFonts w:asciiTheme="majorHAnsi" w:hAnsiTheme="majorHAnsi" w:cstheme="majorHAnsi"/>
                  <w:color w:val="000000" w:themeColor="text1"/>
                  <w:szCs w:val="24"/>
                  <w:rPrChange w:id="18317" w:author="Dr Mamadou SANOGO" w:date="2023-10-25T18:15:00Z">
                    <w:rPr>
                      <w:rFonts w:asciiTheme="majorHAnsi" w:hAnsiTheme="majorHAnsi" w:cstheme="majorHAnsi"/>
                      <w:szCs w:val="24"/>
                    </w:rPr>
                  </w:rPrChange>
                </w:rPr>
                <w:delText>1</w:delText>
              </w:r>
            </w:del>
          </w:p>
        </w:tc>
        <w:tc>
          <w:tcPr>
            <w:tcW w:w="682" w:type="pct"/>
          </w:tcPr>
          <w:p w14:paraId="79D4979E" w14:textId="4AD1C93D" w:rsidR="00E57056" w:rsidRPr="007A4AFC" w:rsidDel="00744A71" w:rsidRDefault="00E57056">
            <w:pPr>
              <w:pStyle w:val="Titre"/>
              <w:tabs>
                <w:tab w:val="num" w:pos="-4820"/>
              </w:tabs>
              <w:spacing w:line="276" w:lineRule="auto"/>
              <w:jc w:val="both"/>
              <w:rPr>
                <w:del w:id="18318" w:author="Dr Mamadou SANOGO" w:date="2023-10-25T17:57:00Z"/>
                <w:rFonts w:asciiTheme="majorHAnsi" w:hAnsiTheme="majorHAnsi" w:cstheme="majorHAnsi"/>
                <w:color w:val="000000" w:themeColor="text1"/>
                <w:szCs w:val="24"/>
                <w:rPrChange w:id="18319" w:author="Dr Mamadou SANOGO" w:date="2023-10-25T18:15:00Z">
                  <w:rPr>
                    <w:del w:id="18320" w:author="Dr Mamadou SANOGO" w:date="2023-10-25T17:57:00Z"/>
                    <w:rFonts w:asciiTheme="majorHAnsi" w:hAnsiTheme="majorHAnsi" w:cstheme="majorHAnsi"/>
                    <w:szCs w:val="24"/>
                  </w:rPr>
                </w:rPrChange>
              </w:rPr>
              <w:pPrChange w:id="18321" w:author="Dr Mamadou SANOGO" w:date="2023-10-25T17:57:00Z">
                <w:pPr>
                  <w:spacing w:line="240" w:lineRule="auto"/>
                  <w:jc w:val="center"/>
                </w:pPr>
              </w:pPrChange>
            </w:pPr>
            <w:del w:id="18322" w:author="Dr Mamadou SANOGO" w:date="2023-10-25T17:57:00Z">
              <w:r w:rsidRPr="007A4AFC" w:rsidDel="00744A71">
                <w:rPr>
                  <w:rFonts w:asciiTheme="majorHAnsi" w:hAnsiTheme="majorHAnsi" w:cstheme="majorHAnsi"/>
                  <w:color w:val="000000" w:themeColor="text1"/>
                  <w:szCs w:val="24"/>
                  <w:rPrChange w:id="18323" w:author="Dr Mamadou SANOGO" w:date="2023-10-25T18:15:00Z">
                    <w:rPr>
                      <w:rFonts w:asciiTheme="majorHAnsi" w:hAnsiTheme="majorHAnsi" w:cstheme="majorHAnsi"/>
                      <w:szCs w:val="24"/>
                    </w:rPr>
                  </w:rPrChange>
                </w:rPr>
                <w:delText>Bon</w:delText>
              </w:r>
            </w:del>
          </w:p>
        </w:tc>
      </w:tr>
      <w:tr w:rsidR="007A4AFC" w:rsidRPr="007A4AFC" w:rsidDel="00744A71" w14:paraId="3607BB4E" w14:textId="77777777" w:rsidTr="005E531F">
        <w:trPr>
          <w:del w:id="18324" w:author="Dr Mamadou SANOGO" w:date="2023-10-25T17:57:00Z"/>
        </w:trPr>
        <w:tc>
          <w:tcPr>
            <w:tcW w:w="381" w:type="pct"/>
          </w:tcPr>
          <w:p w14:paraId="5955E1BC" w14:textId="4A86E371" w:rsidR="00E57056" w:rsidRPr="007A4AFC" w:rsidDel="00744A71" w:rsidRDefault="00E57056">
            <w:pPr>
              <w:pStyle w:val="Titre"/>
              <w:tabs>
                <w:tab w:val="num" w:pos="-4820"/>
              </w:tabs>
              <w:spacing w:line="276" w:lineRule="auto"/>
              <w:jc w:val="both"/>
              <w:rPr>
                <w:del w:id="18325" w:author="Dr Mamadou SANOGO" w:date="2023-10-25T17:57:00Z"/>
                <w:rFonts w:asciiTheme="majorHAnsi" w:hAnsiTheme="majorHAnsi" w:cstheme="majorHAnsi"/>
                <w:b w:val="0"/>
                <w:color w:val="000000" w:themeColor="text1"/>
                <w:szCs w:val="24"/>
                <w:rPrChange w:id="18326" w:author="Dr Mamadou SANOGO" w:date="2023-10-25T18:15:00Z">
                  <w:rPr>
                    <w:del w:id="18327" w:author="Dr Mamadou SANOGO" w:date="2023-10-25T17:57:00Z"/>
                    <w:rFonts w:asciiTheme="majorHAnsi" w:hAnsiTheme="majorHAnsi" w:cstheme="majorHAnsi"/>
                    <w:b/>
                    <w:szCs w:val="24"/>
                  </w:rPr>
                </w:rPrChange>
              </w:rPr>
              <w:pPrChange w:id="18328" w:author="Dr Mamadou SANOGO" w:date="2023-10-25T17:57:00Z">
                <w:pPr>
                  <w:numPr>
                    <w:numId w:val="6"/>
                  </w:numPr>
                  <w:spacing w:line="240" w:lineRule="auto"/>
                  <w:ind w:left="720" w:hanging="360"/>
                  <w:contextualSpacing/>
                </w:pPr>
              </w:pPrChange>
            </w:pPr>
          </w:p>
        </w:tc>
        <w:tc>
          <w:tcPr>
            <w:tcW w:w="3327" w:type="pct"/>
          </w:tcPr>
          <w:p w14:paraId="4EC1C695" w14:textId="587D507F" w:rsidR="00E57056" w:rsidRPr="007A4AFC" w:rsidDel="00744A71" w:rsidRDefault="00E57056">
            <w:pPr>
              <w:pStyle w:val="Titre"/>
              <w:tabs>
                <w:tab w:val="num" w:pos="-4820"/>
              </w:tabs>
              <w:spacing w:line="276" w:lineRule="auto"/>
              <w:jc w:val="both"/>
              <w:rPr>
                <w:del w:id="18329" w:author="Dr Mamadou SANOGO" w:date="2023-10-25T17:57:00Z"/>
                <w:rFonts w:asciiTheme="majorHAnsi" w:hAnsiTheme="majorHAnsi" w:cstheme="majorHAnsi"/>
                <w:color w:val="000000" w:themeColor="text1"/>
                <w:szCs w:val="24"/>
                <w:rPrChange w:id="18330" w:author="Dr Mamadou SANOGO" w:date="2023-10-25T18:15:00Z">
                  <w:rPr>
                    <w:del w:id="18331" w:author="Dr Mamadou SANOGO" w:date="2023-10-25T17:57:00Z"/>
                    <w:rFonts w:asciiTheme="majorHAnsi" w:hAnsiTheme="majorHAnsi" w:cstheme="majorHAnsi"/>
                    <w:szCs w:val="24"/>
                  </w:rPr>
                </w:rPrChange>
              </w:rPr>
              <w:pPrChange w:id="18332" w:author="Dr Mamadou SANOGO" w:date="2023-10-25T17:57:00Z">
                <w:pPr>
                  <w:spacing w:line="240" w:lineRule="auto"/>
                </w:pPr>
              </w:pPrChange>
            </w:pPr>
            <w:del w:id="18333" w:author="Dr Mamadou SANOGO" w:date="2023-10-25T17:57:00Z">
              <w:r w:rsidRPr="007A4AFC" w:rsidDel="00744A71">
                <w:rPr>
                  <w:rFonts w:asciiTheme="majorHAnsi" w:hAnsiTheme="majorHAnsi" w:cstheme="majorHAnsi"/>
                  <w:color w:val="000000" w:themeColor="text1"/>
                  <w:szCs w:val="24"/>
                  <w:rPrChange w:id="18334"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62A8F293" w:rsidR="00E57056" w:rsidRPr="007A4AFC" w:rsidDel="00744A71" w:rsidRDefault="00E57056">
            <w:pPr>
              <w:pStyle w:val="Titre"/>
              <w:tabs>
                <w:tab w:val="num" w:pos="-4820"/>
              </w:tabs>
              <w:spacing w:line="276" w:lineRule="auto"/>
              <w:jc w:val="both"/>
              <w:rPr>
                <w:del w:id="18335" w:author="Dr Mamadou SANOGO" w:date="2023-10-25T17:57:00Z"/>
                <w:rFonts w:asciiTheme="majorHAnsi" w:hAnsiTheme="majorHAnsi" w:cstheme="majorHAnsi"/>
                <w:color w:val="000000" w:themeColor="text1"/>
                <w:szCs w:val="24"/>
                <w:rPrChange w:id="18336" w:author="Dr Mamadou SANOGO" w:date="2023-10-25T18:15:00Z">
                  <w:rPr>
                    <w:del w:id="18337" w:author="Dr Mamadou SANOGO" w:date="2023-10-25T17:57:00Z"/>
                    <w:rFonts w:asciiTheme="majorHAnsi" w:hAnsiTheme="majorHAnsi" w:cstheme="majorHAnsi"/>
                    <w:szCs w:val="24"/>
                  </w:rPr>
                </w:rPrChange>
              </w:rPr>
              <w:pPrChange w:id="18338" w:author="Dr Mamadou SANOGO" w:date="2023-10-25T17:57:00Z">
                <w:pPr>
                  <w:spacing w:line="240" w:lineRule="auto"/>
                  <w:jc w:val="center"/>
                </w:pPr>
              </w:pPrChange>
            </w:pPr>
            <w:del w:id="18339" w:author="Dr Mamadou SANOGO" w:date="2023-10-25T17:57:00Z">
              <w:r w:rsidRPr="007A4AFC" w:rsidDel="00744A71">
                <w:rPr>
                  <w:rFonts w:asciiTheme="majorHAnsi" w:hAnsiTheme="majorHAnsi" w:cstheme="majorHAnsi"/>
                  <w:color w:val="000000" w:themeColor="text1"/>
                  <w:szCs w:val="24"/>
                  <w:rPrChange w:id="18340" w:author="Dr Mamadou SANOGO" w:date="2023-10-25T18:15:00Z">
                    <w:rPr>
                      <w:rFonts w:asciiTheme="majorHAnsi" w:hAnsiTheme="majorHAnsi" w:cstheme="majorHAnsi"/>
                      <w:szCs w:val="24"/>
                    </w:rPr>
                  </w:rPrChange>
                </w:rPr>
                <w:delText>1</w:delText>
              </w:r>
            </w:del>
          </w:p>
        </w:tc>
        <w:tc>
          <w:tcPr>
            <w:tcW w:w="682" w:type="pct"/>
          </w:tcPr>
          <w:p w14:paraId="4FCBA153" w14:textId="6360DC3A" w:rsidR="00E57056" w:rsidRPr="007A4AFC" w:rsidDel="00744A71" w:rsidRDefault="00E57056">
            <w:pPr>
              <w:pStyle w:val="Titre"/>
              <w:tabs>
                <w:tab w:val="num" w:pos="-4820"/>
              </w:tabs>
              <w:spacing w:line="276" w:lineRule="auto"/>
              <w:jc w:val="both"/>
              <w:rPr>
                <w:del w:id="18341" w:author="Dr Mamadou SANOGO" w:date="2023-10-25T17:57:00Z"/>
                <w:rFonts w:asciiTheme="majorHAnsi" w:hAnsiTheme="majorHAnsi" w:cstheme="majorHAnsi"/>
                <w:color w:val="000000" w:themeColor="text1"/>
                <w:szCs w:val="24"/>
                <w:rPrChange w:id="18342" w:author="Dr Mamadou SANOGO" w:date="2023-10-25T18:15:00Z">
                  <w:rPr>
                    <w:del w:id="18343" w:author="Dr Mamadou SANOGO" w:date="2023-10-25T17:57:00Z"/>
                    <w:rFonts w:asciiTheme="majorHAnsi" w:hAnsiTheme="majorHAnsi" w:cstheme="majorHAnsi"/>
                    <w:szCs w:val="24"/>
                  </w:rPr>
                </w:rPrChange>
              </w:rPr>
              <w:pPrChange w:id="18344" w:author="Dr Mamadou SANOGO" w:date="2023-10-25T17:57:00Z">
                <w:pPr>
                  <w:spacing w:line="240" w:lineRule="auto"/>
                  <w:jc w:val="center"/>
                </w:pPr>
              </w:pPrChange>
            </w:pPr>
            <w:del w:id="18345" w:author="Dr Mamadou SANOGO" w:date="2023-10-25T17:57:00Z">
              <w:r w:rsidRPr="007A4AFC" w:rsidDel="00744A71">
                <w:rPr>
                  <w:rFonts w:asciiTheme="majorHAnsi" w:hAnsiTheme="majorHAnsi" w:cstheme="majorHAnsi"/>
                  <w:color w:val="000000" w:themeColor="text1"/>
                  <w:szCs w:val="24"/>
                  <w:rPrChange w:id="18346" w:author="Dr Mamadou SANOGO" w:date="2023-10-25T18:15:00Z">
                    <w:rPr>
                      <w:rFonts w:asciiTheme="majorHAnsi" w:hAnsiTheme="majorHAnsi" w:cstheme="majorHAnsi"/>
                      <w:szCs w:val="24"/>
                    </w:rPr>
                  </w:rPrChange>
                </w:rPr>
                <w:delText>Bon</w:delText>
              </w:r>
            </w:del>
          </w:p>
        </w:tc>
      </w:tr>
      <w:tr w:rsidR="007A4AFC" w:rsidRPr="007A4AFC" w:rsidDel="00744A71" w14:paraId="61A980F7" w14:textId="77777777" w:rsidTr="005E531F">
        <w:trPr>
          <w:del w:id="18347" w:author="Dr Mamadou SANOGO" w:date="2023-10-25T17:57:00Z"/>
        </w:trPr>
        <w:tc>
          <w:tcPr>
            <w:tcW w:w="381" w:type="pct"/>
          </w:tcPr>
          <w:p w14:paraId="469D8E6D" w14:textId="56D72230" w:rsidR="00E57056" w:rsidRPr="007A4AFC" w:rsidDel="00744A71" w:rsidRDefault="00E57056">
            <w:pPr>
              <w:pStyle w:val="Titre"/>
              <w:tabs>
                <w:tab w:val="num" w:pos="-4820"/>
              </w:tabs>
              <w:spacing w:line="276" w:lineRule="auto"/>
              <w:jc w:val="both"/>
              <w:rPr>
                <w:del w:id="18348" w:author="Dr Mamadou SANOGO" w:date="2023-10-25T17:57:00Z"/>
                <w:rFonts w:asciiTheme="majorHAnsi" w:hAnsiTheme="majorHAnsi" w:cstheme="majorHAnsi"/>
                <w:b w:val="0"/>
                <w:color w:val="000000" w:themeColor="text1"/>
                <w:szCs w:val="24"/>
                <w:rPrChange w:id="18349" w:author="Dr Mamadou SANOGO" w:date="2023-10-25T18:15:00Z">
                  <w:rPr>
                    <w:del w:id="18350" w:author="Dr Mamadou SANOGO" w:date="2023-10-25T17:57:00Z"/>
                    <w:rFonts w:asciiTheme="majorHAnsi" w:hAnsiTheme="majorHAnsi" w:cstheme="majorHAnsi"/>
                    <w:b/>
                    <w:szCs w:val="24"/>
                  </w:rPr>
                </w:rPrChange>
              </w:rPr>
              <w:pPrChange w:id="18351" w:author="Dr Mamadou SANOGO" w:date="2023-10-25T17:57:00Z">
                <w:pPr>
                  <w:numPr>
                    <w:numId w:val="6"/>
                  </w:numPr>
                  <w:spacing w:line="240" w:lineRule="auto"/>
                  <w:ind w:left="720" w:hanging="360"/>
                  <w:contextualSpacing/>
                </w:pPr>
              </w:pPrChange>
            </w:pPr>
          </w:p>
        </w:tc>
        <w:tc>
          <w:tcPr>
            <w:tcW w:w="3327" w:type="pct"/>
          </w:tcPr>
          <w:p w14:paraId="256DBD45" w14:textId="4E218E27" w:rsidR="00E57056" w:rsidRPr="007A4AFC" w:rsidDel="00744A71" w:rsidRDefault="00E57056">
            <w:pPr>
              <w:pStyle w:val="Titre"/>
              <w:tabs>
                <w:tab w:val="num" w:pos="-4820"/>
              </w:tabs>
              <w:spacing w:line="276" w:lineRule="auto"/>
              <w:jc w:val="both"/>
              <w:rPr>
                <w:del w:id="18352" w:author="Dr Mamadou SANOGO" w:date="2023-10-25T17:57:00Z"/>
                <w:rFonts w:asciiTheme="majorHAnsi" w:hAnsiTheme="majorHAnsi" w:cstheme="majorHAnsi"/>
                <w:color w:val="000000" w:themeColor="text1"/>
                <w:szCs w:val="24"/>
                <w:rPrChange w:id="18353" w:author="Dr Mamadou SANOGO" w:date="2023-10-25T18:15:00Z">
                  <w:rPr>
                    <w:del w:id="18354" w:author="Dr Mamadou SANOGO" w:date="2023-10-25T17:57:00Z"/>
                    <w:rFonts w:asciiTheme="majorHAnsi" w:hAnsiTheme="majorHAnsi" w:cstheme="majorHAnsi"/>
                    <w:szCs w:val="24"/>
                  </w:rPr>
                </w:rPrChange>
              </w:rPr>
              <w:pPrChange w:id="18355" w:author="Dr Mamadou SANOGO" w:date="2023-10-25T17:57:00Z">
                <w:pPr>
                  <w:spacing w:line="240" w:lineRule="auto"/>
                </w:pPr>
              </w:pPrChange>
            </w:pPr>
            <w:del w:id="18356" w:author="Dr Mamadou SANOGO" w:date="2023-10-25T17:57:00Z">
              <w:r w:rsidRPr="007A4AFC" w:rsidDel="00744A71">
                <w:rPr>
                  <w:rFonts w:asciiTheme="majorHAnsi" w:hAnsiTheme="majorHAnsi" w:cstheme="majorHAnsi"/>
                  <w:color w:val="000000" w:themeColor="text1"/>
                  <w:szCs w:val="24"/>
                  <w:rPrChange w:id="18357"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641941B" w:rsidR="00E57056" w:rsidRPr="007A4AFC" w:rsidDel="00744A71" w:rsidRDefault="00E57056">
            <w:pPr>
              <w:pStyle w:val="Titre"/>
              <w:tabs>
                <w:tab w:val="num" w:pos="-4820"/>
              </w:tabs>
              <w:spacing w:line="276" w:lineRule="auto"/>
              <w:jc w:val="both"/>
              <w:rPr>
                <w:del w:id="18358" w:author="Dr Mamadou SANOGO" w:date="2023-10-25T17:57:00Z"/>
                <w:rFonts w:asciiTheme="majorHAnsi" w:hAnsiTheme="majorHAnsi" w:cstheme="majorHAnsi"/>
                <w:color w:val="000000" w:themeColor="text1"/>
                <w:szCs w:val="24"/>
                <w:rPrChange w:id="18359" w:author="Dr Mamadou SANOGO" w:date="2023-10-25T18:15:00Z">
                  <w:rPr>
                    <w:del w:id="18360" w:author="Dr Mamadou SANOGO" w:date="2023-10-25T17:57:00Z"/>
                    <w:rFonts w:asciiTheme="majorHAnsi" w:hAnsiTheme="majorHAnsi" w:cstheme="majorHAnsi"/>
                    <w:szCs w:val="24"/>
                  </w:rPr>
                </w:rPrChange>
              </w:rPr>
              <w:pPrChange w:id="18361" w:author="Dr Mamadou SANOGO" w:date="2023-10-25T17:57:00Z">
                <w:pPr>
                  <w:spacing w:line="240" w:lineRule="auto"/>
                  <w:jc w:val="center"/>
                </w:pPr>
              </w:pPrChange>
            </w:pPr>
            <w:del w:id="18362" w:author="Dr Mamadou SANOGO" w:date="2023-10-25T17:57:00Z">
              <w:r w:rsidRPr="007A4AFC" w:rsidDel="00744A71">
                <w:rPr>
                  <w:rFonts w:asciiTheme="majorHAnsi" w:hAnsiTheme="majorHAnsi" w:cstheme="majorHAnsi"/>
                  <w:color w:val="000000" w:themeColor="text1"/>
                  <w:szCs w:val="24"/>
                  <w:rPrChange w:id="18363" w:author="Dr Mamadou SANOGO" w:date="2023-10-25T18:15:00Z">
                    <w:rPr>
                      <w:rFonts w:asciiTheme="majorHAnsi" w:hAnsiTheme="majorHAnsi" w:cstheme="majorHAnsi"/>
                      <w:szCs w:val="24"/>
                    </w:rPr>
                  </w:rPrChange>
                </w:rPr>
                <w:delText>1</w:delText>
              </w:r>
            </w:del>
          </w:p>
        </w:tc>
        <w:tc>
          <w:tcPr>
            <w:tcW w:w="682" w:type="pct"/>
          </w:tcPr>
          <w:p w14:paraId="4E5D2BBA" w14:textId="742FFE25" w:rsidR="00E57056" w:rsidRPr="007A4AFC" w:rsidDel="00744A71" w:rsidRDefault="00E57056">
            <w:pPr>
              <w:pStyle w:val="Titre"/>
              <w:tabs>
                <w:tab w:val="num" w:pos="-4820"/>
              </w:tabs>
              <w:spacing w:line="276" w:lineRule="auto"/>
              <w:jc w:val="both"/>
              <w:rPr>
                <w:del w:id="18364" w:author="Dr Mamadou SANOGO" w:date="2023-10-25T17:57:00Z"/>
                <w:rFonts w:asciiTheme="majorHAnsi" w:hAnsiTheme="majorHAnsi" w:cstheme="majorHAnsi"/>
                <w:color w:val="000000" w:themeColor="text1"/>
                <w:szCs w:val="24"/>
                <w:rPrChange w:id="18365" w:author="Dr Mamadou SANOGO" w:date="2023-10-25T18:15:00Z">
                  <w:rPr>
                    <w:del w:id="18366" w:author="Dr Mamadou SANOGO" w:date="2023-10-25T17:57:00Z"/>
                    <w:rFonts w:asciiTheme="majorHAnsi" w:hAnsiTheme="majorHAnsi" w:cstheme="majorHAnsi"/>
                    <w:szCs w:val="24"/>
                  </w:rPr>
                </w:rPrChange>
              </w:rPr>
              <w:pPrChange w:id="18367" w:author="Dr Mamadou SANOGO" w:date="2023-10-25T17:57:00Z">
                <w:pPr>
                  <w:spacing w:line="240" w:lineRule="auto"/>
                  <w:jc w:val="center"/>
                </w:pPr>
              </w:pPrChange>
            </w:pPr>
            <w:del w:id="18368" w:author="Dr Mamadou SANOGO" w:date="2023-10-25T17:57:00Z">
              <w:r w:rsidRPr="007A4AFC" w:rsidDel="00744A71">
                <w:rPr>
                  <w:rFonts w:asciiTheme="majorHAnsi" w:hAnsiTheme="majorHAnsi" w:cstheme="majorHAnsi"/>
                  <w:color w:val="000000" w:themeColor="text1"/>
                  <w:szCs w:val="24"/>
                  <w:rPrChange w:id="18369" w:author="Dr Mamadou SANOGO" w:date="2023-10-25T18:15:00Z">
                    <w:rPr>
                      <w:rFonts w:asciiTheme="majorHAnsi" w:hAnsiTheme="majorHAnsi" w:cstheme="majorHAnsi"/>
                      <w:szCs w:val="24"/>
                    </w:rPr>
                  </w:rPrChange>
                </w:rPr>
                <w:delText>Bon</w:delText>
              </w:r>
            </w:del>
          </w:p>
        </w:tc>
      </w:tr>
      <w:tr w:rsidR="007A4AFC" w:rsidRPr="007A4AFC" w:rsidDel="00744A71" w14:paraId="3EC57792" w14:textId="77777777" w:rsidTr="005E531F">
        <w:trPr>
          <w:del w:id="18370" w:author="Dr Mamadou SANOGO" w:date="2023-10-25T17:57:00Z"/>
        </w:trPr>
        <w:tc>
          <w:tcPr>
            <w:tcW w:w="381" w:type="pct"/>
          </w:tcPr>
          <w:p w14:paraId="30526C90" w14:textId="580F62D9" w:rsidR="00E57056" w:rsidRPr="007A4AFC" w:rsidDel="00744A71" w:rsidRDefault="00E57056">
            <w:pPr>
              <w:pStyle w:val="Titre"/>
              <w:tabs>
                <w:tab w:val="num" w:pos="-4820"/>
              </w:tabs>
              <w:spacing w:line="276" w:lineRule="auto"/>
              <w:jc w:val="both"/>
              <w:rPr>
                <w:del w:id="18371" w:author="Dr Mamadou SANOGO" w:date="2023-10-25T17:57:00Z"/>
                <w:rFonts w:asciiTheme="majorHAnsi" w:hAnsiTheme="majorHAnsi" w:cstheme="majorHAnsi"/>
                <w:b w:val="0"/>
                <w:color w:val="000000" w:themeColor="text1"/>
                <w:szCs w:val="24"/>
                <w:rPrChange w:id="18372" w:author="Dr Mamadou SANOGO" w:date="2023-10-25T18:15:00Z">
                  <w:rPr>
                    <w:del w:id="18373" w:author="Dr Mamadou SANOGO" w:date="2023-10-25T17:57:00Z"/>
                    <w:rFonts w:asciiTheme="majorHAnsi" w:hAnsiTheme="majorHAnsi" w:cstheme="majorHAnsi"/>
                    <w:b/>
                    <w:szCs w:val="24"/>
                  </w:rPr>
                </w:rPrChange>
              </w:rPr>
              <w:pPrChange w:id="18374" w:author="Dr Mamadou SANOGO" w:date="2023-10-25T17:57:00Z">
                <w:pPr>
                  <w:numPr>
                    <w:numId w:val="6"/>
                  </w:numPr>
                  <w:spacing w:line="240" w:lineRule="auto"/>
                  <w:ind w:left="720" w:hanging="360"/>
                  <w:contextualSpacing/>
                </w:pPr>
              </w:pPrChange>
            </w:pPr>
          </w:p>
        </w:tc>
        <w:tc>
          <w:tcPr>
            <w:tcW w:w="3327" w:type="pct"/>
          </w:tcPr>
          <w:p w14:paraId="651B96AB" w14:textId="551D637B" w:rsidR="00E57056" w:rsidRPr="007A4AFC" w:rsidDel="00744A71" w:rsidRDefault="00E57056">
            <w:pPr>
              <w:pStyle w:val="Titre"/>
              <w:tabs>
                <w:tab w:val="num" w:pos="-4820"/>
              </w:tabs>
              <w:spacing w:line="276" w:lineRule="auto"/>
              <w:jc w:val="both"/>
              <w:rPr>
                <w:del w:id="18375" w:author="Dr Mamadou SANOGO" w:date="2023-10-25T17:57:00Z"/>
                <w:rFonts w:asciiTheme="majorHAnsi" w:hAnsiTheme="majorHAnsi" w:cstheme="majorHAnsi"/>
                <w:color w:val="000000" w:themeColor="text1"/>
                <w:szCs w:val="24"/>
                <w:rPrChange w:id="18376" w:author="Dr Mamadou SANOGO" w:date="2023-10-25T18:15:00Z">
                  <w:rPr>
                    <w:del w:id="18377" w:author="Dr Mamadou SANOGO" w:date="2023-10-25T17:57:00Z"/>
                    <w:rFonts w:asciiTheme="majorHAnsi" w:hAnsiTheme="majorHAnsi" w:cstheme="majorHAnsi"/>
                    <w:szCs w:val="24"/>
                  </w:rPr>
                </w:rPrChange>
              </w:rPr>
              <w:pPrChange w:id="18378" w:author="Dr Mamadou SANOGO" w:date="2023-10-25T17:57:00Z">
                <w:pPr>
                  <w:spacing w:line="240" w:lineRule="auto"/>
                </w:pPr>
              </w:pPrChange>
            </w:pPr>
            <w:del w:id="18379" w:author="Dr Mamadou SANOGO" w:date="2023-10-25T17:57:00Z">
              <w:r w:rsidRPr="007A4AFC" w:rsidDel="00744A71">
                <w:rPr>
                  <w:rFonts w:asciiTheme="majorHAnsi" w:hAnsiTheme="majorHAnsi" w:cstheme="majorHAnsi"/>
                  <w:color w:val="000000" w:themeColor="text1"/>
                  <w:szCs w:val="24"/>
                  <w:rPrChange w:id="18380"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7FFE2AD4" w:rsidR="00E57056" w:rsidRPr="007A4AFC" w:rsidDel="00744A71" w:rsidRDefault="00E57056">
            <w:pPr>
              <w:pStyle w:val="Titre"/>
              <w:tabs>
                <w:tab w:val="num" w:pos="-4820"/>
              </w:tabs>
              <w:spacing w:line="276" w:lineRule="auto"/>
              <w:jc w:val="both"/>
              <w:rPr>
                <w:del w:id="18381" w:author="Dr Mamadou SANOGO" w:date="2023-10-25T17:57:00Z"/>
                <w:rFonts w:asciiTheme="majorHAnsi" w:hAnsiTheme="majorHAnsi" w:cstheme="majorHAnsi"/>
                <w:color w:val="000000" w:themeColor="text1"/>
                <w:szCs w:val="24"/>
                <w:rPrChange w:id="18382" w:author="Dr Mamadou SANOGO" w:date="2023-10-25T18:15:00Z">
                  <w:rPr>
                    <w:del w:id="18383" w:author="Dr Mamadou SANOGO" w:date="2023-10-25T17:57:00Z"/>
                    <w:rFonts w:asciiTheme="majorHAnsi" w:hAnsiTheme="majorHAnsi" w:cstheme="majorHAnsi"/>
                    <w:szCs w:val="24"/>
                  </w:rPr>
                </w:rPrChange>
              </w:rPr>
              <w:pPrChange w:id="18384" w:author="Dr Mamadou SANOGO" w:date="2023-10-25T17:57:00Z">
                <w:pPr>
                  <w:spacing w:line="240" w:lineRule="auto"/>
                  <w:jc w:val="center"/>
                </w:pPr>
              </w:pPrChange>
            </w:pPr>
            <w:del w:id="18385" w:author="Dr Mamadou SANOGO" w:date="2023-10-25T17:57:00Z">
              <w:r w:rsidRPr="007A4AFC" w:rsidDel="00744A71">
                <w:rPr>
                  <w:rFonts w:asciiTheme="majorHAnsi" w:hAnsiTheme="majorHAnsi" w:cstheme="majorHAnsi"/>
                  <w:color w:val="000000" w:themeColor="text1"/>
                  <w:szCs w:val="24"/>
                  <w:rPrChange w:id="18386" w:author="Dr Mamadou SANOGO" w:date="2023-10-25T18:15:00Z">
                    <w:rPr>
                      <w:rFonts w:asciiTheme="majorHAnsi" w:hAnsiTheme="majorHAnsi" w:cstheme="majorHAnsi"/>
                      <w:szCs w:val="24"/>
                    </w:rPr>
                  </w:rPrChange>
                </w:rPr>
                <w:delText>11</w:delText>
              </w:r>
            </w:del>
          </w:p>
        </w:tc>
        <w:tc>
          <w:tcPr>
            <w:tcW w:w="682" w:type="pct"/>
          </w:tcPr>
          <w:p w14:paraId="5BC164EC" w14:textId="17111926" w:rsidR="00E57056" w:rsidRPr="007A4AFC" w:rsidDel="00744A71" w:rsidRDefault="00E57056">
            <w:pPr>
              <w:pStyle w:val="Titre"/>
              <w:tabs>
                <w:tab w:val="num" w:pos="-4820"/>
              </w:tabs>
              <w:spacing w:line="276" w:lineRule="auto"/>
              <w:jc w:val="both"/>
              <w:rPr>
                <w:del w:id="18387" w:author="Dr Mamadou SANOGO" w:date="2023-10-25T17:57:00Z"/>
                <w:rFonts w:asciiTheme="majorHAnsi" w:hAnsiTheme="majorHAnsi" w:cstheme="majorHAnsi"/>
                <w:color w:val="000000" w:themeColor="text1"/>
                <w:szCs w:val="24"/>
                <w:rPrChange w:id="18388" w:author="Dr Mamadou SANOGO" w:date="2023-10-25T18:15:00Z">
                  <w:rPr>
                    <w:del w:id="18389" w:author="Dr Mamadou SANOGO" w:date="2023-10-25T17:57:00Z"/>
                    <w:rFonts w:asciiTheme="majorHAnsi" w:hAnsiTheme="majorHAnsi" w:cstheme="majorHAnsi"/>
                    <w:szCs w:val="24"/>
                  </w:rPr>
                </w:rPrChange>
              </w:rPr>
              <w:pPrChange w:id="18390" w:author="Dr Mamadou SANOGO" w:date="2023-10-25T17:57:00Z">
                <w:pPr>
                  <w:spacing w:line="240" w:lineRule="auto"/>
                  <w:jc w:val="center"/>
                </w:pPr>
              </w:pPrChange>
            </w:pPr>
            <w:del w:id="18391" w:author="Dr Mamadou SANOGO" w:date="2023-10-25T17:57:00Z">
              <w:r w:rsidRPr="007A4AFC" w:rsidDel="00744A71">
                <w:rPr>
                  <w:rFonts w:asciiTheme="majorHAnsi" w:hAnsiTheme="majorHAnsi" w:cstheme="majorHAnsi"/>
                  <w:color w:val="000000" w:themeColor="text1"/>
                  <w:szCs w:val="24"/>
                  <w:rPrChange w:id="18392" w:author="Dr Mamadou SANOGO" w:date="2023-10-25T18:15:00Z">
                    <w:rPr>
                      <w:rFonts w:asciiTheme="majorHAnsi" w:hAnsiTheme="majorHAnsi" w:cstheme="majorHAnsi"/>
                      <w:szCs w:val="24"/>
                    </w:rPr>
                  </w:rPrChange>
                </w:rPr>
                <w:delText>Bon</w:delText>
              </w:r>
            </w:del>
          </w:p>
        </w:tc>
      </w:tr>
      <w:tr w:rsidR="007A4AFC" w:rsidRPr="007A4AFC" w:rsidDel="00744A71" w14:paraId="3888EED6" w14:textId="77777777" w:rsidTr="005E531F">
        <w:trPr>
          <w:del w:id="18393" w:author="Dr Mamadou SANOGO" w:date="2023-10-25T17:57:00Z"/>
        </w:trPr>
        <w:tc>
          <w:tcPr>
            <w:tcW w:w="381" w:type="pct"/>
          </w:tcPr>
          <w:p w14:paraId="380A16B7" w14:textId="0F8343E0" w:rsidR="00E57056" w:rsidRPr="007A4AFC" w:rsidDel="00744A71" w:rsidRDefault="00E57056">
            <w:pPr>
              <w:pStyle w:val="Titre"/>
              <w:tabs>
                <w:tab w:val="num" w:pos="-4820"/>
              </w:tabs>
              <w:spacing w:line="276" w:lineRule="auto"/>
              <w:jc w:val="both"/>
              <w:rPr>
                <w:del w:id="18394" w:author="Dr Mamadou SANOGO" w:date="2023-10-25T17:57:00Z"/>
                <w:rFonts w:asciiTheme="majorHAnsi" w:hAnsiTheme="majorHAnsi" w:cstheme="majorHAnsi"/>
                <w:b w:val="0"/>
                <w:color w:val="000000" w:themeColor="text1"/>
                <w:szCs w:val="24"/>
                <w:rPrChange w:id="18395" w:author="Dr Mamadou SANOGO" w:date="2023-10-25T18:15:00Z">
                  <w:rPr>
                    <w:del w:id="18396" w:author="Dr Mamadou SANOGO" w:date="2023-10-25T17:57:00Z"/>
                    <w:rFonts w:asciiTheme="majorHAnsi" w:hAnsiTheme="majorHAnsi" w:cstheme="majorHAnsi"/>
                    <w:b/>
                    <w:szCs w:val="24"/>
                  </w:rPr>
                </w:rPrChange>
              </w:rPr>
              <w:pPrChange w:id="18397" w:author="Dr Mamadou SANOGO" w:date="2023-10-25T17:57:00Z">
                <w:pPr>
                  <w:numPr>
                    <w:numId w:val="6"/>
                  </w:numPr>
                  <w:spacing w:line="240" w:lineRule="auto"/>
                  <w:ind w:left="720" w:hanging="360"/>
                  <w:contextualSpacing/>
                </w:pPr>
              </w:pPrChange>
            </w:pPr>
          </w:p>
        </w:tc>
        <w:tc>
          <w:tcPr>
            <w:tcW w:w="3327" w:type="pct"/>
          </w:tcPr>
          <w:p w14:paraId="76163901" w14:textId="6AF9FE9E" w:rsidR="00E57056" w:rsidRPr="007A4AFC" w:rsidDel="00744A71" w:rsidRDefault="00E57056">
            <w:pPr>
              <w:pStyle w:val="Titre"/>
              <w:tabs>
                <w:tab w:val="num" w:pos="-4820"/>
              </w:tabs>
              <w:spacing w:line="276" w:lineRule="auto"/>
              <w:jc w:val="both"/>
              <w:rPr>
                <w:del w:id="18398" w:author="Dr Mamadou SANOGO" w:date="2023-10-25T17:57:00Z"/>
                <w:rFonts w:asciiTheme="majorHAnsi" w:hAnsiTheme="majorHAnsi" w:cstheme="majorHAnsi"/>
                <w:color w:val="000000" w:themeColor="text1"/>
                <w:szCs w:val="24"/>
                <w:rPrChange w:id="18399" w:author="Dr Mamadou SANOGO" w:date="2023-10-25T18:15:00Z">
                  <w:rPr>
                    <w:del w:id="18400" w:author="Dr Mamadou SANOGO" w:date="2023-10-25T17:57:00Z"/>
                    <w:rFonts w:asciiTheme="majorHAnsi" w:hAnsiTheme="majorHAnsi" w:cstheme="majorHAnsi"/>
                    <w:szCs w:val="24"/>
                  </w:rPr>
                </w:rPrChange>
              </w:rPr>
              <w:pPrChange w:id="18401" w:author="Dr Mamadou SANOGO" w:date="2023-10-25T17:57:00Z">
                <w:pPr>
                  <w:spacing w:line="240" w:lineRule="auto"/>
                </w:pPr>
              </w:pPrChange>
            </w:pPr>
            <w:del w:id="18402" w:author="Dr Mamadou SANOGO" w:date="2023-10-25T17:57:00Z">
              <w:r w:rsidRPr="007A4AFC" w:rsidDel="00744A71">
                <w:rPr>
                  <w:rFonts w:asciiTheme="majorHAnsi" w:hAnsiTheme="majorHAnsi" w:cstheme="majorHAnsi"/>
                  <w:color w:val="000000" w:themeColor="text1"/>
                  <w:szCs w:val="24"/>
                  <w:rPrChange w:id="18403"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77722974" w:rsidR="00E57056" w:rsidRPr="007A4AFC" w:rsidDel="00744A71" w:rsidRDefault="00E57056">
            <w:pPr>
              <w:pStyle w:val="Titre"/>
              <w:tabs>
                <w:tab w:val="num" w:pos="-4820"/>
              </w:tabs>
              <w:spacing w:line="276" w:lineRule="auto"/>
              <w:jc w:val="both"/>
              <w:rPr>
                <w:del w:id="18404" w:author="Dr Mamadou SANOGO" w:date="2023-10-25T17:57:00Z"/>
                <w:rFonts w:asciiTheme="majorHAnsi" w:hAnsiTheme="majorHAnsi" w:cstheme="majorHAnsi"/>
                <w:color w:val="000000" w:themeColor="text1"/>
                <w:szCs w:val="24"/>
                <w:rPrChange w:id="18405" w:author="Dr Mamadou SANOGO" w:date="2023-10-25T18:15:00Z">
                  <w:rPr>
                    <w:del w:id="18406" w:author="Dr Mamadou SANOGO" w:date="2023-10-25T17:57:00Z"/>
                    <w:rFonts w:asciiTheme="majorHAnsi" w:hAnsiTheme="majorHAnsi" w:cstheme="majorHAnsi"/>
                    <w:szCs w:val="24"/>
                  </w:rPr>
                </w:rPrChange>
              </w:rPr>
              <w:pPrChange w:id="18407" w:author="Dr Mamadou SANOGO" w:date="2023-10-25T17:57:00Z">
                <w:pPr>
                  <w:spacing w:line="240" w:lineRule="auto"/>
                  <w:jc w:val="center"/>
                </w:pPr>
              </w:pPrChange>
            </w:pPr>
            <w:del w:id="18408" w:author="Dr Mamadou SANOGO" w:date="2023-10-25T17:57:00Z">
              <w:r w:rsidRPr="007A4AFC" w:rsidDel="00744A71">
                <w:rPr>
                  <w:rFonts w:asciiTheme="majorHAnsi" w:hAnsiTheme="majorHAnsi" w:cstheme="majorHAnsi"/>
                  <w:color w:val="000000" w:themeColor="text1"/>
                  <w:szCs w:val="24"/>
                  <w:rPrChange w:id="18409" w:author="Dr Mamadou SANOGO" w:date="2023-10-25T18:15:00Z">
                    <w:rPr>
                      <w:rFonts w:asciiTheme="majorHAnsi" w:hAnsiTheme="majorHAnsi" w:cstheme="majorHAnsi"/>
                      <w:szCs w:val="24"/>
                    </w:rPr>
                  </w:rPrChange>
                </w:rPr>
                <w:delText>1</w:delText>
              </w:r>
            </w:del>
          </w:p>
        </w:tc>
        <w:tc>
          <w:tcPr>
            <w:tcW w:w="682" w:type="pct"/>
          </w:tcPr>
          <w:p w14:paraId="056645D8" w14:textId="1F43708B" w:rsidR="00E57056" w:rsidRPr="007A4AFC" w:rsidDel="00744A71" w:rsidRDefault="00E57056">
            <w:pPr>
              <w:pStyle w:val="Titre"/>
              <w:tabs>
                <w:tab w:val="num" w:pos="-4820"/>
              </w:tabs>
              <w:spacing w:line="276" w:lineRule="auto"/>
              <w:jc w:val="both"/>
              <w:rPr>
                <w:del w:id="18410" w:author="Dr Mamadou SANOGO" w:date="2023-10-25T17:57:00Z"/>
                <w:rFonts w:asciiTheme="majorHAnsi" w:hAnsiTheme="majorHAnsi" w:cstheme="majorHAnsi"/>
                <w:color w:val="000000" w:themeColor="text1"/>
                <w:szCs w:val="24"/>
                <w:rPrChange w:id="18411" w:author="Dr Mamadou SANOGO" w:date="2023-10-25T18:15:00Z">
                  <w:rPr>
                    <w:del w:id="18412" w:author="Dr Mamadou SANOGO" w:date="2023-10-25T17:57:00Z"/>
                    <w:rFonts w:asciiTheme="majorHAnsi" w:hAnsiTheme="majorHAnsi" w:cstheme="majorHAnsi"/>
                    <w:szCs w:val="24"/>
                  </w:rPr>
                </w:rPrChange>
              </w:rPr>
              <w:pPrChange w:id="18413" w:author="Dr Mamadou SANOGO" w:date="2023-10-25T17:57:00Z">
                <w:pPr>
                  <w:spacing w:line="240" w:lineRule="auto"/>
                  <w:jc w:val="center"/>
                </w:pPr>
              </w:pPrChange>
            </w:pPr>
            <w:del w:id="18414" w:author="Dr Mamadou SANOGO" w:date="2023-10-25T17:57:00Z">
              <w:r w:rsidRPr="007A4AFC" w:rsidDel="00744A71">
                <w:rPr>
                  <w:rFonts w:asciiTheme="majorHAnsi" w:hAnsiTheme="majorHAnsi" w:cstheme="majorHAnsi"/>
                  <w:color w:val="000000" w:themeColor="text1"/>
                  <w:szCs w:val="24"/>
                  <w:rPrChange w:id="18415" w:author="Dr Mamadou SANOGO" w:date="2023-10-25T18:15:00Z">
                    <w:rPr>
                      <w:rFonts w:asciiTheme="majorHAnsi" w:hAnsiTheme="majorHAnsi" w:cstheme="majorHAnsi"/>
                      <w:szCs w:val="24"/>
                    </w:rPr>
                  </w:rPrChange>
                </w:rPr>
                <w:delText>Bon</w:delText>
              </w:r>
            </w:del>
          </w:p>
        </w:tc>
      </w:tr>
      <w:tr w:rsidR="007A4AFC" w:rsidRPr="007A4AFC" w:rsidDel="00744A71" w14:paraId="783F5690" w14:textId="77777777" w:rsidTr="005E531F">
        <w:trPr>
          <w:del w:id="18416" w:author="Dr Mamadou SANOGO" w:date="2023-10-25T17:57:00Z"/>
        </w:trPr>
        <w:tc>
          <w:tcPr>
            <w:tcW w:w="381" w:type="pct"/>
          </w:tcPr>
          <w:p w14:paraId="069DE673" w14:textId="58BEFE17" w:rsidR="00E57056" w:rsidRPr="007A4AFC" w:rsidDel="00744A71" w:rsidRDefault="00E57056">
            <w:pPr>
              <w:pStyle w:val="Titre"/>
              <w:tabs>
                <w:tab w:val="num" w:pos="-4820"/>
              </w:tabs>
              <w:spacing w:line="276" w:lineRule="auto"/>
              <w:jc w:val="both"/>
              <w:rPr>
                <w:del w:id="18417" w:author="Dr Mamadou SANOGO" w:date="2023-10-25T17:57:00Z"/>
                <w:rFonts w:asciiTheme="majorHAnsi" w:hAnsiTheme="majorHAnsi" w:cstheme="majorHAnsi"/>
                <w:b w:val="0"/>
                <w:color w:val="000000" w:themeColor="text1"/>
                <w:szCs w:val="24"/>
                <w:rPrChange w:id="18418" w:author="Dr Mamadou SANOGO" w:date="2023-10-25T18:15:00Z">
                  <w:rPr>
                    <w:del w:id="18419" w:author="Dr Mamadou SANOGO" w:date="2023-10-25T17:57:00Z"/>
                    <w:rFonts w:asciiTheme="majorHAnsi" w:hAnsiTheme="majorHAnsi" w:cstheme="majorHAnsi"/>
                    <w:b/>
                    <w:szCs w:val="24"/>
                  </w:rPr>
                </w:rPrChange>
              </w:rPr>
              <w:pPrChange w:id="18420" w:author="Dr Mamadou SANOGO" w:date="2023-10-25T17:57:00Z">
                <w:pPr>
                  <w:numPr>
                    <w:numId w:val="6"/>
                  </w:numPr>
                  <w:spacing w:line="240" w:lineRule="auto"/>
                  <w:ind w:left="720" w:hanging="360"/>
                  <w:contextualSpacing/>
                </w:pPr>
              </w:pPrChange>
            </w:pPr>
          </w:p>
        </w:tc>
        <w:tc>
          <w:tcPr>
            <w:tcW w:w="3327" w:type="pct"/>
          </w:tcPr>
          <w:p w14:paraId="729E8F62" w14:textId="0DF9CBDF" w:rsidR="00E57056" w:rsidRPr="007A4AFC" w:rsidDel="00744A71" w:rsidRDefault="00E57056">
            <w:pPr>
              <w:pStyle w:val="Titre"/>
              <w:tabs>
                <w:tab w:val="num" w:pos="-4820"/>
              </w:tabs>
              <w:spacing w:line="276" w:lineRule="auto"/>
              <w:jc w:val="both"/>
              <w:rPr>
                <w:del w:id="18421" w:author="Dr Mamadou SANOGO" w:date="2023-10-25T17:57:00Z"/>
                <w:rFonts w:asciiTheme="majorHAnsi" w:hAnsiTheme="majorHAnsi" w:cstheme="majorHAnsi"/>
                <w:color w:val="000000" w:themeColor="text1"/>
                <w:szCs w:val="24"/>
                <w:rPrChange w:id="18422" w:author="Dr Mamadou SANOGO" w:date="2023-10-25T18:15:00Z">
                  <w:rPr>
                    <w:del w:id="18423" w:author="Dr Mamadou SANOGO" w:date="2023-10-25T17:57:00Z"/>
                    <w:rFonts w:asciiTheme="majorHAnsi" w:hAnsiTheme="majorHAnsi" w:cstheme="majorHAnsi"/>
                    <w:szCs w:val="24"/>
                  </w:rPr>
                </w:rPrChange>
              </w:rPr>
              <w:pPrChange w:id="18424" w:author="Dr Mamadou SANOGO" w:date="2023-10-25T17:57:00Z">
                <w:pPr>
                  <w:spacing w:line="240" w:lineRule="auto"/>
                </w:pPr>
              </w:pPrChange>
            </w:pPr>
            <w:del w:id="18425" w:author="Dr Mamadou SANOGO" w:date="2023-10-25T17:57:00Z">
              <w:r w:rsidRPr="007A4AFC" w:rsidDel="00744A71">
                <w:rPr>
                  <w:rFonts w:asciiTheme="majorHAnsi" w:hAnsiTheme="majorHAnsi" w:cstheme="majorHAnsi"/>
                  <w:color w:val="000000" w:themeColor="text1"/>
                  <w:szCs w:val="24"/>
                  <w:rPrChange w:id="18426"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2E8CFC7A" w:rsidR="00E57056" w:rsidRPr="007A4AFC" w:rsidDel="00744A71" w:rsidRDefault="00E57056">
            <w:pPr>
              <w:pStyle w:val="Titre"/>
              <w:tabs>
                <w:tab w:val="num" w:pos="-4820"/>
              </w:tabs>
              <w:spacing w:line="276" w:lineRule="auto"/>
              <w:jc w:val="both"/>
              <w:rPr>
                <w:del w:id="18427" w:author="Dr Mamadou SANOGO" w:date="2023-10-25T17:57:00Z"/>
                <w:rFonts w:asciiTheme="majorHAnsi" w:hAnsiTheme="majorHAnsi" w:cstheme="majorHAnsi"/>
                <w:color w:val="000000" w:themeColor="text1"/>
                <w:szCs w:val="24"/>
                <w:rPrChange w:id="18428" w:author="Dr Mamadou SANOGO" w:date="2023-10-25T18:15:00Z">
                  <w:rPr>
                    <w:del w:id="18429" w:author="Dr Mamadou SANOGO" w:date="2023-10-25T17:57:00Z"/>
                    <w:rFonts w:asciiTheme="majorHAnsi" w:hAnsiTheme="majorHAnsi" w:cstheme="majorHAnsi"/>
                    <w:szCs w:val="24"/>
                  </w:rPr>
                </w:rPrChange>
              </w:rPr>
              <w:pPrChange w:id="18430" w:author="Dr Mamadou SANOGO" w:date="2023-10-25T17:57:00Z">
                <w:pPr>
                  <w:spacing w:line="240" w:lineRule="auto"/>
                  <w:jc w:val="center"/>
                </w:pPr>
              </w:pPrChange>
            </w:pPr>
            <w:del w:id="18431" w:author="Dr Mamadou SANOGO" w:date="2023-10-25T17:57:00Z">
              <w:r w:rsidRPr="007A4AFC" w:rsidDel="00744A71">
                <w:rPr>
                  <w:rFonts w:asciiTheme="majorHAnsi" w:hAnsiTheme="majorHAnsi" w:cstheme="majorHAnsi"/>
                  <w:color w:val="000000" w:themeColor="text1"/>
                  <w:szCs w:val="24"/>
                  <w:rPrChange w:id="18432" w:author="Dr Mamadou SANOGO" w:date="2023-10-25T18:15:00Z">
                    <w:rPr>
                      <w:rFonts w:asciiTheme="majorHAnsi" w:hAnsiTheme="majorHAnsi" w:cstheme="majorHAnsi"/>
                      <w:szCs w:val="24"/>
                    </w:rPr>
                  </w:rPrChange>
                </w:rPr>
                <w:delText>1</w:delText>
              </w:r>
            </w:del>
          </w:p>
        </w:tc>
        <w:tc>
          <w:tcPr>
            <w:tcW w:w="682" w:type="pct"/>
          </w:tcPr>
          <w:p w14:paraId="4DCCFB73" w14:textId="398E3F31" w:rsidR="00E57056" w:rsidRPr="007A4AFC" w:rsidDel="00744A71" w:rsidRDefault="00E57056">
            <w:pPr>
              <w:pStyle w:val="Titre"/>
              <w:tabs>
                <w:tab w:val="num" w:pos="-4820"/>
              </w:tabs>
              <w:spacing w:line="276" w:lineRule="auto"/>
              <w:jc w:val="both"/>
              <w:rPr>
                <w:del w:id="18433" w:author="Dr Mamadou SANOGO" w:date="2023-10-25T17:57:00Z"/>
                <w:rFonts w:asciiTheme="majorHAnsi" w:hAnsiTheme="majorHAnsi" w:cstheme="majorHAnsi"/>
                <w:color w:val="000000" w:themeColor="text1"/>
                <w:szCs w:val="24"/>
                <w:rPrChange w:id="18434" w:author="Dr Mamadou SANOGO" w:date="2023-10-25T18:15:00Z">
                  <w:rPr>
                    <w:del w:id="18435" w:author="Dr Mamadou SANOGO" w:date="2023-10-25T17:57:00Z"/>
                    <w:rFonts w:asciiTheme="majorHAnsi" w:hAnsiTheme="majorHAnsi" w:cstheme="majorHAnsi"/>
                    <w:szCs w:val="24"/>
                  </w:rPr>
                </w:rPrChange>
              </w:rPr>
              <w:pPrChange w:id="18436" w:author="Dr Mamadou SANOGO" w:date="2023-10-25T17:57:00Z">
                <w:pPr>
                  <w:spacing w:line="240" w:lineRule="auto"/>
                  <w:jc w:val="center"/>
                </w:pPr>
              </w:pPrChange>
            </w:pPr>
            <w:del w:id="18437" w:author="Dr Mamadou SANOGO" w:date="2023-10-25T17:57:00Z">
              <w:r w:rsidRPr="007A4AFC" w:rsidDel="00744A71">
                <w:rPr>
                  <w:rFonts w:asciiTheme="majorHAnsi" w:hAnsiTheme="majorHAnsi" w:cstheme="majorHAnsi"/>
                  <w:color w:val="000000" w:themeColor="text1"/>
                  <w:szCs w:val="24"/>
                  <w:rPrChange w:id="18438" w:author="Dr Mamadou SANOGO" w:date="2023-10-25T18:15:00Z">
                    <w:rPr>
                      <w:rFonts w:asciiTheme="majorHAnsi" w:hAnsiTheme="majorHAnsi" w:cstheme="majorHAnsi"/>
                      <w:szCs w:val="24"/>
                    </w:rPr>
                  </w:rPrChange>
                </w:rPr>
                <w:delText>Bon</w:delText>
              </w:r>
            </w:del>
          </w:p>
        </w:tc>
      </w:tr>
      <w:tr w:rsidR="007A4AFC" w:rsidRPr="007A4AFC" w:rsidDel="00744A71" w14:paraId="30E8D5D0" w14:textId="77777777" w:rsidTr="005E531F">
        <w:trPr>
          <w:del w:id="18439" w:author="Dr Mamadou SANOGO" w:date="2023-10-25T17:57:00Z"/>
        </w:trPr>
        <w:tc>
          <w:tcPr>
            <w:tcW w:w="381" w:type="pct"/>
          </w:tcPr>
          <w:p w14:paraId="2B3E184E" w14:textId="23DA4CF2" w:rsidR="00E57056" w:rsidRPr="007A4AFC" w:rsidDel="00744A71" w:rsidRDefault="00E57056">
            <w:pPr>
              <w:pStyle w:val="Titre"/>
              <w:tabs>
                <w:tab w:val="num" w:pos="-4820"/>
              </w:tabs>
              <w:spacing w:line="276" w:lineRule="auto"/>
              <w:jc w:val="both"/>
              <w:rPr>
                <w:del w:id="18440" w:author="Dr Mamadou SANOGO" w:date="2023-10-25T17:57:00Z"/>
                <w:rFonts w:asciiTheme="majorHAnsi" w:hAnsiTheme="majorHAnsi" w:cstheme="majorHAnsi"/>
                <w:b w:val="0"/>
                <w:color w:val="000000" w:themeColor="text1"/>
                <w:szCs w:val="24"/>
                <w:rPrChange w:id="18441" w:author="Dr Mamadou SANOGO" w:date="2023-10-25T18:15:00Z">
                  <w:rPr>
                    <w:del w:id="18442" w:author="Dr Mamadou SANOGO" w:date="2023-10-25T17:57:00Z"/>
                    <w:rFonts w:asciiTheme="majorHAnsi" w:hAnsiTheme="majorHAnsi" w:cstheme="majorHAnsi"/>
                    <w:b/>
                    <w:szCs w:val="24"/>
                  </w:rPr>
                </w:rPrChange>
              </w:rPr>
              <w:pPrChange w:id="18443" w:author="Dr Mamadou SANOGO" w:date="2023-10-25T17:57:00Z">
                <w:pPr>
                  <w:numPr>
                    <w:numId w:val="6"/>
                  </w:numPr>
                  <w:spacing w:line="240" w:lineRule="auto"/>
                  <w:ind w:left="720" w:hanging="360"/>
                  <w:contextualSpacing/>
                </w:pPr>
              </w:pPrChange>
            </w:pPr>
          </w:p>
        </w:tc>
        <w:tc>
          <w:tcPr>
            <w:tcW w:w="3327" w:type="pct"/>
          </w:tcPr>
          <w:p w14:paraId="08373597" w14:textId="48BA4AD7" w:rsidR="00E57056" w:rsidRPr="007A4AFC" w:rsidDel="00744A71" w:rsidRDefault="00E57056">
            <w:pPr>
              <w:pStyle w:val="Titre"/>
              <w:tabs>
                <w:tab w:val="num" w:pos="-4820"/>
              </w:tabs>
              <w:spacing w:line="276" w:lineRule="auto"/>
              <w:jc w:val="both"/>
              <w:rPr>
                <w:del w:id="18444" w:author="Dr Mamadou SANOGO" w:date="2023-10-25T17:57:00Z"/>
                <w:rFonts w:asciiTheme="majorHAnsi" w:hAnsiTheme="majorHAnsi" w:cstheme="majorHAnsi"/>
                <w:color w:val="000000" w:themeColor="text1"/>
                <w:szCs w:val="24"/>
                <w:rPrChange w:id="18445" w:author="Dr Mamadou SANOGO" w:date="2023-10-25T18:15:00Z">
                  <w:rPr>
                    <w:del w:id="18446" w:author="Dr Mamadou SANOGO" w:date="2023-10-25T17:57:00Z"/>
                    <w:rFonts w:asciiTheme="majorHAnsi" w:hAnsiTheme="majorHAnsi" w:cstheme="majorHAnsi"/>
                    <w:szCs w:val="24"/>
                  </w:rPr>
                </w:rPrChange>
              </w:rPr>
              <w:pPrChange w:id="18447" w:author="Dr Mamadou SANOGO" w:date="2023-10-25T17:57:00Z">
                <w:pPr>
                  <w:spacing w:line="240" w:lineRule="auto"/>
                </w:pPr>
              </w:pPrChange>
            </w:pPr>
            <w:del w:id="18448" w:author="Dr Mamadou SANOGO" w:date="2023-10-25T17:57:00Z">
              <w:r w:rsidRPr="007A4AFC" w:rsidDel="00744A71">
                <w:rPr>
                  <w:rFonts w:asciiTheme="majorHAnsi" w:hAnsiTheme="majorHAnsi" w:cstheme="majorHAnsi"/>
                  <w:color w:val="000000" w:themeColor="text1"/>
                  <w:szCs w:val="24"/>
                  <w:rPrChange w:id="18449"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03CE5EA9" w:rsidR="00E57056" w:rsidRPr="007A4AFC" w:rsidDel="00744A71" w:rsidRDefault="00E57056">
            <w:pPr>
              <w:pStyle w:val="Titre"/>
              <w:tabs>
                <w:tab w:val="num" w:pos="-4820"/>
              </w:tabs>
              <w:spacing w:line="276" w:lineRule="auto"/>
              <w:jc w:val="both"/>
              <w:rPr>
                <w:del w:id="18450" w:author="Dr Mamadou SANOGO" w:date="2023-10-25T17:57:00Z"/>
                <w:rFonts w:asciiTheme="majorHAnsi" w:hAnsiTheme="majorHAnsi" w:cstheme="majorHAnsi"/>
                <w:color w:val="000000" w:themeColor="text1"/>
                <w:szCs w:val="24"/>
                <w:rPrChange w:id="18451" w:author="Dr Mamadou SANOGO" w:date="2023-10-25T18:15:00Z">
                  <w:rPr>
                    <w:del w:id="18452" w:author="Dr Mamadou SANOGO" w:date="2023-10-25T17:57:00Z"/>
                    <w:rFonts w:asciiTheme="majorHAnsi" w:hAnsiTheme="majorHAnsi" w:cstheme="majorHAnsi"/>
                    <w:szCs w:val="24"/>
                  </w:rPr>
                </w:rPrChange>
              </w:rPr>
              <w:pPrChange w:id="18453" w:author="Dr Mamadou SANOGO" w:date="2023-10-25T17:57:00Z">
                <w:pPr>
                  <w:spacing w:line="240" w:lineRule="auto"/>
                  <w:jc w:val="center"/>
                </w:pPr>
              </w:pPrChange>
            </w:pPr>
            <w:del w:id="18454" w:author="Dr Mamadou SANOGO" w:date="2023-10-25T17:57:00Z">
              <w:r w:rsidRPr="007A4AFC" w:rsidDel="00744A71">
                <w:rPr>
                  <w:rFonts w:asciiTheme="majorHAnsi" w:hAnsiTheme="majorHAnsi" w:cstheme="majorHAnsi"/>
                  <w:color w:val="000000" w:themeColor="text1"/>
                  <w:szCs w:val="24"/>
                  <w:rPrChange w:id="18455" w:author="Dr Mamadou SANOGO" w:date="2023-10-25T18:15:00Z">
                    <w:rPr>
                      <w:rFonts w:asciiTheme="majorHAnsi" w:hAnsiTheme="majorHAnsi" w:cstheme="majorHAnsi"/>
                      <w:szCs w:val="24"/>
                    </w:rPr>
                  </w:rPrChange>
                </w:rPr>
                <w:delText>1</w:delText>
              </w:r>
            </w:del>
          </w:p>
        </w:tc>
        <w:tc>
          <w:tcPr>
            <w:tcW w:w="682" w:type="pct"/>
          </w:tcPr>
          <w:p w14:paraId="77703D92" w14:textId="15A10C16" w:rsidR="00E57056" w:rsidRPr="007A4AFC" w:rsidDel="00744A71" w:rsidRDefault="00E57056">
            <w:pPr>
              <w:pStyle w:val="Titre"/>
              <w:tabs>
                <w:tab w:val="num" w:pos="-4820"/>
              </w:tabs>
              <w:spacing w:line="276" w:lineRule="auto"/>
              <w:jc w:val="both"/>
              <w:rPr>
                <w:del w:id="18456" w:author="Dr Mamadou SANOGO" w:date="2023-10-25T17:57:00Z"/>
                <w:rFonts w:asciiTheme="majorHAnsi" w:hAnsiTheme="majorHAnsi" w:cstheme="majorHAnsi"/>
                <w:color w:val="000000" w:themeColor="text1"/>
                <w:szCs w:val="24"/>
                <w:rPrChange w:id="18457" w:author="Dr Mamadou SANOGO" w:date="2023-10-25T18:15:00Z">
                  <w:rPr>
                    <w:del w:id="18458" w:author="Dr Mamadou SANOGO" w:date="2023-10-25T17:57:00Z"/>
                    <w:rFonts w:asciiTheme="majorHAnsi" w:hAnsiTheme="majorHAnsi" w:cstheme="majorHAnsi"/>
                    <w:szCs w:val="24"/>
                  </w:rPr>
                </w:rPrChange>
              </w:rPr>
              <w:pPrChange w:id="18459" w:author="Dr Mamadou SANOGO" w:date="2023-10-25T17:57:00Z">
                <w:pPr>
                  <w:spacing w:line="240" w:lineRule="auto"/>
                  <w:jc w:val="center"/>
                </w:pPr>
              </w:pPrChange>
            </w:pPr>
            <w:del w:id="18460" w:author="Dr Mamadou SANOGO" w:date="2023-10-25T17:57:00Z">
              <w:r w:rsidRPr="007A4AFC" w:rsidDel="00744A71">
                <w:rPr>
                  <w:rFonts w:asciiTheme="majorHAnsi" w:hAnsiTheme="majorHAnsi" w:cstheme="majorHAnsi"/>
                  <w:color w:val="000000" w:themeColor="text1"/>
                  <w:szCs w:val="24"/>
                  <w:rPrChange w:id="18461" w:author="Dr Mamadou SANOGO" w:date="2023-10-25T18:15:00Z">
                    <w:rPr>
                      <w:rFonts w:asciiTheme="majorHAnsi" w:hAnsiTheme="majorHAnsi" w:cstheme="majorHAnsi"/>
                      <w:szCs w:val="24"/>
                    </w:rPr>
                  </w:rPrChange>
                </w:rPr>
                <w:delText>Bon</w:delText>
              </w:r>
            </w:del>
          </w:p>
        </w:tc>
      </w:tr>
      <w:tr w:rsidR="007A4AFC" w:rsidRPr="007A4AFC" w:rsidDel="00744A71" w14:paraId="6F5F5E02" w14:textId="77777777" w:rsidTr="005E531F">
        <w:trPr>
          <w:del w:id="18462" w:author="Dr Mamadou SANOGO" w:date="2023-10-25T17:57:00Z"/>
        </w:trPr>
        <w:tc>
          <w:tcPr>
            <w:tcW w:w="381" w:type="pct"/>
          </w:tcPr>
          <w:p w14:paraId="563CCDFB" w14:textId="25AC558B" w:rsidR="00E57056" w:rsidRPr="007A4AFC" w:rsidDel="00744A71" w:rsidRDefault="00E57056">
            <w:pPr>
              <w:pStyle w:val="Titre"/>
              <w:tabs>
                <w:tab w:val="num" w:pos="-4820"/>
              </w:tabs>
              <w:spacing w:line="276" w:lineRule="auto"/>
              <w:jc w:val="both"/>
              <w:rPr>
                <w:del w:id="18463" w:author="Dr Mamadou SANOGO" w:date="2023-10-25T17:57:00Z"/>
                <w:rFonts w:asciiTheme="majorHAnsi" w:hAnsiTheme="majorHAnsi" w:cstheme="majorHAnsi"/>
                <w:b w:val="0"/>
                <w:color w:val="000000" w:themeColor="text1"/>
                <w:szCs w:val="24"/>
                <w:rPrChange w:id="18464" w:author="Dr Mamadou SANOGO" w:date="2023-10-25T18:15:00Z">
                  <w:rPr>
                    <w:del w:id="18465" w:author="Dr Mamadou SANOGO" w:date="2023-10-25T17:57:00Z"/>
                    <w:rFonts w:asciiTheme="majorHAnsi" w:hAnsiTheme="majorHAnsi" w:cstheme="majorHAnsi"/>
                    <w:b/>
                    <w:szCs w:val="24"/>
                  </w:rPr>
                </w:rPrChange>
              </w:rPr>
              <w:pPrChange w:id="18466" w:author="Dr Mamadou SANOGO" w:date="2023-10-25T17:57:00Z">
                <w:pPr>
                  <w:numPr>
                    <w:numId w:val="6"/>
                  </w:numPr>
                  <w:spacing w:line="240" w:lineRule="auto"/>
                  <w:ind w:left="720" w:hanging="360"/>
                  <w:contextualSpacing/>
                </w:pPr>
              </w:pPrChange>
            </w:pPr>
          </w:p>
        </w:tc>
        <w:tc>
          <w:tcPr>
            <w:tcW w:w="3327" w:type="pct"/>
          </w:tcPr>
          <w:p w14:paraId="75B6EC7F" w14:textId="2CCA0F7D" w:rsidR="00E57056" w:rsidRPr="007A4AFC" w:rsidDel="00744A71" w:rsidRDefault="00E57056">
            <w:pPr>
              <w:pStyle w:val="Titre"/>
              <w:tabs>
                <w:tab w:val="num" w:pos="-4820"/>
              </w:tabs>
              <w:spacing w:line="276" w:lineRule="auto"/>
              <w:jc w:val="both"/>
              <w:rPr>
                <w:del w:id="18467" w:author="Dr Mamadou SANOGO" w:date="2023-10-25T17:57:00Z"/>
                <w:rFonts w:asciiTheme="majorHAnsi" w:hAnsiTheme="majorHAnsi" w:cstheme="majorHAnsi"/>
                <w:color w:val="000000" w:themeColor="text1"/>
                <w:szCs w:val="24"/>
                <w:rPrChange w:id="18468" w:author="Dr Mamadou SANOGO" w:date="2023-10-25T18:15:00Z">
                  <w:rPr>
                    <w:del w:id="18469" w:author="Dr Mamadou SANOGO" w:date="2023-10-25T17:57:00Z"/>
                    <w:rFonts w:asciiTheme="majorHAnsi" w:hAnsiTheme="majorHAnsi" w:cstheme="majorHAnsi"/>
                    <w:szCs w:val="24"/>
                  </w:rPr>
                </w:rPrChange>
              </w:rPr>
              <w:pPrChange w:id="18470" w:author="Dr Mamadou SANOGO" w:date="2023-10-25T17:57:00Z">
                <w:pPr>
                  <w:spacing w:line="240" w:lineRule="auto"/>
                </w:pPr>
              </w:pPrChange>
            </w:pPr>
            <w:del w:id="18471" w:author="Dr Mamadou SANOGO" w:date="2023-10-25T17:57:00Z">
              <w:r w:rsidRPr="007A4AFC" w:rsidDel="00744A71">
                <w:rPr>
                  <w:rFonts w:asciiTheme="majorHAnsi" w:hAnsiTheme="majorHAnsi" w:cstheme="majorHAnsi"/>
                  <w:color w:val="000000" w:themeColor="text1"/>
                  <w:szCs w:val="24"/>
                  <w:rPrChange w:id="18472"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2D975A3C" w:rsidR="00E57056" w:rsidRPr="007A4AFC" w:rsidDel="00744A71" w:rsidRDefault="00E57056">
            <w:pPr>
              <w:pStyle w:val="Titre"/>
              <w:tabs>
                <w:tab w:val="num" w:pos="-4820"/>
              </w:tabs>
              <w:spacing w:line="276" w:lineRule="auto"/>
              <w:jc w:val="both"/>
              <w:rPr>
                <w:del w:id="18473" w:author="Dr Mamadou SANOGO" w:date="2023-10-25T17:57:00Z"/>
                <w:rFonts w:asciiTheme="majorHAnsi" w:hAnsiTheme="majorHAnsi" w:cstheme="majorHAnsi"/>
                <w:color w:val="000000" w:themeColor="text1"/>
                <w:szCs w:val="24"/>
                <w:rPrChange w:id="18474" w:author="Dr Mamadou SANOGO" w:date="2023-10-25T18:15:00Z">
                  <w:rPr>
                    <w:del w:id="18475" w:author="Dr Mamadou SANOGO" w:date="2023-10-25T17:57:00Z"/>
                    <w:rFonts w:asciiTheme="majorHAnsi" w:hAnsiTheme="majorHAnsi" w:cstheme="majorHAnsi"/>
                    <w:szCs w:val="24"/>
                  </w:rPr>
                </w:rPrChange>
              </w:rPr>
              <w:pPrChange w:id="18476" w:author="Dr Mamadou SANOGO" w:date="2023-10-25T17:57:00Z">
                <w:pPr>
                  <w:spacing w:line="240" w:lineRule="auto"/>
                  <w:jc w:val="center"/>
                </w:pPr>
              </w:pPrChange>
            </w:pPr>
            <w:del w:id="18477" w:author="Dr Mamadou SANOGO" w:date="2023-10-25T17:57:00Z">
              <w:r w:rsidRPr="007A4AFC" w:rsidDel="00744A71">
                <w:rPr>
                  <w:rFonts w:asciiTheme="majorHAnsi" w:hAnsiTheme="majorHAnsi" w:cstheme="majorHAnsi"/>
                  <w:color w:val="000000" w:themeColor="text1"/>
                  <w:szCs w:val="24"/>
                  <w:rPrChange w:id="18478" w:author="Dr Mamadou SANOGO" w:date="2023-10-25T18:15:00Z">
                    <w:rPr>
                      <w:rFonts w:asciiTheme="majorHAnsi" w:hAnsiTheme="majorHAnsi" w:cstheme="majorHAnsi"/>
                      <w:szCs w:val="24"/>
                    </w:rPr>
                  </w:rPrChange>
                </w:rPr>
                <w:delText>1</w:delText>
              </w:r>
            </w:del>
          </w:p>
        </w:tc>
        <w:tc>
          <w:tcPr>
            <w:tcW w:w="682" w:type="pct"/>
          </w:tcPr>
          <w:p w14:paraId="4537FECC" w14:textId="5DADD640" w:rsidR="00E57056" w:rsidRPr="007A4AFC" w:rsidDel="00744A71" w:rsidRDefault="00E57056">
            <w:pPr>
              <w:pStyle w:val="Titre"/>
              <w:tabs>
                <w:tab w:val="num" w:pos="-4820"/>
              </w:tabs>
              <w:spacing w:line="276" w:lineRule="auto"/>
              <w:jc w:val="both"/>
              <w:rPr>
                <w:del w:id="18479" w:author="Dr Mamadou SANOGO" w:date="2023-10-25T17:57:00Z"/>
                <w:rFonts w:asciiTheme="majorHAnsi" w:hAnsiTheme="majorHAnsi" w:cstheme="majorHAnsi"/>
                <w:color w:val="000000" w:themeColor="text1"/>
                <w:szCs w:val="24"/>
                <w:rPrChange w:id="18480" w:author="Dr Mamadou SANOGO" w:date="2023-10-25T18:15:00Z">
                  <w:rPr>
                    <w:del w:id="18481" w:author="Dr Mamadou SANOGO" w:date="2023-10-25T17:57:00Z"/>
                    <w:rFonts w:asciiTheme="majorHAnsi" w:hAnsiTheme="majorHAnsi" w:cstheme="majorHAnsi"/>
                    <w:szCs w:val="24"/>
                  </w:rPr>
                </w:rPrChange>
              </w:rPr>
              <w:pPrChange w:id="18482" w:author="Dr Mamadou SANOGO" w:date="2023-10-25T17:57:00Z">
                <w:pPr>
                  <w:spacing w:line="240" w:lineRule="auto"/>
                  <w:jc w:val="center"/>
                </w:pPr>
              </w:pPrChange>
            </w:pPr>
            <w:del w:id="18483" w:author="Dr Mamadou SANOGO" w:date="2023-10-25T17:57:00Z">
              <w:r w:rsidRPr="007A4AFC" w:rsidDel="00744A71">
                <w:rPr>
                  <w:rFonts w:asciiTheme="majorHAnsi" w:hAnsiTheme="majorHAnsi" w:cstheme="majorHAnsi"/>
                  <w:color w:val="000000" w:themeColor="text1"/>
                  <w:szCs w:val="24"/>
                  <w:rPrChange w:id="18484" w:author="Dr Mamadou SANOGO" w:date="2023-10-25T18:15:00Z">
                    <w:rPr>
                      <w:rFonts w:asciiTheme="majorHAnsi" w:hAnsiTheme="majorHAnsi" w:cstheme="majorHAnsi"/>
                      <w:szCs w:val="24"/>
                    </w:rPr>
                  </w:rPrChange>
                </w:rPr>
                <w:delText>Bon</w:delText>
              </w:r>
            </w:del>
          </w:p>
        </w:tc>
      </w:tr>
      <w:tr w:rsidR="00E57056" w:rsidRPr="007A4AFC" w:rsidDel="00744A71" w14:paraId="300AAEE3" w14:textId="7B3A9824" w:rsidTr="005E531F">
        <w:trPr>
          <w:del w:id="18485" w:author="Dr Mamadou SANOGO" w:date="2023-10-25T17:57:00Z"/>
        </w:trPr>
        <w:tc>
          <w:tcPr>
            <w:tcW w:w="381" w:type="pct"/>
          </w:tcPr>
          <w:p w14:paraId="407D6081" w14:textId="56DCC6FD" w:rsidR="00E57056" w:rsidRPr="007A4AFC" w:rsidDel="00744A71" w:rsidRDefault="00E57056">
            <w:pPr>
              <w:pStyle w:val="Titre"/>
              <w:tabs>
                <w:tab w:val="num" w:pos="-4820"/>
              </w:tabs>
              <w:spacing w:line="276" w:lineRule="auto"/>
              <w:jc w:val="both"/>
              <w:rPr>
                <w:del w:id="18486" w:author="Dr Mamadou SANOGO" w:date="2023-10-25T17:57:00Z"/>
                <w:rFonts w:asciiTheme="majorHAnsi" w:hAnsiTheme="majorHAnsi" w:cstheme="majorHAnsi"/>
                <w:b w:val="0"/>
                <w:color w:val="000000" w:themeColor="text1"/>
                <w:szCs w:val="24"/>
                <w:rPrChange w:id="18487" w:author="Dr Mamadou SANOGO" w:date="2023-10-25T18:15:00Z">
                  <w:rPr>
                    <w:del w:id="18488" w:author="Dr Mamadou SANOGO" w:date="2023-10-25T17:57:00Z"/>
                    <w:rFonts w:asciiTheme="majorHAnsi" w:hAnsiTheme="majorHAnsi" w:cstheme="majorHAnsi"/>
                    <w:b/>
                    <w:szCs w:val="24"/>
                  </w:rPr>
                </w:rPrChange>
              </w:rPr>
              <w:pPrChange w:id="18489" w:author="Dr Mamadou SANOGO" w:date="2023-10-25T17:57:00Z">
                <w:pPr>
                  <w:numPr>
                    <w:numId w:val="6"/>
                  </w:numPr>
                  <w:spacing w:line="240" w:lineRule="auto"/>
                  <w:ind w:left="720" w:hanging="360"/>
                  <w:contextualSpacing/>
                </w:pPr>
              </w:pPrChange>
            </w:pPr>
          </w:p>
        </w:tc>
        <w:tc>
          <w:tcPr>
            <w:tcW w:w="3327" w:type="pct"/>
          </w:tcPr>
          <w:p w14:paraId="24EC1E24" w14:textId="74EEB7EE" w:rsidR="00E57056" w:rsidRPr="007A4AFC" w:rsidDel="00744A71" w:rsidRDefault="00E57056">
            <w:pPr>
              <w:pStyle w:val="Titre"/>
              <w:tabs>
                <w:tab w:val="num" w:pos="-4820"/>
              </w:tabs>
              <w:spacing w:line="276" w:lineRule="auto"/>
              <w:jc w:val="both"/>
              <w:rPr>
                <w:del w:id="18490" w:author="Dr Mamadou SANOGO" w:date="2023-10-25T17:57:00Z"/>
                <w:rFonts w:asciiTheme="majorHAnsi" w:hAnsiTheme="majorHAnsi" w:cstheme="majorHAnsi"/>
                <w:color w:val="000000" w:themeColor="text1"/>
                <w:szCs w:val="24"/>
                <w:rPrChange w:id="18491" w:author="Dr Mamadou SANOGO" w:date="2023-10-25T18:15:00Z">
                  <w:rPr>
                    <w:del w:id="18492" w:author="Dr Mamadou SANOGO" w:date="2023-10-25T17:57:00Z"/>
                    <w:rFonts w:asciiTheme="majorHAnsi" w:hAnsiTheme="majorHAnsi" w:cstheme="majorHAnsi"/>
                    <w:szCs w:val="24"/>
                  </w:rPr>
                </w:rPrChange>
              </w:rPr>
              <w:pPrChange w:id="18493" w:author="Dr Mamadou SANOGO" w:date="2023-10-25T17:57:00Z">
                <w:pPr>
                  <w:spacing w:line="240" w:lineRule="auto"/>
                </w:pPr>
              </w:pPrChange>
            </w:pPr>
            <w:del w:id="18494" w:author="Dr Mamadou SANOGO" w:date="2023-10-25T17:57:00Z">
              <w:r w:rsidRPr="007A4AFC" w:rsidDel="00744A71">
                <w:rPr>
                  <w:rFonts w:asciiTheme="majorHAnsi" w:hAnsiTheme="majorHAnsi" w:cstheme="majorHAnsi"/>
                  <w:color w:val="000000" w:themeColor="text1"/>
                  <w:szCs w:val="24"/>
                  <w:rPrChange w:id="18495"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4AD239EB" w:rsidR="00E57056" w:rsidRPr="007A4AFC" w:rsidDel="00744A71" w:rsidRDefault="00E57056">
            <w:pPr>
              <w:pStyle w:val="Titre"/>
              <w:tabs>
                <w:tab w:val="num" w:pos="-4820"/>
              </w:tabs>
              <w:spacing w:line="276" w:lineRule="auto"/>
              <w:jc w:val="both"/>
              <w:rPr>
                <w:del w:id="18496" w:author="Dr Mamadou SANOGO" w:date="2023-10-25T17:57:00Z"/>
                <w:rFonts w:asciiTheme="majorHAnsi" w:hAnsiTheme="majorHAnsi" w:cstheme="majorHAnsi"/>
                <w:color w:val="000000" w:themeColor="text1"/>
                <w:szCs w:val="24"/>
                <w:rPrChange w:id="18497" w:author="Dr Mamadou SANOGO" w:date="2023-10-25T18:15:00Z">
                  <w:rPr>
                    <w:del w:id="18498" w:author="Dr Mamadou SANOGO" w:date="2023-10-25T17:57:00Z"/>
                    <w:rFonts w:asciiTheme="majorHAnsi" w:hAnsiTheme="majorHAnsi" w:cstheme="majorHAnsi"/>
                    <w:szCs w:val="24"/>
                  </w:rPr>
                </w:rPrChange>
              </w:rPr>
              <w:pPrChange w:id="18499" w:author="Dr Mamadou SANOGO" w:date="2023-10-25T17:57:00Z">
                <w:pPr>
                  <w:spacing w:line="240" w:lineRule="auto"/>
                  <w:jc w:val="center"/>
                </w:pPr>
              </w:pPrChange>
            </w:pPr>
            <w:del w:id="18500" w:author="Dr Mamadou SANOGO" w:date="2023-10-25T17:57:00Z">
              <w:r w:rsidRPr="007A4AFC" w:rsidDel="00744A71">
                <w:rPr>
                  <w:rFonts w:asciiTheme="majorHAnsi" w:hAnsiTheme="majorHAnsi" w:cstheme="majorHAnsi"/>
                  <w:color w:val="000000" w:themeColor="text1"/>
                  <w:szCs w:val="24"/>
                  <w:rPrChange w:id="18501" w:author="Dr Mamadou SANOGO" w:date="2023-10-25T18:15:00Z">
                    <w:rPr>
                      <w:rFonts w:asciiTheme="majorHAnsi" w:hAnsiTheme="majorHAnsi" w:cstheme="majorHAnsi"/>
                      <w:szCs w:val="24"/>
                    </w:rPr>
                  </w:rPrChange>
                </w:rPr>
                <w:delText>1</w:delText>
              </w:r>
            </w:del>
          </w:p>
        </w:tc>
        <w:tc>
          <w:tcPr>
            <w:tcW w:w="682" w:type="pct"/>
          </w:tcPr>
          <w:p w14:paraId="52FC31AD" w14:textId="185475DF" w:rsidR="00E57056" w:rsidRPr="007A4AFC" w:rsidDel="00744A71" w:rsidRDefault="00E57056">
            <w:pPr>
              <w:pStyle w:val="Titre"/>
              <w:tabs>
                <w:tab w:val="num" w:pos="-4820"/>
              </w:tabs>
              <w:spacing w:line="276" w:lineRule="auto"/>
              <w:jc w:val="both"/>
              <w:rPr>
                <w:del w:id="18502" w:author="Dr Mamadou SANOGO" w:date="2023-10-25T17:57:00Z"/>
                <w:rFonts w:asciiTheme="majorHAnsi" w:hAnsiTheme="majorHAnsi" w:cstheme="majorHAnsi"/>
                <w:color w:val="000000" w:themeColor="text1"/>
                <w:szCs w:val="24"/>
                <w:rPrChange w:id="18503" w:author="Dr Mamadou SANOGO" w:date="2023-10-25T18:15:00Z">
                  <w:rPr>
                    <w:del w:id="18504" w:author="Dr Mamadou SANOGO" w:date="2023-10-25T17:57:00Z"/>
                    <w:rFonts w:asciiTheme="majorHAnsi" w:hAnsiTheme="majorHAnsi" w:cstheme="majorHAnsi"/>
                    <w:szCs w:val="24"/>
                  </w:rPr>
                </w:rPrChange>
              </w:rPr>
              <w:pPrChange w:id="18505" w:author="Dr Mamadou SANOGO" w:date="2023-10-25T17:57:00Z">
                <w:pPr>
                  <w:spacing w:line="240" w:lineRule="auto"/>
                  <w:jc w:val="center"/>
                </w:pPr>
              </w:pPrChange>
            </w:pPr>
            <w:del w:id="18506" w:author="Dr Mamadou SANOGO" w:date="2023-10-25T17:57:00Z">
              <w:r w:rsidRPr="007A4AFC" w:rsidDel="00744A71">
                <w:rPr>
                  <w:rFonts w:asciiTheme="majorHAnsi" w:hAnsiTheme="majorHAnsi" w:cstheme="majorHAnsi"/>
                  <w:color w:val="000000" w:themeColor="text1"/>
                  <w:szCs w:val="24"/>
                  <w:rPrChange w:id="18507" w:author="Dr Mamadou SANOGO" w:date="2023-10-25T18:15:00Z">
                    <w:rPr>
                      <w:rFonts w:asciiTheme="majorHAnsi" w:hAnsiTheme="majorHAnsi" w:cstheme="majorHAnsi"/>
                      <w:szCs w:val="24"/>
                    </w:rPr>
                  </w:rPrChange>
                </w:rPr>
                <w:delText>Bon</w:delText>
              </w:r>
            </w:del>
          </w:p>
        </w:tc>
      </w:tr>
    </w:tbl>
    <w:p w14:paraId="4429FC6A" w14:textId="11EB9CC2" w:rsidR="00DD78EF" w:rsidRPr="007A4AFC" w:rsidDel="00744A71" w:rsidRDefault="00DD78EF">
      <w:pPr>
        <w:pStyle w:val="Titre"/>
        <w:tabs>
          <w:tab w:val="num" w:pos="-4820"/>
        </w:tabs>
        <w:spacing w:line="276" w:lineRule="auto"/>
        <w:jc w:val="both"/>
        <w:rPr>
          <w:del w:id="18508" w:author="Dr Mamadou SANOGO" w:date="2023-10-25T17:57:00Z"/>
          <w:rFonts w:asciiTheme="majorHAnsi" w:eastAsia="Calibri" w:hAnsiTheme="majorHAnsi" w:cstheme="majorHAnsi"/>
          <w:color w:val="000000" w:themeColor="text1"/>
          <w:szCs w:val="24"/>
          <w:lang w:eastAsia="en-US"/>
          <w:rPrChange w:id="18509" w:author="Dr Mamadou SANOGO" w:date="2023-10-25T18:15:00Z">
            <w:rPr>
              <w:del w:id="18510" w:author="Dr Mamadou SANOGO" w:date="2023-10-25T17:57:00Z"/>
              <w:rFonts w:asciiTheme="majorHAnsi" w:eastAsia="Calibri" w:hAnsiTheme="majorHAnsi" w:cstheme="majorHAnsi"/>
              <w:szCs w:val="24"/>
              <w:lang w:eastAsia="en-US"/>
            </w:rPr>
          </w:rPrChange>
        </w:rPr>
        <w:pPrChange w:id="18511" w:author="Dr Mamadou SANOGO" w:date="2023-10-25T17:57:00Z">
          <w:pPr>
            <w:spacing w:line="240" w:lineRule="auto"/>
            <w:ind w:left="360"/>
          </w:pPr>
        </w:pPrChange>
      </w:pPr>
    </w:p>
    <w:p w14:paraId="19C54F2B" w14:textId="266271B9" w:rsidR="00DD78EF" w:rsidRPr="007A4AFC" w:rsidDel="00744A71" w:rsidRDefault="00DD78EF">
      <w:pPr>
        <w:pStyle w:val="Titre"/>
        <w:tabs>
          <w:tab w:val="num" w:pos="-4820"/>
        </w:tabs>
        <w:spacing w:line="276" w:lineRule="auto"/>
        <w:jc w:val="both"/>
        <w:rPr>
          <w:del w:id="18512" w:author="Dr Mamadou SANOGO" w:date="2023-10-25T17:57:00Z"/>
          <w:b w:val="0"/>
          <w:color w:val="000000" w:themeColor="text1"/>
          <w:sz w:val="24"/>
          <w:szCs w:val="24"/>
          <w:rPrChange w:id="18513" w:author="Dr Mamadou SANOGO" w:date="2023-10-25T18:15:00Z">
            <w:rPr>
              <w:del w:id="18514" w:author="Dr Mamadou SANOGO" w:date="2023-10-25T17:57:00Z"/>
              <w:rFonts w:cs="Times New Roman"/>
              <w:b w:val="0"/>
              <w:color w:val="auto"/>
              <w:sz w:val="24"/>
              <w:szCs w:val="24"/>
            </w:rPr>
          </w:rPrChange>
        </w:rPr>
        <w:pPrChange w:id="18515" w:author="Dr Mamadou SANOGO" w:date="2023-10-25T17:57:00Z">
          <w:pPr>
            <w:pStyle w:val="Titre2"/>
            <w:numPr>
              <w:ilvl w:val="0"/>
              <w:numId w:val="22"/>
            </w:numPr>
            <w:ind w:left="720" w:hanging="360"/>
          </w:pPr>
        </w:pPrChange>
      </w:pPr>
      <w:bookmarkStart w:id="18516" w:name="_Toc95981779"/>
      <w:bookmarkStart w:id="18517" w:name="_Toc145944544"/>
      <w:del w:id="18518" w:author="Dr Mamadou SANOGO" w:date="2023-10-25T17:57:00Z">
        <w:r w:rsidRPr="007A4AFC" w:rsidDel="00744A71">
          <w:rPr>
            <w:b w:val="0"/>
            <w:color w:val="000000" w:themeColor="text1"/>
            <w:szCs w:val="24"/>
            <w:rPrChange w:id="18519" w:author="Dr Mamadou SANOGO" w:date="2023-10-25T18:15:00Z">
              <w:rPr>
                <w:b w:val="0"/>
                <w:color w:val="2E74B5" w:themeColor="accent1" w:themeShade="BF"/>
                <w:szCs w:val="24"/>
              </w:rPr>
            </w:rPrChange>
          </w:rPr>
          <w:delText>Matériel / Équipements :</w:delText>
        </w:r>
        <w:bookmarkEnd w:id="18516"/>
        <w:bookmarkEnd w:id="18517"/>
        <w:r w:rsidRPr="007A4AFC" w:rsidDel="00744A71">
          <w:rPr>
            <w:b w:val="0"/>
            <w:color w:val="000000" w:themeColor="text1"/>
            <w:szCs w:val="24"/>
            <w:rPrChange w:id="18520" w:author="Dr Mamadou SANOGO" w:date="2023-10-25T18:15:00Z">
              <w:rPr>
                <w:b w:val="0"/>
                <w:color w:val="2E74B5" w:themeColor="accent1" w:themeShade="BF"/>
                <w:szCs w:val="24"/>
              </w:rPr>
            </w:rPrChange>
          </w:rPr>
          <w:delText xml:space="preserve"> </w:delText>
        </w:r>
      </w:del>
    </w:p>
    <w:p w14:paraId="417AE43C" w14:textId="29B19003" w:rsidR="00DD78EF" w:rsidRPr="007A4AFC" w:rsidDel="00744A71" w:rsidRDefault="00DD78EF">
      <w:pPr>
        <w:pStyle w:val="Titre"/>
        <w:tabs>
          <w:tab w:val="num" w:pos="-4820"/>
        </w:tabs>
        <w:spacing w:line="276" w:lineRule="auto"/>
        <w:jc w:val="both"/>
        <w:rPr>
          <w:del w:id="18521" w:author="Dr Mamadou SANOGO" w:date="2023-10-25T17:57:00Z"/>
          <w:rFonts w:asciiTheme="majorHAnsi" w:eastAsia="Calibri" w:hAnsiTheme="majorHAnsi" w:cstheme="majorHAnsi"/>
          <w:color w:val="000000" w:themeColor="text1"/>
          <w:lang w:eastAsia="en-US"/>
          <w:rPrChange w:id="18522" w:author="Dr Mamadou SANOGO" w:date="2023-10-25T18:15:00Z">
            <w:rPr>
              <w:del w:id="18523" w:author="Dr Mamadou SANOGO" w:date="2023-10-25T17:57:00Z"/>
              <w:rFonts w:asciiTheme="majorHAnsi" w:eastAsia="Calibri" w:hAnsiTheme="majorHAnsi" w:cstheme="majorHAnsi"/>
              <w:lang w:eastAsia="en-US"/>
            </w:rPr>
          </w:rPrChange>
        </w:rPr>
        <w:pPrChange w:id="18524" w:author="Dr Mamadou SANOGO" w:date="2023-10-25T17:57:00Z">
          <w:pPr>
            <w:spacing w:line="240" w:lineRule="auto"/>
          </w:pPr>
        </w:pPrChange>
      </w:pPr>
    </w:p>
    <w:tbl>
      <w:tblPr>
        <w:tblStyle w:val="Grilledutableau2"/>
        <w:tblW w:w="5011" w:type="pct"/>
        <w:tblInd w:w="360" w:type="dxa"/>
        <w:tblLook w:val="04A0" w:firstRow="1" w:lastRow="0" w:firstColumn="1" w:lastColumn="0" w:noHBand="0" w:noVBand="1"/>
      </w:tblPr>
      <w:tblGrid>
        <w:gridCol w:w="908"/>
        <w:gridCol w:w="6505"/>
        <w:gridCol w:w="1345"/>
        <w:gridCol w:w="1319"/>
      </w:tblGrid>
      <w:tr w:rsidR="007A4AFC" w:rsidRPr="007A4AFC" w:rsidDel="00744A71" w14:paraId="38A65D93" w14:textId="77777777" w:rsidTr="002E5E0D">
        <w:trPr>
          <w:del w:id="18525" w:author="Dr Mamadou SANOGO" w:date="2023-10-25T17:57:00Z"/>
        </w:trPr>
        <w:tc>
          <w:tcPr>
            <w:tcW w:w="484" w:type="pct"/>
          </w:tcPr>
          <w:p w14:paraId="2292B3CE" w14:textId="2B8B8DB2" w:rsidR="005E531F" w:rsidRPr="007A4AFC" w:rsidDel="00744A71" w:rsidRDefault="005E531F">
            <w:pPr>
              <w:pStyle w:val="Titre"/>
              <w:tabs>
                <w:tab w:val="num" w:pos="-4820"/>
              </w:tabs>
              <w:spacing w:line="276" w:lineRule="auto"/>
              <w:jc w:val="both"/>
              <w:rPr>
                <w:del w:id="18526" w:author="Dr Mamadou SANOGO" w:date="2023-10-25T17:57:00Z"/>
                <w:rFonts w:asciiTheme="majorHAnsi" w:hAnsiTheme="majorHAnsi" w:cstheme="majorHAnsi"/>
                <w:b w:val="0"/>
                <w:color w:val="000000" w:themeColor="text1"/>
                <w:szCs w:val="24"/>
                <w:rPrChange w:id="18527" w:author="Dr Mamadou SANOGO" w:date="2023-10-25T18:15:00Z">
                  <w:rPr>
                    <w:del w:id="18528" w:author="Dr Mamadou SANOGO" w:date="2023-10-25T17:57:00Z"/>
                    <w:rFonts w:asciiTheme="majorHAnsi" w:hAnsiTheme="majorHAnsi" w:cstheme="majorHAnsi"/>
                    <w:b/>
                    <w:szCs w:val="24"/>
                  </w:rPr>
                </w:rPrChange>
              </w:rPr>
              <w:pPrChange w:id="18529" w:author="Dr Mamadou SANOGO" w:date="2023-10-25T17:57:00Z">
                <w:pPr>
                  <w:spacing w:line="240" w:lineRule="auto"/>
                </w:pPr>
              </w:pPrChange>
            </w:pPr>
            <w:del w:id="18530" w:author="Dr Mamadou SANOGO" w:date="2023-10-25T17:57:00Z">
              <w:r w:rsidRPr="007A4AFC" w:rsidDel="00744A71">
                <w:rPr>
                  <w:rFonts w:asciiTheme="majorHAnsi" w:hAnsiTheme="majorHAnsi" w:cstheme="majorHAnsi"/>
                  <w:b w:val="0"/>
                  <w:color w:val="000000" w:themeColor="text1"/>
                  <w:szCs w:val="24"/>
                  <w:rPrChange w:id="18531" w:author="Dr Mamadou SANOGO" w:date="2023-10-25T18:15:00Z">
                    <w:rPr>
                      <w:rFonts w:asciiTheme="majorHAnsi" w:hAnsiTheme="majorHAnsi" w:cstheme="majorHAnsi"/>
                      <w:b/>
                      <w:szCs w:val="24"/>
                    </w:rPr>
                  </w:rPrChange>
                </w:rPr>
                <w:delText>N°</w:delText>
              </w:r>
            </w:del>
          </w:p>
        </w:tc>
        <w:tc>
          <w:tcPr>
            <w:tcW w:w="3261" w:type="pct"/>
          </w:tcPr>
          <w:p w14:paraId="7108AFCA" w14:textId="3EC8C388" w:rsidR="005E531F" w:rsidRPr="007A4AFC" w:rsidDel="00744A71" w:rsidRDefault="005E531F">
            <w:pPr>
              <w:pStyle w:val="Titre"/>
              <w:tabs>
                <w:tab w:val="num" w:pos="-4820"/>
              </w:tabs>
              <w:spacing w:line="276" w:lineRule="auto"/>
              <w:jc w:val="both"/>
              <w:rPr>
                <w:del w:id="18532" w:author="Dr Mamadou SANOGO" w:date="2023-10-25T17:57:00Z"/>
                <w:rFonts w:asciiTheme="majorHAnsi" w:hAnsiTheme="majorHAnsi" w:cstheme="majorHAnsi"/>
                <w:b w:val="0"/>
                <w:color w:val="000000" w:themeColor="text1"/>
                <w:szCs w:val="24"/>
                <w:rPrChange w:id="18533" w:author="Dr Mamadou SANOGO" w:date="2023-10-25T18:15:00Z">
                  <w:rPr>
                    <w:del w:id="18534" w:author="Dr Mamadou SANOGO" w:date="2023-10-25T17:57:00Z"/>
                    <w:rFonts w:asciiTheme="majorHAnsi" w:hAnsiTheme="majorHAnsi" w:cstheme="majorHAnsi"/>
                    <w:b/>
                    <w:szCs w:val="24"/>
                  </w:rPr>
                </w:rPrChange>
              </w:rPr>
              <w:pPrChange w:id="18535" w:author="Dr Mamadou SANOGO" w:date="2023-10-25T17:57:00Z">
                <w:pPr>
                  <w:spacing w:line="240" w:lineRule="auto"/>
                </w:pPr>
              </w:pPrChange>
            </w:pPr>
            <w:del w:id="18536" w:author="Dr Mamadou SANOGO" w:date="2023-10-25T17:57:00Z">
              <w:r w:rsidRPr="007A4AFC" w:rsidDel="00744A71">
                <w:rPr>
                  <w:rFonts w:asciiTheme="majorHAnsi" w:hAnsiTheme="majorHAnsi" w:cstheme="majorHAnsi"/>
                  <w:b w:val="0"/>
                  <w:color w:val="000000" w:themeColor="text1"/>
                  <w:szCs w:val="24"/>
                  <w:rPrChange w:id="18537"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318C85D" w:rsidR="005E531F" w:rsidRPr="007A4AFC" w:rsidDel="00744A71" w:rsidRDefault="005E531F">
            <w:pPr>
              <w:pStyle w:val="Titre"/>
              <w:tabs>
                <w:tab w:val="num" w:pos="-4820"/>
              </w:tabs>
              <w:spacing w:line="276" w:lineRule="auto"/>
              <w:jc w:val="both"/>
              <w:rPr>
                <w:del w:id="18538" w:author="Dr Mamadou SANOGO" w:date="2023-10-25T17:57:00Z"/>
                <w:rFonts w:asciiTheme="majorHAnsi" w:hAnsiTheme="majorHAnsi" w:cstheme="majorHAnsi"/>
                <w:b w:val="0"/>
                <w:color w:val="000000" w:themeColor="text1"/>
                <w:szCs w:val="24"/>
                <w:rPrChange w:id="18539" w:author="Dr Mamadou SANOGO" w:date="2023-10-25T18:15:00Z">
                  <w:rPr>
                    <w:del w:id="18540" w:author="Dr Mamadou SANOGO" w:date="2023-10-25T17:57:00Z"/>
                    <w:rFonts w:asciiTheme="majorHAnsi" w:hAnsiTheme="majorHAnsi" w:cstheme="majorHAnsi"/>
                    <w:b/>
                    <w:szCs w:val="24"/>
                  </w:rPr>
                </w:rPrChange>
              </w:rPr>
              <w:pPrChange w:id="18541" w:author="Dr Mamadou SANOGO" w:date="2023-10-25T17:57:00Z">
                <w:pPr>
                  <w:spacing w:line="240" w:lineRule="auto"/>
                  <w:jc w:val="center"/>
                </w:pPr>
              </w:pPrChange>
            </w:pPr>
            <w:del w:id="18542" w:author="Dr Mamadou SANOGO" w:date="2023-10-25T17:57:00Z">
              <w:r w:rsidRPr="007A4AFC" w:rsidDel="00744A71">
                <w:rPr>
                  <w:rFonts w:asciiTheme="majorHAnsi" w:hAnsiTheme="majorHAnsi" w:cstheme="majorHAnsi"/>
                  <w:b w:val="0"/>
                  <w:color w:val="000000" w:themeColor="text1"/>
                  <w:szCs w:val="24"/>
                  <w:rPrChange w:id="18543" w:author="Dr Mamadou SANOGO" w:date="2023-10-25T18:15:00Z">
                    <w:rPr>
                      <w:rFonts w:asciiTheme="majorHAnsi" w:hAnsiTheme="majorHAnsi" w:cstheme="majorHAnsi"/>
                      <w:b/>
                      <w:szCs w:val="24"/>
                    </w:rPr>
                  </w:rPrChange>
                </w:rPr>
                <w:delText>Quantité</w:delText>
              </w:r>
            </w:del>
          </w:p>
        </w:tc>
        <w:tc>
          <w:tcPr>
            <w:tcW w:w="687" w:type="pct"/>
          </w:tcPr>
          <w:p w14:paraId="3AEFB5B8" w14:textId="404E733C" w:rsidR="005E531F" w:rsidRPr="007A4AFC" w:rsidDel="00744A71" w:rsidRDefault="005E531F">
            <w:pPr>
              <w:pStyle w:val="Titre"/>
              <w:tabs>
                <w:tab w:val="num" w:pos="-4820"/>
              </w:tabs>
              <w:spacing w:line="276" w:lineRule="auto"/>
              <w:jc w:val="both"/>
              <w:rPr>
                <w:del w:id="18544" w:author="Dr Mamadou SANOGO" w:date="2023-10-25T17:57:00Z"/>
                <w:rFonts w:asciiTheme="majorHAnsi" w:hAnsiTheme="majorHAnsi" w:cstheme="majorHAnsi"/>
                <w:b w:val="0"/>
                <w:color w:val="000000" w:themeColor="text1"/>
                <w:szCs w:val="24"/>
                <w:rPrChange w:id="18545" w:author="Dr Mamadou SANOGO" w:date="2023-10-25T18:15:00Z">
                  <w:rPr>
                    <w:del w:id="18546" w:author="Dr Mamadou SANOGO" w:date="2023-10-25T17:57:00Z"/>
                    <w:rFonts w:asciiTheme="majorHAnsi" w:hAnsiTheme="majorHAnsi" w:cstheme="majorHAnsi"/>
                    <w:b/>
                    <w:szCs w:val="24"/>
                  </w:rPr>
                </w:rPrChange>
              </w:rPr>
              <w:pPrChange w:id="18547" w:author="Dr Mamadou SANOGO" w:date="2023-10-25T17:57:00Z">
                <w:pPr>
                  <w:spacing w:line="240" w:lineRule="auto"/>
                  <w:jc w:val="center"/>
                </w:pPr>
              </w:pPrChange>
            </w:pPr>
            <w:del w:id="18548" w:author="Dr Mamadou SANOGO" w:date="2023-10-25T17:57:00Z">
              <w:r w:rsidRPr="007A4AFC" w:rsidDel="00744A71">
                <w:rPr>
                  <w:rFonts w:asciiTheme="majorHAnsi" w:hAnsiTheme="majorHAnsi" w:cstheme="majorHAnsi"/>
                  <w:b w:val="0"/>
                  <w:color w:val="000000" w:themeColor="text1"/>
                  <w:szCs w:val="24"/>
                  <w:rPrChange w:id="18549" w:author="Dr Mamadou SANOGO" w:date="2023-10-25T18:15:00Z">
                    <w:rPr>
                      <w:rFonts w:asciiTheme="majorHAnsi" w:hAnsiTheme="majorHAnsi" w:cstheme="majorHAnsi"/>
                      <w:b/>
                      <w:szCs w:val="24"/>
                    </w:rPr>
                  </w:rPrChange>
                </w:rPr>
                <w:delText>Etat</w:delText>
              </w:r>
            </w:del>
          </w:p>
        </w:tc>
      </w:tr>
      <w:tr w:rsidR="007A4AFC" w:rsidRPr="007A4AFC" w:rsidDel="00744A71" w14:paraId="6160AB24" w14:textId="77777777" w:rsidTr="002E5E0D">
        <w:trPr>
          <w:del w:id="18550" w:author="Dr Mamadou SANOGO" w:date="2023-10-25T17:57:00Z"/>
        </w:trPr>
        <w:tc>
          <w:tcPr>
            <w:tcW w:w="484" w:type="pct"/>
          </w:tcPr>
          <w:p w14:paraId="3D8276CF" w14:textId="679CEC71" w:rsidR="005E531F" w:rsidRPr="007A4AFC" w:rsidDel="00744A71" w:rsidRDefault="005E531F">
            <w:pPr>
              <w:pStyle w:val="Titre"/>
              <w:tabs>
                <w:tab w:val="num" w:pos="-4820"/>
              </w:tabs>
              <w:spacing w:line="276" w:lineRule="auto"/>
              <w:jc w:val="both"/>
              <w:rPr>
                <w:del w:id="18551" w:author="Dr Mamadou SANOGO" w:date="2023-10-25T17:57:00Z"/>
                <w:rFonts w:asciiTheme="majorHAnsi" w:hAnsiTheme="majorHAnsi" w:cstheme="majorHAnsi"/>
                <w:b w:val="0"/>
                <w:color w:val="000000" w:themeColor="text1"/>
                <w:szCs w:val="24"/>
                <w:rPrChange w:id="18552" w:author="Dr Mamadou SANOGO" w:date="2023-10-25T18:15:00Z">
                  <w:rPr>
                    <w:del w:id="18553" w:author="Dr Mamadou SANOGO" w:date="2023-10-25T17:57:00Z"/>
                    <w:rFonts w:asciiTheme="majorHAnsi" w:hAnsiTheme="majorHAnsi" w:cstheme="majorHAnsi"/>
                    <w:b/>
                    <w:szCs w:val="24"/>
                  </w:rPr>
                </w:rPrChange>
              </w:rPr>
              <w:pPrChange w:id="18554" w:author="Dr Mamadou SANOGO" w:date="2023-10-25T17:57:00Z">
                <w:pPr>
                  <w:numPr>
                    <w:numId w:val="7"/>
                  </w:numPr>
                  <w:spacing w:line="240" w:lineRule="auto"/>
                  <w:ind w:left="720" w:hanging="360"/>
                  <w:contextualSpacing/>
                </w:pPr>
              </w:pPrChange>
            </w:pPr>
          </w:p>
        </w:tc>
        <w:tc>
          <w:tcPr>
            <w:tcW w:w="3261" w:type="pct"/>
          </w:tcPr>
          <w:p w14:paraId="5114BF5C" w14:textId="2D12E31C" w:rsidR="005E531F" w:rsidRPr="007A4AFC" w:rsidDel="00744A71" w:rsidRDefault="002E5E0D">
            <w:pPr>
              <w:pStyle w:val="Titre"/>
              <w:tabs>
                <w:tab w:val="num" w:pos="-4820"/>
              </w:tabs>
              <w:spacing w:line="276" w:lineRule="auto"/>
              <w:jc w:val="both"/>
              <w:rPr>
                <w:del w:id="18555" w:author="Dr Mamadou SANOGO" w:date="2023-10-25T17:57:00Z"/>
                <w:rFonts w:asciiTheme="majorHAnsi" w:hAnsiTheme="majorHAnsi" w:cstheme="majorHAnsi"/>
                <w:color w:val="000000" w:themeColor="text1"/>
                <w:szCs w:val="24"/>
                <w:rPrChange w:id="18556" w:author="Dr Mamadou SANOGO" w:date="2023-10-25T18:15:00Z">
                  <w:rPr>
                    <w:del w:id="18557" w:author="Dr Mamadou SANOGO" w:date="2023-10-25T17:57:00Z"/>
                    <w:rFonts w:asciiTheme="majorHAnsi" w:hAnsiTheme="majorHAnsi" w:cstheme="majorHAnsi"/>
                    <w:szCs w:val="24"/>
                  </w:rPr>
                </w:rPrChange>
              </w:rPr>
              <w:pPrChange w:id="18558" w:author="Dr Mamadou SANOGO" w:date="2023-10-25T17:57:00Z">
                <w:pPr>
                  <w:spacing w:line="240" w:lineRule="auto"/>
                </w:pPr>
              </w:pPrChange>
            </w:pPr>
            <w:del w:id="18559" w:author="Dr Mamadou SANOGO" w:date="2023-10-25T17:57:00Z">
              <w:r w:rsidRPr="007A4AFC" w:rsidDel="00744A71">
                <w:rPr>
                  <w:rFonts w:asciiTheme="majorHAnsi" w:hAnsiTheme="majorHAnsi" w:cstheme="majorHAnsi"/>
                  <w:color w:val="000000" w:themeColor="text1"/>
                  <w:szCs w:val="24"/>
                  <w:rPrChange w:id="18560"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2652EB3A" w:rsidR="005E531F" w:rsidRPr="007A4AFC" w:rsidDel="00744A71" w:rsidRDefault="002E5E0D">
            <w:pPr>
              <w:pStyle w:val="Titre"/>
              <w:tabs>
                <w:tab w:val="num" w:pos="-4820"/>
              </w:tabs>
              <w:spacing w:line="276" w:lineRule="auto"/>
              <w:jc w:val="both"/>
              <w:rPr>
                <w:del w:id="18561" w:author="Dr Mamadou SANOGO" w:date="2023-10-25T17:57:00Z"/>
                <w:rFonts w:asciiTheme="majorHAnsi" w:hAnsiTheme="majorHAnsi" w:cstheme="majorHAnsi"/>
                <w:color w:val="000000" w:themeColor="text1"/>
                <w:szCs w:val="24"/>
                <w:rPrChange w:id="18562" w:author="Dr Mamadou SANOGO" w:date="2023-10-25T18:15:00Z">
                  <w:rPr>
                    <w:del w:id="18563" w:author="Dr Mamadou SANOGO" w:date="2023-10-25T17:57:00Z"/>
                    <w:rFonts w:asciiTheme="majorHAnsi" w:hAnsiTheme="majorHAnsi" w:cstheme="majorHAnsi"/>
                    <w:szCs w:val="24"/>
                  </w:rPr>
                </w:rPrChange>
              </w:rPr>
              <w:pPrChange w:id="18564" w:author="Dr Mamadou SANOGO" w:date="2023-10-25T17:57:00Z">
                <w:pPr>
                  <w:spacing w:line="240" w:lineRule="auto"/>
                  <w:jc w:val="center"/>
                </w:pPr>
              </w:pPrChange>
            </w:pPr>
            <w:del w:id="18565" w:author="Dr Mamadou SANOGO" w:date="2023-10-25T17:57:00Z">
              <w:r w:rsidRPr="007A4AFC" w:rsidDel="00744A71">
                <w:rPr>
                  <w:rFonts w:asciiTheme="majorHAnsi" w:hAnsiTheme="majorHAnsi" w:cstheme="majorHAnsi"/>
                  <w:color w:val="000000" w:themeColor="text1"/>
                  <w:szCs w:val="24"/>
                  <w:rPrChange w:id="18566" w:author="Dr Mamadou SANOGO" w:date="2023-10-25T18:15:00Z">
                    <w:rPr>
                      <w:rFonts w:asciiTheme="majorHAnsi" w:hAnsiTheme="majorHAnsi" w:cstheme="majorHAnsi"/>
                      <w:szCs w:val="24"/>
                    </w:rPr>
                  </w:rPrChange>
                </w:rPr>
                <w:delText>15</w:delText>
              </w:r>
            </w:del>
          </w:p>
        </w:tc>
        <w:tc>
          <w:tcPr>
            <w:tcW w:w="687" w:type="pct"/>
          </w:tcPr>
          <w:p w14:paraId="41BA4F7F" w14:textId="44B7283E" w:rsidR="005E531F" w:rsidRPr="007A4AFC" w:rsidDel="00744A71" w:rsidRDefault="002E5E0D">
            <w:pPr>
              <w:pStyle w:val="Titre"/>
              <w:tabs>
                <w:tab w:val="num" w:pos="-4820"/>
              </w:tabs>
              <w:spacing w:line="276" w:lineRule="auto"/>
              <w:jc w:val="both"/>
              <w:rPr>
                <w:del w:id="18567" w:author="Dr Mamadou SANOGO" w:date="2023-10-25T17:57:00Z"/>
                <w:rFonts w:asciiTheme="majorHAnsi" w:hAnsiTheme="majorHAnsi" w:cstheme="majorHAnsi"/>
                <w:color w:val="000000" w:themeColor="text1"/>
                <w:szCs w:val="24"/>
                <w:rPrChange w:id="18568" w:author="Dr Mamadou SANOGO" w:date="2023-10-25T18:15:00Z">
                  <w:rPr>
                    <w:del w:id="18569" w:author="Dr Mamadou SANOGO" w:date="2023-10-25T17:57:00Z"/>
                    <w:rFonts w:asciiTheme="majorHAnsi" w:hAnsiTheme="majorHAnsi" w:cstheme="majorHAnsi"/>
                    <w:szCs w:val="24"/>
                  </w:rPr>
                </w:rPrChange>
              </w:rPr>
              <w:pPrChange w:id="18570" w:author="Dr Mamadou SANOGO" w:date="2023-10-25T17:57:00Z">
                <w:pPr>
                  <w:spacing w:line="240" w:lineRule="auto"/>
                  <w:jc w:val="center"/>
                </w:pPr>
              </w:pPrChange>
            </w:pPr>
            <w:del w:id="18571" w:author="Dr Mamadou SANOGO" w:date="2023-10-25T17:57:00Z">
              <w:r w:rsidRPr="007A4AFC" w:rsidDel="00744A71">
                <w:rPr>
                  <w:rFonts w:asciiTheme="majorHAnsi" w:hAnsiTheme="majorHAnsi" w:cstheme="majorHAnsi"/>
                  <w:color w:val="000000" w:themeColor="text1"/>
                  <w:szCs w:val="24"/>
                  <w:rPrChange w:id="18572" w:author="Dr Mamadou SANOGO" w:date="2023-10-25T18:15:00Z">
                    <w:rPr>
                      <w:rFonts w:asciiTheme="majorHAnsi" w:hAnsiTheme="majorHAnsi" w:cstheme="majorHAnsi"/>
                      <w:szCs w:val="24"/>
                    </w:rPr>
                  </w:rPrChange>
                </w:rPr>
                <w:delText>Bon</w:delText>
              </w:r>
            </w:del>
          </w:p>
        </w:tc>
      </w:tr>
      <w:tr w:rsidR="007A4AFC" w:rsidRPr="007A4AFC" w:rsidDel="00744A71" w14:paraId="54925CA4" w14:textId="77777777" w:rsidTr="002E5E0D">
        <w:trPr>
          <w:del w:id="18573" w:author="Dr Mamadou SANOGO" w:date="2023-10-25T17:57:00Z"/>
        </w:trPr>
        <w:tc>
          <w:tcPr>
            <w:tcW w:w="484" w:type="pct"/>
          </w:tcPr>
          <w:p w14:paraId="4CC07315" w14:textId="41AE881E" w:rsidR="002E5E0D" w:rsidRPr="007A4AFC" w:rsidDel="00744A71" w:rsidRDefault="002E5E0D">
            <w:pPr>
              <w:pStyle w:val="Titre"/>
              <w:tabs>
                <w:tab w:val="num" w:pos="-4820"/>
              </w:tabs>
              <w:spacing w:line="276" w:lineRule="auto"/>
              <w:jc w:val="both"/>
              <w:rPr>
                <w:del w:id="18574" w:author="Dr Mamadou SANOGO" w:date="2023-10-25T17:57:00Z"/>
                <w:rFonts w:asciiTheme="majorHAnsi" w:hAnsiTheme="majorHAnsi" w:cstheme="majorHAnsi"/>
                <w:b w:val="0"/>
                <w:color w:val="000000" w:themeColor="text1"/>
                <w:szCs w:val="24"/>
                <w:rPrChange w:id="18575" w:author="Dr Mamadou SANOGO" w:date="2023-10-25T18:15:00Z">
                  <w:rPr>
                    <w:del w:id="18576" w:author="Dr Mamadou SANOGO" w:date="2023-10-25T17:57:00Z"/>
                    <w:rFonts w:asciiTheme="majorHAnsi" w:hAnsiTheme="majorHAnsi" w:cstheme="majorHAnsi"/>
                    <w:b/>
                    <w:szCs w:val="24"/>
                  </w:rPr>
                </w:rPrChange>
              </w:rPr>
              <w:pPrChange w:id="18577" w:author="Dr Mamadou SANOGO" w:date="2023-10-25T17:57:00Z">
                <w:pPr>
                  <w:numPr>
                    <w:numId w:val="7"/>
                  </w:numPr>
                  <w:spacing w:line="240" w:lineRule="auto"/>
                  <w:ind w:left="720" w:hanging="360"/>
                  <w:contextualSpacing/>
                </w:pPr>
              </w:pPrChange>
            </w:pPr>
          </w:p>
        </w:tc>
        <w:tc>
          <w:tcPr>
            <w:tcW w:w="3261" w:type="pct"/>
          </w:tcPr>
          <w:p w14:paraId="0E0BBE4E" w14:textId="697AF2DF" w:rsidR="002E5E0D" w:rsidRPr="007A4AFC" w:rsidDel="00744A71" w:rsidRDefault="002E5E0D">
            <w:pPr>
              <w:pStyle w:val="Titre"/>
              <w:tabs>
                <w:tab w:val="num" w:pos="-4820"/>
              </w:tabs>
              <w:spacing w:line="276" w:lineRule="auto"/>
              <w:jc w:val="both"/>
              <w:rPr>
                <w:del w:id="18578" w:author="Dr Mamadou SANOGO" w:date="2023-10-25T17:57:00Z"/>
                <w:rFonts w:asciiTheme="majorHAnsi" w:hAnsiTheme="majorHAnsi" w:cstheme="majorHAnsi"/>
                <w:color w:val="000000" w:themeColor="text1"/>
                <w:szCs w:val="24"/>
                <w:rPrChange w:id="18579" w:author="Dr Mamadou SANOGO" w:date="2023-10-25T18:15:00Z">
                  <w:rPr>
                    <w:del w:id="18580" w:author="Dr Mamadou SANOGO" w:date="2023-10-25T17:57:00Z"/>
                    <w:rFonts w:asciiTheme="majorHAnsi" w:hAnsiTheme="majorHAnsi" w:cstheme="majorHAnsi"/>
                    <w:szCs w:val="24"/>
                  </w:rPr>
                </w:rPrChange>
              </w:rPr>
              <w:pPrChange w:id="18581" w:author="Dr Mamadou SANOGO" w:date="2023-10-25T17:57:00Z">
                <w:pPr>
                  <w:spacing w:line="240" w:lineRule="auto"/>
                </w:pPr>
              </w:pPrChange>
            </w:pPr>
            <w:del w:id="18582" w:author="Dr Mamadou SANOGO" w:date="2023-10-25T17:57:00Z">
              <w:r w:rsidRPr="007A4AFC" w:rsidDel="00744A71">
                <w:rPr>
                  <w:rFonts w:asciiTheme="majorHAnsi" w:hAnsiTheme="majorHAnsi" w:cstheme="majorHAnsi"/>
                  <w:color w:val="000000" w:themeColor="text1"/>
                  <w:szCs w:val="24"/>
                  <w:rPrChange w:id="18583"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0011F2AB" w:rsidR="002E5E0D" w:rsidRPr="007A4AFC" w:rsidDel="00744A71" w:rsidRDefault="002E5E0D">
            <w:pPr>
              <w:pStyle w:val="Titre"/>
              <w:tabs>
                <w:tab w:val="num" w:pos="-4820"/>
              </w:tabs>
              <w:spacing w:line="276" w:lineRule="auto"/>
              <w:jc w:val="both"/>
              <w:rPr>
                <w:del w:id="18584" w:author="Dr Mamadou SANOGO" w:date="2023-10-25T17:57:00Z"/>
                <w:rFonts w:asciiTheme="majorHAnsi" w:hAnsiTheme="majorHAnsi" w:cstheme="majorHAnsi"/>
                <w:color w:val="000000" w:themeColor="text1"/>
                <w:szCs w:val="24"/>
                <w:rPrChange w:id="18585" w:author="Dr Mamadou SANOGO" w:date="2023-10-25T18:15:00Z">
                  <w:rPr>
                    <w:del w:id="18586" w:author="Dr Mamadou SANOGO" w:date="2023-10-25T17:57:00Z"/>
                    <w:rFonts w:asciiTheme="majorHAnsi" w:hAnsiTheme="majorHAnsi" w:cstheme="majorHAnsi"/>
                    <w:szCs w:val="24"/>
                  </w:rPr>
                </w:rPrChange>
              </w:rPr>
              <w:pPrChange w:id="18587" w:author="Dr Mamadou SANOGO" w:date="2023-10-25T17:57:00Z">
                <w:pPr>
                  <w:spacing w:line="240" w:lineRule="auto"/>
                  <w:jc w:val="center"/>
                </w:pPr>
              </w:pPrChange>
            </w:pPr>
            <w:del w:id="18588" w:author="Dr Mamadou SANOGO" w:date="2023-10-25T17:57:00Z">
              <w:r w:rsidRPr="007A4AFC" w:rsidDel="00744A71">
                <w:rPr>
                  <w:rFonts w:asciiTheme="majorHAnsi" w:hAnsiTheme="majorHAnsi" w:cstheme="majorHAnsi"/>
                  <w:color w:val="000000" w:themeColor="text1"/>
                  <w:szCs w:val="24"/>
                  <w:rPrChange w:id="18589" w:author="Dr Mamadou SANOGO" w:date="2023-10-25T18:15:00Z">
                    <w:rPr>
                      <w:rFonts w:asciiTheme="majorHAnsi" w:hAnsiTheme="majorHAnsi" w:cstheme="majorHAnsi"/>
                      <w:szCs w:val="24"/>
                    </w:rPr>
                  </w:rPrChange>
                </w:rPr>
                <w:delText>5</w:delText>
              </w:r>
            </w:del>
          </w:p>
        </w:tc>
        <w:tc>
          <w:tcPr>
            <w:tcW w:w="687" w:type="pct"/>
          </w:tcPr>
          <w:p w14:paraId="4BB39661" w14:textId="0584785A" w:rsidR="002E5E0D" w:rsidRPr="007A4AFC" w:rsidDel="00744A71" w:rsidRDefault="002E5E0D">
            <w:pPr>
              <w:pStyle w:val="Titre"/>
              <w:tabs>
                <w:tab w:val="num" w:pos="-4820"/>
              </w:tabs>
              <w:spacing w:line="276" w:lineRule="auto"/>
              <w:jc w:val="both"/>
              <w:rPr>
                <w:del w:id="18590" w:author="Dr Mamadou SANOGO" w:date="2023-10-25T17:57:00Z"/>
                <w:rFonts w:asciiTheme="majorHAnsi" w:hAnsiTheme="majorHAnsi" w:cstheme="majorHAnsi"/>
                <w:color w:val="000000" w:themeColor="text1"/>
                <w:szCs w:val="24"/>
                <w:rPrChange w:id="18591" w:author="Dr Mamadou SANOGO" w:date="2023-10-25T18:15:00Z">
                  <w:rPr>
                    <w:del w:id="18592" w:author="Dr Mamadou SANOGO" w:date="2023-10-25T17:57:00Z"/>
                    <w:rFonts w:asciiTheme="majorHAnsi" w:hAnsiTheme="majorHAnsi" w:cstheme="majorHAnsi"/>
                    <w:szCs w:val="24"/>
                  </w:rPr>
                </w:rPrChange>
              </w:rPr>
              <w:pPrChange w:id="18593" w:author="Dr Mamadou SANOGO" w:date="2023-10-25T17:57:00Z">
                <w:pPr>
                  <w:spacing w:line="240" w:lineRule="auto"/>
                  <w:jc w:val="center"/>
                </w:pPr>
              </w:pPrChange>
            </w:pPr>
            <w:del w:id="18594" w:author="Dr Mamadou SANOGO" w:date="2023-10-25T17:57:00Z">
              <w:r w:rsidRPr="007A4AFC" w:rsidDel="00744A71">
                <w:rPr>
                  <w:rFonts w:asciiTheme="majorHAnsi" w:hAnsiTheme="majorHAnsi" w:cstheme="majorHAnsi"/>
                  <w:color w:val="000000" w:themeColor="text1"/>
                  <w:szCs w:val="24"/>
                  <w:rPrChange w:id="18595" w:author="Dr Mamadou SANOGO" w:date="2023-10-25T18:15:00Z">
                    <w:rPr>
                      <w:rFonts w:asciiTheme="majorHAnsi" w:hAnsiTheme="majorHAnsi" w:cstheme="majorHAnsi"/>
                      <w:szCs w:val="24"/>
                    </w:rPr>
                  </w:rPrChange>
                </w:rPr>
                <w:delText xml:space="preserve">Bon </w:delText>
              </w:r>
            </w:del>
          </w:p>
        </w:tc>
      </w:tr>
      <w:tr w:rsidR="007A4AFC" w:rsidRPr="007A4AFC" w:rsidDel="00744A71" w14:paraId="0DF8F43F" w14:textId="77777777" w:rsidTr="002E5E0D">
        <w:trPr>
          <w:del w:id="18596" w:author="Dr Mamadou SANOGO" w:date="2023-10-25T17:57:00Z"/>
        </w:trPr>
        <w:tc>
          <w:tcPr>
            <w:tcW w:w="484" w:type="pct"/>
          </w:tcPr>
          <w:p w14:paraId="1CDFB5D8" w14:textId="0111A8FF" w:rsidR="002E5E0D" w:rsidRPr="007A4AFC" w:rsidDel="00744A71" w:rsidRDefault="002E5E0D">
            <w:pPr>
              <w:pStyle w:val="Titre"/>
              <w:tabs>
                <w:tab w:val="num" w:pos="-4820"/>
              </w:tabs>
              <w:spacing w:line="276" w:lineRule="auto"/>
              <w:jc w:val="both"/>
              <w:rPr>
                <w:del w:id="18597" w:author="Dr Mamadou SANOGO" w:date="2023-10-25T17:57:00Z"/>
                <w:rFonts w:asciiTheme="majorHAnsi" w:hAnsiTheme="majorHAnsi" w:cstheme="majorHAnsi"/>
                <w:b w:val="0"/>
                <w:color w:val="000000" w:themeColor="text1"/>
                <w:szCs w:val="24"/>
                <w:rPrChange w:id="18598" w:author="Dr Mamadou SANOGO" w:date="2023-10-25T18:15:00Z">
                  <w:rPr>
                    <w:del w:id="18599" w:author="Dr Mamadou SANOGO" w:date="2023-10-25T17:57:00Z"/>
                    <w:rFonts w:asciiTheme="majorHAnsi" w:hAnsiTheme="majorHAnsi" w:cstheme="majorHAnsi"/>
                    <w:b/>
                    <w:szCs w:val="24"/>
                  </w:rPr>
                </w:rPrChange>
              </w:rPr>
              <w:pPrChange w:id="18600" w:author="Dr Mamadou SANOGO" w:date="2023-10-25T17:57:00Z">
                <w:pPr>
                  <w:numPr>
                    <w:numId w:val="7"/>
                  </w:numPr>
                  <w:spacing w:line="240" w:lineRule="auto"/>
                  <w:ind w:left="720" w:hanging="360"/>
                  <w:contextualSpacing/>
                </w:pPr>
              </w:pPrChange>
            </w:pPr>
          </w:p>
        </w:tc>
        <w:tc>
          <w:tcPr>
            <w:tcW w:w="3261" w:type="pct"/>
          </w:tcPr>
          <w:p w14:paraId="4D4FEB72" w14:textId="41FD820C" w:rsidR="002E5E0D" w:rsidRPr="007A4AFC" w:rsidDel="00744A71" w:rsidRDefault="002E5E0D">
            <w:pPr>
              <w:pStyle w:val="Titre"/>
              <w:tabs>
                <w:tab w:val="num" w:pos="-4820"/>
              </w:tabs>
              <w:spacing w:line="276" w:lineRule="auto"/>
              <w:jc w:val="both"/>
              <w:rPr>
                <w:del w:id="18601" w:author="Dr Mamadou SANOGO" w:date="2023-10-25T17:57:00Z"/>
                <w:rFonts w:asciiTheme="majorHAnsi" w:hAnsiTheme="majorHAnsi" w:cstheme="majorHAnsi"/>
                <w:color w:val="000000" w:themeColor="text1"/>
                <w:szCs w:val="24"/>
                <w:rPrChange w:id="18602" w:author="Dr Mamadou SANOGO" w:date="2023-10-25T18:15:00Z">
                  <w:rPr>
                    <w:del w:id="18603" w:author="Dr Mamadou SANOGO" w:date="2023-10-25T17:57:00Z"/>
                    <w:rFonts w:asciiTheme="majorHAnsi" w:hAnsiTheme="majorHAnsi" w:cstheme="majorHAnsi"/>
                    <w:szCs w:val="24"/>
                  </w:rPr>
                </w:rPrChange>
              </w:rPr>
              <w:pPrChange w:id="18604" w:author="Dr Mamadou SANOGO" w:date="2023-10-25T17:57:00Z">
                <w:pPr>
                  <w:spacing w:line="240" w:lineRule="auto"/>
                </w:pPr>
              </w:pPrChange>
            </w:pPr>
            <w:del w:id="18605" w:author="Dr Mamadou SANOGO" w:date="2023-10-25T17:57:00Z">
              <w:r w:rsidRPr="007A4AFC" w:rsidDel="00744A71">
                <w:rPr>
                  <w:rFonts w:asciiTheme="majorHAnsi" w:hAnsiTheme="majorHAnsi" w:cstheme="majorHAnsi"/>
                  <w:color w:val="000000" w:themeColor="text1"/>
                  <w:szCs w:val="24"/>
                  <w:rPrChange w:id="18606"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11CF5496" w:rsidR="002E5E0D" w:rsidRPr="007A4AFC" w:rsidDel="00744A71" w:rsidRDefault="002E5E0D">
            <w:pPr>
              <w:pStyle w:val="Titre"/>
              <w:tabs>
                <w:tab w:val="num" w:pos="-4820"/>
              </w:tabs>
              <w:spacing w:line="276" w:lineRule="auto"/>
              <w:jc w:val="both"/>
              <w:rPr>
                <w:del w:id="18607" w:author="Dr Mamadou SANOGO" w:date="2023-10-25T17:57:00Z"/>
                <w:rFonts w:asciiTheme="majorHAnsi" w:hAnsiTheme="majorHAnsi" w:cstheme="majorHAnsi"/>
                <w:color w:val="000000" w:themeColor="text1"/>
                <w:szCs w:val="24"/>
                <w:rPrChange w:id="18608" w:author="Dr Mamadou SANOGO" w:date="2023-10-25T18:15:00Z">
                  <w:rPr>
                    <w:del w:id="18609" w:author="Dr Mamadou SANOGO" w:date="2023-10-25T17:57:00Z"/>
                    <w:rFonts w:asciiTheme="majorHAnsi" w:hAnsiTheme="majorHAnsi" w:cstheme="majorHAnsi"/>
                    <w:szCs w:val="24"/>
                  </w:rPr>
                </w:rPrChange>
              </w:rPr>
              <w:pPrChange w:id="18610" w:author="Dr Mamadou SANOGO" w:date="2023-10-25T17:57:00Z">
                <w:pPr>
                  <w:spacing w:line="240" w:lineRule="auto"/>
                  <w:jc w:val="center"/>
                </w:pPr>
              </w:pPrChange>
            </w:pPr>
            <w:del w:id="18611" w:author="Dr Mamadou SANOGO" w:date="2023-10-25T17:57:00Z">
              <w:r w:rsidRPr="007A4AFC" w:rsidDel="00744A71">
                <w:rPr>
                  <w:rFonts w:asciiTheme="majorHAnsi" w:hAnsiTheme="majorHAnsi" w:cstheme="majorHAnsi"/>
                  <w:color w:val="000000" w:themeColor="text1"/>
                  <w:szCs w:val="24"/>
                  <w:rPrChange w:id="18612" w:author="Dr Mamadou SANOGO" w:date="2023-10-25T18:15:00Z">
                    <w:rPr>
                      <w:rFonts w:asciiTheme="majorHAnsi" w:hAnsiTheme="majorHAnsi" w:cstheme="majorHAnsi"/>
                      <w:szCs w:val="24"/>
                    </w:rPr>
                  </w:rPrChange>
                </w:rPr>
                <w:delText>1</w:delText>
              </w:r>
            </w:del>
          </w:p>
        </w:tc>
        <w:tc>
          <w:tcPr>
            <w:tcW w:w="687" w:type="pct"/>
          </w:tcPr>
          <w:p w14:paraId="72430727" w14:textId="67BC510A" w:rsidR="002E5E0D" w:rsidRPr="007A4AFC" w:rsidDel="00744A71" w:rsidRDefault="002E5E0D">
            <w:pPr>
              <w:pStyle w:val="Titre"/>
              <w:tabs>
                <w:tab w:val="num" w:pos="-4820"/>
              </w:tabs>
              <w:spacing w:line="276" w:lineRule="auto"/>
              <w:jc w:val="both"/>
              <w:rPr>
                <w:del w:id="18613" w:author="Dr Mamadou SANOGO" w:date="2023-10-25T17:57:00Z"/>
                <w:rFonts w:asciiTheme="majorHAnsi" w:hAnsiTheme="majorHAnsi" w:cstheme="majorHAnsi"/>
                <w:color w:val="000000" w:themeColor="text1"/>
                <w:szCs w:val="24"/>
                <w:rPrChange w:id="18614" w:author="Dr Mamadou SANOGO" w:date="2023-10-25T18:15:00Z">
                  <w:rPr>
                    <w:del w:id="18615" w:author="Dr Mamadou SANOGO" w:date="2023-10-25T17:57:00Z"/>
                    <w:rFonts w:asciiTheme="majorHAnsi" w:hAnsiTheme="majorHAnsi" w:cstheme="majorHAnsi"/>
                    <w:szCs w:val="24"/>
                  </w:rPr>
                </w:rPrChange>
              </w:rPr>
              <w:pPrChange w:id="18616" w:author="Dr Mamadou SANOGO" w:date="2023-10-25T17:57:00Z">
                <w:pPr>
                  <w:spacing w:line="240" w:lineRule="auto"/>
                  <w:jc w:val="center"/>
                </w:pPr>
              </w:pPrChange>
            </w:pPr>
            <w:del w:id="18617" w:author="Dr Mamadou SANOGO" w:date="2023-10-25T17:57:00Z">
              <w:r w:rsidRPr="007A4AFC" w:rsidDel="00744A71">
                <w:rPr>
                  <w:rFonts w:asciiTheme="majorHAnsi" w:hAnsiTheme="majorHAnsi" w:cstheme="majorHAnsi"/>
                  <w:color w:val="000000" w:themeColor="text1"/>
                  <w:szCs w:val="24"/>
                  <w:rPrChange w:id="18618" w:author="Dr Mamadou SANOGO" w:date="2023-10-25T18:15:00Z">
                    <w:rPr>
                      <w:rFonts w:asciiTheme="majorHAnsi" w:hAnsiTheme="majorHAnsi" w:cstheme="majorHAnsi"/>
                      <w:szCs w:val="24"/>
                    </w:rPr>
                  </w:rPrChange>
                </w:rPr>
                <w:delText xml:space="preserve">Bon </w:delText>
              </w:r>
            </w:del>
          </w:p>
        </w:tc>
      </w:tr>
      <w:tr w:rsidR="007A4AFC" w:rsidRPr="007A4AFC" w:rsidDel="00744A71" w14:paraId="22BEC13F" w14:textId="77777777" w:rsidTr="002E5E0D">
        <w:trPr>
          <w:del w:id="18619" w:author="Dr Mamadou SANOGO" w:date="2023-10-25T17:57:00Z"/>
        </w:trPr>
        <w:tc>
          <w:tcPr>
            <w:tcW w:w="484" w:type="pct"/>
          </w:tcPr>
          <w:p w14:paraId="2179DCA2" w14:textId="7F2A6877" w:rsidR="002E5E0D" w:rsidRPr="007A4AFC" w:rsidDel="00744A71" w:rsidRDefault="002E5E0D">
            <w:pPr>
              <w:pStyle w:val="Titre"/>
              <w:tabs>
                <w:tab w:val="num" w:pos="-4820"/>
              </w:tabs>
              <w:spacing w:line="276" w:lineRule="auto"/>
              <w:jc w:val="both"/>
              <w:rPr>
                <w:del w:id="18620" w:author="Dr Mamadou SANOGO" w:date="2023-10-25T17:57:00Z"/>
                <w:rFonts w:asciiTheme="majorHAnsi" w:hAnsiTheme="majorHAnsi" w:cstheme="majorHAnsi"/>
                <w:b w:val="0"/>
                <w:color w:val="000000" w:themeColor="text1"/>
                <w:szCs w:val="24"/>
                <w:rPrChange w:id="18621" w:author="Dr Mamadou SANOGO" w:date="2023-10-25T18:15:00Z">
                  <w:rPr>
                    <w:del w:id="18622" w:author="Dr Mamadou SANOGO" w:date="2023-10-25T17:57:00Z"/>
                    <w:rFonts w:asciiTheme="majorHAnsi" w:hAnsiTheme="majorHAnsi" w:cstheme="majorHAnsi"/>
                    <w:b/>
                    <w:szCs w:val="24"/>
                  </w:rPr>
                </w:rPrChange>
              </w:rPr>
              <w:pPrChange w:id="18623" w:author="Dr Mamadou SANOGO" w:date="2023-10-25T17:57:00Z">
                <w:pPr>
                  <w:numPr>
                    <w:numId w:val="7"/>
                  </w:numPr>
                  <w:spacing w:line="240" w:lineRule="auto"/>
                  <w:ind w:left="720" w:hanging="360"/>
                  <w:contextualSpacing/>
                </w:pPr>
              </w:pPrChange>
            </w:pPr>
          </w:p>
        </w:tc>
        <w:tc>
          <w:tcPr>
            <w:tcW w:w="3261" w:type="pct"/>
          </w:tcPr>
          <w:p w14:paraId="5B11FE01" w14:textId="452E1DA9" w:rsidR="002E5E0D" w:rsidRPr="007A4AFC" w:rsidDel="00744A71" w:rsidRDefault="002E5E0D">
            <w:pPr>
              <w:pStyle w:val="Titre"/>
              <w:tabs>
                <w:tab w:val="num" w:pos="-4820"/>
              </w:tabs>
              <w:spacing w:line="276" w:lineRule="auto"/>
              <w:jc w:val="both"/>
              <w:rPr>
                <w:del w:id="18624" w:author="Dr Mamadou SANOGO" w:date="2023-10-25T17:57:00Z"/>
                <w:rFonts w:asciiTheme="majorHAnsi" w:hAnsiTheme="majorHAnsi" w:cstheme="majorHAnsi"/>
                <w:color w:val="000000" w:themeColor="text1"/>
                <w:szCs w:val="24"/>
                <w:rPrChange w:id="18625" w:author="Dr Mamadou SANOGO" w:date="2023-10-25T18:15:00Z">
                  <w:rPr>
                    <w:del w:id="18626" w:author="Dr Mamadou SANOGO" w:date="2023-10-25T17:57:00Z"/>
                    <w:rFonts w:asciiTheme="majorHAnsi" w:hAnsiTheme="majorHAnsi" w:cstheme="majorHAnsi"/>
                    <w:szCs w:val="24"/>
                  </w:rPr>
                </w:rPrChange>
              </w:rPr>
              <w:pPrChange w:id="18627" w:author="Dr Mamadou SANOGO" w:date="2023-10-25T17:57:00Z">
                <w:pPr>
                  <w:spacing w:line="240" w:lineRule="auto"/>
                </w:pPr>
              </w:pPrChange>
            </w:pPr>
            <w:del w:id="18628" w:author="Dr Mamadou SANOGO" w:date="2023-10-25T17:57:00Z">
              <w:r w:rsidRPr="007A4AFC" w:rsidDel="00744A71">
                <w:rPr>
                  <w:rFonts w:asciiTheme="majorHAnsi" w:hAnsiTheme="majorHAnsi" w:cstheme="majorHAnsi"/>
                  <w:color w:val="000000" w:themeColor="text1"/>
                  <w:szCs w:val="24"/>
                  <w:rPrChange w:id="18629"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23A17D90" w:rsidR="002E5E0D" w:rsidRPr="007A4AFC" w:rsidDel="00744A71" w:rsidRDefault="002E5E0D">
            <w:pPr>
              <w:pStyle w:val="Titre"/>
              <w:tabs>
                <w:tab w:val="num" w:pos="-4820"/>
              </w:tabs>
              <w:spacing w:line="276" w:lineRule="auto"/>
              <w:jc w:val="both"/>
              <w:rPr>
                <w:del w:id="18630" w:author="Dr Mamadou SANOGO" w:date="2023-10-25T17:57:00Z"/>
                <w:rFonts w:asciiTheme="majorHAnsi" w:hAnsiTheme="majorHAnsi" w:cstheme="majorHAnsi"/>
                <w:color w:val="000000" w:themeColor="text1"/>
                <w:szCs w:val="24"/>
                <w:rPrChange w:id="18631" w:author="Dr Mamadou SANOGO" w:date="2023-10-25T18:15:00Z">
                  <w:rPr>
                    <w:del w:id="18632" w:author="Dr Mamadou SANOGO" w:date="2023-10-25T17:57:00Z"/>
                    <w:rFonts w:asciiTheme="majorHAnsi" w:hAnsiTheme="majorHAnsi" w:cstheme="majorHAnsi"/>
                    <w:szCs w:val="24"/>
                  </w:rPr>
                </w:rPrChange>
              </w:rPr>
              <w:pPrChange w:id="18633" w:author="Dr Mamadou SANOGO" w:date="2023-10-25T17:57:00Z">
                <w:pPr>
                  <w:spacing w:line="240" w:lineRule="auto"/>
                  <w:jc w:val="center"/>
                </w:pPr>
              </w:pPrChange>
            </w:pPr>
            <w:del w:id="18634" w:author="Dr Mamadou SANOGO" w:date="2023-10-25T17:57:00Z">
              <w:r w:rsidRPr="007A4AFC" w:rsidDel="00744A71">
                <w:rPr>
                  <w:rFonts w:asciiTheme="majorHAnsi" w:hAnsiTheme="majorHAnsi" w:cstheme="majorHAnsi"/>
                  <w:color w:val="000000" w:themeColor="text1"/>
                  <w:szCs w:val="24"/>
                  <w:rPrChange w:id="18635" w:author="Dr Mamadou SANOGO" w:date="2023-10-25T18:15:00Z">
                    <w:rPr>
                      <w:rFonts w:asciiTheme="majorHAnsi" w:hAnsiTheme="majorHAnsi" w:cstheme="majorHAnsi"/>
                      <w:szCs w:val="24"/>
                    </w:rPr>
                  </w:rPrChange>
                </w:rPr>
                <w:delText>6</w:delText>
              </w:r>
            </w:del>
          </w:p>
        </w:tc>
        <w:tc>
          <w:tcPr>
            <w:tcW w:w="687" w:type="pct"/>
          </w:tcPr>
          <w:p w14:paraId="2870299A" w14:textId="07B233B7" w:rsidR="002E5E0D" w:rsidRPr="007A4AFC" w:rsidDel="00744A71" w:rsidRDefault="002E5E0D">
            <w:pPr>
              <w:pStyle w:val="Titre"/>
              <w:tabs>
                <w:tab w:val="num" w:pos="-4820"/>
              </w:tabs>
              <w:spacing w:line="276" w:lineRule="auto"/>
              <w:jc w:val="both"/>
              <w:rPr>
                <w:del w:id="18636" w:author="Dr Mamadou SANOGO" w:date="2023-10-25T17:57:00Z"/>
                <w:rFonts w:asciiTheme="majorHAnsi" w:hAnsiTheme="majorHAnsi" w:cstheme="majorHAnsi"/>
                <w:color w:val="000000" w:themeColor="text1"/>
                <w:szCs w:val="24"/>
                <w:rPrChange w:id="18637" w:author="Dr Mamadou SANOGO" w:date="2023-10-25T18:15:00Z">
                  <w:rPr>
                    <w:del w:id="18638" w:author="Dr Mamadou SANOGO" w:date="2023-10-25T17:57:00Z"/>
                    <w:rFonts w:asciiTheme="majorHAnsi" w:hAnsiTheme="majorHAnsi" w:cstheme="majorHAnsi"/>
                    <w:szCs w:val="24"/>
                  </w:rPr>
                </w:rPrChange>
              </w:rPr>
              <w:pPrChange w:id="18639" w:author="Dr Mamadou SANOGO" w:date="2023-10-25T17:57:00Z">
                <w:pPr>
                  <w:spacing w:line="240" w:lineRule="auto"/>
                  <w:jc w:val="center"/>
                </w:pPr>
              </w:pPrChange>
            </w:pPr>
            <w:del w:id="18640" w:author="Dr Mamadou SANOGO" w:date="2023-10-25T17:57:00Z">
              <w:r w:rsidRPr="007A4AFC" w:rsidDel="00744A71">
                <w:rPr>
                  <w:rFonts w:asciiTheme="majorHAnsi" w:hAnsiTheme="majorHAnsi" w:cstheme="majorHAnsi"/>
                  <w:color w:val="000000" w:themeColor="text1"/>
                  <w:szCs w:val="24"/>
                  <w:rPrChange w:id="18641" w:author="Dr Mamadou SANOGO" w:date="2023-10-25T18:15:00Z">
                    <w:rPr>
                      <w:rFonts w:asciiTheme="majorHAnsi" w:hAnsiTheme="majorHAnsi" w:cstheme="majorHAnsi"/>
                      <w:szCs w:val="24"/>
                    </w:rPr>
                  </w:rPrChange>
                </w:rPr>
                <w:delText xml:space="preserve">Bon </w:delText>
              </w:r>
            </w:del>
          </w:p>
        </w:tc>
      </w:tr>
      <w:tr w:rsidR="007A4AFC" w:rsidRPr="007A4AFC" w:rsidDel="00744A71" w14:paraId="0B0855BF" w14:textId="77777777" w:rsidTr="002E5E0D">
        <w:trPr>
          <w:del w:id="18642" w:author="Dr Mamadou SANOGO" w:date="2023-10-25T17:57:00Z"/>
        </w:trPr>
        <w:tc>
          <w:tcPr>
            <w:tcW w:w="484" w:type="pct"/>
          </w:tcPr>
          <w:p w14:paraId="0273BAF9" w14:textId="16E6E00C" w:rsidR="009128F6" w:rsidRPr="007A4AFC" w:rsidDel="00744A71" w:rsidRDefault="009128F6">
            <w:pPr>
              <w:pStyle w:val="Titre"/>
              <w:tabs>
                <w:tab w:val="num" w:pos="-4820"/>
              </w:tabs>
              <w:spacing w:line="276" w:lineRule="auto"/>
              <w:jc w:val="both"/>
              <w:rPr>
                <w:del w:id="18643" w:author="Dr Mamadou SANOGO" w:date="2023-10-25T17:57:00Z"/>
                <w:rFonts w:asciiTheme="majorHAnsi" w:hAnsiTheme="majorHAnsi" w:cstheme="majorHAnsi"/>
                <w:b w:val="0"/>
                <w:color w:val="000000" w:themeColor="text1"/>
                <w:szCs w:val="24"/>
                <w:rPrChange w:id="18644" w:author="Dr Mamadou SANOGO" w:date="2023-10-25T18:15:00Z">
                  <w:rPr>
                    <w:del w:id="18645" w:author="Dr Mamadou SANOGO" w:date="2023-10-25T17:57:00Z"/>
                    <w:rFonts w:asciiTheme="majorHAnsi" w:hAnsiTheme="majorHAnsi" w:cstheme="majorHAnsi"/>
                    <w:b/>
                    <w:szCs w:val="24"/>
                  </w:rPr>
                </w:rPrChange>
              </w:rPr>
              <w:pPrChange w:id="18646" w:author="Dr Mamadou SANOGO" w:date="2023-10-25T17:57:00Z">
                <w:pPr>
                  <w:numPr>
                    <w:numId w:val="7"/>
                  </w:numPr>
                  <w:spacing w:line="240" w:lineRule="auto"/>
                  <w:ind w:left="720" w:hanging="360"/>
                  <w:contextualSpacing/>
                </w:pPr>
              </w:pPrChange>
            </w:pPr>
          </w:p>
        </w:tc>
        <w:tc>
          <w:tcPr>
            <w:tcW w:w="3261" w:type="pct"/>
          </w:tcPr>
          <w:p w14:paraId="2CD8A5E5" w14:textId="2607B9DF" w:rsidR="009128F6" w:rsidRPr="007A4AFC" w:rsidDel="00744A71" w:rsidRDefault="009128F6">
            <w:pPr>
              <w:pStyle w:val="Titre"/>
              <w:tabs>
                <w:tab w:val="num" w:pos="-4820"/>
              </w:tabs>
              <w:spacing w:line="276" w:lineRule="auto"/>
              <w:jc w:val="both"/>
              <w:rPr>
                <w:del w:id="18647" w:author="Dr Mamadou SANOGO" w:date="2023-10-25T17:57:00Z"/>
                <w:rFonts w:asciiTheme="majorHAnsi" w:hAnsiTheme="majorHAnsi" w:cstheme="majorHAnsi"/>
                <w:color w:val="000000" w:themeColor="text1"/>
                <w:szCs w:val="24"/>
                <w:rPrChange w:id="18648" w:author="Dr Mamadou SANOGO" w:date="2023-10-25T18:15:00Z">
                  <w:rPr>
                    <w:del w:id="18649" w:author="Dr Mamadou SANOGO" w:date="2023-10-25T17:57:00Z"/>
                    <w:rFonts w:asciiTheme="majorHAnsi" w:hAnsiTheme="majorHAnsi" w:cstheme="majorHAnsi"/>
                    <w:szCs w:val="24"/>
                  </w:rPr>
                </w:rPrChange>
              </w:rPr>
              <w:pPrChange w:id="18650" w:author="Dr Mamadou SANOGO" w:date="2023-10-25T17:57:00Z">
                <w:pPr>
                  <w:spacing w:line="240" w:lineRule="auto"/>
                </w:pPr>
              </w:pPrChange>
            </w:pPr>
            <w:del w:id="18651" w:author="Dr Mamadou SANOGO" w:date="2023-10-25T17:57:00Z">
              <w:r w:rsidRPr="007A4AFC" w:rsidDel="00744A71">
                <w:rPr>
                  <w:rFonts w:asciiTheme="majorHAnsi" w:hAnsiTheme="majorHAnsi" w:cstheme="majorHAnsi"/>
                  <w:color w:val="000000" w:themeColor="text1"/>
                  <w:szCs w:val="24"/>
                  <w:rPrChange w:id="18652"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D3E2E72" w:rsidR="009128F6" w:rsidRPr="007A4AFC" w:rsidDel="00744A71" w:rsidRDefault="009128F6">
            <w:pPr>
              <w:pStyle w:val="Titre"/>
              <w:tabs>
                <w:tab w:val="num" w:pos="-4820"/>
              </w:tabs>
              <w:spacing w:line="276" w:lineRule="auto"/>
              <w:jc w:val="both"/>
              <w:rPr>
                <w:del w:id="18653" w:author="Dr Mamadou SANOGO" w:date="2023-10-25T17:57:00Z"/>
                <w:rFonts w:asciiTheme="majorHAnsi" w:hAnsiTheme="majorHAnsi" w:cstheme="majorHAnsi"/>
                <w:color w:val="000000" w:themeColor="text1"/>
                <w:szCs w:val="24"/>
                <w:rPrChange w:id="18654" w:author="Dr Mamadou SANOGO" w:date="2023-10-25T18:15:00Z">
                  <w:rPr>
                    <w:del w:id="18655" w:author="Dr Mamadou SANOGO" w:date="2023-10-25T17:57:00Z"/>
                    <w:rFonts w:asciiTheme="majorHAnsi" w:hAnsiTheme="majorHAnsi" w:cstheme="majorHAnsi"/>
                    <w:szCs w:val="24"/>
                  </w:rPr>
                </w:rPrChange>
              </w:rPr>
              <w:pPrChange w:id="18656" w:author="Dr Mamadou SANOGO" w:date="2023-10-25T17:57:00Z">
                <w:pPr>
                  <w:spacing w:line="240" w:lineRule="auto"/>
                  <w:jc w:val="center"/>
                </w:pPr>
              </w:pPrChange>
            </w:pPr>
            <w:del w:id="18657" w:author="Dr Mamadou SANOGO" w:date="2023-10-25T17:57:00Z">
              <w:r w:rsidRPr="007A4AFC" w:rsidDel="00744A71">
                <w:rPr>
                  <w:rFonts w:asciiTheme="majorHAnsi" w:hAnsiTheme="majorHAnsi" w:cstheme="majorHAnsi"/>
                  <w:color w:val="000000" w:themeColor="text1"/>
                  <w:szCs w:val="24"/>
                  <w:rPrChange w:id="18658" w:author="Dr Mamadou SANOGO" w:date="2023-10-25T18:15:00Z">
                    <w:rPr>
                      <w:rFonts w:asciiTheme="majorHAnsi" w:hAnsiTheme="majorHAnsi" w:cstheme="majorHAnsi"/>
                      <w:szCs w:val="24"/>
                    </w:rPr>
                  </w:rPrChange>
                </w:rPr>
                <w:delText>2</w:delText>
              </w:r>
            </w:del>
          </w:p>
        </w:tc>
        <w:tc>
          <w:tcPr>
            <w:tcW w:w="687" w:type="pct"/>
          </w:tcPr>
          <w:p w14:paraId="3B7AEA3E" w14:textId="6A68B00B" w:rsidR="009128F6" w:rsidRPr="007A4AFC" w:rsidDel="00744A71" w:rsidRDefault="009128F6">
            <w:pPr>
              <w:pStyle w:val="Titre"/>
              <w:tabs>
                <w:tab w:val="num" w:pos="-4820"/>
              </w:tabs>
              <w:spacing w:line="276" w:lineRule="auto"/>
              <w:jc w:val="both"/>
              <w:rPr>
                <w:del w:id="18659" w:author="Dr Mamadou SANOGO" w:date="2023-10-25T17:57:00Z"/>
                <w:rFonts w:asciiTheme="majorHAnsi" w:hAnsiTheme="majorHAnsi" w:cstheme="majorHAnsi"/>
                <w:color w:val="000000" w:themeColor="text1"/>
                <w:szCs w:val="24"/>
                <w:rPrChange w:id="18660" w:author="Dr Mamadou SANOGO" w:date="2023-10-25T18:15:00Z">
                  <w:rPr>
                    <w:del w:id="18661" w:author="Dr Mamadou SANOGO" w:date="2023-10-25T17:57:00Z"/>
                    <w:rFonts w:asciiTheme="majorHAnsi" w:hAnsiTheme="majorHAnsi" w:cstheme="majorHAnsi"/>
                    <w:szCs w:val="24"/>
                  </w:rPr>
                </w:rPrChange>
              </w:rPr>
              <w:pPrChange w:id="18662" w:author="Dr Mamadou SANOGO" w:date="2023-10-25T17:57:00Z">
                <w:pPr>
                  <w:spacing w:line="240" w:lineRule="auto"/>
                  <w:jc w:val="center"/>
                </w:pPr>
              </w:pPrChange>
            </w:pPr>
            <w:del w:id="18663" w:author="Dr Mamadou SANOGO" w:date="2023-10-25T17:57:00Z">
              <w:r w:rsidRPr="007A4AFC" w:rsidDel="00744A71">
                <w:rPr>
                  <w:rFonts w:asciiTheme="majorHAnsi" w:hAnsiTheme="majorHAnsi" w:cstheme="majorHAnsi"/>
                  <w:color w:val="000000" w:themeColor="text1"/>
                  <w:szCs w:val="24"/>
                  <w:rPrChange w:id="18664" w:author="Dr Mamadou SANOGO" w:date="2023-10-25T18:15:00Z">
                    <w:rPr>
                      <w:rFonts w:asciiTheme="majorHAnsi" w:hAnsiTheme="majorHAnsi" w:cstheme="majorHAnsi"/>
                      <w:szCs w:val="24"/>
                    </w:rPr>
                  </w:rPrChange>
                </w:rPr>
                <w:delText>Bon</w:delText>
              </w:r>
            </w:del>
          </w:p>
        </w:tc>
      </w:tr>
      <w:tr w:rsidR="007A4AFC" w:rsidRPr="007A4AFC" w:rsidDel="00744A71" w14:paraId="59CE3B47" w14:textId="77777777" w:rsidTr="002E5E0D">
        <w:trPr>
          <w:del w:id="18665" w:author="Dr Mamadou SANOGO" w:date="2023-10-25T17:57:00Z"/>
        </w:trPr>
        <w:tc>
          <w:tcPr>
            <w:tcW w:w="484" w:type="pct"/>
          </w:tcPr>
          <w:p w14:paraId="72E75B50" w14:textId="41B71980" w:rsidR="002E5E0D" w:rsidRPr="007A4AFC" w:rsidDel="00744A71" w:rsidRDefault="002E5E0D">
            <w:pPr>
              <w:pStyle w:val="Titre"/>
              <w:tabs>
                <w:tab w:val="num" w:pos="-4820"/>
              </w:tabs>
              <w:spacing w:line="276" w:lineRule="auto"/>
              <w:jc w:val="both"/>
              <w:rPr>
                <w:del w:id="18666" w:author="Dr Mamadou SANOGO" w:date="2023-10-25T17:57:00Z"/>
                <w:rFonts w:asciiTheme="majorHAnsi" w:hAnsiTheme="majorHAnsi" w:cstheme="majorHAnsi"/>
                <w:b w:val="0"/>
                <w:color w:val="000000" w:themeColor="text1"/>
                <w:szCs w:val="24"/>
                <w:rPrChange w:id="18667" w:author="Dr Mamadou SANOGO" w:date="2023-10-25T18:15:00Z">
                  <w:rPr>
                    <w:del w:id="18668" w:author="Dr Mamadou SANOGO" w:date="2023-10-25T17:57:00Z"/>
                    <w:rFonts w:asciiTheme="majorHAnsi" w:hAnsiTheme="majorHAnsi" w:cstheme="majorHAnsi"/>
                    <w:b/>
                    <w:szCs w:val="24"/>
                  </w:rPr>
                </w:rPrChange>
              </w:rPr>
              <w:pPrChange w:id="18669" w:author="Dr Mamadou SANOGO" w:date="2023-10-25T17:57:00Z">
                <w:pPr>
                  <w:numPr>
                    <w:numId w:val="7"/>
                  </w:numPr>
                  <w:spacing w:line="240" w:lineRule="auto"/>
                  <w:ind w:left="720" w:hanging="360"/>
                  <w:contextualSpacing/>
                </w:pPr>
              </w:pPrChange>
            </w:pPr>
          </w:p>
        </w:tc>
        <w:tc>
          <w:tcPr>
            <w:tcW w:w="3261" w:type="pct"/>
          </w:tcPr>
          <w:p w14:paraId="30A6FDE1" w14:textId="26662A49" w:rsidR="002E5E0D" w:rsidRPr="007A4AFC" w:rsidDel="00744A71" w:rsidRDefault="002E5E0D">
            <w:pPr>
              <w:pStyle w:val="Titre"/>
              <w:tabs>
                <w:tab w:val="num" w:pos="-4820"/>
              </w:tabs>
              <w:spacing w:line="276" w:lineRule="auto"/>
              <w:jc w:val="both"/>
              <w:rPr>
                <w:del w:id="18670" w:author="Dr Mamadou SANOGO" w:date="2023-10-25T17:57:00Z"/>
                <w:rFonts w:asciiTheme="majorHAnsi" w:hAnsiTheme="majorHAnsi" w:cstheme="majorHAnsi"/>
                <w:color w:val="000000" w:themeColor="text1"/>
                <w:szCs w:val="24"/>
                <w:rPrChange w:id="18671" w:author="Dr Mamadou SANOGO" w:date="2023-10-25T18:15:00Z">
                  <w:rPr>
                    <w:del w:id="18672" w:author="Dr Mamadou SANOGO" w:date="2023-10-25T17:57:00Z"/>
                    <w:rFonts w:asciiTheme="majorHAnsi" w:hAnsiTheme="majorHAnsi" w:cstheme="majorHAnsi"/>
                    <w:szCs w:val="24"/>
                  </w:rPr>
                </w:rPrChange>
              </w:rPr>
              <w:pPrChange w:id="18673" w:author="Dr Mamadou SANOGO" w:date="2023-10-25T17:57:00Z">
                <w:pPr>
                  <w:spacing w:line="240" w:lineRule="auto"/>
                </w:pPr>
              </w:pPrChange>
            </w:pPr>
            <w:del w:id="18674" w:author="Dr Mamadou SANOGO" w:date="2023-10-25T17:57:00Z">
              <w:r w:rsidRPr="007A4AFC" w:rsidDel="00744A71">
                <w:rPr>
                  <w:rFonts w:asciiTheme="majorHAnsi" w:hAnsiTheme="majorHAnsi" w:cstheme="majorHAnsi"/>
                  <w:color w:val="000000" w:themeColor="text1"/>
                  <w:szCs w:val="24"/>
                  <w:rPrChange w:id="18675"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607BBF0E" w:rsidR="002E5E0D" w:rsidRPr="007A4AFC" w:rsidDel="00744A71" w:rsidRDefault="002E5E0D">
            <w:pPr>
              <w:pStyle w:val="Titre"/>
              <w:tabs>
                <w:tab w:val="num" w:pos="-4820"/>
              </w:tabs>
              <w:spacing w:line="276" w:lineRule="auto"/>
              <w:jc w:val="both"/>
              <w:rPr>
                <w:del w:id="18676" w:author="Dr Mamadou SANOGO" w:date="2023-10-25T17:57:00Z"/>
                <w:rFonts w:asciiTheme="majorHAnsi" w:hAnsiTheme="majorHAnsi" w:cstheme="majorHAnsi"/>
                <w:color w:val="000000" w:themeColor="text1"/>
                <w:szCs w:val="24"/>
                <w:rPrChange w:id="18677" w:author="Dr Mamadou SANOGO" w:date="2023-10-25T18:15:00Z">
                  <w:rPr>
                    <w:del w:id="18678" w:author="Dr Mamadou SANOGO" w:date="2023-10-25T17:57:00Z"/>
                    <w:rFonts w:asciiTheme="majorHAnsi" w:hAnsiTheme="majorHAnsi" w:cstheme="majorHAnsi"/>
                    <w:szCs w:val="24"/>
                  </w:rPr>
                </w:rPrChange>
              </w:rPr>
              <w:pPrChange w:id="18679" w:author="Dr Mamadou SANOGO" w:date="2023-10-25T17:57:00Z">
                <w:pPr>
                  <w:spacing w:line="240" w:lineRule="auto"/>
                  <w:jc w:val="center"/>
                </w:pPr>
              </w:pPrChange>
            </w:pPr>
            <w:del w:id="18680" w:author="Dr Mamadou SANOGO" w:date="2023-10-25T17:57:00Z">
              <w:r w:rsidRPr="007A4AFC" w:rsidDel="00744A71">
                <w:rPr>
                  <w:rFonts w:asciiTheme="majorHAnsi" w:hAnsiTheme="majorHAnsi" w:cstheme="majorHAnsi"/>
                  <w:color w:val="000000" w:themeColor="text1"/>
                  <w:szCs w:val="24"/>
                  <w:rPrChange w:id="18681" w:author="Dr Mamadou SANOGO" w:date="2023-10-25T18:15:00Z">
                    <w:rPr>
                      <w:rFonts w:asciiTheme="majorHAnsi" w:hAnsiTheme="majorHAnsi" w:cstheme="majorHAnsi"/>
                      <w:szCs w:val="24"/>
                    </w:rPr>
                  </w:rPrChange>
                </w:rPr>
                <w:delText>2</w:delText>
              </w:r>
            </w:del>
          </w:p>
        </w:tc>
        <w:tc>
          <w:tcPr>
            <w:tcW w:w="687" w:type="pct"/>
          </w:tcPr>
          <w:p w14:paraId="7122E18B" w14:textId="46C18ABE" w:rsidR="002E5E0D" w:rsidRPr="007A4AFC" w:rsidDel="00744A71" w:rsidRDefault="002E5E0D">
            <w:pPr>
              <w:pStyle w:val="Titre"/>
              <w:tabs>
                <w:tab w:val="num" w:pos="-4820"/>
              </w:tabs>
              <w:spacing w:line="276" w:lineRule="auto"/>
              <w:jc w:val="both"/>
              <w:rPr>
                <w:del w:id="18682" w:author="Dr Mamadou SANOGO" w:date="2023-10-25T17:57:00Z"/>
                <w:rFonts w:asciiTheme="majorHAnsi" w:hAnsiTheme="majorHAnsi" w:cstheme="majorHAnsi"/>
                <w:color w:val="000000" w:themeColor="text1"/>
                <w:szCs w:val="24"/>
                <w:rPrChange w:id="18683" w:author="Dr Mamadou SANOGO" w:date="2023-10-25T18:15:00Z">
                  <w:rPr>
                    <w:del w:id="18684" w:author="Dr Mamadou SANOGO" w:date="2023-10-25T17:57:00Z"/>
                    <w:rFonts w:asciiTheme="majorHAnsi" w:hAnsiTheme="majorHAnsi" w:cstheme="majorHAnsi"/>
                    <w:szCs w:val="24"/>
                  </w:rPr>
                </w:rPrChange>
              </w:rPr>
              <w:pPrChange w:id="18685" w:author="Dr Mamadou SANOGO" w:date="2023-10-25T17:57:00Z">
                <w:pPr>
                  <w:spacing w:line="240" w:lineRule="auto"/>
                  <w:jc w:val="center"/>
                </w:pPr>
              </w:pPrChange>
            </w:pPr>
            <w:del w:id="18686" w:author="Dr Mamadou SANOGO" w:date="2023-10-25T17:57:00Z">
              <w:r w:rsidRPr="007A4AFC" w:rsidDel="00744A71">
                <w:rPr>
                  <w:rFonts w:asciiTheme="majorHAnsi" w:hAnsiTheme="majorHAnsi" w:cstheme="majorHAnsi"/>
                  <w:color w:val="000000" w:themeColor="text1"/>
                  <w:szCs w:val="24"/>
                  <w:rPrChange w:id="18687" w:author="Dr Mamadou SANOGO" w:date="2023-10-25T18:15:00Z">
                    <w:rPr>
                      <w:rFonts w:asciiTheme="majorHAnsi" w:hAnsiTheme="majorHAnsi" w:cstheme="majorHAnsi"/>
                      <w:szCs w:val="24"/>
                    </w:rPr>
                  </w:rPrChange>
                </w:rPr>
                <w:delText xml:space="preserve">Bon </w:delText>
              </w:r>
            </w:del>
          </w:p>
        </w:tc>
      </w:tr>
      <w:tr w:rsidR="007A4AFC" w:rsidRPr="007A4AFC" w:rsidDel="00744A71" w14:paraId="57C50A27" w14:textId="77777777" w:rsidTr="002E5E0D">
        <w:trPr>
          <w:del w:id="18688" w:author="Dr Mamadou SANOGO" w:date="2023-10-25T17:57:00Z"/>
        </w:trPr>
        <w:tc>
          <w:tcPr>
            <w:tcW w:w="484" w:type="pct"/>
          </w:tcPr>
          <w:p w14:paraId="0C1BDBE4" w14:textId="02313417" w:rsidR="002E5E0D" w:rsidRPr="007A4AFC" w:rsidDel="00744A71" w:rsidRDefault="002E5E0D">
            <w:pPr>
              <w:pStyle w:val="Titre"/>
              <w:tabs>
                <w:tab w:val="num" w:pos="-4820"/>
              </w:tabs>
              <w:spacing w:line="276" w:lineRule="auto"/>
              <w:jc w:val="both"/>
              <w:rPr>
                <w:del w:id="18689" w:author="Dr Mamadou SANOGO" w:date="2023-10-25T17:57:00Z"/>
                <w:rFonts w:asciiTheme="majorHAnsi" w:hAnsiTheme="majorHAnsi" w:cstheme="majorHAnsi"/>
                <w:b w:val="0"/>
                <w:color w:val="000000" w:themeColor="text1"/>
                <w:szCs w:val="24"/>
                <w:rPrChange w:id="18690" w:author="Dr Mamadou SANOGO" w:date="2023-10-25T18:15:00Z">
                  <w:rPr>
                    <w:del w:id="18691" w:author="Dr Mamadou SANOGO" w:date="2023-10-25T17:57:00Z"/>
                    <w:rFonts w:asciiTheme="majorHAnsi" w:hAnsiTheme="majorHAnsi" w:cstheme="majorHAnsi"/>
                    <w:b/>
                    <w:szCs w:val="24"/>
                  </w:rPr>
                </w:rPrChange>
              </w:rPr>
              <w:pPrChange w:id="18692" w:author="Dr Mamadou SANOGO" w:date="2023-10-25T17:57:00Z">
                <w:pPr>
                  <w:numPr>
                    <w:numId w:val="7"/>
                  </w:numPr>
                  <w:spacing w:line="240" w:lineRule="auto"/>
                  <w:ind w:left="720" w:hanging="360"/>
                  <w:contextualSpacing/>
                </w:pPr>
              </w:pPrChange>
            </w:pPr>
          </w:p>
        </w:tc>
        <w:tc>
          <w:tcPr>
            <w:tcW w:w="3261" w:type="pct"/>
          </w:tcPr>
          <w:p w14:paraId="23CF7792" w14:textId="2E1ADBB8" w:rsidR="002E5E0D" w:rsidRPr="007A4AFC" w:rsidDel="00744A71" w:rsidRDefault="002E5E0D">
            <w:pPr>
              <w:pStyle w:val="Titre"/>
              <w:tabs>
                <w:tab w:val="num" w:pos="-4820"/>
              </w:tabs>
              <w:spacing w:line="276" w:lineRule="auto"/>
              <w:jc w:val="both"/>
              <w:rPr>
                <w:del w:id="18693" w:author="Dr Mamadou SANOGO" w:date="2023-10-25T17:57:00Z"/>
                <w:rFonts w:asciiTheme="majorHAnsi" w:hAnsiTheme="majorHAnsi" w:cstheme="majorHAnsi"/>
                <w:color w:val="000000" w:themeColor="text1"/>
                <w:szCs w:val="24"/>
                <w:rPrChange w:id="18694" w:author="Dr Mamadou SANOGO" w:date="2023-10-25T18:15:00Z">
                  <w:rPr>
                    <w:del w:id="18695" w:author="Dr Mamadou SANOGO" w:date="2023-10-25T17:57:00Z"/>
                    <w:rFonts w:asciiTheme="majorHAnsi" w:hAnsiTheme="majorHAnsi" w:cstheme="majorHAnsi"/>
                    <w:szCs w:val="24"/>
                  </w:rPr>
                </w:rPrChange>
              </w:rPr>
              <w:pPrChange w:id="18696" w:author="Dr Mamadou SANOGO" w:date="2023-10-25T17:57:00Z">
                <w:pPr>
                  <w:spacing w:line="240" w:lineRule="auto"/>
                </w:pPr>
              </w:pPrChange>
            </w:pPr>
            <w:del w:id="18697" w:author="Dr Mamadou SANOGO" w:date="2023-10-25T17:57:00Z">
              <w:r w:rsidRPr="007A4AFC" w:rsidDel="00744A71">
                <w:rPr>
                  <w:rFonts w:asciiTheme="majorHAnsi" w:hAnsiTheme="majorHAnsi" w:cstheme="majorHAnsi"/>
                  <w:color w:val="000000" w:themeColor="text1"/>
                  <w:szCs w:val="24"/>
                  <w:rPrChange w:id="18698"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60C0A6FE" w:rsidR="002E5E0D" w:rsidRPr="007A4AFC" w:rsidDel="00744A71" w:rsidRDefault="002E5E0D">
            <w:pPr>
              <w:pStyle w:val="Titre"/>
              <w:tabs>
                <w:tab w:val="num" w:pos="-4820"/>
              </w:tabs>
              <w:spacing w:line="276" w:lineRule="auto"/>
              <w:jc w:val="both"/>
              <w:rPr>
                <w:del w:id="18699" w:author="Dr Mamadou SANOGO" w:date="2023-10-25T17:57:00Z"/>
                <w:rFonts w:asciiTheme="majorHAnsi" w:hAnsiTheme="majorHAnsi" w:cstheme="majorHAnsi"/>
                <w:color w:val="000000" w:themeColor="text1"/>
                <w:szCs w:val="24"/>
                <w:rPrChange w:id="18700" w:author="Dr Mamadou SANOGO" w:date="2023-10-25T18:15:00Z">
                  <w:rPr>
                    <w:del w:id="18701" w:author="Dr Mamadou SANOGO" w:date="2023-10-25T17:57:00Z"/>
                    <w:rFonts w:asciiTheme="majorHAnsi" w:hAnsiTheme="majorHAnsi" w:cstheme="majorHAnsi"/>
                    <w:szCs w:val="24"/>
                  </w:rPr>
                </w:rPrChange>
              </w:rPr>
              <w:pPrChange w:id="18702" w:author="Dr Mamadou SANOGO" w:date="2023-10-25T17:57:00Z">
                <w:pPr>
                  <w:spacing w:line="240" w:lineRule="auto"/>
                  <w:jc w:val="center"/>
                </w:pPr>
              </w:pPrChange>
            </w:pPr>
            <w:del w:id="18703" w:author="Dr Mamadou SANOGO" w:date="2023-10-25T17:57:00Z">
              <w:r w:rsidRPr="007A4AFC" w:rsidDel="00744A71">
                <w:rPr>
                  <w:rFonts w:asciiTheme="majorHAnsi" w:hAnsiTheme="majorHAnsi" w:cstheme="majorHAnsi"/>
                  <w:color w:val="000000" w:themeColor="text1"/>
                  <w:szCs w:val="24"/>
                  <w:rPrChange w:id="18704" w:author="Dr Mamadou SANOGO" w:date="2023-10-25T18:15:00Z">
                    <w:rPr>
                      <w:rFonts w:asciiTheme="majorHAnsi" w:hAnsiTheme="majorHAnsi" w:cstheme="majorHAnsi"/>
                      <w:szCs w:val="24"/>
                    </w:rPr>
                  </w:rPrChange>
                </w:rPr>
                <w:delText>11</w:delText>
              </w:r>
            </w:del>
          </w:p>
        </w:tc>
        <w:tc>
          <w:tcPr>
            <w:tcW w:w="687" w:type="pct"/>
          </w:tcPr>
          <w:p w14:paraId="6D97A6B9" w14:textId="180277DD" w:rsidR="002E5E0D" w:rsidRPr="007A4AFC" w:rsidDel="00744A71" w:rsidRDefault="002E5E0D">
            <w:pPr>
              <w:pStyle w:val="Titre"/>
              <w:tabs>
                <w:tab w:val="num" w:pos="-4820"/>
              </w:tabs>
              <w:spacing w:line="276" w:lineRule="auto"/>
              <w:jc w:val="both"/>
              <w:rPr>
                <w:del w:id="18705" w:author="Dr Mamadou SANOGO" w:date="2023-10-25T17:57:00Z"/>
                <w:rFonts w:asciiTheme="majorHAnsi" w:hAnsiTheme="majorHAnsi" w:cstheme="majorHAnsi"/>
                <w:color w:val="000000" w:themeColor="text1"/>
                <w:szCs w:val="24"/>
                <w:rPrChange w:id="18706" w:author="Dr Mamadou SANOGO" w:date="2023-10-25T18:15:00Z">
                  <w:rPr>
                    <w:del w:id="18707" w:author="Dr Mamadou SANOGO" w:date="2023-10-25T17:57:00Z"/>
                    <w:rFonts w:asciiTheme="majorHAnsi" w:hAnsiTheme="majorHAnsi" w:cstheme="majorHAnsi"/>
                    <w:szCs w:val="24"/>
                  </w:rPr>
                </w:rPrChange>
              </w:rPr>
              <w:pPrChange w:id="18708" w:author="Dr Mamadou SANOGO" w:date="2023-10-25T17:57:00Z">
                <w:pPr>
                  <w:spacing w:line="240" w:lineRule="auto"/>
                  <w:jc w:val="center"/>
                </w:pPr>
              </w:pPrChange>
            </w:pPr>
            <w:del w:id="18709" w:author="Dr Mamadou SANOGO" w:date="2023-10-25T17:57:00Z">
              <w:r w:rsidRPr="007A4AFC" w:rsidDel="00744A71">
                <w:rPr>
                  <w:rFonts w:asciiTheme="majorHAnsi" w:hAnsiTheme="majorHAnsi" w:cstheme="majorHAnsi"/>
                  <w:color w:val="000000" w:themeColor="text1"/>
                  <w:szCs w:val="24"/>
                  <w:rPrChange w:id="18710" w:author="Dr Mamadou SANOGO" w:date="2023-10-25T18:15:00Z">
                    <w:rPr>
                      <w:rFonts w:asciiTheme="majorHAnsi" w:hAnsiTheme="majorHAnsi" w:cstheme="majorHAnsi"/>
                      <w:szCs w:val="24"/>
                    </w:rPr>
                  </w:rPrChange>
                </w:rPr>
                <w:delText xml:space="preserve">Bon </w:delText>
              </w:r>
            </w:del>
          </w:p>
        </w:tc>
      </w:tr>
      <w:tr w:rsidR="007A4AFC" w:rsidRPr="007A4AFC" w:rsidDel="00744A71" w14:paraId="3D236192" w14:textId="77777777" w:rsidTr="002E5E0D">
        <w:trPr>
          <w:del w:id="18711" w:author="Dr Mamadou SANOGO" w:date="2023-10-25T17:57:00Z"/>
        </w:trPr>
        <w:tc>
          <w:tcPr>
            <w:tcW w:w="484" w:type="pct"/>
          </w:tcPr>
          <w:p w14:paraId="19C039E8" w14:textId="3EE40C63" w:rsidR="002E5E0D" w:rsidRPr="007A4AFC" w:rsidDel="00744A71" w:rsidRDefault="002E5E0D">
            <w:pPr>
              <w:pStyle w:val="Titre"/>
              <w:tabs>
                <w:tab w:val="num" w:pos="-4820"/>
              </w:tabs>
              <w:spacing w:line="276" w:lineRule="auto"/>
              <w:jc w:val="both"/>
              <w:rPr>
                <w:del w:id="18712" w:author="Dr Mamadou SANOGO" w:date="2023-10-25T17:57:00Z"/>
                <w:rFonts w:asciiTheme="majorHAnsi" w:hAnsiTheme="majorHAnsi" w:cstheme="majorHAnsi"/>
                <w:b w:val="0"/>
                <w:color w:val="000000" w:themeColor="text1"/>
                <w:szCs w:val="24"/>
                <w:rPrChange w:id="18713" w:author="Dr Mamadou SANOGO" w:date="2023-10-25T18:15:00Z">
                  <w:rPr>
                    <w:del w:id="18714" w:author="Dr Mamadou SANOGO" w:date="2023-10-25T17:57:00Z"/>
                    <w:rFonts w:asciiTheme="majorHAnsi" w:hAnsiTheme="majorHAnsi" w:cstheme="majorHAnsi"/>
                    <w:b/>
                    <w:szCs w:val="24"/>
                  </w:rPr>
                </w:rPrChange>
              </w:rPr>
              <w:pPrChange w:id="18715" w:author="Dr Mamadou SANOGO" w:date="2023-10-25T17:57:00Z">
                <w:pPr>
                  <w:numPr>
                    <w:numId w:val="7"/>
                  </w:numPr>
                  <w:spacing w:line="240" w:lineRule="auto"/>
                  <w:ind w:left="720" w:hanging="360"/>
                  <w:contextualSpacing/>
                </w:pPr>
              </w:pPrChange>
            </w:pPr>
          </w:p>
        </w:tc>
        <w:tc>
          <w:tcPr>
            <w:tcW w:w="3261" w:type="pct"/>
          </w:tcPr>
          <w:p w14:paraId="7E7A2EED" w14:textId="43C71C5E" w:rsidR="002E5E0D" w:rsidRPr="007A4AFC" w:rsidDel="00744A71" w:rsidRDefault="002E5E0D">
            <w:pPr>
              <w:pStyle w:val="Titre"/>
              <w:tabs>
                <w:tab w:val="num" w:pos="-4820"/>
              </w:tabs>
              <w:spacing w:line="276" w:lineRule="auto"/>
              <w:jc w:val="both"/>
              <w:rPr>
                <w:del w:id="18716" w:author="Dr Mamadou SANOGO" w:date="2023-10-25T17:57:00Z"/>
                <w:rFonts w:asciiTheme="majorHAnsi" w:hAnsiTheme="majorHAnsi" w:cstheme="majorHAnsi"/>
                <w:color w:val="000000" w:themeColor="text1"/>
                <w:szCs w:val="24"/>
                <w:rPrChange w:id="18717" w:author="Dr Mamadou SANOGO" w:date="2023-10-25T18:15:00Z">
                  <w:rPr>
                    <w:del w:id="18718" w:author="Dr Mamadou SANOGO" w:date="2023-10-25T17:57:00Z"/>
                    <w:rFonts w:asciiTheme="majorHAnsi" w:hAnsiTheme="majorHAnsi" w:cstheme="majorHAnsi"/>
                    <w:szCs w:val="24"/>
                  </w:rPr>
                </w:rPrChange>
              </w:rPr>
              <w:pPrChange w:id="18719" w:author="Dr Mamadou SANOGO" w:date="2023-10-25T17:57:00Z">
                <w:pPr>
                  <w:spacing w:line="240" w:lineRule="auto"/>
                </w:pPr>
              </w:pPrChange>
            </w:pPr>
            <w:del w:id="18720" w:author="Dr Mamadou SANOGO" w:date="2023-10-25T17:57:00Z">
              <w:r w:rsidRPr="007A4AFC" w:rsidDel="00744A71">
                <w:rPr>
                  <w:rFonts w:asciiTheme="majorHAnsi" w:hAnsiTheme="majorHAnsi" w:cstheme="majorHAnsi"/>
                  <w:color w:val="000000" w:themeColor="text1"/>
                  <w:szCs w:val="24"/>
                  <w:rPrChange w:id="18721"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0EFAC4A3" w:rsidR="002E5E0D" w:rsidRPr="007A4AFC" w:rsidDel="00744A71" w:rsidRDefault="002E5E0D">
            <w:pPr>
              <w:pStyle w:val="Titre"/>
              <w:tabs>
                <w:tab w:val="num" w:pos="-4820"/>
              </w:tabs>
              <w:spacing w:line="276" w:lineRule="auto"/>
              <w:jc w:val="both"/>
              <w:rPr>
                <w:del w:id="18722" w:author="Dr Mamadou SANOGO" w:date="2023-10-25T17:57:00Z"/>
                <w:rFonts w:asciiTheme="majorHAnsi" w:hAnsiTheme="majorHAnsi" w:cstheme="majorHAnsi"/>
                <w:color w:val="000000" w:themeColor="text1"/>
                <w:szCs w:val="24"/>
                <w:rPrChange w:id="18723" w:author="Dr Mamadou SANOGO" w:date="2023-10-25T18:15:00Z">
                  <w:rPr>
                    <w:del w:id="18724" w:author="Dr Mamadou SANOGO" w:date="2023-10-25T17:57:00Z"/>
                    <w:rFonts w:asciiTheme="majorHAnsi" w:hAnsiTheme="majorHAnsi" w:cstheme="majorHAnsi"/>
                    <w:szCs w:val="24"/>
                  </w:rPr>
                </w:rPrChange>
              </w:rPr>
              <w:pPrChange w:id="18725" w:author="Dr Mamadou SANOGO" w:date="2023-10-25T17:57:00Z">
                <w:pPr>
                  <w:spacing w:line="240" w:lineRule="auto"/>
                  <w:jc w:val="center"/>
                </w:pPr>
              </w:pPrChange>
            </w:pPr>
            <w:del w:id="18726" w:author="Dr Mamadou SANOGO" w:date="2023-10-25T17:57:00Z">
              <w:r w:rsidRPr="007A4AFC" w:rsidDel="00744A71">
                <w:rPr>
                  <w:rFonts w:asciiTheme="majorHAnsi" w:hAnsiTheme="majorHAnsi" w:cstheme="majorHAnsi"/>
                  <w:color w:val="000000" w:themeColor="text1"/>
                  <w:szCs w:val="24"/>
                  <w:rPrChange w:id="18727" w:author="Dr Mamadou SANOGO" w:date="2023-10-25T18:15:00Z">
                    <w:rPr>
                      <w:rFonts w:asciiTheme="majorHAnsi" w:hAnsiTheme="majorHAnsi" w:cstheme="majorHAnsi"/>
                      <w:szCs w:val="24"/>
                    </w:rPr>
                  </w:rPrChange>
                </w:rPr>
                <w:delText>80</w:delText>
              </w:r>
            </w:del>
          </w:p>
        </w:tc>
        <w:tc>
          <w:tcPr>
            <w:tcW w:w="687" w:type="pct"/>
          </w:tcPr>
          <w:p w14:paraId="5D879523" w14:textId="1C40D8DF" w:rsidR="002E5E0D" w:rsidRPr="007A4AFC" w:rsidDel="00744A71" w:rsidRDefault="002E5E0D">
            <w:pPr>
              <w:pStyle w:val="Titre"/>
              <w:tabs>
                <w:tab w:val="num" w:pos="-4820"/>
              </w:tabs>
              <w:spacing w:line="276" w:lineRule="auto"/>
              <w:jc w:val="both"/>
              <w:rPr>
                <w:del w:id="18728" w:author="Dr Mamadou SANOGO" w:date="2023-10-25T17:57:00Z"/>
                <w:rFonts w:asciiTheme="majorHAnsi" w:hAnsiTheme="majorHAnsi" w:cstheme="majorHAnsi"/>
                <w:color w:val="000000" w:themeColor="text1"/>
                <w:szCs w:val="24"/>
                <w:rPrChange w:id="18729" w:author="Dr Mamadou SANOGO" w:date="2023-10-25T18:15:00Z">
                  <w:rPr>
                    <w:del w:id="18730" w:author="Dr Mamadou SANOGO" w:date="2023-10-25T17:57:00Z"/>
                    <w:rFonts w:asciiTheme="majorHAnsi" w:hAnsiTheme="majorHAnsi" w:cstheme="majorHAnsi"/>
                    <w:szCs w:val="24"/>
                  </w:rPr>
                </w:rPrChange>
              </w:rPr>
              <w:pPrChange w:id="18731" w:author="Dr Mamadou SANOGO" w:date="2023-10-25T17:57:00Z">
                <w:pPr>
                  <w:spacing w:line="240" w:lineRule="auto"/>
                  <w:jc w:val="center"/>
                </w:pPr>
              </w:pPrChange>
            </w:pPr>
            <w:del w:id="18732" w:author="Dr Mamadou SANOGO" w:date="2023-10-25T17:57:00Z">
              <w:r w:rsidRPr="007A4AFC" w:rsidDel="00744A71">
                <w:rPr>
                  <w:rFonts w:asciiTheme="majorHAnsi" w:hAnsiTheme="majorHAnsi" w:cstheme="majorHAnsi"/>
                  <w:color w:val="000000" w:themeColor="text1"/>
                  <w:szCs w:val="24"/>
                  <w:rPrChange w:id="18733" w:author="Dr Mamadou SANOGO" w:date="2023-10-25T18:15:00Z">
                    <w:rPr>
                      <w:rFonts w:asciiTheme="majorHAnsi" w:hAnsiTheme="majorHAnsi" w:cstheme="majorHAnsi"/>
                      <w:szCs w:val="24"/>
                    </w:rPr>
                  </w:rPrChange>
                </w:rPr>
                <w:delText xml:space="preserve">Bon </w:delText>
              </w:r>
            </w:del>
          </w:p>
        </w:tc>
      </w:tr>
      <w:tr w:rsidR="007A4AFC" w:rsidRPr="007A4AFC" w:rsidDel="00744A71" w14:paraId="1162EAFE" w14:textId="77777777" w:rsidTr="002E5E0D">
        <w:trPr>
          <w:del w:id="18734" w:author="Dr Mamadou SANOGO" w:date="2023-10-25T17:57:00Z"/>
        </w:trPr>
        <w:tc>
          <w:tcPr>
            <w:tcW w:w="484" w:type="pct"/>
          </w:tcPr>
          <w:p w14:paraId="1D15A124" w14:textId="0C11AFED" w:rsidR="002E5E0D" w:rsidRPr="007A4AFC" w:rsidDel="00744A71" w:rsidRDefault="002E5E0D">
            <w:pPr>
              <w:pStyle w:val="Titre"/>
              <w:tabs>
                <w:tab w:val="num" w:pos="-4820"/>
              </w:tabs>
              <w:spacing w:line="276" w:lineRule="auto"/>
              <w:jc w:val="both"/>
              <w:rPr>
                <w:del w:id="18735" w:author="Dr Mamadou SANOGO" w:date="2023-10-25T17:57:00Z"/>
                <w:rFonts w:asciiTheme="majorHAnsi" w:hAnsiTheme="majorHAnsi" w:cstheme="majorHAnsi"/>
                <w:b w:val="0"/>
                <w:color w:val="000000" w:themeColor="text1"/>
                <w:szCs w:val="24"/>
                <w:rPrChange w:id="18736" w:author="Dr Mamadou SANOGO" w:date="2023-10-25T18:15:00Z">
                  <w:rPr>
                    <w:del w:id="18737" w:author="Dr Mamadou SANOGO" w:date="2023-10-25T17:57:00Z"/>
                    <w:rFonts w:asciiTheme="majorHAnsi" w:hAnsiTheme="majorHAnsi" w:cstheme="majorHAnsi"/>
                    <w:b/>
                    <w:szCs w:val="24"/>
                  </w:rPr>
                </w:rPrChange>
              </w:rPr>
              <w:pPrChange w:id="18738" w:author="Dr Mamadou SANOGO" w:date="2023-10-25T17:57:00Z">
                <w:pPr>
                  <w:numPr>
                    <w:numId w:val="7"/>
                  </w:numPr>
                  <w:spacing w:line="240" w:lineRule="auto"/>
                  <w:ind w:left="720" w:hanging="360"/>
                  <w:contextualSpacing/>
                </w:pPr>
              </w:pPrChange>
            </w:pPr>
          </w:p>
        </w:tc>
        <w:tc>
          <w:tcPr>
            <w:tcW w:w="3261" w:type="pct"/>
          </w:tcPr>
          <w:p w14:paraId="61D3B6AC" w14:textId="3F5E9E9F" w:rsidR="002E5E0D" w:rsidRPr="007A4AFC" w:rsidDel="00744A71" w:rsidRDefault="002E5E0D">
            <w:pPr>
              <w:pStyle w:val="Titre"/>
              <w:tabs>
                <w:tab w:val="num" w:pos="-4820"/>
              </w:tabs>
              <w:spacing w:line="276" w:lineRule="auto"/>
              <w:jc w:val="both"/>
              <w:rPr>
                <w:del w:id="18739" w:author="Dr Mamadou SANOGO" w:date="2023-10-25T17:57:00Z"/>
                <w:rFonts w:asciiTheme="majorHAnsi" w:hAnsiTheme="majorHAnsi" w:cstheme="majorHAnsi"/>
                <w:color w:val="000000" w:themeColor="text1"/>
                <w:szCs w:val="24"/>
                <w:rPrChange w:id="18740" w:author="Dr Mamadou SANOGO" w:date="2023-10-25T18:15:00Z">
                  <w:rPr>
                    <w:del w:id="18741" w:author="Dr Mamadou SANOGO" w:date="2023-10-25T17:57:00Z"/>
                    <w:rFonts w:asciiTheme="majorHAnsi" w:hAnsiTheme="majorHAnsi" w:cstheme="majorHAnsi"/>
                    <w:szCs w:val="24"/>
                  </w:rPr>
                </w:rPrChange>
              </w:rPr>
              <w:pPrChange w:id="18742" w:author="Dr Mamadou SANOGO" w:date="2023-10-25T17:57:00Z">
                <w:pPr>
                  <w:spacing w:line="240" w:lineRule="auto"/>
                </w:pPr>
              </w:pPrChange>
            </w:pPr>
            <w:del w:id="18743" w:author="Dr Mamadou SANOGO" w:date="2023-10-25T17:57:00Z">
              <w:r w:rsidRPr="007A4AFC" w:rsidDel="00744A71">
                <w:rPr>
                  <w:rFonts w:asciiTheme="majorHAnsi" w:hAnsiTheme="majorHAnsi" w:cstheme="majorHAnsi"/>
                  <w:color w:val="000000" w:themeColor="text1"/>
                  <w:szCs w:val="24"/>
                  <w:rPrChange w:id="18744"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691FF514" w:rsidR="002E5E0D" w:rsidRPr="007A4AFC" w:rsidDel="00744A71" w:rsidRDefault="002E5E0D">
            <w:pPr>
              <w:pStyle w:val="Titre"/>
              <w:tabs>
                <w:tab w:val="num" w:pos="-4820"/>
              </w:tabs>
              <w:spacing w:line="276" w:lineRule="auto"/>
              <w:jc w:val="both"/>
              <w:rPr>
                <w:del w:id="18745" w:author="Dr Mamadou SANOGO" w:date="2023-10-25T17:57:00Z"/>
                <w:rFonts w:asciiTheme="majorHAnsi" w:hAnsiTheme="majorHAnsi" w:cstheme="majorHAnsi"/>
                <w:color w:val="000000" w:themeColor="text1"/>
                <w:szCs w:val="24"/>
                <w:rPrChange w:id="18746" w:author="Dr Mamadou SANOGO" w:date="2023-10-25T18:15:00Z">
                  <w:rPr>
                    <w:del w:id="18747" w:author="Dr Mamadou SANOGO" w:date="2023-10-25T17:57:00Z"/>
                    <w:rFonts w:asciiTheme="majorHAnsi" w:hAnsiTheme="majorHAnsi" w:cstheme="majorHAnsi"/>
                    <w:szCs w:val="24"/>
                  </w:rPr>
                </w:rPrChange>
              </w:rPr>
              <w:pPrChange w:id="18748" w:author="Dr Mamadou SANOGO" w:date="2023-10-25T17:57:00Z">
                <w:pPr>
                  <w:spacing w:line="240" w:lineRule="auto"/>
                  <w:jc w:val="center"/>
                </w:pPr>
              </w:pPrChange>
            </w:pPr>
            <w:del w:id="18749" w:author="Dr Mamadou SANOGO" w:date="2023-10-25T17:57:00Z">
              <w:r w:rsidRPr="007A4AFC" w:rsidDel="00744A71">
                <w:rPr>
                  <w:rFonts w:asciiTheme="majorHAnsi" w:hAnsiTheme="majorHAnsi" w:cstheme="majorHAnsi"/>
                  <w:color w:val="000000" w:themeColor="text1"/>
                  <w:szCs w:val="24"/>
                  <w:rPrChange w:id="18750" w:author="Dr Mamadou SANOGO" w:date="2023-10-25T18:15:00Z">
                    <w:rPr>
                      <w:rFonts w:asciiTheme="majorHAnsi" w:hAnsiTheme="majorHAnsi" w:cstheme="majorHAnsi"/>
                      <w:szCs w:val="24"/>
                    </w:rPr>
                  </w:rPrChange>
                </w:rPr>
                <w:delText>1</w:delText>
              </w:r>
            </w:del>
          </w:p>
        </w:tc>
        <w:tc>
          <w:tcPr>
            <w:tcW w:w="687" w:type="pct"/>
          </w:tcPr>
          <w:p w14:paraId="56B0AC1D" w14:textId="3984F283" w:rsidR="002E5E0D" w:rsidRPr="007A4AFC" w:rsidDel="00744A71" w:rsidRDefault="002E5E0D">
            <w:pPr>
              <w:pStyle w:val="Titre"/>
              <w:tabs>
                <w:tab w:val="num" w:pos="-4820"/>
              </w:tabs>
              <w:spacing w:line="276" w:lineRule="auto"/>
              <w:jc w:val="both"/>
              <w:rPr>
                <w:del w:id="18751" w:author="Dr Mamadou SANOGO" w:date="2023-10-25T17:57:00Z"/>
                <w:rFonts w:asciiTheme="majorHAnsi" w:hAnsiTheme="majorHAnsi" w:cstheme="majorHAnsi"/>
                <w:color w:val="000000" w:themeColor="text1"/>
                <w:szCs w:val="24"/>
                <w:rPrChange w:id="18752" w:author="Dr Mamadou SANOGO" w:date="2023-10-25T18:15:00Z">
                  <w:rPr>
                    <w:del w:id="18753" w:author="Dr Mamadou SANOGO" w:date="2023-10-25T17:57:00Z"/>
                    <w:rFonts w:asciiTheme="majorHAnsi" w:hAnsiTheme="majorHAnsi" w:cstheme="majorHAnsi"/>
                    <w:szCs w:val="24"/>
                  </w:rPr>
                </w:rPrChange>
              </w:rPr>
              <w:pPrChange w:id="18754" w:author="Dr Mamadou SANOGO" w:date="2023-10-25T17:57:00Z">
                <w:pPr>
                  <w:spacing w:line="240" w:lineRule="auto"/>
                  <w:jc w:val="center"/>
                </w:pPr>
              </w:pPrChange>
            </w:pPr>
            <w:del w:id="18755" w:author="Dr Mamadou SANOGO" w:date="2023-10-25T17:57:00Z">
              <w:r w:rsidRPr="007A4AFC" w:rsidDel="00744A71">
                <w:rPr>
                  <w:rFonts w:asciiTheme="majorHAnsi" w:hAnsiTheme="majorHAnsi" w:cstheme="majorHAnsi"/>
                  <w:color w:val="000000" w:themeColor="text1"/>
                  <w:szCs w:val="24"/>
                  <w:rPrChange w:id="18756" w:author="Dr Mamadou SANOGO" w:date="2023-10-25T18:15:00Z">
                    <w:rPr>
                      <w:rFonts w:asciiTheme="majorHAnsi" w:hAnsiTheme="majorHAnsi" w:cstheme="majorHAnsi"/>
                      <w:szCs w:val="24"/>
                    </w:rPr>
                  </w:rPrChange>
                </w:rPr>
                <w:delText xml:space="preserve">Bon </w:delText>
              </w:r>
            </w:del>
          </w:p>
        </w:tc>
      </w:tr>
      <w:tr w:rsidR="007A4AFC" w:rsidRPr="007A4AFC" w:rsidDel="00744A71" w14:paraId="1ADDDAA8" w14:textId="77777777" w:rsidTr="002E5E0D">
        <w:trPr>
          <w:del w:id="18757" w:author="Dr Mamadou SANOGO" w:date="2023-10-25T17:57:00Z"/>
        </w:trPr>
        <w:tc>
          <w:tcPr>
            <w:tcW w:w="484" w:type="pct"/>
          </w:tcPr>
          <w:p w14:paraId="29F290FF" w14:textId="25CAC38D" w:rsidR="002E5E0D" w:rsidRPr="007A4AFC" w:rsidDel="00744A71" w:rsidRDefault="002E5E0D">
            <w:pPr>
              <w:pStyle w:val="Titre"/>
              <w:tabs>
                <w:tab w:val="num" w:pos="-4820"/>
              </w:tabs>
              <w:spacing w:line="276" w:lineRule="auto"/>
              <w:jc w:val="both"/>
              <w:rPr>
                <w:del w:id="18758" w:author="Dr Mamadou SANOGO" w:date="2023-10-25T17:57:00Z"/>
                <w:rFonts w:asciiTheme="majorHAnsi" w:hAnsiTheme="majorHAnsi" w:cstheme="majorHAnsi"/>
                <w:b w:val="0"/>
                <w:color w:val="000000" w:themeColor="text1"/>
                <w:szCs w:val="24"/>
                <w:rPrChange w:id="18759" w:author="Dr Mamadou SANOGO" w:date="2023-10-25T18:15:00Z">
                  <w:rPr>
                    <w:del w:id="18760" w:author="Dr Mamadou SANOGO" w:date="2023-10-25T17:57:00Z"/>
                    <w:rFonts w:asciiTheme="majorHAnsi" w:hAnsiTheme="majorHAnsi" w:cstheme="majorHAnsi"/>
                    <w:b/>
                    <w:szCs w:val="24"/>
                  </w:rPr>
                </w:rPrChange>
              </w:rPr>
              <w:pPrChange w:id="18761" w:author="Dr Mamadou SANOGO" w:date="2023-10-25T17:57:00Z">
                <w:pPr>
                  <w:numPr>
                    <w:numId w:val="7"/>
                  </w:numPr>
                  <w:spacing w:line="240" w:lineRule="auto"/>
                  <w:ind w:left="720" w:hanging="360"/>
                  <w:contextualSpacing/>
                </w:pPr>
              </w:pPrChange>
            </w:pPr>
          </w:p>
        </w:tc>
        <w:tc>
          <w:tcPr>
            <w:tcW w:w="3261" w:type="pct"/>
          </w:tcPr>
          <w:p w14:paraId="59B162B9" w14:textId="577B3F0B" w:rsidR="002E5E0D" w:rsidRPr="007A4AFC" w:rsidDel="00744A71" w:rsidRDefault="002E5E0D">
            <w:pPr>
              <w:pStyle w:val="Titre"/>
              <w:tabs>
                <w:tab w:val="num" w:pos="-4820"/>
              </w:tabs>
              <w:spacing w:line="276" w:lineRule="auto"/>
              <w:jc w:val="both"/>
              <w:rPr>
                <w:del w:id="18762" w:author="Dr Mamadou SANOGO" w:date="2023-10-25T17:57:00Z"/>
                <w:rFonts w:asciiTheme="majorHAnsi" w:hAnsiTheme="majorHAnsi" w:cstheme="majorHAnsi"/>
                <w:color w:val="000000" w:themeColor="text1"/>
                <w:szCs w:val="24"/>
                <w:rPrChange w:id="18763" w:author="Dr Mamadou SANOGO" w:date="2023-10-25T18:15:00Z">
                  <w:rPr>
                    <w:del w:id="18764" w:author="Dr Mamadou SANOGO" w:date="2023-10-25T17:57:00Z"/>
                    <w:rFonts w:asciiTheme="majorHAnsi" w:hAnsiTheme="majorHAnsi" w:cstheme="majorHAnsi"/>
                    <w:szCs w:val="24"/>
                  </w:rPr>
                </w:rPrChange>
              </w:rPr>
              <w:pPrChange w:id="18765" w:author="Dr Mamadou SANOGO" w:date="2023-10-25T17:57:00Z">
                <w:pPr>
                  <w:spacing w:line="240" w:lineRule="auto"/>
                </w:pPr>
              </w:pPrChange>
            </w:pPr>
            <w:del w:id="18766" w:author="Dr Mamadou SANOGO" w:date="2023-10-25T17:57:00Z">
              <w:r w:rsidRPr="007A4AFC" w:rsidDel="00744A71">
                <w:rPr>
                  <w:rFonts w:asciiTheme="majorHAnsi" w:hAnsiTheme="majorHAnsi" w:cstheme="majorHAnsi"/>
                  <w:color w:val="000000" w:themeColor="text1"/>
                  <w:szCs w:val="24"/>
                  <w:rPrChange w:id="18767"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454A7523" w:rsidR="002E5E0D" w:rsidRPr="007A4AFC" w:rsidDel="00744A71" w:rsidRDefault="002E5E0D">
            <w:pPr>
              <w:pStyle w:val="Titre"/>
              <w:tabs>
                <w:tab w:val="num" w:pos="-4820"/>
              </w:tabs>
              <w:spacing w:line="276" w:lineRule="auto"/>
              <w:jc w:val="both"/>
              <w:rPr>
                <w:del w:id="18768" w:author="Dr Mamadou SANOGO" w:date="2023-10-25T17:57:00Z"/>
                <w:rFonts w:asciiTheme="majorHAnsi" w:hAnsiTheme="majorHAnsi" w:cstheme="majorHAnsi"/>
                <w:color w:val="000000" w:themeColor="text1"/>
                <w:szCs w:val="24"/>
                <w:rPrChange w:id="18769" w:author="Dr Mamadou SANOGO" w:date="2023-10-25T18:15:00Z">
                  <w:rPr>
                    <w:del w:id="18770" w:author="Dr Mamadou SANOGO" w:date="2023-10-25T17:57:00Z"/>
                    <w:rFonts w:asciiTheme="majorHAnsi" w:hAnsiTheme="majorHAnsi" w:cstheme="majorHAnsi"/>
                    <w:szCs w:val="24"/>
                  </w:rPr>
                </w:rPrChange>
              </w:rPr>
              <w:pPrChange w:id="18771" w:author="Dr Mamadou SANOGO" w:date="2023-10-25T17:57:00Z">
                <w:pPr>
                  <w:spacing w:line="240" w:lineRule="auto"/>
                  <w:jc w:val="center"/>
                </w:pPr>
              </w:pPrChange>
            </w:pPr>
            <w:del w:id="18772" w:author="Dr Mamadou SANOGO" w:date="2023-10-25T17:57:00Z">
              <w:r w:rsidRPr="007A4AFC" w:rsidDel="00744A71">
                <w:rPr>
                  <w:rFonts w:asciiTheme="majorHAnsi" w:hAnsiTheme="majorHAnsi" w:cstheme="majorHAnsi"/>
                  <w:color w:val="000000" w:themeColor="text1"/>
                  <w:szCs w:val="24"/>
                  <w:rPrChange w:id="18773" w:author="Dr Mamadou SANOGO" w:date="2023-10-25T18:15:00Z">
                    <w:rPr>
                      <w:rFonts w:asciiTheme="majorHAnsi" w:hAnsiTheme="majorHAnsi" w:cstheme="majorHAnsi"/>
                      <w:szCs w:val="24"/>
                    </w:rPr>
                  </w:rPrChange>
                </w:rPr>
                <w:delText>5</w:delText>
              </w:r>
            </w:del>
          </w:p>
        </w:tc>
        <w:tc>
          <w:tcPr>
            <w:tcW w:w="687" w:type="pct"/>
          </w:tcPr>
          <w:p w14:paraId="551700E7" w14:textId="4BC266C2" w:rsidR="002E5E0D" w:rsidRPr="007A4AFC" w:rsidDel="00744A71" w:rsidRDefault="002E5E0D">
            <w:pPr>
              <w:pStyle w:val="Titre"/>
              <w:tabs>
                <w:tab w:val="num" w:pos="-4820"/>
              </w:tabs>
              <w:spacing w:line="276" w:lineRule="auto"/>
              <w:jc w:val="both"/>
              <w:rPr>
                <w:del w:id="18774" w:author="Dr Mamadou SANOGO" w:date="2023-10-25T17:57:00Z"/>
                <w:rFonts w:asciiTheme="majorHAnsi" w:hAnsiTheme="majorHAnsi" w:cstheme="majorHAnsi"/>
                <w:color w:val="000000" w:themeColor="text1"/>
                <w:szCs w:val="24"/>
                <w:rPrChange w:id="18775" w:author="Dr Mamadou SANOGO" w:date="2023-10-25T18:15:00Z">
                  <w:rPr>
                    <w:del w:id="18776" w:author="Dr Mamadou SANOGO" w:date="2023-10-25T17:57:00Z"/>
                    <w:rFonts w:asciiTheme="majorHAnsi" w:hAnsiTheme="majorHAnsi" w:cstheme="majorHAnsi"/>
                    <w:szCs w:val="24"/>
                  </w:rPr>
                </w:rPrChange>
              </w:rPr>
              <w:pPrChange w:id="18777" w:author="Dr Mamadou SANOGO" w:date="2023-10-25T17:57:00Z">
                <w:pPr>
                  <w:spacing w:line="240" w:lineRule="auto"/>
                  <w:jc w:val="center"/>
                </w:pPr>
              </w:pPrChange>
            </w:pPr>
            <w:del w:id="18778" w:author="Dr Mamadou SANOGO" w:date="2023-10-25T17:57:00Z">
              <w:r w:rsidRPr="007A4AFC" w:rsidDel="00744A71">
                <w:rPr>
                  <w:rFonts w:asciiTheme="majorHAnsi" w:hAnsiTheme="majorHAnsi" w:cstheme="majorHAnsi"/>
                  <w:color w:val="000000" w:themeColor="text1"/>
                  <w:szCs w:val="24"/>
                  <w:rPrChange w:id="18779" w:author="Dr Mamadou SANOGO" w:date="2023-10-25T18:15:00Z">
                    <w:rPr>
                      <w:rFonts w:asciiTheme="majorHAnsi" w:hAnsiTheme="majorHAnsi" w:cstheme="majorHAnsi"/>
                      <w:szCs w:val="24"/>
                    </w:rPr>
                  </w:rPrChange>
                </w:rPr>
                <w:delText xml:space="preserve">Bon </w:delText>
              </w:r>
            </w:del>
          </w:p>
        </w:tc>
      </w:tr>
      <w:tr w:rsidR="007A4AFC" w:rsidRPr="007A4AFC" w:rsidDel="00744A71" w14:paraId="4C1A2457" w14:textId="77777777" w:rsidTr="002E5E0D">
        <w:trPr>
          <w:del w:id="18780" w:author="Dr Mamadou SANOGO" w:date="2023-10-25T17:57:00Z"/>
        </w:trPr>
        <w:tc>
          <w:tcPr>
            <w:tcW w:w="484" w:type="pct"/>
          </w:tcPr>
          <w:p w14:paraId="4982D411" w14:textId="4BE75722" w:rsidR="002E5E0D" w:rsidRPr="007A4AFC" w:rsidDel="00744A71" w:rsidRDefault="002E5E0D">
            <w:pPr>
              <w:pStyle w:val="Titre"/>
              <w:tabs>
                <w:tab w:val="num" w:pos="-4820"/>
              </w:tabs>
              <w:spacing w:line="276" w:lineRule="auto"/>
              <w:jc w:val="both"/>
              <w:rPr>
                <w:del w:id="18781" w:author="Dr Mamadou SANOGO" w:date="2023-10-25T17:57:00Z"/>
                <w:rFonts w:asciiTheme="majorHAnsi" w:hAnsiTheme="majorHAnsi" w:cstheme="majorHAnsi"/>
                <w:b w:val="0"/>
                <w:color w:val="000000" w:themeColor="text1"/>
                <w:szCs w:val="24"/>
                <w:rPrChange w:id="18782" w:author="Dr Mamadou SANOGO" w:date="2023-10-25T18:15:00Z">
                  <w:rPr>
                    <w:del w:id="18783" w:author="Dr Mamadou SANOGO" w:date="2023-10-25T17:57:00Z"/>
                    <w:rFonts w:asciiTheme="majorHAnsi" w:hAnsiTheme="majorHAnsi" w:cstheme="majorHAnsi"/>
                    <w:b/>
                    <w:szCs w:val="24"/>
                  </w:rPr>
                </w:rPrChange>
              </w:rPr>
              <w:pPrChange w:id="18784" w:author="Dr Mamadou SANOGO" w:date="2023-10-25T17:57:00Z">
                <w:pPr>
                  <w:numPr>
                    <w:numId w:val="7"/>
                  </w:numPr>
                  <w:spacing w:line="240" w:lineRule="auto"/>
                  <w:ind w:left="720" w:hanging="360"/>
                  <w:contextualSpacing/>
                </w:pPr>
              </w:pPrChange>
            </w:pPr>
          </w:p>
        </w:tc>
        <w:tc>
          <w:tcPr>
            <w:tcW w:w="3261" w:type="pct"/>
          </w:tcPr>
          <w:p w14:paraId="3B0E6585" w14:textId="692F4DC7" w:rsidR="002E5E0D" w:rsidRPr="007A4AFC" w:rsidDel="00744A71" w:rsidRDefault="002E5E0D">
            <w:pPr>
              <w:pStyle w:val="Titre"/>
              <w:tabs>
                <w:tab w:val="num" w:pos="-4820"/>
              </w:tabs>
              <w:spacing w:line="276" w:lineRule="auto"/>
              <w:jc w:val="both"/>
              <w:rPr>
                <w:del w:id="18785" w:author="Dr Mamadou SANOGO" w:date="2023-10-25T17:57:00Z"/>
                <w:rFonts w:asciiTheme="majorHAnsi" w:hAnsiTheme="majorHAnsi" w:cstheme="majorHAnsi"/>
                <w:color w:val="000000" w:themeColor="text1"/>
                <w:szCs w:val="24"/>
                <w:rPrChange w:id="18786" w:author="Dr Mamadou SANOGO" w:date="2023-10-25T18:15:00Z">
                  <w:rPr>
                    <w:del w:id="18787" w:author="Dr Mamadou SANOGO" w:date="2023-10-25T17:57:00Z"/>
                    <w:rFonts w:asciiTheme="majorHAnsi" w:hAnsiTheme="majorHAnsi" w:cstheme="majorHAnsi"/>
                    <w:szCs w:val="24"/>
                  </w:rPr>
                </w:rPrChange>
              </w:rPr>
              <w:pPrChange w:id="18788" w:author="Dr Mamadou SANOGO" w:date="2023-10-25T17:57:00Z">
                <w:pPr>
                  <w:spacing w:line="240" w:lineRule="auto"/>
                </w:pPr>
              </w:pPrChange>
            </w:pPr>
            <w:del w:id="18789" w:author="Dr Mamadou SANOGO" w:date="2023-10-25T17:57:00Z">
              <w:r w:rsidRPr="007A4AFC" w:rsidDel="00744A71">
                <w:rPr>
                  <w:rFonts w:asciiTheme="majorHAnsi" w:hAnsiTheme="majorHAnsi" w:cstheme="majorHAnsi"/>
                  <w:color w:val="000000" w:themeColor="text1"/>
                  <w:szCs w:val="24"/>
                  <w:rPrChange w:id="18790"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48B16600" w:rsidR="002E5E0D" w:rsidRPr="007A4AFC" w:rsidDel="00744A71" w:rsidRDefault="002E5E0D">
            <w:pPr>
              <w:pStyle w:val="Titre"/>
              <w:tabs>
                <w:tab w:val="num" w:pos="-4820"/>
              </w:tabs>
              <w:spacing w:line="276" w:lineRule="auto"/>
              <w:jc w:val="both"/>
              <w:rPr>
                <w:del w:id="18791" w:author="Dr Mamadou SANOGO" w:date="2023-10-25T17:57:00Z"/>
                <w:rFonts w:asciiTheme="majorHAnsi" w:hAnsiTheme="majorHAnsi" w:cstheme="majorHAnsi"/>
                <w:color w:val="000000" w:themeColor="text1"/>
                <w:szCs w:val="24"/>
                <w:rPrChange w:id="18792" w:author="Dr Mamadou SANOGO" w:date="2023-10-25T18:15:00Z">
                  <w:rPr>
                    <w:del w:id="18793" w:author="Dr Mamadou SANOGO" w:date="2023-10-25T17:57:00Z"/>
                    <w:rFonts w:asciiTheme="majorHAnsi" w:hAnsiTheme="majorHAnsi" w:cstheme="majorHAnsi"/>
                    <w:szCs w:val="24"/>
                  </w:rPr>
                </w:rPrChange>
              </w:rPr>
              <w:pPrChange w:id="18794" w:author="Dr Mamadou SANOGO" w:date="2023-10-25T17:57:00Z">
                <w:pPr>
                  <w:spacing w:line="240" w:lineRule="auto"/>
                  <w:jc w:val="center"/>
                </w:pPr>
              </w:pPrChange>
            </w:pPr>
            <w:del w:id="18795" w:author="Dr Mamadou SANOGO" w:date="2023-10-25T17:57:00Z">
              <w:r w:rsidRPr="007A4AFC" w:rsidDel="00744A71">
                <w:rPr>
                  <w:rFonts w:asciiTheme="majorHAnsi" w:hAnsiTheme="majorHAnsi" w:cstheme="majorHAnsi"/>
                  <w:color w:val="000000" w:themeColor="text1"/>
                  <w:szCs w:val="24"/>
                  <w:rPrChange w:id="18796" w:author="Dr Mamadou SANOGO" w:date="2023-10-25T18:15:00Z">
                    <w:rPr>
                      <w:rFonts w:asciiTheme="majorHAnsi" w:hAnsiTheme="majorHAnsi" w:cstheme="majorHAnsi"/>
                      <w:szCs w:val="24"/>
                    </w:rPr>
                  </w:rPrChange>
                </w:rPr>
                <w:delText>3</w:delText>
              </w:r>
            </w:del>
          </w:p>
        </w:tc>
        <w:tc>
          <w:tcPr>
            <w:tcW w:w="687" w:type="pct"/>
          </w:tcPr>
          <w:p w14:paraId="536B84C4" w14:textId="7C547865" w:rsidR="002E5E0D" w:rsidRPr="007A4AFC" w:rsidDel="00744A71" w:rsidRDefault="002E5E0D">
            <w:pPr>
              <w:pStyle w:val="Titre"/>
              <w:tabs>
                <w:tab w:val="num" w:pos="-4820"/>
              </w:tabs>
              <w:spacing w:line="276" w:lineRule="auto"/>
              <w:jc w:val="both"/>
              <w:rPr>
                <w:del w:id="18797" w:author="Dr Mamadou SANOGO" w:date="2023-10-25T17:57:00Z"/>
                <w:rFonts w:asciiTheme="majorHAnsi" w:hAnsiTheme="majorHAnsi" w:cstheme="majorHAnsi"/>
                <w:color w:val="000000" w:themeColor="text1"/>
                <w:szCs w:val="24"/>
                <w:rPrChange w:id="18798" w:author="Dr Mamadou SANOGO" w:date="2023-10-25T18:15:00Z">
                  <w:rPr>
                    <w:del w:id="18799" w:author="Dr Mamadou SANOGO" w:date="2023-10-25T17:57:00Z"/>
                    <w:rFonts w:asciiTheme="majorHAnsi" w:hAnsiTheme="majorHAnsi" w:cstheme="majorHAnsi"/>
                    <w:szCs w:val="24"/>
                  </w:rPr>
                </w:rPrChange>
              </w:rPr>
              <w:pPrChange w:id="18800" w:author="Dr Mamadou SANOGO" w:date="2023-10-25T17:57:00Z">
                <w:pPr>
                  <w:spacing w:line="240" w:lineRule="auto"/>
                  <w:jc w:val="center"/>
                </w:pPr>
              </w:pPrChange>
            </w:pPr>
            <w:del w:id="18801" w:author="Dr Mamadou SANOGO" w:date="2023-10-25T17:57:00Z">
              <w:r w:rsidRPr="007A4AFC" w:rsidDel="00744A71">
                <w:rPr>
                  <w:rFonts w:asciiTheme="majorHAnsi" w:hAnsiTheme="majorHAnsi" w:cstheme="majorHAnsi"/>
                  <w:color w:val="000000" w:themeColor="text1"/>
                  <w:szCs w:val="24"/>
                  <w:rPrChange w:id="18802" w:author="Dr Mamadou SANOGO" w:date="2023-10-25T18:15:00Z">
                    <w:rPr>
                      <w:rFonts w:asciiTheme="majorHAnsi" w:hAnsiTheme="majorHAnsi" w:cstheme="majorHAnsi"/>
                      <w:szCs w:val="24"/>
                    </w:rPr>
                  </w:rPrChange>
                </w:rPr>
                <w:delText xml:space="preserve">Bon </w:delText>
              </w:r>
            </w:del>
          </w:p>
        </w:tc>
      </w:tr>
      <w:tr w:rsidR="007A4AFC" w:rsidRPr="007A4AFC" w:rsidDel="00744A71" w14:paraId="21F0F81F" w14:textId="77777777" w:rsidTr="002E5E0D">
        <w:trPr>
          <w:del w:id="18803" w:author="Dr Mamadou SANOGO" w:date="2023-10-25T17:57:00Z"/>
        </w:trPr>
        <w:tc>
          <w:tcPr>
            <w:tcW w:w="484" w:type="pct"/>
          </w:tcPr>
          <w:p w14:paraId="0BB1A184" w14:textId="2457F533" w:rsidR="002E5E0D" w:rsidRPr="007A4AFC" w:rsidDel="00744A71" w:rsidRDefault="002E5E0D">
            <w:pPr>
              <w:pStyle w:val="Titre"/>
              <w:tabs>
                <w:tab w:val="num" w:pos="-4820"/>
              </w:tabs>
              <w:spacing w:line="276" w:lineRule="auto"/>
              <w:jc w:val="both"/>
              <w:rPr>
                <w:del w:id="18804" w:author="Dr Mamadou SANOGO" w:date="2023-10-25T17:57:00Z"/>
                <w:rFonts w:asciiTheme="majorHAnsi" w:hAnsiTheme="majorHAnsi" w:cstheme="majorHAnsi"/>
                <w:b w:val="0"/>
                <w:color w:val="000000" w:themeColor="text1"/>
                <w:szCs w:val="24"/>
                <w:rPrChange w:id="18805" w:author="Dr Mamadou SANOGO" w:date="2023-10-25T18:15:00Z">
                  <w:rPr>
                    <w:del w:id="18806" w:author="Dr Mamadou SANOGO" w:date="2023-10-25T17:57:00Z"/>
                    <w:rFonts w:asciiTheme="majorHAnsi" w:hAnsiTheme="majorHAnsi" w:cstheme="majorHAnsi"/>
                    <w:b/>
                    <w:szCs w:val="24"/>
                  </w:rPr>
                </w:rPrChange>
              </w:rPr>
              <w:pPrChange w:id="18807" w:author="Dr Mamadou SANOGO" w:date="2023-10-25T17:57:00Z">
                <w:pPr>
                  <w:numPr>
                    <w:numId w:val="7"/>
                  </w:numPr>
                  <w:spacing w:line="240" w:lineRule="auto"/>
                  <w:ind w:left="720" w:hanging="360"/>
                  <w:contextualSpacing/>
                </w:pPr>
              </w:pPrChange>
            </w:pPr>
          </w:p>
        </w:tc>
        <w:tc>
          <w:tcPr>
            <w:tcW w:w="3261" w:type="pct"/>
          </w:tcPr>
          <w:p w14:paraId="388DFDD3" w14:textId="03D4A820" w:rsidR="002E5E0D" w:rsidRPr="007A4AFC" w:rsidDel="00744A71" w:rsidRDefault="009128F6">
            <w:pPr>
              <w:pStyle w:val="Titre"/>
              <w:tabs>
                <w:tab w:val="num" w:pos="-4820"/>
              </w:tabs>
              <w:spacing w:line="276" w:lineRule="auto"/>
              <w:jc w:val="both"/>
              <w:rPr>
                <w:del w:id="18808" w:author="Dr Mamadou SANOGO" w:date="2023-10-25T17:57:00Z"/>
                <w:rFonts w:asciiTheme="majorHAnsi" w:hAnsiTheme="majorHAnsi" w:cstheme="majorHAnsi"/>
                <w:color w:val="000000" w:themeColor="text1"/>
                <w:szCs w:val="24"/>
                <w:rPrChange w:id="18809" w:author="Dr Mamadou SANOGO" w:date="2023-10-25T18:15:00Z">
                  <w:rPr>
                    <w:del w:id="18810" w:author="Dr Mamadou SANOGO" w:date="2023-10-25T17:57:00Z"/>
                    <w:rFonts w:asciiTheme="majorHAnsi" w:hAnsiTheme="majorHAnsi" w:cstheme="majorHAnsi"/>
                    <w:szCs w:val="24"/>
                  </w:rPr>
                </w:rPrChange>
              </w:rPr>
              <w:pPrChange w:id="18811" w:author="Dr Mamadou SANOGO" w:date="2023-10-25T17:57:00Z">
                <w:pPr>
                  <w:spacing w:line="240" w:lineRule="auto"/>
                </w:pPr>
              </w:pPrChange>
            </w:pPr>
            <w:del w:id="18812" w:author="Dr Mamadou SANOGO" w:date="2023-10-25T17:57:00Z">
              <w:r w:rsidRPr="007A4AFC" w:rsidDel="00744A71">
                <w:rPr>
                  <w:rFonts w:asciiTheme="majorHAnsi" w:hAnsiTheme="majorHAnsi" w:cstheme="majorHAnsi"/>
                  <w:color w:val="000000" w:themeColor="text1"/>
                  <w:szCs w:val="24"/>
                  <w:rPrChange w:id="18813"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61181B34" w:rsidR="002E5E0D" w:rsidRPr="007A4AFC" w:rsidDel="00744A71" w:rsidRDefault="009128F6">
            <w:pPr>
              <w:pStyle w:val="Titre"/>
              <w:tabs>
                <w:tab w:val="num" w:pos="-4820"/>
              </w:tabs>
              <w:spacing w:line="276" w:lineRule="auto"/>
              <w:jc w:val="both"/>
              <w:rPr>
                <w:del w:id="18814" w:author="Dr Mamadou SANOGO" w:date="2023-10-25T17:57:00Z"/>
                <w:rFonts w:asciiTheme="majorHAnsi" w:hAnsiTheme="majorHAnsi" w:cstheme="majorHAnsi"/>
                <w:color w:val="000000" w:themeColor="text1"/>
                <w:szCs w:val="24"/>
                <w:rPrChange w:id="18815" w:author="Dr Mamadou SANOGO" w:date="2023-10-25T18:15:00Z">
                  <w:rPr>
                    <w:del w:id="18816" w:author="Dr Mamadou SANOGO" w:date="2023-10-25T17:57:00Z"/>
                    <w:rFonts w:asciiTheme="majorHAnsi" w:hAnsiTheme="majorHAnsi" w:cstheme="majorHAnsi"/>
                    <w:szCs w:val="24"/>
                  </w:rPr>
                </w:rPrChange>
              </w:rPr>
              <w:pPrChange w:id="18817" w:author="Dr Mamadou SANOGO" w:date="2023-10-25T17:57:00Z">
                <w:pPr>
                  <w:spacing w:line="240" w:lineRule="auto"/>
                  <w:jc w:val="center"/>
                </w:pPr>
              </w:pPrChange>
            </w:pPr>
            <w:del w:id="18818" w:author="Dr Mamadou SANOGO" w:date="2023-10-25T17:57:00Z">
              <w:r w:rsidRPr="007A4AFC" w:rsidDel="00744A71">
                <w:rPr>
                  <w:rFonts w:asciiTheme="majorHAnsi" w:hAnsiTheme="majorHAnsi" w:cstheme="majorHAnsi"/>
                  <w:color w:val="000000" w:themeColor="text1"/>
                  <w:szCs w:val="24"/>
                  <w:rPrChange w:id="18819" w:author="Dr Mamadou SANOGO" w:date="2023-10-25T18:15:00Z">
                    <w:rPr>
                      <w:rFonts w:asciiTheme="majorHAnsi" w:hAnsiTheme="majorHAnsi" w:cstheme="majorHAnsi"/>
                      <w:szCs w:val="24"/>
                    </w:rPr>
                  </w:rPrChange>
                </w:rPr>
                <w:delText>1</w:delText>
              </w:r>
            </w:del>
          </w:p>
        </w:tc>
        <w:tc>
          <w:tcPr>
            <w:tcW w:w="687" w:type="pct"/>
          </w:tcPr>
          <w:p w14:paraId="1A2CCB7F" w14:textId="339F67C6" w:rsidR="002E5E0D" w:rsidRPr="007A4AFC" w:rsidDel="00744A71" w:rsidRDefault="002E5E0D">
            <w:pPr>
              <w:pStyle w:val="Titre"/>
              <w:tabs>
                <w:tab w:val="num" w:pos="-4820"/>
              </w:tabs>
              <w:spacing w:line="276" w:lineRule="auto"/>
              <w:jc w:val="both"/>
              <w:rPr>
                <w:del w:id="18820" w:author="Dr Mamadou SANOGO" w:date="2023-10-25T17:57:00Z"/>
                <w:rFonts w:asciiTheme="majorHAnsi" w:hAnsiTheme="majorHAnsi" w:cstheme="majorHAnsi"/>
                <w:color w:val="000000" w:themeColor="text1"/>
                <w:szCs w:val="24"/>
                <w:rPrChange w:id="18821" w:author="Dr Mamadou SANOGO" w:date="2023-10-25T18:15:00Z">
                  <w:rPr>
                    <w:del w:id="18822" w:author="Dr Mamadou SANOGO" w:date="2023-10-25T17:57:00Z"/>
                    <w:rFonts w:asciiTheme="majorHAnsi" w:hAnsiTheme="majorHAnsi" w:cstheme="majorHAnsi"/>
                    <w:szCs w:val="24"/>
                  </w:rPr>
                </w:rPrChange>
              </w:rPr>
              <w:pPrChange w:id="18823" w:author="Dr Mamadou SANOGO" w:date="2023-10-25T17:57:00Z">
                <w:pPr>
                  <w:spacing w:line="240" w:lineRule="auto"/>
                  <w:jc w:val="center"/>
                </w:pPr>
              </w:pPrChange>
            </w:pPr>
            <w:del w:id="18824" w:author="Dr Mamadou SANOGO" w:date="2023-10-25T17:57:00Z">
              <w:r w:rsidRPr="007A4AFC" w:rsidDel="00744A71">
                <w:rPr>
                  <w:rFonts w:asciiTheme="majorHAnsi" w:hAnsiTheme="majorHAnsi" w:cstheme="majorHAnsi"/>
                  <w:color w:val="000000" w:themeColor="text1"/>
                  <w:szCs w:val="24"/>
                  <w:rPrChange w:id="18825" w:author="Dr Mamadou SANOGO" w:date="2023-10-25T18:15:00Z">
                    <w:rPr>
                      <w:rFonts w:asciiTheme="majorHAnsi" w:hAnsiTheme="majorHAnsi" w:cstheme="majorHAnsi"/>
                      <w:szCs w:val="24"/>
                    </w:rPr>
                  </w:rPrChange>
                </w:rPr>
                <w:delText xml:space="preserve">Bon </w:delText>
              </w:r>
            </w:del>
          </w:p>
        </w:tc>
      </w:tr>
      <w:tr w:rsidR="007A4AFC" w:rsidRPr="007A4AFC" w:rsidDel="00744A71" w14:paraId="346B80EC" w14:textId="77777777" w:rsidTr="002E5E0D">
        <w:trPr>
          <w:del w:id="18826" w:author="Dr Mamadou SANOGO" w:date="2023-10-25T17:57:00Z"/>
        </w:trPr>
        <w:tc>
          <w:tcPr>
            <w:tcW w:w="484" w:type="pct"/>
          </w:tcPr>
          <w:p w14:paraId="5E37E10B" w14:textId="565D2BF7" w:rsidR="002E5E0D" w:rsidRPr="007A4AFC" w:rsidDel="00744A71" w:rsidRDefault="002E5E0D">
            <w:pPr>
              <w:pStyle w:val="Titre"/>
              <w:tabs>
                <w:tab w:val="num" w:pos="-4820"/>
              </w:tabs>
              <w:spacing w:line="276" w:lineRule="auto"/>
              <w:jc w:val="both"/>
              <w:rPr>
                <w:del w:id="18827" w:author="Dr Mamadou SANOGO" w:date="2023-10-25T17:57:00Z"/>
                <w:rFonts w:asciiTheme="majorHAnsi" w:hAnsiTheme="majorHAnsi" w:cstheme="majorHAnsi"/>
                <w:b w:val="0"/>
                <w:color w:val="000000" w:themeColor="text1"/>
                <w:szCs w:val="24"/>
                <w:rPrChange w:id="18828" w:author="Dr Mamadou SANOGO" w:date="2023-10-25T18:15:00Z">
                  <w:rPr>
                    <w:del w:id="18829" w:author="Dr Mamadou SANOGO" w:date="2023-10-25T17:57:00Z"/>
                    <w:rFonts w:asciiTheme="majorHAnsi" w:hAnsiTheme="majorHAnsi" w:cstheme="majorHAnsi"/>
                    <w:b/>
                    <w:szCs w:val="24"/>
                  </w:rPr>
                </w:rPrChange>
              </w:rPr>
              <w:pPrChange w:id="18830" w:author="Dr Mamadou SANOGO" w:date="2023-10-25T17:57:00Z">
                <w:pPr>
                  <w:numPr>
                    <w:numId w:val="7"/>
                  </w:numPr>
                  <w:spacing w:line="240" w:lineRule="auto"/>
                  <w:ind w:left="720" w:hanging="360"/>
                  <w:contextualSpacing/>
                </w:pPr>
              </w:pPrChange>
            </w:pPr>
          </w:p>
        </w:tc>
        <w:tc>
          <w:tcPr>
            <w:tcW w:w="3261" w:type="pct"/>
          </w:tcPr>
          <w:p w14:paraId="20C13A11" w14:textId="12CDDDDD" w:rsidR="002E5E0D" w:rsidRPr="007A4AFC" w:rsidDel="00744A71" w:rsidRDefault="009128F6">
            <w:pPr>
              <w:pStyle w:val="Titre"/>
              <w:tabs>
                <w:tab w:val="num" w:pos="-4820"/>
              </w:tabs>
              <w:spacing w:line="276" w:lineRule="auto"/>
              <w:jc w:val="both"/>
              <w:rPr>
                <w:del w:id="18831" w:author="Dr Mamadou SANOGO" w:date="2023-10-25T17:57:00Z"/>
                <w:rFonts w:asciiTheme="majorHAnsi" w:hAnsiTheme="majorHAnsi" w:cstheme="majorHAnsi"/>
                <w:color w:val="000000" w:themeColor="text1"/>
                <w:szCs w:val="24"/>
                <w:rPrChange w:id="18832" w:author="Dr Mamadou SANOGO" w:date="2023-10-25T18:15:00Z">
                  <w:rPr>
                    <w:del w:id="18833" w:author="Dr Mamadou SANOGO" w:date="2023-10-25T17:57:00Z"/>
                    <w:rFonts w:asciiTheme="majorHAnsi" w:hAnsiTheme="majorHAnsi" w:cstheme="majorHAnsi"/>
                    <w:szCs w:val="24"/>
                  </w:rPr>
                </w:rPrChange>
              </w:rPr>
              <w:pPrChange w:id="18834" w:author="Dr Mamadou SANOGO" w:date="2023-10-25T17:57:00Z">
                <w:pPr>
                  <w:spacing w:line="240" w:lineRule="auto"/>
                </w:pPr>
              </w:pPrChange>
            </w:pPr>
            <w:del w:id="18835" w:author="Dr Mamadou SANOGO" w:date="2023-10-25T17:57:00Z">
              <w:r w:rsidRPr="007A4AFC" w:rsidDel="00744A71">
                <w:rPr>
                  <w:rFonts w:asciiTheme="majorHAnsi" w:hAnsiTheme="majorHAnsi" w:cstheme="majorHAnsi"/>
                  <w:color w:val="000000" w:themeColor="text1"/>
                  <w:szCs w:val="24"/>
                  <w:rPrChange w:id="18836"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6EAB4DF4" w:rsidR="002E5E0D" w:rsidRPr="007A4AFC" w:rsidDel="00744A71" w:rsidRDefault="009128F6">
            <w:pPr>
              <w:pStyle w:val="Titre"/>
              <w:tabs>
                <w:tab w:val="num" w:pos="-4820"/>
              </w:tabs>
              <w:spacing w:line="276" w:lineRule="auto"/>
              <w:jc w:val="both"/>
              <w:rPr>
                <w:del w:id="18837" w:author="Dr Mamadou SANOGO" w:date="2023-10-25T17:57:00Z"/>
                <w:rFonts w:asciiTheme="majorHAnsi" w:hAnsiTheme="majorHAnsi" w:cstheme="majorHAnsi"/>
                <w:color w:val="000000" w:themeColor="text1"/>
                <w:szCs w:val="24"/>
                <w:rPrChange w:id="18838" w:author="Dr Mamadou SANOGO" w:date="2023-10-25T18:15:00Z">
                  <w:rPr>
                    <w:del w:id="18839" w:author="Dr Mamadou SANOGO" w:date="2023-10-25T17:57:00Z"/>
                    <w:rFonts w:asciiTheme="majorHAnsi" w:hAnsiTheme="majorHAnsi" w:cstheme="majorHAnsi"/>
                    <w:szCs w:val="24"/>
                  </w:rPr>
                </w:rPrChange>
              </w:rPr>
              <w:pPrChange w:id="18840" w:author="Dr Mamadou SANOGO" w:date="2023-10-25T17:57:00Z">
                <w:pPr>
                  <w:spacing w:line="240" w:lineRule="auto"/>
                  <w:jc w:val="center"/>
                </w:pPr>
              </w:pPrChange>
            </w:pPr>
            <w:del w:id="18841" w:author="Dr Mamadou SANOGO" w:date="2023-10-25T17:57:00Z">
              <w:r w:rsidRPr="007A4AFC" w:rsidDel="00744A71">
                <w:rPr>
                  <w:rFonts w:asciiTheme="majorHAnsi" w:hAnsiTheme="majorHAnsi" w:cstheme="majorHAnsi"/>
                  <w:color w:val="000000" w:themeColor="text1"/>
                  <w:szCs w:val="24"/>
                  <w:rPrChange w:id="18842" w:author="Dr Mamadou SANOGO" w:date="2023-10-25T18:15:00Z">
                    <w:rPr>
                      <w:rFonts w:asciiTheme="majorHAnsi" w:hAnsiTheme="majorHAnsi" w:cstheme="majorHAnsi"/>
                      <w:szCs w:val="24"/>
                    </w:rPr>
                  </w:rPrChange>
                </w:rPr>
                <w:delText>1</w:delText>
              </w:r>
            </w:del>
          </w:p>
        </w:tc>
        <w:tc>
          <w:tcPr>
            <w:tcW w:w="687" w:type="pct"/>
          </w:tcPr>
          <w:p w14:paraId="5C66793D" w14:textId="22FEA239" w:rsidR="002E5E0D" w:rsidRPr="007A4AFC" w:rsidDel="00744A71" w:rsidRDefault="009128F6">
            <w:pPr>
              <w:pStyle w:val="Titre"/>
              <w:tabs>
                <w:tab w:val="num" w:pos="-4820"/>
              </w:tabs>
              <w:spacing w:line="276" w:lineRule="auto"/>
              <w:jc w:val="both"/>
              <w:rPr>
                <w:del w:id="18843" w:author="Dr Mamadou SANOGO" w:date="2023-10-25T17:57:00Z"/>
                <w:rFonts w:asciiTheme="majorHAnsi" w:hAnsiTheme="majorHAnsi" w:cstheme="majorHAnsi"/>
                <w:color w:val="000000" w:themeColor="text1"/>
                <w:szCs w:val="24"/>
                <w:rPrChange w:id="18844" w:author="Dr Mamadou SANOGO" w:date="2023-10-25T18:15:00Z">
                  <w:rPr>
                    <w:del w:id="18845" w:author="Dr Mamadou SANOGO" w:date="2023-10-25T17:57:00Z"/>
                    <w:rFonts w:asciiTheme="majorHAnsi" w:hAnsiTheme="majorHAnsi" w:cstheme="majorHAnsi"/>
                    <w:szCs w:val="24"/>
                  </w:rPr>
                </w:rPrChange>
              </w:rPr>
              <w:pPrChange w:id="18846" w:author="Dr Mamadou SANOGO" w:date="2023-10-25T17:57:00Z">
                <w:pPr>
                  <w:spacing w:line="240" w:lineRule="auto"/>
                  <w:jc w:val="center"/>
                </w:pPr>
              </w:pPrChange>
            </w:pPr>
            <w:del w:id="18847" w:author="Dr Mamadou SANOGO" w:date="2023-10-25T17:57:00Z">
              <w:r w:rsidRPr="007A4AFC" w:rsidDel="00744A71">
                <w:rPr>
                  <w:rFonts w:asciiTheme="majorHAnsi" w:hAnsiTheme="majorHAnsi" w:cstheme="majorHAnsi"/>
                  <w:color w:val="000000" w:themeColor="text1"/>
                  <w:szCs w:val="24"/>
                  <w:rPrChange w:id="18848" w:author="Dr Mamadou SANOGO" w:date="2023-10-25T18:15:00Z">
                    <w:rPr>
                      <w:rFonts w:asciiTheme="majorHAnsi" w:hAnsiTheme="majorHAnsi" w:cstheme="majorHAnsi"/>
                      <w:szCs w:val="24"/>
                    </w:rPr>
                  </w:rPrChange>
                </w:rPr>
                <w:delText>Bon</w:delText>
              </w:r>
            </w:del>
          </w:p>
        </w:tc>
      </w:tr>
      <w:tr w:rsidR="007A4AFC" w:rsidRPr="007A4AFC" w:rsidDel="00744A71" w14:paraId="1B3DB866" w14:textId="77777777" w:rsidTr="002E5E0D">
        <w:trPr>
          <w:del w:id="18849" w:author="Dr Mamadou SANOGO" w:date="2023-10-25T17:57:00Z"/>
        </w:trPr>
        <w:tc>
          <w:tcPr>
            <w:tcW w:w="484" w:type="pct"/>
          </w:tcPr>
          <w:p w14:paraId="21ABBFE3" w14:textId="71B41025" w:rsidR="002E5E0D" w:rsidRPr="007A4AFC" w:rsidDel="00744A71" w:rsidRDefault="002E5E0D">
            <w:pPr>
              <w:pStyle w:val="Titre"/>
              <w:tabs>
                <w:tab w:val="num" w:pos="-4820"/>
              </w:tabs>
              <w:spacing w:line="276" w:lineRule="auto"/>
              <w:jc w:val="both"/>
              <w:rPr>
                <w:del w:id="18850" w:author="Dr Mamadou SANOGO" w:date="2023-10-25T17:57:00Z"/>
                <w:rFonts w:asciiTheme="majorHAnsi" w:hAnsiTheme="majorHAnsi" w:cstheme="majorHAnsi"/>
                <w:b w:val="0"/>
                <w:color w:val="000000" w:themeColor="text1"/>
                <w:szCs w:val="24"/>
                <w:rPrChange w:id="18851" w:author="Dr Mamadou SANOGO" w:date="2023-10-25T18:15:00Z">
                  <w:rPr>
                    <w:del w:id="18852" w:author="Dr Mamadou SANOGO" w:date="2023-10-25T17:57:00Z"/>
                    <w:rFonts w:asciiTheme="majorHAnsi" w:hAnsiTheme="majorHAnsi" w:cstheme="majorHAnsi"/>
                    <w:b/>
                    <w:szCs w:val="24"/>
                  </w:rPr>
                </w:rPrChange>
              </w:rPr>
              <w:pPrChange w:id="18853" w:author="Dr Mamadou SANOGO" w:date="2023-10-25T17:57:00Z">
                <w:pPr>
                  <w:numPr>
                    <w:numId w:val="7"/>
                  </w:numPr>
                  <w:spacing w:line="240" w:lineRule="auto"/>
                  <w:ind w:left="720" w:hanging="360"/>
                  <w:contextualSpacing/>
                </w:pPr>
              </w:pPrChange>
            </w:pPr>
          </w:p>
        </w:tc>
        <w:tc>
          <w:tcPr>
            <w:tcW w:w="3261" w:type="pct"/>
          </w:tcPr>
          <w:p w14:paraId="54ED1F83" w14:textId="555615E6" w:rsidR="002E5E0D" w:rsidRPr="007A4AFC" w:rsidDel="00744A71" w:rsidRDefault="009128F6">
            <w:pPr>
              <w:pStyle w:val="Titre"/>
              <w:tabs>
                <w:tab w:val="num" w:pos="-4820"/>
              </w:tabs>
              <w:spacing w:line="276" w:lineRule="auto"/>
              <w:jc w:val="both"/>
              <w:rPr>
                <w:del w:id="18854" w:author="Dr Mamadou SANOGO" w:date="2023-10-25T17:57:00Z"/>
                <w:rFonts w:asciiTheme="majorHAnsi" w:hAnsiTheme="majorHAnsi" w:cstheme="majorHAnsi"/>
                <w:color w:val="000000" w:themeColor="text1"/>
                <w:szCs w:val="24"/>
                <w:rPrChange w:id="18855" w:author="Dr Mamadou SANOGO" w:date="2023-10-25T18:15:00Z">
                  <w:rPr>
                    <w:del w:id="18856" w:author="Dr Mamadou SANOGO" w:date="2023-10-25T17:57:00Z"/>
                    <w:rFonts w:asciiTheme="majorHAnsi" w:hAnsiTheme="majorHAnsi" w:cstheme="majorHAnsi"/>
                    <w:szCs w:val="24"/>
                  </w:rPr>
                </w:rPrChange>
              </w:rPr>
              <w:pPrChange w:id="18857" w:author="Dr Mamadou SANOGO" w:date="2023-10-25T17:57:00Z">
                <w:pPr>
                  <w:spacing w:line="240" w:lineRule="auto"/>
                </w:pPr>
              </w:pPrChange>
            </w:pPr>
            <w:del w:id="18858" w:author="Dr Mamadou SANOGO" w:date="2023-10-25T17:57:00Z">
              <w:r w:rsidRPr="007A4AFC" w:rsidDel="00744A71">
                <w:rPr>
                  <w:rFonts w:asciiTheme="majorHAnsi" w:hAnsiTheme="majorHAnsi" w:cstheme="majorHAnsi"/>
                  <w:color w:val="000000" w:themeColor="text1"/>
                  <w:szCs w:val="24"/>
                  <w:rPrChange w:id="18859"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3E2CD30A" w:rsidR="002E5E0D" w:rsidRPr="007A4AFC" w:rsidDel="00744A71" w:rsidRDefault="009128F6">
            <w:pPr>
              <w:pStyle w:val="Titre"/>
              <w:tabs>
                <w:tab w:val="num" w:pos="-4820"/>
              </w:tabs>
              <w:spacing w:line="276" w:lineRule="auto"/>
              <w:jc w:val="both"/>
              <w:rPr>
                <w:del w:id="18860" w:author="Dr Mamadou SANOGO" w:date="2023-10-25T17:57:00Z"/>
                <w:rFonts w:asciiTheme="majorHAnsi" w:hAnsiTheme="majorHAnsi" w:cstheme="majorHAnsi"/>
                <w:color w:val="000000" w:themeColor="text1"/>
                <w:szCs w:val="24"/>
                <w:rPrChange w:id="18861" w:author="Dr Mamadou SANOGO" w:date="2023-10-25T18:15:00Z">
                  <w:rPr>
                    <w:del w:id="18862" w:author="Dr Mamadou SANOGO" w:date="2023-10-25T17:57:00Z"/>
                    <w:rFonts w:asciiTheme="majorHAnsi" w:hAnsiTheme="majorHAnsi" w:cstheme="majorHAnsi"/>
                    <w:szCs w:val="24"/>
                  </w:rPr>
                </w:rPrChange>
              </w:rPr>
              <w:pPrChange w:id="18863" w:author="Dr Mamadou SANOGO" w:date="2023-10-25T17:57:00Z">
                <w:pPr>
                  <w:spacing w:line="240" w:lineRule="auto"/>
                  <w:jc w:val="center"/>
                </w:pPr>
              </w:pPrChange>
            </w:pPr>
            <w:del w:id="18864" w:author="Dr Mamadou SANOGO" w:date="2023-10-25T17:57:00Z">
              <w:r w:rsidRPr="007A4AFC" w:rsidDel="00744A71">
                <w:rPr>
                  <w:rFonts w:asciiTheme="majorHAnsi" w:hAnsiTheme="majorHAnsi" w:cstheme="majorHAnsi"/>
                  <w:color w:val="000000" w:themeColor="text1"/>
                  <w:szCs w:val="24"/>
                  <w:rPrChange w:id="18865" w:author="Dr Mamadou SANOGO" w:date="2023-10-25T18:15:00Z">
                    <w:rPr>
                      <w:rFonts w:asciiTheme="majorHAnsi" w:hAnsiTheme="majorHAnsi" w:cstheme="majorHAnsi"/>
                      <w:szCs w:val="24"/>
                    </w:rPr>
                  </w:rPrChange>
                </w:rPr>
                <w:delText>3</w:delText>
              </w:r>
            </w:del>
          </w:p>
        </w:tc>
        <w:tc>
          <w:tcPr>
            <w:tcW w:w="687" w:type="pct"/>
          </w:tcPr>
          <w:p w14:paraId="2678DC6E" w14:textId="6686D37F" w:rsidR="002E5E0D" w:rsidRPr="007A4AFC" w:rsidDel="00744A71" w:rsidRDefault="009128F6">
            <w:pPr>
              <w:pStyle w:val="Titre"/>
              <w:tabs>
                <w:tab w:val="num" w:pos="-4820"/>
              </w:tabs>
              <w:spacing w:line="276" w:lineRule="auto"/>
              <w:jc w:val="both"/>
              <w:rPr>
                <w:del w:id="18866" w:author="Dr Mamadou SANOGO" w:date="2023-10-25T17:57:00Z"/>
                <w:rFonts w:asciiTheme="majorHAnsi" w:hAnsiTheme="majorHAnsi" w:cstheme="majorHAnsi"/>
                <w:color w:val="000000" w:themeColor="text1"/>
                <w:szCs w:val="24"/>
                <w:rPrChange w:id="18867" w:author="Dr Mamadou SANOGO" w:date="2023-10-25T18:15:00Z">
                  <w:rPr>
                    <w:del w:id="18868" w:author="Dr Mamadou SANOGO" w:date="2023-10-25T17:57:00Z"/>
                    <w:rFonts w:asciiTheme="majorHAnsi" w:hAnsiTheme="majorHAnsi" w:cstheme="majorHAnsi"/>
                    <w:szCs w:val="24"/>
                  </w:rPr>
                </w:rPrChange>
              </w:rPr>
              <w:pPrChange w:id="18869" w:author="Dr Mamadou SANOGO" w:date="2023-10-25T17:57:00Z">
                <w:pPr>
                  <w:spacing w:line="240" w:lineRule="auto"/>
                  <w:jc w:val="center"/>
                </w:pPr>
              </w:pPrChange>
            </w:pPr>
            <w:del w:id="18870" w:author="Dr Mamadou SANOGO" w:date="2023-10-25T17:57:00Z">
              <w:r w:rsidRPr="007A4AFC" w:rsidDel="00744A71">
                <w:rPr>
                  <w:rFonts w:asciiTheme="majorHAnsi" w:hAnsiTheme="majorHAnsi" w:cstheme="majorHAnsi"/>
                  <w:color w:val="000000" w:themeColor="text1"/>
                  <w:szCs w:val="24"/>
                  <w:rPrChange w:id="18871" w:author="Dr Mamadou SANOGO" w:date="2023-10-25T18:15:00Z">
                    <w:rPr>
                      <w:rFonts w:asciiTheme="majorHAnsi" w:hAnsiTheme="majorHAnsi" w:cstheme="majorHAnsi"/>
                      <w:szCs w:val="24"/>
                    </w:rPr>
                  </w:rPrChange>
                </w:rPr>
                <w:delText>Bon</w:delText>
              </w:r>
            </w:del>
          </w:p>
        </w:tc>
      </w:tr>
      <w:tr w:rsidR="007A4AFC" w:rsidRPr="007A4AFC" w:rsidDel="00744A71" w14:paraId="29D7F2A7" w14:textId="77777777" w:rsidTr="002E5E0D">
        <w:trPr>
          <w:del w:id="18872" w:author="Dr Mamadou SANOGO" w:date="2023-10-25T17:57:00Z"/>
        </w:trPr>
        <w:tc>
          <w:tcPr>
            <w:tcW w:w="484" w:type="pct"/>
          </w:tcPr>
          <w:p w14:paraId="7FCD8B1E" w14:textId="2CE0162B" w:rsidR="009128F6" w:rsidRPr="007A4AFC" w:rsidDel="00744A71" w:rsidRDefault="009128F6">
            <w:pPr>
              <w:pStyle w:val="Titre"/>
              <w:tabs>
                <w:tab w:val="num" w:pos="-4820"/>
              </w:tabs>
              <w:spacing w:line="276" w:lineRule="auto"/>
              <w:jc w:val="both"/>
              <w:rPr>
                <w:del w:id="18873" w:author="Dr Mamadou SANOGO" w:date="2023-10-25T17:57:00Z"/>
                <w:rFonts w:asciiTheme="majorHAnsi" w:hAnsiTheme="majorHAnsi" w:cstheme="majorHAnsi"/>
                <w:b w:val="0"/>
                <w:color w:val="000000" w:themeColor="text1"/>
                <w:szCs w:val="24"/>
                <w:rPrChange w:id="18874" w:author="Dr Mamadou SANOGO" w:date="2023-10-25T18:15:00Z">
                  <w:rPr>
                    <w:del w:id="18875" w:author="Dr Mamadou SANOGO" w:date="2023-10-25T17:57:00Z"/>
                    <w:rFonts w:asciiTheme="majorHAnsi" w:hAnsiTheme="majorHAnsi" w:cstheme="majorHAnsi"/>
                    <w:b/>
                    <w:szCs w:val="24"/>
                  </w:rPr>
                </w:rPrChange>
              </w:rPr>
              <w:pPrChange w:id="18876" w:author="Dr Mamadou SANOGO" w:date="2023-10-25T17:57:00Z">
                <w:pPr>
                  <w:numPr>
                    <w:numId w:val="7"/>
                  </w:numPr>
                  <w:spacing w:line="240" w:lineRule="auto"/>
                  <w:ind w:left="720" w:hanging="360"/>
                  <w:contextualSpacing/>
                </w:pPr>
              </w:pPrChange>
            </w:pPr>
          </w:p>
        </w:tc>
        <w:tc>
          <w:tcPr>
            <w:tcW w:w="3261" w:type="pct"/>
          </w:tcPr>
          <w:p w14:paraId="0B5EF364" w14:textId="61CE83EE" w:rsidR="009128F6" w:rsidRPr="007A4AFC" w:rsidDel="00744A71" w:rsidRDefault="009128F6">
            <w:pPr>
              <w:pStyle w:val="Titre"/>
              <w:tabs>
                <w:tab w:val="num" w:pos="-4820"/>
              </w:tabs>
              <w:spacing w:line="276" w:lineRule="auto"/>
              <w:jc w:val="both"/>
              <w:rPr>
                <w:del w:id="18877" w:author="Dr Mamadou SANOGO" w:date="2023-10-25T17:57:00Z"/>
                <w:rFonts w:asciiTheme="majorHAnsi" w:hAnsiTheme="majorHAnsi" w:cstheme="majorHAnsi"/>
                <w:color w:val="000000" w:themeColor="text1"/>
                <w:szCs w:val="24"/>
                <w:rPrChange w:id="18878" w:author="Dr Mamadou SANOGO" w:date="2023-10-25T18:15:00Z">
                  <w:rPr>
                    <w:del w:id="18879" w:author="Dr Mamadou SANOGO" w:date="2023-10-25T17:57:00Z"/>
                    <w:rFonts w:asciiTheme="majorHAnsi" w:hAnsiTheme="majorHAnsi" w:cstheme="majorHAnsi"/>
                    <w:szCs w:val="24"/>
                  </w:rPr>
                </w:rPrChange>
              </w:rPr>
              <w:pPrChange w:id="18880" w:author="Dr Mamadou SANOGO" w:date="2023-10-25T17:57:00Z">
                <w:pPr>
                  <w:spacing w:line="240" w:lineRule="auto"/>
                </w:pPr>
              </w:pPrChange>
            </w:pPr>
            <w:del w:id="18881" w:author="Dr Mamadou SANOGO" w:date="2023-10-25T17:57:00Z">
              <w:r w:rsidRPr="007A4AFC" w:rsidDel="00744A71">
                <w:rPr>
                  <w:rFonts w:asciiTheme="majorHAnsi" w:hAnsiTheme="majorHAnsi" w:cstheme="majorHAnsi"/>
                  <w:color w:val="000000" w:themeColor="text1"/>
                  <w:szCs w:val="24"/>
                  <w:rPrChange w:id="18882"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2F823B42" w:rsidR="009128F6" w:rsidRPr="007A4AFC" w:rsidDel="00744A71" w:rsidRDefault="009128F6">
            <w:pPr>
              <w:pStyle w:val="Titre"/>
              <w:tabs>
                <w:tab w:val="num" w:pos="-4820"/>
              </w:tabs>
              <w:spacing w:line="276" w:lineRule="auto"/>
              <w:jc w:val="both"/>
              <w:rPr>
                <w:del w:id="18883" w:author="Dr Mamadou SANOGO" w:date="2023-10-25T17:57:00Z"/>
                <w:rFonts w:asciiTheme="majorHAnsi" w:hAnsiTheme="majorHAnsi" w:cstheme="majorHAnsi"/>
                <w:color w:val="000000" w:themeColor="text1"/>
                <w:szCs w:val="24"/>
                <w:rPrChange w:id="18884" w:author="Dr Mamadou SANOGO" w:date="2023-10-25T18:15:00Z">
                  <w:rPr>
                    <w:del w:id="18885" w:author="Dr Mamadou SANOGO" w:date="2023-10-25T17:57:00Z"/>
                    <w:rFonts w:asciiTheme="majorHAnsi" w:hAnsiTheme="majorHAnsi" w:cstheme="majorHAnsi"/>
                    <w:szCs w:val="24"/>
                  </w:rPr>
                </w:rPrChange>
              </w:rPr>
              <w:pPrChange w:id="18886" w:author="Dr Mamadou SANOGO" w:date="2023-10-25T17:57:00Z">
                <w:pPr>
                  <w:spacing w:line="240" w:lineRule="auto"/>
                  <w:jc w:val="center"/>
                </w:pPr>
              </w:pPrChange>
            </w:pPr>
            <w:del w:id="18887" w:author="Dr Mamadou SANOGO" w:date="2023-10-25T17:57:00Z">
              <w:r w:rsidRPr="007A4AFC" w:rsidDel="00744A71">
                <w:rPr>
                  <w:rFonts w:asciiTheme="majorHAnsi" w:hAnsiTheme="majorHAnsi" w:cstheme="majorHAnsi"/>
                  <w:color w:val="000000" w:themeColor="text1"/>
                  <w:szCs w:val="24"/>
                  <w:rPrChange w:id="18888" w:author="Dr Mamadou SANOGO" w:date="2023-10-25T18:15:00Z">
                    <w:rPr>
                      <w:rFonts w:asciiTheme="majorHAnsi" w:hAnsiTheme="majorHAnsi" w:cstheme="majorHAnsi"/>
                      <w:szCs w:val="24"/>
                    </w:rPr>
                  </w:rPrChange>
                </w:rPr>
                <w:delText>1</w:delText>
              </w:r>
            </w:del>
          </w:p>
        </w:tc>
        <w:tc>
          <w:tcPr>
            <w:tcW w:w="687" w:type="pct"/>
          </w:tcPr>
          <w:p w14:paraId="63141AEC" w14:textId="45BA343C" w:rsidR="009128F6" w:rsidRPr="007A4AFC" w:rsidDel="00744A71" w:rsidRDefault="009128F6">
            <w:pPr>
              <w:pStyle w:val="Titre"/>
              <w:tabs>
                <w:tab w:val="num" w:pos="-4820"/>
              </w:tabs>
              <w:spacing w:line="276" w:lineRule="auto"/>
              <w:jc w:val="both"/>
              <w:rPr>
                <w:del w:id="18889" w:author="Dr Mamadou SANOGO" w:date="2023-10-25T17:57:00Z"/>
                <w:rFonts w:asciiTheme="majorHAnsi" w:hAnsiTheme="majorHAnsi" w:cstheme="majorHAnsi"/>
                <w:color w:val="000000" w:themeColor="text1"/>
                <w:szCs w:val="24"/>
                <w:rPrChange w:id="18890" w:author="Dr Mamadou SANOGO" w:date="2023-10-25T18:15:00Z">
                  <w:rPr>
                    <w:del w:id="18891" w:author="Dr Mamadou SANOGO" w:date="2023-10-25T17:57:00Z"/>
                    <w:rFonts w:asciiTheme="majorHAnsi" w:hAnsiTheme="majorHAnsi" w:cstheme="majorHAnsi"/>
                    <w:szCs w:val="24"/>
                  </w:rPr>
                </w:rPrChange>
              </w:rPr>
              <w:pPrChange w:id="18892" w:author="Dr Mamadou SANOGO" w:date="2023-10-25T17:57:00Z">
                <w:pPr>
                  <w:spacing w:line="240" w:lineRule="auto"/>
                  <w:jc w:val="center"/>
                </w:pPr>
              </w:pPrChange>
            </w:pPr>
            <w:del w:id="18893" w:author="Dr Mamadou SANOGO" w:date="2023-10-25T17:57:00Z">
              <w:r w:rsidRPr="007A4AFC" w:rsidDel="00744A71">
                <w:rPr>
                  <w:rFonts w:asciiTheme="majorHAnsi" w:hAnsiTheme="majorHAnsi" w:cstheme="majorHAnsi"/>
                  <w:color w:val="000000" w:themeColor="text1"/>
                  <w:szCs w:val="24"/>
                  <w:rPrChange w:id="18894" w:author="Dr Mamadou SANOGO" w:date="2023-10-25T18:15:00Z">
                    <w:rPr>
                      <w:rFonts w:asciiTheme="majorHAnsi" w:hAnsiTheme="majorHAnsi" w:cstheme="majorHAnsi"/>
                      <w:szCs w:val="24"/>
                    </w:rPr>
                  </w:rPrChange>
                </w:rPr>
                <w:delText>Bon</w:delText>
              </w:r>
            </w:del>
          </w:p>
        </w:tc>
      </w:tr>
    </w:tbl>
    <w:p w14:paraId="697E94EE" w14:textId="0702735E" w:rsidR="00B34252" w:rsidRPr="007A4AFC" w:rsidDel="00744A71" w:rsidRDefault="00B34252">
      <w:pPr>
        <w:pStyle w:val="Titre"/>
        <w:tabs>
          <w:tab w:val="num" w:pos="-4820"/>
        </w:tabs>
        <w:spacing w:line="276" w:lineRule="auto"/>
        <w:jc w:val="both"/>
        <w:rPr>
          <w:del w:id="18895" w:author="Dr Mamadou SANOGO" w:date="2023-10-25T17:57:00Z"/>
          <w:rFonts w:asciiTheme="majorHAnsi" w:hAnsiTheme="majorHAnsi" w:cstheme="majorHAnsi"/>
          <w:color w:val="000000" w:themeColor="text1"/>
          <w:sz w:val="28"/>
          <w:szCs w:val="28"/>
          <w:rPrChange w:id="18896" w:author="Dr Mamadou SANOGO" w:date="2023-10-25T18:15:00Z">
            <w:rPr>
              <w:del w:id="18897" w:author="Dr Mamadou SANOGO" w:date="2023-10-25T17:57:00Z"/>
            </w:rPr>
          </w:rPrChange>
        </w:rPr>
        <w:pPrChange w:id="18898" w:author="Dr Mamadou SANOGO" w:date="2023-10-25T17:57:00Z">
          <w:pPr>
            <w:pStyle w:val="Paragraphedeliste"/>
            <w:widowControl w:val="0"/>
            <w:autoSpaceDE w:val="0"/>
            <w:autoSpaceDN w:val="0"/>
            <w:adjustRightInd w:val="0"/>
            <w:spacing w:line="240" w:lineRule="auto"/>
            <w:ind w:right="9"/>
          </w:pPr>
        </w:pPrChange>
      </w:pPr>
    </w:p>
    <w:p w14:paraId="6F4C74AB" w14:textId="04108A09" w:rsidR="00B34252" w:rsidRPr="007A4AFC" w:rsidDel="00166699" w:rsidRDefault="00B34252">
      <w:pPr>
        <w:pStyle w:val="Titre"/>
        <w:tabs>
          <w:tab w:val="num" w:pos="-4820"/>
        </w:tabs>
        <w:spacing w:line="276" w:lineRule="auto"/>
        <w:jc w:val="both"/>
        <w:rPr>
          <w:del w:id="18899" w:author="Dr Mamadou SANOGO" w:date="2023-10-25T17:56:00Z"/>
          <w:color w:val="000000" w:themeColor="text1"/>
          <w:sz w:val="28"/>
          <w:szCs w:val="28"/>
          <w:rPrChange w:id="18900" w:author="Dr Mamadou SANOGO" w:date="2023-10-25T18:15:00Z">
            <w:rPr>
              <w:del w:id="18901" w:author="Dr Mamadou SANOGO" w:date="2023-10-25T17:56:00Z"/>
              <w:color w:val="000000"/>
              <w:sz w:val="28"/>
              <w:szCs w:val="28"/>
            </w:rPr>
          </w:rPrChange>
        </w:rPr>
        <w:pPrChange w:id="18902" w:author="Dr Mamadou SANOGO" w:date="2023-10-25T17:57:00Z">
          <w:pPr>
            <w:spacing w:line="240" w:lineRule="auto"/>
          </w:pPr>
        </w:pPrChange>
      </w:pPr>
      <w:del w:id="18903" w:author="Dr Mamadou SANOGO" w:date="2023-10-25T17:57:00Z">
        <w:r w:rsidRPr="007A4AFC" w:rsidDel="00744A71">
          <w:rPr>
            <w:color w:val="000000" w:themeColor="text1"/>
            <w:sz w:val="28"/>
            <w:szCs w:val="28"/>
            <w:rPrChange w:id="18904" w:author="Dr Mamadou SANOGO" w:date="2023-10-25T18:15:00Z">
              <w:rPr>
                <w:color w:val="000000"/>
                <w:sz w:val="28"/>
                <w:szCs w:val="28"/>
              </w:rPr>
            </w:rPrChange>
          </w:rPr>
          <w:br w:type="page"/>
        </w:r>
      </w:del>
    </w:p>
    <w:p w14:paraId="0EB2E145" w14:textId="354EE5B0" w:rsidR="0032620E" w:rsidRPr="007A4AFC" w:rsidDel="00166699" w:rsidRDefault="0032620E">
      <w:pPr>
        <w:pStyle w:val="Titre"/>
        <w:tabs>
          <w:tab w:val="num" w:pos="-4820"/>
        </w:tabs>
        <w:spacing w:line="276" w:lineRule="auto"/>
        <w:jc w:val="both"/>
        <w:rPr>
          <w:del w:id="18905" w:author="Dr Mamadou SANOGO" w:date="2023-10-25T17:56:00Z"/>
          <w:rFonts w:eastAsiaTheme="minorHAnsi"/>
          <w:b w:val="0"/>
          <w:color w:val="000000" w:themeColor="text1"/>
          <w:lang w:eastAsia="en-US"/>
          <w:rPrChange w:id="18906" w:author="Dr Mamadou SANOGO" w:date="2023-10-25T18:15:00Z">
            <w:rPr>
              <w:del w:id="18907" w:author="Dr Mamadou SANOGO" w:date="2023-10-25T17:56:00Z"/>
              <w:rFonts w:eastAsiaTheme="minorHAnsi" w:cs="Times New Roman"/>
              <w:b w:val="0"/>
              <w:color w:val="auto"/>
              <w:lang w:eastAsia="en-US"/>
            </w:rPr>
          </w:rPrChange>
        </w:rPr>
        <w:pPrChange w:id="18908" w:author="Dr Mamadou SANOGO" w:date="2023-10-25T17:57:00Z">
          <w:pPr>
            <w:pStyle w:val="Titre1"/>
            <w:spacing w:before="0" w:line="240" w:lineRule="auto"/>
            <w:jc w:val="center"/>
          </w:pPr>
        </w:pPrChange>
      </w:pPr>
      <w:bookmarkStart w:id="18909" w:name="_Toc145944545"/>
      <w:del w:id="18910" w:author="Dr Mamadou SANOGO" w:date="2023-10-25T17:56:00Z">
        <w:r w:rsidRPr="007A4AFC" w:rsidDel="00166699">
          <w:rPr>
            <w:rFonts w:eastAsiaTheme="minorHAnsi"/>
            <w:b w:val="0"/>
            <w:color w:val="000000" w:themeColor="text1"/>
            <w:sz w:val="28"/>
            <w:lang w:eastAsia="en-US"/>
            <w:rPrChange w:id="18911" w:author="Dr Mamadou SANOGO" w:date="2023-10-25T18:15:00Z">
              <w:rPr>
                <w:rFonts w:eastAsiaTheme="minorHAnsi"/>
                <w:b w:val="0"/>
                <w:color w:val="2E74B5" w:themeColor="accent1" w:themeShade="BF"/>
                <w:lang w:eastAsia="en-US"/>
              </w:rPr>
            </w:rPrChange>
          </w:rPr>
          <w:delText>Annexe 1</w:delText>
        </w:r>
        <w:r w:rsidR="000163AB" w:rsidRPr="007A4AFC" w:rsidDel="00166699">
          <w:rPr>
            <w:rFonts w:eastAsiaTheme="minorHAnsi"/>
            <w:b w:val="0"/>
            <w:color w:val="000000" w:themeColor="text1"/>
            <w:sz w:val="28"/>
            <w:lang w:eastAsia="en-US"/>
            <w:rPrChange w:id="18912" w:author="Dr Mamadou SANOGO" w:date="2023-10-25T18:15:00Z">
              <w:rPr>
                <w:rFonts w:eastAsiaTheme="minorHAnsi"/>
                <w:b w:val="0"/>
                <w:color w:val="2E74B5" w:themeColor="accent1" w:themeShade="BF"/>
                <w:lang w:eastAsia="en-US"/>
              </w:rPr>
            </w:rPrChange>
          </w:rPr>
          <w:delText>5</w:delText>
        </w:r>
        <w:r w:rsidRPr="007A4AFC" w:rsidDel="00166699">
          <w:rPr>
            <w:rFonts w:eastAsiaTheme="minorHAnsi"/>
            <w:b w:val="0"/>
            <w:color w:val="000000" w:themeColor="text1"/>
            <w:sz w:val="28"/>
            <w:lang w:eastAsia="en-US"/>
            <w:rPrChange w:id="18913" w:author="Dr Mamadou SANOGO" w:date="2023-10-25T18:15:00Z">
              <w:rPr>
                <w:rFonts w:eastAsiaTheme="minorHAnsi"/>
                <w:b w:val="0"/>
                <w:color w:val="2E74B5" w:themeColor="accent1" w:themeShade="BF"/>
                <w:lang w:eastAsia="en-US"/>
              </w:rPr>
            </w:rPrChange>
          </w:rPr>
          <w:delText> : Composition du jury de soutenance</w:delText>
        </w:r>
        <w:bookmarkEnd w:id="18909"/>
        <w:r w:rsidRPr="007A4AFC" w:rsidDel="00166699">
          <w:rPr>
            <w:rFonts w:eastAsiaTheme="minorHAnsi"/>
            <w:b w:val="0"/>
            <w:color w:val="000000" w:themeColor="text1"/>
            <w:sz w:val="28"/>
            <w:lang w:eastAsia="en-US"/>
            <w:rPrChange w:id="18914" w:author="Dr Mamadou SANOGO" w:date="2023-10-25T18:15:00Z">
              <w:rPr>
                <w:rFonts w:eastAsiaTheme="minorHAnsi"/>
                <w:b w:val="0"/>
                <w:color w:val="2E74B5" w:themeColor="accent1" w:themeShade="BF"/>
                <w:lang w:eastAsia="en-US"/>
              </w:rPr>
            </w:rPrChange>
          </w:rPr>
          <w:delText xml:space="preserve"> </w:delText>
        </w:r>
      </w:del>
    </w:p>
    <w:p w14:paraId="57C56E95" w14:textId="51FD4705" w:rsidR="0032620E" w:rsidRPr="007A4AFC" w:rsidDel="00166699" w:rsidRDefault="0032620E">
      <w:pPr>
        <w:pStyle w:val="Titre"/>
        <w:tabs>
          <w:tab w:val="num" w:pos="-4820"/>
        </w:tabs>
        <w:spacing w:line="276" w:lineRule="auto"/>
        <w:jc w:val="both"/>
        <w:rPr>
          <w:del w:id="18915" w:author="Dr Mamadou SANOGO" w:date="2023-10-25T17:56:00Z"/>
          <w:color w:val="000000" w:themeColor="text1"/>
          <w:szCs w:val="24"/>
          <w:lang w:val="fr-ML"/>
          <w:rPrChange w:id="18916" w:author="Dr Mamadou SANOGO" w:date="2023-10-25T18:15:00Z">
            <w:rPr>
              <w:del w:id="18917" w:author="Dr Mamadou SANOGO" w:date="2023-10-25T17:56:00Z"/>
              <w:color w:val="000000"/>
              <w:szCs w:val="24"/>
              <w:lang w:val="fr-ML"/>
            </w:rPr>
          </w:rPrChange>
        </w:rPr>
        <w:pPrChange w:id="18918" w:author="Dr Mamadou SANOGO" w:date="2023-10-25T17:57:00Z">
          <w:pPr>
            <w:widowControl w:val="0"/>
            <w:autoSpaceDE w:val="0"/>
            <w:autoSpaceDN w:val="0"/>
            <w:adjustRightInd w:val="0"/>
            <w:spacing w:line="240" w:lineRule="auto"/>
            <w:ind w:left="116" w:right="-36"/>
          </w:pPr>
        </w:pPrChange>
      </w:pPr>
      <w:del w:id="18919" w:author="Dr Mamadou SANOGO" w:date="2023-10-25T17:56:00Z">
        <w:r w:rsidRPr="007A4AFC" w:rsidDel="00166699">
          <w:rPr>
            <w:b w:val="0"/>
            <w:bCs/>
            <w:color w:val="000000" w:themeColor="text1"/>
            <w:spacing w:val="1"/>
            <w:szCs w:val="24"/>
            <w:lang w:val="fr-ML"/>
            <w:rPrChange w:id="18920" w:author="Dr Mamadou SANOGO" w:date="2023-10-25T18:15:00Z">
              <w:rPr>
                <w:b/>
                <w:bCs/>
                <w:color w:val="030303"/>
                <w:spacing w:val="1"/>
                <w:szCs w:val="24"/>
                <w:lang w:val="fr-ML"/>
              </w:rPr>
            </w:rPrChange>
          </w:rPr>
          <w:delText>1</w:delText>
        </w:r>
        <w:r w:rsidRPr="007A4AFC" w:rsidDel="00166699">
          <w:rPr>
            <w:b w:val="0"/>
            <w:bCs/>
            <w:color w:val="000000" w:themeColor="text1"/>
            <w:szCs w:val="24"/>
            <w:lang w:val="fr-ML"/>
            <w:rPrChange w:id="18921" w:author="Dr Mamadou SANOGO" w:date="2023-10-25T18:15:00Z">
              <w:rPr>
                <w:b/>
                <w:bCs/>
                <w:color w:val="030303"/>
                <w:szCs w:val="24"/>
                <w:lang w:val="fr-ML"/>
              </w:rPr>
            </w:rPrChange>
          </w:rPr>
          <w:delText xml:space="preserve">. </w:delText>
        </w:r>
        <w:r w:rsidRPr="007A4AFC" w:rsidDel="00166699">
          <w:rPr>
            <w:b w:val="0"/>
            <w:bCs/>
            <w:color w:val="000000" w:themeColor="text1"/>
            <w:spacing w:val="-1"/>
            <w:szCs w:val="24"/>
            <w:lang w:val="fr-ML"/>
            <w:rPrChange w:id="18922" w:author="Dr Mamadou SANOGO" w:date="2023-10-25T18:15:00Z">
              <w:rPr>
                <w:b/>
                <w:bCs/>
                <w:color w:val="030303"/>
                <w:spacing w:val="-1"/>
                <w:szCs w:val="24"/>
                <w:lang w:val="fr-ML"/>
              </w:rPr>
            </w:rPrChange>
          </w:rPr>
          <w:delText>C</w:delText>
        </w:r>
        <w:r w:rsidRPr="007A4AFC" w:rsidDel="00166699">
          <w:rPr>
            <w:b w:val="0"/>
            <w:bCs/>
            <w:color w:val="000000" w:themeColor="text1"/>
            <w:spacing w:val="1"/>
            <w:szCs w:val="24"/>
            <w:lang w:val="fr-ML"/>
            <w:rPrChange w:id="18923"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8924"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8925"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8926" w:author="Dr Mamadou SANOGO" w:date="2023-10-25T18:15:00Z">
              <w:rPr>
                <w:b/>
                <w:bCs/>
                <w:color w:val="030303"/>
                <w:spacing w:val="1"/>
                <w:szCs w:val="24"/>
                <w:lang w:val="fr-ML"/>
              </w:rPr>
            </w:rPrChange>
          </w:rPr>
          <w:delText>os</w:delText>
        </w:r>
        <w:r w:rsidRPr="007A4AFC" w:rsidDel="00166699">
          <w:rPr>
            <w:b w:val="0"/>
            <w:bCs/>
            <w:color w:val="000000" w:themeColor="text1"/>
            <w:spacing w:val="-1"/>
            <w:szCs w:val="24"/>
            <w:lang w:val="fr-ML"/>
            <w:rPrChange w:id="18927"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8928" w:author="Dr Mamadou SANOGO" w:date="2023-10-25T18:15:00Z">
              <w:rPr>
                <w:b/>
                <w:bCs/>
                <w:color w:val="030303"/>
                <w:szCs w:val="24"/>
                <w:lang w:val="fr-ML"/>
              </w:rPr>
            </w:rPrChange>
          </w:rPr>
          <w:delText>t</w:delText>
        </w:r>
        <w:r w:rsidRPr="007A4AFC" w:rsidDel="00166699">
          <w:rPr>
            <w:b w:val="0"/>
            <w:bCs/>
            <w:color w:val="000000" w:themeColor="text1"/>
            <w:spacing w:val="-1"/>
            <w:szCs w:val="24"/>
            <w:lang w:val="fr-ML"/>
            <w:rPrChange w:id="18929"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8930"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8931" w:author="Dr Mamadou SANOGO" w:date="2023-10-25T18:15:00Z">
              <w:rPr>
                <w:b/>
                <w:bCs/>
                <w:color w:val="030303"/>
                <w:szCs w:val="24"/>
                <w:lang w:val="fr-ML"/>
              </w:rPr>
            </w:rPrChange>
          </w:rPr>
          <w:delText>n</w:delText>
        </w:r>
        <w:r w:rsidRPr="007A4AFC" w:rsidDel="00166699">
          <w:rPr>
            <w:b w:val="0"/>
            <w:bCs/>
            <w:color w:val="000000" w:themeColor="text1"/>
            <w:spacing w:val="15"/>
            <w:szCs w:val="24"/>
            <w:lang w:val="fr-ML"/>
            <w:rPrChange w:id="18932" w:author="Dr Mamadou SANOGO" w:date="2023-10-25T18:15:00Z">
              <w:rPr>
                <w:b/>
                <w:bCs/>
                <w:color w:val="030303"/>
                <w:spacing w:val="15"/>
                <w:szCs w:val="24"/>
                <w:lang w:val="fr-ML"/>
              </w:rPr>
            </w:rPrChange>
          </w:rPr>
          <w:delText xml:space="preserve"> </w:delText>
        </w:r>
        <w:r w:rsidRPr="007A4AFC" w:rsidDel="00166699">
          <w:rPr>
            <w:b w:val="0"/>
            <w:bCs/>
            <w:color w:val="000000" w:themeColor="text1"/>
            <w:szCs w:val="24"/>
            <w:lang w:val="fr-ML"/>
            <w:rPrChange w:id="18933" w:author="Dr Mamadou SANOGO" w:date="2023-10-25T18:15:00Z">
              <w:rPr>
                <w:b/>
                <w:bCs/>
                <w:color w:val="030303"/>
                <w:szCs w:val="24"/>
                <w:lang w:val="fr-ML"/>
              </w:rPr>
            </w:rPrChange>
          </w:rPr>
          <w:delText>du</w:delText>
        </w:r>
        <w:r w:rsidRPr="007A4AFC" w:rsidDel="00166699">
          <w:rPr>
            <w:b w:val="0"/>
            <w:bCs/>
            <w:color w:val="000000" w:themeColor="text1"/>
            <w:spacing w:val="-10"/>
            <w:szCs w:val="24"/>
            <w:lang w:val="fr-ML"/>
            <w:rPrChange w:id="18934" w:author="Dr Mamadou SANOGO" w:date="2023-10-25T18:15:00Z">
              <w:rPr>
                <w:b/>
                <w:bCs/>
                <w:color w:val="030303"/>
                <w:spacing w:val="-10"/>
                <w:szCs w:val="24"/>
                <w:lang w:val="fr-ML"/>
              </w:rPr>
            </w:rPrChange>
          </w:rPr>
          <w:delText xml:space="preserve"> </w:delText>
        </w:r>
        <w:r w:rsidRPr="007A4AFC" w:rsidDel="00166699">
          <w:rPr>
            <w:b w:val="0"/>
            <w:bCs/>
            <w:color w:val="000000" w:themeColor="text1"/>
            <w:spacing w:val="-2"/>
            <w:szCs w:val="24"/>
            <w:lang w:val="fr-ML"/>
            <w:rPrChange w:id="18935" w:author="Dr Mamadou SANOGO" w:date="2023-10-25T18:15:00Z">
              <w:rPr>
                <w:b/>
                <w:bCs/>
                <w:color w:val="030303"/>
                <w:spacing w:val="-2"/>
                <w:szCs w:val="24"/>
                <w:lang w:val="fr-ML"/>
              </w:rPr>
            </w:rPrChange>
          </w:rPr>
          <w:delText>j</w:delText>
        </w:r>
        <w:r w:rsidRPr="007A4AFC" w:rsidDel="00166699">
          <w:rPr>
            <w:b w:val="0"/>
            <w:bCs/>
            <w:color w:val="000000" w:themeColor="text1"/>
            <w:szCs w:val="24"/>
            <w:lang w:val="fr-ML"/>
            <w:rPrChange w:id="18936" w:author="Dr Mamadou SANOGO" w:date="2023-10-25T18:15:00Z">
              <w:rPr>
                <w:b/>
                <w:bCs/>
                <w:color w:val="030303"/>
                <w:szCs w:val="24"/>
                <w:lang w:val="fr-ML"/>
              </w:rPr>
            </w:rPrChange>
          </w:rPr>
          <w:delText>ury</w:delText>
        </w:r>
      </w:del>
    </w:p>
    <w:p w14:paraId="4C301DF9" w14:textId="0E04D06D" w:rsidR="0032620E" w:rsidRPr="007A4AFC" w:rsidDel="00166699" w:rsidRDefault="0032620E">
      <w:pPr>
        <w:pStyle w:val="Titre"/>
        <w:tabs>
          <w:tab w:val="num" w:pos="-4820"/>
        </w:tabs>
        <w:spacing w:line="276" w:lineRule="auto"/>
        <w:jc w:val="both"/>
        <w:rPr>
          <w:del w:id="18937" w:author="Dr Mamadou SANOGO" w:date="2023-10-25T17:56:00Z"/>
          <w:color w:val="000000" w:themeColor="text1"/>
          <w:szCs w:val="24"/>
          <w:lang w:val="fr-ML"/>
          <w:rPrChange w:id="18938" w:author="Dr Mamadou SANOGO" w:date="2023-10-25T18:15:00Z">
            <w:rPr>
              <w:del w:id="18939" w:author="Dr Mamadou SANOGO" w:date="2023-10-25T17:56:00Z"/>
              <w:color w:val="000000"/>
              <w:szCs w:val="24"/>
              <w:lang w:val="fr-ML"/>
            </w:rPr>
          </w:rPrChange>
        </w:rPr>
        <w:pPrChange w:id="18940" w:author="Dr Mamadou SANOGO" w:date="2023-10-25T17:57:00Z">
          <w:pPr>
            <w:widowControl w:val="0"/>
            <w:autoSpaceDE w:val="0"/>
            <w:autoSpaceDN w:val="0"/>
            <w:adjustRightInd w:val="0"/>
            <w:spacing w:line="240" w:lineRule="auto"/>
            <w:ind w:left="400" w:right="-36"/>
          </w:pPr>
        </w:pPrChange>
      </w:pPr>
      <w:del w:id="18941" w:author="Dr Mamadou SANOGO" w:date="2023-10-25T17:56:00Z">
        <w:r w:rsidRPr="007A4AFC" w:rsidDel="00166699">
          <w:rPr>
            <w:color w:val="000000" w:themeColor="text1"/>
            <w:spacing w:val="-3"/>
            <w:szCs w:val="24"/>
            <w:lang w:val="fr-ML"/>
            <w:rPrChange w:id="18942" w:author="Dr Mamadou SANOGO" w:date="2023-10-25T18:15:00Z">
              <w:rPr>
                <w:color w:val="000000"/>
                <w:spacing w:val="-3"/>
                <w:szCs w:val="24"/>
                <w:lang w:val="fr-ML"/>
              </w:rPr>
            </w:rPrChange>
          </w:rPr>
          <w:delText>L</w:delText>
        </w:r>
        <w:r w:rsidRPr="007A4AFC" w:rsidDel="00166699">
          <w:rPr>
            <w:color w:val="000000" w:themeColor="text1"/>
            <w:szCs w:val="24"/>
            <w:lang w:val="fr-ML"/>
            <w:rPrChange w:id="18943" w:author="Dr Mamadou SANOGO" w:date="2023-10-25T18:15:00Z">
              <w:rPr>
                <w:color w:val="000000"/>
                <w:szCs w:val="24"/>
                <w:lang w:val="fr-ML"/>
              </w:rPr>
            </w:rPrChange>
          </w:rPr>
          <w:delText>e</w:delText>
        </w:r>
        <w:r w:rsidRPr="007A4AFC" w:rsidDel="00166699">
          <w:rPr>
            <w:color w:val="000000" w:themeColor="text1"/>
            <w:spacing w:val="-1"/>
            <w:szCs w:val="24"/>
            <w:lang w:val="fr-ML"/>
            <w:rPrChange w:id="1894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45" w:author="Dr Mamadou SANOGO" w:date="2023-10-25T18:15:00Z">
              <w:rPr>
                <w:color w:val="000000"/>
                <w:szCs w:val="24"/>
                <w:lang w:val="fr-ML"/>
              </w:rPr>
            </w:rPrChange>
          </w:rPr>
          <w:delText>j</w:delText>
        </w:r>
        <w:r w:rsidRPr="007A4AFC" w:rsidDel="00166699">
          <w:rPr>
            <w:color w:val="000000" w:themeColor="text1"/>
            <w:spacing w:val="3"/>
            <w:szCs w:val="24"/>
            <w:lang w:val="fr-ML"/>
            <w:rPrChange w:id="18946" w:author="Dr Mamadou SANOGO" w:date="2023-10-25T18:15:00Z">
              <w:rPr>
                <w:color w:val="000000"/>
                <w:spacing w:val="3"/>
                <w:szCs w:val="24"/>
                <w:lang w:val="fr-ML"/>
              </w:rPr>
            </w:rPrChange>
          </w:rPr>
          <w:delText>u</w:delText>
        </w:r>
        <w:r w:rsidRPr="007A4AFC" w:rsidDel="00166699">
          <w:rPr>
            <w:color w:val="000000" w:themeColor="text1"/>
            <w:spacing w:val="4"/>
            <w:szCs w:val="24"/>
            <w:lang w:val="fr-ML"/>
            <w:rPrChange w:id="18947" w:author="Dr Mamadou SANOGO" w:date="2023-10-25T18:15:00Z">
              <w:rPr>
                <w:color w:val="000000"/>
                <w:spacing w:val="4"/>
                <w:szCs w:val="24"/>
                <w:lang w:val="fr-ML"/>
              </w:rPr>
            </w:rPrChange>
          </w:rPr>
          <w:delText>r</w:delText>
        </w:r>
        <w:r w:rsidRPr="007A4AFC" w:rsidDel="00166699">
          <w:rPr>
            <w:color w:val="000000" w:themeColor="text1"/>
            <w:szCs w:val="24"/>
            <w:lang w:val="fr-ML"/>
            <w:rPrChange w:id="18948" w:author="Dr Mamadou SANOGO" w:date="2023-10-25T18:15:00Z">
              <w:rPr>
                <w:color w:val="000000"/>
                <w:szCs w:val="24"/>
                <w:lang w:val="fr-ML"/>
              </w:rPr>
            </w:rPrChange>
          </w:rPr>
          <w:delText>y</w:delText>
        </w:r>
        <w:r w:rsidRPr="007A4AFC" w:rsidDel="00166699">
          <w:rPr>
            <w:color w:val="000000" w:themeColor="text1"/>
            <w:spacing w:val="-5"/>
            <w:szCs w:val="24"/>
            <w:lang w:val="fr-ML"/>
            <w:rPrChange w:id="18949"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8950" w:author="Dr Mamadou SANOGO" w:date="2023-10-25T18:15:00Z">
              <w:rPr>
                <w:color w:val="000000"/>
                <w:szCs w:val="24"/>
                <w:lang w:val="fr-ML"/>
              </w:rPr>
            </w:rPrChange>
          </w:rPr>
          <w:delText>se</w:delText>
        </w:r>
        <w:r w:rsidRPr="007A4AFC" w:rsidDel="00166699">
          <w:rPr>
            <w:color w:val="000000" w:themeColor="text1"/>
            <w:spacing w:val="-1"/>
            <w:szCs w:val="24"/>
            <w:lang w:val="fr-ML"/>
            <w:rPrChange w:id="18951"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8952" w:author="Dr Mamadou SANOGO" w:date="2023-10-25T18:15:00Z">
              <w:rPr>
                <w:color w:val="000000"/>
                <w:szCs w:val="24"/>
                <w:lang w:val="fr-ML"/>
              </w:rPr>
            </w:rPrChange>
          </w:rPr>
          <w:delText>ompose</w:delText>
        </w:r>
        <w:r w:rsidRPr="007A4AFC" w:rsidDel="00166699">
          <w:rPr>
            <w:color w:val="000000" w:themeColor="text1"/>
            <w:spacing w:val="-1"/>
            <w:szCs w:val="24"/>
            <w:lang w:val="fr-ML"/>
            <w:rPrChange w:id="1895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8954" w:author="Dr Mamadou SANOGO" w:date="2023-10-25T18:15:00Z">
              <w:rPr>
                <w:color w:val="000000"/>
                <w:spacing w:val="2"/>
                <w:szCs w:val="24"/>
                <w:lang w:val="fr-ML"/>
              </w:rPr>
            </w:rPrChange>
          </w:rPr>
          <w:delText>d</w:delText>
        </w:r>
        <w:r w:rsidRPr="007A4AFC" w:rsidDel="00166699">
          <w:rPr>
            <w:color w:val="000000" w:themeColor="text1"/>
            <w:szCs w:val="24"/>
            <w:lang w:val="fr-ML"/>
            <w:rPrChange w:id="18955" w:author="Dr Mamadou SANOGO" w:date="2023-10-25T18:15:00Z">
              <w:rPr>
                <w:color w:val="000000"/>
                <w:szCs w:val="24"/>
                <w:lang w:val="fr-ML"/>
              </w:rPr>
            </w:rPrChange>
          </w:rPr>
          <w:delText>e</w:delText>
        </w:r>
        <w:r w:rsidRPr="007A4AFC" w:rsidDel="00166699">
          <w:rPr>
            <w:color w:val="000000" w:themeColor="text1"/>
            <w:spacing w:val="-1"/>
            <w:szCs w:val="24"/>
            <w:lang w:val="fr-ML"/>
            <w:rPrChange w:id="1895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57" w:author="Dr Mamadou SANOGO" w:date="2023-10-25T18:15:00Z">
              <w:rPr>
                <w:color w:val="000000"/>
                <w:szCs w:val="24"/>
                <w:lang w:val="fr-ML"/>
              </w:rPr>
            </w:rPrChange>
          </w:rPr>
          <w:delText>4</w:delText>
        </w:r>
        <w:r w:rsidRPr="007A4AFC" w:rsidDel="00166699">
          <w:rPr>
            <w:color w:val="000000" w:themeColor="text1"/>
            <w:spacing w:val="2"/>
            <w:szCs w:val="24"/>
            <w:lang w:val="fr-ML"/>
            <w:rPrChange w:id="18958"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8959" w:author="Dr Mamadou SANOGO" w:date="2023-10-25T18:15:00Z">
              <w:rPr>
                <w:color w:val="000000"/>
                <w:szCs w:val="24"/>
                <w:lang w:val="fr-ML"/>
              </w:rPr>
            </w:rPrChange>
          </w:rPr>
          <w:delText>à</w:delText>
        </w:r>
        <w:r w:rsidRPr="007A4AFC" w:rsidDel="00166699">
          <w:rPr>
            <w:color w:val="000000" w:themeColor="text1"/>
            <w:spacing w:val="-1"/>
            <w:szCs w:val="24"/>
            <w:lang w:val="fr-ML"/>
            <w:rPrChange w:id="1896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61" w:author="Dr Mamadou SANOGO" w:date="2023-10-25T18:15:00Z">
              <w:rPr>
                <w:color w:val="000000"/>
                <w:szCs w:val="24"/>
                <w:lang w:val="fr-ML"/>
              </w:rPr>
            </w:rPrChange>
          </w:rPr>
          <w:delText>8 memb</w:delText>
        </w:r>
        <w:r w:rsidRPr="007A4AFC" w:rsidDel="00166699">
          <w:rPr>
            <w:color w:val="000000" w:themeColor="text1"/>
            <w:spacing w:val="-1"/>
            <w:szCs w:val="24"/>
            <w:lang w:val="fr-ML"/>
            <w:rPrChange w:id="18962" w:author="Dr Mamadou SANOGO" w:date="2023-10-25T18:15:00Z">
              <w:rPr>
                <w:color w:val="000000"/>
                <w:spacing w:val="-1"/>
                <w:szCs w:val="24"/>
                <w:lang w:val="fr-ML"/>
              </w:rPr>
            </w:rPrChange>
          </w:rPr>
          <w:delText>re</w:delText>
        </w:r>
        <w:r w:rsidRPr="007A4AFC" w:rsidDel="00166699">
          <w:rPr>
            <w:color w:val="000000" w:themeColor="text1"/>
            <w:szCs w:val="24"/>
            <w:lang w:val="fr-ML"/>
            <w:rPrChange w:id="18963"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8964" w:author="Dr Mamadou SANOGO" w:date="2023-10-25T18:15:00Z">
              <w:rPr>
                <w:color w:val="000000"/>
                <w:spacing w:val="-1"/>
                <w:szCs w:val="24"/>
                <w:lang w:val="fr-ML"/>
              </w:rPr>
            </w:rPrChange>
          </w:rPr>
          <w:delText>e</w:delText>
        </w:r>
        <w:r w:rsidRPr="007A4AFC" w:rsidDel="00166699">
          <w:rPr>
            <w:color w:val="000000" w:themeColor="text1"/>
            <w:szCs w:val="24"/>
            <w:lang w:val="fr-ML"/>
            <w:rPrChange w:id="18965" w:author="Dr Mamadou SANOGO" w:date="2023-10-25T18:15:00Z">
              <w:rPr>
                <w:color w:val="000000"/>
                <w:szCs w:val="24"/>
                <w:lang w:val="fr-ML"/>
              </w:rPr>
            </w:rPrChange>
          </w:rPr>
          <w:delText>t p</w:delText>
        </w:r>
        <w:r w:rsidRPr="007A4AFC" w:rsidDel="00166699">
          <w:rPr>
            <w:color w:val="000000" w:themeColor="text1"/>
            <w:spacing w:val="1"/>
            <w:szCs w:val="24"/>
            <w:lang w:val="fr-ML"/>
            <w:rPrChange w:id="18966" w:author="Dr Mamadou SANOGO" w:date="2023-10-25T18:15:00Z">
              <w:rPr>
                <w:color w:val="000000"/>
                <w:spacing w:val="1"/>
                <w:szCs w:val="24"/>
                <w:lang w:val="fr-ML"/>
              </w:rPr>
            </w:rPrChange>
          </w:rPr>
          <w:delText>l</w:delText>
        </w:r>
        <w:r w:rsidRPr="007A4AFC" w:rsidDel="00166699">
          <w:rPr>
            <w:color w:val="000000" w:themeColor="text1"/>
            <w:szCs w:val="24"/>
            <w:lang w:val="fr-ML"/>
            <w:rPrChange w:id="18967" w:author="Dr Mamadou SANOGO" w:date="2023-10-25T18:15:00Z">
              <w:rPr>
                <w:color w:val="000000"/>
                <w:szCs w:val="24"/>
                <w:lang w:val="fr-ML"/>
              </w:rPr>
            </w:rPrChange>
          </w:rPr>
          <w:delText>us p</w:delText>
        </w:r>
        <w:r w:rsidRPr="007A4AFC" w:rsidDel="00166699">
          <w:rPr>
            <w:color w:val="000000" w:themeColor="text1"/>
            <w:spacing w:val="2"/>
            <w:szCs w:val="24"/>
            <w:lang w:val="fr-ML"/>
            <w:rPrChange w:id="18968" w:author="Dr Mamadou SANOGO" w:date="2023-10-25T18:15:00Z">
              <w:rPr>
                <w:color w:val="000000"/>
                <w:spacing w:val="2"/>
                <w:szCs w:val="24"/>
                <w:lang w:val="fr-ML"/>
              </w:rPr>
            </w:rPrChange>
          </w:rPr>
          <w:delText>r</w:delText>
        </w:r>
        <w:r w:rsidRPr="007A4AFC" w:rsidDel="00166699">
          <w:rPr>
            <w:color w:val="000000" w:themeColor="text1"/>
            <w:spacing w:val="-1"/>
            <w:szCs w:val="24"/>
            <w:lang w:val="fr-ML"/>
            <w:rPrChange w:id="18969" w:author="Dr Mamadou SANOGO" w:date="2023-10-25T18:15:00Z">
              <w:rPr>
                <w:color w:val="000000"/>
                <w:spacing w:val="-1"/>
                <w:szCs w:val="24"/>
                <w:lang w:val="fr-ML"/>
              </w:rPr>
            </w:rPrChange>
          </w:rPr>
          <w:delText>é</w:delText>
        </w:r>
        <w:r w:rsidRPr="007A4AFC" w:rsidDel="00166699">
          <w:rPr>
            <w:color w:val="000000" w:themeColor="text1"/>
            <w:spacing w:val="1"/>
            <w:szCs w:val="24"/>
            <w:lang w:val="fr-ML"/>
            <w:rPrChange w:id="18970" w:author="Dr Mamadou SANOGO" w:date="2023-10-25T18:15:00Z">
              <w:rPr>
                <w:color w:val="000000"/>
                <w:spacing w:val="1"/>
                <w:szCs w:val="24"/>
                <w:lang w:val="fr-ML"/>
              </w:rPr>
            </w:rPrChange>
          </w:rPr>
          <w:delText>c</w:delText>
        </w:r>
        <w:r w:rsidRPr="007A4AFC" w:rsidDel="00166699">
          <w:rPr>
            <w:color w:val="000000" w:themeColor="text1"/>
            <w:szCs w:val="24"/>
            <w:lang w:val="fr-ML"/>
            <w:rPrChange w:id="18971" w:author="Dr Mamadou SANOGO" w:date="2023-10-25T18:15:00Z">
              <w:rPr>
                <w:color w:val="000000"/>
                <w:szCs w:val="24"/>
                <w:lang w:val="fr-ML"/>
              </w:rPr>
            </w:rPrChange>
          </w:rPr>
          <w:delText>isém</w:delText>
        </w:r>
        <w:r w:rsidRPr="007A4AFC" w:rsidDel="00166699">
          <w:rPr>
            <w:color w:val="000000" w:themeColor="text1"/>
            <w:spacing w:val="-1"/>
            <w:szCs w:val="24"/>
            <w:lang w:val="fr-ML"/>
            <w:rPrChange w:id="18972" w:author="Dr Mamadou SANOGO" w:date="2023-10-25T18:15:00Z">
              <w:rPr>
                <w:color w:val="000000"/>
                <w:spacing w:val="-1"/>
                <w:szCs w:val="24"/>
                <w:lang w:val="fr-ML"/>
              </w:rPr>
            </w:rPrChange>
          </w:rPr>
          <w:delText>e</w:delText>
        </w:r>
        <w:r w:rsidRPr="007A4AFC" w:rsidDel="00166699">
          <w:rPr>
            <w:color w:val="000000" w:themeColor="text1"/>
            <w:szCs w:val="24"/>
            <w:lang w:val="fr-ML"/>
            <w:rPrChange w:id="18973" w:author="Dr Mamadou SANOGO" w:date="2023-10-25T18:15:00Z">
              <w:rPr>
                <w:color w:val="000000"/>
                <w:szCs w:val="24"/>
                <w:lang w:val="fr-ML"/>
              </w:rPr>
            </w:rPrChange>
          </w:rPr>
          <w:delText>nt :</w:delText>
        </w:r>
      </w:del>
    </w:p>
    <w:p w14:paraId="6CFABD1C" w14:textId="0537A956" w:rsidR="0032620E" w:rsidRPr="007A4AFC" w:rsidDel="00166699" w:rsidRDefault="0032620E">
      <w:pPr>
        <w:pStyle w:val="Titre"/>
        <w:tabs>
          <w:tab w:val="num" w:pos="-4820"/>
        </w:tabs>
        <w:spacing w:line="276" w:lineRule="auto"/>
        <w:jc w:val="both"/>
        <w:rPr>
          <w:del w:id="18974" w:author="Dr Mamadou SANOGO" w:date="2023-10-25T17:56:00Z"/>
          <w:color w:val="000000" w:themeColor="text1"/>
          <w:szCs w:val="24"/>
          <w:lang w:val="fr-ML"/>
          <w:rPrChange w:id="18975" w:author="Dr Mamadou SANOGO" w:date="2023-10-25T18:15:00Z">
            <w:rPr>
              <w:del w:id="18976" w:author="Dr Mamadou SANOGO" w:date="2023-10-25T17:56:00Z"/>
              <w:color w:val="000000"/>
              <w:szCs w:val="24"/>
              <w:lang w:val="fr-ML"/>
            </w:rPr>
          </w:rPrChange>
        </w:rPr>
        <w:pPrChange w:id="18977" w:author="Dr Mamadou SANOGO" w:date="2023-10-25T17:57:00Z">
          <w:pPr>
            <w:widowControl w:val="0"/>
            <w:numPr>
              <w:numId w:val="9"/>
            </w:numPr>
            <w:autoSpaceDE w:val="0"/>
            <w:autoSpaceDN w:val="0"/>
            <w:adjustRightInd w:val="0"/>
            <w:spacing w:line="240" w:lineRule="auto"/>
            <w:ind w:left="904" w:right="-36" w:hanging="360"/>
          </w:pPr>
        </w:pPrChange>
      </w:pPr>
      <w:del w:id="18978" w:author="Dr Mamadou SANOGO" w:date="2023-10-25T17:56:00Z">
        <w:r w:rsidRPr="007A4AFC" w:rsidDel="00166699">
          <w:rPr>
            <w:color w:val="000000" w:themeColor="text1"/>
            <w:szCs w:val="24"/>
            <w:lang w:val="fr-ML"/>
            <w:rPrChange w:id="18979" w:author="Dr Mamadou SANOGO" w:date="2023-10-25T18:15:00Z">
              <w:rPr>
                <w:color w:val="000000"/>
                <w:szCs w:val="24"/>
                <w:lang w:val="fr-ML"/>
              </w:rPr>
            </w:rPrChange>
          </w:rPr>
          <w:delText>d'un président ;</w:delText>
        </w:r>
      </w:del>
    </w:p>
    <w:p w14:paraId="6A35CB56" w14:textId="3CD49FAD" w:rsidR="0032620E" w:rsidRPr="007A4AFC" w:rsidDel="00166699" w:rsidRDefault="0032620E">
      <w:pPr>
        <w:pStyle w:val="Titre"/>
        <w:tabs>
          <w:tab w:val="num" w:pos="-4820"/>
        </w:tabs>
        <w:spacing w:line="276" w:lineRule="auto"/>
        <w:jc w:val="both"/>
        <w:rPr>
          <w:del w:id="18980" w:author="Dr Mamadou SANOGO" w:date="2023-10-25T17:56:00Z"/>
          <w:color w:val="000000" w:themeColor="text1"/>
          <w:szCs w:val="24"/>
          <w:lang w:val="fr-ML"/>
          <w:rPrChange w:id="18981" w:author="Dr Mamadou SANOGO" w:date="2023-10-25T18:15:00Z">
            <w:rPr>
              <w:del w:id="18982" w:author="Dr Mamadou SANOGO" w:date="2023-10-25T17:56:00Z"/>
              <w:color w:val="000000"/>
              <w:szCs w:val="24"/>
              <w:lang w:val="fr-ML"/>
            </w:rPr>
          </w:rPrChange>
        </w:rPr>
        <w:pPrChange w:id="18983" w:author="Dr Mamadou SANOGO" w:date="2023-10-25T17:57:00Z">
          <w:pPr>
            <w:widowControl w:val="0"/>
            <w:numPr>
              <w:numId w:val="9"/>
            </w:numPr>
            <w:autoSpaceDE w:val="0"/>
            <w:autoSpaceDN w:val="0"/>
            <w:adjustRightInd w:val="0"/>
            <w:spacing w:line="240" w:lineRule="auto"/>
            <w:ind w:left="904" w:right="-36" w:hanging="360"/>
          </w:pPr>
        </w:pPrChange>
      </w:pPr>
      <w:del w:id="18984" w:author="Dr Mamadou SANOGO" w:date="2023-10-25T17:56:00Z">
        <w:r w:rsidRPr="007A4AFC" w:rsidDel="00166699">
          <w:rPr>
            <w:color w:val="000000" w:themeColor="text1"/>
            <w:szCs w:val="24"/>
            <w:lang w:val="fr-ML"/>
            <w:rPrChange w:id="18985" w:author="Dr Mamadou SANOGO" w:date="2023-10-25T18:15:00Z">
              <w:rPr>
                <w:color w:val="000000"/>
                <w:szCs w:val="24"/>
                <w:lang w:val="fr-ML"/>
              </w:rPr>
            </w:rPrChange>
          </w:rPr>
          <w:delText>du directeur du mémoire ou rapport ;</w:delText>
        </w:r>
      </w:del>
    </w:p>
    <w:p w14:paraId="2CC69F4D" w14:textId="186D85AC" w:rsidR="0032620E" w:rsidRPr="007A4AFC" w:rsidDel="00166699" w:rsidRDefault="0032620E">
      <w:pPr>
        <w:pStyle w:val="Titre"/>
        <w:tabs>
          <w:tab w:val="num" w:pos="-4820"/>
        </w:tabs>
        <w:spacing w:line="276" w:lineRule="auto"/>
        <w:jc w:val="both"/>
        <w:rPr>
          <w:del w:id="18986" w:author="Dr Mamadou SANOGO" w:date="2023-10-25T17:56:00Z"/>
          <w:color w:val="000000" w:themeColor="text1"/>
          <w:szCs w:val="24"/>
          <w:lang w:val="fr-ML"/>
          <w:rPrChange w:id="18987" w:author="Dr Mamadou SANOGO" w:date="2023-10-25T18:15:00Z">
            <w:rPr>
              <w:del w:id="18988" w:author="Dr Mamadou SANOGO" w:date="2023-10-25T17:56:00Z"/>
              <w:color w:val="000000"/>
              <w:szCs w:val="24"/>
              <w:lang w:val="fr-ML"/>
            </w:rPr>
          </w:rPrChange>
        </w:rPr>
        <w:pPrChange w:id="18989" w:author="Dr Mamadou SANOGO" w:date="2023-10-25T17:57:00Z">
          <w:pPr>
            <w:widowControl w:val="0"/>
            <w:numPr>
              <w:numId w:val="9"/>
            </w:numPr>
            <w:autoSpaceDE w:val="0"/>
            <w:autoSpaceDN w:val="0"/>
            <w:adjustRightInd w:val="0"/>
            <w:spacing w:line="240" w:lineRule="auto"/>
            <w:ind w:left="904" w:right="-36" w:hanging="360"/>
          </w:pPr>
        </w:pPrChange>
      </w:pPr>
      <w:del w:id="18990" w:author="Dr Mamadou SANOGO" w:date="2023-10-25T17:56:00Z">
        <w:r w:rsidRPr="007A4AFC" w:rsidDel="00166699">
          <w:rPr>
            <w:color w:val="000000" w:themeColor="text1"/>
            <w:szCs w:val="24"/>
            <w:lang w:val="fr-ML"/>
            <w:rPrChange w:id="18991" w:author="Dr Mamadou SANOGO" w:date="2023-10-25T18:15:00Z">
              <w:rPr>
                <w:color w:val="000000"/>
                <w:szCs w:val="24"/>
                <w:lang w:val="fr-ML"/>
              </w:rPr>
            </w:rPrChange>
          </w:rPr>
          <w:delText>éventuellement, du co-directeur de mémoire/rapport ou directeur de cotutelle ;</w:delText>
        </w:r>
      </w:del>
    </w:p>
    <w:p w14:paraId="7938E2F8" w14:textId="71D47699" w:rsidR="0032620E" w:rsidRPr="007A4AFC" w:rsidDel="00166699" w:rsidRDefault="0032620E">
      <w:pPr>
        <w:pStyle w:val="Titre"/>
        <w:tabs>
          <w:tab w:val="num" w:pos="-4820"/>
        </w:tabs>
        <w:spacing w:line="276" w:lineRule="auto"/>
        <w:jc w:val="both"/>
        <w:rPr>
          <w:del w:id="18992" w:author="Dr Mamadou SANOGO" w:date="2023-10-25T17:56:00Z"/>
          <w:color w:val="000000" w:themeColor="text1"/>
          <w:szCs w:val="24"/>
          <w:lang w:val="fr-ML"/>
          <w:rPrChange w:id="18993" w:author="Dr Mamadou SANOGO" w:date="2023-10-25T18:15:00Z">
            <w:rPr>
              <w:del w:id="18994" w:author="Dr Mamadou SANOGO" w:date="2023-10-25T17:56:00Z"/>
              <w:color w:val="000000"/>
              <w:szCs w:val="24"/>
              <w:lang w:val="fr-ML"/>
            </w:rPr>
          </w:rPrChange>
        </w:rPr>
        <w:pPrChange w:id="18995" w:author="Dr Mamadou SANOGO" w:date="2023-10-25T17:57:00Z">
          <w:pPr>
            <w:widowControl w:val="0"/>
            <w:numPr>
              <w:numId w:val="9"/>
            </w:numPr>
            <w:autoSpaceDE w:val="0"/>
            <w:autoSpaceDN w:val="0"/>
            <w:adjustRightInd w:val="0"/>
            <w:spacing w:line="240" w:lineRule="auto"/>
            <w:ind w:left="904" w:right="-36" w:hanging="360"/>
          </w:pPr>
        </w:pPrChange>
      </w:pPr>
      <w:del w:id="18996" w:author="Dr Mamadou SANOGO" w:date="2023-10-25T17:56:00Z">
        <w:r w:rsidRPr="007A4AFC" w:rsidDel="00166699">
          <w:rPr>
            <w:color w:val="000000" w:themeColor="text1"/>
            <w:szCs w:val="24"/>
            <w:lang w:val="fr-ML"/>
            <w:rPrChange w:id="18997" w:author="Dr Mamadou SANOGO" w:date="2023-10-25T18:15:00Z">
              <w:rPr>
                <w:color w:val="000000"/>
                <w:szCs w:val="24"/>
                <w:lang w:val="fr-ML"/>
              </w:rPr>
            </w:rPrChange>
          </w:rPr>
          <w:delText>de membres examinateurs dont les rapporteurs.</w:delText>
        </w:r>
      </w:del>
    </w:p>
    <w:p w14:paraId="3AB7766C" w14:textId="0D16D515" w:rsidR="0032620E" w:rsidRPr="007A4AFC" w:rsidDel="00166699" w:rsidRDefault="0032620E">
      <w:pPr>
        <w:pStyle w:val="Titre"/>
        <w:tabs>
          <w:tab w:val="num" w:pos="-4820"/>
        </w:tabs>
        <w:spacing w:line="276" w:lineRule="auto"/>
        <w:jc w:val="both"/>
        <w:rPr>
          <w:del w:id="18998" w:author="Dr Mamadou SANOGO" w:date="2023-10-25T17:56:00Z"/>
          <w:color w:val="000000" w:themeColor="text1"/>
          <w:szCs w:val="24"/>
          <w:lang w:val="fr-ML"/>
          <w:rPrChange w:id="18999" w:author="Dr Mamadou SANOGO" w:date="2023-10-25T18:15:00Z">
            <w:rPr>
              <w:del w:id="19000" w:author="Dr Mamadou SANOGO" w:date="2023-10-25T17:56:00Z"/>
              <w:color w:val="000000"/>
              <w:szCs w:val="24"/>
              <w:lang w:val="fr-ML"/>
            </w:rPr>
          </w:rPrChange>
        </w:rPr>
        <w:pPrChange w:id="19001" w:author="Dr Mamadou SANOGO" w:date="2023-10-25T17:57:00Z">
          <w:pPr>
            <w:widowControl w:val="0"/>
            <w:autoSpaceDE w:val="0"/>
            <w:autoSpaceDN w:val="0"/>
            <w:adjustRightInd w:val="0"/>
            <w:spacing w:line="240" w:lineRule="auto"/>
            <w:ind w:left="116" w:right="-36"/>
          </w:pPr>
        </w:pPrChange>
      </w:pPr>
      <w:del w:id="19002" w:author="Dr Mamadou SANOGO" w:date="2023-10-25T17:56:00Z">
        <w:r w:rsidRPr="007A4AFC" w:rsidDel="00166699">
          <w:rPr>
            <w:b w:val="0"/>
            <w:bCs/>
            <w:color w:val="000000" w:themeColor="text1"/>
            <w:spacing w:val="1"/>
            <w:szCs w:val="24"/>
            <w:lang w:val="fr-ML"/>
            <w:rPrChange w:id="19003" w:author="Dr Mamadou SANOGO" w:date="2023-10-25T18:15:00Z">
              <w:rPr>
                <w:b/>
                <w:bCs/>
                <w:color w:val="000000"/>
                <w:spacing w:val="1"/>
                <w:szCs w:val="24"/>
                <w:lang w:val="fr-ML"/>
              </w:rPr>
            </w:rPrChange>
          </w:rPr>
          <w:delText>2</w:delText>
        </w:r>
        <w:r w:rsidRPr="007A4AFC" w:rsidDel="00166699">
          <w:rPr>
            <w:b w:val="0"/>
            <w:bCs/>
            <w:color w:val="000000" w:themeColor="text1"/>
            <w:szCs w:val="24"/>
            <w:lang w:val="fr-ML"/>
            <w:rPrChange w:id="19004" w:author="Dr Mamadou SANOGO" w:date="2023-10-25T18:15:00Z">
              <w:rPr>
                <w:b/>
                <w:bCs/>
                <w:color w:val="000000"/>
                <w:szCs w:val="24"/>
                <w:lang w:val="fr-ML"/>
              </w:rPr>
            </w:rPrChange>
          </w:rPr>
          <w:delText>.</w:delText>
        </w:r>
        <w:r w:rsidRPr="007A4AFC" w:rsidDel="00166699">
          <w:rPr>
            <w:b w:val="0"/>
            <w:bCs/>
            <w:color w:val="000000" w:themeColor="text1"/>
            <w:spacing w:val="69"/>
            <w:szCs w:val="24"/>
            <w:lang w:val="fr-ML"/>
            <w:rPrChange w:id="19005" w:author="Dr Mamadou SANOGO" w:date="2023-10-25T18:15:00Z">
              <w:rPr>
                <w:b/>
                <w:bCs/>
                <w:color w:val="000000"/>
                <w:spacing w:val="69"/>
                <w:szCs w:val="24"/>
                <w:lang w:val="fr-ML"/>
              </w:rPr>
            </w:rPrChange>
          </w:rPr>
          <w:delText xml:space="preserve"> </w:delText>
        </w:r>
        <w:r w:rsidRPr="007A4AFC" w:rsidDel="00166699">
          <w:rPr>
            <w:b w:val="0"/>
            <w:bCs/>
            <w:color w:val="000000" w:themeColor="text1"/>
            <w:spacing w:val="-1"/>
            <w:szCs w:val="24"/>
            <w:lang w:val="fr-ML"/>
            <w:rPrChange w:id="19006" w:author="Dr Mamadou SANOGO" w:date="2023-10-25T18:15:00Z">
              <w:rPr>
                <w:b/>
                <w:bCs/>
                <w:color w:val="030303"/>
                <w:spacing w:val="-1"/>
                <w:szCs w:val="24"/>
                <w:lang w:val="fr-ML"/>
              </w:rPr>
            </w:rPrChange>
          </w:rPr>
          <w:delText>R</w:delText>
        </w:r>
        <w:r w:rsidRPr="007A4AFC" w:rsidDel="00166699">
          <w:rPr>
            <w:b w:val="0"/>
            <w:bCs/>
            <w:color w:val="000000" w:themeColor="text1"/>
            <w:szCs w:val="24"/>
            <w:lang w:val="fr-ML"/>
            <w:rPrChange w:id="19007" w:author="Dr Mamadou SANOGO" w:date="2023-10-25T18:15:00Z">
              <w:rPr>
                <w:b/>
                <w:bCs/>
                <w:color w:val="030303"/>
                <w:szCs w:val="24"/>
                <w:lang w:val="fr-ML"/>
              </w:rPr>
            </w:rPrChange>
          </w:rPr>
          <w:delText>è</w:delText>
        </w:r>
        <w:r w:rsidRPr="007A4AFC" w:rsidDel="00166699">
          <w:rPr>
            <w:b w:val="0"/>
            <w:bCs/>
            <w:color w:val="000000" w:themeColor="text1"/>
            <w:spacing w:val="1"/>
            <w:szCs w:val="24"/>
            <w:lang w:val="fr-ML"/>
            <w:rPrChange w:id="19008" w:author="Dr Mamadou SANOGO" w:date="2023-10-25T18:15:00Z">
              <w:rPr>
                <w:b/>
                <w:bCs/>
                <w:color w:val="030303"/>
                <w:spacing w:val="1"/>
                <w:szCs w:val="24"/>
                <w:lang w:val="fr-ML"/>
              </w:rPr>
            </w:rPrChange>
          </w:rPr>
          <w:delText>g</w:delText>
        </w:r>
        <w:r w:rsidRPr="007A4AFC" w:rsidDel="00166699">
          <w:rPr>
            <w:b w:val="0"/>
            <w:bCs/>
            <w:color w:val="000000" w:themeColor="text1"/>
            <w:spacing w:val="-1"/>
            <w:szCs w:val="24"/>
            <w:lang w:val="fr-ML"/>
            <w:rPrChange w:id="19009" w:author="Dr Mamadou SANOGO" w:date="2023-10-25T18:15:00Z">
              <w:rPr>
                <w:b/>
                <w:bCs/>
                <w:color w:val="030303"/>
                <w:spacing w:val="-1"/>
                <w:szCs w:val="24"/>
                <w:lang w:val="fr-ML"/>
              </w:rPr>
            </w:rPrChange>
          </w:rPr>
          <w:delText>l</w:delText>
        </w:r>
        <w:r w:rsidRPr="007A4AFC" w:rsidDel="00166699">
          <w:rPr>
            <w:b w:val="0"/>
            <w:bCs/>
            <w:color w:val="000000" w:themeColor="text1"/>
            <w:szCs w:val="24"/>
            <w:lang w:val="fr-ML"/>
            <w:rPrChange w:id="19010" w:author="Dr Mamadou SANOGO" w:date="2023-10-25T18:15:00Z">
              <w:rPr>
                <w:b/>
                <w:bCs/>
                <w:color w:val="030303"/>
                <w:szCs w:val="24"/>
                <w:lang w:val="fr-ML"/>
              </w:rPr>
            </w:rPrChange>
          </w:rPr>
          <w:delText>es</w:delText>
        </w:r>
        <w:r w:rsidRPr="007A4AFC" w:rsidDel="00166699">
          <w:rPr>
            <w:b w:val="0"/>
            <w:bCs/>
            <w:color w:val="000000" w:themeColor="text1"/>
            <w:spacing w:val="10"/>
            <w:szCs w:val="24"/>
            <w:lang w:val="fr-ML"/>
            <w:rPrChange w:id="19011" w:author="Dr Mamadou SANOGO" w:date="2023-10-25T18:15:00Z">
              <w:rPr>
                <w:b/>
                <w:bCs/>
                <w:color w:val="030303"/>
                <w:spacing w:val="10"/>
                <w:szCs w:val="24"/>
                <w:lang w:val="fr-ML"/>
              </w:rPr>
            </w:rPrChange>
          </w:rPr>
          <w:delText xml:space="preserve"> </w:delText>
        </w:r>
        <w:r w:rsidRPr="007A4AFC" w:rsidDel="00166699">
          <w:rPr>
            <w:b w:val="0"/>
            <w:bCs/>
            <w:color w:val="000000" w:themeColor="text1"/>
            <w:szCs w:val="24"/>
            <w:lang w:val="fr-ML"/>
            <w:rPrChange w:id="19012" w:author="Dr Mamadou SANOGO" w:date="2023-10-25T18:15:00Z">
              <w:rPr>
                <w:b/>
                <w:bCs/>
                <w:color w:val="030303"/>
                <w:szCs w:val="24"/>
                <w:lang w:val="fr-ML"/>
              </w:rPr>
            </w:rPrChange>
          </w:rPr>
          <w:delText xml:space="preserve">de </w:delText>
        </w:r>
        <w:r w:rsidRPr="007A4AFC" w:rsidDel="00166699">
          <w:rPr>
            <w:b w:val="0"/>
            <w:bCs/>
            <w:color w:val="000000" w:themeColor="text1"/>
            <w:spacing w:val="-3"/>
            <w:szCs w:val="24"/>
            <w:lang w:val="fr-ML"/>
            <w:rPrChange w:id="19013" w:author="Dr Mamadou SANOGO" w:date="2023-10-25T18:15:00Z">
              <w:rPr>
                <w:b/>
                <w:bCs/>
                <w:color w:val="030303"/>
                <w:spacing w:val="-3"/>
                <w:szCs w:val="24"/>
                <w:lang w:val="fr-ML"/>
              </w:rPr>
            </w:rPrChange>
          </w:rPr>
          <w:delText>c</w:delText>
        </w:r>
        <w:r w:rsidRPr="007A4AFC" w:rsidDel="00166699">
          <w:rPr>
            <w:b w:val="0"/>
            <w:bCs/>
            <w:color w:val="000000" w:themeColor="text1"/>
            <w:spacing w:val="1"/>
            <w:szCs w:val="24"/>
            <w:lang w:val="fr-ML"/>
            <w:rPrChange w:id="19014"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9015"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9016"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9017" w:author="Dr Mamadou SANOGO" w:date="2023-10-25T18:15:00Z">
              <w:rPr>
                <w:b/>
                <w:bCs/>
                <w:color w:val="030303"/>
                <w:spacing w:val="1"/>
                <w:szCs w:val="24"/>
                <w:lang w:val="fr-ML"/>
              </w:rPr>
            </w:rPrChange>
          </w:rPr>
          <w:delText>osi</w:delText>
        </w:r>
        <w:r w:rsidRPr="007A4AFC" w:rsidDel="00166699">
          <w:rPr>
            <w:b w:val="0"/>
            <w:bCs/>
            <w:color w:val="000000" w:themeColor="text1"/>
            <w:spacing w:val="-2"/>
            <w:szCs w:val="24"/>
            <w:lang w:val="fr-ML"/>
            <w:rPrChange w:id="19018" w:author="Dr Mamadou SANOGO" w:date="2023-10-25T18:15:00Z">
              <w:rPr>
                <w:b/>
                <w:bCs/>
                <w:color w:val="030303"/>
                <w:spacing w:val="-2"/>
                <w:szCs w:val="24"/>
                <w:lang w:val="fr-ML"/>
              </w:rPr>
            </w:rPrChange>
          </w:rPr>
          <w:delText>t</w:delText>
        </w:r>
        <w:r w:rsidRPr="007A4AFC" w:rsidDel="00166699">
          <w:rPr>
            <w:b w:val="0"/>
            <w:bCs/>
            <w:color w:val="000000" w:themeColor="text1"/>
            <w:spacing w:val="-1"/>
            <w:szCs w:val="24"/>
            <w:lang w:val="fr-ML"/>
            <w:rPrChange w:id="19019"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9020"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021" w:author="Dr Mamadou SANOGO" w:date="2023-10-25T18:15:00Z">
              <w:rPr>
                <w:b/>
                <w:bCs/>
                <w:color w:val="030303"/>
                <w:szCs w:val="24"/>
                <w:lang w:val="fr-ML"/>
              </w:rPr>
            </w:rPrChange>
          </w:rPr>
          <w:delText>n</w:delText>
        </w:r>
        <w:r w:rsidRPr="007A4AFC" w:rsidDel="00166699">
          <w:rPr>
            <w:b w:val="0"/>
            <w:bCs/>
            <w:color w:val="000000" w:themeColor="text1"/>
            <w:spacing w:val="30"/>
            <w:szCs w:val="24"/>
            <w:lang w:val="fr-ML"/>
            <w:rPrChange w:id="19022" w:author="Dr Mamadou SANOGO" w:date="2023-10-25T18:15:00Z">
              <w:rPr>
                <w:b/>
                <w:bCs/>
                <w:color w:val="030303"/>
                <w:spacing w:val="30"/>
                <w:szCs w:val="24"/>
                <w:lang w:val="fr-ML"/>
              </w:rPr>
            </w:rPrChange>
          </w:rPr>
          <w:delText xml:space="preserve"> </w:delText>
        </w:r>
        <w:r w:rsidRPr="007A4AFC" w:rsidDel="00166699">
          <w:rPr>
            <w:b w:val="0"/>
            <w:bCs/>
            <w:color w:val="000000" w:themeColor="text1"/>
            <w:szCs w:val="24"/>
            <w:lang w:val="fr-ML"/>
            <w:rPrChange w:id="19023" w:author="Dr Mamadou SANOGO" w:date="2023-10-25T18:15:00Z">
              <w:rPr>
                <w:b/>
                <w:bCs/>
                <w:color w:val="030303"/>
                <w:szCs w:val="24"/>
                <w:lang w:val="fr-ML"/>
              </w:rPr>
            </w:rPrChange>
          </w:rPr>
          <w:delText>du</w:delText>
        </w:r>
        <w:r w:rsidRPr="007A4AFC" w:rsidDel="00166699">
          <w:rPr>
            <w:b w:val="0"/>
            <w:bCs/>
            <w:color w:val="000000" w:themeColor="text1"/>
            <w:spacing w:val="2"/>
            <w:szCs w:val="24"/>
            <w:lang w:val="fr-ML"/>
            <w:rPrChange w:id="19024" w:author="Dr Mamadou SANOGO" w:date="2023-10-25T18:15:00Z">
              <w:rPr>
                <w:b/>
                <w:bCs/>
                <w:color w:val="030303"/>
                <w:spacing w:val="2"/>
                <w:szCs w:val="24"/>
                <w:lang w:val="fr-ML"/>
              </w:rPr>
            </w:rPrChange>
          </w:rPr>
          <w:delText xml:space="preserve"> </w:delText>
        </w:r>
        <w:r w:rsidRPr="007A4AFC" w:rsidDel="00166699">
          <w:rPr>
            <w:b w:val="0"/>
            <w:bCs/>
            <w:color w:val="000000" w:themeColor="text1"/>
            <w:szCs w:val="24"/>
            <w:lang w:val="fr-ML"/>
            <w:rPrChange w:id="19025" w:author="Dr Mamadou SANOGO" w:date="2023-10-25T18:15:00Z">
              <w:rPr>
                <w:b/>
                <w:bCs/>
                <w:color w:val="030303"/>
                <w:szCs w:val="24"/>
                <w:lang w:val="fr-ML"/>
              </w:rPr>
            </w:rPrChange>
          </w:rPr>
          <w:delText>ju</w:delText>
        </w:r>
        <w:r w:rsidRPr="007A4AFC" w:rsidDel="00166699">
          <w:rPr>
            <w:b w:val="0"/>
            <w:bCs/>
            <w:color w:val="000000" w:themeColor="text1"/>
            <w:spacing w:val="-2"/>
            <w:szCs w:val="24"/>
            <w:lang w:val="fr-ML"/>
            <w:rPrChange w:id="19026" w:author="Dr Mamadou SANOGO" w:date="2023-10-25T18:15:00Z">
              <w:rPr>
                <w:b/>
                <w:bCs/>
                <w:color w:val="030303"/>
                <w:spacing w:val="-2"/>
                <w:szCs w:val="24"/>
                <w:lang w:val="fr-ML"/>
              </w:rPr>
            </w:rPrChange>
          </w:rPr>
          <w:delText>r</w:delText>
        </w:r>
        <w:r w:rsidRPr="007A4AFC" w:rsidDel="00166699">
          <w:rPr>
            <w:b w:val="0"/>
            <w:bCs/>
            <w:color w:val="000000" w:themeColor="text1"/>
            <w:szCs w:val="24"/>
            <w:lang w:val="fr-ML"/>
            <w:rPrChange w:id="19027" w:author="Dr Mamadou SANOGO" w:date="2023-10-25T18:15:00Z">
              <w:rPr>
                <w:b/>
                <w:bCs/>
                <w:color w:val="030303"/>
                <w:szCs w:val="24"/>
                <w:lang w:val="fr-ML"/>
              </w:rPr>
            </w:rPrChange>
          </w:rPr>
          <w:delText>y</w:delText>
        </w:r>
      </w:del>
    </w:p>
    <w:p w14:paraId="2B46D637" w14:textId="4ACFDC89" w:rsidR="0032620E" w:rsidRPr="007A4AFC" w:rsidDel="00166699" w:rsidRDefault="0032620E">
      <w:pPr>
        <w:pStyle w:val="Titre"/>
        <w:tabs>
          <w:tab w:val="num" w:pos="-4820"/>
        </w:tabs>
        <w:spacing w:line="276" w:lineRule="auto"/>
        <w:jc w:val="both"/>
        <w:rPr>
          <w:del w:id="19028" w:author="Dr Mamadou SANOGO" w:date="2023-10-25T17:56:00Z"/>
          <w:color w:val="000000" w:themeColor="text1"/>
          <w:szCs w:val="24"/>
          <w:lang w:val="fr-ML"/>
          <w:rPrChange w:id="19029" w:author="Dr Mamadou SANOGO" w:date="2023-10-25T18:15:00Z">
            <w:rPr>
              <w:del w:id="19030" w:author="Dr Mamadou SANOGO" w:date="2023-10-25T17:56:00Z"/>
              <w:color w:val="000000"/>
              <w:szCs w:val="24"/>
              <w:lang w:val="fr-ML"/>
            </w:rPr>
          </w:rPrChange>
        </w:rPr>
        <w:pPrChange w:id="19031" w:author="Dr Mamadou SANOGO" w:date="2023-10-25T17:57:00Z">
          <w:pPr>
            <w:widowControl w:val="0"/>
            <w:autoSpaceDE w:val="0"/>
            <w:autoSpaceDN w:val="0"/>
            <w:adjustRightInd w:val="0"/>
            <w:spacing w:line="240" w:lineRule="auto"/>
            <w:ind w:left="400" w:right="-36"/>
          </w:pPr>
        </w:pPrChange>
      </w:pPr>
      <w:del w:id="19032" w:author="Dr Mamadou SANOGO" w:date="2023-10-25T17:56:00Z">
        <w:r w:rsidRPr="007A4AFC" w:rsidDel="00166699">
          <w:rPr>
            <w:color w:val="000000" w:themeColor="text1"/>
            <w:szCs w:val="24"/>
            <w:lang w:val="fr-ML"/>
            <w:rPrChange w:id="19033" w:author="Dr Mamadou SANOGO" w:date="2023-10-25T18:15:00Z">
              <w:rPr>
                <w:color w:val="000000"/>
                <w:szCs w:val="24"/>
                <w:lang w:val="fr-ML"/>
              </w:rPr>
            </w:rPrChange>
          </w:rPr>
          <w:delText>Qu</w:delText>
        </w:r>
        <w:r w:rsidRPr="007A4AFC" w:rsidDel="00166699">
          <w:rPr>
            <w:color w:val="000000" w:themeColor="text1"/>
            <w:spacing w:val="-1"/>
            <w:szCs w:val="24"/>
            <w:lang w:val="fr-ML"/>
            <w:rPrChange w:id="19034" w:author="Dr Mamadou SANOGO" w:date="2023-10-25T18:15:00Z">
              <w:rPr>
                <w:color w:val="000000"/>
                <w:spacing w:val="-1"/>
                <w:szCs w:val="24"/>
                <w:lang w:val="fr-ML"/>
              </w:rPr>
            </w:rPrChange>
          </w:rPr>
          <w:delText>e</w:delText>
        </w:r>
        <w:r w:rsidRPr="007A4AFC" w:rsidDel="00166699">
          <w:rPr>
            <w:color w:val="000000" w:themeColor="text1"/>
            <w:szCs w:val="24"/>
            <w:lang w:val="fr-ML"/>
            <w:rPrChange w:id="19035" w:author="Dr Mamadou SANOGO" w:date="2023-10-25T18:15:00Z">
              <w:rPr>
                <w:color w:val="000000"/>
                <w:szCs w:val="24"/>
                <w:lang w:val="fr-ML"/>
              </w:rPr>
            </w:rPrChange>
          </w:rPr>
          <w:delText xml:space="preserve">lques </w:delText>
        </w:r>
        <w:r w:rsidRPr="007A4AFC" w:rsidDel="00166699">
          <w:rPr>
            <w:color w:val="000000" w:themeColor="text1"/>
            <w:spacing w:val="-1"/>
            <w:szCs w:val="24"/>
            <w:lang w:val="fr-ML"/>
            <w:rPrChange w:id="19036"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037" w:author="Dr Mamadou SANOGO" w:date="2023-10-25T18:15:00Z">
              <w:rPr>
                <w:color w:val="000000"/>
                <w:spacing w:val="1"/>
                <w:szCs w:val="24"/>
                <w:lang w:val="fr-ML"/>
              </w:rPr>
            </w:rPrChange>
          </w:rPr>
          <w:delText>è</w:delText>
        </w:r>
        <w:r w:rsidRPr="007A4AFC" w:rsidDel="00166699">
          <w:rPr>
            <w:color w:val="000000" w:themeColor="text1"/>
            <w:spacing w:val="-2"/>
            <w:szCs w:val="24"/>
            <w:lang w:val="fr-ML"/>
            <w:rPrChange w:id="19038" w:author="Dr Mamadou SANOGO" w:date="2023-10-25T18:15:00Z">
              <w:rPr>
                <w:color w:val="000000"/>
                <w:spacing w:val="-2"/>
                <w:szCs w:val="24"/>
                <w:lang w:val="fr-ML"/>
              </w:rPr>
            </w:rPrChange>
          </w:rPr>
          <w:delText>g</w:delText>
        </w:r>
        <w:r w:rsidRPr="007A4AFC" w:rsidDel="00166699">
          <w:rPr>
            <w:color w:val="000000" w:themeColor="text1"/>
            <w:spacing w:val="3"/>
            <w:szCs w:val="24"/>
            <w:lang w:val="fr-ML"/>
            <w:rPrChange w:id="19039"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040" w:author="Dr Mamadou SANOGO" w:date="2023-10-25T18:15:00Z">
              <w:rPr>
                <w:color w:val="000000"/>
                <w:spacing w:val="-1"/>
                <w:szCs w:val="24"/>
                <w:lang w:val="fr-ML"/>
              </w:rPr>
            </w:rPrChange>
          </w:rPr>
          <w:delText>e</w:delText>
        </w:r>
        <w:r w:rsidRPr="007A4AFC" w:rsidDel="00166699">
          <w:rPr>
            <w:color w:val="000000" w:themeColor="text1"/>
            <w:szCs w:val="24"/>
            <w:lang w:val="fr-ML"/>
            <w:rPrChange w:id="19041"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042" w:author="Dr Mamadou SANOGO" w:date="2023-10-25T18:15:00Z">
              <w:rPr>
                <w:color w:val="000000"/>
                <w:spacing w:val="-1"/>
                <w:szCs w:val="24"/>
                <w:lang w:val="fr-ML"/>
              </w:rPr>
            </w:rPrChange>
          </w:rPr>
          <w:delText>e</w:delText>
        </w:r>
        <w:r w:rsidRPr="007A4AFC" w:rsidDel="00166699">
          <w:rPr>
            <w:color w:val="000000" w:themeColor="text1"/>
            <w:szCs w:val="24"/>
            <w:lang w:val="fr-ML"/>
            <w:rPrChange w:id="19043"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044" w:author="Dr Mamadou SANOGO" w:date="2023-10-25T18:15:00Z">
              <w:rPr>
                <w:color w:val="000000"/>
                <w:spacing w:val="-1"/>
                <w:szCs w:val="24"/>
                <w:lang w:val="fr-ML"/>
              </w:rPr>
            </w:rPrChange>
          </w:rPr>
          <w:delText>r</w:delText>
        </w:r>
        <w:r w:rsidRPr="007A4AFC" w:rsidDel="00166699">
          <w:rPr>
            <w:color w:val="000000" w:themeColor="text1"/>
            <w:szCs w:val="24"/>
            <w:lang w:val="fr-ML"/>
            <w:rPrChange w:id="19045" w:author="Dr Mamadou SANOGO" w:date="2023-10-25T18:15:00Z">
              <w:rPr>
                <w:color w:val="000000"/>
                <w:szCs w:val="24"/>
                <w:lang w:val="fr-ML"/>
              </w:rPr>
            </w:rPrChange>
          </w:rPr>
          <w:delText>e</w:delText>
        </w:r>
        <w:r w:rsidRPr="007A4AFC" w:rsidDel="00166699">
          <w:rPr>
            <w:color w:val="000000" w:themeColor="text1"/>
            <w:spacing w:val="-1"/>
            <w:szCs w:val="24"/>
            <w:lang w:val="fr-ML"/>
            <w:rPrChange w:id="1904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47" w:author="Dr Mamadou SANOGO" w:date="2023-10-25T18:15:00Z">
              <w:rPr>
                <w:color w:val="000000"/>
                <w:szCs w:val="24"/>
                <w:lang w:val="fr-ML"/>
              </w:rPr>
            </w:rPrChange>
          </w:rPr>
          <w:delText>suivies d</w:delText>
        </w:r>
        <w:r w:rsidRPr="007A4AFC" w:rsidDel="00166699">
          <w:rPr>
            <w:color w:val="000000" w:themeColor="text1"/>
            <w:spacing w:val="-1"/>
            <w:szCs w:val="24"/>
            <w:lang w:val="fr-ML"/>
            <w:rPrChange w:id="19048" w:author="Dr Mamadou SANOGO" w:date="2023-10-25T18:15:00Z">
              <w:rPr>
                <w:color w:val="000000"/>
                <w:spacing w:val="-1"/>
                <w:szCs w:val="24"/>
                <w:lang w:val="fr-ML"/>
              </w:rPr>
            </w:rPrChange>
          </w:rPr>
          <w:delText>a</w:delText>
        </w:r>
        <w:r w:rsidRPr="007A4AFC" w:rsidDel="00166699">
          <w:rPr>
            <w:color w:val="000000" w:themeColor="text1"/>
            <w:szCs w:val="24"/>
            <w:lang w:val="fr-ML"/>
            <w:rPrChange w:id="19049" w:author="Dr Mamadou SANOGO" w:date="2023-10-25T18:15:00Z">
              <w:rPr>
                <w:color w:val="000000"/>
                <w:szCs w:val="24"/>
                <w:lang w:val="fr-ML"/>
              </w:rPr>
            </w:rPrChange>
          </w:rPr>
          <w:delText>ns la</w:delText>
        </w:r>
        <w:r w:rsidRPr="007A4AFC" w:rsidDel="00166699">
          <w:rPr>
            <w:color w:val="000000" w:themeColor="text1"/>
            <w:spacing w:val="-1"/>
            <w:szCs w:val="24"/>
            <w:lang w:val="fr-ML"/>
            <w:rPrChange w:id="1905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51" w:author="Dr Mamadou SANOGO" w:date="2023-10-25T18:15:00Z">
              <w:rPr>
                <w:color w:val="000000"/>
                <w:szCs w:val="24"/>
                <w:lang w:val="fr-ML"/>
              </w:rPr>
            </w:rPrChange>
          </w:rPr>
          <w:delText>mes</w:delText>
        </w:r>
        <w:r w:rsidRPr="007A4AFC" w:rsidDel="00166699">
          <w:rPr>
            <w:color w:val="000000" w:themeColor="text1"/>
            <w:spacing w:val="2"/>
            <w:szCs w:val="24"/>
            <w:lang w:val="fr-ML"/>
            <w:rPrChange w:id="19052" w:author="Dr Mamadou SANOGO" w:date="2023-10-25T18:15:00Z">
              <w:rPr>
                <w:color w:val="000000"/>
                <w:spacing w:val="2"/>
                <w:szCs w:val="24"/>
                <w:lang w:val="fr-ML"/>
              </w:rPr>
            </w:rPrChange>
          </w:rPr>
          <w:delText>u</w:delText>
        </w:r>
        <w:r w:rsidRPr="007A4AFC" w:rsidDel="00166699">
          <w:rPr>
            <w:color w:val="000000" w:themeColor="text1"/>
            <w:szCs w:val="24"/>
            <w:lang w:val="fr-ML"/>
            <w:rPrChange w:id="19053" w:author="Dr Mamadou SANOGO" w:date="2023-10-25T18:15:00Z">
              <w:rPr>
                <w:color w:val="000000"/>
                <w:szCs w:val="24"/>
                <w:lang w:val="fr-ML"/>
              </w:rPr>
            </w:rPrChange>
          </w:rPr>
          <w:delText>re</w:delText>
        </w:r>
        <w:r w:rsidRPr="007A4AFC" w:rsidDel="00166699">
          <w:rPr>
            <w:color w:val="000000" w:themeColor="text1"/>
            <w:spacing w:val="-2"/>
            <w:szCs w:val="24"/>
            <w:lang w:val="fr-ML"/>
            <w:rPrChange w:id="1905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055" w:author="Dr Mamadou SANOGO" w:date="2023-10-25T18:15:00Z">
              <w:rPr>
                <w:color w:val="000000"/>
                <w:szCs w:val="24"/>
                <w:lang w:val="fr-ML"/>
              </w:rPr>
            </w:rPrChange>
          </w:rPr>
          <w:delText>du poss</w:delText>
        </w:r>
        <w:r w:rsidRPr="007A4AFC" w:rsidDel="00166699">
          <w:rPr>
            <w:color w:val="000000" w:themeColor="text1"/>
            <w:spacing w:val="1"/>
            <w:szCs w:val="24"/>
            <w:lang w:val="fr-ML"/>
            <w:rPrChange w:id="19056" w:author="Dr Mamadou SANOGO" w:date="2023-10-25T18:15:00Z">
              <w:rPr>
                <w:color w:val="000000"/>
                <w:spacing w:val="1"/>
                <w:szCs w:val="24"/>
                <w:lang w:val="fr-ML"/>
              </w:rPr>
            </w:rPrChange>
          </w:rPr>
          <w:delText>i</w:delText>
        </w:r>
        <w:r w:rsidRPr="007A4AFC" w:rsidDel="00166699">
          <w:rPr>
            <w:color w:val="000000" w:themeColor="text1"/>
            <w:szCs w:val="24"/>
            <w:lang w:val="fr-ML"/>
            <w:rPrChange w:id="19057" w:author="Dr Mamadou SANOGO" w:date="2023-10-25T18:15:00Z">
              <w:rPr>
                <w:color w:val="000000"/>
                <w:szCs w:val="24"/>
                <w:lang w:val="fr-ML"/>
              </w:rPr>
            </w:rPrChange>
          </w:rPr>
          <w:delText>ble pour</w:delText>
        </w:r>
        <w:r w:rsidRPr="007A4AFC" w:rsidDel="00166699">
          <w:rPr>
            <w:color w:val="000000" w:themeColor="text1"/>
            <w:spacing w:val="-1"/>
            <w:szCs w:val="24"/>
            <w:lang w:val="fr-ML"/>
            <w:rPrChange w:id="19058"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9059" w:author="Dr Mamadou SANOGO" w:date="2023-10-25T18:15:00Z">
              <w:rPr>
                <w:color w:val="000000"/>
                <w:szCs w:val="24"/>
                <w:lang w:val="fr-ML"/>
              </w:rPr>
            </w:rPrChange>
          </w:rPr>
          <w:delText>om</w:delText>
        </w:r>
        <w:r w:rsidRPr="007A4AFC" w:rsidDel="00166699">
          <w:rPr>
            <w:color w:val="000000" w:themeColor="text1"/>
            <w:spacing w:val="3"/>
            <w:szCs w:val="24"/>
            <w:lang w:val="fr-ML"/>
            <w:rPrChange w:id="19060" w:author="Dr Mamadou SANOGO" w:date="2023-10-25T18:15:00Z">
              <w:rPr>
                <w:color w:val="000000"/>
                <w:spacing w:val="3"/>
                <w:szCs w:val="24"/>
                <w:lang w:val="fr-ML"/>
              </w:rPr>
            </w:rPrChange>
          </w:rPr>
          <w:delText>p</w:delText>
        </w:r>
        <w:r w:rsidRPr="007A4AFC" w:rsidDel="00166699">
          <w:rPr>
            <w:color w:val="000000" w:themeColor="text1"/>
            <w:szCs w:val="24"/>
            <w:lang w:val="fr-ML"/>
            <w:rPrChange w:id="19061" w:author="Dr Mamadou SANOGO" w:date="2023-10-25T18:15:00Z">
              <w:rPr>
                <w:color w:val="000000"/>
                <w:szCs w:val="24"/>
                <w:lang w:val="fr-ML"/>
              </w:rPr>
            </w:rPrChange>
          </w:rPr>
          <w:delText>os</w:delText>
        </w:r>
        <w:r w:rsidRPr="007A4AFC" w:rsidDel="00166699">
          <w:rPr>
            <w:color w:val="000000" w:themeColor="text1"/>
            <w:spacing w:val="-1"/>
            <w:szCs w:val="24"/>
            <w:lang w:val="fr-ML"/>
            <w:rPrChange w:id="19062" w:author="Dr Mamadou SANOGO" w:date="2023-10-25T18:15:00Z">
              <w:rPr>
                <w:color w:val="000000"/>
                <w:spacing w:val="-1"/>
                <w:szCs w:val="24"/>
                <w:lang w:val="fr-ML"/>
              </w:rPr>
            </w:rPrChange>
          </w:rPr>
          <w:delText>e</w:delText>
        </w:r>
        <w:r w:rsidRPr="007A4AFC" w:rsidDel="00166699">
          <w:rPr>
            <w:color w:val="000000" w:themeColor="text1"/>
            <w:szCs w:val="24"/>
            <w:lang w:val="fr-ML"/>
            <w:rPrChange w:id="19063" w:author="Dr Mamadou SANOGO" w:date="2023-10-25T18:15:00Z">
              <w:rPr>
                <w:color w:val="000000"/>
                <w:szCs w:val="24"/>
                <w:lang w:val="fr-ML"/>
              </w:rPr>
            </w:rPrChange>
          </w:rPr>
          <w:delText>r le</w:delText>
        </w:r>
        <w:r w:rsidRPr="007A4AFC" w:rsidDel="00166699">
          <w:rPr>
            <w:color w:val="000000" w:themeColor="text1"/>
            <w:spacing w:val="-1"/>
            <w:szCs w:val="24"/>
            <w:lang w:val="fr-ML"/>
            <w:rPrChange w:id="1906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65" w:author="Dr Mamadou SANOGO" w:date="2023-10-25T18:15:00Z">
              <w:rPr>
                <w:color w:val="000000"/>
                <w:szCs w:val="24"/>
                <w:lang w:val="fr-ML"/>
              </w:rPr>
            </w:rPrChange>
          </w:rPr>
          <w:delText>ju</w:delText>
        </w:r>
        <w:r w:rsidRPr="007A4AFC" w:rsidDel="00166699">
          <w:rPr>
            <w:color w:val="000000" w:themeColor="text1"/>
            <w:spacing w:val="4"/>
            <w:szCs w:val="24"/>
            <w:lang w:val="fr-ML"/>
            <w:rPrChange w:id="19066" w:author="Dr Mamadou SANOGO" w:date="2023-10-25T18:15:00Z">
              <w:rPr>
                <w:color w:val="000000"/>
                <w:spacing w:val="4"/>
                <w:szCs w:val="24"/>
                <w:lang w:val="fr-ML"/>
              </w:rPr>
            </w:rPrChange>
          </w:rPr>
          <w:delText>r</w:delText>
        </w:r>
        <w:r w:rsidRPr="007A4AFC" w:rsidDel="00166699">
          <w:rPr>
            <w:color w:val="000000" w:themeColor="text1"/>
            <w:szCs w:val="24"/>
            <w:lang w:val="fr-ML"/>
            <w:rPrChange w:id="19067" w:author="Dr Mamadou SANOGO" w:date="2023-10-25T18:15:00Z">
              <w:rPr>
                <w:color w:val="000000"/>
                <w:szCs w:val="24"/>
                <w:lang w:val="fr-ML"/>
              </w:rPr>
            </w:rPrChange>
          </w:rPr>
          <w:delText>y</w:delText>
        </w:r>
        <w:r w:rsidRPr="007A4AFC" w:rsidDel="00166699">
          <w:rPr>
            <w:color w:val="000000" w:themeColor="text1"/>
            <w:spacing w:val="-5"/>
            <w:szCs w:val="24"/>
            <w:lang w:val="fr-ML"/>
            <w:rPrChange w:id="19068"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069" w:author="Dr Mamadou SANOGO" w:date="2023-10-25T18:15:00Z">
              <w:rPr>
                <w:color w:val="000000"/>
                <w:szCs w:val="24"/>
                <w:lang w:val="fr-ML"/>
              </w:rPr>
            </w:rPrChange>
          </w:rPr>
          <w:delText>:</w:delText>
        </w:r>
      </w:del>
    </w:p>
    <w:p w14:paraId="5794D2AC" w14:textId="3782BAFF" w:rsidR="0032620E" w:rsidRPr="007A4AFC" w:rsidDel="00166699" w:rsidRDefault="0032620E">
      <w:pPr>
        <w:pStyle w:val="Titre"/>
        <w:tabs>
          <w:tab w:val="num" w:pos="-4820"/>
        </w:tabs>
        <w:spacing w:line="276" w:lineRule="auto"/>
        <w:jc w:val="both"/>
        <w:rPr>
          <w:del w:id="19070" w:author="Dr Mamadou SANOGO" w:date="2023-10-25T17:56:00Z"/>
          <w:color w:val="000000" w:themeColor="text1"/>
          <w:szCs w:val="24"/>
          <w:lang w:val="fr-ML"/>
          <w:rPrChange w:id="19071" w:author="Dr Mamadou SANOGO" w:date="2023-10-25T18:15:00Z">
            <w:rPr>
              <w:del w:id="19072" w:author="Dr Mamadou SANOGO" w:date="2023-10-25T17:56:00Z"/>
              <w:color w:val="000000"/>
              <w:szCs w:val="24"/>
              <w:lang w:val="fr-ML"/>
            </w:rPr>
          </w:rPrChange>
        </w:rPr>
        <w:pPrChange w:id="19073" w:author="Dr Mamadou SANOGO" w:date="2023-10-25T17:57:00Z">
          <w:pPr>
            <w:widowControl w:val="0"/>
            <w:numPr>
              <w:numId w:val="10"/>
            </w:numPr>
            <w:autoSpaceDE w:val="0"/>
            <w:autoSpaceDN w:val="0"/>
            <w:adjustRightInd w:val="0"/>
            <w:spacing w:line="240" w:lineRule="auto"/>
            <w:ind w:left="903" w:right="-36" w:hanging="360"/>
          </w:pPr>
        </w:pPrChange>
      </w:pPr>
      <w:del w:id="19074" w:author="Dr Mamadou SANOGO" w:date="2023-10-25T17:56:00Z">
        <w:r w:rsidRPr="007A4AFC" w:rsidDel="00166699">
          <w:rPr>
            <w:color w:val="000000" w:themeColor="text1"/>
            <w:szCs w:val="24"/>
            <w:lang w:val="fr-ML"/>
            <w:rPrChange w:id="19075" w:author="Dr Mamadou SANOGO" w:date="2023-10-25T18:15:00Z">
              <w:rPr>
                <w:color w:val="000000"/>
                <w:szCs w:val="24"/>
                <w:lang w:val="fr-ML"/>
              </w:rPr>
            </w:rPrChange>
          </w:rPr>
          <w:delText>la mo</w:delText>
        </w:r>
        <w:r w:rsidRPr="007A4AFC" w:rsidDel="00166699">
          <w:rPr>
            <w:color w:val="000000" w:themeColor="text1"/>
            <w:spacing w:val="1"/>
            <w:szCs w:val="24"/>
            <w:lang w:val="fr-ML"/>
            <w:rPrChange w:id="19076" w:author="Dr Mamadou SANOGO" w:date="2023-10-25T18:15:00Z">
              <w:rPr>
                <w:color w:val="000000"/>
                <w:spacing w:val="1"/>
                <w:szCs w:val="24"/>
                <w:lang w:val="fr-ML"/>
              </w:rPr>
            </w:rPrChange>
          </w:rPr>
          <w:delText>i</w:delText>
        </w:r>
        <w:r w:rsidRPr="007A4AFC" w:rsidDel="00166699">
          <w:rPr>
            <w:color w:val="000000" w:themeColor="text1"/>
            <w:szCs w:val="24"/>
            <w:lang w:val="fr-ML"/>
            <w:rPrChange w:id="19077" w:author="Dr Mamadou SANOGO" w:date="2023-10-25T18:15:00Z">
              <w:rPr>
                <w:color w:val="000000"/>
                <w:szCs w:val="24"/>
                <w:lang w:val="fr-ML"/>
              </w:rPr>
            </w:rPrChange>
          </w:rPr>
          <w:delText>t</w:delText>
        </w:r>
        <w:r w:rsidRPr="007A4AFC" w:rsidDel="00166699">
          <w:rPr>
            <w:color w:val="000000" w:themeColor="text1"/>
            <w:spacing w:val="1"/>
            <w:szCs w:val="24"/>
            <w:lang w:val="fr-ML"/>
            <w:rPrChange w:id="19078" w:author="Dr Mamadou SANOGO" w:date="2023-10-25T18:15:00Z">
              <w:rPr>
                <w:color w:val="000000"/>
                <w:spacing w:val="1"/>
                <w:szCs w:val="24"/>
                <w:lang w:val="fr-ML"/>
              </w:rPr>
            </w:rPrChange>
          </w:rPr>
          <w:delText>i</w:delText>
        </w:r>
        <w:r w:rsidRPr="007A4AFC" w:rsidDel="00166699">
          <w:rPr>
            <w:color w:val="000000" w:themeColor="text1"/>
            <w:szCs w:val="24"/>
            <w:lang w:val="fr-ML"/>
            <w:rPrChange w:id="19079" w:author="Dr Mamadou SANOGO" w:date="2023-10-25T18:15:00Z">
              <w:rPr>
                <w:color w:val="000000"/>
                <w:szCs w:val="24"/>
                <w:lang w:val="fr-ML"/>
              </w:rPr>
            </w:rPrChange>
          </w:rPr>
          <w:delText>é du ju</w:delText>
        </w:r>
        <w:r w:rsidRPr="007A4AFC" w:rsidDel="00166699">
          <w:rPr>
            <w:color w:val="000000" w:themeColor="text1"/>
            <w:spacing w:val="2"/>
            <w:szCs w:val="24"/>
            <w:lang w:val="fr-ML"/>
            <w:rPrChange w:id="19080" w:author="Dr Mamadou SANOGO" w:date="2023-10-25T18:15:00Z">
              <w:rPr>
                <w:color w:val="000000"/>
                <w:spacing w:val="2"/>
                <w:szCs w:val="24"/>
                <w:lang w:val="fr-ML"/>
              </w:rPr>
            </w:rPrChange>
          </w:rPr>
          <w:delText>r</w:delText>
        </w:r>
        <w:r w:rsidRPr="007A4AFC" w:rsidDel="00166699">
          <w:rPr>
            <w:color w:val="000000" w:themeColor="text1"/>
            <w:szCs w:val="24"/>
            <w:lang w:val="fr-ML"/>
            <w:rPrChange w:id="19081" w:author="Dr Mamadou SANOGO" w:date="2023-10-25T18:15:00Z">
              <w:rPr>
                <w:color w:val="000000"/>
                <w:szCs w:val="24"/>
                <w:lang w:val="fr-ML"/>
              </w:rPr>
            </w:rPrChange>
          </w:rPr>
          <w:delText xml:space="preserve">y </w:delText>
        </w:r>
        <w:r w:rsidRPr="007A4AFC" w:rsidDel="00166699">
          <w:rPr>
            <w:color w:val="000000" w:themeColor="text1"/>
            <w:spacing w:val="-1"/>
            <w:szCs w:val="24"/>
            <w:lang w:val="fr-ML"/>
            <w:rPrChange w:id="19082" w:author="Dr Mamadou SANOGO" w:date="2023-10-25T18:15:00Z">
              <w:rPr>
                <w:color w:val="000000"/>
                <w:spacing w:val="-1"/>
                <w:szCs w:val="24"/>
                <w:lang w:val="fr-ML"/>
              </w:rPr>
            </w:rPrChange>
          </w:rPr>
          <w:delText>a</w:delText>
        </w:r>
        <w:r w:rsidRPr="007A4AFC" w:rsidDel="00166699">
          <w:rPr>
            <w:color w:val="000000" w:themeColor="text1"/>
            <w:szCs w:val="24"/>
            <w:lang w:val="fr-ML"/>
            <w:rPrChange w:id="19083" w:author="Dr Mamadou SANOGO" w:date="2023-10-25T18:15:00Z">
              <w:rPr>
                <w:color w:val="000000"/>
                <w:szCs w:val="24"/>
                <w:lang w:val="fr-ML"/>
              </w:rPr>
            </w:rPrChange>
          </w:rPr>
          <w:delText>u mo</w:delText>
        </w:r>
        <w:r w:rsidRPr="007A4AFC" w:rsidDel="00166699">
          <w:rPr>
            <w:color w:val="000000" w:themeColor="text1"/>
            <w:spacing w:val="1"/>
            <w:szCs w:val="24"/>
            <w:lang w:val="fr-ML"/>
            <w:rPrChange w:id="19084" w:author="Dr Mamadou SANOGO" w:date="2023-10-25T18:15:00Z">
              <w:rPr>
                <w:color w:val="000000"/>
                <w:spacing w:val="1"/>
                <w:szCs w:val="24"/>
                <w:lang w:val="fr-ML"/>
              </w:rPr>
            </w:rPrChange>
          </w:rPr>
          <w:delText>i</w:delText>
        </w:r>
        <w:r w:rsidRPr="007A4AFC" w:rsidDel="00166699">
          <w:rPr>
            <w:color w:val="000000" w:themeColor="text1"/>
            <w:szCs w:val="24"/>
            <w:lang w:val="fr-ML"/>
            <w:rPrChange w:id="19085" w:author="Dr Mamadou SANOGO" w:date="2023-10-25T18:15:00Z">
              <w:rPr>
                <w:color w:val="000000"/>
                <w:szCs w:val="24"/>
                <w:lang w:val="fr-ML"/>
              </w:rPr>
            </w:rPrChange>
          </w:rPr>
          <w:delText xml:space="preserve">ns doit </w:delText>
        </w:r>
        <w:r w:rsidRPr="007A4AFC" w:rsidDel="00166699">
          <w:rPr>
            <w:color w:val="000000" w:themeColor="text1"/>
            <w:spacing w:val="-1"/>
            <w:szCs w:val="24"/>
            <w:lang w:val="fr-ML"/>
            <w:rPrChange w:id="19086" w:author="Dr Mamadou SANOGO" w:date="2023-10-25T18:15:00Z">
              <w:rPr>
                <w:color w:val="000000"/>
                <w:spacing w:val="-1"/>
                <w:szCs w:val="24"/>
                <w:lang w:val="fr-ML"/>
              </w:rPr>
            </w:rPrChange>
          </w:rPr>
          <w:delText>ê</w:delText>
        </w:r>
        <w:r w:rsidRPr="007A4AFC" w:rsidDel="00166699">
          <w:rPr>
            <w:color w:val="000000" w:themeColor="text1"/>
            <w:szCs w:val="24"/>
            <w:lang w:val="fr-ML"/>
            <w:rPrChange w:id="19087" w:author="Dr Mamadou SANOGO" w:date="2023-10-25T18:15:00Z">
              <w:rPr>
                <w:color w:val="000000"/>
                <w:szCs w:val="24"/>
                <w:lang w:val="fr-ML"/>
              </w:rPr>
            </w:rPrChange>
          </w:rPr>
          <w:delText xml:space="preserve">tre </w:delText>
        </w:r>
        <w:r w:rsidRPr="007A4AFC" w:rsidDel="00166699">
          <w:rPr>
            <w:color w:val="000000" w:themeColor="text1"/>
            <w:spacing w:val="-1"/>
            <w:szCs w:val="24"/>
            <w:lang w:val="fr-ML"/>
            <w:rPrChange w:id="19088" w:author="Dr Mamadou SANOGO" w:date="2023-10-25T18:15:00Z">
              <w:rPr>
                <w:color w:val="000000"/>
                <w:spacing w:val="-1"/>
                <w:szCs w:val="24"/>
                <w:lang w:val="fr-ML"/>
              </w:rPr>
            </w:rPrChange>
          </w:rPr>
          <w:delText>c</w:delText>
        </w:r>
        <w:r w:rsidRPr="007A4AFC" w:rsidDel="00166699">
          <w:rPr>
            <w:color w:val="000000" w:themeColor="text1"/>
            <w:szCs w:val="24"/>
            <w:lang w:val="fr-ML"/>
            <w:rPrChange w:id="19089"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090" w:author="Dr Mamadou SANOGO" w:date="2023-10-25T18:15:00Z">
              <w:rPr>
                <w:color w:val="000000"/>
                <w:spacing w:val="-1"/>
                <w:szCs w:val="24"/>
                <w:lang w:val="fr-ML"/>
              </w:rPr>
            </w:rPrChange>
          </w:rPr>
          <w:delText>é</w:delText>
        </w:r>
        <w:r w:rsidRPr="007A4AFC" w:rsidDel="00166699">
          <w:rPr>
            <w:color w:val="000000" w:themeColor="text1"/>
            <w:szCs w:val="24"/>
            <w:lang w:val="fr-ML"/>
            <w:rPrChange w:id="19091" w:author="Dr Mamadou SANOGO" w:date="2023-10-25T18:15:00Z">
              <w:rPr>
                <w:color w:val="000000"/>
                <w:szCs w:val="24"/>
                <w:lang w:val="fr-ML"/>
              </w:rPr>
            </w:rPrChange>
          </w:rPr>
          <w:delText xml:space="preserve">e de </w:delText>
        </w:r>
        <w:r w:rsidRPr="007A4AFC" w:rsidDel="00166699">
          <w:rPr>
            <w:color w:val="000000" w:themeColor="text1"/>
            <w:spacing w:val="2"/>
            <w:szCs w:val="24"/>
            <w:lang w:val="fr-ML"/>
            <w:rPrChange w:id="19092" w:author="Dr Mamadou SANOGO" w:date="2023-10-25T18:15:00Z">
              <w:rPr>
                <w:color w:val="000000"/>
                <w:spacing w:val="2"/>
                <w:szCs w:val="24"/>
                <w:lang w:val="fr-ML"/>
              </w:rPr>
            </w:rPrChange>
          </w:rPr>
          <w:delText>p</w:delText>
        </w:r>
        <w:r w:rsidRPr="007A4AFC" w:rsidDel="00166699">
          <w:rPr>
            <w:color w:val="000000" w:themeColor="text1"/>
            <w:szCs w:val="24"/>
            <w:lang w:val="fr-ML"/>
            <w:rPrChange w:id="19093" w:author="Dr Mamadou SANOGO" w:date="2023-10-25T18:15:00Z">
              <w:rPr>
                <w:color w:val="000000"/>
                <w:szCs w:val="24"/>
                <w:lang w:val="fr-ML"/>
              </w:rPr>
            </w:rPrChange>
          </w:rPr>
          <w:delText>ro</w:delText>
        </w:r>
        <w:r w:rsidRPr="007A4AFC" w:rsidDel="00166699">
          <w:rPr>
            <w:color w:val="000000" w:themeColor="text1"/>
            <w:spacing w:val="-1"/>
            <w:szCs w:val="24"/>
            <w:lang w:val="fr-ML"/>
            <w:rPrChange w:id="19094" w:author="Dr Mamadou SANOGO" w:date="2023-10-25T18:15:00Z">
              <w:rPr>
                <w:color w:val="000000"/>
                <w:spacing w:val="-1"/>
                <w:szCs w:val="24"/>
                <w:lang w:val="fr-ML"/>
              </w:rPr>
            </w:rPrChange>
          </w:rPr>
          <w:delText>fe</w:delText>
        </w:r>
        <w:r w:rsidRPr="007A4AFC" w:rsidDel="00166699">
          <w:rPr>
            <w:color w:val="000000" w:themeColor="text1"/>
            <w:szCs w:val="24"/>
            <w:lang w:val="fr-ML"/>
            <w:rPrChange w:id="19095" w:author="Dr Mamadou SANOGO" w:date="2023-10-25T18:15:00Z">
              <w:rPr>
                <w:color w:val="000000"/>
                <w:szCs w:val="24"/>
                <w:lang w:val="fr-ML"/>
              </w:rPr>
            </w:rPrChange>
          </w:rPr>
          <w:delText>s</w:delText>
        </w:r>
        <w:r w:rsidRPr="007A4AFC" w:rsidDel="00166699">
          <w:rPr>
            <w:color w:val="000000" w:themeColor="text1"/>
            <w:spacing w:val="3"/>
            <w:szCs w:val="24"/>
            <w:lang w:val="fr-ML"/>
            <w:rPrChange w:id="19096" w:author="Dr Mamadou SANOGO" w:date="2023-10-25T18:15:00Z">
              <w:rPr>
                <w:color w:val="000000"/>
                <w:spacing w:val="3"/>
                <w:szCs w:val="24"/>
                <w:lang w:val="fr-ML"/>
              </w:rPr>
            </w:rPrChange>
          </w:rPr>
          <w:delText>s</w:delText>
        </w:r>
        <w:r w:rsidRPr="007A4AFC" w:rsidDel="00166699">
          <w:rPr>
            <w:color w:val="000000" w:themeColor="text1"/>
            <w:spacing w:val="-1"/>
            <w:szCs w:val="24"/>
            <w:lang w:val="fr-ML"/>
            <w:rPrChange w:id="19097"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098" w:author="Dr Mamadou SANOGO" w:date="2023-10-25T18:15:00Z">
              <w:rPr>
                <w:color w:val="000000"/>
                <w:szCs w:val="24"/>
                <w:lang w:val="fr-ML"/>
              </w:rPr>
            </w:rPrChange>
          </w:rPr>
          <w:delText>urs (U</w:delText>
        </w:r>
        <w:r w:rsidRPr="007A4AFC" w:rsidDel="00166699">
          <w:rPr>
            <w:color w:val="000000" w:themeColor="text1"/>
            <w:szCs w:val="24"/>
            <w:lang w:val="fr-ML"/>
            <w:rPrChange w:id="19099" w:author="Dr Mamadou SANOGO" w:date="2023-10-25T18:15:00Z">
              <w:rPr>
                <w:color w:val="000000"/>
                <w:szCs w:val="24"/>
                <w:lang w:val="fr-ML"/>
              </w:rPr>
            </w:rPrChange>
          </w:rPr>
          <w:delText xml:space="preserve">n maître </w:delText>
        </w:r>
        <w:r w:rsidRPr="007A4AFC" w:rsidDel="00166699">
          <w:rPr>
            <w:color w:val="000000" w:themeColor="text1"/>
            <w:spacing w:val="2"/>
            <w:szCs w:val="24"/>
            <w:lang w:val="fr-ML"/>
            <w:rPrChange w:id="19100" w:author="Dr Mamadou SANOGO" w:date="2023-10-25T18:15:00Z">
              <w:rPr>
                <w:color w:val="000000"/>
                <w:spacing w:val="2"/>
                <w:szCs w:val="24"/>
                <w:lang w:val="fr-ML"/>
              </w:rPr>
            </w:rPrChange>
          </w:rPr>
          <w:delText>d</w:delText>
        </w:r>
        <w:r w:rsidRPr="007A4AFC" w:rsidDel="00166699">
          <w:rPr>
            <w:color w:val="000000" w:themeColor="text1"/>
            <w:szCs w:val="24"/>
            <w:lang w:val="fr-ML"/>
            <w:rPrChange w:id="19101"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102" w:author="Dr Mamadou SANOGO" w:date="2023-10-25T18:15:00Z">
              <w:rPr>
                <w:color w:val="000000"/>
                <w:spacing w:val="-1"/>
                <w:szCs w:val="24"/>
                <w:lang w:val="fr-ML"/>
              </w:rPr>
            </w:rPrChange>
          </w:rPr>
          <w:delText>c</w:delText>
        </w:r>
        <w:r w:rsidRPr="007A4AFC" w:rsidDel="00166699">
          <w:rPr>
            <w:color w:val="000000" w:themeColor="text1"/>
            <w:szCs w:val="24"/>
            <w:lang w:val="fr-ML"/>
            <w:rPrChange w:id="19103" w:author="Dr Mamadou SANOGO" w:date="2023-10-25T18:15:00Z">
              <w:rPr>
                <w:color w:val="000000"/>
                <w:szCs w:val="24"/>
                <w:lang w:val="fr-ML"/>
              </w:rPr>
            </w:rPrChange>
          </w:rPr>
          <w:delText>onf</w:delText>
        </w:r>
        <w:r w:rsidRPr="007A4AFC" w:rsidDel="00166699">
          <w:rPr>
            <w:color w:val="000000" w:themeColor="text1"/>
            <w:spacing w:val="-2"/>
            <w:szCs w:val="24"/>
            <w:lang w:val="fr-ML"/>
            <w:rPrChange w:id="19104"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105"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106" w:author="Dr Mamadou SANOGO" w:date="2023-10-25T18:15:00Z">
              <w:rPr>
                <w:color w:val="000000"/>
                <w:spacing w:val="-1"/>
                <w:szCs w:val="24"/>
                <w:lang w:val="fr-ML"/>
              </w:rPr>
            </w:rPrChange>
          </w:rPr>
          <w:delText>e</w:delText>
        </w:r>
        <w:r w:rsidRPr="007A4AFC" w:rsidDel="00166699">
          <w:rPr>
            <w:color w:val="000000" w:themeColor="text1"/>
            <w:szCs w:val="24"/>
            <w:lang w:val="fr-ML"/>
            <w:rPrChange w:id="19107" w:author="Dr Mamadou SANOGO" w:date="2023-10-25T18:15:00Z">
              <w:rPr>
                <w:color w:val="000000"/>
                <w:szCs w:val="24"/>
                <w:lang w:val="fr-ML"/>
              </w:rPr>
            </w:rPrChange>
          </w:rPr>
          <w:delText>n</w:delText>
        </w:r>
        <w:r w:rsidRPr="007A4AFC" w:rsidDel="00166699">
          <w:rPr>
            <w:color w:val="000000" w:themeColor="text1"/>
            <w:spacing w:val="1"/>
            <w:szCs w:val="24"/>
            <w:lang w:val="fr-ML"/>
            <w:rPrChange w:id="19108"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109"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110" w:author="Dr Mamadou SANOGO" w:date="2023-10-25T18:15:00Z">
              <w:rPr>
                <w:color w:val="000000"/>
                <w:szCs w:val="24"/>
                <w:lang w:val="fr-ML"/>
              </w:rPr>
            </w:rPrChange>
          </w:rPr>
          <w:delText>s</w:delText>
        </w:r>
        <w:r w:rsidRPr="007A4AFC" w:rsidDel="00166699">
          <w:rPr>
            <w:color w:val="000000" w:themeColor="text1"/>
            <w:spacing w:val="1"/>
            <w:szCs w:val="24"/>
            <w:lang w:val="fr-ML"/>
            <w:rPrChange w:id="1911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12" w:author="Dr Mamadou SANOGO" w:date="2023-10-25T18:15:00Z">
              <w:rPr>
                <w:color w:val="000000"/>
                <w:szCs w:val="24"/>
                <w:lang w:val="fr-ML"/>
              </w:rPr>
            </w:rPrChange>
          </w:rPr>
          <w:delText>h</w:delText>
        </w:r>
        <w:r w:rsidRPr="007A4AFC" w:rsidDel="00166699">
          <w:rPr>
            <w:color w:val="000000" w:themeColor="text1"/>
            <w:spacing w:val="-1"/>
            <w:szCs w:val="24"/>
            <w:lang w:val="fr-ML"/>
            <w:rPrChange w:id="19113" w:author="Dr Mamadou SANOGO" w:date="2023-10-25T18:15:00Z">
              <w:rPr>
                <w:color w:val="000000"/>
                <w:spacing w:val="-1"/>
                <w:szCs w:val="24"/>
                <w:lang w:val="fr-ML"/>
              </w:rPr>
            </w:rPrChange>
          </w:rPr>
          <w:delText>a</w:delText>
        </w:r>
        <w:r w:rsidRPr="007A4AFC" w:rsidDel="00166699">
          <w:rPr>
            <w:color w:val="000000" w:themeColor="text1"/>
            <w:szCs w:val="24"/>
            <w:lang w:val="fr-ML"/>
            <w:rPrChange w:id="19114" w:author="Dr Mamadou SANOGO" w:date="2023-10-25T18:15:00Z">
              <w:rPr>
                <w:color w:val="000000"/>
                <w:szCs w:val="24"/>
                <w:lang w:val="fr-ML"/>
              </w:rPr>
            </w:rPrChange>
          </w:rPr>
          <w:delText>b</w:delText>
        </w:r>
        <w:r w:rsidRPr="007A4AFC" w:rsidDel="00166699">
          <w:rPr>
            <w:color w:val="000000" w:themeColor="text1"/>
            <w:spacing w:val="3"/>
            <w:szCs w:val="24"/>
            <w:lang w:val="fr-ML"/>
            <w:rPrChange w:id="19115" w:author="Dr Mamadou SANOGO" w:date="2023-10-25T18:15:00Z">
              <w:rPr>
                <w:color w:val="000000"/>
                <w:spacing w:val="3"/>
                <w:szCs w:val="24"/>
                <w:lang w:val="fr-ML"/>
              </w:rPr>
            </w:rPrChange>
          </w:rPr>
          <w:delText>i</w:delText>
        </w:r>
        <w:r w:rsidRPr="007A4AFC" w:rsidDel="00166699">
          <w:rPr>
            <w:color w:val="000000" w:themeColor="text1"/>
            <w:szCs w:val="24"/>
            <w:lang w:val="fr-ML"/>
            <w:rPrChange w:id="19116" w:author="Dr Mamadou SANOGO" w:date="2023-10-25T18:15:00Z">
              <w:rPr>
                <w:color w:val="000000"/>
                <w:szCs w:val="24"/>
                <w:lang w:val="fr-ML"/>
              </w:rPr>
            </w:rPrChange>
          </w:rPr>
          <w:delText>l</w:delText>
        </w:r>
        <w:r w:rsidRPr="007A4AFC" w:rsidDel="00166699">
          <w:rPr>
            <w:color w:val="000000" w:themeColor="text1"/>
            <w:spacing w:val="1"/>
            <w:szCs w:val="24"/>
            <w:lang w:val="fr-ML"/>
            <w:rPrChange w:id="19117" w:author="Dr Mamadou SANOGO" w:date="2023-10-25T18:15:00Z">
              <w:rPr>
                <w:color w:val="000000"/>
                <w:spacing w:val="1"/>
                <w:szCs w:val="24"/>
                <w:lang w:val="fr-ML"/>
              </w:rPr>
            </w:rPrChange>
          </w:rPr>
          <w:delText>i</w:delText>
        </w:r>
        <w:r w:rsidRPr="007A4AFC" w:rsidDel="00166699">
          <w:rPr>
            <w:color w:val="000000" w:themeColor="text1"/>
            <w:szCs w:val="24"/>
            <w:lang w:val="fr-ML"/>
            <w:rPrChange w:id="19118" w:author="Dr Mamadou SANOGO" w:date="2023-10-25T18:15:00Z">
              <w:rPr>
                <w:color w:val="000000"/>
                <w:szCs w:val="24"/>
                <w:lang w:val="fr-ML"/>
              </w:rPr>
            </w:rPrChange>
          </w:rPr>
          <w:delText>té</w:delText>
        </w:r>
        <w:r w:rsidRPr="007A4AFC" w:rsidDel="00166699">
          <w:rPr>
            <w:color w:val="000000" w:themeColor="text1"/>
            <w:spacing w:val="1"/>
            <w:szCs w:val="24"/>
            <w:lang w:val="fr-ML"/>
            <w:rPrChange w:id="1911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20" w:author="Dr Mamadou SANOGO" w:date="2023-10-25T18:15:00Z">
              <w:rPr>
                <w:color w:val="000000"/>
                <w:szCs w:val="24"/>
                <w:lang w:val="fr-ML"/>
              </w:rPr>
            </w:rPrChange>
          </w:rPr>
          <w:delText>à diri</w:delText>
        </w:r>
        <w:r w:rsidRPr="007A4AFC" w:rsidDel="00166699">
          <w:rPr>
            <w:color w:val="000000" w:themeColor="text1"/>
            <w:spacing w:val="-2"/>
            <w:szCs w:val="24"/>
            <w:lang w:val="fr-ML"/>
            <w:rPrChange w:id="19121" w:author="Dr Mamadou SANOGO" w:date="2023-10-25T18:15:00Z">
              <w:rPr>
                <w:color w:val="000000"/>
                <w:spacing w:val="-2"/>
                <w:szCs w:val="24"/>
                <w:lang w:val="fr-ML"/>
              </w:rPr>
            </w:rPrChange>
          </w:rPr>
          <w:delText>g</w:delText>
        </w:r>
        <w:r w:rsidRPr="007A4AFC" w:rsidDel="00166699">
          <w:rPr>
            <w:color w:val="000000" w:themeColor="text1"/>
            <w:spacing w:val="-1"/>
            <w:szCs w:val="24"/>
            <w:lang w:val="fr-ML"/>
            <w:rPrChange w:id="19122" w:author="Dr Mamadou SANOGO" w:date="2023-10-25T18:15:00Z">
              <w:rPr>
                <w:color w:val="000000"/>
                <w:spacing w:val="-1"/>
                <w:szCs w:val="24"/>
                <w:lang w:val="fr-ML"/>
              </w:rPr>
            </w:rPrChange>
          </w:rPr>
          <w:delText>e</w:delText>
        </w:r>
        <w:r w:rsidRPr="007A4AFC" w:rsidDel="00166699">
          <w:rPr>
            <w:color w:val="000000" w:themeColor="text1"/>
            <w:szCs w:val="24"/>
            <w:lang w:val="fr-ML"/>
            <w:rPrChange w:id="19123"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124"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125" w:author="Dr Mamadou SANOGO" w:date="2023-10-25T18:15:00Z">
              <w:rPr>
                <w:color w:val="000000"/>
                <w:spacing w:val="-1"/>
                <w:szCs w:val="24"/>
                <w:lang w:val="fr-ML"/>
              </w:rPr>
            </w:rPrChange>
          </w:rPr>
          <w:delText>e</w:delText>
        </w:r>
        <w:r w:rsidRPr="007A4AFC" w:rsidDel="00166699">
          <w:rPr>
            <w:color w:val="000000" w:themeColor="text1"/>
            <w:szCs w:val="24"/>
            <w:lang w:val="fr-ML"/>
            <w:rPrChange w:id="19126" w:author="Dr Mamadou SANOGO" w:date="2023-10-25T18:15:00Z">
              <w:rPr>
                <w:color w:val="000000"/>
                <w:szCs w:val="24"/>
                <w:lang w:val="fr-ML"/>
              </w:rPr>
            </w:rPrChange>
          </w:rPr>
          <w:delText>s</w:delText>
        </w:r>
        <w:r w:rsidRPr="007A4AFC" w:rsidDel="00166699">
          <w:rPr>
            <w:color w:val="000000" w:themeColor="text1"/>
            <w:spacing w:val="1"/>
            <w:szCs w:val="24"/>
            <w:lang w:val="fr-ML"/>
            <w:rPrChange w:id="1912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28" w:author="Dr Mamadou SANOGO" w:date="2023-10-25T18:15:00Z">
              <w:rPr>
                <w:color w:val="000000"/>
                <w:szCs w:val="24"/>
                <w:lang w:val="fr-ML"/>
              </w:rPr>
            </w:rPrChange>
          </w:rPr>
          <w:delText>re</w:delText>
        </w:r>
        <w:r w:rsidRPr="007A4AFC" w:rsidDel="00166699">
          <w:rPr>
            <w:color w:val="000000" w:themeColor="text1"/>
            <w:spacing w:val="-1"/>
            <w:szCs w:val="24"/>
            <w:lang w:val="fr-ML"/>
            <w:rPrChange w:id="19129" w:author="Dr Mamadou SANOGO" w:date="2023-10-25T18:15:00Z">
              <w:rPr>
                <w:color w:val="000000"/>
                <w:spacing w:val="-1"/>
                <w:szCs w:val="24"/>
                <w:lang w:val="fr-ML"/>
              </w:rPr>
            </w:rPrChange>
          </w:rPr>
          <w:delText>c</w:delText>
        </w:r>
        <w:r w:rsidRPr="007A4AFC" w:rsidDel="00166699">
          <w:rPr>
            <w:color w:val="000000" w:themeColor="text1"/>
            <w:szCs w:val="24"/>
            <w:lang w:val="fr-ML"/>
            <w:rPrChange w:id="19130" w:author="Dr Mamadou SANOGO" w:date="2023-10-25T18:15:00Z">
              <w:rPr>
                <w:color w:val="000000"/>
                <w:szCs w:val="24"/>
                <w:lang w:val="fr-ML"/>
              </w:rPr>
            </w:rPrChange>
          </w:rPr>
          <w:delText>h</w:delText>
        </w:r>
        <w:r w:rsidRPr="007A4AFC" w:rsidDel="00166699">
          <w:rPr>
            <w:color w:val="000000" w:themeColor="text1"/>
            <w:spacing w:val="-1"/>
            <w:szCs w:val="24"/>
            <w:lang w:val="fr-ML"/>
            <w:rPrChange w:id="19131" w:author="Dr Mamadou SANOGO" w:date="2023-10-25T18:15:00Z">
              <w:rPr>
                <w:color w:val="000000"/>
                <w:spacing w:val="-1"/>
                <w:szCs w:val="24"/>
                <w:lang w:val="fr-ML"/>
              </w:rPr>
            </w:rPrChange>
          </w:rPr>
          <w:delText>e</w:delText>
        </w:r>
        <w:r w:rsidRPr="007A4AFC" w:rsidDel="00166699">
          <w:rPr>
            <w:color w:val="000000" w:themeColor="text1"/>
            <w:spacing w:val="1"/>
            <w:szCs w:val="24"/>
            <w:lang w:val="fr-ML"/>
            <w:rPrChange w:id="19132" w:author="Dr Mamadou SANOGO" w:date="2023-10-25T18:15:00Z">
              <w:rPr>
                <w:color w:val="000000"/>
                <w:spacing w:val="1"/>
                <w:szCs w:val="24"/>
                <w:lang w:val="fr-ML"/>
              </w:rPr>
            </w:rPrChange>
          </w:rPr>
          <w:delText>rc</w:delText>
        </w:r>
        <w:r w:rsidRPr="007A4AFC" w:rsidDel="00166699">
          <w:rPr>
            <w:color w:val="000000" w:themeColor="text1"/>
            <w:szCs w:val="24"/>
            <w:lang w:val="fr-ML"/>
            <w:rPrChange w:id="19133" w:author="Dr Mamadou SANOGO" w:date="2023-10-25T18:15:00Z">
              <w:rPr>
                <w:color w:val="000000"/>
                <w:szCs w:val="24"/>
                <w:lang w:val="fr-ML"/>
              </w:rPr>
            </w:rPrChange>
          </w:rPr>
          <w:delText>h</w:delText>
        </w:r>
        <w:r w:rsidRPr="007A4AFC" w:rsidDel="00166699">
          <w:rPr>
            <w:color w:val="000000" w:themeColor="text1"/>
            <w:spacing w:val="-1"/>
            <w:szCs w:val="24"/>
            <w:lang w:val="fr-ML"/>
            <w:rPrChange w:id="19134" w:author="Dr Mamadou SANOGO" w:date="2023-10-25T18:15:00Z">
              <w:rPr>
                <w:color w:val="000000"/>
                <w:spacing w:val="-1"/>
                <w:szCs w:val="24"/>
                <w:lang w:val="fr-ML"/>
              </w:rPr>
            </w:rPrChange>
          </w:rPr>
          <w:delText>e</w:delText>
        </w:r>
        <w:r w:rsidRPr="007A4AFC" w:rsidDel="00166699">
          <w:rPr>
            <w:color w:val="000000" w:themeColor="text1"/>
            <w:szCs w:val="24"/>
            <w:lang w:val="fr-ML"/>
            <w:rPrChange w:id="19135" w:author="Dr Mamadou SANOGO" w:date="2023-10-25T18:15:00Z">
              <w:rPr>
                <w:color w:val="000000"/>
                <w:szCs w:val="24"/>
                <w:lang w:val="fr-ML"/>
              </w:rPr>
            </w:rPrChange>
          </w:rPr>
          <w:delText>s</w:delText>
        </w:r>
        <w:r w:rsidRPr="007A4AFC" w:rsidDel="00166699">
          <w:rPr>
            <w:color w:val="000000" w:themeColor="text1"/>
            <w:spacing w:val="1"/>
            <w:szCs w:val="24"/>
            <w:lang w:val="fr-ML"/>
            <w:rPrChange w:id="19136"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137" w:author="Dr Mamadou SANOGO" w:date="2023-10-25T18:15:00Z">
              <w:rPr>
                <w:color w:val="000000"/>
                <w:spacing w:val="2"/>
                <w:szCs w:val="24"/>
                <w:lang w:val="fr-ML"/>
              </w:rPr>
            </w:rPrChange>
          </w:rPr>
          <w:delText>n</w:delText>
        </w:r>
        <w:r w:rsidRPr="007A4AFC" w:rsidDel="00166699">
          <w:rPr>
            <w:color w:val="000000" w:themeColor="text1"/>
            <w:spacing w:val="-2"/>
            <w:szCs w:val="24"/>
            <w:lang w:val="fr-ML"/>
            <w:rPrChange w:id="19138"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139" w:author="Dr Mamadou SANOGO" w:date="2023-10-25T18:15:00Z">
              <w:rPr>
                <w:color w:val="000000"/>
                <w:spacing w:val="-1"/>
                <w:szCs w:val="24"/>
                <w:lang w:val="fr-ML"/>
              </w:rPr>
            </w:rPrChange>
          </w:rPr>
          <w:delText>e</w:delText>
        </w:r>
        <w:r w:rsidRPr="007A4AFC" w:rsidDel="00166699">
          <w:rPr>
            <w:color w:val="000000" w:themeColor="text1"/>
            <w:szCs w:val="24"/>
            <w:lang w:val="fr-ML"/>
            <w:rPrChange w:id="19140" w:author="Dr Mamadou SANOGO" w:date="2023-10-25T18:15:00Z">
              <w:rPr>
                <w:color w:val="000000"/>
                <w:szCs w:val="24"/>
                <w:lang w:val="fr-ML"/>
              </w:rPr>
            </w:rPrChange>
          </w:rPr>
          <w:delText>st</w:delText>
        </w:r>
        <w:r w:rsidRPr="007A4AFC" w:rsidDel="00166699">
          <w:rPr>
            <w:color w:val="000000" w:themeColor="text1"/>
            <w:spacing w:val="2"/>
            <w:szCs w:val="24"/>
            <w:lang w:val="fr-ML"/>
            <w:rPrChange w:id="1914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142" w:author="Dr Mamadou SANOGO" w:date="2023-10-25T18:15:00Z">
              <w:rPr>
                <w:color w:val="000000"/>
                <w:szCs w:val="24"/>
                <w:lang w:val="fr-ML"/>
              </w:rPr>
            </w:rPrChange>
          </w:rPr>
          <w:delText>p</w:delText>
        </w:r>
        <w:r w:rsidRPr="007A4AFC" w:rsidDel="00166699">
          <w:rPr>
            <w:color w:val="000000" w:themeColor="text1"/>
            <w:spacing w:val="-1"/>
            <w:szCs w:val="24"/>
            <w:lang w:val="fr-ML"/>
            <w:rPrChange w:id="19143" w:author="Dr Mamadou SANOGO" w:date="2023-10-25T18:15:00Z">
              <w:rPr>
                <w:color w:val="000000"/>
                <w:spacing w:val="-1"/>
                <w:szCs w:val="24"/>
                <w:lang w:val="fr-ML"/>
              </w:rPr>
            </w:rPrChange>
          </w:rPr>
          <w:delText>a</w:delText>
        </w:r>
        <w:r w:rsidRPr="007A4AFC" w:rsidDel="00166699">
          <w:rPr>
            <w:color w:val="000000" w:themeColor="text1"/>
            <w:szCs w:val="24"/>
            <w:lang w:val="fr-ML"/>
            <w:rPrChange w:id="19144" w:author="Dr Mamadou SANOGO" w:date="2023-10-25T18:15:00Z">
              <w:rPr>
                <w:color w:val="000000"/>
                <w:szCs w:val="24"/>
                <w:lang w:val="fr-ML"/>
              </w:rPr>
            </w:rPrChange>
          </w:rPr>
          <w:delText>s</w:delText>
        </w:r>
        <w:r w:rsidRPr="007A4AFC" w:rsidDel="00166699">
          <w:rPr>
            <w:color w:val="000000" w:themeColor="text1"/>
            <w:spacing w:val="1"/>
            <w:szCs w:val="24"/>
            <w:lang w:val="fr-ML"/>
            <w:rPrChange w:id="1914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46" w:author="Dr Mamadou SANOGO" w:date="2023-10-25T18:15:00Z">
              <w:rPr>
                <w:color w:val="000000"/>
                <w:szCs w:val="24"/>
                <w:lang w:val="fr-ML"/>
              </w:rPr>
            </w:rPrChange>
          </w:rPr>
          <w:delText>pris</w:delText>
        </w:r>
        <w:r w:rsidRPr="007A4AFC" w:rsidDel="00166699">
          <w:rPr>
            <w:color w:val="000000" w:themeColor="text1"/>
            <w:spacing w:val="3"/>
            <w:szCs w:val="24"/>
            <w:lang w:val="fr-ML"/>
            <w:rPrChange w:id="19147" w:author="Dr Mamadou SANOGO" w:date="2023-10-25T18:15:00Z">
              <w:rPr>
                <w:color w:val="000000"/>
                <w:spacing w:val="3"/>
                <w:szCs w:val="24"/>
                <w:lang w:val="fr-ML"/>
              </w:rPr>
            </w:rPrChange>
          </w:rPr>
          <w:delText xml:space="preserve"> </w:delText>
        </w:r>
        <w:r w:rsidRPr="007A4AFC" w:rsidDel="00166699">
          <w:rPr>
            <w:color w:val="000000" w:themeColor="text1"/>
            <w:spacing w:val="-1"/>
            <w:szCs w:val="24"/>
            <w:lang w:val="fr-ML"/>
            <w:rPrChange w:id="19148" w:author="Dr Mamadou SANOGO" w:date="2023-10-25T18:15:00Z">
              <w:rPr>
                <w:color w:val="000000"/>
                <w:spacing w:val="-1"/>
                <w:szCs w:val="24"/>
                <w:lang w:val="fr-ML"/>
              </w:rPr>
            </w:rPrChange>
          </w:rPr>
          <w:delText>e</w:delText>
        </w:r>
        <w:r w:rsidRPr="007A4AFC" w:rsidDel="00166699">
          <w:rPr>
            <w:color w:val="000000" w:themeColor="text1"/>
            <w:szCs w:val="24"/>
            <w:lang w:val="fr-ML"/>
            <w:rPrChange w:id="19149" w:author="Dr Mamadou SANOGO" w:date="2023-10-25T18:15:00Z">
              <w:rPr>
                <w:color w:val="000000"/>
                <w:szCs w:val="24"/>
                <w:lang w:val="fr-ML"/>
              </w:rPr>
            </w:rPrChange>
          </w:rPr>
          <w:delText>n</w:delText>
        </w:r>
        <w:r w:rsidRPr="007A4AFC" w:rsidDel="00166699">
          <w:rPr>
            <w:color w:val="000000" w:themeColor="text1"/>
            <w:spacing w:val="1"/>
            <w:szCs w:val="24"/>
            <w:lang w:val="fr-ML"/>
            <w:rPrChange w:id="19150"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151" w:author="Dr Mamadou SANOGO" w:date="2023-10-25T18:15:00Z">
              <w:rPr>
                <w:color w:val="000000"/>
                <w:spacing w:val="-1"/>
                <w:szCs w:val="24"/>
                <w:lang w:val="fr-ML"/>
              </w:rPr>
            </w:rPrChange>
          </w:rPr>
          <w:delText>c</w:delText>
        </w:r>
        <w:r w:rsidRPr="007A4AFC" w:rsidDel="00166699">
          <w:rPr>
            <w:color w:val="000000" w:themeColor="text1"/>
            <w:szCs w:val="24"/>
            <w:lang w:val="fr-ML"/>
            <w:rPrChange w:id="19152" w:author="Dr Mamadou SANOGO" w:date="2023-10-25T18:15:00Z">
              <w:rPr>
                <w:color w:val="000000"/>
                <w:szCs w:val="24"/>
                <w:lang w:val="fr-ML"/>
              </w:rPr>
            </w:rPrChange>
          </w:rPr>
          <w:delText>omp</w:delText>
        </w:r>
        <w:r w:rsidRPr="007A4AFC" w:rsidDel="00166699">
          <w:rPr>
            <w:color w:val="000000" w:themeColor="text1"/>
            <w:spacing w:val="1"/>
            <w:szCs w:val="24"/>
            <w:lang w:val="fr-ML"/>
            <w:rPrChange w:id="19153" w:author="Dr Mamadou SANOGO" w:date="2023-10-25T18:15:00Z">
              <w:rPr>
                <w:color w:val="000000"/>
                <w:spacing w:val="1"/>
                <w:szCs w:val="24"/>
                <w:lang w:val="fr-ML"/>
              </w:rPr>
            </w:rPrChange>
          </w:rPr>
          <w:delText>t</w:delText>
        </w:r>
        <w:r w:rsidRPr="007A4AFC" w:rsidDel="00166699">
          <w:rPr>
            <w:color w:val="000000" w:themeColor="text1"/>
            <w:szCs w:val="24"/>
            <w:lang w:val="fr-ML"/>
            <w:rPrChange w:id="19154"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155" w:author="Dr Mamadou SANOGO" w:date="2023-10-25T18:15:00Z">
              <w:rPr>
                <w:color w:val="000000"/>
                <w:spacing w:val="-1"/>
                <w:szCs w:val="24"/>
                <w:lang w:val="fr-ML"/>
              </w:rPr>
            </w:rPrChange>
          </w:rPr>
          <w:delText>c</w:delText>
        </w:r>
        <w:r w:rsidRPr="007A4AFC" w:rsidDel="00166699">
          <w:rPr>
            <w:color w:val="000000" w:themeColor="text1"/>
            <w:szCs w:val="24"/>
            <w:lang w:val="fr-ML"/>
            <w:rPrChange w:id="19156" w:author="Dr Mamadou SANOGO" w:date="2023-10-25T18:15:00Z">
              <w:rPr>
                <w:color w:val="000000"/>
                <w:szCs w:val="24"/>
                <w:lang w:val="fr-ML"/>
              </w:rPr>
            </w:rPrChange>
          </w:rPr>
          <w:delText>om</w:delText>
        </w:r>
        <w:r w:rsidRPr="007A4AFC" w:rsidDel="00166699">
          <w:rPr>
            <w:color w:val="000000" w:themeColor="text1"/>
            <w:spacing w:val="1"/>
            <w:szCs w:val="24"/>
            <w:lang w:val="fr-ML"/>
            <w:rPrChange w:id="19157" w:author="Dr Mamadou SANOGO" w:date="2023-10-25T18:15:00Z">
              <w:rPr>
                <w:color w:val="000000"/>
                <w:spacing w:val="1"/>
                <w:szCs w:val="24"/>
                <w:lang w:val="fr-ML"/>
              </w:rPr>
            </w:rPrChange>
          </w:rPr>
          <w:delText>m</w:delText>
        </w:r>
        <w:r w:rsidRPr="007A4AFC" w:rsidDel="00166699">
          <w:rPr>
            <w:color w:val="000000" w:themeColor="text1"/>
            <w:szCs w:val="24"/>
            <w:lang w:val="fr-ML"/>
            <w:rPrChange w:id="19158" w:author="Dr Mamadou SANOGO" w:date="2023-10-25T18:15:00Z">
              <w:rPr>
                <w:color w:val="000000"/>
                <w:szCs w:val="24"/>
                <w:lang w:val="fr-ML"/>
              </w:rPr>
            </w:rPrChange>
          </w:rPr>
          <w:delText>e</w:delText>
        </w:r>
        <w:r w:rsidRPr="007A4AFC" w:rsidDel="00166699">
          <w:rPr>
            <w:color w:val="000000" w:themeColor="text1"/>
            <w:spacing w:val="18"/>
            <w:szCs w:val="24"/>
            <w:lang w:val="fr-ML"/>
            <w:rPrChange w:id="19159"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160" w:author="Dr Mamadou SANOGO" w:date="2023-10-25T18:15:00Z">
              <w:rPr>
                <w:color w:val="000000"/>
                <w:szCs w:val="24"/>
                <w:lang w:val="fr-ML"/>
              </w:rPr>
            </w:rPrChange>
          </w:rPr>
          <w:delText>pro</w:delText>
        </w:r>
        <w:r w:rsidRPr="007A4AFC" w:rsidDel="00166699">
          <w:rPr>
            <w:color w:val="000000" w:themeColor="text1"/>
            <w:spacing w:val="1"/>
            <w:szCs w:val="24"/>
            <w:lang w:val="fr-ML"/>
            <w:rPrChange w:id="19161"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162" w:author="Dr Mamadou SANOGO" w:date="2023-10-25T18:15:00Z">
              <w:rPr>
                <w:color w:val="000000"/>
                <w:spacing w:val="-1"/>
                <w:szCs w:val="24"/>
                <w:lang w:val="fr-ML"/>
              </w:rPr>
            </w:rPrChange>
          </w:rPr>
          <w:delText>e</w:delText>
        </w:r>
        <w:r w:rsidRPr="007A4AFC" w:rsidDel="00166699">
          <w:rPr>
            <w:color w:val="000000" w:themeColor="text1"/>
            <w:szCs w:val="24"/>
            <w:lang w:val="fr-ML"/>
            <w:rPrChange w:id="19163" w:author="Dr Mamadou SANOGO" w:date="2023-10-25T18:15:00Z">
              <w:rPr>
                <w:color w:val="000000"/>
                <w:szCs w:val="24"/>
                <w:lang w:val="fr-ML"/>
              </w:rPr>
            </w:rPrChange>
          </w:rPr>
          <w:delText>sseu</w:delText>
        </w:r>
        <w:r w:rsidRPr="007A4AFC" w:rsidDel="00166699">
          <w:rPr>
            <w:color w:val="000000" w:themeColor="text1"/>
            <w:spacing w:val="-1"/>
            <w:szCs w:val="24"/>
            <w:lang w:val="fr-ML"/>
            <w:rPrChange w:id="19164" w:author="Dr Mamadou SANOGO" w:date="2023-10-25T18:15:00Z">
              <w:rPr>
                <w:color w:val="000000"/>
                <w:spacing w:val="-1"/>
                <w:szCs w:val="24"/>
                <w:lang w:val="fr-ML"/>
              </w:rPr>
            </w:rPrChange>
          </w:rPr>
          <w:delText>r</w:delText>
        </w:r>
        <w:r w:rsidRPr="007A4AFC" w:rsidDel="00166699">
          <w:rPr>
            <w:color w:val="000000" w:themeColor="text1"/>
            <w:szCs w:val="24"/>
            <w:lang w:val="fr-ML"/>
            <w:rPrChange w:id="19165" w:author="Dr Mamadou SANOGO" w:date="2023-10-25T18:15:00Z">
              <w:rPr>
                <w:color w:val="000000"/>
                <w:szCs w:val="24"/>
                <w:lang w:val="fr-ML"/>
              </w:rPr>
            </w:rPrChange>
          </w:rPr>
          <w:delText>)</w:delText>
        </w:r>
        <w:r w:rsidRPr="007A4AFC" w:rsidDel="00166699">
          <w:rPr>
            <w:color w:val="000000" w:themeColor="text1"/>
            <w:spacing w:val="22"/>
            <w:szCs w:val="24"/>
            <w:lang w:val="fr-ML"/>
            <w:rPrChange w:id="19166"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167" w:author="Dr Mamadou SANOGO" w:date="2023-10-25T18:15:00Z">
              <w:rPr>
                <w:color w:val="000000"/>
                <w:szCs w:val="24"/>
                <w:lang w:val="fr-ML"/>
              </w:rPr>
            </w:rPrChange>
          </w:rPr>
          <w:delText>ou</w:delText>
        </w:r>
        <w:r w:rsidRPr="007A4AFC" w:rsidDel="00166699">
          <w:rPr>
            <w:color w:val="000000" w:themeColor="text1"/>
            <w:spacing w:val="19"/>
            <w:szCs w:val="24"/>
            <w:lang w:val="fr-ML"/>
            <w:rPrChange w:id="19168" w:author="Dr Mamadou SANOGO" w:date="2023-10-25T18:15:00Z">
              <w:rPr>
                <w:color w:val="000000"/>
                <w:spacing w:val="19"/>
                <w:szCs w:val="24"/>
                <w:lang w:val="fr-ML"/>
              </w:rPr>
            </w:rPrChange>
          </w:rPr>
          <w:delText xml:space="preserve"> </w:delText>
        </w:r>
        <w:r w:rsidRPr="007A4AFC" w:rsidDel="00166699">
          <w:rPr>
            <w:color w:val="000000" w:themeColor="text1"/>
            <w:spacing w:val="1"/>
            <w:szCs w:val="24"/>
            <w:lang w:val="fr-ML"/>
            <w:rPrChange w:id="19169" w:author="Dr Mamadou SANOGO" w:date="2023-10-25T18:15:00Z">
              <w:rPr>
                <w:color w:val="000000"/>
                <w:spacing w:val="1"/>
                <w:szCs w:val="24"/>
                <w:lang w:val="fr-ML"/>
              </w:rPr>
            </w:rPrChange>
          </w:rPr>
          <w:delText>a</w:delText>
        </w:r>
        <w:r w:rsidRPr="007A4AFC" w:rsidDel="00166699">
          <w:rPr>
            <w:color w:val="000000" w:themeColor="text1"/>
            <w:szCs w:val="24"/>
            <w:lang w:val="fr-ML"/>
            <w:rPrChange w:id="19170" w:author="Dr Mamadou SANOGO" w:date="2023-10-25T18:15:00Z">
              <w:rPr>
                <w:color w:val="000000"/>
                <w:szCs w:val="24"/>
                <w:lang w:val="fr-ML"/>
              </w:rPr>
            </w:rPrChange>
          </w:rPr>
          <w:delText>ss</w:delText>
        </w:r>
        <w:r w:rsidRPr="007A4AFC" w:rsidDel="00166699">
          <w:rPr>
            <w:color w:val="000000" w:themeColor="text1"/>
            <w:spacing w:val="1"/>
            <w:szCs w:val="24"/>
            <w:lang w:val="fr-ML"/>
            <w:rPrChange w:id="19171" w:author="Dr Mamadou SANOGO" w:date="2023-10-25T18:15:00Z">
              <w:rPr>
                <w:color w:val="000000"/>
                <w:spacing w:val="1"/>
                <w:szCs w:val="24"/>
                <w:lang w:val="fr-ML"/>
              </w:rPr>
            </w:rPrChange>
          </w:rPr>
          <w:delText>i</w:delText>
        </w:r>
        <w:r w:rsidRPr="007A4AFC" w:rsidDel="00166699">
          <w:rPr>
            <w:color w:val="000000" w:themeColor="text1"/>
            <w:szCs w:val="24"/>
            <w:lang w:val="fr-ML"/>
            <w:rPrChange w:id="19172" w:author="Dr Mamadou SANOGO" w:date="2023-10-25T18:15:00Z">
              <w:rPr>
                <w:color w:val="000000"/>
                <w:szCs w:val="24"/>
                <w:lang w:val="fr-ML"/>
              </w:rPr>
            </w:rPrChange>
          </w:rPr>
          <w:delText>m</w:delText>
        </w:r>
        <w:r w:rsidRPr="007A4AFC" w:rsidDel="00166699">
          <w:rPr>
            <w:color w:val="000000" w:themeColor="text1"/>
            <w:spacing w:val="1"/>
            <w:szCs w:val="24"/>
            <w:lang w:val="fr-ML"/>
            <w:rPrChange w:id="19173" w:author="Dr Mamadou SANOGO" w:date="2023-10-25T18:15:00Z">
              <w:rPr>
                <w:color w:val="000000"/>
                <w:spacing w:val="1"/>
                <w:szCs w:val="24"/>
                <w:lang w:val="fr-ML"/>
              </w:rPr>
            </w:rPrChange>
          </w:rPr>
          <w:delText>i</w:delText>
        </w:r>
        <w:r w:rsidRPr="007A4AFC" w:rsidDel="00166699">
          <w:rPr>
            <w:color w:val="000000" w:themeColor="text1"/>
            <w:szCs w:val="24"/>
            <w:lang w:val="fr-ML"/>
            <w:rPrChange w:id="19174" w:author="Dr Mamadou SANOGO" w:date="2023-10-25T18:15:00Z">
              <w:rPr>
                <w:color w:val="000000"/>
                <w:szCs w:val="24"/>
                <w:lang w:val="fr-ML"/>
              </w:rPr>
            </w:rPrChange>
          </w:rPr>
          <w:delText>lés;</w:delText>
        </w:r>
      </w:del>
    </w:p>
    <w:p w14:paraId="0362F066" w14:textId="45AD9C5C" w:rsidR="0032620E" w:rsidRPr="007A4AFC" w:rsidDel="00166699" w:rsidRDefault="0032620E">
      <w:pPr>
        <w:pStyle w:val="Titre"/>
        <w:tabs>
          <w:tab w:val="num" w:pos="-4820"/>
        </w:tabs>
        <w:spacing w:line="276" w:lineRule="auto"/>
        <w:jc w:val="both"/>
        <w:rPr>
          <w:del w:id="19175" w:author="Dr Mamadou SANOGO" w:date="2023-10-25T17:56:00Z"/>
          <w:color w:val="000000" w:themeColor="text1"/>
          <w:szCs w:val="24"/>
          <w:lang w:val="fr-ML"/>
          <w:rPrChange w:id="19176" w:author="Dr Mamadou SANOGO" w:date="2023-10-25T18:15:00Z">
            <w:rPr>
              <w:del w:id="19177" w:author="Dr Mamadou SANOGO" w:date="2023-10-25T17:56:00Z"/>
              <w:color w:val="000000"/>
              <w:szCs w:val="24"/>
              <w:lang w:val="fr-ML"/>
            </w:rPr>
          </w:rPrChange>
        </w:rPr>
        <w:pPrChange w:id="19178" w:author="Dr Mamadou SANOGO" w:date="2023-10-25T17:57:00Z">
          <w:pPr>
            <w:widowControl w:val="0"/>
            <w:numPr>
              <w:numId w:val="10"/>
            </w:numPr>
            <w:autoSpaceDE w:val="0"/>
            <w:autoSpaceDN w:val="0"/>
            <w:adjustRightInd w:val="0"/>
            <w:spacing w:line="240" w:lineRule="auto"/>
            <w:ind w:left="903" w:right="-36" w:hanging="360"/>
          </w:pPr>
        </w:pPrChange>
      </w:pPr>
      <w:del w:id="19179" w:author="Dr Mamadou SANOGO" w:date="2023-10-25T17:56:00Z">
        <w:r w:rsidRPr="007A4AFC" w:rsidDel="00166699">
          <w:rPr>
            <w:color w:val="000000" w:themeColor="text1"/>
            <w:szCs w:val="24"/>
            <w:lang w:val="fr-ML"/>
            <w:rPrChange w:id="19180" w:author="Dr Mamadou SANOGO" w:date="2023-10-25T18:15:00Z">
              <w:rPr>
                <w:color w:val="000000"/>
                <w:szCs w:val="24"/>
                <w:lang w:val="fr-ML"/>
              </w:rPr>
            </w:rPrChange>
          </w:rPr>
          <w:delText>la</w:delText>
        </w:r>
        <w:r w:rsidRPr="007A4AFC" w:rsidDel="00166699">
          <w:rPr>
            <w:color w:val="000000" w:themeColor="text1"/>
            <w:spacing w:val="21"/>
            <w:szCs w:val="24"/>
            <w:lang w:val="fr-ML"/>
            <w:rPrChange w:id="19181"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182" w:author="Dr Mamadou SANOGO" w:date="2023-10-25T18:15:00Z">
              <w:rPr>
                <w:color w:val="000000"/>
                <w:szCs w:val="24"/>
                <w:lang w:val="fr-ML"/>
              </w:rPr>
            </w:rPrChange>
          </w:rPr>
          <w:delText>mo</w:delText>
        </w:r>
        <w:r w:rsidRPr="007A4AFC" w:rsidDel="00166699">
          <w:rPr>
            <w:color w:val="000000" w:themeColor="text1"/>
            <w:spacing w:val="1"/>
            <w:szCs w:val="24"/>
            <w:lang w:val="fr-ML"/>
            <w:rPrChange w:id="19183" w:author="Dr Mamadou SANOGO" w:date="2023-10-25T18:15:00Z">
              <w:rPr>
                <w:color w:val="000000"/>
                <w:spacing w:val="1"/>
                <w:szCs w:val="24"/>
                <w:lang w:val="fr-ML"/>
              </w:rPr>
            </w:rPrChange>
          </w:rPr>
          <w:delText>i</w:delText>
        </w:r>
        <w:r w:rsidRPr="007A4AFC" w:rsidDel="00166699">
          <w:rPr>
            <w:color w:val="000000" w:themeColor="text1"/>
            <w:szCs w:val="24"/>
            <w:lang w:val="fr-ML"/>
            <w:rPrChange w:id="19184" w:author="Dr Mamadou SANOGO" w:date="2023-10-25T18:15:00Z">
              <w:rPr>
                <w:color w:val="000000"/>
                <w:szCs w:val="24"/>
                <w:lang w:val="fr-ML"/>
              </w:rPr>
            </w:rPrChange>
          </w:rPr>
          <w:delText>t</w:delText>
        </w:r>
        <w:r w:rsidRPr="007A4AFC" w:rsidDel="00166699">
          <w:rPr>
            <w:color w:val="000000" w:themeColor="text1"/>
            <w:spacing w:val="1"/>
            <w:szCs w:val="24"/>
            <w:lang w:val="fr-ML"/>
            <w:rPrChange w:id="19185" w:author="Dr Mamadou SANOGO" w:date="2023-10-25T18:15:00Z">
              <w:rPr>
                <w:color w:val="000000"/>
                <w:spacing w:val="1"/>
                <w:szCs w:val="24"/>
                <w:lang w:val="fr-ML"/>
              </w:rPr>
            </w:rPrChange>
          </w:rPr>
          <w:delText>i</w:delText>
        </w:r>
        <w:r w:rsidRPr="007A4AFC" w:rsidDel="00166699">
          <w:rPr>
            <w:color w:val="000000" w:themeColor="text1"/>
            <w:szCs w:val="24"/>
            <w:lang w:val="fr-ML"/>
            <w:rPrChange w:id="19186" w:author="Dr Mamadou SANOGO" w:date="2023-10-25T18:15:00Z">
              <w:rPr>
                <w:color w:val="000000"/>
                <w:szCs w:val="24"/>
                <w:lang w:val="fr-ML"/>
              </w:rPr>
            </w:rPrChange>
          </w:rPr>
          <w:delText>é</w:delText>
        </w:r>
        <w:r w:rsidRPr="007A4AFC" w:rsidDel="00166699">
          <w:rPr>
            <w:color w:val="000000" w:themeColor="text1"/>
            <w:spacing w:val="20"/>
            <w:szCs w:val="24"/>
            <w:lang w:val="fr-ML"/>
            <w:rPrChange w:id="19187"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188" w:author="Dr Mamadou SANOGO" w:date="2023-10-25T18:15:00Z">
              <w:rPr>
                <w:color w:val="000000"/>
                <w:szCs w:val="24"/>
                <w:lang w:val="fr-ML"/>
              </w:rPr>
            </w:rPrChange>
          </w:rPr>
          <w:delText>du</w:delText>
        </w:r>
        <w:r w:rsidRPr="007A4AFC" w:rsidDel="00166699">
          <w:rPr>
            <w:color w:val="000000" w:themeColor="text1"/>
            <w:spacing w:val="21"/>
            <w:szCs w:val="24"/>
            <w:lang w:val="fr-ML"/>
            <w:rPrChange w:id="19189"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190" w:author="Dr Mamadou SANOGO" w:date="2023-10-25T18:15:00Z">
              <w:rPr>
                <w:color w:val="000000"/>
                <w:szCs w:val="24"/>
                <w:lang w:val="fr-ML"/>
              </w:rPr>
            </w:rPrChange>
          </w:rPr>
          <w:delText>ju</w:delText>
        </w:r>
        <w:r w:rsidRPr="007A4AFC" w:rsidDel="00166699">
          <w:rPr>
            <w:color w:val="000000" w:themeColor="text1"/>
            <w:spacing w:val="4"/>
            <w:szCs w:val="24"/>
            <w:lang w:val="fr-ML"/>
            <w:rPrChange w:id="19191" w:author="Dr Mamadou SANOGO" w:date="2023-10-25T18:15:00Z">
              <w:rPr>
                <w:color w:val="000000"/>
                <w:spacing w:val="4"/>
                <w:szCs w:val="24"/>
                <w:lang w:val="fr-ML"/>
              </w:rPr>
            </w:rPrChange>
          </w:rPr>
          <w:delText>r</w:delText>
        </w:r>
        <w:r w:rsidRPr="007A4AFC" w:rsidDel="00166699">
          <w:rPr>
            <w:color w:val="000000" w:themeColor="text1"/>
            <w:szCs w:val="24"/>
            <w:lang w:val="fr-ML"/>
            <w:rPrChange w:id="19192" w:author="Dr Mamadou SANOGO" w:date="2023-10-25T18:15:00Z">
              <w:rPr>
                <w:color w:val="000000"/>
                <w:szCs w:val="24"/>
                <w:lang w:val="fr-ML"/>
              </w:rPr>
            </w:rPrChange>
          </w:rPr>
          <w:delText>y</w:delText>
        </w:r>
        <w:r w:rsidRPr="007A4AFC" w:rsidDel="00166699">
          <w:rPr>
            <w:color w:val="000000" w:themeColor="text1"/>
            <w:spacing w:val="19"/>
            <w:szCs w:val="24"/>
            <w:lang w:val="fr-ML"/>
            <w:rPrChange w:id="19193"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194" w:author="Dr Mamadou SANOGO" w:date="2023-10-25T18:15:00Z">
              <w:rPr>
                <w:color w:val="000000"/>
                <w:szCs w:val="24"/>
                <w:lang w:val="fr-ML"/>
              </w:rPr>
            </w:rPrChange>
          </w:rPr>
          <w:delText>doit</w:delText>
        </w:r>
        <w:r w:rsidRPr="007A4AFC" w:rsidDel="00166699">
          <w:rPr>
            <w:color w:val="000000" w:themeColor="text1"/>
            <w:spacing w:val="22"/>
            <w:szCs w:val="24"/>
            <w:lang w:val="fr-ML"/>
            <w:rPrChange w:id="19195" w:author="Dr Mamadou SANOGO" w:date="2023-10-25T18:15:00Z">
              <w:rPr>
                <w:color w:val="000000"/>
                <w:spacing w:val="22"/>
                <w:szCs w:val="24"/>
                <w:lang w:val="fr-ML"/>
              </w:rPr>
            </w:rPrChange>
          </w:rPr>
          <w:delText xml:space="preserve"> </w:delText>
        </w:r>
        <w:r w:rsidRPr="007A4AFC" w:rsidDel="00166699">
          <w:rPr>
            <w:color w:val="000000" w:themeColor="text1"/>
            <w:spacing w:val="-1"/>
            <w:szCs w:val="24"/>
            <w:lang w:val="fr-ML"/>
            <w:rPrChange w:id="19196" w:author="Dr Mamadou SANOGO" w:date="2023-10-25T18:15:00Z">
              <w:rPr>
                <w:color w:val="000000"/>
                <w:spacing w:val="-1"/>
                <w:szCs w:val="24"/>
                <w:lang w:val="fr-ML"/>
              </w:rPr>
            </w:rPrChange>
          </w:rPr>
          <w:delText>ê</w:delText>
        </w:r>
        <w:r w:rsidRPr="007A4AFC" w:rsidDel="00166699">
          <w:rPr>
            <w:color w:val="000000" w:themeColor="text1"/>
            <w:szCs w:val="24"/>
            <w:lang w:val="fr-ML"/>
            <w:rPrChange w:id="19197" w:author="Dr Mamadou SANOGO" w:date="2023-10-25T18:15:00Z">
              <w:rPr>
                <w:color w:val="000000"/>
                <w:szCs w:val="24"/>
                <w:lang w:val="fr-ML"/>
              </w:rPr>
            </w:rPrChange>
          </w:rPr>
          <w:delText>t</w:delText>
        </w:r>
        <w:r w:rsidRPr="007A4AFC" w:rsidDel="00166699">
          <w:rPr>
            <w:color w:val="000000" w:themeColor="text1"/>
            <w:spacing w:val="2"/>
            <w:szCs w:val="24"/>
            <w:lang w:val="fr-ML"/>
            <w:rPrChange w:id="19198" w:author="Dr Mamadou SANOGO" w:date="2023-10-25T18:15:00Z">
              <w:rPr>
                <w:color w:val="000000"/>
                <w:spacing w:val="2"/>
                <w:szCs w:val="24"/>
                <w:lang w:val="fr-ML"/>
              </w:rPr>
            </w:rPrChange>
          </w:rPr>
          <w:delText>r</w:delText>
        </w:r>
        <w:r w:rsidRPr="007A4AFC" w:rsidDel="00166699">
          <w:rPr>
            <w:color w:val="000000" w:themeColor="text1"/>
            <w:szCs w:val="24"/>
            <w:lang w:val="fr-ML"/>
            <w:rPrChange w:id="19199" w:author="Dr Mamadou SANOGO" w:date="2023-10-25T18:15:00Z">
              <w:rPr>
                <w:color w:val="000000"/>
                <w:szCs w:val="24"/>
                <w:lang w:val="fr-ML"/>
              </w:rPr>
            </w:rPrChange>
          </w:rPr>
          <w:delText>e</w:delText>
        </w:r>
        <w:r w:rsidRPr="007A4AFC" w:rsidDel="00166699">
          <w:rPr>
            <w:color w:val="000000" w:themeColor="text1"/>
            <w:spacing w:val="20"/>
            <w:szCs w:val="24"/>
            <w:lang w:val="fr-ML"/>
            <w:rPrChange w:id="19200"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201" w:author="Dr Mamadou SANOGO" w:date="2023-10-25T18:15:00Z">
              <w:rPr>
                <w:color w:val="000000"/>
                <w:spacing w:val="-1"/>
                <w:szCs w:val="24"/>
                <w:lang w:val="fr-ML"/>
              </w:rPr>
            </w:rPrChange>
          </w:rPr>
          <w:delText>c</w:delText>
        </w:r>
        <w:r w:rsidRPr="007A4AFC" w:rsidDel="00166699">
          <w:rPr>
            <w:color w:val="000000" w:themeColor="text1"/>
            <w:szCs w:val="24"/>
            <w:lang w:val="fr-ML"/>
            <w:rPrChange w:id="19202"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203" w:author="Dr Mamadou SANOGO" w:date="2023-10-25T18:15:00Z">
              <w:rPr>
                <w:color w:val="000000"/>
                <w:spacing w:val="1"/>
                <w:szCs w:val="24"/>
                <w:lang w:val="fr-ML"/>
              </w:rPr>
            </w:rPrChange>
          </w:rPr>
          <w:delText>é</w:delText>
        </w:r>
        <w:r w:rsidRPr="007A4AFC" w:rsidDel="00166699">
          <w:rPr>
            <w:color w:val="000000" w:themeColor="text1"/>
            <w:szCs w:val="24"/>
            <w:lang w:val="fr-ML"/>
            <w:rPrChange w:id="19204" w:author="Dr Mamadou SANOGO" w:date="2023-10-25T18:15:00Z">
              <w:rPr>
                <w:color w:val="000000"/>
                <w:szCs w:val="24"/>
                <w:lang w:val="fr-ML"/>
              </w:rPr>
            </w:rPrChange>
          </w:rPr>
          <w:delText>e</w:delText>
        </w:r>
        <w:r w:rsidRPr="007A4AFC" w:rsidDel="00166699">
          <w:rPr>
            <w:color w:val="000000" w:themeColor="text1"/>
            <w:spacing w:val="20"/>
            <w:szCs w:val="24"/>
            <w:lang w:val="fr-ML"/>
            <w:rPrChange w:id="19205"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206" w:author="Dr Mamadou SANOGO" w:date="2023-10-25T18:15:00Z">
              <w:rPr>
                <w:color w:val="000000"/>
                <w:spacing w:val="2"/>
                <w:szCs w:val="24"/>
                <w:lang w:val="fr-ML"/>
              </w:rPr>
            </w:rPrChange>
          </w:rPr>
          <w:delText>d</w:delText>
        </w:r>
        <w:r w:rsidRPr="007A4AFC" w:rsidDel="00166699">
          <w:rPr>
            <w:color w:val="000000" w:themeColor="text1"/>
            <w:szCs w:val="24"/>
            <w:lang w:val="fr-ML"/>
            <w:rPrChange w:id="19207" w:author="Dr Mamadou SANOGO" w:date="2023-10-25T18:15:00Z">
              <w:rPr>
                <w:color w:val="000000"/>
                <w:szCs w:val="24"/>
                <w:lang w:val="fr-ML"/>
              </w:rPr>
            </w:rPrChange>
          </w:rPr>
          <w:delText>e</w:delText>
        </w:r>
        <w:r w:rsidRPr="007A4AFC" w:rsidDel="00166699">
          <w:rPr>
            <w:color w:val="000000" w:themeColor="text1"/>
            <w:spacing w:val="20"/>
            <w:szCs w:val="24"/>
            <w:lang w:val="fr-ML"/>
            <w:rPrChange w:id="19208"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209"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210" w:author="Dr Mamadou SANOGO" w:date="2023-10-25T18:15:00Z">
              <w:rPr>
                <w:color w:val="000000"/>
                <w:spacing w:val="-1"/>
                <w:szCs w:val="24"/>
                <w:lang w:val="fr-ML"/>
              </w:rPr>
            </w:rPrChange>
          </w:rPr>
          <w:delText>e</w:delText>
        </w:r>
        <w:r w:rsidRPr="007A4AFC" w:rsidDel="00166699">
          <w:rPr>
            <w:color w:val="000000" w:themeColor="text1"/>
            <w:szCs w:val="24"/>
            <w:lang w:val="fr-ML"/>
            <w:rPrChange w:id="19211" w:author="Dr Mamadou SANOGO" w:date="2023-10-25T18:15:00Z">
              <w:rPr>
                <w:color w:val="000000"/>
                <w:szCs w:val="24"/>
                <w:lang w:val="fr-ML"/>
              </w:rPr>
            </w:rPrChange>
          </w:rPr>
          <w:delText>rsonn</w:delText>
        </w:r>
        <w:r w:rsidRPr="007A4AFC" w:rsidDel="00166699">
          <w:rPr>
            <w:color w:val="000000" w:themeColor="text1"/>
            <w:spacing w:val="1"/>
            <w:szCs w:val="24"/>
            <w:lang w:val="fr-ML"/>
            <w:rPrChange w:id="19212" w:author="Dr Mamadou SANOGO" w:date="2023-10-25T18:15:00Z">
              <w:rPr>
                <w:color w:val="000000"/>
                <w:spacing w:val="1"/>
                <w:szCs w:val="24"/>
                <w:lang w:val="fr-ML"/>
              </w:rPr>
            </w:rPrChange>
          </w:rPr>
          <w:delText>a</w:delText>
        </w:r>
        <w:r w:rsidRPr="007A4AFC" w:rsidDel="00166699">
          <w:rPr>
            <w:color w:val="000000" w:themeColor="text1"/>
            <w:szCs w:val="24"/>
            <w:lang w:val="fr-ML"/>
            <w:rPrChange w:id="19213" w:author="Dr Mamadou SANOGO" w:date="2023-10-25T18:15:00Z">
              <w:rPr>
                <w:color w:val="000000"/>
                <w:szCs w:val="24"/>
                <w:lang w:val="fr-ML"/>
              </w:rPr>
            </w:rPrChange>
          </w:rPr>
          <w:delText>l</w:delText>
        </w:r>
        <w:r w:rsidRPr="007A4AFC" w:rsidDel="00166699">
          <w:rPr>
            <w:color w:val="000000" w:themeColor="text1"/>
            <w:spacing w:val="1"/>
            <w:szCs w:val="24"/>
            <w:lang w:val="fr-ML"/>
            <w:rPrChange w:id="19214" w:author="Dr Mamadou SANOGO" w:date="2023-10-25T18:15:00Z">
              <w:rPr>
                <w:color w:val="000000"/>
                <w:spacing w:val="1"/>
                <w:szCs w:val="24"/>
                <w:lang w:val="fr-ML"/>
              </w:rPr>
            </w:rPrChange>
          </w:rPr>
          <w:delText>i</w:delText>
        </w:r>
        <w:r w:rsidRPr="007A4AFC" w:rsidDel="00166699">
          <w:rPr>
            <w:color w:val="000000" w:themeColor="text1"/>
            <w:szCs w:val="24"/>
            <w:lang w:val="fr-ML"/>
            <w:rPrChange w:id="19215" w:author="Dr Mamadou SANOGO" w:date="2023-10-25T18:15:00Z">
              <w:rPr>
                <w:color w:val="000000"/>
                <w:szCs w:val="24"/>
                <w:lang w:val="fr-ML"/>
              </w:rPr>
            </w:rPrChange>
          </w:rPr>
          <w:delText>tés</w:delText>
        </w:r>
        <w:r w:rsidRPr="007A4AFC" w:rsidDel="00166699">
          <w:rPr>
            <w:color w:val="000000" w:themeColor="text1"/>
            <w:spacing w:val="21"/>
            <w:szCs w:val="24"/>
            <w:lang w:val="fr-ML"/>
            <w:rPrChange w:id="19216"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217"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218" w:author="Dr Mamadou SANOGO" w:date="2023-10-25T18:15:00Z">
              <w:rPr>
                <w:color w:val="000000"/>
                <w:spacing w:val="2"/>
                <w:szCs w:val="24"/>
                <w:lang w:val="fr-ML"/>
              </w:rPr>
            </w:rPrChange>
          </w:rPr>
          <w:delText>x</w:delText>
        </w:r>
        <w:r w:rsidRPr="007A4AFC" w:rsidDel="00166699">
          <w:rPr>
            <w:color w:val="000000" w:themeColor="text1"/>
            <w:szCs w:val="24"/>
            <w:lang w:val="fr-ML"/>
            <w:rPrChange w:id="19219" w:author="Dr Mamadou SANOGO" w:date="2023-10-25T18:15:00Z">
              <w:rPr>
                <w:color w:val="000000"/>
                <w:szCs w:val="24"/>
                <w:lang w:val="fr-ML"/>
              </w:rPr>
            </w:rPrChange>
          </w:rPr>
          <w:delText>té</w:delText>
        </w:r>
        <w:r w:rsidRPr="007A4AFC" w:rsidDel="00166699">
          <w:rPr>
            <w:color w:val="000000" w:themeColor="text1"/>
            <w:spacing w:val="-1"/>
            <w:szCs w:val="24"/>
            <w:lang w:val="fr-ML"/>
            <w:rPrChange w:id="19220" w:author="Dr Mamadou SANOGO" w:date="2023-10-25T18:15:00Z">
              <w:rPr>
                <w:color w:val="000000"/>
                <w:spacing w:val="-1"/>
                <w:szCs w:val="24"/>
                <w:lang w:val="fr-ML"/>
              </w:rPr>
            </w:rPrChange>
          </w:rPr>
          <w:delText>r</w:delText>
        </w:r>
        <w:r w:rsidRPr="007A4AFC" w:rsidDel="00166699">
          <w:rPr>
            <w:color w:val="000000" w:themeColor="text1"/>
            <w:szCs w:val="24"/>
            <w:lang w:val="fr-ML"/>
            <w:rPrChange w:id="19221" w:author="Dr Mamadou SANOGO" w:date="2023-10-25T18:15:00Z">
              <w:rPr>
                <w:color w:val="000000"/>
                <w:szCs w:val="24"/>
                <w:lang w:val="fr-ML"/>
              </w:rPr>
            </w:rPrChange>
          </w:rPr>
          <w:delText>ieu</w:delText>
        </w:r>
        <w:r w:rsidRPr="007A4AFC" w:rsidDel="00166699">
          <w:rPr>
            <w:color w:val="000000" w:themeColor="text1"/>
            <w:spacing w:val="-1"/>
            <w:szCs w:val="24"/>
            <w:lang w:val="fr-ML"/>
            <w:rPrChange w:id="19222" w:author="Dr Mamadou SANOGO" w:date="2023-10-25T18:15:00Z">
              <w:rPr>
                <w:color w:val="000000"/>
                <w:spacing w:val="-1"/>
                <w:szCs w:val="24"/>
                <w:lang w:val="fr-ML"/>
              </w:rPr>
            </w:rPrChange>
          </w:rPr>
          <w:delText>re</w:delText>
        </w:r>
        <w:r w:rsidRPr="007A4AFC" w:rsidDel="00166699">
          <w:rPr>
            <w:color w:val="000000" w:themeColor="text1"/>
            <w:szCs w:val="24"/>
            <w:lang w:val="fr-ML"/>
            <w:rPrChange w:id="19223" w:author="Dr Mamadou SANOGO" w:date="2023-10-25T18:15:00Z">
              <w:rPr>
                <w:color w:val="000000"/>
                <w:szCs w:val="24"/>
                <w:lang w:val="fr-ML"/>
              </w:rPr>
            </w:rPrChange>
          </w:rPr>
          <w:delText>s</w:delText>
        </w:r>
        <w:r w:rsidRPr="007A4AFC" w:rsidDel="00166699">
          <w:rPr>
            <w:color w:val="000000" w:themeColor="text1"/>
            <w:spacing w:val="24"/>
            <w:szCs w:val="24"/>
            <w:lang w:val="fr-ML"/>
            <w:rPrChange w:id="19224" w:author="Dr Mamadou SANOGO" w:date="2023-10-25T18:15:00Z">
              <w:rPr>
                <w:color w:val="000000"/>
                <w:spacing w:val="24"/>
                <w:szCs w:val="24"/>
                <w:lang w:val="fr-ML"/>
              </w:rPr>
            </w:rPrChange>
          </w:rPr>
          <w:delText xml:space="preserve"> </w:delText>
        </w:r>
        <w:r w:rsidRPr="007A4AFC" w:rsidDel="00166699">
          <w:rPr>
            <w:color w:val="000000" w:themeColor="text1"/>
            <w:szCs w:val="24"/>
            <w:lang w:val="fr-ML"/>
            <w:rPrChange w:id="19225" w:author="Dr Mamadou SANOGO" w:date="2023-10-25T18:15:00Z">
              <w:rPr>
                <w:color w:val="000000"/>
                <w:szCs w:val="24"/>
                <w:lang w:val="fr-ML"/>
              </w:rPr>
            </w:rPrChange>
          </w:rPr>
          <w:delText>à</w:delText>
        </w:r>
        <w:r w:rsidRPr="007A4AFC" w:rsidDel="00166699">
          <w:rPr>
            <w:color w:val="000000" w:themeColor="text1"/>
            <w:spacing w:val="20"/>
            <w:szCs w:val="24"/>
            <w:lang w:val="fr-ML"/>
            <w:rPrChange w:id="19226" w:author="Dr Mamadou SANOGO" w:date="2023-10-25T18:15:00Z">
              <w:rPr>
                <w:color w:val="000000"/>
                <w:spacing w:val="20"/>
                <w:szCs w:val="24"/>
                <w:lang w:val="fr-ML"/>
              </w:rPr>
            </w:rPrChange>
          </w:rPr>
          <w:delText xml:space="preserve"> </w:delText>
        </w:r>
        <w:r w:rsidRPr="007A4AFC" w:rsidDel="00166699">
          <w:rPr>
            <w:color w:val="000000" w:themeColor="text1"/>
            <w:spacing w:val="3"/>
            <w:szCs w:val="24"/>
            <w:lang w:val="fr-ML"/>
            <w:rPrChange w:id="19227" w:author="Dr Mamadou SANOGO" w:date="2023-10-25T18:15:00Z">
              <w:rPr>
                <w:color w:val="000000"/>
                <w:spacing w:val="3"/>
                <w:szCs w:val="24"/>
                <w:lang w:val="fr-ML"/>
              </w:rPr>
            </w:rPrChange>
          </w:rPr>
          <w:delText>l</w:delText>
        </w:r>
        <w:r w:rsidRPr="007A4AFC" w:rsidDel="00166699">
          <w:rPr>
            <w:color w:val="000000" w:themeColor="text1"/>
            <w:spacing w:val="-2"/>
            <w:szCs w:val="24"/>
            <w:lang w:val="fr-ML"/>
            <w:rPrChange w:id="19228" w:author="Dr Mamadou SANOGO" w:date="2023-10-25T18:15:00Z">
              <w:rPr>
                <w:color w:val="000000"/>
                <w:spacing w:val="-2"/>
                <w:szCs w:val="24"/>
                <w:lang w:val="fr-ML"/>
              </w:rPr>
            </w:rPrChange>
          </w:rPr>
          <w:delText>'</w:delText>
        </w:r>
        <w:r w:rsidR="00E77573" w:rsidRPr="007A4AFC" w:rsidDel="00166699">
          <w:rPr>
            <w:color w:val="000000" w:themeColor="text1"/>
            <w:spacing w:val="-2"/>
            <w:szCs w:val="24"/>
            <w:lang w:val="fr-ML"/>
            <w:rPrChange w:id="19229" w:author="Dr Mamadou SANOGO" w:date="2023-10-25T18:15:00Z">
              <w:rPr>
                <w:color w:val="000000"/>
                <w:spacing w:val="-2"/>
                <w:szCs w:val="24"/>
                <w:lang w:val="fr-ML"/>
              </w:rPr>
            </w:rPrChange>
          </w:rPr>
          <w:delText>EPSFé</w:delText>
        </w:r>
      </w:del>
    </w:p>
    <w:p w14:paraId="5CB2502F" w14:textId="70D5C531" w:rsidR="0032620E" w:rsidRPr="007A4AFC" w:rsidDel="00166699" w:rsidRDefault="0032620E">
      <w:pPr>
        <w:pStyle w:val="Titre"/>
        <w:tabs>
          <w:tab w:val="num" w:pos="-4820"/>
        </w:tabs>
        <w:spacing w:line="276" w:lineRule="auto"/>
        <w:jc w:val="both"/>
        <w:rPr>
          <w:del w:id="19230" w:author="Dr Mamadou SANOGO" w:date="2023-10-25T17:56:00Z"/>
          <w:color w:val="000000" w:themeColor="text1"/>
          <w:szCs w:val="24"/>
          <w:lang w:val="fr-ML"/>
          <w:rPrChange w:id="19231" w:author="Dr Mamadou SANOGO" w:date="2023-10-25T18:15:00Z">
            <w:rPr>
              <w:del w:id="19232" w:author="Dr Mamadou SANOGO" w:date="2023-10-25T17:56:00Z"/>
              <w:color w:val="000000"/>
              <w:szCs w:val="24"/>
              <w:lang w:val="fr-ML"/>
            </w:rPr>
          </w:rPrChange>
        </w:rPr>
        <w:pPrChange w:id="19233" w:author="Dr Mamadou SANOGO" w:date="2023-10-25T17:57:00Z">
          <w:pPr>
            <w:widowControl w:val="0"/>
            <w:numPr>
              <w:numId w:val="10"/>
            </w:numPr>
            <w:autoSpaceDE w:val="0"/>
            <w:autoSpaceDN w:val="0"/>
            <w:adjustRightInd w:val="0"/>
            <w:spacing w:line="240" w:lineRule="auto"/>
            <w:ind w:left="903" w:right="-36" w:hanging="360"/>
          </w:pPr>
        </w:pPrChange>
      </w:pPr>
      <w:del w:id="19234" w:author="Dr Mamadou SANOGO" w:date="2023-10-25T17:56:00Z">
        <w:r w:rsidRPr="007A4AFC" w:rsidDel="00166699">
          <w:rPr>
            <w:color w:val="000000" w:themeColor="text1"/>
            <w:szCs w:val="24"/>
            <w:lang w:val="fr-ML"/>
            <w:rPrChange w:id="19235" w:author="Dr Mamadou SANOGO" w:date="2023-10-25T18:15:00Z">
              <w:rPr>
                <w:color w:val="000000"/>
                <w:szCs w:val="24"/>
                <w:lang w:val="fr-ML"/>
              </w:rPr>
            </w:rPrChange>
          </w:rPr>
          <w:delText>le ju</w:delText>
        </w:r>
        <w:r w:rsidRPr="007A4AFC" w:rsidDel="00166699">
          <w:rPr>
            <w:color w:val="000000" w:themeColor="text1"/>
            <w:spacing w:val="1"/>
            <w:szCs w:val="24"/>
            <w:lang w:val="fr-ML"/>
            <w:rPrChange w:id="19236" w:author="Dr Mamadou SANOGO" w:date="2023-10-25T18:15:00Z">
              <w:rPr>
                <w:color w:val="000000"/>
                <w:spacing w:val="1"/>
                <w:szCs w:val="24"/>
                <w:lang w:val="fr-ML"/>
              </w:rPr>
            </w:rPrChange>
          </w:rPr>
          <w:delText>r</w:delText>
        </w:r>
        <w:r w:rsidRPr="007A4AFC" w:rsidDel="00166699">
          <w:rPr>
            <w:color w:val="000000" w:themeColor="text1"/>
            <w:szCs w:val="24"/>
            <w:lang w:val="fr-ML"/>
            <w:rPrChange w:id="19237" w:author="Dr Mamadou SANOGO" w:date="2023-10-25T18:15:00Z">
              <w:rPr>
                <w:color w:val="000000"/>
                <w:szCs w:val="24"/>
                <w:lang w:val="fr-ML"/>
              </w:rPr>
            </w:rPrChange>
          </w:rPr>
          <w:delText>y</w:delText>
        </w:r>
        <w:r w:rsidRPr="007A4AFC" w:rsidDel="00166699">
          <w:rPr>
            <w:color w:val="000000" w:themeColor="text1"/>
            <w:spacing w:val="-5"/>
            <w:szCs w:val="24"/>
            <w:lang w:val="fr-ML"/>
            <w:rPrChange w:id="19238"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239"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240"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241" w:author="Dr Mamadou SANOGO" w:date="2023-10-25T18:15:00Z">
              <w:rPr>
                <w:color w:val="000000"/>
                <w:spacing w:val="-1"/>
                <w:szCs w:val="24"/>
                <w:lang w:val="fr-ML"/>
              </w:rPr>
            </w:rPrChange>
          </w:rPr>
          <w:delText>ê</w:delText>
        </w:r>
        <w:r w:rsidRPr="007A4AFC" w:rsidDel="00166699">
          <w:rPr>
            <w:color w:val="000000" w:themeColor="text1"/>
            <w:szCs w:val="24"/>
            <w:lang w:val="fr-ML"/>
            <w:rPrChange w:id="19242" w:author="Dr Mamadou SANOGO" w:date="2023-10-25T18:15:00Z">
              <w:rPr>
                <w:color w:val="000000"/>
                <w:szCs w:val="24"/>
                <w:lang w:val="fr-ML"/>
              </w:rPr>
            </w:rPrChange>
          </w:rPr>
          <w:delText>t</w:delText>
        </w:r>
        <w:r w:rsidRPr="007A4AFC" w:rsidDel="00166699">
          <w:rPr>
            <w:color w:val="000000" w:themeColor="text1"/>
            <w:spacing w:val="2"/>
            <w:szCs w:val="24"/>
            <w:lang w:val="fr-ML"/>
            <w:rPrChange w:id="19243" w:author="Dr Mamadou SANOGO" w:date="2023-10-25T18:15:00Z">
              <w:rPr>
                <w:color w:val="000000"/>
                <w:spacing w:val="2"/>
                <w:szCs w:val="24"/>
                <w:lang w:val="fr-ML"/>
              </w:rPr>
            </w:rPrChange>
          </w:rPr>
          <w:delText>r</w:delText>
        </w:r>
        <w:r w:rsidRPr="007A4AFC" w:rsidDel="00166699">
          <w:rPr>
            <w:color w:val="000000" w:themeColor="text1"/>
            <w:szCs w:val="24"/>
            <w:lang w:val="fr-ML"/>
            <w:rPrChange w:id="19244" w:author="Dr Mamadou SANOGO" w:date="2023-10-25T18:15:00Z">
              <w:rPr>
                <w:color w:val="000000"/>
                <w:szCs w:val="24"/>
                <w:lang w:val="fr-ML"/>
              </w:rPr>
            </w:rPrChange>
          </w:rPr>
          <w:delText>e</w:delText>
        </w:r>
        <w:r w:rsidRPr="007A4AFC" w:rsidDel="00166699">
          <w:rPr>
            <w:color w:val="000000" w:themeColor="text1"/>
            <w:spacing w:val="-1"/>
            <w:szCs w:val="24"/>
            <w:lang w:val="fr-ML"/>
            <w:rPrChange w:id="1924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46" w:author="Dr Mamadou SANOGO" w:date="2023-10-25T18:15:00Z">
              <w:rPr>
                <w:color w:val="000000"/>
                <w:szCs w:val="24"/>
                <w:lang w:val="fr-ML"/>
              </w:rPr>
            </w:rPrChange>
          </w:rPr>
          <w:delText>une</w:delText>
        </w:r>
        <w:r w:rsidRPr="007A4AFC" w:rsidDel="00166699">
          <w:rPr>
            <w:color w:val="000000" w:themeColor="text1"/>
            <w:spacing w:val="-1"/>
            <w:szCs w:val="24"/>
            <w:lang w:val="fr-ML"/>
            <w:rPrChange w:id="1924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248"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249" w:author="Dr Mamadou SANOGO" w:date="2023-10-25T18:15:00Z">
              <w:rPr>
                <w:color w:val="000000"/>
                <w:spacing w:val="-1"/>
                <w:szCs w:val="24"/>
                <w:lang w:val="fr-ML"/>
              </w:rPr>
            </w:rPrChange>
          </w:rPr>
          <w:delText>e</w:delText>
        </w:r>
        <w:r w:rsidRPr="007A4AFC" w:rsidDel="00166699">
          <w:rPr>
            <w:color w:val="000000" w:themeColor="text1"/>
            <w:szCs w:val="24"/>
            <w:lang w:val="fr-ML"/>
            <w:rPrChange w:id="19250" w:author="Dr Mamadou SANOGO" w:date="2023-10-25T18:15:00Z">
              <w:rPr>
                <w:color w:val="000000"/>
                <w:szCs w:val="24"/>
                <w:lang w:val="fr-ML"/>
              </w:rPr>
            </w:rPrChange>
          </w:rPr>
          <w:delText>p</w:delText>
        </w:r>
        <w:r w:rsidRPr="007A4AFC" w:rsidDel="00166699">
          <w:rPr>
            <w:color w:val="000000" w:themeColor="text1"/>
            <w:spacing w:val="1"/>
            <w:szCs w:val="24"/>
            <w:lang w:val="fr-ML"/>
            <w:rPrChange w:id="19251" w:author="Dr Mamadou SANOGO" w:date="2023-10-25T18:15:00Z">
              <w:rPr>
                <w:color w:val="000000"/>
                <w:spacing w:val="1"/>
                <w:szCs w:val="24"/>
                <w:lang w:val="fr-ML"/>
              </w:rPr>
            </w:rPrChange>
          </w:rPr>
          <w:delText>ré</w:delText>
        </w:r>
        <w:r w:rsidRPr="007A4AFC" w:rsidDel="00166699">
          <w:rPr>
            <w:color w:val="000000" w:themeColor="text1"/>
            <w:szCs w:val="24"/>
            <w:lang w:val="fr-ML"/>
            <w:rPrChange w:id="19252" w:author="Dr Mamadou SANOGO" w:date="2023-10-25T18:15:00Z">
              <w:rPr>
                <w:color w:val="000000"/>
                <w:szCs w:val="24"/>
                <w:lang w:val="fr-ML"/>
              </w:rPr>
            </w:rPrChange>
          </w:rPr>
          <w:delText>s</w:delText>
        </w:r>
        <w:r w:rsidRPr="007A4AFC" w:rsidDel="00166699">
          <w:rPr>
            <w:color w:val="000000" w:themeColor="text1"/>
            <w:spacing w:val="-1"/>
            <w:szCs w:val="24"/>
            <w:lang w:val="fr-ML"/>
            <w:rPrChange w:id="19253" w:author="Dr Mamadou SANOGO" w:date="2023-10-25T18:15:00Z">
              <w:rPr>
                <w:color w:val="000000"/>
                <w:spacing w:val="-1"/>
                <w:szCs w:val="24"/>
                <w:lang w:val="fr-ML"/>
              </w:rPr>
            </w:rPrChange>
          </w:rPr>
          <w:delText>e</w:delText>
        </w:r>
        <w:r w:rsidRPr="007A4AFC" w:rsidDel="00166699">
          <w:rPr>
            <w:color w:val="000000" w:themeColor="text1"/>
            <w:szCs w:val="24"/>
            <w:lang w:val="fr-ML"/>
            <w:rPrChange w:id="19254" w:author="Dr Mamadou SANOGO" w:date="2023-10-25T18:15:00Z">
              <w:rPr>
                <w:color w:val="000000"/>
                <w:szCs w:val="24"/>
                <w:lang w:val="fr-ML"/>
              </w:rPr>
            </w:rPrChange>
          </w:rPr>
          <w:delText>ntation équil</w:delText>
        </w:r>
        <w:r w:rsidRPr="007A4AFC" w:rsidDel="00166699">
          <w:rPr>
            <w:color w:val="000000" w:themeColor="text1"/>
            <w:spacing w:val="1"/>
            <w:szCs w:val="24"/>
            <w:lang w:val="fr-ML"/>
            <w:rPrChange w:id="19255" w:author="Dr Mamadou SANOGO" w:date="2023-10-25T18:15:00Z">
              <w:rPr>
                <w:color w:val="000000"/>
                <w:spacing w:val="1"/>
                <w:szCs w:val="24"/>
                <w:lang w:val="fr-ML"/>
              </w:rPr>
            </w:rPrChange>
          </w:rPr>
          <w:delText>i</w:delText>
        </w:r>
        <w:r w:rsidRPr="007A4AFC" w:rsidDel="00166699">
          <w:rPr>
            <w:color w:val="000000" w:themeColor="text1"/>
            <w:szCs w:val="24"/>
            <w:lang w:val="fr-ML"/>
            <w:rPrChange w:id="19256" w:author="Dr Mamadou SANOGO" w:date="2023-10-25T18:15:00Z">
              <w:rPr>
                <w:color w:val="000000"/>
                <w:szCs w:val="24"/>
                <w:lang w:val="fr-ML"/>
              </w:rPr>
            </w:rPrChange>
          </w:rPr>
          <w:delText>br</w:delText>
        </w:r>
        <w:r w:rsidRPr="007A4AFC" w:rsidDel="00166699">
          <w:rPr>
            <w:color w:val="000000" w:themeColor="text1"/>
            <w:spacing w:val="-2"/>
            <w:szCs w:val="24"/>
            <w:lang w:val="fr-ML"/>
            <w:rPrChange w:id="19257" w:author="Dr Mamadou SANOGO" w:date="2023-10-25T18:15:00Z">
              <w:rPr>
                <w:color w:val="000000"/>
                <w:spacing w:val="-2"/>
                <w:szCs w:val="24"/>
                <w:lang w:val="fr-ML"/>
              </w:rPr>
            </w:rPrChange>
          </w:rPr>
          <w:delText>é</w:delText>
        </w:r>
        <w:r w:rsidRPr="007A4AFC" w:rsidDel="00166699">
          <w:rPr>
            <w:color w:val="000000" w:themeColor="text1"/>
            <w:szCs w:val="24"/>
            <w:lang w:val="fr-ML"/>
            <w:rPrChange w:id="19258" w:author="Dr Mamadou SANOGO" w:date="2023-10-25T18:15:00Z">
              <w:rPr>
                <w:color w:val="000000"/>
                <w:szCs w:val="24"/>
                <w:lang w:val="fr-ML"/>
              </w:rPr>
            </w:rPrChange>
          </w:rPr>
          <w:delText>e</w:delText>
        </w:r>
        <w:r w:rsidRPr="007A4AFC" w:rsidDel="00166699">
          <w:rPr>
            <w:color w:val="000000" w:themeColor="text1"/>
            <w:spacing w:val="-1"/>
            <w:szCs w:val="24"/>
            <w:lang w:val="fr-ML"/>
            <w:rPrChange w:id="19259"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260" w:author="Dr Mamadou SANOGO" w:date="2023-10-25T18:15:00Z">
              <w:rPr>
                <w:color w:val="000000"/>
                <w:szCs w:val="24"/>
                <w:lang w:val="fr-ML"/>
              </w:rPr>
            </w:rPrChange>
          </w:rPr>
          <w:delText>nt</w:delText>
        </w:r>
        <w:r w:rsidRPr="007A4AFC" w:rsidDel="00166699">
          <w:rPr>
            <w:color w:val="000000" w:themeColor="text1"/>
            <w:spacing w:val="2"/>
            <w:szCs w:val="24"/>
            <w:lang w:val="fr-ML"/>
            <w:rPrChange w:id="19261" w:author="Dr Mamadou SANOGO" w:date="2023-10-25T18:15:00Z">
              <w:rPr>
                <w:color w:val="000000"/>
                <w:spacing w:val="2"/>
                <w:szCs w:val="24"/>
                <w:lang w:val="fr-ML"/>
              </w:rPr>
            </w:rPrChange>
          </w:rPr>
          <w:delText>r</w:delText>
        </w:r>
        <w:r w:rsidRPr="007A4AFC" w:rsidDel="00166699">
          <w:rPr>
            <w:color w:val="000000" w:themeColor="text1"/>
            <w:szCs w:val="24"/>
            <w:lang w:val="fr-ML"/>
            <w:rPrChange w:id="19262" w:author="Dr Mamadou SANOGO" w:date="2023-10-25T18:15:00Z">
              <w:rPr>
                <w:color w:val="000000"/>
                <w:szCs w:val="24"/>
                <w:lang w:val="fr-ML"/>
              </w:rPr>
            </w:rPrChange>
          </w:rPr>
          <w:delText>e</w:delText>
        </w:r>
        <w:r w:rsidRPr="007A4AFC" w:rsidDel="00166699">
          <w:rPr>
            <w:color w:val="000000" w:themeColor="text1"/>
            <w:spacing w:val="1"/>
            <w:szCs w:val="24"/>
            <w:lang w:val="fr-ML"/>
            <w:rPrChange w:id="1926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64" w:author="Dr Mamadou SANOGO" w:date="2023-10-25T18:15:00Z">
              <w:rPr>
                <w:color w:val="000000"/>
                <w:szCs w:val="24"/>
                <w:lang w:val="fr-ML"/>
              </w:rPr>
            </w:rPrChange>
          </w:rPr>
          <w:delText>f</w:delText>
        </w:r>
        <w:r w:rsidRPr="007A4AFC" w:rsidDel="00166699">
          <w:rPr>
            <w:color w:val="000000" w:themeColor="text1"/>
            <w:spacing w:val="-2"/>
            <w:szCs w:val="24"/>
            <w:lang w:val="fr-ML"/>
            <w:rPrChange w:id="19265" w:author="Dr Mamadou SANOGO" w:date="2023-10-25T18:15:00Z">
              <w:rPr>
                <w:color w:val="000000"/>
                <w:spacing w:val="-2"/>
                <w:szCs w:val="24"/>
                <w:lang w:val="fr-ML"/>
              </w:rPr>
            </w:rPrChange>
          </w:rPr>
          <w:delText>e</w:delText>
        </w:r>
        <w:r w:rsidRPr="007A4AFC" w:rsidDel="00166699">
          <w:rPr>
            <w:color w:val="000000" w:themeColor="text1"/>
            <w:szCs w:val="24"/>
            <w:lang w:val="fr-ML"/>
            <w:rPrChange w:id="19266" w:author="Dr Mamadou SANOGO" w:date="2023-10-25T18:15:00Z">
              <w:rPr>
                <w:color w:val="000000"/>
                <w:szCs w:val="24"/>
                <w:lang w:val="fr-ML"/>
              </w:rPr>
            </w:rPrChange>
          </w:rPr>
          <w:delText>m</w:delText>
        </w:r>
        <w:r w:rsidRPr="007A4AFC" w:rsidDel="00166699">
          <w:rPr>
            <w:color w:val="000000" w:themeColor="text1"/>
            <w:spacing w:val="1"/>
            <w:szCs w:val="24"/>
            <w:lang w:val="fr-ML"/>
            <w:rPrChange w:id="19267" w:author="Dr Mamadou SANOGO" w:date="2023-10-25T18:15:00Z">
              <w:rPr>
                <w:color w:val="000000"/>
                <w:spacing w:val="1"/>
                <w:szCs w:val="24"/>
                <w:lang w:val="fr-ML"/>
              </w:rPr>
            </w:rPrChange>
          </w:rPr>
          <w:delText>m</w:delText>
        </w:r>
        <w:r w:rsidRPr="007A4AFC" w:rsidDel="00166699">
          <w:rPr>
            <w:color w:val="000000" w:themeColor="text1"/>
            <w:spacing w:val="-1"/>
            <w:szCs w:val="24"/>
            <w:lang w:val="fr-ML"/>
            <w:rPrChange w:id="19268" w:author="Dr Mamadou SANOGO" w:date="2023-10-25T18:15:00Z">
              <w:rPr>
                <w:color w:val="000000"/>
                <w:spacing w:val="-1"/>
                <w:szCs w:val="24"/>
                <w:lang w:val="fr-ML"/>
              </w:rPr>
            </w:rPrChange>
          </w:rPr>
          <w:delText>e</w:delText>
        </w:r>
        <w:r w:rsidRPr="007A4AFC" w:rsidDel="00166699">
          <w:rPr>
            <w:color w:val="000000" w:themeColor="text1"/>
            <w:szCs w:val="24"/>
            <w:lang w:val="fr-ML"/>
            <w:rPrChange w:id="19269"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270" w:author="Dr Mamadou SANOGO" w:date="2023-10-25T18:15:00Z">
              <w:rPr>
                <w:color w:val="000000"/>
                <w:spacing w:val="-1"/>
                <w:szCs w:val="24"/>
                <w:lang w:val="fr-ML"/>
              </w:rPr>
            </w:rPrChange>
          </w:rPr>
          <w:delText>e</w:delText>
        </w:r>
        <w:r w:rsidRPr="007A4AFC" w:rsidDel="00166699">
          <w:rPr>
            <w:color w:val="000000" w:themeColor="text1"/>
            <w:szCs w:val="24"/>
            <w:lang w:val="fr-ML"/>
            <w:rPrChange w:id="19271" w:author="Dr Mamadou SANOGO" w:date="2023-10-25T18:15:00Z">
              <w:rPr>
                <w:color w:val="000000"/>
                <w:szCs w:val="24"/>
                <w:lang w:val="fr-ML"/>
              </w:rPr>
            </w:rPrChange>
          </w:rPr>
          <w:delText>t ho</w:delText>
        </w:r>
        <w:r w:rsidRPr="007A4AFC" w:rsidDel="00166699">
          <w:rPr>
            <w:color w:val="000000" w:themeColor="text1"/>
            <w:spacing w:val="1"/>
            <w:szCs w:val="24"/>
            <w:lang w:val="fr-ML"/>
            <w:rPrChange w:id="19272" w:author="Dr Mamadou SANOGO" w:date="2023-10-25T18:15:00Z">
              <w:rPr>
                <w:color w:val="000000"/>
                <w:spacing w:val="1"/>
                <w:szCs w:val="24"/>
                <w:lang w:val="fr-ML"/>
              </w:rPr>
            </w:rPrChange>
          </w:rPr>
          <w:delText>m</w:delText>
        </w:r>
        <w:r w:rsidRPr="007A4AFC" w:rsidDel="00166699">
          <w:rPr>
            <w:color w:val="000000" w:themeColor="text1"/>
            <w:szCs w:val="24"/>
            <w:lang w:val="fr-ML"/>
            <w:rPrChange w:id="19273" w:author="Dr Mamadou SANOGO" w:date="2023-10-25T18:15:00Z">
              <w:rPr>
                <w:color w:val="000000"/>
                <w:szCs w:val="24"/>
                <w:lang w:val="fr-ML"/>
              </w:rPr>
            </w:rPrChange>
          </w:rPr>
          <w:delText>mes.</w:delText>
        </w:r>
      </w:del>
    </w:p>
    <w:p w14:paraId="0521265A" w14:textId="466F4C3C" w:rsidR="0032620E" w:rsidRPr="007A4AFC" w:rsidDel="00166699" w:rsidRDefault="0032620E">
      <w:pPr>
        <w:pStyle w:val="Titre"/>
        <w:tabs>
          <w:tab w:val="num" w:pos="-4820"/>
        </w:tabs>
        <w:spacing w:line="276" w:lineRule="auto"/>
        <w:jc w:val="both"/>
        <w:rPr>
          <w:del w:id="19274" w:author="Dr Mamadou SANOGO" w:date="2023-10-25T17:56:00Z"/>
          <w:color w:val="000000" w:themeColor="text1"/>
          <w:szCs w:val="24"/>
          <w:lang w:val="fr-ML"/>
          <w:rPrChange w:id="19275" w:author="Dr Mamadou SANOGO" w:date="2023-10-25T18:15:00Z">
            <w:rPr>
              <w:del w:id="19276" w:author="Dr Mamadou SANOGO" w:date="2023-10-25T17:56:00Z"/>
              <w:color w:val="000000"/>
              <w:szCs w:val="24"/>
              <w:lang w:val="fr-ML"/>
            </w:rPr>
          </w:rPrChange>
        </w:rPr>
        <w:pPrChange w:id="19277" w:author="Dr Mamadou SANOGO" w:date="2023-10-25T17:57:00Z">
          <w:pPr>
            <w:widowControl w:val="0"/>
            <w:autoSpaceDE w:val="0"/>
            <w:autoSpaceDN w:val="0"/>
            <w:adjustRightInd w:val="0"/>
            <w:spacing w:line="240" w:lineRule="auto"/>
            <w:ind w:left="116" w:right="-36"/>
          </w:pPr>
        </w:pPrChange>
      </w:pPr>
      <w:del w:id="19278" w:author="Dr Mamadou SANOGO" w:date="2023-10-25T17:56:00Z">
        <w:r w:rsidRPr="007A4AFC" w:rsidDel="00166699">
          <w:rPr>
            <w:b w:val="0"/>
            <w:bCs/>
            <w:color w:val="000000" w:themeColor="text1"/>
            <w:spacing w:val="1"/>
            <w:szCs w:val="24"/>
            <w:lang w:val="fr-ML"/>
            <w:rPrChange w:id="19279" w:author="Dr Mamadou SANOGO" w:date="2023-10-25T18:15:00Z">
              <w:rPr>
                <w:b/>
                <w:bCs/>
                <w:color w:val="030303"/>
                <w:spacing w:val="1"/>
                <w:szCs w:val="24"/>
                <w:lang w:val="fr-ML"/>
              </w:rPr>
            </w:rPrChange>
          </w:rPr>
          <w:delText>3</w:delText>
        </w:r>
        <w:r w:rsidRPr="007A4AFC" w:rsidDel="00166699">
          <w:rPr>
            <w:b w:val="0"/>
            <w:bCs/>
            <w:color w:val="000000" w:themeColor="text1"/>
            <w:szCs w:val="24"/>
            <w:lang w:val="fr-ML"/>
            <w:rPrChange w:id="19280" w:author="Dr Mamadou SANOGO" w:date="2023-10-25T18:15:00Z">
              <w:rPr>
                <w:b/>
                <w:bCs/>
                <w:color w:val="030303"/>
                <w:szCs w:val="24"/>
                <w:lang w:val="fr-ML"/>
              </w:rPr>
            </w:rPrChange>
          </w:rPr>
          <w:delText>.</w:delText>
        </w:r>
        <w:r w:rsidRPr="007A4AFC" w:rsidDel="00166699">
          <w:rPr>
            <w:b w:val="0"/>
            <w:bCs/>
            <w:color w:val="000000" w:themeColor="text1"/>
            <w:spacing w:val="-1"/>
            <w:szCs w:val="24"/>
            <w:lang w:val="fr-ML"/>
            <w:rPrChange w:id="19281"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282" w:author="Dr Mamadou SANOGO" w:date="2023-10-25T18:15:00Z">
              <w:rPr>
                <w:b/>
                <w:bCs/>
                <w:color w:val="030303"/>
                <w:szCs w:val="24"/>
                <w:lang w:val="fr-ML"/>
              </w:rPr>
            </w:rPrChange>
          </w:rPr>
          <w:delText>Le c</w:delText>
        </w:r>
        <w:r w:rsidRPr="007A4AFC" w:rsidDel="00166699">
          <w:rPr>
            <w:b w:val="0"/>
            <w:bCs/>
            <w:color w:val="000000" w:themeColor="text1"/>
            <w:spacing w:val="-3"/>
            <w:szCs w:val="24"/>
            <w:lang w:val="fr-ML"/>
            <w:rPrChange w:id="19283" w:author="Dr Mamadou SANOGO" w:date="2023-10-25T18:15:00Z">
              <w:rPr>
                <w:b/>
                <w:bCs/>
                <w:color w:val="030303"/>
                <w:spacing w:val="-3"/>
                <w:szCs w:val="24"/>
                <w:lang w:val="fr-ML"/>
              </w:rPr>
            </w:rPrChange>
          </w:rPr>
          <w:delText>h</w:delText>
        </w:r>
        <w:r w:rsidRPr="007A4AFC" w:rsidDel="00166699">
          <w:rPr>
            <w:b w:val="0"/>
            <w:bCs/>
            <w:color w:val="000000" w:themeColor="text1"/>
            <w:spacing w:val="1"/>
            <w:szCs w:val="24"/>
            <w:lang w:val="fr-ML"/>
            <w:rPrChange w:id="19284" w:author="Dr Mamadou SANOGO" w:date="2023-10-25T18:15:00Z">
              <w:rPr>
                <w:b/>
                <w:bCs/>
                <w:color w:val="030303"/>
                <w:spacing w:val="1"/>
                <w:szCs w:val="24"/>
                <w:lang w:val="fr-ML"/>
              </w:rPr>
            </w:rPrChange>
          </w:rPr>
          <w:delText>o</w:delText>
        </w:r>
        <w:r w:rsidRPr="007A4AFC" w:rsidDel="00166699">
          <w:rPr>
            <w:b w:val="0"/>
            <w:bCs/>
            <w:color w:val="000000" w:themeColor="text1"/>
            <w:spacing w:val="-1"/>
            <w:szCs w:val="24"/>
            <w:lang w:val="fr-ML"/>
            <w:rPrChange w:id="19285"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286" w:author="Dr Mamadou SANOGO" w:date="2023-10-25T18:15:00Z">
              <w:rPr>
                <w:b/>
                <w:bCs/>
                <w:color w:val="030303"/>
                <w:szCs w:val="24"/>
                <w:lang w:val="fr-ML"/>
              </w:rPr>
            </w:rPrChange>
          </w:rPr>
          <w:delText>x</w:delText>
        </w:r>
        <w:r w:rsidRPr="007A4AFC" w:rsidDel="00166699">
          <w:rPr>
            <w:b w:val="0"/>
            <w:bCs/>
            <w:color w:val="000000" w:themeColor="text1"/>
            <w:spacing w:val="1"/>
            <w:szCs w:val="24"/>
            <w:lang w:val="fr-ML"/>
            <w:rPrChange w:id="19287"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288" w:author="Dr Mamadou SANOGO" w:date="2023-10-25T18:15:00Z">
              <w:rPr>
                <w:b/>
                <w:bCs/>
                <w:color w:val="030303"/>
                <w:szCs w:val="24"/>
                <w:lang w:val="fr-ML"/>
              </w:rPr>
            </w:rPrChange>
          </w:rPr>
          <w:delText>d</w:delText>
        </w:r>
        <w:r w:rsidRPr="007A4AFC" w:rsidDel="00166699">
          <w:rPr>
            <w:b w:val="0"/>
            <w:bCs/>
            <w:color w:val="000000" w:themeColor="text1"/>
            <w:spacing w:val="-3"/>
            <w:szCs w:val="24"/>
            <w:lang w:val="fr-ML"/>
            <w:rPrChange w:id="19289" w:author="Dr Mamadou SANOGO" w:date="2023-10-25T18:15:00Z">
              <w:rPr>
                <w:b/>
                <w:bCs/>
                <w:color w:val="030303"/>
                <w:spacing w:val="-3"/>
                <w:szCs w:val="24"/>
                <w:lang w:val="fr-ML"/>
              </w:rPr>
            </w:rPrChange>
          </w:rPr>
          <w:delText>e</w:delText>
        </w:r>
        <w:r w:rsidRPr="007A4AFC" w:rsidDel="00166699">
          <w:rPr>
            <w:b w:val="0"/>
            <w:bCs/>
            <w:color w:val="000000" w:themeColor="text1"/>
            <w:szCs w:val="24"/>
            <w:lang w:val="fr-ML"/>
            <w:rPrChange w:id="19290" w:author="Dr Mamadou SANOGO" w:date="2023-10-25T18:15:00Z">
              <w:rPr>
                <w:b/>
                <w:bCs/>
                <w:color w:val="030303"/>
                <w:szCs w:val="24"/>
                <w:lang w:val="fr-ML"/>
              </w:rPr>
            </w:rPrChange>
          </w:rPr>
          <w:delText>s</w:delText>
        </w:r>
        <w:r w:rsidRPr="007A4AFC" w:rsidDel="00166699">
          <w:rPr>
            <w:b w:val="0"/>
            <w:bCs/>
            <w:color w:val="000000" w:themeColor="text1"/>
            <w:spacing w:val="1"/>
            <w:szCs w:val="24"/>
            <w:lang w:val="fr-ML"/>
            <w:rPrChange w:id="19291"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292" w:author="Dr Mamadou SANOGO" w:date="2023-10-25T18:15:00Z">
              <w:rPr>
                <w:b/>
                <w:bCs/>
                <w:color w:val="030303"/>
                <w:szCs w:val="24"/>
                <w:lang w:val="fr-ML"/>
              </w:rPr>
            </w:rPrChange>
          </w:rPr>
          <w:delText>rap</w:delText>
        </w:r>
        <w:r w:rsidRPr="007A4AFC" w:rsidDel="00166699">
          <w:rPr>
            <w:b w:val="0"/>
            <w:bCs/>
            <w:color w:val="000000" w:themeColor="text1"/>
            <w:spacing w:val="-2"/>
            <w:szCs w:val="24"/>
            <w:lang w:val="fr-ML"/>
            <w:rPrChange w:id="19293" w:author="Dr Mamadou SANOGO" w:date="2023-10-25T18:15:00Z">
              <w:rPr>
                <w:b/>
                <w:bCs/>
                <w:color w:val="030303"/>
                <w:spacing w:val="-2"/>
                <w:szCs w:val="24"/>
                <w:lang w:val="fr-ML"/>
              </w:rPr>
            </w:rPrChange>
          </w:rPr>
          <w:delText>p</w:delText>
        </w:r>
        <w:r w:rsidRPr="007A4AFC" w:rsidDel="00166699">
          <w:rPr>
            <w:b w:val="0"/>
            <w:bCs/>
            <w:color w:val="000000" w:themeColor="text1"/>
            <w:spacing w:val="1"/>
            <w:szCs w:val="24"/>
            <w:lang w:val="fr-ML"/>
            <w:rPrChange w:id="19294"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295" w:author="Dr Mamadou SANOGO" w:date="2023-10-25T18:15:00Z">
              <w:rPr>
                <w:b/>
                <w:bCs/>
                <w:color w:val="030303"/>
                <w:szCs w:val="24"/>
                <w:lang w:val="fr-ML"/>
              </w:rPr>
            </w:rPrChange>
          </w:rPr>
          <w:delText>rte</w:delText>
        </w:r>
        <w:r w:rsidRPr="007A4AFC" w:rsidDel="00166699">
          <w:rPr>
            <w:b w:val="0"/>
            <w:bCs/>
            <w:color w:val="000000" w:themeColor="text1"/>
            <w:spacing w:val="-2"/>
            <w:szCs w:val="24"/>
            <w:lang w:val="fr-ML"/>
            <w:rPrChange w:id="19296" w:author="Dr Mamadou SANOGO" w:date="2023-10-25T18:15:00Z">
              <w:rPr>
                <w:b/>
                <w:bCs/>
                <w:color w:val="030303"/>
                <w:spacing w:val="-2"/>
                <w:szCs w:val="24"/>
                <w:lang w:val="fr-ML"/>
              </w:rPr>
            </w:rPrChange>
          </w:rPr>
          <w:delText>u</w:delText>
        </w:r>
        <w:r w:rsidRPr="007A4AFC" w:rsidDel="00166699">
          <w:rPr>
            <w:b w:val="0"/>
            <w:bCs/>
            <w:color w:val="000000" w:themeColor="text1"/>
            <w:szCs w:val="24"/>
            <w:lang w:val="fr-ML"/>
            <w:rPrChange w:id="19297" w:author="Dr Mamadou SANOGO" w:date="2023-10-25T18:15:00Z">
              <w:rPr>
                <w:b/>
                <w:bCs/>
                <w:color w:val="030303"/>
                <w:szCs w:val="24"/>
                <w:lang w:val="fr-ML"/>
              </w:rPr>
            </w:rPrChange>
          </w:rPr>
          <w:delText>rs</w:delText>
        </w:r>
      </w:del>
    </w:p>
    <w:p w14:paraId="63C90344" w14:textId="71404F85" w:rsidR="0032620E" w:rsidRPr="007A4AFC" w:rsidDel="00166699" w:rsidRDefault="0032620E">
      <w:pPr>
        <w:pStyle w:val="Titre"/>
        <w:tabs>
          <w:tab w:val="num" w:pos="-4820"/>
        </w:tabs>
        <w:spacing w:line="276" w:lineRule="auto"/>
        <w:jc w:val="both"/>
        <w:rPr>
          <w:del w:id="19298" w:author="Dr Mamadou SANOGO" w:date="2023-10-25T17:56:00Z"/>
          <w:color w:val="000000" w:themeColor="text1"/>
          <w:szCs w:val="24"/>
          <w:lang w:val="fr-ML"/>
          <w:rPrChange w:id="19299" w:author="Dr Mamadou SANOGO" w:date="2023-10-25T18:15:00Z">
            <w:rPr>
              <w:del w:id="19300" w:author="Dr Mamadou SANOGO" w:date="2023-10-25T17:56:00Z"/>
              <w:color w:val="000000"/>
              <w:szCs w:val="24"/>
              <w:lang w:val="fr-ML"/>
            </w:rPr>
          </w:rPrChange>
        </w:rPr>
        <w:pPrChange w:id="19301" w:author="Dr Mamadou SANOGO" w:date="2023-10-25T17:57:00Z">
          <w:pPr>
            <w:widowControl w:val="0"/>
            <w:autoSpaceDE w:val="0"/>
            <w:autoSpaceDN w:val="0"/>
            <w:adjustRightInd w:val="0"/>
            <w:spacing w:line="240" w:lineRule="auto"/>
            <w:ind w:left="400" w:right="-36"/>
          </w:pPr>
        </w:pPrChange>
      </w:pPr>
      <w:del w:id="19302" w:author="Dr Mamadou SANOGO" w:date="2023-10-25T17:56:00Z">
        <w:r w:rsidRPr="007A4AFC" w:rsidDel="00166699">
          <w:rPr>
            <w:color w:val="000000" w:themeColor="text1"/>
            <w:spacing w:val="-3"/>
            <w:szCs w:val="24"/>
            <w:lang w:val="fr-ML"/>
            <w:rPrChange w:id="19303" w:author="Dr Mamadou SANOGO" w:date="2023-10-25T18:15:00Z">
              <w:rPr>
                <w:color w:val="000000"/>
                <w:spacing w:val="-3"/>
                <w:szCs w:val="24"/>
                <w:lang w:val="fr-ML"/>
              </w:rPr>
            </w:rPrChange>
          </w:rPr>
          <w:delText>L</w:delText>
        </w:r>
        <w:r w:rsidRPr="007A4AFC" w:rsidDel="00166699">
          <w:rPr>
            <w:color w:val="000000" w:themeColor="text1"/>
            <w:szCs w:val="24"/>
            <w:lang w:val="fr-ML"/>
            <w:rPrChange w:id="19304" w:author="Dr Mamadou SANOGO" w:date="2023-10-25T18:15:00Z">
              <w:rPr>
                <w:color w:val="000000"/>
                <w:szCs w:val="24"/>
                <w:lang w:val="fr-ML"/>
              </w:rPr>
            </w:rPrChange>
          </w:rPr>
          <w:delText>e</w:delText>
        </w:r>
        <w:r w:rsidRPr="007A4AFC" w:rsidDel="00166699">
          <w:rPr>
            <w:color w:val="000000" w:themeColor="text1"/>
            <w:spacing w:val="1"/>
            <w:szCs w:val="24"/>
            <w:lang w:val="fr-ML"/>
            <w:rPrChange w:id="19305"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06" w:author="Dr Mamadou SANOGO" w:date="2023-10-25T18:15:00Z">
              <w:rPr>
                <w:color w:val="000000"/>
                <w:spacing w:val="-1"/>
                <w:szCs w:val="24"/>
                <w:lang w:val="fr-ML"/>
              </w:rPr>
            </w:rPrChange>
          </w:rPr>
          <w:delText>c</w:delText>
        </w:r>
        <w:r w:rsidRPr="007A4AFC" w:rsidDel="00166699">
          <w:rPr>
            <w:color w:val="000000" w:themeColor="text1"/>
            <w:szCs w:val="24"/>
            <w:lang w:val="fr-ML"/>
            <w:rPrChange w:id="19307"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308"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309" w:author="Dr Mamadou SANOGO" w:date="2023-10-25T18:15:00Z">
              <w:rPr>
                <w:color w:val="000000"/>
                <w:szCs w:val="24"/>
                <w:lang w:val="fr-ML"/>
              </w:rPr>
            </w:rPrChange>
          </w:rPr>
          <w:delText>d</w:delText>
        </w:r>
        <w:r w:rsidRPr="007A4AFC" w:rsidDel="00166699">
          <w:rPr>
            <w:color w:val="000000" w:themeColor="text1"/>
            <w:spacing w:val="-1"/>
            <w:szCs w:val="24"/>
            <w:lang w:val="fr-ML"/>
            <w:rPrChange w:id="19310" w:author="Dr Mamadou SANOGO" w:date="2023-10-25T18:15:00Z">
              <w:rPr>
                <w:color w:val="000000"/>
                <w:spacing w:val="-1"/>
                <w:szCs w:val="24"/>
                <w:lang w:val="fr-ML"/>
              </w:rPr>
            </w:rPrChange>
          </w:rPr>
          <w:delText>e</w:delText>
        </w:r>
        <w:r w:rsidRPr="007A4AFC" w:rsidDel="00166699">
          <w:rPr>
            <w:color w:val="000000" w:themeColor="text1"/>
            <w:szCs w:val="24"/>
            <w:lang w:val="fr-ML"/>
            <w:rPrChange w:id="19311" w:author="Dr Mamadou SANOGO" w:date="2023-10-25T18:15:00Z">
              <w:rPr>
                <w:color w:val="000000"/>
                <w:szCs w:val="24"/>
                <w:lang w:val="fr-ML"/>
              </w:rPr>
            </w:rPrChange>
          </w:rPr>
          <w:delText>s r</w:delText>
        </w:r>
        <w:r w:rsidRPr="007A4AFC" w:rsidDel="00166699">
          <w:rPr>
            <w:color w:val="000000" w:themeColor="text1"/>
            <w:spacing w:val="-1"/>
            <w:szCs w:val="24"/>
            <w:lang w:val="fr-ML"/>
            <w:rPrChange w:id="19312" w:author="Dr Mamadou SANOGO" w:date="2023-10-25T18:15:00Z">
              <w:rPr>
                <w:color w:val="000000"/>
                <w:spacing w:val="-1"/>
                <w:szCs w:val="24"/>
                <w:lang w:val="fr-ML"/>
              </w:rPr>
            </w:rPrChange>
          </w:rPr>
          <w:delText>a</w:delText>
        </w:r>
        <w:r w:rsidRPr="007A4AFC" w:rsidDel="00166699">
          <w:rPr>
            <w:color w:val="000000" w:themeColor="text1"/>
            <w:szCs w:val="24"/>
            <w:lang w:val="fr-ML"/>
            <w:rPrChange w:id="19313" w:author="Dr Mamadou SANOGO" w:date="2023-10-25T18:15:00Z">
              <w:rPr>
                <w:color w:val="000000"/>
                <w:szCs w:val="24"/>
                <w:lang w:val="fr-ML"/>
              </w:rPr>
            </w:rPrChange>
          </w:rPr>
          <w:delText>pport</w:delText>
        </w:r>
        <w:r w:rsidRPr="007A4AFC" w:rsidDel="00166699">
          <w:rPr>
            <w:color w:val="000000" w:themeColor="text1"/>
            <w:spacing w:val="-1"/>
            <w:szCs w:val="24"/>
            <w:lang w:val="fr-ML"/>
            <w:rPrChange w:id="19314" w:author="Dr Mamadou SANOGO" w:date="2023-10-25T18:15:00Z">
              <w:rPr>
                <w:color w:val="000000"/>
                <w:spacing w:val="-1"/>
                <w:szCs w:val="24"/>
                <w:lang w:val="fr-ML"/>
              </w:rPr>
            </w:rPrChange>
          </w:rPr>
          <w:delText>e</w:delText>
        </w:r>
        <w:r w:rsidRPr="007A4AFC" w:rsidDel="00166699">
          <w:rPr>
            <w:color w:val="000000" w:themeColor="text1"/>
            <w:szCs w:val="24"/>
            <w:lang w:val="fr-ML"/>
            <w:rPrChange w:id="19315" w:author="Dr Mamadou SANOGO" w:date="2023-10-25T18:15:00Z">
              <w:rPr>
                <w:color w:val="000000"/>
                <w:szCs w:val="24"/>
                <w:lang w:val="fr-ML"/>
              </w:rPr>
            </w:rPrChange>
          </w:rPr>
          <w:delText>urs</w:delText>
        </w:r>
        <w:r w:rsidRPr="007A4AFC" w:rsidDel="00166699">
          <w:rPr>
            <w:color w:val="000000" w:themeColor="text1"/>
            <w:spacing w:val="2"/>
            <w:szCs w:val="24"/>
            <w:lang w:val="fr-ML"/>
            <w:rPrChange w:id="19316"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17"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318"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19" w:author="Dr Mamadou SANOGO" w:date="2023-10-25T18:15:00Z">
              <w:rPr>
                <w:color w:val="000000"/>
                <w:spacing w:val="-1"/>
                <w:szCs w:val="24"/>
                <w:lang w:val="fr-ML"/>
              </w:rPr>
            </w:rPrChange>
          </w:rPr>
          <w:delText>ê</w:delText>
        </w:r>
        <w:r w:rsidRPr="007A4AFC" w:rsidDel="00166699">
          <w:rPr>
            <w:color w:val="000000" w:themeColor="text1"/>
            <w:szCs w:val="24"/>
            <w:lang w:val="fr-ML"/>
            <w:rPrChange w:id="19320" w:author="Dr Mamadou SANOGO" w:date="2023-10-25T18:15:00Z">
              <w:rPr>
                <w:color w:val="000000"/>
                <w:szCs w:val="24"/>
                <w:lang w:val="fr-ML"/>
              </w:rPr>
            </w:rPrChange>
          </w:rPr>
          <w:delText>tre</w:delText>
        </w:r>
        <w:r w:rsidRPr="007A4AFC" w:rsidDel="00166699">
          <w:rPr>
            <w:color w:val="000000" w:themeColor="text1"/>
            <w:spacing w:val="-1"/>
            <w:szCs w:val="24"/>
            <w:lang w:val="fr-ML"/>
            <w:rPrChange w:id="19321"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322" w:author="Dr Mamadou SANOGO" w:date="2023-10-25T18:15:00Z">
              <w:rPr>
                <w:color w:val="000000"/>
                <w:szCs w:val="24"/>
                <w:lang w:val="fr-ML"/>
              </w:rPr>
            </w:rPrChange>
          </w:rPr>
          <w:delText>f</w:delText>
        </w:r>
        <w:r w:rsidRPr="007A4AFC" w:rsidDel="00166699">
          <w:rPr>
            <w:color w:val="000000" w:themeColor="text1"/>
            <w:spacing w:val="1"/>
            <w:szCs w:val="24"/>
            <w:lang w:val="fr-ML"/>
            <w:rPrChange w:id="19323"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324" w:author="Dr Mamadou SANOGO" w:date="2023-10-25T18:15:00Z">
              <w:rPr>
                <w:color w:val="000000"/>
                <w:spacing w:val="-1"/>
                <w:szCs w:val="24"/>
                <w:lang w:val="fr-ML"/>
              </w:rPr>
            </w:rPrChange>
          </w:rPr>
          <w:delText>ec</w:delText>
        </w:r>
        <w:r w:rsidRPr="007A4AFC" w:rsidDel="00166699">
          <w:rPr>
            <w:color w:val="000000" w:themeColor="text1"/>
            <w:szCs w:val="24"/>
            <w:lang w:val="fr-ML"/>
            <w:rPrChange w:id="19325" w:author="Dr Mamadou SANOGO" w:date="2023-10-25T18:15:00Z">
              <w:rPr>
                <w:color w:val="000000"/>
                <w:szCs w:val="24"/>
                <w:lang w:val="fr-ML"/>
              </w:rPr>
            </w:rPrChange>
          </w:rPr>
          <w:delText xml:space="preserve">tué </w:delText>
        </w:r>
        <w:r w:rsidRPr="007A4AFC" w:rsidDel="00166699">
          <w:rPr>
            <w:color w:val="000000" w:themeColor="text1"/>
            <w:spacing w:val="2"/>
            <w:szCs w:val="24"/>
            <w:lang w:val="fr-ML"/>
            <w:rPrChange w:id="19326" w:author="Dr Mamadou SANOGO" w:date="2023-10-25T18:15:00Z">
              <w:rPr>
                <w:color w:val="000000"/>
                <w:spacing w:val="2"/>
                <w:szCs w:val="24"/>
                <w:lang w:val="fr-ML"/>
              </w:rPr>
            </w:rPrChange>
          </w:rPr>
          <w:delText>s</w:delText>
        </w:r>
        <w:r w:rsidRPr="007A4AFC" w:rsidDel="00166699">
          <w:rPr>
            <w:color w:val="000000" w:themeColor="text1"/>
            <w:spacing w:val="-1"/>
            <w:szCs w:val="24"/>
            <w:lang w:val="fr-ML"/>
            <w:rPrChange w:id="19327" w:author="Dr Mamadou SANOGO" w:date="2023-10-25T18:15:00Z">
              <w:rPr>
                <w:color w:val="000000"/>
                <w:spacing w:val="-1"/>
                <w:szCs w:val="24"/>
                <w:lang w:val="fr-ML"/>
              </w:rPr>
            </w:rPrChange>
          </w:rPr>
          <w:delText>e</w:delText>
        </w:r>
        <w:r w:rsidRPr="007A4AFC" w:rsidDel="00166699">
          <w:rPr>
            <w:color w:val="000000" w:themeColor="text1"/>
            <w:szCs w:val="24"/>
            <w:lang w:val="fr-ML"/>
            <w:rPrChange w:id="19328" w:author="Dr Mamadou SANOGO" w:date="2023-10-25T18:15:00Z">
              <w:rPr>
                <w:color w:val="000000"/>
                <w:szCs w:val="24"/>
                <w:lang w:val="fr-ML"/>
              </w:rPr>
            </w:rPrChange>
          </w:rPr>
          <w:delText xml:space="preserve">lon </w:delText>
        </w:r>
        <w:r w:rsidRPr="007A4AFC" w:rsidDel="00166699">
          <w:rPr>
            <w:color w:val="000000" w:themeColor="text1"/>
            <w:spacing w:val="1"/>
            <w:szCs w:val="24"/>
            <w:lang w:val="fr-ML"/>
            <w:rPrChange w:id="19329" w:author="Dr Mamadou SANOGO" w:date="2023-10-25T18:15:00Z">
              <w:rPr>
                <w:color w:val="000000"/>
                <w:spacing w:val="1"/>
                <w:szCs w:val="24"/>
                <w:lang w:val="fr-ML"/>
              </w:rPr>
            </w:rPrChange>
          </w:rPr>
          <w:delText>le</w:delText>
        </w:r>
        <w:r w:rsidRPr="007A4AFC" w:rsidDel="00166699">
          <w:rPr>
            <w:color w:val="000000" w:themeColor="text1"/>
            <w:szCs w:val="24"/>
            <w:lang w:val="fr-ML"/>
            <w:rPrChange w:id="1933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331" w:author="Dr Mamadou SANOGO" w:date="2023-10-25T18:15:00Z">
              <w:rPr>
                <w:color w:val="000000"/>
                <w:spacing w:val="-1"/>
                <w:szCs w:val="24"/>
                <w:lang w:val="fr-ML"/>
              </w:rPr>
            </w:rPrChange>
          </w:rPr>
          <w:delText>c</w:delText>
        </w:r>
        <w:r w:rsidRPr="007A4AFC" w:rsidDel="00166699">
          <w:rPr>
            <w:color w:val="000000" w:themeColor="text1"/>
            <w:szCs w:val="24"/>
            <w:lang w:val="fr-ML"/>
            <w:rPrChange w:id="19332" w:author="Dr Mamadou SANOGO" w:date="2023-10-25T18:15:00Z">
              <w:rPr>
                <w:color w:val="000000"/>
                <w:szCs w:val="24"/>
                <w:lang w:val="fr-ML"/>
              </w:rPr>
            </w:rPrChange>
          </w:rPr>
          <w:delText>rit</w:delText>
        </w:r>
        <w:r w:rsidRPr="007A4AFC" w:rsidDel="00166699">
          <w:rPr>
            <w:color w:val="000000" w:themeColor="text1"/>
            <w:spacing w:val="-1"/>
            <w:szCs w:val="24"/>
            <w:lang w:val="fr-ML"/>
            <w:rPrChange w:id="19333" w:author="Dr Mamadou SANOGO" w:date="2023-10-25T18:15:00Z">
              <w:rPr>
                <w:color w:val="000000"/>
                <w:spacing w:val="-1"/>
                <w:szCs w:val="24"/>
                <w:lang w:val="fr-ML"/>
              </w:rPr>
            </w:rPrChange>
          </w:rPr>
          <w:delText>è</w:delText>
        </w:r>
        <w:r w:rsidRPr="007A4AFC" w:rsidDel="00166699">
          <w:rPr>
            <w:color w:val="000000" w:themeColor="text1"/>
            <w:szCs w:val="24"/>
            <w:lang w:val="fr-ML"/>
            <w:rPrChange w:id="19334" w:author="Dr Mamadou SANOGO" w:date="2023-10-25T18:15:00Z">
              <w:rPr>
                <w:color w:val="000000"/>
                <w:szCs w:val="24"/>
                <w:lang w:val="fr-ML"/>
              </w:rPr>
            </w:rPrChange>
          </w:rPr>
          <w:delText>r</w:delText>
        </w:r>
        <w:r w:rsidRPr="007A4AFC" w:rsidDel="00166699">
          <w:rPr>
            <w:color w:val="000000" w:themeColor="text1"/>
            <w:spacing w:val="-2"/>
            <w:szCs w:val="24"/>
            <w:lang w:val="fr-ML"/>
            <w:rPrChange w:id="19335" w:author="Dr Mamadou SANOGO" w:date="2023-10-25T18:15:00Z">
              <w:rPr>
                <w:color w:val="000000"/>
                <w:spacing w:val="-2"/>
                <w:szCs w:val="24"/>
                <w:lang w:val="fr-ML"/>
              </w:rPr>
            </w:rPrChange>
          </w:rPr>
          <w:delText>e</w:delText>
        </w:r>
        <w:r w:rsidRPr="007A4AFC" w:rsidDel="00166699">
          <w:rPr>
            <w:color w:val="000000" w:themeColor="text1"/>
            <w:szCs w:val="24"/>
            <w:lang w:val="fr-ML"/>
            <w:rPrChange w:id="19336" w:author="Dr Mamadou SANOGO" w:date="2023-10-25T18:15:00Z">
              <w:rPr>
                <w:color w:val="000000"/>
                <w:szCs w:val="24"/>
                <w:lang w:val="fr-ML"/>
              </w:rPr>
            </w:rPrChange>
          </w:rPr>
          <w:delText>s su</w:delText>
        </w:r>
        <w:r w:rsidRPr="007A4AFC" w:rsidDel="00166699">
          <w:rPr>
            <w:color w:val="000000" w:themeColor="text1"/>
            <w:spacing w:val="1"/>
            <w:szCs w:val="24"/>
            <w:lang w:val="fr-ML"/>
            <w:rPrChange w:id="19337" w:author="Dr Mamadou SANOGO" w:date="2023-10-25T18:15:00Z">
              <w:rPr>
                <w:color w:val="000000"/>
                <w:spacing w:val="1"/>
                <w:szCs w:val="24"/>
                <w:lang w:val="fr-ML"/>
              </w:rPr>
            </w:rPrChange>
          </w:rPr>
          <w:delText>i</w:delText>
        </w:r>
        <w:r w:rsidRPr="007A4AFC" w:rsidDel="00166699">
          <w:rPr>
            <w:color w:val="000000" w:themeColor="text1"/>
            <w:szCs w:val="24"/>
            <w:lang w:val="fr-ML"/>
            <w:rPrChange w:id="19338" w:author="Dr Mamadou SANOGO" w:date="2023-10-25T18:15:00Z">
              <w:rPr>
                <w:color w:val="000000"/>
                <w:szCs w:val="24"/>
                <w:lang w:val="fr-ML"/>
              </w:rPr>
            </w:rPrChange>
          </w:rPr>
          <w:delText>v</w:delText>
        </w:r>
        <w:r w:rsidRPr="007A4AFC" w:rsidDel="00166699">
          <w:rPr>
            <w:color w:val="000000" w:themeColor="text1"/>
            <w:spacing w:val="-1"/>
            <w:szCs w:val="24"/>
            <w:lang w:val="fr-ML"/>
            <w:rPrChange w:id="19339" w:author="Dr Mamadou SANOGO" w:date="2023-10-25T18:15:00Z">
              <w:rPr>
                <w:color w:val="000000"/>
                <w:spacing w:val="-1"/>
                <w:szCs w:val="24"/>
                <w:lang w:val="fr-ML"/>
              </w:rPr>
            </w:rPrChange>
          </w:rPr>
          <w:delText>a</w:delText>
        </w:r>
        <w:r w:rsidRPr="007A4AFC" w:rsidDel="00166699">
          <w:rPr>
            <w:color w:val="000000" w:themeColor="text1"/>
            <w:szCs w:val="24"/>
            <w:lang w:val="fr-ML"/>
            <w:rPrChange w:id="19340" w:author="Dr Mamadou SANOGO" w:date="2023-10-25T18:15:00Z">
              <w:rPr>
                <w:color w:val="000000"/>
                <w:szCs w:val="24"/>
                <w:lang w:val="fr-ML"/>
              </w:rPr>
            </w:rPrChange>
          </w:rPr>
          <w:delText>nts :</w:delText>
        </w:r>
      </w:del>
    </w:p>
    <w:p w14:paraId="318F26DD" w14:textId="6D3171FD" w:rsidR="0032620E" w:rsidRPr="007A4AFC" w:rsidDel="00166699" w:rsidRDefault="0032620E">
      <w:pPr>
        <w:pStyle w:val="Titre"/>
        <w:tabs>
          <w:tab w:val="num" w:pos="-4820"/>
        </w:tabs>
        <w:spacing w:line="276" w:lineRule="auto"/>
        <w:jc w:val="both"/>
        <w:rPr>
          <w:del w:id="19341" w:author="Dr Mamadou SANOGO" w:date="2023-10-25T17:56:00Z"/>
          <w:color w:val="000000" w:themeColor="text1"/>
          <w:szCs w:val="24"/>
          <w:lang w:val="fr-ML"/>
          <w:rPrChange w:id="19342" w:author="Dr Mamadou SANOGO" w:date="2023-10-25T18:15:00Z">
            <w:rPr>
              <w:del w:id="19343" w:author="Dr Mamadou SANOGO" w:date="2023-10-25T17:56:00Z"/>
              <w:color w:val="000000"/>
              <w:szCs w:val="24"/>
              <w:lang w:val="fr-ML"/>
            </w:rPr>
          </w:rPrChange>
        </w:rPr>
        <w:pPrChange w:id="19344" w:author="Dr Mamadou SANOGO" w:date="2023-10-25T17:57:00Z">
          <w:pPr>
            <w:widowControl w:val="0"/>
            <w:numPr>
              <w:numId w:val="10"/>
            </w:numPr>
            <w:autoSpaceDE w:val="0"/>
            <w:autoSpaceDN w:val="0"/>
            <w:adjustRightInd w:val="0"/>
            <w:spacing w:line="240" w:lineRule="auto"/>
            <w:ind w:left="903" w:right="-36" w:hanging="360"/>
          </w:pPr>
        </w:pPrChange>
      </w:pPr>
      <w:del w:id="19345" w:author="Dr Mamadou SANOGO" w:date="2023-10-25T17:56:00Z">
        <w:r w:rsidRPr="007A4AFC" w:rsidDel="00166699">
          <w:rPr>
            <w:color w:val="000000" w:themeColor="text1"/>
            <w:szCs w:val="24"/>
            <w:lang w:val="fr-ML"/>
            <w:rPrChange w:id="19346" w:author="Dr Mamadou SANOGO" w:date="2023-10-25T18:15:00Z">
              <w:rPr>
                <w:color w:val="000000"/>
                <w:szCs w:val="24"/>
                <w:lang w:val="fr-ML"/>
              </w:rPr>
            </w:rPrChange>
          </w:rPr>
          <w:delText>i</w:delText>
        </w:r>
        <w:r w:rsidRPr="007A4AFC" w:rsidDel="00166699">
          <w:rPr>
            <w:color w:val="000000" w:themeColor="text1"/>
            <w:spacing w:val="1"/>
            <w:szCs w:val="24"/>
            <w:lang w:val="fr-ML"/>
            <w:rPrChange w:id="19347" w:author="Dr Mamadou SANOGO" w:date="2023-10-25T18:15:00Z">
              <w:rPr>
                <w:color w:val="000000"/>
                <w:spacing w:val="1"/>
                <w:szCs w:val="24"/>
                <w:lang w:val="fr-ML"/>
              </w:rPr>
            </w:rPrChange>
          </w:rPr>
          <w:delText>l</w:delText>
        </w:r>
        <w:r w:rsidRPr="007A4AFC" w:rsidDel="00166699">
          <w:rPr>
            <w:color w:val="000000" w:themeColor="text1"/>
            <w:szCs w:val="24"/>
            <w:lang w:val="fr-ML"/>
            <w:rPrChange w:id="19348"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349" w:author="Dr Mamadou SANOGO" w:date="2023-10-25T18:15:00Z">
              <w:rPr>
                <w:color w:val="000000"/>
                <w:spacing w:val="-1"/>
                <w:szCs w:val="24"/>
                <w:lang w:val="fr-ML"/>
              </w:rPr>
            </w:rPrChange>
          </w:rPr>
          <w:delText>e</w:delText>
        </w:r>
        <w:r w:rsidRPr="007A4AFC" w:rsidDel="00166699">
          <w:rPr>
            <w:color w:val="000000" w:themeColor="text1"/>
            <w:szCs w:val="24"/>
            <w:lang w:val="fr-ML"/>
            <w:rPrChange w:id="19350"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351" w:author="Dr Mamadou SANOGO" w:date="2023-10-25T18:15:00Z">
              <w:rPr>
                <w:color w:val="000000"/>
                <w:spacing w:val="-1"/>
                <w:szCs w:val="24"/>
                <w:lang w:val="fr-ML"/>
              </w:rPr>
            </w:rPrChange>
          </w:rPr>
          <w:delText>r</w:delText>
        </w:r>
        <w:r w:rsidRPr="007A4AFC" w:rsidDel="00166699">
          <w:rPr>
            <w:color w:val="000000" w:themeColor="text1"/>
            <w:szCs w:val="24"/>
            <w:lang w:val="fr-ML"/>
            <w:rPrChange w:id="19352"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353" w:author="Dr Mamadou SANOGO" w:date="2023-10-25T18:15:00Z">
              <w:rPr>
                <w:color w:val="000000"/>
                <w:spacing w:val="-1"/>
                <w:szCs w:val="24"/>
                <w:lang w:val="fr-ML"/>
              </w:rPr>
            </w:rPrChange>
          </w:rPr>
          <w:delText>a</w:delText>
        </w:r>
        <w:r w:rsidRPr="007A4AFC" w:rsidDel="00166699">
          <w:rPr>
            <w:color w:val="000000" w:themeColor="text1"/>
            <w:szCs w:val="24"/>
            <w:lang w:val="fr-ML"/>
            <w:rPrChange w:id="19354" w:author="Dr Mamadou SANOGO" w:date="2023-10-25T18:15:00Z">
              <w:rPr>
                <w:color w:val="000000"/>
                <w:szCs w:val="24"/>
                <w:lang w:val="fr-ML"/>
              </w:rPr>
            </w:rPrChange>
          </w:rPr>
          <w:delText>u m</w:delText>
        </w:r>
        <w:r w:rsidRPr="007A4AFC" w:rsidDel="00166699">
          <w:rPr>
            <w:color w:val="000000" w:themeColor="text1"/>
            <w:spacing w:val="1"/>
            <w:szCs w:val="24"/>
            <w:lang w:val="fr-ML"/>
            <w:rPrChange w:id="19355" w:author="Dr Mamadou SANOGO" w:date="2023-10-25T18:15:00Z">
              <w:rPr>
                <w:color w:val="000000"/>
                <w:spacing w:val="1"/>
                <w:szCs w:val="24"/>
                <w:lang w:val="fr-ML"/>
              </w:rPr>
            </w:rPrChange>
          </w:rPr>
          <w:delText>i</w:delText>
        </w:r>
        <w:r w:rsidRPr="007A4AFC" w:rsidDel="00166699">
          <w:rPr>
            <w:color w:val="000000" w:themeColor="text1"/>
            <w:szCs w:val="24"/>
            <w:lang w:val="fr-ML"/>
            <w:rPrChange w:id="19356" w:author="Dr Mamadou SANOGO" w:date="2023-10-25T18:15:00Z">
              <w:rPr>
                <w:color w:val="000000"/>
                <w:szCs w:val="24"/>
                <w:lang w:val="fr-ML"/>
              </w:rPr>
            </w:rPrChange>
          </w:rPr>
          <w:delText>ni</w:delText>
        </w:r>
        <w:r w:rsidRPr="007A4AFC" w:rsidDel="00166699">
          <w:rPr>
            <w:color w:val="000000" w:themeColor="text1"/>
            <w:spacing w:val="1"/>
            <w:szCs w:val="24"/>
            <w:lang w:val="fr-ML"/>
            <w:rPrChange w:id="19357" w:author="Dr Mamadou SANOGO" w:date="2023-10-25T18:15:00Z">
              <w:rPr>
                <w:color w:val="000000"/>
                <w:spacing w:val="1"/>
                <w:szCs w:val="24"/>
                <w:lang w:val="fr-ML"/>
              </w:rPr>
            </w:rPrChange>
          </w:rPr>
          <w:delText>m</w:delText>
        </w:r>
        <w:r w:rsidRPr="007A4AFC" w:rsidDel="00166699">
          <w:rPr>
            <w:color w:val="000000" w:themeColor="text1"/>
            <w:szCs w:val="24"/>
            <w:lang w:val="fr-ML"/>
            <w:rPrChange w:id="19358" w:author="Dr Mamadou SANOGO" w:date="2023-10-25T18:15:00Z">
              <w:rPr>
                <w:color w:val="000000"/>
                <w:szCs w:val="24"/>
                <w:lang w:val="fr-ML"/>
              </w:rPr>
            </w:rPrChange>
          </w:rPr>
          <w:delText>um deux</w:delText>
        </w:r>
        <w:r w:rsidRPr="007A4AFC" w:rsidDel="00166699">
          <w:rPr>
            <w:color w:val="000000" w:themeColor="text1"/>
            <w:spacing w:val="2"/>
            <w:szCs w:val="24"/>
            <w:lang w:val="fr-ML"/>
            <w:rPrChange w:id="1935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60" w:author="Dr Mamadou SANOGO" w:date="2023-10-25T18:15:00Z">
              <w:rPr>
                <w:color w:val="000000"/>
                <w:szCs w:val="24"/>
                <w:lang w:val="fr-ML"/>
              </w:rPr>
            </w:rPrChange>
          </w:rPr>
          <w:delText>;</w:delText>
        </w:r>
      </w:del>
    </w:p>
    <w:p w14:paraId="5BD2B9FC" w14:textId="4494AA53" w:rsidR="0032620E" w:rsidRPr="007A4AFC" w:rsidDel="00166699" w:rsidRDefault="0032620E">
      <w:pPr>
        <w:pStyle w:val="Titre"/>
        <w:tabs>
          <w:tab w:val="num" w:pos="-4820"/>
        </w:tabs>
        <w:spacing w:line="276" w:lineRule="auto"/>
        <w:jc w:val="both"/>
        <w:rPr>
          <w:del w:id="19361" w:author="Dr Mamadou SANOGO" w:date="2023-10-25T17:56:00Z"/>
          <w:color w:val="000000" w:themeColor="text1"/>
          <w:szCs w:val="24"/>
          <w:lang w:val="fr-ML"/>
          <w:rPrChange w:id="19362" w:author="Dr Mamadou SANOGO" w:date="2023-10-25T18:15:00Z">
            <w:rPr>
              <w:del w:id="19363" w:author="Dr Mamadou SANOGO" w:date="2023-10-25T17:56:00Z"/>
              <w:color w:val="000000"/>
              <w:szCs w:val="24"/>
              <w:lang w:val="fr-ML"/>
            </w:rPr>
          </w:rPrChange>
        </w:rPr>
        <w:pPrChange w:id="19364" w:author="Dr Mamadou SANOGO" w:date="2023-10-25T17:57:00Z">
          <w:pPr>
            <w:widowControl w:val="0"/>
            <w:numPr>
              <w:numId w:val="10"/>
            </w:numPr>
            <w:autoSpaceDE w:val="0"/>
            <w:autoSpaceDN w:val="0"/>
            <w:adjustRightInd w:val="0"/>
            <w:spacing w:line="240" w:lineRule="auto"/>
            <w:ind w:left="903" w:right="-36" w:hanging="360"/>
          </w:pPr>
        </w:pPrChange>
      </w:pPr>
      <w:del w:id="19365" w:author="Dr Mamadou SANOGO" w:date="2023-10-25T17:56:00Z">
        <w:r w:rsidRPr="007A4AFC" w:rsidDel="00166699">
          <w:rPr>
            <w:color w:val="000000" w:themeColor="text1"/>
            <w:szCs w:val="24"/>
            <w:lang w:val="fr-ML"/>
            <w:rPrChange w:id="19366" w:author="Dr Mamadou SANOGO" w:date="2023-10-25T18:15:00Z">
              <w:rPr>
                <w:color w:val="000000"/>
                <w:szCs w:val="24"/>
                <w:lang w:val="fr-ML"/>
              </w:rPr>
            </w:rPrChange>
          </w:rPr>
          <w:delText xml:space="preserve">ils doivent </w:delText>
        </w:r>
        <w:r w:rsidRPr="007A4AFC" w:rsidDel="00166699">
          <w:rPr>
            <w:color w:val="000000" w:themeColor="text1"/>
            <w:spacing w:val="-1"/>
            <w:szCs w:val="24"/>
            <w:lang w:val="fr-ML"/>
            <w:rPrChange w:id="19367" w:author="Dr Mamadou SANOGO" w:date="2023-10-25T18:15:00Z">
              <w:rPr>
                <w:color w:val="000000"/>
                <w:spacing w:val="-1"/>
                <w:szCs w:val="24"/>
                <w:lang w:val="fr-ML"/>
              </w:rPr>
            </w:rPrChange>
          </w:rPr>
          <w:delText>ê</w:delText>
        </w:r>
        <w:r w:rsidRPr="007A4AFC" w:rsidDel="00166699">
          <w:rPr>
            <w:color w:val="000000" w:themeColor="text1"/>
            <w:szCs w:val="24"/>
            <w:lang w:val="fr-ML"/>
            <w:rPrChange w:id="19368" w:author="Dr Mamadou SANOGO" w:date="2023-10-25T18:15:00Z">
              <w:rPr>
                <w:color w:val="000000"/>
                <w:szCs w:val="24"/>
                <w:lang w:val="fr-ML"/>
              </w:rPr>
            </w:rPrChange>
          </w:rPr>
          <w:delText>tre</w:delText>
        </w:r>
        <w:r w:rsidRPr="007A4AFC" w:rsidDel="00166699">
          <w:rPr>
            <w:color w:val="000000" w:themeColor="text1"/>
            <w:spacing w:val="-1"/>
            <w:szCs w:val="24"/>
            <w:lang w:val="fr-ML"/>
            <w:rPrChange w:id="1936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70" w:author="Dr Mamadou SANOGO" w:date="2023-10-25T18:15:00Z">
              <w:rPr>
                <w:color w:val="000000"/>
                <w:szCs w:val="24"/>
                <w:lang w:val="fr-ML"/>
              </w:rPr>
            </w:rPrChange>
          </w:rPr>
          <w:delText>h</w:delText>
        </w:r>
        <w:r w:rsidRPr="007A4AFC" w:rsidDel="00166699">
          <w:rPr>
            <w:color w:val="000000" w:themeColor="text1"/>
            <w:spacing w:val="-1"/>
            <w:szCs w:val="24"/>
            <w:lang w:val="fr-ML"/>
            <w:rPrChange w:id="19371" w:author="Dr Mamadou SANOGO" w:date="2023-10-25T18:15:00Z">
              <w:rPr>
                <w:color w:val="000000"/>
                <w:spacing w:val="-1"/>
                <w:szCs w:val="24"/>
                <w:lang w:val="fr-ML"/>
              </w:rPr>
            </w:rPrChange>
          </w:rPr>
          <w:delText>a</w:delText>
        </w:r>
        <w:r w:rsidRPr="007A4AFC" w:rsidDel="00166699">
          <w:rPr>
            <w:color w:val="000000" w:themeColor="text1"/>
            <w:szCs w:val="24"/>
            <w:lang w:val="fr-ML"/>
            <w:rPrChange w:id="19372" w:author="Dr Mamadou SANOGO" w:date="2023-10-25T18:15:00Z">
              <w:rPr>
                <w:color w:val="000000"/>
                <w:szCs w:val="24"/>
                <w:lang w:val="fr-ML"/>
              </w:rPr>
            </w:rPrChange>
          </w:rPr>
          <w:delText>bi</w:delText>
        </w:r>
        <w:r w:rsidRPr="007A4AFC" w:rsidDel="00166699">
          <w:rPr>
            <w:color w:val="000000" w:themeColor="text1"/>
            <w:spacing w:val="1"/>
            <w:szCs w:val="24"/>
            <w:lang w:val="fr-ML"/>
            <w:rPrChange w:id="19373" w:author="Dr Mamadou SANOGO" w:date="2023-10-25T18:15:00Z">
              <w:rPr>
                <w:color w:val="000000"/>
                <w:spacing w:val="1"/>
                <w:szCs w:val="24"/>
                <w:lang w:val="fr-ML"/>
              </w:rPr>
            </w:rPrChange>
          </w:rPr>
          <w:delText>l</w:delText>
        </w:r>
        <w:r w:rsidRPr="007A4AFC" w:rsidDel="00166699">
          <w:rPr>
            <w:color w:val="000000" w:themeColor="text1"/>
            <w:szCs w:val="24"/>
            <w:lang w:val="fr-ML"/>
            <w:rPrChange w:id="19374" w:author="Dr Mamadou SANOGO" w:date="2023-10-25T18:15:00Z">
              <w:rPr>
                <w:color w:val="000000"/>
                <w:szCs w:val="24"/>
                <w:lang w:val="fr-ML"/>
              </w:rPr>
            </w:rPrChange>
          </w:rPr>
          <w:delText>i</w:delText>
        </w:r>
        <w:r w:rsidRPr="007A4AFC" w:rsidDel="00166699">
          <w:rPr>
            <w:color w:val="000000" w:themeColor="text1"/>
            <w:spacing w:val="1"/>
            <w:szCs w:val="24"/>
            <w:lang w:val="fr-ML"/>
            <w:rPrChange w:id="19375"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376" w:author="Dr Mamadou SANOGO" w:date="2023-10-25T18:15:00Z">
              <w:rPr>
                <w:color w:val="000000"/>
                <w:spacing w:val="-1"/>
                <w:szCs w:val="24"/>
                <w:lang w:val="fr-ML"/>
              </w:rPr>
            </w:rPrChange>
          </w:rPr>
          <w:delText>é</w:delText>
        </w:r>
        <w:r w:rsidRPr="007A4AFC" w:rsidDel="00166699">
          <w:rPr>
            <w:color w:val="000000" w:themeColor="text1"/>
            <w:szCs w:val="24"/>
            <w:lang w:val="fr-ML"/>
            <w:rPrChange w:id="19377" w:author="Dr Mamadou SANOGO" w:date="2023-10-25T18:15:00Z">
              <w:rPr>
                <w:color w:val="000000"/>
                <w:szCs w:val="24"/>
                <w:lang w:val="fr-ML"/>
              </w:rPr>
            </w:rPrChange>
          </w:rPr>
          <w:delText>s à</w:delText>
        </w:r>
        <w:r w:rsidRPr="007A4AFC" w:rsidDel="00166699">
          <w:rPr>
            <w:color w:val="000000" w:themeColor="text1"/>
            <w:spacing w:val="-1"/>
            <w:szCs w:val="24"/>
            <w:lang w:val="fr-ML"/>
            <w:rPrChange w:id="1937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79" w:author="Dr Mamadou SANOGO" w:date="2023-10-25T18:15:00Z">
              <w:rPr>
                <w:color w:val="000000"/>
                <w:szCs w:val="24"/>
                <w:lang w:val="fr-ML"/>
              </w:rPr>
            </w:rPrChange>
          </w:rPr>
          <w:delText>dirig</w:delText>
        </w:r>
        <w:r w:rsidRPr="007A4AFC" w:rsidDel="00166699">
          <w:rPr>
            <w:color w:val="000000" w:themeColor="text1"/>
            <w:spacing w:val="-1"/>
            <w:szCs w:val="24"/>
            <w:lang w:val="fr-ML"/>
            <w:rPrChange w:id="19380" w:author="Dr Mamadou SANOGO" w:date="2023-10-25T18:15:00Z">
              <w:rPr>
                <w:color w:val="000000"/>
                <w:spacing w:val="-1"/>
                <w:szCs w:val="24"/>
                <w:lang w:val="fr-ML"/>
              </w:rPr>
            </w:rPrChange>
          </w:rPr>
          <w:delText>e</w:delText>
        </w:r>
        <w:r w:rsidRPr="007A4AFC" w:rsidDel="00166699">
          <w:rPr>
            <w:color w:val="000000" w:themeColor="text1"/>
            <w:szCs w:val="24"/>
            <w:lang w:val="fr-ML"/>
            <w:rPrChange w:id="19381" w:author="Dr Mamadou SANOGO" w:date="2023-10-25T18:15:00Z">
              <w:rPr>
                <w:color w:val="000000"/>
                <w:szCs w:val="24"/>
                <w:lang w:val="fr-ML"/>
              </w:rPr>
            </w:rPrChange>
          </w:rPr>
          <w:delText>r d</w:delText>
        </w:r>
        <w:r w:rsidRPr="007A4AFC" w:rsidDel="00166699">
          <w:rPr>
            <w:color w:val="000000" w:themeColor="text1"/>
            <w:spacing w:val="-2"/>
            <w:szCs w:val="24"/>
            <w:lang w:val="fr-ML"/>
            <w:rPrChange w:id="19382" w:author="Dr Mamadou SANOGO" w:date="2023-10-25T18:15:00Z">
              <w:rPr>
                <w:color w:val="000000"/>
                <w:spacing w:val="-2"/>
                <w:szCs w:val="24"/>
                <w:lang w:val="fr-ML"/>
              </w:rPr>
            </w:rPrChange>
          </w:rPr>
          <w:delText>e</w:delText>
        </w:r>
        <w:r w:rsidRPr="007A4AFC" w:rsidDel="00166699">
          <w:rPr>
            <w:color w:val="000000" w:themeColor="text1"/>
            <w:szCs w:val="24"/>
            <w:lang w:val="fr-ML"/>
            <w:rPrChange w:id="19383" w:author="Dr Mamadou SANOGO" w:date="2023-10-25T18:15:00Z">
              <w:rPr>
                <w:color w:val="000000"/>
                <w:szCs w:val="24"/>
                <w:lang w:val="fr-ML"/>
              </w:rPr>
            </w:rPrChange>
          </w:rPr>
          <w:delText>s</w:delText>
        </w:r>
        <w:r w:rsidRPr="007A4AFC" w:rsidDel="00166699">
          <w:rPr>
            <w:color w:val="000000" w:themeColor="text1"/>
            <w:spacing w:val="2"/>
            <w:szCs w:val="24"/>
            <w:lang w:val="fr-ML"/>
            <w:rPrChange w:id="1938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85" w:author="Dr Mamadou SANOGO" w:date="2023-10-25T18:15:00Z">
              <w:rPr>
                <w:color w:val="000000"/>
                <w:szCs w:val="24"/>
                <w:lang w:val="fr-ML"/>
              </w:rPr>
            </w:rPrChange>
          </w:rPr>
          <w:delText>r</w:delText>
        </w:r>
        <w:r w:rsidRPr="007A4AFC" w:rsidDel="00166699">
          <w:rPr>
            <w:color w:val="000000" w:themeColor="text1"/>
            <w:spacing w:val="-2"/>
            <w:szCs w:val="24"/>
            <w:lang w:val="fr-ML"/>
            <w:rPrChange w:id="19386" w:author="Dr Mamadou SANOGO" w:date="2023-10-25T18:15:00Z">
              <w:rPr>
                <w:color w:val="000000"/>
                <w:spacing w:val="-2"/>
                <w:szCs w:val="24"/>
                <w:lang w:val="fr-ML"/>
              </w:rPr>
            </w:rPrChange>
          </w:rPr>
          <w:delText>e</w:delText>
        </w:r>
        <w:r w:rsidRPr="007A4AFC" w:rsidDel="00166699">
          <w:rPr>
            <w:color w:val="000000" w:themeColor="text1"/>
            <w:spacing w:val="-1"/>
            <w:szCs w:val="24"/>
            <w:lang w:val="fr-ML"/>
            <w:rPrChange w:id="19387" w:author="Dr Mamadou SANOGO" w:date="2023-10-25T18:15:00Z">
              <w:rPr>
                <w:color w:val="000000"/>
                <w:spacing w:val="-1"/>
                <w:szCs w:val="24"/>
                <w:lang w:val="fr-ML"/>
              </w:rPr>
            </w:rPrChange>
          </w:rPr>
          <w:delText>c</w:delText>
        </w:r>
        <w:r w:rsidRPr="007A4AFC" w:rsidDel="00166699">
          <w:rPr>
            <w:color w:val="000000" w:themeColor="text1"/>
            <w:spacing w:val="2"/>
            <w:szCs w:val="24"/>
            <w:lang w:val="fr-ML"/>
            <w:rPrChange w:id="19388"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389" w:author="Dr Mamadou SANOGO" w:date="2023-10-25T18:15:00Z">
              <w:rPr>
                <w:color w:val="000000"/>
                <w:spacing w:val="-1"/>
                <w:szCs w:val="24"/>
                <w:lang w:val="fr-ML"/>
              </w:rPr>
            </w:rPrChange>
          </w:rPr>
          <w:delText>e</w:delText>
        </w:r>
        <w:r w:rsidRPr="007A4AFC" w:rsidDel="00166699">
          <w:rPr>
            <w:color w:val="000000" w:themeColor="text1"/>
            <w:szCs w:val="24"/>
            <w:lang w:val="fr-ML"/>
            <w:rPrChange w:id="19390" w:author="Dr Mamadou SANOGO" w:date="2023-10-25T18:15:00Z">
              <w:rPr>
                <w:color w:val="000000"/>
                <w:szCs w:val="24"/>
                <w:lang w:val="fr-ML"/>
              </w:rPr>
            </w:rPrChange>
          </w:rPr>
          <w:delText>r</w:delText>
        </w:r>
        <w:r w:rsidRPr="007A4AFC" w:rsidDel="00166699">
          <w:rPr>
            <w:color w:val="000000" w:themeColor="text1"/>
            <w:spacing w:val="-2"/>
            <w:szCs w:val="24"/>
            <w:lang w:val="fr-ML"/>
            <w:rPrChange w:id="19391" w:author="Dr Mamadou SANOGO" w:date="2023-10-25T18:15:00Z">
              <w:rPr>
                <w:color w:val="000000"/>
                <w:spacing w:val="-2"/>
                <w:szCs w:val="24"/>
                <w:lang w:val="fr-ML"/>
              </w:rPr>
            </w:rPrChange>
          </w:rPr>
          <w:delText>c</w:delText>
        </w:r>
        <w:r w:rsidRPr="007A4AFC" w:rsidDel="00166699">
          <w:rPr>
            <w:color w:val="000000" w:themeColor="text1"/>
            <w:spacing w:val="2"/>
            <w:szCs w:val="24"/>
            <w:lang w:val="fr-ML"/>
            <w:rPrChange w:id="19392"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393" w:author="Dr Mamadou SANOGO" w:date="2023-10-25T18:15:00Z">
              <w:rPr>
                <w:color w:val="000000"/>
                <w:spacing w:val="-1"/>
                <w:szCs w:val="24"/>
                <w:lang w:val="fr-ML"/>
              </w:rPr>
            </w:rPrChange>
          </w:rPr>
          <w:delText>e</w:delText>
        </w:r>
        <w:r w:rsidRPr="007A4AFC" w:rsidDel="00166699">
          <w:rPr>
            <w:color w:val="000000" w:themeColor="text1"/>
            <w:szCs w:val="24"/>
            <w:lang w:val="fr-ML"/>
            <w:rPrChange w:id="19394" w:author="Dr Mamadou SANOGO" w:date="2023-10-25T18:15:00Z">
              <w:rPr>
                <w:color w:val="000000"/>
                <w:szCs w:val="24"/>
                <w:lang w:val="fr-ML"/>
              </w:rPr>
            </w:rPrChange>
          </w:rPr>
          <w:delText>s ;</w:delText>
        </w:r>
      </w:del>
    </w:p>
    <w:p w14:paraId="3E35E040" w14:textId="4C3F2B83" w:rsidR="0032620E" w:rsidRPr="007A4AFC" w:rsidDel="00166699" w:rsidRDefault="0032620E">
      <w:pPr>
        <w:pStyle w:val="Titre"/>
        <w:tabs>
          <w:tab w:val="num" w:pos="-4820"/>
        </w:tabs>
        <w:spacing w:line="276" w:lineRule="auto"/>
        <w:jc w:val="both"/>
        <w:rPr>
          <w:del w:id="19395" w:author="Dr Mamadou SANOGO" w:date="2023-10-25T17:56:00Z"/>
          <w:color w:val="000000" w:themeColor="text1"/>
          <w:szCs w:val="24"/>
          <w:lang w:val="fr-ML"/>
          <w:rPrChange w:id="19396" w:author="Dr Mamadou SANOGO" w:date="2023-10-25T18:15:00Z">
            <w:rPr>
              <w:del w:id="19397" w:author="Dr Mamadou SANOGO" w:date="2023-10-25T17:56:00Z"/>
              <w:color w:val="000000"/>
              <w:szCs w:val="24"/>
              <w:lang w:val="fr-ML"/>
            </w:rPr>
          </w:rPrChange>
        </w:rPr>
        <w:pPrChange w:id="19398"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399" w:author="Dr Mamadou SANOGO" w:date="2023-10-25T17:56:00Z">
        <w:r w:rsidRPr="007A4AFC" w:rsidDel="00166699">
          <w:rPr>
            <w:color w:val="000000" w:themeColor="text1"/>
            <w:szCs w:val="24"/>
            <w:lang w:val="fr-ML"/>
            <w:rPrChange w:id="19400" w:author="Dr Mamadou SANOGO" w:date="2023-10-25T18:15:00Z">
              <w:rPr>
                <w:color w:val="000000"/>
                <w:szCs w:val="24"/>
                <w:lang w:val="fr-ML"/>
              </w:rPr>
            </w:rPrChange>
          </w:rPr>
          <w:delText>i</w:delText>
        </w:r>
        <w:r w:rsidRPr="007A4AFC" w:rsidDel="00166699">
          <w:rPr>
            <w:color w:val="000000" w:themeColor="text1"/>
            <w:spacing w:val="1"/>
            <w:szCs w:val="24"/>
            <w:lang w:val="fr-ML"/>
            <w:rPrChange w:id="19401" w:author="Dr Mamadou SANOGO" w:date="2023-10-25T18:15:00Z">
              <w:rPr>
                <w:color w:val="000000"/>
                <w:spacing w:val="1"/>
                <w:szCs w:val="24"/>
                <w:lang w:val="fr-ML"/>
              </w:rPr>
            </w:rPrChange>
          </w:rPr>
          <w:delText>l</w:delText>
        </w:r>
        <w:r w:rsidRPr="007A4AFC" w:rsidDel="00166699">
          <w:rPr>
            <w:color w:val="000000" w:themeColor="text1"/>
            <w:szCs w:val="24"/>
            <w:lang w:val="fr-ML"/>
            <w:rPrChange w:id="19402" w:author="Dr Mamadou SANOGO" w:date="2023-10-25T18:15:00Z">
              <w:rPr>
                <w:color w:val="000000"/>
                <w:szCs w:val="24"/>
                <w:lang w:val="fr-ML"/>
              </w:rPr>
            </w:rPrChange>
          </w:rPr>
          <w:delText>s</w:delText>
        </w:r>
        <w:r w:rsidRPr="007A4AFC" w:rsidDel="00166699">
          <w:rPr>
            <w:color w:val="000000" w:themeColor="text1"/>
            <w:spacing w:val="22"/>
            <w:szCs w:val="24"/>
            <w:lang w:val="fr-ML"/>
            <w:rPrChange w:id="1940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404" w:author="Dr Mamadou SANOGO" w:date="2023-10-25T18:15:00Z">
              <w:rPr>
                <w:color w:val="000000"/>
                <w:szCs w:val="24"/>
                <w:lang w:val="fr-ML"/>
              </w:rPr>
            </w:rPrChange>
          </w:rPr>
          <w:delText>doivent</w:delText>
        </w:r>
        <w:r w:rsidRPr="007A4AFC" w:rsidDel="00166699">
          <w:rPr>
            <w:color w:val="000000" w:themeColor="text1"/>
            <w:spacing w:val="21"/>
            <w:szCs w:val="24"/>
            <w:lang w:val="fr-ML"/>
            <w:rPrChange w:id="19405"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406" w:author="Dr Mamadou SANOGO" w:date="2023-10-25T18:15:00Z">
              <w:rPr>
                <w:color w:val="000000"/>
                <w:spacing w:val="-1"/>
                <w:szCs w:val="24"/>
                <w:lang w:val="fr-ML"/>
              </w:rPr>
            </w:rPrChange>
          </w:rPr>
          <w:delText>ê</w:delText>
        </w:r>
        <w:r w:rsidRPr="007A4AFC" w:rsidDel="00166699">
          <w:rPr>
            <w:color w:val="000000" w:themeColor="text1"/>
            <w:szCs w:val="24"/>
            <w:lang w:val="fr-ML"/>
            <w:rPrChange w:id="19407" w:author="Dr Mamadou SANOGO" w:date="2023-10-25T18:15:00Z">
              <w:rPr>
                <w:color w:val="000000"/>
                <w:szCs w:val="24"/>
                <w:lang w:val="fr-ML"/>
              </w:rPr>
            </w:rPrChange>
          </w:rPr>
          <w:delText>tre</w:delText>
        </w:r>
        <w:r w:rsidRPr="007A4AFC" w:rsidDel="00166699">
          <w:rPr>
            <w:color w:val="000000" w:themeColor="text1"/>
            <w:spacing w:val="20"/>
            <w:szCs w:val="24"/>
            <w:lang w:val="fr-ML"/>
            <w:rPrChange w:id="19408"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409"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410" w:author="Dr Mamadou SANOGO" w:date="2023-10-25T18:15:00Z">
              <w:rPr>
                <w:color w:val="000000"/>
                <w:spacing w:val="2"/>
                <w:szCs w:val="24"/>
                <w:lang w:val="fr-ML"/>
              </w:rPr>
            </w:rPrChange>
          </w:rPr>
          <w:delText>x</w:delText>
        </w:r>
        <w:r w:rsidRPr="007A4AFC" w:rsidDel="00166699">
          <w:rPr>
            <w:color w:val="000000" w:themeColor="text1"/>
            <w:szCs w:val="24"/>
            <w:lang w:val="fr-ML"/>
            <w:rPrChange w:id="19411" w:author="Dr Mamadou SANOGO" w:date="2023-10-25T18:15:00Z">
              <w:rPr>
                <w:color w:val="000000"/>
                <w:szCs w:val="24"/>
                <w:lang w:val="fr-ML"/>
              </w:rPr>
            </w:rPrChange>
          </w:rPr>
          <w:delText>te</w:delText>
        </w:r>
        <w:r w:rsidRPr="007A4AFC" w:rsidDel="00166699">
          <w:rPr>
            <w:color w:val="000000" w:themeColor="text1"/>
            <w:spacing w:val="-1"/>
            <w:szCs w:val="24"/>
            <w:lang w:val="fr-ML"/>
            <w:rPrChange w:id="19412" w:author="Dr Mamadou SANOGO" w:date="2023-10-25T18:15:00Z">
              <w:rPr>
                <w:color w:val="000000"/>
                <w:spacing w:val="-1"/>
                <w:szCs w:val="24"/>
                <w:lang w:val="fr-ML"/>
              </w:rPr>
            </w:rPrChange>
          </w:rPr>
          <w:delText>r</w:delText>
        </w:r>
        <w:r w:rsidRPr="007A4AFC" w:rsidDel="00166699">
          <w:rPr>
            <w:color w:val="000000" w:themeColor="text1"/>
            <w:szCs w:val="24"/>
            <w:lang w:val="fr-ML"/>
            <w:rPrChange w:id="19413" w:author="Dr Mamadou SANOGO" w:date="2023-10-25T18:15:00Z">
              <w:rPr>
                <w:color w:val="000000"/>
                <w:szCs w:val="24"/>
                <w:lang w:val="fr-ML"/>
              </w:rPr>
            </w:rPrChange>
          </w:rPr>
          <w:delText>n</w:delText>
        </w:r>
        <w:r w:rsidRPr="007A4AFC" w:rsidDel="00166699">
          <w:rPr>
            <w:color w:val="000000" w:themeColor="text1"/>
            <w:spacing w:val="-1"/>
            <w:szCs w:val="24"/>
            <w:lang w:val="fr-ML"/>
            <w:rPrChange w:id="19414" w:author="Dr Mamadou SANOGO" w:date="2023-10-25T18:15:00Z">
              <w:rPr>
                <w:color w:val="000000"/>
                <w:spacing w:val="-1"/>
                <w:szCs w:val="24"/>
                <w:lang w:val="fr-ML"/>
              </w:rPr>
            </w:rPrChange>
          </w:rPr>
          <w:delText>e</w:delText>
        </w:r>
        <w:r w:rsidRPr="007A4AFC" w:rsidDel="00166699">
          <w:rPr>
            <w:color w:val="000000" w:themeColor="text1"/>
            <w:szCs w:val="24"/>
            <w:lang w:val="fr-ML"/>
            <w:rPrChange w:id="19415" w:author="Dr Mamadou SANOGO" w:date="2023-10-25T18:15:00Z">
              <w:rPr>
                <w:color w:val="000000"/>
                <w:szCs w:val="24"/>
                <w:lang w:val="fr-ML"/>
              </w:rPr>
            </w:rPrChange>
          </w:rPr>
          <w:delText>s</w:delText>
        </w:r>
        <w:r w:rsidRPr="007A4AFC" w:rsidDel="00166699">
          <w:rPr>
            <w:color w:val="000000" w:themeColor="text1"/>
            <w:spacing w:val="22"/>
            <w:szCs w:val="24"/>
            <w:lang w:val="fr-ML"/>
            <w:rPrChange w:id="19416"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417" w:author="Dr Mamadou SANOGO" w:date="2023-10-25T18:15:00Z">
              <w:rPr>
                <w:color w:val="000000"/>
                <w:szCs w:val="24"/>
                <w:lang w:val="fr-ML"/>
              </w:rPr>
            </w:rPrChange>
          </w:rPr>
          <w:delText>à</w:delText>
        </w:r>
        <w:r w:rsidRPr="007A4AFC" w:rsidDel="00166699">
          <w:rPr>
            <w:color w:val="000000" w:themeColor="text1"/>
            <w:spacing w:val="20"/>
            <w:szCs w:val="24"/>
            <w:lang w:val="fr-ML"/>
            <w:rPrChange w:id="19418"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419" w:author="Dr Mamadou SANOGO" w:date="2023-10-25T18:15:00Z">
              <w:rPr>
                <w:color w:val="000000"/>
                <w:szCs w:val="24"/>
                <w:lang w:val="fr-ML"/>
              </w:rPr>
            </w:rPrChange>
          </w:rPr>
          <w:delText>l</w:delText>
        </w:r>
        <w:r w:rsidRPr="007A4AFC" w:rsidDel="00166699">
          <w:rPr>
            <w:color w:val="000000" w:themeColor="text1"/>
            <w:spacing w:val="-2"/>
            <w:szCs w:val="24"/>
            <w:lang w:val="fr-ML"/>
            <w:rPrChange w:id="19420"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421" w:author="Dr Mamadou SANOGO" w:date="2023-10-25T18:15:00Z">
              <w:rPr>
                <w:color w:val="000000"/>
                <w:spacing w:val="-1"/>
                <w:szCs w:val="24"/>
                <w:lang w:val="fr-ML"/>
              </w:rPr>
            </w:rPrChange>
          </w:rPr>
          <w:delText>é</w:delText>
        </w:r>
        <w:r w:rsidRPr="007A4AFC" w:rsidDel="00166699">
          <w:rPr>
            <w:color w:val="000000" w:themeColor="text1"/>
            <w:szCs w:val="24"/>
            <w:lang w:val="fr-ML"/>
            <w:rPrChange w:id="19422" w:author="Dr Mamadou SANOGO" w:date="2023-10-25T18:15:00Z">
              <w:rPr>
                <w:color w:val="000000"/>
                <w:szCs w:val="24"/>
                <w:lang w:val="fr-ML"/>
              </w:rPr>
            </w:rPrChange>
          </w:rPr>
          <w:delText>qui</w:delText>
        </w:r>
        <w:r w:rsidRPr="007A4AFC" w:rsidDel="00166699">
          <w:rPr>
            <w:color w:val="000000" w:themeColor="text1"/>
            <w:spacing w:val="3"/>
            <w:szCs w:val="24"/>
            <w:lang w:val="fr-ML"/>
            <w:rPrChange w:id="19423" w:author="Dr Mamadou SANOGO" w:date="2023-10-25T18:15:00Z">
              <w:rPr>
                <w:color w:val="000000"/>
                <w:spacing w:val="3"/>
                <w:szCs w:val="24"/>
                <w:lang w:val="fr-ML"/>
              </w:rPr>
            </w:rPrChange>
          </w:rPr>
          <w:delText>p</w:delText>
        </w:r>
        <w:r w:rsidRPr="007A4AFC" w:rsidDel="00166699">
          <w:rPr>
            <w:color w:val="000000" w:themeColor="text1"/>
            <w:szCs w:val="24"/>
            <w:lang w:val="fr-ML"/>
            <w:rPrChange w:id="19424" w:author="Dr Mamadou SANOGO" w:date="2023-10-25T18:15:00Z">
              <w:rPr>
                <w:color w:val="000000"/>
                <w:szCs w:val="24"/>
                <w:lang w:val="fr-ML"/>
              </w:rPr>
            </w:rPrChange>
          </w:rPr>
          <w:delText>e</w:delText>
        </w:r>
        <w:r w:rsidRPr="007A4AFC" w:rsidDel="00166699">
          <w:rPr>
            <w:color w:val="000000" w:themeColor="text1"/>
            <w:spacing w:val="20"/>
            <w:szCs w:val="24"/>
            <w:lang w:val="fr-ML"/>
            <w:rPrChange w:id="19425"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426" w:author="Dr Mamadou SANOGO" w:date="2023-10-25T18:15:00Z">
              <w:rPr>
                <w:color w:val="000000"/>
                <w:szCs w:val="24"/>
                <w:lang w:val="fr-ML"/>
              </w:rPr>
            </w:rPrChange>
          </w:rPr>
          <w:delText>d'</w:delText>
        </w:r>
        <w:r w:rsidRPr="007A4AFC" w:rsidDel="00166699">
          <w:rPr>
            <w:color w:val="000000" w:themeColor="text1"/>
            <w:spacing w:val="-1"/>
            <w:szCs w:val="24"/>
            <w:lang w:val="fr-ML"/>
            <w:rPrChange w:id="19427" w:author="Dr Mamadou SANOGO" w:date="2023-10-25T18:15:00Z">
              <w:rPr>
                <w:color w:val="000000"/>
                <w:spacing w:val="-1"/>
                <w:szCs w:val="24"/>
                <w:lang w:val="fr-ML"/>
              </w:rPr>
            </w:rPrChange>
          </w:rPr>
          <w:delText>e</w:delText>
        </w:r>
        <w:r w:rsidRPr="007A4AFC" w:rsidDel="00166699">
          <w:rPr>
            <w:color w:val="000000" w:themeColor="text1"/>
            <w:szCs w:val="24"/>
            <w:lang w:val="fr-ML"/>
            <w:rPrChange w:id="19428" w:author="Dr Mamadou SANOGO" w:date="2023-10-25T18:15:00Z">
              <w:rPr>
                <w:color w:val="000000"/>
                <w:szCs w:val="24"/>
                <w:lang w:val="fr-ML"/>
              </w:rPr>
            </w:rPrChange>
          </w:rPr>
          <w:delText>n</w:delText>
        </w:r>
        <w:r w:rsidRPr="007A4AFC" w:rsidDel="00166699">
          <w:rPr>
            <w:color w:val="000000" w:themeColor="text1"/>
            <w:spacing w:val="1"/>
            <w:szCs w:val="24"/>
            <w:lang w:val="fr-ML"/>
            <w:rPrChange w:id="19429"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430" w:author="Dr Mamadou SANOGO" w:date="2023-10-25T18:15:00Z">
              <w:rPr>
                <w:color w:val="000000"/>
                <w:spacing w:val="-1"/>
                <w:szCs w:val="24"/>
                <w:lang w:val="fr-ML"/>
              </w:rPr>
            </w:rPrChange>
          </w:rPr>
          <w:delText>a</w:delText>
        </w:r>
        <w:r w:rsidRPr="007A4AFC" w:rsidDel="00166699">
          <w:rPr>
            <w:color w:val="000000" w:themeColor="text1"/>
            <w:szCs w:val="24"/>
            <w:lang w:val="fr-ML"/>
            <w:rPrChange w:id="19431" w:author="Dr Mamadou SANOGO" w:date="2023-10-25T18:15:00Z">
              <w:rPr>
                <w:color w:val="000000"/>
                <w:szCs w:val="24"/>
                <w:lang w:val="fr-ML"/>
              </w:rPr>
            </w:rPrChange>
          </w:rPr>
          <w:delText>dr</w:delText>
        </w:r>
        <w:r w:rsidRPr="007A4AFC" w:rsidDel="00166699">
          <w:rPr>
            <w:color w:val="000000" w:themeColor="text1"/>
            <w:spacing w:val="-2"/>
            <w:szCs w:val="24"/>
            <w:lang w:val="fr-ML"/>
            <w:rPrChange w:id="19432" w:author="Dr Mamadou SANOGO" w:date="2023-10-25T18:15:00Z">
              <w:rPr>
                <w:color w:val="000000"/>
                <w:spacing w:val="-2"/>
                <w:szCs w:val="24"/>
                <w:lang w:val="fr-ML"/>
              </w:rPr>
            </w:rPrChange>
          </w:rPr>
          <w:delText>e</w:delText>
        </w:r>
        <w:r w:rsidRPr="007A4AFC" w:rsidDel="00166699">
          <w:rPr>
            <w:color w:val="000000" w:themeColor="text1"/>
            <w:szCs w:val="24"/>
            <w:lang w:val="fr-ML"/>
            <w:rPrChange w:id="19433" w:author="Dr Mamadou SANOGO" w:date="2023-10-25T18:15:00Z">
              <w:rPr>
                <w:color w:val="000000"/>
                <w:szCs w:val="24"/>
                <w:lang w:val="fr-ML"/>
              </w:rPr>
            </w:rPrChange>
          </w:rPr>
          <w:delText>men</w:delText>
        </w:r>
        <w:r w:rsidRPr="007A4AFC" w:rsidDel="00166699">
          <w:rPr>
            <w:color w:val="000000" w:themeColor="text1"/>
            <w:spacing w:val="2"/>
            <w:szCs w:val="24"/>
            <w:lang w:val="fr-ML"/>
            <w:rPrChange w:id="19434" w:author="Dr Mamadou SANOGO" w:date="2023-10-25T18:15:00Z">
              <w:rPr>
                <w:color w:val="000000"/>
                <w:spacing w:val="2"/>
                <w:szCs w:val="24"/>
                <w:lang w:val="fr-ML"/>
              </w:rPr>
            </w:rPrChange>
          </w:rPr>
          <w:delText>t</w:delText>
        </w:r>
        <w:r w:rsidRPr="007A4AFC" w:rsidDel="00166699">
          <w:rPr>
            <w:color w:val="000000" w:themeColor="text1"/>
            <w:szCs w:val="24"/>
            <w:lang w:val="fr-ML"/>
            <w:rPrChange w:id="19435" w:author="Dr Mamadou SANOGO" w:date="2023-10-25T18:15:00Z">
              <w:rPr>
                <w:color w:val="000000"/>
                <w:szCs w:val="24"/>
                <w:lang w:val="fr-ML"/>
              </w:rPr>
            </w:rPrChange>
          </w:rPr>
          <w:delText>,</w:delText>
        </w:r>
        <w:r w:rsidRPr="007A4AFC" w:rsidDel="00166699">
          <w:rPr>
            <w:color w:val="000000" w:themeColor="text1"/>
            <w:spacing w:val="21"/>
            <w:szCs w:val="24"/>
            <w:lang w:val="fr-ML"/>
            <w:rPrChange w:id="19436"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437" w:author="Dr Mamadou SANOGO" w:date="2023-10-25T18:15:00Z">
              <w:rPr>
                <w:color w:val="000000"/>
                <w:spacing w:val="-1"/>
                <w:szCs w:val="24"/>
                <w:lang w:val="fr-ML"/>
              </w:rPr>
            </w:rPrChange>
          </w:rPr>
          <w:delText>a</w:delText>
        </w:r>
        <w:r w:rsidRPr="007A4AFC" w:rsidDel="00166699">
          <w:rPr>
            <w:color w:val="000000" w:themeColor="text1"/>
            <w:szCs w:val="24"/>
            <w:lang w:val="fr-ML"/>
            <w:rPrChange w:id="19438" w:author="Dr Mamadou SANOGO" w:date="2023-10-25T18:15:00Z">
              <w:rPr>
                <w:color w:val="000000"/>
                <w:szCs w:val="24"/>
                <w:lang w:val="fr-ML"/>
              </w:rPr>
            </w:rPrChange>
          </w:rPr>
          <w:delText>u</w:delText>
        </w:r>
        <w:r w:rsidRPr="007A4AFC" w:rsidDel="00166699">
          <w:rPr>
            <w:color w:val="000000" w:themeColor="text1"/>
            <w:spacing w:val="21"/>
            <w:szCs w:val="24"/>
            <w:lang w:val="fr-ML"/>
            <w:rPrChange w:id="19439"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440" w:author="Dr Mamadou SANOGO" w:date="2023-10-25T18:15:00Z">
              <w:rPr>
                <w:color w:val="000000"/>
                <w:szCs w:val="24"/>
                <w:lang w:val="fr-ML"/>
              </w:rPr>
            </w:rPrChange>
          </w:rPr>
          <w:delText>proj</w:delText>
        </w:r>
        <w:r w:rsidRPr="007A4AFC" w:rsidDel="00166699">
          <w:rPr>
            <w:color w:val="000000" w:themeColor="text1"/>
            <w:spacing w:val="-1"/>
            <w:szCs w:val="24"/>
            <w:lang w:val="fr-ML"/>
            <w:rPrChange w:id="19441" w:author="Dr Mamadou SANOGO" w:date="2023-10-25T18:15:00Z">
              <w:rPr>
                <w:color w:val="000000"/>
                <w:spacing w:val="-1"/>
                <w:szCs w:val="24"/>
                <w:lang w:val="fr-ML"/>
              </w:rPr>
            </w:rPrChange>
          </w:rPr>
          <w:delText>e</w:delText>
        </w:r>
        <w:r w:rsidRPr="007A4AFC" w:rsidDel="00166699">
          <w:rPr>
            <w:color w:val="000000" w:themeColor="text1"/>
            <w:szCs w:val="24"/>
            <w:lang w:val="fr-ML"/>
            <w:rPrChange w:id="19442" w:author="Dr Mamadou SANOGO" w:date="2023-10-25T18:15:00Z">
              <w:rPr>
                <w:color w:val="000000"/>
                <w:szCs w:val="24"/>
                <w:lang w:val="fr-ML"/>
              </w:rPr>
            </w:rPrChange>
          </w:rPr>
          <w:delText>t,</w:delText>
        </w:r>
        <w:r w:rsidR="00DF7724" w:rsidRPr="007A4AFC" w:rsidDel="00166699">
          <w:rPr>
            <w:color w:val="000000" w:themeColor="text1"/>
            <w:spacing w:val="22"/>
            <w:szCs w:val="24"/>
            <w:lang w:val="fr-ML"/>
            <w:rPrChange w:id="19443" w:author="Dr Mamadou SANOGO" w:date="2023-10-25T18:15:00Z">
              <w:rPr>
                <w:color w:val="000000"/>
                <w:spacing w:val="22"/>
                <w:szCs w:val="24"/>
                <w:lang w:val="fr-ML"/>
              </w:rPr>
            </w:rPrChange>
          </w:rPr>
          <w:delText xml:space="preserve"> et à l’établissement </w:delText>
        </w:r>
        <w:r w:rsidRPr="007A4AFC" w:rsidDel="00166699">
          <w:rPr>
            <w:color w:val="000000" w:themeColor="text1"/>
            <w:szCs w:val="24"/>
            <w:lang w:val="fr-ML"/>
            <w:rPrChange w:id="19444" w:author="Dr Mamadou SANOGO" w:date="2023-10-25T18:15:00Z">
              <w:rPr>
                <w:color w:val="000000"/>
                <w:szCs w:val="24"/>
                <w:lang w:val="fr-ML"/>
              </w:rPr>
            </w:rPrChange>
          </w:rPr>
          <w:delText>;</w:delText>
        </w:r>
      </w:del>
    </w:p>
    <w:p w14:paraId="02295962" w14:textId="01405D67" w:rsidR="0032620E" w:rsidRPr="007A4AFC" w:rsidDel="00166699" w:rsidRDefault="0032620E">
      <w:pPr>
        <w:pStyle w:val="Titre"/>
        <w:tabs>
          <w:tab w:val="num" w:pos="-4820"/>
        </w:tabs>
        <w:spacing w:line="276" w:lineRule="auto"/>
        <w:jc w:val="both"/>
        <w:rPr>
          <w:del w:id="19445" w:author="Dr Mamadou SANOGO" w:date="2023-10-25T17:56:00Z"/>
          <w:color w:val="000000" w:themeColor="text1"/>
          <w:szCs w:val="24"/>
          <w:lang w:val="fr-ML"/>
          <w:rPrChange w:id="19446" w:author="Dr Mamadou SANOGO" w:date="2023-10-25T18:15:00Z">
            <w:rPr>
              <w:del w:id="19447" w:author="Dr Mamadou SANOGO" w:date="2023-10-25T17:56:00Z"/>
              <w:color w:val="000000"/>
              <w:szCs w:val="24"/>
              <w:lang w:val="fr-ML"/>
            </w:rPr>
          </w:rPrChange>
        </w:rPr>
        <w:pPrChange w:id="19448" w:author="Dr Mamadou SANOGO" w:date="2023-10-25T17:57:00Z">
          <w:pPr>
            <w:widowControl w:val="0"/>
            <w:numPr>
              <w:numId w:val="10"/>
            </w:numPr>
            <w:autoSpaceDE w:val="0"/>
            <w:autoSpaceDN w:val="0"/>
            <w:adjustRightInd w:val="0"/>
            <w:spacing w:line="240" w:lineRule="auto"/>
            <w:ind w:left="903" w:right="-36" w:hanging="360"/>
          </w:pPr>
        </w:pPrChange>
      </w:pPr>
      <w:del w:id="19449" w:author="Dr Mamadou SANOGO" w:date="2023-10-25T17:56:00Z">
        <w:r w:rsidRPr="007A4AFC" w:rsidDel="00166699">
          <w:rPr>
            <w:color w:val="000000" w:themeColor="text1"/>
            <w:szCs w:val="24"/>
            <w:lang w:val="fr-ML"/>
            <w:rPrChange w:id="19450" w:author="Dr Mamadou SANOGO" w:date="2023-10-25T18:15:00Z">
              <w:rPr>
                <w:color w:val="000000"/>
                <w:szCs w:val="24"/>
                <w:lang w:val="fr-ML"/>
              </w:rPr>
            </w:rPrChange>
          </w:rPr>
          <w:delText>i</w:delText>
        </w:r>
        <w:r w:rsidRPr="007A4AFC" w:rsidDel="00166699">
          <w:rPr>
            <w:color w:val="000000" w:themeColor="text1"/>
            <w:spacing w:val="1"/>
            <w:szCs w:val="24"/>
            <w:lang w:val="fr-ML"/>
            <w:rPrChange w:id="19451" w:author="Dr Mamadou SANOGO" w:date="2023-10-25T18:15:00Z">
              <w:rPr>
                <w:color w:val="000000"/>
                <w:spacing w:val="1"/>
                <w:szCs w:val="24"/>
                <w:lang w:val="fr-ML"/>
              </w:rPr>
            </w:rPrChange>
          </w:rPr>
          <w:delText>l</w:delText>
        </w:r>
        <w:r w:rsidRPr="007A4AFC" w:rsidDel="00166699">
          <w:rPr>
            <w:color w:val="000000" w:themeColor="text1"/>
            <w:szCs w:val="24"/>
            <w:lang w:val="fr-ML"/>
            <w:rPrChange w:id="19452"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453" w:author="Dr Mamadou SANOGO" w:date="2023-10-25T18:15:00Z">
              <w:rPr>
                <w:color w:val="000000"/>
                <w:spacing w:val="-1"/>
                <w:szCs w:val="24"/>
                <w:lang w:val="fr-ML"/>
              </w:rPr>
            </w:rPrChange>
          </w:rPr>
          <w:delText>e</w:delText>
        </w:r>
        <w:r w:rsidRPr="007A4AFC" w:rsidDel="00166699">
          <w:rPr>
            <w:color w:val="000000" w:themeColor="text1"/>
            <w:szCs w:val="24"/>
            <w:lang w:val="fr-ML"/>
            <w:rPrChange w:id="19454" w:author="Dr Mamadou SANOGO" w:date="2023-10-25T18:15:00Z">
              <w:rPr>
                <w:color w:val="000000"/>
                <w:szCs w:val="24"/>
                <w:lang w:val="fr-ML"/>
              </w:rPr>
            </w:rPrChange>
          </w:rPr>
          <w:delText>nt f</w:delText>
        </w:r>
        <w:r w:rsidRPr="007A4AFC" w:rsidDel="00166699">
          <w:rPr>
            <w:color w:val="000000" w:themeColor="text1"/>
            <w:spacing w:val="-1"/>
            <w:szCs w:val="24"/>
            <w:lang w:val="fr-ML"/>
            <w:rPrChange w:id="19455" w:author="Dr Mamadou SANOGO" w:date="2023-10-25T18:15:00Z">
              <w:rPr>
                <w:color w:val="000000"/>
                <w:spacing w:val="-1"/>
                <w:szCs w:val="24"/>
                <w:lang w:val="fr-ML"/>
              </w:rPr>
            </w:rPrChange>
          </w:rPr>
          <w:delText>a</w:delText>
        </w:r>
        <w:r w:rsidRPr="007A4AFC" w:rsidDel="00166699">
          <w:rPr>
            <w:color w:val="000000" w:themeColor="text1"/>
            <w:szCs w:val="24"/>
            <w:lang w:val="fr-ML"/>
            <w:rPrChange w:id="19456" w:author="Dr Mamadou SANOGO" w:date="2023-10-25T18:15:00Z">
              <w:rPr>
                <w:color w:val="000000"/>
                <w:szCs w:val="24"/>
                <w:lang w:val="fr-ML"/>
              </w:rPr>
            </w:rPrChange>
          </w:rPr>
          <w:delText>ire</w:delText>
        </w:r>
        <w:r w:rsidRPr="007A4AFC" w:rsidDel="00166699">
          <w:rPr>
            <w:color w:val="000000" w:themeColor="text1"/>
            <w:spacing w:val="-1"/>
            <w:szCs w:val="24"/>
            <w:lang w:val="fr-ML"/>
            <w:rPrChange w:id="1945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58" w:author="Dr Mamadou SANOGO" w:date="2023-10-25T18:15:00Z">
              <w:rPr>
                <w:color w:val="000000"/>
                <w:szCs w:val="24"/>
                <w:lang w:val="fr-ML"/>
              </w:rPr>
            </w:rPrChange>
          </w:rPr>
          <w:delText>p</w:delText>
        </w:r>
        <w:r w:rsidRPr="007A4AFC" w:rsidDel="00166699">
          <w:rPr>
            <w:color w:val="000000" w:themeColor="text1"/>
            <w:spacing w:val="-1"/>
            <w:szCs w:val="24"/>
            <w:lang w:val="fr-ML"/>
            <w:rPrChange w:id="19459" w:author="Dr Mamadou SANOGO" w:date="2023-10-25T18:15:00Z">
              <w:rPr>
                <w:color w:val="000000"/>
                <w:spacing w:val="-1"/>
                <w:szCs w:val="24"/>
                <w:lang w:val="fr-ML"/>
              </w:rPr>
            </w:rPrChange>
          </w:rPr>
          <w:delText>a</w:delText>
        </w:r>
        <w:r w:rsidRPr="007A4AFC" w:rsidDel="00166699">
          <w:rPr>
            <w:color w:val="000000" w:themeColor="text1"/>
            <w:szCs w:val="24"/>
            <w:lang w:val="fr-ML"/>
            <w:rPrChange w:id="19460" w:author="Dr Mamadou SANOGO" w:date="2023-10-25T18:15:00Z">
              <w:rPr>
                <w:color w:val="000000"/>
                <w:szCs w:val="24"/>
                <w:lang w:val="fr-ML"/>
              </w:rPr>
            </w:rPrChange>
          </w:rPr>
          <w:delText>rtie</w:delText>
        </w:r>
        <w:r w:rsidRPr="007A4AFC" w:rsidDel="00166699">
          <w:rPr>
            <w:color w:val="000000" w:themeColor="text1"/>
            <w:spacing w:val="-1"/>
            <w:szCs w:val="24"/>
            <w:lang w:val="fr-ML"/>
            <w:rPrChange w:id="1946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62" w:author="Dr Mamadou SANOGO" w:date="2023-10-25T18:15:00Z">
              <w:rPr>
                <w:color w:val="000000"/>
                <w:szCs w:val="24"/>
                <w:lang w:val="fr-ML"/>
              </w:rPr>
            </w:rPrChange>
          </w:rPr>
          <w:delText>du</w:delText>
        </w:r>
        <w:r w:rsidRPr="007A4AFC" w:rsidDel="00166699">
          <w:rPr>
            <w:color w:val="000000" w:themeColor="text1"/>
            <w:spacing w:val="2"/>
            <w:szCs w:val="24"/>
            <w:lang w:val="fr-ML"/>
            <w:rPrChange w:id="1946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464" w:author="Dr Mamadou SANOGO" w:date="2023-10-25T18:15:00Z">
              <w:rPr>
                <w:color w:val="000000"/>
                <w:szCs w:val="24"/>
                <w:lang w:val="fr-ML"/>
              </w:rPr>
            </w:rPrChange>
          </w:rPr>
          <w:delText>ju</w:delText>
        </w:r>
        <w:r w:rsidRPr="007A4AFC" w:rsidDel="00166699">
          <w:rPr>
            <w:color w:val="000000" w:themeColor="text1"/>
            <w:spacing w:val="2"/>
            <w:szCs w:val="24"/>
            <w:lang w:val="fr-ML"/>
            <w:rPrChange w:id="19465" w:author="Dr Mamadou SANOGO" w:date="2023-10-25T18:15:00Z">
              <w:rPr>
                <w:color w:val="000000"/>
                <w:spacing w:val="2"/>
                <w:szCs w:val="24"/>
                <w:lang w:val="fr-ML"/>
              </w:rPr>
            </w:rPrChange>
          </w:rPr>
          <w:delText>r</w:delText>
        </w:r>
        <w:r w:rsidRPr="007A4AFC" w:rsidDel="00166699">
          <w:rPr>
            <w:color w:val="000000" w:themeColor="text1"/>
            <w:szCs w:val="24"/>
            <w:lang w:val="fr-ML"/>
            <w:rPrChange w:id="19466" w:author="Dr Mamadou SANOGO" w:date="2023-10-25T18:15:00Z">
              <w:rPr>
                <w:color w:val="000000"/>
                <w:szCs w:val="24"/>
                <w:lang w:val="fr-ML"/>
              </w:rPr>
            </w:rPrChange>
          </w:rPr>
          <w:delText>y</w:delText>
        </w:r>
        <w:r w:rsidRPr="007A4AFC" w:rsidDel="00166699">
          <w:rPr>
            <w:color w:val="000000" w:themeColor="text1"/>
            <w:spacing w:val="-5"/>
            <w:szCs w:val="24"/>
            <w:lang w:val="fr-ML"/>
            <w:rPrChange w:id="19467"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468" w:author="Dr Mamadou SANOGO" w:date="2023-10-25T18:15:00Z">
              <w:rPr>
                <w:color w:val="000000"/>
                <w:szCs w:val="24"/>
                <w:lang w:val="fr-ML"/>
              </w:rPr>
            </w:rPrChange>
          </w:rPr>
          <w:delText>de</w:delText>
        </w:r>
        <w:r w:rsidRPr="007A4AFC" w:rsidDel="00166699">
          <w:rPr>
            <w:color w:val="000000" w:themeColor="text1"/>
            <w:spacing w:val="-1"/>
            <w:szCs w:val="24"/>
            <w:lang w:val="fr-ML"/>
            <w:rPrChange w:id="1946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70" w:author="Dr Mamadou SANOGO" w:date="2023-10-25T18:15:00Z">
              <w:rPr>
                <w:color w:val="000000"/>
                <w:szCs w:val="24"/>
                <w:lang w:val="fr-ML"/>
              </w:rPr>
            </w:rPrChange>
          </w:rPr>
          <w:delText>sou</w:delText>
        </w:r>
        <w:r w:rsidRPr="007A4AFC" w:rsidDel="00166699">
          <w:rPr>
            <w:color w:val="000000" w:themeColor="text1"/>
            <w:spacing w:val="3"/>
            <w:szCs w:val="24"/>
            <w:lang w:val="fr-ML"/>
            <w:rPrChange w:id="19471" w:author="Dr Mamadou SANOGO" w:date="2023-10-25T18:15:00Z">
              <w:rPr>
                <w:color w:val="000000"/>
                <w:spacing w:val="3"/>
                <w:szCs w:val="24"/>
                <w:lang w:val="fr-ML"/>
              </w:rPr>
            </w:rPrChange>
          </w:rPr>
          <w:delText>t</w:delText>
        </w:r>
        <w:r w:rsidRPr="007A4AFC" w:rsidDel="00166699">
          <w:rPr>
            <w:color w:val="000000" w:themeColor="text1"/>
            <w:spacing w:val="-1"/>
            <w:szCs w:val="24"/>
            <w:lang w:val="fr-ML"/>
            <w:rPrChange w:id="19472" w:author="Dr Mamadou SANOGO" w:date="2023-10-25T18:15:00Z">
              <w:rPr>
                <w:color w:val="000000"/>
                <w:spacing w:val="-1"/>
                <w:szCs w:val="24"/>
                <w:lang w:val="fr-ML"/>
              </w:rPr>
            </w:rPrChange>
          </w:rPr>
          <w:delText>e</w:delText>
        </w:r>
        <w:r w:rsidRPr="007A4AFC" w:rsidDel="00166699">
          <w:rPr>
            <w:color w:val="000000" w:themeColor="text1"/>
            <w:szCs w:val="24"/>
            <w:lang w:val="fr-ML"/>
            <w:rPrChange w:id="19473" w:author="Dr Mamadou SANOGO" w:date="2023-10-25T18:15:00Z">
              <w:rPr>
                <w:color w:val="000000"/>
                <w:szCs w:val="24"/>
                <w:lang w:val="fr-ML"/>
              </w:rPr>
            </w:rPrChange>
          </w:rPr>
          <w:delText>n</w:delText>
        </w:r>
        <w:r w:rsidRPr="007A4AFC" w:rsidDel="00166699">
          <w:rPr>
            <w:color w:val="000000" w:themeColor="text1"/>
            <w:spacing w:val="-1"/>
            <w:szCs w:val="24"/>
            <w:lang w:val="fr-ML"/>
            <w:rPrChange w:id="19474" w:author="Dr Mamadou SANOGO" w:date="2023-10-25T18:15:00Z">
              <w:rPr>
                <w:color w:val="000000"/>
                <w:spacing w:val="-1"/>
                <w:szCs w:val="24"/>
                <w:lang w:val="fr-ML"/>
              </w:rPr>
            </w:rPrChange>
          </w:rPr>
          <w:delText>a</w:delText>
        </w:r>
        <w:r w:rsidRPr="007A4AFC" w:rsidDel="00166699">
          <w:rPr>
            <w:color w:val="000000" w:themeColor="text1"/>
            <w:szCs w:val="24"/>
            <w:lang w:val="fr-ML"/>
            <w:rPrChange w:id="19475" w:author="Dr Mamadou SANOGO" w:date="2023-10-25T18:15:00Z">
              <w:rPr>
                <w:color w:val="000000"/>
                <w:szCs w:val="24"/>
                <w:lang w:val="fr-ML"/>
              </w:rPr>
            </w:rPrChange>
          </w:rPr>
          <w:delText>n</w:delText>
        </w:r>
        <w:r w:rsidRPr="007A4AFC" w:rsidDel="00166699">
          <w:rPr>
            <w:color w:val="000000" w:themeColor="text1"/>
            <w:spacing w:val="1"/>
            <w:szCs w:val="24"/>
            <w:lang w:val="fr-ML"/>
            <w:rPrChange w:id="19476" w:author="Dr Mamadou SANOGO" w:date="2023-10-25T18:15:00Z">
              <w:rPr>
                <w:color w:val="000000"/>
                <w:spacing w:val="1"/>
                <w:szCs w:val="24"/>
                <w:lang w:val="fr-ML"/>
              </w:rPr>
            </w:rPrChange>
          </w:rPr>
          <w:delText>c</w:delText>
        </w:r>
        <w:r w:rsidRPr="007A4AFC" w:rsidDel="00166699">
          <w:rPr>
            <w:color w:val="000000" w:themeColor="text1"/>
            <w:szCs w:val="24"/>
            <w:lang w:val="fr-ML"/>
            <w:rPrChange w:id="19477" w:author="Dr Mamadou SANOGO" w:date="2023-10-25T18:15:00Z">
              <w:rPr>
                <w:color w:val="000000"/>
                <w:szCs w:val="24"/>
                <w:lang w:val="fr-ML"/>
              </w:rPr>
            </w:rPrChange>
          </w:rPr>
          <w:delText>e</w:delText>
        </w:r>
        <w:r w:rsidRPr="007A4AFC" w:rsidDel="00166699">
          <w:rPr>
            <w:color w:val="000000" w:themeColor="text1"/>
            <w:spacing w:val="-1"/>
            <w:szCs w:val="24"/>
            <w:lang w:val="fr-ML"/>
            <w:rPrChange w:id="1947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79" w:author="Dr Mamadou SANOGO" w:date="2023-10-25T18:15:00Z">
              <w:rPr>
                <w:color w:val="000000"/>
                <w:szCs w:val="24"/>
                <w:lang w:val="fr-ML"/>
              </w:rPr>
            </w:rPrChange>
          </w:rPr>
          <w:delText>;</w:delText>
        </w:r>
      </w:del>
    </w:p>
    <w:p w14:paraId="220689CA" w14:textId="23DC6303" w:rsidR="0032620E" w:rsidRPr="007A4AFC" w:rsidDel="00166699" w:rsidRDefault="0032620E">
      <w:pPr>
        <w:pStyle w:val="Titre"/>
        <w:tabs>
          <w:tab w:val="num" w:pos="-4820"/>
        </w:tabs>
        <w:spacing w:line="276" w:lineRule="auto"/>
        <w:jc w:val="both"/>
        <w:rPr>
          <w:del w:id="19480" w:author="Dr Mamadou SANOGO" w:date="2023-10-25T17:56:00Z"/>
          <w:color w:val="000000" w:themeColor="text1"/>
          <w:szCs w:val="24"/>
          <w:lang w:val="fr-ML"/>
          <w:rPrChange w:id="19481" w:author="Dr Mamadou SANOGO" w:date="2023-10-25T18:15:00Z">
            <w:rPr>
              <w:del w:id="19482" w:author="Dr Mamadou SANOGO" w:date="2023-10-25T17:56:00Z"/>
              <w:color w:val="000000"/>
              <w:szCs w:val="24"/>
              <w:lang w:val="fr-ML"/>
            </w:rPr>
          </w:rPrChange>
        </w:rPr>
        <w:pPrChange w:id="19483" w:author="Dr Mamadou SANOGO" w:date="2023-10-25T17:57:00Z">
          <w:pPr>
            <w:widowControl w:val="0"/>
            <w:autoSpaceDE w:val="0"/>
            <w:autoSpaceDN w:val="0"/>
            <w:adjustRightInd w:val="0"/>
            <w:spacing w:line="240" w:lineRule="auto"/>
            <w:ind w:left="116" w:right="-36"/>
          </w:pPr>
        </w:pPrChange>
      </w:pPr>
      <w:del w:id="19484" w:author="Dr Mamadou SANOGO" w:date="2023-10-25T17:56:00Z">
        <w:r w:rsidRPr="007A4AFC" w:rsidDel="00166699">
          <w:rPr>
            <w:b w:val="0"/>
            <w:bCs/>
            <w:color w:val="000000" w:themeColor="text1"/>
            <w:spacing w:val="1"/>
            <w:szCs w:val="24"/>
            <w:lang w:val="fr-ML"/>
            <w:rPrChange w:id="19485" w:author="Dr Mamadou SANOGO" w:date="2023-10-25T18:15:00Z">
              <w:rPr>
                <w:b/>
                <w:bCs/>
                <w:color w:val="000000"/>
                <w:spacing w:val="1"/>
                <w:szCs w:val="24"/>
                <w:lang w:val="fr-ML"/>
              </w:rPr>
            </w:rPrChange>
          </w:rPr>
          <w:delText>4</w:delText>
        </w:r>
        <w:r w:rsidRPr="007A4AFC" w:rsidDel="00166699">
          <w:rPr>
            <w:b w:val="0"/>
            <w:bCs/>
            <w:color w:val="000000" w:themeColor="text1"/>
            <w:szCs w:val="24"/>
            <w:lang w:val="fr-ML"/>
            <w:rPrChange w:id="19486" w:author="Dr Mamadou SANOGO" w:date="2023-10-25T18:15:00Z">
              <w:rPr>
                <w:b/>
                <w:bCs/>
                <w:color w:val="000000"/>
                <w:szCs w:val="24"/>
                <w:lang w:val="fr-ML"/>
              </w:rPr>
            </w:rPrChange>
          </w:rPr>
          <w:delText>.</w:delText>
        </w:r>
        <w:r w:rsidRPr="007A4AFC" w:rsidDel="00166699">
          <w:rPr>
            <w:b w:val="0"/>
            <w:bCs/>
            <w:color w:val="000000" w:themeColor="text1"/>
            <w:spacing w:val="-1"/>
            <w:szCs w:val="24"/>
            <w:lang w:val="fr-ML"/>
            <w:rPrChange w:id="19487" w:author="Dr Mamadou SANOGO" w:date="2023-10-25T18:15:00Z">
              <w:rPr>
                <w:b/>
                <w:bCs/>
                <w:color w:val="000000"/>
                <w:spacing w:val="-1"/>
                <w:szCs w:val="24"/>
                <w:lang w:val="fr-ML"/>
              </w:rPr>
            </w:rPrChange>
          </w:rPr>
          <w:delText xml:space="preserve"> </w:delText>
        </w:r>
        <w:r w:rsidRPr="007A4AFC" w:rsidDel="00166699">
          <w:rPr>
            <w:b w:val="0"/>
            <w:bCs/>
            <w:color w:val="000000" w:themeColor="text1"/>
            <w:szCs w:val="24"/>
            <w:lang w:val="fr-ML"/>
            <w:rPrChange w:id="19488" w:author="Dr Mamadou SANOGO" w:date="2023-10-25T18:15:00Z">
              <w:rPr>
                <w:b/>
                <w:bCs/>
                <w:color w:val="000000"/>
                <w:szCs w:val="24"/>
                <w:lang w:val="fr-ML"/>
              </w:rPr>
            </w:rPrChange>
          </w:rPr>
          <w:delText>Le pr</w:delText>
        </w:r>
        <w:r w:rsidRPr="007A4AFC" w:rsidDel="00166699">
          <w:rPr>
            <w:b w:val="0"/>
            <w:bCs/>
            <w:color w:val="000000" w:themeColor="text1"/>
            <w:spacing w:val="-3"/>
            <w:szCs w:val="24"/>
            <w:lang w:val="fr-ML"/>
            <w:rPrChange w:id="19489" w:author="Dr Mamadou SANOGO" w:date="2023-10-25T18:15:00Z">
              <w:rPr>
                <w:b/>
                <w:bCs/>
                <w:color w:val="000000"/>
                <w:spacing w:val="-3"/>
                <w:szCs w:val="24"/>
                <w:lang w:val="fr-ML"/>
              </w:rPr>
            </w:rPrChange>
          </w:rPr>
          <w:delText>é</w:delText>
        </w:r>
        <w:r w:rsidRPr="007A4AFC" w:rsidDel="00166699">
          <w:rPr>
            <w:b w:val="0"/>
            <w:bCs/>
            <w:color w:val="000000" w:themeColor="text1"/>
            <w:spacing w:val="1"/>
            <w:szCs w:val="24"/>
            <w:lang w:val="fr-ML"/>
            <w:rPrChange w:id="19490" w:author="Dr Mamadou SANOGO" w:date="2023-10-25T18:15:00Z">
              <w:rPr>
                <w:b/>
                <w:bCs/>
                <w:color w:val="000000"/>
                <w:spacing w:val="1"/>
                <w:szCs w:val="24"/>
                <w:lang w:val="fr-ML"/>
              </w:rPr>
            </w:rPrChange>
          </w:rPr>
          <w:delText>si</w:delText>
        </w:r>
        <w:r w:rsidRPr="007A4AFC" w:rsidDel="00166699">
          <w:rPr>
            <w:b w:val="0"/>
            <w:bCs/>
            <w:color w:val="000000" w:themeColor="text1"/>
            <w:spacing w:val="-3"/>
            <w:szCs w:val="24"/>
            <w:lang w:val="fr-ML"/>
            <w:rPrChange w:id="19491" w:author="Dr Mamadou SANOGO" w:date="2023-10-25T18:15:00Z">
              <w:rPr>
                <w:b/>
                <w:bCs/>
                <w:color w:val="000000"/>
                <w:spacing w:val="-3"/>
                <w:szCs w:val="24"/>
                <w:lang w:val="fr-ML"/>
              </w:rPr>
            </w:rPrChange>
          </w:rPr>
          <w:delText>d</w:delText>
        </w:r>
        <w:r w:rsidRPr="007A4AFC" w:rsidDel="00166699">
          <w:rPr>
            <w:b w:val="0"/>
            <w:bCs/>
            <w:color w:val="000000" w:themeColor="text1"/>
            <w:szCs w:val="24"/>
            <w:lang w:val="fr-ML"/>
            <w:rPrChange w:id="19492" w:author="Dr Mamadou SANOGO" w:date="2023-10-25T18:15:00Z">
              <w:rPr>
                <w:b/>
                <w:bCs/>
                <w:color w:val="000000"/>
                <w:szCs w:val="24"/>
                <w:lang w:val="fr-ML"/>
              </w:rPr>
            </w:rPrChange>
          </w:rPr>
          <w:delText>ent du</w:delText>
        </w:r>
        <w:r w:rsidRPr="007A4AFC" w:rsidDel="00166699">
          <w:rPr>
            <w:b w:val="0"/>
            <w:bCs/>
            <w:color w:val="000000" w:themeColor="text1"/>
            <w:spacing w:val="-1"/>
            <w:szCs w:val="24"/>
            <w:lang w:val="fr-ML"/>
            <w:rPrChange w:id="19493" w:author="Dr Mamadou SANOGO" w:date="2023-10-25T18:15:00Z">
              <w:rPr>
                <w:b/>
                <w:bCs/>
                <w:color w:val="000000"/>
                <w:spacing w:val="-1"/>
                <w:szCs w:val="24"/>
                <w:lang w:val="fr-ML"/>
              </w:rPr>
            </w:rPrChange>
          </w:rPr>
          <w:delText xml:space="preserve"> </w:delText>
        </w:r>
        <w:r w:rsidRPr="007A4AFC" w:rsidDel="00166699">
          <w:rPr>
            <w:b w:val="0"/>
            <w:bCs/>
            <w:color w:val="000000" w:themeColor="text1"/>
            <w:spacing w:val="-2"/>
            <w:szCs w:val="24"/>
            <w:lang w:val="fr-ML"/>
            <w:rPrChange w:id="19494" w:author="Dr Mamadou SANOGO" w:date="2023-10-25T18:15:00Z">
              <w:rPr>
                <w:b/>
                <w:bCs/>
                <w:color w:val="000000"/>
                <w:spacing w:val="-2"/>
                <w:szCs w:val="24"/>
                <w:lang w:val="fr-ML"/>
              </w:rPr>
            </w:rPrChange>
          </w:rPr>
          <w:delText>j</w:delText>
        </w:r>
        <w:r w:rsidRPr="007A4AFC" w:rsidDel="00166699">
          <w:rPr>
            <w:b w:val="0"/>
            <w:bCs/>
            <w:color w:val="000000" w:themeColor="text1"/>
            <w:szCs w:val="24"/>
            <w:lang w:val="fr-ML"/>
            <w:rPrChange w:id="19495" w:author="Dr Mamadou SANOGO" w:date="2023-10-25T18:15:00Z">
              <w:rPr>
                <w:b/>
                <w:bCs/>
                <w:color w:val="000000"/>
                <w:szCs w:val="24"/>
                <w:lang w:val="fr-ML"/>
              </w:rPr>
            </w:rPrChange>
          </w:rPr>
          <w:delText>ury</w:delText>
        </w:r>
      </w:del>
    </w:p>
    <w:p w14:paraId="6FE0DF57" w14:textId="41ED8CA5" w:rsidR="0032620E" w:rsidRPr="007A4AFC" w:rsidDel="00166699" w:rsidRDefault="0032620E">
      <w:pPr>
        <w:pStyle w:val="Titre"/>
        <w:tabs>
          <w:tab w:val="num" w:pos="-4820"/>
        </w:tabs>
        <w:spacing w:line="276" w:lineRule="auto"/>
        <w:jc w:val="both"/>
        <w:rPr>
          <w:del w:id="19496" w:author="Dr Mamadou SANOGO" w:date="2023-10-25T17:56:00Z"/>
          <w:color w:val="000000" w:themeColor="text1"/>
          <w:szCs w:val="24"/>
          <w:lang w:val="fr-ML"/>
          <w:rPrChange w:id="19497" w:author="Dr Mamadou SANOGO" w:date="2023-10-25T18:15:00Z">
            <w:rPr>
              <w:del w:id="19498" w:author="Dr Mamadou SANOGO" w:date="2023-10-25T17:56:00Z"/>
              <w:color w:val="000000"/>
              <w:szCs w:val="24"/>
              <w:lang w:val="fr-ML"/>
            </w:rPr>
          </w:rPrChange>
        </w:rPr>
        <w:pPrChange w:id="19499" w:author="Dr Mamadou SANOGO" w:date="2023-10-25T17:57:00Z">
          <w:pPr>
            <w:widowControl w:val="0"/>
            <w:autoSpaceDE w:val="0"/>
            <w:autoSpaceDN w:val="0"/>
            <w:adjustRightInd w:val="0"/>
            <w:spacing w:line="240" w:lineRule="auto"/>
            <w:ind w:left="400" w:right="-36"/>
          </w:pPr>
        </w:pPrChange>
      </w:pPr>
      <w:del w:id="19500" w:author="Dr Mamadou SANOGO" w:date="2023-10-25T17:56:00Z">
        <w:r w:rsidRPr="007A4AFC" w:rsidDel="00166699">
          <w:rPr>
            <w:color w:val="000000" w:themeColor="text1"/>
            <w:spacing w:val="-3"/>
            <w:szCs w:val="24"/>
            <w:lang w:val="fr-ML"/>
            <w:rPrChange w:id="19501" w:author="Dr Mamadou SANOGO" w:date="2023-10-25T18:15:00Z">
              <w:rPr>
                <w:color w:val="000000"/>
                <w:spacing w:val="-3"/>
                <w:szCs w:val="24"/>
                <w:lang w:val="fr-ML"/>
              </w:rPr>
            </w:rPrChange>
          </w:rPr>
          <w:delText>L</w:delText>
        </w:r>
        <w:r w:rsidRPr="007A4AFC" w:rsidDel="00166699">
          <w:rPr>
            <w:color w:val="000000" w:themeColor="text1"/>
            <w:szCs w:val="24"/>
            <w:lang w:val="fr-ML"/>
            <w:rPrChange w:id="19502" w:author="Dr Mamadou SANOGO" w:date="2023-10-25T18:15:00Z">
              <w:rPr>
                <w:color w:val="000000"/>
                <w:szCs w:val="24"/>
                <w:lang w:val="fr-ML"/>
              </w:rPr>
            </w:rPrChange>
          </w:rPr>
          <w:delText>e</w:delText>
        </w:r>
        <w:r w:rsidRPr="007A4AFC" w:rsidDel="00166699">
          <w:rPr>
            <w:color w:val="000000" w:themeColor="text1"/>
            <w:spacing w:val="1"/>
            <w:szCs w:val="24"/>
            <w:lang w:val="fr-ML"/>
            <w:rPrChange w:id="19503"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504" w:author="Dr Mamadou SANOGO" w:date="2023-10-25T18:15:00Z">
              <w:rPr>
                <w:color w:val="000000"/>
                <w:spacing w:val="-1"/>
                <w:szCs w:val="24"/>
                <w:lang w:val="fr-ML"/>
              </w:rPr>
            </w:rPrChange>
          </w:rPr>
          <w:delText>c</w:delText>
        </w:r>
        <w:r w:rsidRPr="007A4AFC" w:rsidDel="00166699">
          <w:rPr>
            <w:color w:val="000000" w:themeColor="text1"/>
            <w:szCs w:val="24"/>
            <w:lang w:val="fr-ML"/>
            <w:rPrChange w:id="19505"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506"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507" w:author="Dr Mamadou SANOGO" w:date="2023-10-25T18:15:00Z">
              <w:rPr>
                <w:color w:val="000000"/>
                <w:szCs w:val="24"/>
                <w:lang w:val="fr-ML"/>
              </w:rPr>
            </w:rPrChange>
          </w:rPr>
          <w:delText>du pr</w:delText>
        </w:r>
        <w:r w:rsidRPr="007A4AFC" w:rsidDel="00166699">
          <w:rPr>
            <w:color w:val="000000" w:themeColor="text1"/>
            <w:spacing w:val="-2"/>
            <w:szCs w:val="24"/>
            <w:lang w:val="fr-ML"/>
            <w:rPrChange w:id="19508" w:author="Dr Mamadou SANOGO" w:date="2023-10-25T18:15:00Z">
              <w:rPr>
                <w:color w:val="000000"/>
                <w:spacing w:val="-2"/>
                <w:szCs w:val="24"/>
                <w:lang w:val="fr-ML"/>
              </w:rPr>
            </w:rPrChange>
          </w:rPr>
          <w:delText>é</w:delText>
        </w:r>
        <w:r w:rsidRPr="007A4AFC" w:rsidDel="00166699">
          <w:rPr>
            <w:color w:val="000000" w:themeColor="text1"/>
            <w:szCs w:val="24"/>
            <w:lang w:val="fr-ML"/>
            <w:rPrChange w:id="19509" w:author="Dr Mamadou SANOGO" w:date="2023-10-25T18:15:00Z">
              <w:rPr>
                <w:color w:val="000000"/>
                <w:szCs w:val="24"/>
                <w:lang w:val="fr-ML"/>
              </w:rPr>
            </w:rPrChange>
          </w:rPr>
          <w:delText>sident du ju</w:delText>
        </w:r>
        <w:r w:rsidRPr="007A4AFC" w:rsidDel="00166699">
          <w:rPr>
            <w:color w:val="000000" w:themeColor="text1"/>
            <w:spacing w:val="1"/>
            <w:szCs w:val="24"/>
            <w:lang w:val="fr-ML"/>
            <w:rPrChange w:id="19510" w:author="Dr Mamadou SANOGO" w:date="2023-10-25T18:15:00Z">
              <w:rPr>
                <w:color w:val="000000"/>
                <w:spacing w:val="1"/>
                <w:szCs w:val="24"/>
                <w:lang w:val="fr-ML"/>
              </w:rPr>
            </w:rPrChange>
          </w:rPr>
          <w:delText>r</w:delText>
        </w:r>
        <w:r w:rsidRPr="007A4AFC" w:rsidDel="00166699">
          <w:rPr>
            <w:color w:val="000000" w:themeColor="text1"/>
            <w:szCs w:val="24"/>
            <w:lang w:val="fr-ML"/>
            <w:rPrChange w:id="19511" w:author="Dr Mamadou SANOGO" w:date="2023-10-25T18:15:00Z">
              <w:rPr>
                <w:color w:val="000000"/>
                <w:szCs w:val="24"/>
                <w:lang w:val="fr-ML"/>
              </w:rPr>
            </w:rPrChange>
          </w:rPr>
          <w:delText>y</w:delText>
        </w:r>
        <w:r w:rsidRPr="007A4AFC" w:rsidDel="00166699">
          <w:rPr>
            <w:color w:val="000000" w:themeColor="text1"/>
            <w:spacing w:val="-4"/>
            <w:szCs w:val="24"/>
            <w:lang w:val="fr-ML"/>
            <w:rPrChange w:id="19512" w:author="Dr Mamadou SANOGO" w:date="2023-10-25T18:15:00Z">
              <w:rPr>
                <w:color w:val="000000"/>
                <w:spacing w:val="-4"/>
                <w:szCs w:val="24"/>
                <w:lang w:val="fr-ML"/>
              </w:rPr>
            </w:rPrChange>
          </w:rPr>
          <w:delText xml:space="preserve"> </w:delText>
        </w:r>
        <w:r w:rsidRPr="007A4AFC" w:rsidDel="00166699">
          <w:rPr>
            <w:color w:val="000000" w:themeColor="text1"/>
            <w:spacing w:val="1"/>
            <w:szCs w:val="24"/>
            <w:lang w:val="fr-ML"/>
            <w:rPrChange w:id="1951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514" w:author="Dr Mamadou SANOGO" w:date="2023-10-25T18:15:00Z">
              <w:rPr>
                <w:color w:val="000000"/>
                <w:spacing w:val="-1"/>
                <w:szCs w:val="24"/>
                <w:lang w:val="fr-ML"/>
              </w:rPr>
            </w:rPrChange>
          </w:rPr>
          <w:delText>é</w:delText>
        </w:r>
        <w:r w:rsidRPr="007A4AFC" w:rsidDel="00166699">
          <w:rPr>
            <w:color w:val="000000" w:themeColor="text1"/>
            <w:szCs w:val="24"/>
            <w:lang w:val="fr-ML"/>
            <w:rPrChange w:id="19515" w:author="Dr Mamadou SANOGO" w:date="2023-10-25T18:15:00Z">
              <w:rPr>
                <w:color w:val="000000"/>
                <w:szCs w:val="24"/>
                <w:lang w:val="fr-ML"/>
              </w:rPr>
            </w:rPrChange>
          </w:rPr>
          <w:delText>pond à</w:delText>
        </w:r>
        <w:r w:rsidRPr="007A4AFC" w:rsidDel="00166699">
          <w:rPr>
            <w:color w:val="000000" w:themeColor="text1"/>
            <w:spacing w:val="-1"/>
            <w:szCs w:val="24"/>
            <w:lang w:val="fr-ML"/>
            <w:rPrChange w:id="19516"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517"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518" w:author="Dr Mamadou SANOGO" w:date="2023-10-25T18:15:00Z">
              <w:rPr>
                <w:color w:val="000000"/>
                <w:spacing w:val="-1"/>
                <w:szCs w:val="24"/>
                <w:lang w:val="fr-ML"/>
              </w:rPr>
            </w:rPrChange>
          </w:rPr>
          <w:delText>e</w:delText>
        </w:r>
        <w:r w:rsidRPr="007A4AFC" w:rsidDel="00166699">
          <w:rPr>
            <w:color w:val="000000" w:themeColor="text1"/>
            <w:szCs w:val="24"/>
            <w:lang w:val="fr-ML"/>
            <w:rPrChange w:id="19519"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520" w:author="Dr Mamadou SANOGO" w:date="2023-10-25T18:15:00Z">
              <w:rPr>
                <w:color w:val="000000"/>
                <w:spacing w:val="-1"/>
                <w:szCs w:val="24"/>
                <w:lang w:val="fr-ML"/>
              </w:rPr>
            </w:rPrChange>
          </w:rPr>
          <w:delText>c</w:delText>
        </w:r>
        <w:r w:rsidRPr="007A4AFC" w:rsidDel="00166699">
          <w:rPr>
            <w:color w:val="000000" w:themeColor="text1"/>
            <w:szCs w:val="24"/>
            <w:lang w:val="fr-ML"/>
            <w:rPrChange w:id="19521" w:author="Dr Mamadou SANOGO" w:date="2023-10-25T18:15:00Z">
              <w:rPr>
                <w:color w:val="000000"/>
                <w:szCs w:val="24"/>
                <w:lang w:val="fr-ML"/>
              </w:rPr>
            </w:rPrChange>
          </w:rPr>
          <w:delText>rit</w:delText>
        </w:r>
        <w:r w:rsidRPr="007A4AFC" w:rsidDel="00166699">
          <w:rPr>
            <w:color w:val="000000" w:themeColor="text1"/>
            <w:spacing w:val="-1"/>
            <w:szCs w:val="24"/>
            <w:lang w:val="fr-ML"/>
            <w:rPrChange w:id="19522"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52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524" w:author="Dr Mamadou SANOGO" w:date="2023-10-25T18:15:00Z">
              <w:rPr>
                <w:color w:val="000000"/>
                <w:spacing w:val="-1"/>
                <w:szCs w:val="24"/>
                <w:lang w:val="fr-ML"/>
              </w:rPr>
            </w:rPrChange>
          </w:rPr>
          <w:delText>e</w:delText>
        </w:r>
        <w:r w:rsidRPr="007A4AFC" w:rsidDel="00166699">
          <w:rPr>
            <w:color w:val="000000" w:themeColor="text1"/>
            <w:szCs w:val="24"/>
            <w:lang w:val="fr-ML"/>
            <w:rPrChange w:id="19525" w:author="Dr Mamadou SANOGO" w:date="2023-10-25T18:15:00Z">
              <w:rPr>
                <w:color w:val="000000"/>
                <w:szCs w:val="24"/>
                <w:lang w:val="fr-ML"/>
              </w:rPr>
            </w:rPrChange>
          </w:rPr>
          <w:delText>s</w:delText>
        </w:r>
        <w:r w:rsidRPr="007A4AFC" w:rsidDel="00166699">
          <w:rPr>
            <w:color w:val="000000" w:themeColor="text1"/>
            <w:spacing w:val="2"/>
            <w:szCs w:val="24"/>
            <w:lang w:val="fr-ML"/>
            <w:rPrChange w:id="19526"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27" w:author="Dr Mamadou SANOGO" w:date="2023-10-25T18:15:00Z">
              <w:rPr>
                <w:color w:val="000000"/>
                <w:szCs w:val="24"/>
                <w:lang w:val="fr-ML"/>
              </w:rPr>
            </w:rPrChange>
          </w:rPr>
          <w:delText>pr</w:delText>
        </w:r>
        <w:r w:rsidRPr="007A4AFC" w:rsidDel="00166699">
          <w:rPr>
            <w:color w:val="000000" w:themeColor="text1"/>
            <w:spacing w:val="-2"/>
            <w:szCs w:val="24"/>
            <w:lang w:val="fr-ML"/>
            <w:rPrChange w:id="19528"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529" w:author="Dr Mamadou SANOGO" w:date="2023-10-25T18:15:00Z">
              <w:rPr>
                <w:color w:val="000000"/>
                <w:spacing w:val="-1"/>
                <w:szCs w:val="24"/>
                <w:lang w:val="fr-ML"/>
              </w:rPr>
            </w:rPrChange>
          </w:rPr>
          <w:delText>c</w:delText>
        </w:r>
        <w:r w:rsidRPr="007A4AFC" w:rsidDel="00166699">
          <w:rPr>
            <w:color w:val="000000" w:themeColor="text1"/>
            <w:szCs w:val="24"/>
            <w:lang w:val="fr-ML"/>
            <w:rPrChange w:id="19530" w:author="Dr Mamadou SANOGO" w:date="2023-10-25T18:15:00Z">
              <w:rPr>
                <w:color w:val="000000"/>
                <w:szCs w:val="24"/>
                <w:lang w:val="fr-ML"/>
              </w:rPr>
            </w:rPrChange>
          </w:rPr>
          <w:delText>is :</w:delText>
        </w:r>
      </w:del>
    </w:p>
    <w:p w14:paraId="20E4FCD0" w14:textId="453FC3B2" w:rsidR="0032620E" w:rsidRPr="007A4AFC" w:rsidDel="00166699" w:rsidRDefault="0032620E">
      <w:pPr>
        <w:pStyle w:val="Titre"/>
        <w:tabs>
          <w:tab w:val="num" w:pos="-4820"/>
        </w:tabs>
        <w:spacing w:line="276" w:lineRule="auto"/>
        <w:jc w:val="both"/>
        <w:rPr>
          <w:del w:id="19531" w:author="Dr Mamadou SANOGO" w:date="2023-10-25T17:56:00Z"/>
          <w:color w:val="000000" w:themeColor="text1"/>
          <w:szCs w:val="24"/>
          <w:lang w:val="fr-ML"/>
          <w:rPrChange w:id="19532" w:author="Dr Mamadou SANOGO" w:date="2023-10-25T18:15:00Z">
            <w:rPr>
              <w:del w:id="19533" w:author="Dr Mamadou SANOGO" w:date="2023-10-25T17:56:00Z"/>
              <w:color w:val="000000"/>
              <w:szCs w:val="24"/>
              <w:lang w:val="fr-ML"/>
            </w:rPr>
          </w:rPrChange>
        </w:rPr>
        <w:pPrChange w:id="19534"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535" w:author="Dr Mamadou SANOGO" w:date="2023-10-25T17:56:00Z">
        <w:r w:rsidRPr="007A4AFC" w:rsidDel="00166699">
          <w:rPr>
            <w:color w:val="000000" w:themeColor="text1"/>
            <w:szCs w:val="24"/>
            <w:lang w:val="fr-ML"/>
            <w:rPrChange w:id="19536" w:author="Dr Mamadou SANOGO" w:date="2023-10-25T18:15:00Z">
              <w:rPr>
                <w:color w:val="000000"/>
                <w:szCs w:val="24"/>
                <w:lang w:val="fr-ML"/>
              </w:rPr>
            </w:rPrChange>
          </w:rPr>
          <w:delText>il</w:delText>
        </w:r>
        <w:r w:rsidRPr="007A4AFC" w:rsidDel="00166699">
          <w:rPr>
            <w:color w:val="000000" w:themeColor="text1"/>
            <w:spacing w:val="17"/>
            <w:szCs w:val="24"/>
            <w:lang w:val="fr-ML"/>
            <w:rPrChange w:id="19537"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38" w:author="Dr Mamadou SANOGO" w:date="2023-10-25T18:15:00Z">
              <w:rPr>
                <w:color w:val="000000"/>
                <w:szCs w:val="24"/>
                <w:lang w:val="fr-ML"/>
              </w:rPr>
            </w:rPrChange>
          </w:rPr>
          <w:delText>doit</w:delText>
        </w:r>
        <w:r w:rsidRPr="007A4AFC" w:rsidDel="00166699">
          <w:rPr>
            <w:color w:val="000000" w:themeColor="text1"/>
            <w:spacing w:val="18"/>
            <w:szCs w:val="24"/>
            <w:lang w:val="fr-ML"/>
            <w:rPrChange w:id="19539"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540" w:author="Dr Mamadou SANOGO" w:date="2023-10-25T18:15:00Z">
              <w:rPr>
                <w:color w:val="000000"/>
                <w:spacing w:val="-1"/>
                <w:szCs w:val="24"/>
                <w:lang w:val="fr-ML"/>
              </w:rPr>
            </w:rPrChange>
          </w:rPr>
          <w:delText>ê</w:delText>
        </w:r>
        <w:r w:rsidRPr="007A4AFC" w:rsidDel="00166699">
          <w:rPr>
            <w:color w:val="000000" w:themeColor="text1"/>
            <w:szCs w:val="24"/>
            <w:lang w:val="fr-ML"/>
            <w:rPrChange w:id="19541" w:author="Dr Mamadou SANOGO" w:date="2023-10-25T18:15:00Z">
              <w:rPr>
                <w:color w:val="000000"/>
                <w:szCs w:val="24"/>
                <w:lang w:val="fr-ML"/>
              </w:rPr>
            </w:rPrChange>
          </w:rPr>
          <w:delText>tre</w:delText>
        </w:r>
        <w:r w:rsidRPr="007A4AFC" w:rsidDel="00166699">
          <w:rPr>
            <w:color w:val="000000" w:themeColor="text1"/>
            <w:spacing w:val="15"/>
            <w:szCs w:val="24"/>
            <w:lang w:val="fr-ML"/>
            <w:rPrChange w:id="19542"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543" w:author="Dr Mamadou SANOGO" w:date="2023-10-25T18:15:00Z">
              <w:rPr>
                <w:color w:val="000000"/>
                <w:szCs w:val="24"/>
                <w:lang w:val="fr-ML"/>
              </w:rPr>
            </w:rPrChange>
          </w:rPr>
          <w:delText>pro</w:delText>
        </w:r>
        <w:r w:rsidRPr="007A4AFC" w:rsidDel="00166699">
          <w:rPr>
            <w:color w:val="000000" w:themeColor="text1"/>
            <w:spacing w:val="1"/>
            <w:szCs w:val="24"/>
            <w:lang w:val="fr-ML"/>
            <w:rPrChange w:id="19544"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545" w:author="Dr Mamadou SANOGO" w:date="2023-10-25T18:15:00Z">
              <w:rPr>
                <w:color w:val="000000"/>
                <w:spacing w:val="-1"/>
                <w:szCs w:val="24"/>
                <w:lang w:val="fr-ML"/>
              </w:rPr>
            </w:rPrChange>
          </w:rPr>
          <w:delText>e</w:delText>
        </w:r>
        <w:r w:rsidRPr="007A4AFC" w:rsidDel="00166699">
          <w:rPr>
            <w:color w:val="000000" w:themeColor="text1"/>
            <w:szCs w:val="24"/>
            <w:lang w:val="fr-ML"/>
            <w:rPrChange w:id="19546" w:author="Dr Mamadou SANOGO" w:date="2023-10-25T18:15:00Z">
              <w:rPr>
                <w:color w:val="000000"/>
                <w:szCs w:val="24"/>
                <w:lang w:val="fr-ML"/>
              </w:rPr>
            </w:rPrChange>
          </w:rPr>
          <w:delText>sseur</w:delText>
        </w:r>
        <w:r w:rsidRPr="007A4AFC" w:rsidDel="00166699">
          <w:rPr>
            <w:color w:val="000000" w:themeColor="text1"/>
            <w:spacing w:val="15"/>
            <w:szCs w:val="24"/>
            <w:lang w:val="fr-ML"/>
            <w:rPrChange w:id="19547" w:author="Dr Mamadou SANOGO" w:date="2023-10-25T18:15:00Z">
              <w:rPr>
                <w:color w:val="000000"/>
                <w:spacing w:val="15"/>
                <w:szCs w:val="24"/>
                <w:lang w:val="fr-ML"/>
              </w:rPr>
            </w:rPrChange>
          </w:rPr>
          <w:delText xml:space="preserve"> </w:delText>
        </w:r>
        <w:r w:rsidRPr="007A4AFC" w:rsidDel="00166699">
          <w:rPr>
            <w:color w:val="000000" w:themeColor="text1"/>
            <w:spacing w:val="2"/>
            <w:szCs w:val="24"/>
            <w:lang w:val="fr-ML"/>
            <w:rPrChange w:id="19548"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549" w:author="Dr Mamadou SANOGO" w:date="2023-10-25T18:15:00Z">
              <w:rPr>
                <w:color w:val="000000"/>
                <w:spacing w:val="1"/>
                <w:szCs w:val="24"/>
                <w:lang w:val="fr-ML"/>
              </w:rPr>
            </w:rPrChange>
          </w:rPr>
          <w:delText>e</w:delText>
        </w:r>
        <w:r w:rsidRPr="007A4AFC" w:rsidDel="00166699">
          <w:rPr>
            <w:color w:val="000000" w:themeColor="text1"/>
            <w:szCs w:val="24"/>
            <w:lang w:val="fr-ML"/>
            <w:rPrChange w:id="19550" w:author="Dr Mamadou SANOGO" w:date="2023-10-25T18:15:00Z">
              <w:rPr>
                <w:color w:val="000000"/>
                <w:szCs w:val="24"/>
                <w:lang w:val="fr-ML"/>
              </w:rPr>
            </w:rPrChange>
          </w:rPr>
          <w:delText>s</w:delText>
        </w:r>
        <w:r w:rsidRPr="007A4AFC" w:rsidDel="00166699">
          <w:rPr>
            <w:color w:val="000000" w:themeColor="text1"/>
            <w:spacing w:val="17"/>
            <w:szCs w:val="24"/>
            <w:lang w:val="fr-ML"/>
            <w:rPrChange w:id="19551"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52" w:author="Dr Mamadou SANOGO" w:date="2023-10-25T18:15:00Z">
              <w:rPr>
                <w:color w:val="000000"/>
                <w:szCs w:val="24"/>
                <w:lang w:val="fr-ML"/>
              </w:rPr>
            </w:rPrChange>
          </w:rPr>
          <w:delText>unive</w:delText>
        </w:r>
        <w:r w:rsidRPr="007A4AFC" w:rsidDel="00166699">
          <w:rPr>
            <w:color w:val="000000" w:themeColor="text1"/>
            <w:spacing w:val="-1"/>
            <w:szCs w:val="24"/>
            <w:lang w:val="fr-ML"/>
            <w:rPrChange w:id="19553" w:author="Dr Mamadou SANOGO" w:date="2023-10-25T18:15:00Z">
              <w:rPr>
                <w:color w:val="000000"/>
                <w:spacing w:val="-1"/>
                <w:szCs w:val="24"/>
                <w:lang w:val="fr-ML"/>
              </w:rPr>
            </w:rPrChange>
          </w:rPr>
          <w:delText>r</w:delText>
        </w:r>
        <w:r w:rsidRPr="007A4AFC" w:rsidDel="00166699">
          <w:rPr>
            <w:color w:val="000000" w:themeColor="text1"/>
            <w:szCs w:val="24"/>
            <w:lang w:val="fr-ML"/>
            <w:rPrChange w:id="19554" w:author="Dr Mamadou SANOGO" w:date="2023-10-25T18:15:00Z">
              <w:rPr>
                <w:color w:val="000000"/>
                <w:szCs w:val="24"/>
                <w:lang w:val="fr-ML"/>
              </w:rPr>
            </w:rPrChange>
          </w:rPr>
          <w:delText>si</w:delText>
        </w:r>
        <w:r w:rsidRPr="007A4AFC" w:rsidDel="00166699">
          <w:rPr>
            <w:color w:val="000000" w:themeColor="text1"/>
            <w:spacing w:val="1"/>
            <w:szCs w:val="24"/>
            <w:lang w:val="fr-ML"/>
            <w:rPrChange w:id="19555"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556" w:author="Dr Mamadou SANOGO" w:date="2023-10-25T18:15:00Z">
              <w:rPr>
                <w:color w:val="000000"/>
                <w:spacing w:val="-1"/>
                <w:szCs w:val="24"/>
                <w:lang w:val="fr-ML"/>
              </w:rPr>
            </w:rPrChange>
          </w:rPr>
          <w:delText>é</w:delText>
        </w:r>
        <w:r w:rsidRPr="007A4AFC" w:rsidDel="00166699">
          <w:rPr>
            <w:color w:val="000000" w:themeColor="text1"/>
            <w:szCs w:val="24"/>
            <w:lang w:val="fr-ML"/>
            <w:rPrChange w:id="19557" w:author="Dr Mamadou SANOGO" w:date="2023-10-25T18:15:00Z">
              <w:rPr>
                <w:color w:val="000000"/>
                <w:szCs w:val="24"/>
                <w:lang w:val="fr-ML"/>
              </w:rPr>
            </w:rPrChange>
          </w:rPr>
          <w:delText>s</w:delText>
        </w:r>
        <w:r w:rsidRPr="007A4AFC" w:rsidDel="00166699">
          <w:rPr>
            <w:color w:val="000000" w:themeColor="text1"/>
            <w:spacing w:val="17"/>
            <w:szCs w:val="24"/>
            <w:lang w:val="fr-ML"/>
            <w:rPrChange w:id="19558"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559" w:author="Dr Mamadou SANOGO" w:date="2023-10-25T18:15:00Z">
              <w:rPr>
                <w:color w:val="000000"/>
                <w:spacing w:val="-1"/>
                <w:szCs w:val="24"/>
                <w:lang w:val="fr-ML"/>
              </w:rPr>
            </w:rPrChange>
          </w:rPr>
          <w:delText>e</w:delText>
        </w:r>
        <w:r w:rsidRPr="007A4AFC" w:rsidDel="00166699">
          <w:rPr>
            <w:color w:val="000000" w:themeColor="text1"/>
            <w:szCs w:val="24"/>
            <w:lang w:val="fr-ML"/>
            <w:rPrChange w:id="19560" w:author="Dr Mamadou SANOGO" w:date="2023-10-25T18:15:00Z">
              <w:rPr>
                <w:color w:val="000000"/>
                <w:szCs w:val="24"/>
                <w:lang w:val="fr-ML"/>
              </w:rPr>
            </w:rPrChange>
          </w:rPr>
          <w:delText>n</w:delText>
        </w:r>
        <w:r w:rsidRPr="007A4AFC" w:rsidDel="00166699">
          <w:rPr>
            <w:color w:val="000000" w:themeColor="text1"/>
            <w:spacing w:val="22"/>
            <w:szCs w:val="24"/>
            <w:lang w:val="fr-ML"/>
            <w:rPrChange w:id="19561"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562" w:author="Dr Mamadou SANOGO" w:date="2023-10-25T18:15:00Z">
              <w:rPr>
                <w:color w:val="000000"/>
                <w:szCs w:val="24"/>
                <w:lang w:val="fr-ML"/>
              </w:rPr>
            </w:rPrChange>
          </w:rPr>
          <w:delText>fon</w:delText>
        </w:r>
        <w:r w:rsidRPr="007A4AFC" w:rsidDel="00166699">
          <w:rPr>
            <w:color w:val="000000" w:themeColor="text1"/>
            <w:spacing w:val="-2"/>
            <w:szCs w:val="24"/>
            <w:lang w:val="fr-ML"/>
            <w:rPrChange w:id="19563" w:author="Dr Mamadou SANOGO" w:date="2023-10-25T18:15:00Z">
              <w:rPr>
                <w:color w:val="000000"/>
                <w:spacing w:val="-2"/>
                <w:szCs w:val="24"/>
                <w:lang w:val="fr-ML"/>
              </w:rPr>
            </w:rPrChange>
          </w:rPr>
          <w:delText>c</w:delText>
        </w:r>
        <w:r w:rsidRPr="007A4AFC" w:rsidDel="00166699">
          <w:rPr>
            <w:color w:val="000000" w:themeColor="text1"/>
            <w:szCs w:val="24"/>
            <w:lang w:val="fr-ML"/>
            <w:rPrChange w:id="19564" w:author="Dr Mamadou SANOGO" w:date="2023-10-25T18:15:00Z">
              <w:rPr>
                <w:color w:val="000000"/>
                <w:szCs w:val="24"/>
                <w:lang w:val="fr-ML"/>
              </w:rPr>
            </w:rPrChange>
          </w:rPr>
          <w:delText>t</w:delText>
        </w:r>
        <w:r w:rsidRPr="007A4AFC" w:rsidDel="00166699">
          <w:rPr>
            <w:color w:val="000000" w:themeColor="text1"/>
            <w:spacing w:val="1"/>
            <w:szCs w:val="24"/>
            <w:lang w:val="fr-ML"/>
            <w:rPrChange w:id="19565" w:author="Dr Mamadou SANOGO" w:date="2023-10-25T18:15:00Z">
              <w:rPr>
                <w:color w:val="000000"/>
                <w:spacing w:val="1"/>
                <w:szCs w:val="24"/>
                <w:lang w:val="fr-ML"/>
              </w:rPr>
            </w:rPrChange>
          </w:rPr>
          <w:delText>i</w:delText>
        </w:r>
        <w:r w:rsidRPr="007A4AFC" w:rsidDel="00166699">
          <w:rPr>
            <w:color w:val="000000" w:themeColor="text1"/>
            <w:szCs w:val="24"/>
            <w:lang w:val="fr-ML"/>
            <w:rPrChange w:id="19566" w:author="Dr Mamadou SANOGO" w:date="2023-10-25T18:15:00Z">
              <w:rPr>
                <w:color w:val="000000"/>
                <w:szCs w:val="24"/>
                <w:lang w:val="fr-ML"/>
              </w:rPr>
            </w:rPrChange>
          </w:rPr>
          <w:delText>on</w:delText>
        </w:r>
        <w:r w:rsidRPr="007A4AFC" w:rsidDel="00166699">
          <w:rPr>
            <w:color w:val="000000" w:themeColor="text1"/>
            <w:spacing w:val="3"/>
            <w:szCs w:val="24"/>
            <w:lang w:val="fr-ML"/>
            <w:rPrChange w:id="19567"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568" w:author="Dr Mamadou SANOGO" w:date="2023-10-25T18:15:00Z">
              <w:rPr>
                <w:color w:val="000000"/>
                <w:szCs w:val="24"/>
                <w:lang w:val="fr-ML"/>
              </w:rPr>
            </w:rPrChange>
          </w:rPr>
          <w:delText>:</w:delText>
        </w:r>
        <w:r w:rsidRPr="007A4AFC" w:rsidDel="00166699">
          <w:rPr>
            <w:color w:val="000000" w:themeColor="text1"/>
            <w:spacing w:val="17"/>
            <w:szCs w:val="24"/>
            <w:lang w:val="fr-ML"/>
            <w:rPrChange w:id="19569"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70" w:author="Dr Mamadou SANOGO" w:date="2023-10-25T18:15:00Z">
              <w:rPr>
                <w:color w:val="000000"/>
                <w:szCs w:val="24"/>
                <w:lang w:val="fr-ML"/>
              </w:rPr>
            </w:rPrChange>
          </w:rPr>
          <w:delText>un</w:delText>
        </w:r>
        <w:r w:rsidRPr="007A4AFC" w:rsidDel="00166699">
          <w:rPr>
            <w:color w:val="000000" w:themeColor="text1"/>
            <w:spacing w:val="17"/>
            <w:szCs w:val="24"/>
            <w:lang w:val="fr-ML"/>
            <w:rPrChange w:id="19571"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72" w:author="Dr Mamadou SANOGO" w:date="2023-10-25T18:15:00Z">
              <w:rPr>
                <w:color w:val="000000"/>
                <w:szCs w:val="24"/>
                <w:lang w:val="fr-ML"/>
              </w:rPr>
            </w:rPrChange>
          </w:rPr>
          <w:delText>maître</w:delText>
        </w:r>
        <w:r w:rsidRPr="007A4AFC" w:rsidDel="00166699">
          <w:rPr>
            <w:color w:val="000000" w:themeColor="text1"/>
            <w:spacing w:val="15"/>
            <w:szCs w:val="24"/>
            <w:lang w:val="fr-ML"/>
            <w:rPrChange w:id="19573"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574" w:author="Dr Mamadou SANOGO" w:date="2023-10-25T18:15:00Z">
              <w:rPr>
                <w:color w:val="000000"/>
                <w:szCs w:val="24"/>
                <w:lang w:val="fr-ML"/>
              </w:rPr>
            </w:rPrChange>
          </w:rPr>
          <w:delText>de</w:delText>
        </w:r>
        <w:r w:rsidRPr="007A4AFC" w:rsidDel="00166699">
          <w:rPr>
            <w:color w:val="000000" w:themeColor="text1"/>
            <w:spacing w:val="18"/>
            <w:szCs w:val="24"/>
            <w:lang w:val="fr-ML"/>
            <w:rPrChange w:id="19575"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576" w:author="Dr Mamadou SANOGO" w:date="2023-10-25T18:15:00Z">
              <w:rPr>
                <w:color w:val="000000"/>
                <w:spacing w:val="-1"/>
                <w:szCs w:val="24"/>
                <w:lang w:val="fr-ML"/>
              </w:rPr>
            </w:rPrChange>
          </w:rPr>
          <w:delText>c</w:delText>
        </w:r>
        <w:r w:rsidRPr="007A4AFC" w:rsidDel="00166699">
          <w:rPr>
            <w:color w:val="000000" w:themeColor="text1"/>
            <w:szCs w:val="24"/>
            <w:lang w:val="fr-ML"/>
            <w:rPrChange w:id="19577" w:author="Dr Mamadou SANOGO" w:date="2023-10-25T18:15:00Z">
              <w:rPr>
                <w:color w:val="000000"/>
                <w:szCs w:val="24"/>
                <w:lang w:val="fr-ML"/>
              </w:rPr>
            </w:rPrChange>
          </w:rPr>
          <w:delText>on</w:delText>
        </w:r>
        <w:r w:rsidRPr="007A4AFC" w:rsidDel="00166699">
          <w:rPr>
            <w:color w:val="000000" w:themeColor="text1"/>
            <w:spacing w:val="1"/>
            <w:szCs w:val="24"/>
            <w:lang w:val="fr-ML"/>
            <w:rPrChange w:id="19578"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579" w:author="Dr Mamadou SANOGO" w:date="2023-10-25T18:15:00Z">
              <w:rPr>
                <w:color w:val="000000"/>
                <w:spacing w:val="-1"/>
                <w:szCs w:val="24"/>
                <w:lang w:val="fr-ML"/>
              </w:rPr>
            </w:rPrChange>
          </w:rPr>
          <w:delText>é</w:delText>
        </w:r>
        <w:r w:rsidRPr="007A4AFC" w:rsidDel="00166699">
          <w:rPr>
            <w:color w:val="000000" w:themeColor="text1"/>
            <w:szCs w:val="24"/>
            <w:lang w:val="fr-ML"/>
            <w:rPrChange w:id="19580" w:author="Dr Mamadou SANOGO" w:date="2023-10-25T18:15:00Z">
              <w:rPr>
                <w:color w:val="000000"/>
                <w:szCs w:val="24"/>
                <w:lang w:val="fr-ML"/>
              </w:rPr>
            </w:rPrChange>
          </w:rPr>
          <w:delText>r</w:delText>
        </w:r>
        <w:r w:rsidRPr="007A4AFC" w:rsidDel="00166699">
          <w:rPr>
            <w:color w:val="000000" w:themeColor="text1"/>
            <w:spacing w:val="-2"/>
            <w:szCs w:val="24"/>
            <w:lang w:val="fr-ML"/>
            <w:rPrChange w:id="19581" w:author="Dr Mamadou SANOGO" w:date="2023-10-25T18:15:00Z">
              <w:rPr>
                <w:color w:val="000000"/>
                <w:spacing w:val="-2"/>
                <w:szCs w:val="24"/>
                <w:lang w:val="fr-ML"/>
              </w:rPr>
            </w:rPrChange>
          </w:rPr>
          <w:delText>e</w:delText>
        </w:r>
        <w:r w:rsidRPr="007A4AFC" w:rsidDel="00166699">
          <w:rPr>
            <w:color w:val="000000" w:themeColor="text1"/>
            <w:spacing w:val="2"/>
            <w:szCs w:val="24"/>
            <w:lang w:val="fr-ML"/>
            <w:rPrChange w:id="19582"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583"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584" w:author="Dr Mamadou SANOGO" w:date="2023-10-25T18:15:00Z">
              <w:rPr>
                <w:color w:val="000000"/>
                <w:spacing w:val="-1"/>
                <w:szCs w:val="24"/>
                <w:lang w:val="fr-ML"/>
              </w:rPr>
            </w:rPrChange>
          </w:rPr>
          <w:delText>e</w:delText>
        </w:r>
        <w:r w:rsidRPr="007A4AFC" w:rsidDel="00166699">
          <w:rPr>
            <w:color w:val="000000" w:themeColor="text1"/>
            <w:szCs w:val="24"/>
            <w:lang w:val="fr-ML"/>
            <w:rPrChange w:id="19585" w:author="Dr Mamadou SANOGO" w:date="2023-10-25T18:15:00Z">
              <w:rPr>
                <w:color w:val="000000"/>
                <w:szCs w:val="24"/>
                <w:lang w:val="fr-ML"/>
              </w:rPr>
            </w:rPrChange>
          </w:rPr>
          <w:delText>s</w:delText>
        </w:r>
        <w:r w:rsidRPr="007A4AFC" w:rsidDel="00166699">
          <w:rPr>
            <w:color w:val="000000" w:themeColor="text1"/>
            <w:spacing w:val="17"/>
            <w:szCs w:val="24"/>
            <w:lang w:val="fr-ML"/>
            <w:rPrChange w:id="1958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87" w:author="Dr Mamadou SANOGO" w:date="2023-10-25T18:15:00Z">
              <w:rPr>
                <w:color w:val="000000"/>
                <w:szCs w:val="24"/>
                <w:lang w:val="fr-ML"/>
              </w:rPr>
            </w:rPrChange>
          </w:rPr>
          <w:delText>ou un p</w:delText>
        </w:r>
        <w:r w:rsidRPr="007A4AFC" w:rsidDel="00166699">
          <w:rPr>
            <w:color w:val="000000" w:themeColor="text1"/>
            <w:spacing w:val="-1"/>
            <w:szCs w:val="24"/>
            <w:lang w:val="fr-ML"/>
            <w:rPrChange w:id="19588" w:author="Dr Mamadou SANOGO" w:date="2023-10-25T18:15:00Z">
              <w:rPr>
                <w:color w:val="000000"/>
                <w:spacing w:val="-1"/>
                <w:szCs w:val="24"/>
                <w:lang w:val="fr-ML"/>
              </w:rPr>
            </w:rPrChange>
          </w:rPr>
          <w:delText>r</w:delText>
        </w:r>
        <w:r w:rsidRPr="007A4AFC" w:rsidDel="00166699">
          <w:rPr>
            <w:color w:val="000000" w:themeColor="text1"/>
            <w:szCs w:val="24"/>
            <w:lang w:val="fr-ML"/>
            <w:rPrChange w:id="19589" w:author="Dr Mamadou SANOGO" w:date="2023-10-25T18:15:00Z">
              <w:rPr>
                <w:color w:val="000000"/>
                <w:szCs w:val="24"/>
                <w:lang w:val="fr-ML"/>
              </w:rPr>
            </w:rPrChange>
          </w:rPr>
          <w:delText>of</w:delText>
        </w:r>
        <w:r w:rsidRPr="007A4AFC" w:rsidDel="00166699">
          <w:rPr>
            <w:color w:val="000000" w:themeColor="text1"/>
            <w:spacing w:val="-2"/>
            <w:szCs w:val="24"/>
            <w:lang w:val="fr-ML"/>
            <w:rPrChange w:id="19590" w:author="Dr Mamadou SANOGO" w:date="2023-10-25T18:15:00Z">
              <w:rPr>
                <w:color w:val="000000"/>
                <w:spacing w:val="-2"/>
                <w:szCs w:val="24"/>
                <w:lang w:val="fr-ML"/>
              </w:rPr>
            </w:rPrChange>
          </w:rPr>
          <w:delText>e</w:delText>
        </w:r>
        <w:r w:rsidRPr="007A4AFC" w:rsidDel="00166699">
          <w:rPr>
            <w:color w:val="000000" w:themeColor="text1"/>
            <w:szCs w:val="24"/>
            <w:lang w:val="fr-ML"/>
            <w:rPrChange w:id="19591" w:author="Dr Mamadou SANOGO" w:date="2023-10-25T18:15:00Z">
              <w:rPr>
                <w:color w:val="000000"/>
                <w:szCs w:val="24"/>
                <w:lang w:val="fr-ML"/>
              </w:rPr>
            </w:rPrChange>
          </w:rPr>
          <w:delText>sse</w:delText>
        </w:r>
        <w:r w:rsidRPr="007A4AFC" w:rsidDel="00166699">
          <w:rPr>
            <w:color w:val="000000" w:themeColor="text1"/>
            <w:spacing w:val="2"/>
            <w:szCs w:val="24"/>
            <w:lang w:val="fr-ML"/>
            <w:rPrChange w:id="19592" w:author="Dr Mamadou SANOGO" w:date="2023-10-25T18:15:00Z">
              <w:rPr>
                <w:color w:val="000000"/>
                <w:spacing w:val="2"/>
                <w:szCs w:val="24"/>
                <w:lang w:val="fr-ML"/>
              </w:rPr>
            </w:rPrChange>
          </w:rPr>
          <w:delText>u</w:delText>
        </w:r>
        <w:r w:rsidRPr="007A4AFC" w:rsidDel="00166699">
          <w:rPr>
            <w:color w:val="000000" w:themeColor="text1"/>
            <w:szCs w:val="24"/>
            <w:lang w:val="fr-ML"/>
            <w:rPrChange w:id="19593"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594" w:author="Dr Mamadou SANOGO" w:date="2023-10-25T18:15:00Z">
              <w:rPr>
                <w:color w:val="000000"/>
                <w:spacing w:val="-2"/>
                <w:szCs w:val="24"/>
                <w:lang w:val="fr-ML"/>
              </w:rPr>
            </w:rPrChange>
          </w:rPr>
          <w:delText>é</w:delText>
        </w:r>
        <w:r w:rsidRPr="007A4AFC" w:rsidDel="00166699">
          <w:rPr>
            <w:color w:val="000000" w:themeColor="text1"/>
            <w:szCs w:val="24"/>
            <w:lang w:val="fr-ML"/>
            <w:rPrChange w:id="19595" w:author="Dr Mamadou SANOGO" w:date="2023-10-25T18:15:00Z">
              <w:rPr>
                <w:color w:val="000000"/>
                <w:szCs w:val="24"/>
                <w:lang w:val="fr-ML"/>
              </w:rPr>
            </w:rPrChange>
          </w:rPr>
          <w:delText>mé</w:delText>
        </w:r>
        <w:r w:rsidRPr="007A4AFC" w:rsidDel="00166699">
          <w:rPr>
            <w:color w:val="000000" w:themeColor="text1"/>
            <w:spacing w:val="-1"/>
            <w:szCs w:val="24"/>
            <w:lang w:val="fr-ML"/>
            <w:rPrChange w:id="19596" w:author="Dr Mamadou SANOGO" w:date="2023-10-25T18:15:00Z">
              <w:rPr>
                <w:color w:val="000000"/>
                <w:spacing w:val="-1"/>
                <w:szCs w:val="24"/>
                <w:lang w:val="fr-ML"/>
              </w:rPr>
            </w:rPrChange>
          </w:rPr>
          <w:delText>r</w:delText>
        </w:r>
        <w:r w:rsidRPr="007A4AFC" w:rsidDel="00166699">
          <w:rPr>
            <w:color w:val="000000" w:themeColor="text1"/>
            <w:szCs w:val="24"/>
            <w:lang w:val="fr-ML"/>
            <w:rPrChange w:id="19597" w:author="Dr Mamadou SANOGO" w:date="2023-10-25T18:15:00Z">
              <w:rPr>
                <w:color w:val="000000"/>
                <w:szCs w:val="24"/>
                <w:lang w:val="fr-ML"/>
              </w:rPr>
            </w:rPrChange>
          </w:rPr>
          <w:delText>i</w:delText>
        </w:r>
        <w:r w:rsidRPr="007A4AFC" w:rsidDel="00166699">
          <w:rPr>
            <w:color w:val="000000" w:themeColor="text1"/>
            <w:spacing w:val="1"/>
            <w:szCs w:val="24"/>
            <w:lang w:val="fr-ML"/>
            <w:rPrChange w:id="19598" w:author="Dr Mamadou SANOGO" w:date="2023-10-25T18:15:00Z">
              <w:rPr>
                <w:color w:val="000000"/>
                <w:spacing w:val="1"/>
                <w:szCs w:val="24"/>
                <w:lang w:val="fr-ML"/>
              </w:rPr>
            </w:rPrChange>
          </w:rPr>
          <w:delText>t</w:delText>
        </w:r>
        <w:r w:rsidRPr="007A4AFC" w:rsidDel="00166699">
          <w:rPr>
            <w:color w:val="000000" w:themeColor="text1"/>
            <w:szCs w:val="24"/>
            <w:lang w:val="fr-ML"/>
            <w:rPrChange w:id="19599" w:author="Dr Mamadou SANOGO" w:date="2023-10-25T18:15:00Z">
              <w:rPr>
                <w:color w:val="000000"/>
                <w:szCs w:val="24"/>
                <w:lang w:val="fr-ML"/>
              </w:rPr>
            </w:rPrChange>
          </w:rPr>
          <w:delText>e</w:delText>
        </w:r>
        <w:r w:rsidRPr="007A4AFC" w:rsidDel="00166699">
          <w:rPr>
            <w:color w:val="000000" w:themeColor="text1"/>
            <w:spacing w:val="-1"/>
            <w:szCs w:val="24"/>
            <w:lang w:val="fr-ML"/>
            <w:rPrChange w:id="19600"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601" w:author="Dr Mamadou SANOGO" w:date="2023-10-25T18:15:00Z">
              <w:rPr>
                <w:color w:val="000000"/>
                <w:spacing w:val="2"/>
                <w:szCs w:val="24"/>
                <w:lang w:val="fr-ML"/>
              </w:rPr>
            </w:rPrChange>
          </w:rPr>
          <w:delText>n</w:delText>
        </w:r>
        <w:r w:rsidRPr="007A4AFC" w:rsidDel="00166699">
          <w:rPr>
            <w:color w:val="000000" w:themeColor="text1"/>
            <w:szCs w:val="24"/>
            <w:lang w:val="fr-ML"/>
            <w:rPrChange w:id="19602" w:author="Dr Mamadou SANOGO" w:date="2023-10-25T18:15:00Z">
              <w:rPr>
                <w:color w:val="000000"/>
                <w:szCs w:val="24"/>
                <w:lang w:val="fr-ML"/>
              </w:rPr>
            </w:rPrChange>
          </w:rPr>
          <w:delText>e</w:delText>
        </w:r>
        <w:r w:rsidRPr="007A4AFC" w:rsidDel="00166699">
          <w:rPr>
            <w:color w:val="000000" w:themeColor="text1"/>
            <w:spacing w:val="1"/>
            <w:szCs w:val="24"/>
            <w:lang w:val="fr-ML"/>
            <w:rPrChange w:id="1960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04" w:author="Dr Mamadou SANOGO" w:date="2023-10-25T18:15:00Z">
              <w:rPr>
                <w:color w:val="000000"/>
                <w:szCs w:val="24"/>
                <w:lang w:val="fr-ML"/>
              </w:rPr>
            </w:rPrChange>
          </w:rPr>
          <w:delText>p</w:delText>
        </w:r>
        <w:r w:rsidRPr="007A4AFC" w:rsidDel="00166699">
          <w:rPr>
            <w:color w:val="000000" w:themeColor="text1"/>
            <w:spacing w:val="-1"/>
            <w:szCs w:val="24"/>
            <w:lang w:val="fr-ML"/>
            <w:rPrChange w:id="19605" w:author="Dr Mamadou SANOGO" w:date="2023-10-25T18:15:00Z">
              <w:rPr>
                <w:color w:val="000000"/>
                <w:spacing w:val="-1"/>
                <w:szCs w:val="24"/>
                <w:lang w:val="fr-ML"/>
              </w:rPr>
            </w:rPrChange>
          </w:rPr>
          <w:delText>e</w:delText>
        </w:r>
        <w:r w:rsidRPr="007A4AFC" w:rsidDel="00166699">
          <w:rPr>
            <w:color w:val="000000" w:themeColor="text1"/>
            <w:szCs w:val="24"/>
            <w:lang w:val="fr-ML"/>
            <w:rPrChange w:id="19606"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607" w:author="Dr Mamadou SANOGO" w:date="2023-10-25T18:15:00Z">
              <w:rPr>
                <w:color w:val="000000"/>
                <w:spacing w:val="-1"/>
                <w:szCs w:val="24"/>
                <w:lang w:val="fr-ML"/>
              </w:rPr>
            </w:rPrChange>
          </w:rPr>
          <w:delText>r</w:delText>
        </w:r>
        <w:r w:rsidRPr="007A4AFC" w:rsidDel="00166699">
          <w:rPr>
            <w:color w:val="000000" w:themeColor="text1"/>
            <w:szCs w:val="24"/>
            <w:lang w:val="fr-ML"/>
            <w:rPrChange w:id="19608" w:author="Dr Mamadou SANOGO" w:date="2023-10-25T18:15:00Z">
              <w:rPr>
                <w:color w:val="000000"/>
                <w:szCs w:val="24"/>
                <w:lang w:val="fr-ML"/>
              </w:rPr>
            </w:rPrChange>
          </w:rPr>
          <w:delText>e</w:delText>
        </w:r>
        <w:r w:rsidRPr="007A4AFC" w:rsidDel="00166699">
          <w:rPr>
            <w:color w:val="000000" w:themeColor="text1"/>
            <w:spacing w:val="-1"/>
            <w:szCs w:val="24"/>
            <w:lang w:val="fr-ML"/>
            <w:rPrChange w:id="1960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10" w:author="Dr Mamadou SANOGO" w:date="2023-10-25T18:15:00Z">
              <w:rPr>
                <w:color w:val="000000"/>
                <w:szCs w:val="24"/>
                <w:lang w:val="fr-ML"/>
              </w:rPr>
            </w:rPrChange>
          </w:rPr>
          <w:delText>n</w:delText>
        </w:r>
        <w:r w:rsidRPr="007A4AFC" w:rsidDel="00166699">
          <w:rPr>
            <w:color w:val="000000" w:themeColor="text1"/>
            <w:spacing w:val="2"/>
            <w:szCs w:val="24"/>
            <w:lang w:val="fr-ML"/>
            <w:rPrChange w:id="19611" w:author="Dr Mamadou SANOGO" w:date="2023-10-25T18:15:00Z">
              <w:rPr>
                <w:color w:val="000000"/>
                <w:spacing w:val="2"/>
                <w:szCs w:val="24"/>
                <w:lang w:val="fr-ML"/>
              </w:rPr>
            </w:rPrChange>
          </w:rPr>
          <w:delText>o</w:delText>
        </w:r>
        <w:r w:rsidRPr="007A4AFC" w:rsidDel="00166699">
          <w:rPr>
            <w:color w:val="000000" w:themeColor="text1"/>
            <w:szCs w:val="24"/>
            <w:lang w:val="fr-ML"/>
            <w:rPrChange w:id="19612" w:author="Dr Mamadou SANOGO" w:date="2023-10-25T18:15:00Z">
              <w:rPr>
                <w:color w:val="000000"/>
                <w:szCs w:val="24"/>
                <w:lang w:val="fr-ML"/>
              </w:rPr>
            </w:rPrChange>
          </w:rPr>
          <w:delText>m</w:delText>
        </w:r>
        <w:r w:rsidRPr="007A4AFC" w:rsidDel="00166699">
          <w:rPr>
            <w:color w:val="000000" w:themeColor="text1"/>
            <w:spacing w:val="1"/>
            <w:szCs w:val="24"/>
            <w:lang w:val="fr-ML"/>
            <w:rPrChange w:id="19613" w:author="Dr Mamadou SANOGO" w:date="2023-10-25T18:15:00Z">
              <w:rPr>
                <w:color w:val="000000"/>
                <w:spacing w:val="1"/>
                <w:szCs w:val="24"/>
                <w:lang w:val="fr-ML"/>
              </w:rPr>
            </w:rPrChange>
          </w:rPr>
          <w:delText>m</w:delText>
        </w:r>
        <w:r w:rsidRPr="007A4AFC" w:rsidDel="00166699">
          <w:rPr>
            <w:color w:val="000000" w:themeColor="text1"/>
            <w:szCs w:val="24"/>
            <w:lang w:val="fr-ML"/>
            <w:rPrChange w:id="19614" w:author="Dr Mamadou SANOGO" w:date="2023-10-25T18:15:00Z">
              <w:rPr>
                <w:color w:val="000000"/>
                <w:szCs w:val="24"/>
                <w:lang w:val="fr-ML"/>
              </w:rPr>
            </w:rPrChange>
          </w:rPr>
          <w:delText>é</w:delText>
        </w:r>
        <w:r w:rsidRPr="007A4AFC" w:rsidDel="00166699">
          <w:rPr>
            <w:color w:val="000000" w:themeColor="text1"/>
            <w:spacing w:val="-1"/>
            <w:szCs w:val="24"/>
            <w:lang w:val="fr-ML"/>
            <w:rPrChange w:id="1961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16" w:author="Dr Mamadou SANOGO" w:date="2023-10-25T18:15:00Z">
              <w:rPr>
                <w:color w:val="000000"/>
                <w:szCs w:val="24"/>
                <w:lang w:val="fr-ML"/>
              </w:rPr>
            </w:rPrChange>
          </w:rPr>
          <w:delText>p</w:delText>
        </w:r>
        <w:r w:rsidRPr="007A4AFC" w:rsidDel="00166699">
          <w:rPr>
            <w:color w:val="000000" w:themeColor="text1"/>
            <w:spacing w:val="1"/>
            <w:szCs w:val="24"/>
            <w:lang w:val="fr-ML"/>
            <w:rPrChange w:id="19617"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618" w:author="Dr Mamadou SANOGO" w:date="2023-10-25T18:15:00Z">
              <w:rPr>
                <w:color w:val="000000"/>
                <w:spacing w:val="-1"/>
                <w:szCs w:val="24"/>
                <w:lang w:val="fr-ML"/>
              </w:rPr>
            </w:rPrChange>
          </w:rPr>
          <w:delText>é</w:delText>
        </w:r>
        <w:r w:rsidRPr="007A4AFC" w:rsidDel="00166699">
          <w:rPr>
            <w:color w:val="000000" w:themeColor="text1"/>
            <w:szCs w:val="24"/>
            <w:lang w:val="fr-ML"/>
            <w:rPrChange w:id="19619" w:author="Dr Mamadou SANOGO" w:date="2023-10-25T18:15:00Z">
              <w:rPr>
                <w:color w:val="000000"/>
                <w:szCs w:val="24"/>
                <w:lang w:val="fr-ML"/>
              </w:rPr>
            </w:rPrChange>
          </w:rPr>
          <w:delText>sid</w:delText>
        </w:r>
        <w:r w:rsidRPr="007A4AFC" w:rsidDel="00166699">
          <w:rPr>
            <w:color w:val="000000" w:themeColor="text1"/>
            <w:spacing w:val="2"/>
            <w:szCs w:val="24"/>
            <w:lang w:val="fr-ML"/>
            <w:rPrChange w:id="19620" w:author="Dr Mamadou SANOGO" w:date="2023-10-25T18:15:00Z">
              <w:rPr>
                <w:color w:val="000000"/>
                <w:spacing w:val="2"/>
                <w:szCs w:val="24"/>
                <w:lang w:val="fr-ML"/>
              </w:rPr>
            </w:rPrChange>
          </w:rPr>
          <w:delText>e</w:delText>
        </w:r>
        <w:r w:rsidRPr="007A4AFC" w:rsidDel="00166699">
          <w:rPr>
            <w:color w:val="000000" w:themeColor="text1"/>
            <w:szCs w:val="24"/>
            <w:lang w:val="fr-ML"/>
            <w:rPrChange w:id="19621" w:author="Dr Mamadou SANOGO" w:date="2023-10-25T18:15:00Z">
              <w:rPr>
                <w:color w:val="000000"/>
                <w:szCs w:val="24"/>
                <w:lang w:val="fr-ML"/>
              </w:rPr>
            </w:rPrChange>
          </w:rPr>
          <w:delText xml:space="preserve">nt du </w:delText>
        </w:r>
        <w:r w:rsidRPr="007A4AFC" w:rsidDel="00166699">
          <w:rPr>
            <w:color w:val="000000" w:themeColor="text1"/>
            <w:spacing w:val="1"/>
            <w:szCs w:val="24"/>
            <w:lang w:val="fr-ML"/>
            <w:rPrChange w:id="19622" w:author="Dr Mamadou SANOGO" w:date="2023-10-25T18:15:00Z">
              <w:rPr>
                <w:color w:val="000000"/>
                <w:spacing w:val="1"/>
                <w:szCs w:val="24"/>
                <w:lang w:val="fr-ML"/>
              </w:rPr>
            </w:rPrChange>
          </w:rPr>
          <w:delText>j</w:delText>
        </w:r>
        <w:r w:rsidRPr="007A4AFC" w:rsidDel="00166699">
          <w:rPr>
            <w:color w:val="000000" w:themeColor="text1"/>
            <w:szCs w:val="24"/>
            <w:lang w:val="fr-ML"/>
            <w:rPrChange w:id="19623" w:author="Dr Mamadou SANOGO" w:date="2023-10-25T18:15:00Z">
              <w:rPr>
                <w:color w:val="000000"/>
                <w:szCs w:val="24"/>
                <w:lang w:val="fr-ML"/>
              </w:rPr>
            </w:rPrChange>
          </w:rPr>
          <w:delText>u</w:delText>
        </w:r>
        <w:r w:rsidRPr="007A4AFC" w:rsidDel="00166699">
          <w:rPr>
            <w:color w:val="000000" w:themeColor="text1"/>
            <w:spacing w:val="1"/>
            <w:szCs w:val="24"/>
            <w:lang w:val="fr-ML"/>
            <w:rPrChange w:id="19624" w:author="Dr Mamadou SANOGO" w:date="2023-10-25T18:15:00Z">
              <w:rPr>
                <w:color w:val="000000"/>
                <w:spacing w:val="1"/>
                <w:szCs w:val="24"/>
                <w:lang w:val="fr-ML"/>
              </w:rPr>
            </w:rPrChange>
          </w:rPr>
          <w:delText>r</w:delText>
        </w:r>
        <w:r w:rsidRPr="007A4AFC" w:rsidDel="00166699">
          <w:rPr>
            <w:color w:val="000000" w:themeColor="text1"/>
            <w:szCs w:val="24"/>
            <w:lang w:val="fr-ML"/>
            <w:rPrChange w:id="19625" w:author="Dr Mamadou SANOGO" w:date="2023-10-25T18:15:00Z">
              <w:rPr>
                <w:color w:val="000000"/>
                <w:szCs w:val="24"/>
                <w:lang w:val="fr-ML"/>
              </w:rPr>
            </w:rPrChange>
          </w:rPr>
          <w:delText>y</w:delText>
        </w:r>
        <w:r w:rsidRPr="007A4AFC" w:rsidDel="00166699">
          <w:rPr>
            <w:color w:val="000000" w:themeColor="text1"/>
            <w:spacing w:val="-5"/>
            <w:szCs w:val="24"/>
            <w:lang w:val="fr-ML"/>
            <w:rPrChange w:id="19626"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627" w:author="Dr Mamadou SANOGO" w:date="2023-10-25T18:15:00Z">
              <w:rPr>
                <w:color w:val="000000"/>
                <w:szCs w:val="24"/>
                <w:lang w:val="fr-ML"/>
              </w:rPr>
            </w:rPrChange>
          </w:rPr>
          <w:delText>;</w:delText>
        </w:r>
      </w:del>
    </w:p>
    <w:p w14:paraId="0BC37E86" w14:textId="5908E0CB" w:rsidR="0032620E" w:rsidRPr="007A4AFC" w:rsidDel="00166699" w:rsidRDefault="0032620E">
      <w:pPr>
        <w:pStyle w:val="Titre"/>
        <w:tabs>
          <w:tab w:val="num" w:pos="-4820"/>
        </w:tabs>
        <w:spacing w:line="276" w:lineRule="auto"/>
        <w:jc w:val="both"/>
        <w:rPr>
          <w:del w:id="19628" w:author="Dr Mamadou SANOGO" w:date="2023-10-25T17:56:00Z"/>
          <w:color w:val="000000" w:themeColor="text1"/>
          <w:szCs w:val="24"/>
          <w:lang w:val="fr-ML"/>
          <w:rPrChange w:id="19629" w:author="Dr Mamadou SANOGO" w:date="2023-10-25T18:15:00Z">
            <w:rPr>
              <w:del w:id="19630" w:author="Dr Mamadou SANOGO" w:date="2023-10-25T17:56:00Z"/>
              <w:color w:val="000000"/>
              <w:szCs w:val="24"/>
              <w:lang w:val="fr-ML"/>
            </w:rPr>
          </w:rPrChange>
        </w:rPr>
        <w:pPrChange w:id="19631" w:author="Dr Mamadou SANOGO" w:date="2023-10-25T17:57:00Z">
          <w:pPr>
            <w:widowControl w:val="0"/>
            <w:numPr>
              <w:numId w:val="10"/>
            </w:numPr>
            <w:autoSpaceDE w:val="0"/>
            <w:autoSpaceDN w:val="0"/>
            <w:adjustRightInd w:val="0"/>
            <w:spacing w:line="240" w:lineRule="auto"/>
            <w:ind w:left="903" w:right="-36" w:hanging="360"/>
          </w:pPr>
        </w:pPrChange>
      </w:pPr>
      <w:del w:id="19632" w:author="Dr Mamadou SANOGO" w:date="2023-10-25T17:56:00Z">
        <w:r w:rsidRPr="007A4AFC" w:rsidDel="00166699">
          <w:rPr>
            <w:color w:val="000000" w:themeColor="text1"/>
            <w:szCs w:val="24"/>
            <w:lang w:val="fr-ML"/>
            <w:rPrChange w:id="19633" w:author="Dr Mamadou SANOGO" w:date="2023-10-25T18:15:00Z">
              <w:rPr>
                <w:color w:val="000000"/>
                <w:szCs w:val="24"/>
                <w:lang w:val="fr-ML"/>
              </w:rPr>
            </w:rPrChange>
          </w:rPr>
          <w:delText>i</w:delText>
        </w:r>
        <w:r w:rsidRPr="007A4AFC" w:rsidDel="00166699">
          <w:rPr>
            <w:color w:val="000000" w:themeColor="text1"/>
            <w:spacing w:val="1"/>
            <w:szCs w:val="24"/>
            <w:lang w:val="fr-ML"/>
            <w:rPrChange w:id="19634" w:author="Dr Mamadou SANOGO" w:date="2023-10-25T18:15:00Z">
              <w:rPr>
                <w:color w:val="000000"/>
                <w:spacing w:val="1"/>
                <w:szCs w:val="24"/>
                <w:lang w:val="fr-ML"/>
              </w:rPr>
            </w:rPrChange>
          </w:rPr>
          <w:delText>l</w:delText>
        </w:r>
        <w:r w:rsidR="00DF7724" w:rsidRPr="007A4AFC" w:rsidDel="00166699">
          <w:rPr>
            <w:color w:val="000000" w:themeColor="text1"/>
            <w:szCs w:val="24"/>
            <w:lang w:val="fr-ML"/>
            <w:rPrChange w:id="19635" w:author="Dr Mamadou SANOGO" w:date="2023-10-25T18:15:00Z">
              <w:rPr>
                <w:color w:val="000000"/>
                <w:szCs w:val="24"/>
                <w:lang w:val="fr-ML"/>
              </w:rPr>
            </w:rPrChange>
          </w:rPr>
          <w:delText xml:space="preserve"> </w:delText>
        </w:r>
        <w:r w:rsidRPr="007A4AFC" w:rsidDel="00166699">
          <w:rPr>
            <w:color w:val="000000" w:themeColor="text1"/>
            <w:szCs w:val="24"/>
            <w:lang w:val="fr-ML"/>
            <w:rPrChange w:id="19636" w:author="Dr Mamadou SANOGO" w:date="2023-10-25T18:15:00Z">
              <w:rPr>
                <w:color w:val="000000"/>
                <w:szCs w:val="24"/>
                <w:lang w:val="fr-ML"/>
              </w:rPr>
            </w:rPrChange>
          </w:rPr>
          <w:delText>doit êt</w:delText>
        </w:r>
        <w:r w:rsidRPr="007A4AFC" w:rsidDel="00166699">
          <w:rPr>
            <w:color w:val="000000" w:themeColor="text1"/>
            <w:spacing w:val="-1"/>
            <w:szCs w:val="24"/>
            <w:lang w:val="fr-ML"/>
            <w:rPrChange w:id="19637" w:author="Dr Mamadou SANOGO" w:date="2023-10-25T18:15:00Z">
              <w:rPr>
                <w:color w:val="000000"/>
                <w:spacing w:val="-1"/>
                <w:szCs w:val="24"/>
                <w:lang w:val="fr-ML"/>
              </w:rPr>
            </w:rPrChange>
          </w:rPr>
          <w:delText>r</w:delText>
        </w:r>
        <w:r w:rsidRPr="007A4AFC" w:rsidDel="00166699">
          <w:rPr>
            <w:color w:val="000000" w:themeColor="text1"/>
            <w:szCs w:val="24"/>
            <w:lang w:val="fr-ML"/>
            <w:rPrChange w:id="19638" w:author="Dr Mamadou SANOGO" w:date="2023-10-25T18:15:00Z">
              <w:rPr>
                <w:color w:val="000000"/>
                <w:szCs w:val="24"/>
                <w:lang w:val="fr-ML"/>
              </w:rPr>
            </w:rPrChange>
          </w:rPr>
          <w:delText>e</w:delText>
        </w:r>
        <w:r w:rsidRPr="007A4AFC" w:rsidDel="00166699">
          <w:rPr>
            <w:color w:val="000000" w:themeColor="text1"/>
            <w:spacing w:val="-1"/>
            <w:szCs w:val="24"/>
            <w:lang w:val="fr-ML"/>
            <w:rPrChange w:id="19639" w:author="Dr Mamadou SANOGO" w:date="2023-10-25T18:15:00Z">
              <w:rPr>
                <w:color w:val="000000"/>
                <w:spacing w:val="-1"/>
                <w:szCs w:val="24"/>
                <w:lang w:val="fr-ML"/>
              </w:rPr>
            </w:rPrChange>
          </w:rPr>
          <w:delText xml:space="preserve"> e</w:delText>
        </w:r>
        <w:r w:rsidRPr="007A4AFC" w:rsidDel="00166699">
          <w:rPr>
            <w:color w:val="000000" w:themeColor="text1"/>
            <w:spacing w:val="2"/>
            <w:szCs w:val="24"/>
            <w:lang w:val="fr-ML"/>
            <w:rPrChange w:id="19640" w:author="Dr Mamadou SANOGO" w:date="2023-10-25T18:15:00Z">
              <w:rPr>
                <w:color w:val="000000"/>
                <w:spacing w:val="2"/>
                <w:szCs w:val="24"/>
                <w:lang w:val="fr-ML"/>
              </w:rPr>
            </w:rPrChange>
          </w:rPr>
          <w:delText>x</w:delText>
        </w:r>
        <w:r w:rsidRPr="007A4AFC" w:rsidDel="00166699">
          <w:rPr>
            <w:color w:val="000000" w:themeColor="text1"/>
            <w:szCs w:val="24"/>
            <w:lang w:val="fr-ML"/>
            <w:rPrChange w:id="19641" w:author="Dr Mamadou SANOGO" w:date="2023-10-25T18:15:00Z">
              <w:rPr>
                <w:color w:val="000000"/>
                <w:szCs w:val="24"/>
                <w:lang w:val="fr-ML"/>
              </w:rPr>
            </w:rPrChange>
          </w:rPr>
          <w:delText>te</w:delText>
        </w:r>
        <w:r w:rsidRPr="007A4AFC" w:rsidDel="00166699">
          <w:rPr>
            <w:color w:val="000000" w:themeColor="text1"/>
            <w:spacing w:val="-1"/>
            <w:szCs w:val="24"/>
            <w:lang w:val="fr-ML"/>
            <w:rPrChange w:id="19642" w:author="Dr Mamadou SANOGO" w:date="2023-10-25T18:15:00Z">
              <w:rPr>
                <w:color w:val="000000"/>
                <w:spacing w:val="-1"/>
                <w:szCs w:val="24"/>
                <w:lang w:val="fr-ML"/>
              </w:rPr>
            </w:rPrChange>
          </w:rPr>
          <w:delText>r</w:delText>
        </w:r>
        <w:r w:rsidRPr="007A4AFC" w:rsidDel="00166699">
          <w:rPr>
            <w:color w:val="000000" w:themeColor="text1"/>
            <w:szCs w:val="24"/>
            <w:lang w:val="fr-ML"/>
            <w:rPrChange w:id="19643" w:author="Dr Mamadou SANOGO" w:date="2023-10-25T18:15:00Z">
              <w:rPr>
                <w:color w:val="000000"/>
                <w:szCs w:val="24"/>
                <w:lang w:val="fr-ML"/>
              </w:rPr>
            </w:rPrChange>
          </w:rPr>
          <w:delText>ne</w:delText>
        </w:r>
        <w:r w:rsidRPr="007A4AFC" w:rsidDel="00166699">
          <w:rPr>
            <w:color w:val="000000" w:themeColor="text1"/>
            <w:spacing w:val="-1"/>
            <w:szCs w:val="24"/>
            <w:lang w:val="fr-ML"/>
            <w:rPrChange w:id="1964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45" w:author="Dr Mamadou SANOGO" w:date="2023-10-25T18:15:00Z">
              <w:rPr>
                <w:color w:val="000000"/>
                <w:szCs w:val="24"/>
                <w:lang w:val="fr-ML"/>
              </w:rPr>
            </w:rPrChange>
          </w:rPr>
          <w:delText>à</w:delText>
        </w:r>
        <w:r w:rsidRPr="007A4AFC" w:rsidDel="00166699">
          <w:rPr>
            <w:color w:val="000000" w:themeColor="text1"/>
            <w:spacing w:val="-1"/>
            <w:szCs w:val="24"/>
            <w:lang w:val="fr-ML"/>
            <w:rPrChange w:id="1964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47" w:author="Dr Mamadou SANOGO" w:date="2023-10-25T18:15:00Z">
              <w:rPr>
                <w:color w:val="000000"/>
                <w:szCs w:val="24"/>
                <w:lang w:val="fr-ML"/>
              </w:rPr>
            </w:rPrChange>
          </w:rPr>
          <w:delText>l'é</w:delText>
        </w:r>
        <w:r w:rsidRPr="007A4AFC" w:rsidDel="00166699">
          <w:rPr>
            <w:color w:val="000000" w:themeColor="text1"/>
            <w:spacing w:val="2"/>
            <w:szCs w:val="24"/>
            <w:lang w:val="fr-ML"/>
            <w:rPrChange w:id="19648" w:author="Dr Mamadou SANOGO" w:date="2023-10-25T18:15:00Z">
              <w:rPr>
                <w:color w:val="000000"/>
                <w:spacing w:val="2"/>
                <w:szCs w:val="24"/>
                <w:lang w:val="fr-ML"/>
              </w:rPr>
            </w:rPrChange>
          </w:rPr>
          <w:delText>q</w:delText>
        </w:r>
        <w:r w:rsidRPr="007A4AFC" w:rsidDel="00166699">
          <w:rPr>
            <w:color w:val="000000" w:themeColor="text1"/>
            <w:szCs w:val="24"/>
            <w:lang w:val="fr-ML"/>
            <w:rPrChange w:id="19649" w:author="Dr Mamadou SANOGO" w:date="2023-10-25T18:15:00Z">
              <w:rPr>
                <w:color w:val="000000"/>
                <w:szCs w:val="24"/>
                <w:lang w:val="fr-ML"/>
              </w:rPr>
            </w:rPrChange>
          </w:rPr>
          <w:delText>uipe d'</w:delText>
        </w:r>
        <w:r w:rsidRPr="007A4AFC" w:rsidDel="00166699">
          <w:rPr>
            <w:color w:val="000000" w:themeColor="text1"/>
            <w:spacing w:val="-1"/>
            <w:szCs w:val="24"/>
            <w:lang w:val="fr-ML"/>
            <w:rPrChange w:id="19650" w:author="Dr Mamadou SANOGO" w:date="2023-10-25T18:15:00Z">
              <w:rPr>
                <w:color w:val="000000"/>
                <w:spacing w:val="-1"/>
                <w:szCs w:val="24"/>
                <w:lang w:val="fr-ML"/>
              </w:rPr>
            </w:rPrChange>
          </w:rPr>
          <w:delText>e</w:delText>
        </w:r>
        <w:r w:rsidRPr="007A4AFC" w:rsidDel="00166699">
          <w:rPr>
            <w:color w:val="000000" w:themeColor="text1"/>
            <w:szCs w:val="24"/>
            <w:lang w:val="fr-ML"/>
            <w:rPrChange w:id="19651" w:author="Dr Mamadou SANOGO" w:date="2023-10-25T18:15:00Z">
              <w:rPr>
                <w:color w:val="000000"/>
                <w:szCs w:val="24"/>
                <w:lang w:val="fr-ML"/>
              </w:rPr>
            </w:rPrChange>
          </w:rPr>
          <w:delText>n</w:delText>
        </w:r>
        <w:r w:rsidRPr="007A4AFC" w:rsidDel="00166699">
          <w:rPr>
            <w:color w:val="000000" w:themeColor="text1"/>
            <w:spacing w:val="-1"/>
            <w:szCs w:val="24"/>
            <w:lang w:val="fr-ML"/>
            <w:rPrChange w:id="19652" w:author="Dr Mamadou SANOGO" w:date="2023-10-25T18:15:00Z">
              <w:rPr>
                <w:color w:val="000000"/>
                <w:spacing w:val="-1"/>
                <w:szCs w:val="24"/>
                <w:lang w:val="fr-ML"/>
              </w:rPr>
            </w:rPrChange>
          </w:rPr>
          <w:delText>ca</w:delText>
        </w:r>
        <w:r w:rsidRPr="007A4AFC" w:rsidDel="00166699">
          <w:rPr>
            <w:color w:val="000000" w:themeColor="text1"/>
            <w:spacing w:val="2"/>
            <w:szCs w:val="24"/>
            <w:lang w:val="fr-ML"/>
            <w:rPrChange w:id="19653" w:author="Dr Mamadou SANOGO" w:date="2023-10-25T18:15:00Z">
              <w:rPr>
                <w:color w:val="000000"/>
                <w:spacing w:val="2"/>
                <w:szCs w:val="24"/>
                <w:lang w:val="fr-ML"/>
              </w:rPr>
            </w:rPrChange>
          </w:rPr>
          <w:delText>d</w:delText>
        </w:r>
        <w:r w:rsidRPr="007A4AFC" w:rsidDel="00166699">
          <w:rPr>
            <w:color w:val="000000" w:themeColor="text1"/>
            <w:szCs w:val="24"/>
            <w:lang w:val="fr-ML"/>
            <w:rPrChange w:id="19654" w:author="Dr Mamadou SANOGO" w:date="2023-10-25T18:15:00Z">
              <w:rPr>
                <w:color w:val="000000"/>
                <w:szCs w:val="24"/>
                <w:lang w:val="fr-ML"/>
              </w:rPr>
            </w:rPrChange>
          </w:rPr>
          <w:delText>r</w:delText>
        </w:r>
        <w:r w:rsidRPr="007A4AFC" w:rsidDel="00166699">
          <w:rPr>
            <w:color w:val="000000" w:themeColor="text1"/>
            <w:spacing w:val="-2"/>
            <w:szCs w:val="24"/>
            <w:lang w:val="fr-ML"/>
            <w:rPrChange w:id="19655" w:author="Dr Mamadou SANOGO" w:date="2023-10-25T18:15:00Z">
              <w:rPr>
                <w:color w:val="000000"/>
                <w:spacing w:val="-2"/>
                <w:szCs w:val="24"/>
                <w:lang w:val="fr-ML"/>
              </w:rPr>
            </w:rPrChange>
          </w:rPr>
          <w:delText>e</w:delText>
        </w:r>
        <w:r w:rsidRPr="007A4AFC" w:rsidDel="00166699">
          <w:rPr>
            <w:color w:val="000000" w:themeColor="text1"/>
            <w:szCs w:val="24"/>
            <w:lang w:val="fr-ML"/>
            <w:rPrChange w:id="19656" w:author="Dr Mamadou SANOGO" w:date="2023-10-25T18:15:00Z">
              <w:rPr>
                <w:color w:val="000000"/>
                <w:szCs w:val="24"/>
                <w:lang w:val="fr-ML"/>
              </w:rPr>
            </w:rPrChange>
          </w:rPr>
          <w:delText>ment</w:delText>
        </w:r>
        <w:r w:rsidRPr="007A4AFC" w:rsidDel="00166699">
          <w:rPr>
            <w:color w:val="000000" w:themeColor="text1"/>
            <w:spacing w:val="2"/>
            <w:szCs w:val="24"/>
            <w:lang w:val="fr-ML"/>
            <w:rPrChange w:id="19657"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658" w:author="Dr Mamadou SANOGO" w:date="2023-10-25T18:15:00Z">
              <w:rPr>
                <w:color w:val="000000"/>
                <w:szCs w:val="24"/>
                <w:lang w:val="fr-ML"/>
              </w:rPr>
            </w:rPrChange>
          </w:rPr>
          <w:delText>;</w:delText>
        </w:r>
      </w:del>
    </w:p>
    <w:p w14:paraId="65D98EAE" w14:textId="7B9DFD99" w:rsidR="0032620E" w:rsidRPr="007A4AFC" w:rsidDel="00166699" w:rsidRDefault="0032620E">
      <w:pPr>
        <w:pStyle w:val="Titre"/>
        <w:tabs>
          <w:tab w:val="num" w:pos="-4820"/>
        </w:tabs>
        <w:spacing w:line="276" w:lineRule="auto"/>
        <w:jc w:val="both"/>
        <w:rPr>
          <w:del w:id="19659" w:author="Dr Mamadou SANOGO" w:date="2023-10-25T17:56:00Z"/>
          <w:color w:val="000000" w:themeColor="text1"/>
          <w:szCs w:val="24"/>
          <w:lang w:val="fr-ML"/>
          <w:rPrChange w:id="19660" w:author="Dr Mamadou SANOGO" w:date="2023-10-25T18:15:00Z">
            <w:rPr>
              <w:del w:id="19661" w:author="Dr Mamadou SANOGO" w:date="2023-10-25T17:56:00Z"/>
              <w:color w:val="000000"/>
              <w:szCs w:val="24"/>
              <w:lang w:val="fr-ML"/>
            </w:rPr>
          </w:rPrChange>
        </w:rPr>
        <w:pPrChange w:id="19662"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663" w:author="Dr Mamadou SANOGO" w:date="2023-10-25T17:56:00Z">
        <w:r w:rsidRPr="007A4AFC" w:rsidDel="00166699">
          <w:rPr>
            <w:color w:val="000000" w:themeColor="text1"/>
            <w:szCs w:val="24"/>
            <w:lang w:val="fr-ML"/>
            <w:rPrChange w:id="19664" w:author="Dr Mamadou SANOGO" w:date="2023-10-25T18:15:00Z">
              <w:rPr>
                <w:color w:val="000000"/>
                <w:szCs w:val="24"/>
                <w:lang w:val="fr-ML"/>
              </w:rPr>
            </w:rPrChange>
          </w:rPr>
          <w:delText>si la sout</w:delText>
        </w:r>
        <w:r w:rsidRPr="007A4AFC" w:rsidDel="00166699">
          <w:rPr>
            <w:color w:val="000000" w:themeColor="text1"/>
            <w:spacing w:val="-1"/>
            <w:szCs w:val="24"/>
            <w:lang w:val="fr-ML"/>
            <w:rPrChange w:id="19665" w:author="Dr Mamadou SANOGO" w:date="2023-10-25T18:15:00Z">
              <w:rPr>
                <w:color w:val="000000"/>
                <w:spacing w:val="-1"/>
                <w:szCs w:val="24"/>
                <w:lang w:val="fr-ML"/>
              </w:rPr>
            </w:rPrChange>
          </w:rPr>
          <w:delText>e</w:delText>
        </w:r>
        <w:r w:rsidRPr="007A4AFC" w:rsidDel="00166699">
          <w:rPr>
            <w:color w:val="000000" w:themeColor="text1"/>
            <w:szCs w:val="24"/>
            <w:lang w:val="fr-ML"/>
            <w:rPrChange w:id="19666" w:author="Dr Mamadou SANOGO" w:date="2023-10-25T18:15:00Z">
              <w:rPr>
                <w:color w:val="000000"/>
                <w:szCs w:val="24"/>
                <w:lang w:val="fr-ML"/>
              </w:rPr>
            </w:rPrChange>
          </w:rPr>
          <w:delText>n</w:delText>
        </w:r>
        <w:r w:rsidRPr="007A4AFC" w:rsidDel="00166699">
          <w:rPr>
            <w:color w:val="000000" w:themeColor="text1"/>
            <w:spacing w:val="-1"/>
            <w:szCs w:val="24"/>
            <w:lang w:val="fr-ML"/>
            <w:rPrChange w:id="19667" w:author="Dr Mamadou SANOGO" w:date="2023-10-25T18:15:00Z">
              <w:rPr>
                <w:color w:val="000000"/>
                <w:spacing w:val="-1"/>
                <w:szCs w:val="24"/>
                <w:lang w:val="fr-ML"/>
              </w:rPr>
            </w:rPrChange>
          </w:rPr>
          <w:delText>a</w:delText>
        </w:r>
        <w:r w:rsidRPr="007A4AFC" w:rsidDel="00166699">
          <w:rPr>
            <w:color w:val="000000" w:themeColor="text1"/>
            <w:szCs w:val="24"/>
            <w:lang w:val="fr-ML"/>
            <w:rPrChange w:id="19668" w:author="Dr Mamadou SANOGO" w:date="2023-10-25T18:15:00Z">
              <w:rPr>
                <w:color w:val="000000"/>
                <w:szCs w:val="24"/>
                <w:lang w:val="fr-ML"/>
              </w:rPr>
            </w:rPrChange>
          </w:rPr>
          <w:delText>n</w:delText>
        </w:r>
        <w:r w:rsidRPr="007A4AFC" w:rsidDel="00166699">
          <w:rPr>
            <w:color w:val="000000" w:themeColor="text1"/>
            <w:spacing w:val="1"/>
            <w:szCs w:val="24"/>
            <w:lang w:val="fr-ML"/>
            <w:rPrChange w:id="19669" w:author="Dr Mamadou SANOGO" w:date="2023-10-25T18:15:00Z">
              <w:rPr>
                <w:color w:val="000000"/>
                <w:spacing w:val="1"/>
                <w:szCs w:val="24"/>
                <w:lang w:val="fr-ML"/>
              </w:rPr>
            </w:rPrChange>
          </w:rPr>
          <w:delText>c</w:delText>
        </w:r>
        <w:r w:rsidRPr="007A4AFC" w:rsidDel="00166699">
          <w:rPr>
            <w:color w:val="000000" w:themeColor="text1"/>
            <w:szCs w:val="24"/>
            <w:lang w:val="fr-ML"/>
            <w:rPrChange w:id="19670"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671" w:author="Dr Mamadou SANOGO" w:date="2023-10-25T18:15:00Z">
              <w:rPr>
                <w:color w:val="000000"/>
                <w:spacing w:val="-1"/>
                <w:szCs w:val="24"/>
                <w:lang w:val="fr-ML"/>
              </w:rPr>
            </w:rPrChange>
          </w:rPr>
          <w:delText>e</w:delText>
        </w:r>
        <w:r w:rsidRPr="007A4AFC" w:rsidDel="00166699">
          <w:rPr>
            <w:color w:val="000000" w:themeColor="text1"/>
            <w:szCs w:val="24"/>
            <w:lang w:val="fr-ML"/>
            <w:rPrChange w:id="19672" w:author="Dr Mamadou SANOGO" w:date="2023-10-25T18:15:00Z">
              <w:rPr>
                <w:color w:val="000000"/>
                <w:szCs w:val="24"/>
                <w:lang w:val="fr-ML"/>
              </w:rPr>
            </w:rPrChange>
          </w:rPr>
          <w:delText xml:space="preserve">st </w:delText>
        </w:r>
        <w:r w:rsidRPr="007A4AFC" w:rsidDel="00166699">
          <w:rPr>
            <w:color w:val="000000" w:themeColor="text1"/>
            <w:spacing w:val="2"/>
            <w:szCs w:val="24"/>
            <w:lang w:val="fr-ML"/>
            <w:rPrChange w:id="19673"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674" w:author="Dr Mamadou SANOGO" w:date="2023-10-25T18:15:00Z">
              <w:rPr>
                <w:color w:val="000000"/>
                <w:spacing w:val="-1"/>
                <w:szCs w:val="24"/>
                <w:lang w:val="fr-ML"/>
              </w:rPr>
            </w:rPrChange>
          </w:rPr>
          <w:delText>a</w:delText>
        </w:r>
        <w:r w:rsidRPr="007A4AFC" w:rsidDel="00166699">
          <w:rPr>
            <w:color w:val="000000" w:themeColor="text1"/>
            <w:szCs w:val="24"/>
            <w:lang w:val="fr-ML"/>
            <w:rPrChange w:id="19675" w:author="Dr Mamadou SANOGO" w:date="2023-10-25T18:15:00Z">
              <w:rPr>
                <w:color w:val="000000"/>
                <w:szCs w:val="24"/>
                <w:lang w:val="fr-ML"/>
              </w:rPr>
            </w:rPrChange>
          </w:rPr>
          <w:delText>rti</w:delText>
        </w:r>
        <w:r w:rsidRPr="007A4AFC" w:rsidDel="00166699">
          <w:rPr>
            <w:color w:val="000000" w:themeColor="text1"/>
            <w:spacing w:val="-1"/>
            <w:szCs w:val="24"/>
            <w:lang w:val="fr-ML"/>
            <w:rPrChange w:id="19676" w:author="Dr Mamadou SANOGO" w:date="2023-10-25T18:15:00Z">
              <w:rPr>
                <w:color w:val="000000"/>
                <w:spacing w:val="-1"/>
                <w:szCs w:val="24"/>
                <w:lang w:val="fr-ML"/>
              </w:rPr>
            </w:rPrChange>
          </w:rPr>
          <w:delText>e</w:delText>
        </w:r>
        <w:r w:rsidRPr="007A4AFC" w:rsidDel="00166699">
          <w:rPr>
            <w:color w:val="000000" w:themeColor="text1"/>
            <w:szCs w:val="24"/>
            <w:lang w:val="fr-ML"/>
            <w:rPrChange w:id="19677" w:author="Dr Mamadou SANOGO" w:date="2023-10-25T18:15:00Z">
              <w:rPr>
                <w:color w:val="000000"/>
                <w:szCs w:val="24"/>
                <w:lang w:val="fr-ML"/>
              </w:rPr>
            </w:rPrChange>
          </w:rPr>
          <w:delText>l</w:delText>
        </w:r>
        <w:r w:rsidRPr="007A4AFC" w:rsidDel="00166699">
          <w:rPr>
            <w:color w:val="000000" w:themeColor="text1"/>
            <w:spacing w:val="1"/>
            <w:szCs w:val="24"/>
            <w:lang w:val="fr-ML"/>
            <w:rPrChange w:id="19678"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679" w:author="Dr Mamadou SANOGO" w:date="2023-10-25T18:15:00Z">
              <w:rPr>
                <w:color w:val="000000"/>
                <w:spacing w:val="-1"/>
                <w:szCs w:val="24"/>
                <w:lang w:val="fr-ML"/>
              </w:rPr>
            </w:rPrChange>
          </w:rPr>
          <w:delText>e</w:delText>
        </w:r>
        <w:r w:rsidRPr="007A4AFC" w:rsidDel="00166699">
          <w:rPr>
            <w:color w:val="000000" w:themeColor="text1"/>
            <w:szCs w:val="24"/>
            <w:lang w:val="fr-ML"/>
            <w:rPrChange w:id="19680" w:author="Dr Mamadou SANOGO" w:date="2023-10-25T18:15:00Z">
              <w:rPr>
                <w:color w:val="000000"/>
                <w:szCs w:val="24"/>
                <w:lang w:val="fr-ML"/>
              </w:rPr>
            </w:rPrChange>
          </w:rPr>
          <w:delText>ment d</w:delText>
        </w:r>
        <w:r w:rsidRPr="007A4AFC" w:rsidDel="00166699">
          <w:rPr>
            <w:color w:val="000000" w:themeColor="text1"/>
            <w:spacing w:val="-1"/>
            <w:szCs w:val="24"/>
            <w:lang w:val="fr-ML"/>
            <w:rPrChange w:id="19681" w:author="Dr Mamadou SANOGO" w:date="2023-10-25T18:15:00Z">
              <w:rPr>
                <w:color w:val="000000"/>
                <w:spacing w:val="-1"/>
                <w:szCs w:val="24"/>
                <w:lang w:val="fr-ML"/>
              </w:rPr>
            </w:rPrChange>
          </w:rPr>
          <w:delText>é</w:delText>
        </w:r>
        <w:r w:rsidRPr="007A4AFC" w:rsidDel="00166699">
          <w:rPr>
            <w:color w:val="000000" w:themeColor="text1"/>
            <w:szCs w:val="24"/>
            <w:lang w:val="fr-ML"/>
            <w:rPrChange w:id="19682" w:author="Dr Mamadou SANOGO" w:date="2023-10-25T18:15:00Z">
              <w:rPr>
                <w:color w:val="000000"/>
                <w:szCs w:val="24"/>
                <w:lang w:val="fr-ML"/>
              </w:rPr>
            </w:rPrChange>
          </w:rPr>
          <w:delText>ma</w:delText>
        </w:r>
        <w:r w:rsidRPr="007A4AFC" w:rsidDel="00166699">
          <w:rPr>
            <w:color w:val="000000" w:themeColor="text1"/>
            <w:spacing w:val="2"/>
            <w:szCs w:val="24"/>
            <w:lang w:val="fr-ML"/>
            <w:rPrChange w:id="19683"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684" w:author="Dr Mamadou SANOGO" w:date="2023-10-25T18:15:00Z">
              <w:rPr>
                <w:color w:val="000000"/>
                <w:spacing w:val="-1"/>
                <w:szCs w:val="24"/>
                <w:lang w:val="fr-ML"/>
              </w:rPr>
            </w:rPrChange>
          </w:rPr>
          <w:delText>é</w:delText>
        </w:r>
        <w:r w:rsidRPr="007A4AFC" w:rsidDel="00166699">
          <w:rPr>
            <w:color w:val="000000" w:themeColor="text1"/>
            <w:szCs w:val="24"/>
            <w:lang w:val="fr-ML"/>
            <w:rPrChange w:id="19685" w:author="Dr Mamadou SANOGO" w:date="2023-10-25T18:15:00Z">
              <w:rPr>
                <w:color w:val="000000"/>
                <w:szCs w:val="24"/>
                <w:lang w:val="fr-ML"/>
              </w:rPr>
            </w:rPrChange>
          </w:rPr>
          <w:delText>ri</w:delText>
        </w:r>
        <w:r w:rsidRPr="007A4AFC" w:rsidDel="00166699">
          <w:rPr>
            <w:color w:val="000000" w:themeColor="text1"/>
            <w:spacing w:val="-1"/>
            <w:szCs w:val="24"/>
            <w:lang w:val="fr-ML"/>
            <w:rPrChange w:id="19686" w:author="Dr Mamadou SANOGO" w:date="2023-10-25T18:15:00Z">
              <w:rPr>
                <w:color w:val="000000"/>
                <w:spacing w:val="-1"/>
                <w:szCs w:val="24"/>
                <w:lang w:val="fr-ML"/>
              </w:rPr>
            </w:rPrChange>
          </w:rPr>
          <w:delText>a</w:delText>
        </w:r>
        <w:r w:rsidRPr="007A4AFC" w:rsidDel="00166699">
          <w:rPr>
            <w:color w:val="000000" w:themeColor="text1"/>
            <w:szCs w:val="24"/>
            <w:lang w:val="fr-ML"/>
            <w:rPrChange w:id="19687" w:author="Dr Mamadou SANOGO" w:date="2023-10-25T18:15:00Z">
              <w:rPr>
                <w:color w:val="000000"/>
                <w:szCs w:val="24"/>
                <w:lang w:val="fr-ML"/>
              </w:rPr>
            </w:rPrChange>
          </w:rPr>
          <w:delText>l</w:delText>
        </w:r>
        <w:r w:rsidRPr="007A4AFC" w:rsidDel="00166699">
          <w:rPr>
            <w:color w:val="000000" w:themeColor="text1"/>
            <w:spacing w:val="3"/>
            <w:szCs w:val="24"/>
            <w:lang w:val="fr-ML"/>
            <w:rPrChange w:id="19688" w:author="Dr Mamadou SANOGO" w:date="2023-10-25T18:15:00Z">
              <w:rPr>
                <w:color w:val="000000"/>
                <w:spacing w:val="3"/>
                <w:szCs w:val="24"/>
                <w:lang w:val="fr-ML"/>
              </w:rPr>
            </w:rPrChange>
          </w:rPr>
          <w:delText>i</w:delText>
        </w:r>
        <w:r w:rsidRPr="007A4AFC" w:rsidDel="00166699">
          <w:rPr>
            <w:color w:val="000000" w:themeColor="text1"/>
            <w:szCs w:val="24"/>
            <w:lang w:val="fr-ML"/>
            <w:rPrChange w:id="19689" w:author="Dr Mamadou SANOGO" w:date="2023-10-25T18:15:00Z">
              <w:rPr>
                <w:color w:val="000000"/>
                <w:szCs w:val="24"/>
                <w:lang w:val="fr-ML"/>
              </w:rPr>
            </w:rPrChange>
          </w:rPr>
          <w:delText>s</w:delText>
        </w:r>
        <w:r w:rsidRPr="007A4AFC" w:rsidDel="00166699">
          <w:rPr>
            <w:color w:val="000000" w:themeColor="text1"/>
            <w:spacing w:val="-1"/>
            <w:szCs w:val="24"/>
            <w:lang w:val="fr-ML"/>
            <w:rPrChange w:id="19690" w:author="Dr Mamadou SANOGO" w:date="2023-10-25T18:15:00Z">
              <w:rPr>
                <w:color w:val="000000"/>
                <w:spacing w:val="-1"/>
                <w:szCs w:val="24"/>
                <w:lang w:val="fr-ML"/>
              </w:rPr>
            </w:rPrChange>
          </w:rPr>
          <w:delText>ée</w:delText>
        </w:r>
        <w:r w:rsidRPr="007A4AFC" w:rsidDel="00166699">
          <w:rPr>
            <w:color w:val="000000" w:themeColor="text1"/>
            <w:szCs w:val="24"/>
            <w:lang w:val="fr-ML"/>
            <w:rPrChange w:id="19691" w:author="Dr Mamadou SANOGO" w:date="2023-10-25T18:15:00Z">
              <w:rPr>
                <w:color w:val="000000"/>
                <w:szCs w:val="24"/>
                <w:lang w:val="fr-ML"/>
              </w:rPr>
            </w:rPrChange>
          </w:rPr>
          <w:delText xml:space="preserve">, il doit </w:delText>
        </w:r>
        <w:r w:rsidRPr="007A4AFC" w:rsidDel="00166699">
          <w:rPr>
            <w:color w:val="000000" w:themeColor="text1"/>
            <w:spacing w:val="-1"/>
            <w:szCs w:val="24"/>
            <w:lang w:val="fr-ML"/>
            <w:rPrChange w:id="19692" w:author="Dr Mamadou SANOGO" w:date="2023-10-25T18:15:00Z">
              <w:rPr>
                <w:color w:val="000000"/>
                <w:spacing w:val="-1"/>
                <w:szCs w:val="24"/>
                <w:lang w:val="fr-ML"/>
              </w:rPr>
            </w:rPrChange>
          </w:rPr>
          <w:delText>ê</w:delText>
        </w:r>
        <w:r w:rsidRPr="007A4AFC" w:rsidDel="00166699">
          <w:rPr>
            <w:color w:val="000000" w:themeColor="text1"/>
            <w:szCs w:val="24"/>
            <w:lang w:val="fr-ML"/>
            <w:rPrChange w:id="19693" w:author="Dr Mamadou SANOGO" w:date="2023-10-25T18:15:00Z">
              <w:rPr>
                <w:color w:val="000000"/>
                <w:szCs w:val="24"/>
                <w:lang w:val="fr-ML"/>
              </w:rPr>
            </w:rPrChange>
          </w:rPr>
          <w:delText>t</w:delText>
        </w:r>
        <w:r w:rsidRPr="007A4AFC" w:rsidDel="00166699">
          <w:rPr>
            <w:color w:val="000000" w:themeColor="text1"/>
            <w:spacing w:val="2"/>
            <w:szCs w:val="24"/>
            <w:lang w:val="fr-ML"/>
            <w:rPrChange w:id="19694" w:author="Dr Mamadou SANOGO" w:date="2023-10-25T18:15:00Z">
              <w:rPr>
                <w:color w:val="000000"/>
                <w:spacing w:val="2"/>
                <w:szCs w:val="24"/>
                <w:lang w:val="fr-ML"/>
              </w:rPr>
            </w:rPrChange>
          </w:rPr>
          <w:delText>r</w:delText>
        </w:r>
        <w:r w:rsidRPr="007A4AFC" w:rsidDel="00166699">
          <w:rPr>
            <w:color w:val="000000" w:themeColor="text1"/>
            <w:szCs w:val="24"/>
            <w:lang w:val="fr-ML"/>
            <w:rPrChange w:id="19695" w:author="Dr Mamadou SANOGO" w:date="2023-10-25T18:15:00Z">
              <w:rPr>
                <w:color w:val="000000"/>
                <w:szCs w:val="24"/>
                <w:lang w:val="fr-ML"/>
              </w:rPr>
            </w:rPrChange>
          </w:rPr>
          <w:delText>e nom</w:delText>
        </w:r>
        <w:r w:rsidRPr="007A4AFC" w:rsidDel="00166699">
          <w:rPr>
            <w:color w:val="000000" w:themeColor="text1"/>
            <w:spacing w:val="1"/>
            <w:szCs w:val="24"/>
            <w:lang w:val="fr-ML"/>
            <w:rPrChange w:id="19696" w:author="Dr Mamadou SANOGO" w:date="2023-10-25T18:15:00Z">
              <w:rPr>
                <w:color w:val="000000"/>
                <w:spacing w:val="1"/>
                <w:szCs w:val="24"/>
                <w:lang w:val="fr-ML"/>
              </w:rPr>
            </w:rPrChange>
          </w:rPr>
          <w:delText>m</w:delText>
        </w:r>
        <w:r w:rsidRPr="007A4AFC" w:rsidDel="00166699">
          <w:rPr>
            <w:color w:val="000000" w:themeColor="text1"/>
            <w:szCs w:val="24"/>
            <w:lang w:val="fr-ML"/>
            <w:rPrChange w:id="19697" w:author="Dr Mamadou SANOGO" w:date="2023-10-25T18:15:00Z">
              <w:rPr>
                <w:color w:val="000000"/>
                <w:szCs w:val="24"/>
                <w:lang w:val="fr-ML"/>
              </w:rPr>
            </w:rPrChange>
          </w:rPr>
          <w:delText>é p</w:delText>
        </w:r>
        <w:r w:rsidRPr="007A4AFC" w:rsidDel="00166699">
          <w:rPr>
            <w:color w:val="000000" w:themeColor="text1"/>
            <w:spacing w:val="-1"/>
            <w:szCs w:val="24"/>
            <w:lang w:val="fr-ML"/>
            <w:rPrChange w:id="19698" w:author="Dr Mamadou SANOGO" w:date="2023-10-25T18:15:00Z">
              <w:rPr>
                <w:color w:val="000000"/>
                <w:spacing w:val="-1"/>
                <w:szCs w:val="24"/>
                <w:lang w:val="fr-ML"/>
              </w:rPr>
            </w:rPrChange>
          </w:rPr>
          <w:delText>a</w:delText>
        </w:r>
        <w:r w:rsidRPr="007A4AFC" w:rsidDel="00166699">
          <w:rPr>
            <w:color w:val="000000" w:themeColor="text1"/>
            <w:szCs w:val="24"/>
            <w:lang w:val="fr-ML"/>
            <w:rPrChange w:id="19699" w:author="Dr Mamadou SANOGO" w:date="2023-10-25T18:15:00Z">
              <w:rPr>
                <w:color w:val="000000"/>
                <w:szCs w:val="24"/>
                <w:lang w:val="fr-ML"/>
              </w:rPr>
            </w:rPrChange>
          </w:rPr>
          <w:delText>rmi l</w:delText>
        </w:r>
        <w:r w:rsidRPr="007A4AFC" w:rsidDel="00166699">
          <w:rPr>
            <w:color w:val="000000" w:themeColor="text1"/>
            <w:spacing w:val="2"/>
            <w:szCs w:val="24"/>
            <w:lang w:val="fr-ML"/>
            <w:rPrChange w:id="19700" w:author="Dr Mamadou SANOGO" w:date="2023-10-25T18:15:00Z">
              <w:rPr>
                <w:color w:val="000000"/>
                <w:spacing w:val="2"/>
                <w:szCs w:val="24"/>
                <w:lang w:val="fr-ML"/>
              </w:rPr>
            </w:rPrChange>
          </w:rPr>
          <w:delText>e</w:delText>
        </w:r>
        <w:r w:rsidRPr="007A4AFC" w:rsidDel="00166699">
          <w:rPr>
            <w:color w:val="000000" w:themeColor="text1"/>
            <w:szCs w:val="24"/>
            <w:lang w:val="fr-ML"/>
            <w:rPrChange w:id="19701" w:author="Dr Mamadou SANOGO" w:date="2023-10-25T18:15:00Z">
              <w:rPr>
                <w:color w:val="000000"/>
                <w:szCs w:val="24"/>
                <w:lang w:val="fr-ML"/>
              </w:rPr>
            </w:rPrChange>
          </w:rPr>
          <w:delText>s memb</w:delText>
        </w:r>
        <w:r w:rsidRPr="007A4AFC" w:rsidDel="00166699">
          <w:rPr>
            <w:color w:val="000000" w:themeColor="text1"/>
            <w:spacing w:val="-1"/>
            <w:szCs w:val="24"/>
            <w:lang w:val="fr-ML"/>
            <w:rPrChange w:id="19702" w:author="Dr Mamadou SANOGO" w:date="2023-10-25T18:15:00Z">
              <w:rPr>
                <w:color w:val="000000"/>
                <w:spacing w:val="-1"/>
                <w:szCs w:val="24"/>
                <w:lang w:val="fr-ML"/>
              </w:rPr>
            </w:rPrChange>
          </w:rPr>
          <w:delText>re</w:delText>
        </w:r>
        <w:r w:rsidRPr="007A4AFC" w:rsidDel="00166699">
          <w:rPr>
            <w:color w:val="000000" w:themeColor="text1"/>
            <w:szCs w:val="24"/>
            <w:lang w:val="fr-ML"/>
            <w:rPrChange w:id="19703"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704" w:author="Dr Mamadou SANOGO" w:date="2023-10-25T18:15:00Z">
              <w:rPr>
                <w:color w:val="000000"/>
                <w:spacing w:val="-1"/>
                <w:szCs w:val="24"/>
                <w:lang w:val="fr-ML"/>
              </w:rPr>
            </w:rPrChange>
          </w:rPr>
          <w:delText>é</w:delText>
        </w:r>
        <w:r w:rsidRPr="007A4AFC" w:rsidDel="00166699">
          <w:rPr>
            <w:color w:val="000000" w:themeColor="text1"/>
            <w:szCs w:val="24"/>
            <w:lang w:val="fr-ML"/>
            <w:rPrChange w:id="19705" w:author="Dr Mamadou SANOGO" w:date="2023-10-25T18:15:00Z">
              <w:rPr>
                <w:color w:val="000000"/>
                <w:szCs w:val="24"/>
                <w:lang w:val="fr-ML"/>
              </w:rPr>
            </w:rPrChange>
          </w:rPr>
          <w:delText>l</w:delText>
        </w:r>
        <w:r w:rsidRPr="007A4AFC" w:rsidDel="00166699">
          <w:rPr>
            <w:color w:val="000000" w:themeColor="text1"/>
            <w:spacing w:val="3"/>
            <w:szCs w:val="24"/>
            <w:lang w:val="fr-ML"/>
            <w:rPrChange w:id="19706" w:author="Dr Mamadou SANOGO" w:date="2023-10-25T18:15:00Z">
              <w:rPr>
                <w:color w:val="000000"/>
                <w:spacing w:val="3"/>
                <w:szCs w:val="24"/>
                <w:lang w:val="fr-ML"/>
              </w:rPr>
            </w:rPrChange>
          </w:rPr>
          <w:delText>i</w:delText>
        </w:r>
        <w:r w:rsidRPr="007A4AFC" w:rsidDel="00166699">
          <w:rPr>
            <w:color w:val="000000" w:themeColor="text1"/>
            <w:spacing w:val="-2"/>
            <w:szCs w:val="24"/>
            <w:lang w:val="fr-ML"/>
            <w:rPrChange w:id="19707" w:author="Dr Mamadou SANOGO" w:date="2023-10-25T18:15:00Z">
              <w:rPr>
                <w:color w:val="000000"/>
                <w:spacing w:val="-2"/>
                <w:szCs w:val="24"/>
                <w:lang w:val="fr-ML"/>
              </w:rPr>
            </w:rPrChange>
          </w:rPr>
          <w:delText>g</w:delText>
        </w:r>
        <w:r w:rsidRPr="007A4AFC" w:rsidDel="00166699">
          <w:rPr>
            <w:color w:val="000000" w:themeColor="text1"/>
            <w:szCs w:val="24"/>
            <w:lang w:val="fr-ML"/>
            <w:rPrChange w:id="19708" w:author="Dr Mamadou SANOGO" w:date="2023-10-25T18:15:00Z">
              <w:rPr>
                <w:color w:val="000000"/>
                <w:szCs w:val="24"/>
                <w:lang w:val="fr-ML"/>
              </w:rPr>
            </w:rPrChange>
          </w:rPr>
          <w:delText>ib</w:delText>
        </w:r>
        <w:r w:rsidRPr="007A4AFC" w:rsidDel="00166699">
          <w:rPr>
            <w:color w:val="000000" w:themeColor="text1"/>
            <w:spacing w:val="1"/>
            <w:szCs w:val="24"/>
            <w:lang w:val="fr-ML"/>
            <w:rPrChange w:id="19709"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710" w:author="Dr Mamadou SANOGO" w:date="2023-10-25T18:15:00Z">
              <w:rPr>
                <w:color w:val="000000"/>
                <w:spacing w:val="-1"/>
                <w:szCs w:val="24"/>
                <w:lang w:val="fr-ML"/>
              </w:rPr>
            </w:rPrChange>
          </w:rPr>
          <w:delText>e</w:delText>
        </w:r>
        <w:r w:rsidRPr="007A4AFC" w:rsidDel="00166699">
          <w:rPr>
            <w:color w:val="000000" w:themeColor="text1"/>
            <w:szCs w:val="24"/>
            <w:lang w:val="fr-ML"/>
            <w:rPrChange w:id="19711" w:author="Dr Mamadou SANOGO" w:date="2023-10-25T18:15:00Z">
              <w:rPr>
                <w:color w:val="000000"/>
                <w:szCs w:val="24"/>
                <w:lang w:val="fr-ML"/>
              </w:rPr>
            </w:rPrChange>
          </w:rPr>
          <w:delText>s pr</w:delText>
        </w:r>
        <w:r w:rsidRPr="007A4AFC" w:rsidDel="00166699">
          <w:rPr>
            <w:color w:val="000000" w:themeColor="text1"/>
            <w:spacing w:val="-1"/>
            <w:szCs w:val="24"/>
            <w:lang w:val="fr-ML"/>
            <w:rPrChange w:id="19712" w:author="Dr Mamadou SANOGO" w:date="2023-10-25T18:15:00Z">
              <w:rPr>
                <w:color w:val="000000"/>
                <w:spacing w:val="-1"/>
                <w:szCs w:val="24"/>
                <w:lang w:val="fr-ML"/>
              </w:rPr>
            </w:rPrChange>
          </w:rPr>
          <w:delText>é</w:delText>
        </w:r>
        <w:r w:rsidRPr="007A4AFC" w:rsidDel="00166699">
          <w:rPr>
            <w:color w:val="000000" w:themeColor="text1"/>
            <w:szCs w:val="24"/>
            <w:lang w:val="fr-ML"/>
            <w:rPrChange w:id="19713" w:author="Dr Mamadou SANOGO" w:date="2023-10-25T18:15:00Z">
              <w:rPr>
                <w:color w:val="000000"/>
                <w:szCs w:val="24"/>
                <w:lang w:val="fr-ML"/>
              </w:rPr>
            </w:rPrChange>
          </w:rPr>
          <w:delText>s</w:delText>
        </w:r>
        <w:r w:rsidRPr="007A4AFC" w:rsidDel="00166699">
          <w:rPr>
            <w:color w:val="000000" w:themeColor="text1"/>
            <w:spacing w:val="-1"/>
            <w:szCs w:val="24"/>
            <w:lang w:val="fr-ML"/>
            <w:rPrChange w:id="19714"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715" w:author="Dr Mamadou SANOGO" w:date="2023-10-25T18:15:00Z">
              <w:rPr>
                <w:color w:val="000000"/>
                <w:spacing w:val="2"/>
                <w:szCs w:val="24"/>
                <w:lang w:val="fr-ML"/>
              </w:rPr>
            </w:rPrChange>
          </w:rPr>
          <w:delText>n</w:delText>
        </w:r>
        <w:r w:rsidRPr="007A4AFC" w:rsidDel="00166699">
          <w:rPr>
            <w:color w:val="000000" w:themeColor="text1"/>
            <w:szCs w:val="24"/>
            <w:lang w:val="fr-ML"/>
            <w:rPrChange w:id="19716" w:author="Dr Mamadou SANOGO" w:date="2023-10-25T18:15:00Z">
              <w:rPr>
                <w:color w:val="000000"/>
                <w:szCs w:val="24"/>
                <w:lang w:val="fr-ML"/>
              </w:rPr>
            </w:rPrChange>
          </w:rPr>
          <w:delText>ts</w:delText>
        </w:r>
        <w:r w:rsidRPr="007A4AFC" w:rsidDel="00166699">
          <w:rPr>
            <w:color w:val="000000" w:themeColor="text1"/>
            <w:spacing w:val="2"/>
            <w:szCs w:val="24"/>
            <w:lang w:val="fr-ML"/>
            <w:rPrChange w:id="19717"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718" w:author="Dr Mamadou SANOGO" w:date="2023-10-25T18:15:00Z">
              <w:rPr>
                <w:color w:val="000000"/>
                <w:szCs w:val="24"/>
                <w:lang w:val="fr-ML"/>
              </w:rPr>
            </w:rPrChange>
          </w:rPr>
          <w:delText>;</w:delText>
        </w:r>
      </w:del>
    </w:p>
    <w:p w14:paraId="6643854C" w14:textId="0859C81B" w:rsidR="0032620E" w:rsidRPr="007A4AFC" w:rsidDel="00166699" w:rsidRDefault="0032620E">
      <w:pPr>
        <w:pStyle w:val="Titre"/>
        <w:tabs>
          <w:tab w:val="num" w:pos="-4820"/>
        </w:tabs>
        <w:spacing w:line="276" w:lineRule="auto"/>
        <w:jc w:val="both"/>
        <w:rPr>
          <w:del w:id="19719" w:author="Dr Mamadou SANOGO" w:date="2023-10-25T17:56:00Z"/>
          <w:color w:val="000000" w:themeColor="text1"/>
          <w:szCs w:val="24"/>
          <w:lang w:val="fr-ML"/>
          <w:rPrChange w:id="19720" w:author="Dr Mamadou SANOGO" w:date="2023-10-25T18:15:00Z">
            <w:rPr>
              <w:del w:id="19721" w:author="Dr Mamadou SANOGO" w:date="2023-10-25T17:56:00Z"/>
              <w:color w:val="000000"/>
              <w:szCs w:val="24"/>
              <w:lang w:val="fr-ML"/>
            </w:rPr>
          </w:rPrChange>
        </w:rPr>
        <w:pPrChange w:id="19722" w:author="Dr Mamadou SANOGO" w:date="2023-10-25T17:57:00Z">
          <w:pPr>
            <w:widowControl w:val="0"/>
            <w:numPr>
              <w:numId w:val="10"/>
            </w:numPr>
            <w:autoSpaceDE w:val="0"/>
            <w:autoSpaceDN w:val="0"/>
            <w:adjustRightInd w:val="0"/>
            <w:spacing w:line="240" w:lineRule="auto"/>
            <w:ind w:left="903" w:right="-36" w:hanging="360"/>
          </w:pPr>
        </w:pPrChange>
      </w:pPr>
      <w:del w:id="19723" w:author="Dr Mamadou SANOGO" w:date="2023-10-25T17:56:00Z">
        <w:r w:rsidRPr="007A4AFC" w:rsidDel="00166699">
          <w:rPr>
            <w:color w:val="000000" w:themeColor="text1"/>
            <w:szCs w:val="24"/>
            <w:lang w:val="fr-ML"/>
            <w:rPrChange w:id="19724" w:author="Dr Mamadou SANOGO" w:date="2023-10-25T18:15:00Z">
              <w:rPr>
                <w:color w:val="000000"/>
                <w:szCs w:val="24"/>
                <w:lang w:val="fr-ML"/>
              </w:rPr>
            </w:rPrChange>
          </w:rPr>
          <w:delText>si</w:delText>
        </w:r>
        <w:r w:rsidRPr="007A4AFC" w:rsidDel="00166699">
          <w:rPr>
            <w:color w:val="000000" w:themeColor="text1"/>
            <w:spacing w:val="17"/>
            <w:szCs w:val="24"/>
            <w:lang w:val="fr-ML"/>
            <w:rPrChange w:id="19725"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26" w:author="Dr Mamadou SANOGO" w:date="2023-10-25T18:15:00Z">
              <w:rPr>
                <w:color w:val="000000"/>
                <w:szCs w:val="24"/>
                <w:lang w:val="fr-ML"/>
              </w:rPr>
            </w:rPrChange>
          </w:rPr>
          <w:delText>la</w:delText>
        </w:r>
        <w:r w:rsidRPr="007A4AFC" w:rsidDel="00166699">
          <w:rPr>
            <w:color w:val="000000" w:themeColor="text1"/>
            <w:spacing w:val="16"/>
            <w:szCs w:val="24"/>
            <w:lang w:val="fr-ML"/>
            <w:rPrChange w:id="19727"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728" w:author="Dr Mamadou SANOGO" w:date="2023-10-25T18:15:00Z">
              <w:rPr>
                <w:color w:val="000000"/>
                <w:szCs w:val="24"/>
                <w:lang w:val="fr-ML"/>
              </w:rPr>
            </w:rPrChange>
          </w:rPr>
          <w:delText>sout</w:delText>
        </w:r>
        <w:r w:rsidRPr="007A4AFC" w:rsidDel="00166699">
          <w:rPr>
            <w:color w:val="000000" w:themeColor="text1"/>
            <w:spacing w:val="-1"/>
            <w:szCs w:val="24"/>
            <w:lang w:val="fr-ML"/>
            <w:rPrChange w:id="19729" w:author="Dr Mamadou SANOGO" w:date="2023-10-25T18:15:00Z">
              <w:rPr>
                <w:color w:val="000000"/>
                <w:spacing w:val="-1"/>
                <w:szCs w:val="24"/>
                <w:lang w:val="fr-ML"/>
              </w:rPr>
            </w:rPrChange>
          </w:rPr>
          <w:delText>e</w:delText>
        </w:r>
        <w:r w:rsidRPr="007A4AFC" w:rsidDel="00166699">
          <w:rPr>
            <w:color w:val="000000" w:themeColor="text1"/>
            <w:szCs w:val="24"/>
            <w:lang w:val="fr-ML"/>
            <w:rPrChange w:id="19730" w:author="Dr Mamadou SANOGO" w:date="2023-10-25T18:15:00Z">
              <w:rPr>
                <w:color w:val="000000"/>
                <w:szCs w:val="24"/>
                <w:lang w:val="fr-ML"/>
              </w:rPr>
            </w:rPrChange>
          </w:rPr>
          <w:delText>n</w:delText>
        </w:r>
        <w:r w:rsidRPr="007A4AFC" w:rsidDel="00166699">
          <w:rPr>
            <w:color w:val="000000" w:themeColor="text1"/>
            <w:spacing w:val="-1"/>
            <w:szCs w:val="24"/>
            <w:lang w:val="fr-ML"/>
            <w:rPrChange w:id="19731" w:author="Dr Mamadou SANOGO" w:date="2023-10-25T18:15:00Z">
              <w:rPr>
                <w:color w:val="000000"/>
                <w:spacing w:val="-1"/>
                <w:szCs w:val="24"/>
                <w:lang w:val="fr-ML"/>
              </w:rPr>
            </w:rPrChange>
          </w:rPr>
          <w:delText>a</w:delText>
        </w:r>
        <w:r w:rsidRPr="007A4AFC" w:rsidDel="00166699">
          <w:rPr>
            <w:color w:val="000000" w:themeColor="text1"/>
            <w:spacing w:val="2"/>
            <w:szCs w:val="24"/>
            <w:lang w:val="fr-ML"/>
            <w:rPrChange w:id="19732"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733" w:author="Dr Mamadou SANOGO" w:date="2023-10-25T18:15:00Z">
              <w:rPr>
                <w:color w:val="000000"/>
                <w:spacing w:val="-1"/>
                <w:szCs w:val="24"/>
                <w:lang w:val="fr-ML"/>
              </w:rPr>
            </w:rPrChange>
          </w:rPr>
          <w:delText>c</w:delText>
        </w:r>
        <w:r w:rsidRPr="007A4AFC" w:rsidDel="00166699">
          <w:rPr>
            <w:color w:val="000000" w:themeColor="text1"/>
            <w:szCs w:val="24"/>
            <w:lang w:val="fr-ML"/>
            <w:rPrChange w:id="19734" w:author="Dr Mamadou SANOGO" w:date="2023-10-25T18:15:00Z">
              <w:rPr>
                <w:color w:val="000000"/>
                <w:szCs w:val="24"/>
                <w:lang w:val="fr-ML"/>
              </w:rPr>
            </w:rPrChange>
          </w:rPr>
          <w:delText>e</w:delText>
        </w:r>
        <w:r w:rsidRPr="007A4AFC" w:rsidDel="00166699">
          <w:rPr>
            <w:color w:val="000000" w:themeColor="text1"/>
            <w:spacing w:val="18"/>
            <w:szCs w:val="24"/>
            <w:lang w:val="fr-ML"/>
            <w:rPrChange w:id="19735"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736" w:author="Dr Mamadou SANOGO" w:date="2023-10-25T18:15:00Z">
              <w:rPr>
                <w:color w:val="000000"/>
                <w:spacing w:val="-1"/>
                <w:szCs w:val="24"/>
                <w:lang w:val="fr-ML"/>
              </w:rPr>
            </w:rPrChange>
          </w:rPr>
          <w:delText>e</w:delText>
        </w:r>
        <w:r w:rsidRPr="007A4AFC" w:rsidDel="00166699">
          <w:rPr>
            <w:color w:val="000000" w:themeColor="text1"/>
            <w:szCs w:val="24"/>
            <w:lang w:val="fr-ML"/>
            <w:rPrChange w:id="19737" w:author="Dr Mamadou SANOGO" w:date="2023-10-25T18:15:00Z">
              <w:rPr>
                <w:color w:val="000000"/>
                <w:szCs w:val="24"/>
                <w:lang w:val="fr-ML"/>
              </w:rPr>
            </w:rPrChange>
          </w:rPr>
          <w:delText>st</w:delText>
        </w:r>
        <w:r w:rsidRPr="007A4AFC" w:rsidDel="00166699">
          <w:rPr>
            <w:color w:val="000000" w:themeColor="text1"/>
            <w:spacing w:val="17"/>
            <w:szCs w:val="24"/>
            <w:lang w:val="fr-ML"/>
            <w:rPrChange w:id="1973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39" w:author="Dr Mamadou SANOGO" w:date="2023-10-25T18:15:00Z">
              <w:rPr>
                <w:color w:val="000000"/>
                <w:szCs w:val="24"/>
                <w:lang w:val="fr-ML"/>
              </w:rPr>
            </w:rPrChange>
          </w:rPr>
          <w:delText>to</w:delText>
        </w:r>
        <w:r w:rsidRPr="007A4AFC" w:rsidDel="00166699">
          <w:rPr>
            <w:color w:val="000000" w:themeColor="text1"/>
            <w:spacing w:val="1"/>
            <w:szCs w:val="24"/>
            <w:lang w:val="fr-ML"/>
            <w:rPrChange w:id="19740"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741" w:author="Dr Mamadou SANOGO" w:date="2023-10-25T18:15:00Z">
              <w:rPr>
                <w:color w:val="000000"/>
                <w:spacing w:val="-1"/>
                <w:szCs w:val="24"/>
                <w:lang w:val="fr-ML"/>
              </w:rPr>
            </w:rPrChange>
          </w:rPr>
          <w:delText>a</w:delText>
        </w:r>
        <w:r w:rsidRPr="007A4AFC" w:rsidDel="00166699">
          <w:rPr>
            <w:color w:val="000000" w:themeColor="text1"/>
            <w:spacing w:val="3"/>
            <w:szCs w:val="24"/>
            <w:lang w:val="fr-ML"/>
            <w:rPrChange w:id="19742"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743" w:author="Dr Mamadou SANOGO" w:date="2023-10-25T18:15:00Z">
              <w:rPr>
                <w:color w:val="000000"/>
                <w:spacing w:val="-1"/>
                <w:szCs w:val="24"/>
                <w:lang w:val="fr-ML"/>
              </w:rPr>
            </w:rPrChange>
          </w:rPr>
          <w:delText>e</w:delText>
        </w:r>
        <w:r w:rsidRPr="007A4AFC" w:rsidDel="00166699">
          <w:rPr>
            <w:color w:val="000000" w:themeColor="text1"/>
            <w:szCs w:val="24"/>
            <w:lang w:val="fr-ML"/>
            <w:rPrChange w:id="19744" w:author="Dr Mamadou SANOGO" w:date="2023-10-25T18:15:00Z">
              <w:rPr>
                <w:color w:val="000000"/>
                <w:szCs w:val="24"/>
                <w:lang w:val="fr-ML"/>
              </w:rPr>
            </w:rPrChange>
          </w:rPr>
          <w:delText>ment</w:delText>
        </w:r>
        <w:r w:rsidRPr="007A4AFC" w:rsidDel="00166699">
          <w:rPr>
            <w:color w:val="000000" w:themeColor="text1"/>
            <w:spacing w:val="17"/>
            <w:szCs w:val="24"/>
            <w:lang w:val="fr-ML"/>
            <w:rPrChange w:id="19745"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46" w:author="Dr Mamadou SANOGO" w:date="2023-10-25T18:15:00Z">
              <w:rPr>
                <w:color w:val="000000"/>
                <w:szCs w:val="24"/>
                <w:lang w:val="fr-ML"/>
              </w:rPr>
            </w:rPrChange>
          </w:rPr>
          <w:delText>d</w:delText>
        </w:r>
        <w:r w:rsidRPr="007A4AFC" w:rsidDel="00166699">
          <w:rPr>
            <w:color w:val="000000" w:themeColor="text1"/>
            <w:spacing w:val="-1"/>
            <w:szCs w:val="24"/>
            <w:lang w:val="fr-ML"/>
            <w:rPrChange w:id="19747" w:author="Dr Mamadou SANOGO" w:date="2023-10-25T18:15:00Z">
              <w:rPr>
                <w:color w:val="000000"/>
                <w:spacing w:val="-1"/>
                <w:szCs w:val="24"/>
                <w:lang w:val="fr-ML"/>
              </w:rPr>
            </w:rPrChange>
          </w:rPr>
          <w:delText>é</w:delText>
        </w:r>
        <w:r w:rsidRPr="007A4AFC" w:rsidDel="00166699">
          <w:rPr>
            <w:color w:val="000000" w:themeColor="text1"/>
            <w:szCs w:val="24"/>
            <w:lang w:val="fr-ML"/>
            <w:rPrChange w:id="19748" w:author="Dr Mamadou SANOGO" w:date="2023-10-25T18:15:00Z">
              <w:rPr>
                <w:color w:val="000000"/>
                <w:szCs w:val="24"/>
                <w:lang w:val="fr-ML"/>
              </w:rPr>
            </w:rPrChange>
          </w:rPr>
          <w:delText>ma</w:delText>
        </w:r>
        <w:r w:rsidRPr="007A4AFC" w:rsidDel="00166699">
          <w:rPr>
            <w:color w:val="000000" w:themeColor="text1"/>
            <w:spacing w:val="2"/>
            <w:szCs w:val="24"/>
            <w:lang w:val="fr-ML"/>
            <w:rPrChange w:id="19749"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750" w:author="Dr Mamadou SANOGO" w:date="2023-10-25T18:15:00Z">
              <w:rPr>
                <w:color w:val="000000"/>
                <w:spacing w:val="-1"/>
                <w:szCs w:val="24"/>
                <w:lang w:val="fr-ML"/>
              </w:rPr>
            </w:rPrChange>
          </w:rPr>
          <w:delText>é</w:delText>
        </w:r>
        <w:r w:rsidRPr="007A4AFC" w:rsidDel="00166699">
          <w:rPr>
            <w:color w:val="000000" w:themeColor="text1"/>
            <w:szCs w:val="24"/>
            <w:lang w:val="fr-ML"/>
            <w:rPrChange w:id="19751" w:author="Dr Mamadou SANOGO" w:date="2023-10-25T18:15:00Z">
              <w:rPr>
                <w:color w:val="000000"/>
                <w:szCs w:val="24"/>
                <w:lang w:val="fr-ML"/>
              </w:rPr>
            </w:rPrChange>
          </w:rPr>
          <w:delText>ri</w:delText>
        </w:r>
        <w:r w:rsidRPr="007A4AFC" w:rsidDel="00166699">
          <w:rPr>
            <w:color w:val="000000" w:themeColor="text1"/>
            <w:spacing w:val="-1"/>
            <w:szCs w:val="24"/>
            <w:lang w:val="fr-ML"/>
            <w:rPrChange w:id="19752" w:author="Dr Mamadou SANOGO" w:date="2023-10-25T18:15:00Z">
              <w:rPr>
                <w:color w:val="000000"/>
                <w:spacing w:val="-1"/>
                <w:szCs w:val="24"/>
                <w:lang w:val="fr-ML"/>
              </w:rPr>
            </w:rPrChange>
          </w:rPr>
          <w:delText>a</w:delText>
        </w:r>
        <w:r w:rsidRPr="007A4AFC" w:rsidDel="00166699">
          <w:rPr>
            <w:color w:val="000000" w:themeColor="text1"/>
            <w:szCs w:val="24"/>
            <w:lang w:val="fr-ML"/>
            <w:rPrChange w:id="19753" w:author="Dr Mamadou SANOGO" w:date="2023-10-25T18:15:00Z">
              <w:rPr>
                <w:color w:val="000000"/>
                <w:szCs w:val="24"/>
                <w:lang w:val="fr-ML"/>
              </w:rPr>
            </w:rPrChange>
          </w:rPr>
          <w:delText>l</w:delText>
        </w:r>
        <w:r w:rsidRPr="007A4AFC" w:rsidDel="00166699">
          <w:rPr>
            <w:color w:val="000000" w:themeColor="text1"/>
            <w:spacing w:val="1"/>
            <w:szCs w:val="24"/>
            <w:lang w:val="fr-ML"/>
            <w:rPrChange w:id="19754" w:author="Dr Mamadou SANOGO" w:date="2023-10-25T18:15:00Z">
              <w:rPr>
                <w:color w:val="000000"/>
                <w:spacing w:val="1"/>
                <w:szCs w:val="24"/>
                <w:lang w:val="fr-ML"/>
              </w:rPr>
            </w:rPrChange>
          </w:rPr>
          <w:delText>i</w:delText>
        </w:r>
        <w:r w:rsidRPr="007A4AFC" w:rsidDel="00166699">
          <w:rPr>
            <w:color w:val="000000" w:themeColor="text1"/>
            <w:szCs w:val="24"/>
            <w:lang w:val="fr-ML"/>
            <w:rPrChange w:id="19755" w:author="Dr Mamadou SANOGO" w:date="2023-10-25T18:15:00Z">
              <w:rPr>
                <w:color w:val="000000"/>
                <w:szCs w:val="24"/>
                <w:lang w:val="fr-ML"/>
              </w:rPr>
            </w:rPrChange>
          </w:rPr>
          <w:delText>s</w:delText>
        </w:r>
        <w:r w:rsidRPr="007A4AFC" w:rsidDel="00166699">
          <w:rPr>
            <w:color w:val="000000" w:themeColor="text1"/>
            <w:spacing w:val="-1"/>
            <w:szCs w:val="24"/>
            <w:lang w:val="fr-ML"/>
            <w:rPrChange w:id="19756" w:author="Dr Mamadou SANOGO" w:date="2023-10-25T18:15:00Z">
              <w:rPr>
                <w:color w:val="000000"/>
                <w:spacing w:val="-1"/>
                <w:szCs w:val="24"/>
                <w:lang w:val="fr-ML"/>
              </w:rPr>
            </w:rPrChange>
          </w:rPr>
          <w:delText>ée</w:delText>
        </w:r>
        <w:r w:rsidRPr="007A4AFC" w:rsidDel="00166699">
          <w:rPr>
            <w:color w:val="000000" w:themeColor="text1"/>
            <w:szCs w:val="24"/>
            <w:lang w:val="fr-ML"/>
            <w:rPrChange w:id="19757" w:author="Dr Mamadou SANOGO" w:date="2023-10-25T18:15:00Z">
              <w:rPr>
                <w:color w:val="000000"/>
                <w:szCs w:val="24"/>
                <w:lang w:val="fr-ML"/>
              </w:rPr>
            </w:rPrChange>
          </w:rPr>
          <w:delText>,</w:delText>
        </w:r>
        <w:r w:rsidRPr="007A4AFC" w:rsidDel="00166699">
          <w:rPr>
            <w:color w:val="000000" w:themeColor="text1"/>
            <w:spacing w:val="19"/>
            <w:szCs w:val="24"/>
            <w:lang w:val="fr-ML"/>
            <w:rPrChange w:id="19758"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759" w:author="Dr Mamadou SANOGO" w:date="2023-10-25T18:15:00Z">
              <w:rPr>
                <w:color w:val="000000"/>
                <w:szCs w:val="24"/>
                <w:lang w:val="fr-ML"/>
              </w:rPr>
            </w:rPrChange>
          </w:rPr>
          <w:delText>n’</w:delText>
        </w:r>
        <w:r w:rsidRPr="007A4AFC" w:rsidDel="00166699">
          <w:rPr>
            <w:color w:val="000000" w:themeColor="text1"/>
            <w:spacing w:val="2"/>
            <w:szCs w:val="24"/>
            <w:lang w:val="fr-ML"/>
            <w:rPrChange w:id="19760" w:author="Dr Mamadou SANOGO" w:date="2023-10-25T18:15:00Z">
              <w:rPr>
                <w:color w:val="000000"/>
                <w:spacing w:val="2"/>
                <w:szCs w:val="24"/>
                <w:lang w:val="fr-ML"/>
              </w:rPr>
            </w:rPrChange>
          </w:rPr>
          <w:delText>i</w:delText>
        </w:r>
        <w:r w:rsidRPr="007A4AFC" w:rsidDel="00166699">
          <w:rPr>
            <w:color w:val="000000" w:themeColor="text1"/>
            <w:szCs w:val="24"/>
            <w:lang w:val="fr-ML"/>
            <w:rPrChange w:id="19761" w:author="Dr Mamadou SANOGO" w:date="2023-10-25T18:15:00Z">
              <w:rPr>
                <w:color w:val="000000"/>
                <w:szCs w:val="24"/>
                <w:lang w:val="fr-ML"/>
              </w:rPr>
            </w:rPrChange>
          </w:rPr>
          <w:delText>mporte</w:delText>
        </w:r>
        <w:r w:rsidRPr="007A4AFC" w:rsidDel="00166699">
          <w:rPr>
            <w:color w:val="000000" w:themeColor="text1"/>
            <w:spacing w:val="16"/>
            <w:szCs w:val="24"/>
            <w:lang w:val="fr-ML"/>
            <w:rPrChange w:id="19762"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763" w:author="Dr Mamadou SANOGO" w:date="2023-10-25T18:15:00Z">
              <w:rPr>
                <w:color w:val="000000"/>
                <w:szCs w:val="24"/>
                <w:lang w:val="fr-ML"/>
              </w:rPr>
            </w:rPrChange>
          </w:rPr>
          <w:delText>qu</w:delText>
        </w:r>
        <w:r w:rsidRPr="007A4AFC" w:rsidDel="00166699">
          <w:rPr>
            <w:color w:val="000000" w:themeColor="text1"/>
            <w:spacing w:val="-1"/>
            <w:szCs w:val="24"/>
            <w:lang w:val="fr-ML"/>
            <w:rPrChange w:id="19764" w:author="Dr Mamadou SANOGO" w:date="2023-10-25T18:15:00Z">
              <w:rPr>
                <w:color w:val="000000"/>
                <w:spacing w:val="-1"/>
                <w:szCs w:val="24"/>
                <w:lang w:val="fr-ML"/>
              </w:rPr>
            </w:rPrChange>
          </w:rPr>
          <w:delText>e</w:delText>
        </w:r>
        <w:r w:rsidRPr="007A4AFC" w:rsidDel="00166699">
          <w:rPr>
            <w:color w:val="000000" w:themeColor="text1"/>
            <w:szCs w:val="24"/>
            <w:lang w:val="fr-ML"/>
            <w:rPrChange w:id="19765" w:author="Dr Mamadou SANOGO" w:date="2023-10-25T18:15:00Z">
              <w:rPr>
                <w:color w:val="000000"/>
                <w:szCs w:val="24"/>
                <w:lang w:val="fr-ML"/>
              </w:rPr>
            </w:rPrChange>
          </w:rPr>
          <w:delText>l</w:delText>
        </w:r>
        <w:r w:rsidRPr="007A4AFC" w:rsidDel="00166699">
          <w:rPr>
            <w:color w:val="000000" w:themeColor="text1"/>
            <w:spacing w:val="17"/>
            <w:szCs w:val="24"/>
            <w:lang w:val="fr-ML"/>
            <w:rPrChange w:id="19766" w:author="Dr Mamadou SANOGO" w:date="2023-10-25T18:15:00Z">
              <w:rPr>
                <w:color w:val="000000"/>
                <w:spacing w:val="17"/>
                <w:szCs w:val="24"/>
                <w:lang w:val="fr-ML"/>
              </w:rPr>
            </w:rPrChange>
          </w:rPr>
          <w:delText xml:space="preserve"> </w:delText>
        </w:r>
        <w:r w:rsidRPr="007A4AFC" w:rsidDel="00166699">
          <w:rPr>
            <w:color w:val="000000" w:themeColor="text1"/>
            <w:spacing w:val="3"/>
            <w:szCs w:val="24"/>
            <w:lang w:val="fr-ML"/>
            <w:rPrChange w:id="19767" w:author="Dr Mamadou SANOGO" w:date="2023-10-25T18:15:00Z">
              <w:rPr>
                <w:color w:val="000000"/>
                <w:spacing w:val="3"/>
                <w:szCs w:val="24"/>
                <w:lang w:val="fr-ML"/>
              </w:rPr>
            </w:rPrChange>
          </w:rPr>
          <w:delText>m</w:delText>
        </w:r>
        <w:r w:rsidRPr="007A4AFC" w:rsidDel="00166699">
          <w:rPr>
            <w:color w:val="000000" w:themeColor="text1"/>
            <w:spacing w:val="-1"/>
            <w:szCs w:val="24"/>
            <w:lang w:val="fr-ML"/>
            <w:rPrChange w:id="19768" w:author="Dr Mamadou SANOGO" w:date="2023-10-25T18:15:00Z">
              <w:rPr>
                <w:color w:val="000000"/>
                <w:spacing w:val="-1"/>
                <w:szCs w:val="24"/>
                <w:lang w:val="fr-ML"/>
              </w:rPr>
            </w:rPrChange>
          </w:rPr>
          <w:delText>e</w:delText>
        </w:r>
        <w:r w:rsidRPr="007A4AFC" w:rsidDel="00166699">
          <w:rPr>
            <w:color w:val="000000" w:themeColor="text1"/>
            <w:szCs w:val="24"/>
            <w:lang w:val="fr-ML"/>
            <w:rPrChange w:id="19769" w:author="Dr Mamadou SANOGO" w:date="2023-10-25T18:15:00Z">
              <w:rPr>
                <w:color w:val="000000"/>
                <w:szCs w:val="24"/>
                <w:lang w:val="fr-ML"/>
              </w:rPr>
            </w:rPrChange>
          </w:rPr>
          <w:delText>mbre</w:delText>
        </w:r>
        <w:r w:rsidRPr="007A4AFC" w:rsidDel="00166699">
          <w:rPr>
            <w:color w:val="000000" w:themeColor="text1"/>
            <w:spacing w:val="18"/>
            <w:szCs w:val="24"/>
            <w:lang w:val="fr-ML"/>
            <w:rPrChange w:id="19770"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771" w:author="Dr Mamadou SANOGO" w:date="2023-10-25T18:15:00Z">
              <w:rPr>
                <w:color w:val="000000"/>
                <w:szCs w:val="24"/>
                <w:lang w:val="fr-ML"/>
              </w:rPr>
            </w:rPrChange>
          </w:rPr>
          <w:delText>r</w:delText>
        </w:r>
        <w:r w:rsidRPr="007A4AFC" w:rsidDel="00166699">
          <w:rPr>
            <w:color w:val="000000" w:themeColor="text1"/>
            <w:spacing w:val="-2"/>
            <w:szCs w:val="24"/>
            <w:lang w:val="fr-ML"/>
            <w:rPrChange w:id="19772" w:author="Dr Mamadou SANOGO" w:date="2023-10-25T18:15:00Z">
              <w:rPr>
                <w:color w:val="000000"/>
                <w:spacing w:val="-2"/>
                <w:szCs w:val="24"/>
                <w:lang w:val="fr-ML"/>
              </w:rPr>
            </w:rPrChange>
          </w:rPr>
          <w:delText>é</w:delText>
        </w:r>
        <w:r w:rsidRPr="007A4AFC" w:rsidDel="00166699">
          <w:rPr>
            <w:color w:val="000000" w:themeColor="text1"/>
            <w:spacing w:val="2"/>
            <w:szCs w:val="24"/>
            <w:lang w:val="fr-ML"/>
            <w:rPrChange w:id="19773" w:author="Dr Mamadou SANOGO" w:date="2023-10-25T18:15:00Z">
              <w:rPr>
                <w:color w:val="000000"/>
                <w:spacing w:val="2"/>
                <w:szCs w:val="24"/>
                <w:lang w:val="fr-ML"/>
              </w:rPr>
            </w:rPrChange>
          </w:rPr>
          <w:delText>p</w:delText>
        </w:r>
        <w:r w:rsidRPr="007A4AFC" w:rsidDel="00166699">
          <w:rPr>
            <w:color w:val="000000" w:themeColor="text1"/>
            <w:szCs w:val="24"/>
            <w:lang w:val="fr-ML"/>
            <w:rPrChange w:id="19774" w:author="Dr Mamadou SANOGO" w:date="2023-10-25T18:15:00Z">
              <w:rPr>
                <w:color w:val="000000"/>
                <w:szCs w:val="24"/>
                <w:lang w:val="fr-ML"/>
              </w:rPr>
            </w:rPrChange>
          </w:rPr>
          <w:delText>ond</w:delText>
        </w:r>
        <w:r w:rsidRPr="007A4AFC" w:rsidDel="00166699">
          <w:rPr>
            <w:color w:val="000000" w:themeColor="text1"/>
            <w:spacing w:val="-1"/>
            <w:szCs w:val="24"/>
            <w:lang w:val="fr-ML"/>
            <w:rPrChange w:id="19775" w:author="Dr Mamadou SANOGO" w:date="2023-10-25T18:15:00Z">
              <w:rPr>
                <w:color w:val="000000"/>
                <w:spacing w:val="-1"/>
                <w:szCs w:val="24"/>
                <w:lang w:val="fr-ML"/>
              </w:rPr>
            </w:rPrChange>
          </w:rPr>
          <w:delText>a</w:delText>
        </w:r>
        <w:r w:rsidRPr="007A4AFC" w:rsidDel="00166699">
          <w:rPr>
            <w:color w:val="000000" w:themeColor="text1"/>
            <w:szCs w:val="24"/>
            <w:lang w:val="fr-ML"/>
            <w:rPrChange w:id="19776" w:author="Dr Mamadou SANOGO" w:date="2023-10-25T18:15:00Z">
              <w:rPr>
                <w:color w:val="000000"/>
                <w:szCs w:val="24"/>
                <w:lang w:val="fr-ML"/>
              </w:rPr>
            </w:rPrChange>
          </w:rPr>
          <w:delText>nt</w:delText>
        </w:r>
        <w:r w:rsidRPr="007A4AFC" w:rsidDel="00166699">
          <w:rPr>
            <w:color w:val="000000" w:themeColor="text1"/>
            <w:spacing w:val="17"/>
            <w:szCs w:val="24"/>
            <w:lang w:val="fr-ML"/>
            <w:rPrChange w:id="19777"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778" w:author="Dr Mamadou SANOGO" w:date="2023-10-25T18:15:00Z">
              <w:rPr>
                <w:color w:val="000000"/>
                <w:spacing w:val="-1"/>
                <w:szCs w:val="24"/>
                <w:lang w:val="fr-ML"/>
              </w:rPr>
            </w:rPrChange>
          </w:rPr>
          <w:delText>a</w:delText>
        </w:r>
        <w:r w:rsidRPr="007A4AFC" w:rsidDel="00166699">
          <w:rPr>
            <w:color w:val="000000" w:themeColor="text1"/>
            <w:szCs w:val="24"/>
            <w:lang w:val="fr-ML"/>
            <w:rPrChange w:id="19779" w:author="Dr Mamadou SANOGO" w:date="2023-10-25T18:15:00Z">
              <w:rPr>
                <w:color w:val="000000"/>
                <w:szCs w:val="24"/>
                <w:lang w:val="fr-ML"/>
              </w:rPr>
            </w:rPrChange>
          </w:rPr>
          <w:delText>ux d</w:delText>
        </w:r>
        <w:r w:rsidRPr="007A4AFC" w:rsidDel="00166699">
          <w:rPr>
            <w:color w:val="000000" w:themeColor="text1"/>
            <w:spacing w:val="-1"/>
            <w:szCs w:val="24"/>
            <w:lang w:val="fr-ML"/>
            <w:rPrChange w:id="19780" w:author="Dr Mamadou SANOGO" w:date="2023-10-25T18:15:00Z">
              <w:rPr>
                <w:color w:val="000000"/>
                <w:spacing w:val="-1"/>
                <w:szCs w:val="24"/>
                <w:lang w:val="fr-ML"/>
              </w:rPr>
            </w:rPrChange>
          </w:rPr>
          <w:delText>e</w:delText>
        </w:r>
        <w:r w:rsidRPr="007A4AFC" w:rsidDel="00166699">
          <w:rPr>
            <w:color w:val="000000" w:themeColor="text1"/>
            <w:szCs w:val="24"/>
            <w:lang w:val="fr-ML"/>
            <w:rPrChange w:id="19781" w:author="Dr Mamadou SANOGO" w:date="2023-10-25T18:15:00Z">
              <w:rPr>
                <w:color w:val="000000"/>
                <w:szCs w:val="24"/>
                <w:lang w:val="fr-ML"/>
              </w:rPr>
            </w:rPrChange>
          </w:rPr>
          <w:delText>ux</w:delText>
        </w:r>
        <w:r w:rsidRPr="007A4AFC" w:rsidDel="00166699">
          <w:rPr>
            <w:color w:val="000000" w:themeColor="text1"/>
            <w:spacing w:val="2"/>
            <w:szCs w:val="24"/>
            <w:lang w:val="fr-ML"/>
            <w:rPrChange w:id="19782"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783" w:author="Dr Mamadou SANOGO" w:date="2023-10-25T18:15:00Z">
              <w:rPr>
                <w:color w:val="000000"/>
                <w:szCs w:val="24"/>
                <w:lang w:val="fr-ML"/>
              </w:rPr>
            </w:rPrChange>
          </w:rPr>
          <w:delText>pr</w:delText>
        </w:r>
        <w:r w:rsidRPr="007A4AFC" w:rsidDel="00166699">
          <w:rPr>
            <w:color w:val="000000" w:themeColor="text1"/>
            <w:spacing w:val="-2"/>
            <w:szCs w:val="24"/>
            <w:lang w:val="fr-ML"/>
            <w:rPrChange w:id="19784" w:author="Dr Mamadou SANOGO" w:date="2023-10-25T18:15:00Z">
              <w:rPr>
                <w:color w:val="000000"/>
                <w:spacing w:val="-2"/>
                <w:szCs w:val="24"/>
                <w:lang w:val="fr-ML"/>
              </w:rPr>
            </w:rPrChange>
          </w:rPr>
          <w:delText>e</w:delText>
        </w:r>
        <w:r w:rsidRPr="007A4AFC" w:rsidDel="00166699">
          <w:rPr>
            <w:color w:val="000000" w:themeColor="text1"/>
            <w:szCs w:val="24"/>
            <w:lang w:val="fr-ML"/>
            <w:rPrChange w:id="19785" w:author="Dr Mamadou SANOGO" w:date="2023-10-25T18:15:00Z">
              <w:rPr>
                <w:color w:val="000000"/>
                <w:szCs w:val="24"/>
                <w:lang w:val="fr-ML"/>
              </w:rPr>
            </w:rPrChange>
          </w:rPr>
          <w:delText>m</w:delText>
        </w:r>
        <w:r w:rsidRPr="007A4AFC" w:rsidDel="00166699">
          <w:rPr>
            <w:color w:val="000000" w:themeColor="text1"/>
            <w:spacing w:val="1"/>
            <w:szCs w:val="24"/>
            <w:lang w:val="fr-ML"/>
            <w:rPrChange w:id="19786" w:author="Dr Mamadou SANOGO" w:date="2023-10-25T18:15:00Z">
              <w:rPr>
                <w:color w:val="000000"/>
                <w:spacing w:val="1"/>
                <w:szCs w:val="24"/>
                <w:lang w:val="fr-ML"/>
              </w:rPr>
            </w:rPrChange>
          </w:rPr>
          <w:delText>i</w:delText>
        </w:r>
        <w:r w:rsidRPr="007A4AFC" w:rsidDel="00166699">
          <w:rPr>
            <w:color w:val="000000" w:themeColor="text1"/>
            <w:spacing w:val="-1"/>
            <w:szCs w:val="24"/>
            <w:lang w:val="fr-ML"/>
            <w:rPrChange w:id="19787" w:author="Dr Mamadou SANOGO" w:date="2023-10-25T18:15:00Z">
              <w:rPr>
                <w:color w:val="000000"/>
                <w:spacing w:val="-1"/>
                <w:szCs w:val="24"/>
                <w:lang w:val="fr-ML"/>
              </w:rPr>
            </w:rPrChange>
          </w:rPr>
          <w:delText>e</w:delText>
        </w:r>
        <w:r w:rsidRPr="007A4AFC" w:rsidDel="00166699">
          <w:rPr>
            <w:color w:val="000000" w:themeColor="text1"/>
            <w:szCs w:val="24"/>
            <w:lang w:val="fr-ML"/>
            <w:rPrChange w:id="19788" w:author="Dr Mamadou SANOGO" w:date="2023-10-25T18:15:00Z">
              <w:rPr>
                <w:color w:val="000000"/>
                <w:szCs w:val="24"/>
                <w:lang w:val="fr-ML"/>
              </w:rPr>
            </w:rPrChange>
          </w:rPr>
          <w:delText xml:space="preserve">rs </w:delText>
        </w:r>
        <w:r w:rsidRPr="007A4AFC" w:rsidDel="00166699">
          <w:rPr>
            <w:color w:val="000000" w:themeColor="text1"/>
            <w:spacing w:val="-1"/>
            <w:szCs w:val="24"/>
            <w:lang w:val="fr-ML"/>
            <w:rPrChange w:id="19789" w:author="Dr Mamadou SANOGO" w:date="2023-10-25T18:15:00Z">
              <w:rPr>
                <w:color w:val="000000"/>
                <w:spacing w:val="-1"/>
                <w:szCs w:val="24"/>
                <w:lang w:val="fr-ML"/>
              </w:rPr>
            </w:rPrChange>
          </w:rPr>
          <w:delText>c</w:delText>
        </w:r>
        <w:r w:rsidRPr="007A4AFC" w:rsidDel="00166699">
          <w:rPr>
            <w:color w:val="000000" w:themeColor="text1"/>
            <w:szCs w:val="24"/>
            <w:lang w:val="fr-ML"/>
            <w:rPrChange w:id="19790" w:author="Dr Mamadou SANOGO" w:date="2023-10-25T18:15:00Z">
              <w:rPr>
                <w:color w:val="000000"/>
                <w:szCs w:val="24"/>
                <w:lang w:val="fr-ML"/>
              </w:rPr>
            </w:rPrChange>
          </w:rPr>
          <w:delText>rit</w:delText>
        </w:r>
        <w:r w:rsidRPr="007A4AFC" w:rsidDel="00166699">
          <w:rPr>
            <w:color w:val="000000" w:themeColor="text1"/>
            <w:spacing w:val="-1"/>
            <w:szCs w:val="24"/>
            <w:lang w:val="fr-ML"/>
            <w:rPrChange w:id="19791"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792"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793" w:author="Dr Mamadou SANOGO" w:date="2023-10-25T18:15:00Z">
              <w:rPr>
                <w:color w:val="000000"/>
                <w:spacing w:val="-1"/>
                <w:szCs w:val="24"/>
                <w:lang w:val="fr-ML"/>
              </w:rPr>
            </w:rPrChange>
          </w:rPr>
          <w:delText>e</w:delText>
        </w:r>
        <w:r w:rsidRPr="007A4AFC" w:rsidDel="00166699">
          <w:rPr>
            <w:color w:val="000000" w:themeColor="text1"/>
            <w:szCs w:val="24"/>
            <w:lang w:val="fr-ML"/>
            <w:rPrChange w:id="19794" w:author="Dr Mamadou SANOGO" w:date="2023-10-25T18:15:00Z">
              <w:rPr>
                <w:color w:val="000000"/>
                <w:szCs w:val="24"/>
                <w:lang w:val="fr-ML"/>
              </w:rPr>
            </w:rPrChange>
          </w:rPr>
          <w:delText>s p</w:delText>
        </w:r>
        <w:r w:rsidRPr="007A4AFC" w:rsidDel="00166699">
          <w:rPr>
            <w:color w:val="000000" w:themeColor="text1"/>
            <w:spacing w:val="1"/>
            <w:szCs w:val="24"/>
            <w:lang w:val="fr-ML"/>
            <w:rPrChange w:id="19795" w:author="Dr Mamadou SANOGO" w:date="2023-10-25T18:15:00Z">
              <w:rPr>
                <w:color w:val="000000"/>
                <w:spacing w:val="1"/>
                <w:szCs w:val="24"/>
                <w:lang w:val="fr-ML"/>
              </w:rPr>
            </w:rPrChange>
          </w:rPr>
          <w:delText>e</w:delText>
        </w:r>
        <w:r w:rsidRPr="007A4AFC" w:rsidDel="00166699">
          <w:rPr>
            <w:color w:val="000000" w:themeColor="text1"/>
            <w:szCs w:val="24"/>
            <w:lang w:val="fr-ML"/>
            <w:rPrChange w:id="19796"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797" w:author="Dr Mamadou SANOGO" w:date="2023-10-25T18:15:00Z">
              <w:rPr>
                <w:color w:val="000000"/>
                <w:spacing w:val="-1"/>
                <w:szCs w:val="24"/>
                <w:lang w:val="fr-ML"/>
              </w:rPr>
            </w:rPrChange>
          </w:rPr>
          <w:delText>r</w:delText>
        </w:r>
        <w:r w:rsidRPr="007A4AFC" w:rsidDel="00166699">
          <w:rPr>
            <w:color w:val="000000" w:themeColor="text1"/>
            <w:szCs w:val="24"/>
            <w:lang w:val="fr-ML"/>
            <w:rPrChange w:id="19798" w:author="Dr Mamadou SANOGO" w:date="2023-10-25T18:15:00Z">
              <w:rPr>
                <w:color w:val="000000"/>
                <w:szCs w:val="24"/>
                <w:lang w:val="fr-ML"/>
              </w:rPr>
            </w:rPrChange>
          </w:rPr>
          <w:delText>e</w:delText>
        </w:r>
        <w:r w:rsidRPr="007A4AFC" w:rsidDel="00166699">
          <w:rPr>
            <w:color w:val="000000" w:themeColor="text1"/>
            <w:spacing w:val="-1"/>
            <w:szCs w:val="24"/>
            <w:lang w:val="fr-ML"/>
            <w:rPrChange w:id="1979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00" w:author="Dr Mamadou SANOGO" w:date="2023-10-25T18:15:00Z">
              <w:rPr>
                <w:color w:val="000000"/>
                <w:szCs w:val="24"/>
                <w:lang w:val="fr-ML"/>
              </w:rPr>
            </w:rPrChange>
          </w:rPr>
          <w:delText>nom</w:delText>
        </w:r>
        <w:r w:rsidRPr="007A4AFC" w:rsidDel="00166699">
          <w:rPr>
            <w:color w:val="000000" w:themeColor="text1"/>
            <w:spacing w:val="1"/>
            <w:szCs w:val="24"/>
            <w:lang w:val="fr-ML"/>
            <w:rPrChange w:id="19801" w:author="Dr Mamadou SANOGO" w:date="2023-10-25T18:15:00Z">
              <w:rPr>
                <w:color w:val="000000"/>
                <w:spacing w:val="1"/>
                <w:szCs w:val="24"/>
                <w:lang w:val="fr-ML"/>
              </w:rPr>
            </w:rPrChange>
          </w:rPr>
          <w:delText>m</w:delText>
        </w:r>
        <w:r w:rsidRPr="007A4AFC" w:rsidDel="00166699">
          <w:rPr>
            <w:color w:val="000000" w:themeColor="text1"/>
            <w:szCs w:val="24"/>
            <w:lang w:val="fr-ML"/>
            <w:rPrChange w:id="19802" w:author="Dr Mamadou SANOGO" w:date="2023-10-25T18:15:00Z">
              <w:rPr>
                <w:color w:val="000000"/>
                <w:szCs w:val="24"/>
                <w:lang w:val="fr-ML"/>
              </w:rPr>
            </w:rPrChange>
          </w:rPr>
          <w:delText>é</w:delText>
        </w:r>
        <w:r w:rsidRPr="007A4AFC" w:rsidDel="00166699">
          <w:rPr>
            <w:color w:val="000000" w:themeColor="text1"/>
            <w:spacing w:val="-1"/>
            <w:szCs w:val="24"/>
            <w:lang w:val="fr-ML"/>
            <w:rPrChange w:id="1980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04" w:author="Dr Mamadou SANOGO" w:date="2023-10-25T18:15:00Z">
              <w:rPr>
                <w:color w:val="000000"/>
                <w:szCs w:val="24"/>
                <w:lang w:val="fr-ML"/>
              </w:rPr>
            </w:rPrChange>
          </w:rPr>
          <w:delText>pr</w:delText>
        </w:r>
        <w:r w:rsidRPr="007A4AFC" w:rsidDel="00166699">
          <w:rPr>
            <w:color w:val="000000" w:themeColor="text1"/>
            <w:spacing w:val="-2"/>
            <w:szCs w:val="24"/>
            <w:lang w:val="fr-ML"/>
            <w:rPrChange w:id="19805" w:author="Dr Mamadou SANOGO" w:date="2023-10-25T18:15:00Z">
              <w:rPr>
                <w:color w:val="000000"/>
                <w:spacing w:val="-2"/>
                <w:szCs w:val="24"/>
                <w:lang w:val="fr-ML"/>
              </w:rPr>
            </w:rPrChange>
          </w:rPr>
          <w:delText>é</w:delText>
        </w:r>
        <w:r w:rsidRPr="007A4AFC" w:rsidDel="00166699">
          <w:rPr>
            <w:color w:val="000000" w:themeColor="text1"/>
            <w:szCs w:val="24"/>
            <w:lang w:val="fr-ML"/>
            <w:rPrChange w:id="19806" w:author="Dr Mamadou SANOGO" w:date="2023-10-25T18:15:00Z">
              <w:rPr>
                <w:color w:val="000000"/>
                <w:szCs w:val="24"/>
                <w:lang w:val="fr-ML"/>
              </w:rPr>
            </w:rPrChange>
          </w:rPr>
          <w:delText>sident.</w:delText>
        </w:r>
      </w:del>
    </w:p>
    <w:p w14:paraId="456432DC" w14:textId="7E538EAB" w:rsidR="0032620E" w:rsidRPr="007A4AFC" w:rsidDel="00166699" w:rsidRDefault="0032620E">
      <w:pPr>
        <w:pStyle w:val="Titre"/>
        <w:tabs>
          <w:tab w:val="num" w:pos="-4820"/>
        </w:tabs>
        <w:spacing w:line="276" w:lineRule="auto"/>
        <w:jc w:val="both"/>
        <w:rPr>
          <w:del w:id="19807" w:author="Dr Mamadou SANOGO" w:date="2023-10-25T17:56:00Z"/>
          <w:color w:val="000000" w:themeColor="text1"/>
          <w:sz w:val="28"/>
          <w:szCs w:val="28"/>
          <w:lang w:val="fr-ML"/>
          <w:rPrChange w:id="19808" w:author="Dr Mamadou SANOGO" w:date="2023-10-25T18:15:00Z">
            <w:rPr>
              <w:del w:id="19809" w:author="Dr Mamadou SANOGO" w:date="2023-10-25T17:56:00Z"/>
              <w:color w:val="000000"/>
              <w:sz w:val="28"/>
              <w:szCs w:val="28"/>
              <w:lang w:val="fr-ML"/>
            </w:rPr>
          </w:rPrChange>
        </w:rPr>
        <w:pPrChange w:id="19810" w:author="Dr Mamadou SANOGO" w:date="2023-10-25T17:57:00Z">
          <w:pPr>
            <w:spacing w:line="240" w:lineRule="auto"/>
          </w:pPr>
        </w:pPrChange>
      </w:pPr>
      <w:del w:id="19811" w:author="Dr Mamadou SANOGO" w:date="2023-10-25T17:56:00Z">
        <w:r w:rsidRPr="007A4AFC" w:rsidDel="00166699">
          <w:rPr>
            <w:color w:val="000000" w:themeColor="text1"/>
            <w:sz w:val="28"/>
            <w:szCs w:val="28"/>
            <w:lang w:val="fr-ML"/>
            <w:rPrChange w:id="19812" w:author="Dr Mamadou SANOGO" w:date="2023-10-25T18:15:00Z">
              <w:rPr>
                <w:color w:val="000000"/>
                <w:sz w:val="28"/>
                <w:szCs w:val="28"/>
                <w:lang w:val="fr-ML"/>
              </w:rPr>
            </w:rPrChange>
          </w:rPr>
          <w:br w:type="page"/>
        </w:r>
      </w:del>
    </w:p>
    <w:p w14:paraId="4D0F1722" w14:textId="5624035F" w:rsidR="0032620E" w:rsidRPr="007A4AFC" w:rsidDel="00166699" w:rsidRDefault="0032620E">
      <w:pPr>
        <w:pStyle w:val="Titre"/>
        <w:tabs>
          <w:tab w:val="num" w:pos="-4820"/>
        </w:tabs>
        <w:spacing w:line="276" w:lineRule="auto"/>
        <w:jc w:val="both"/>
        <w:rPr>
          <w:del w:id="19813" w:author="Dr Mamadou SANOGO" w:date="2023-10-25T17:56:00Z"/>
          <w:rFonts w:eastAsiaTheme="minorHAnsi"/>
          <w:b w:val="0"/>
          <w:color w:val="000000" w:themeColor="text1"/>
          <w:lang w:eastAsia="en-US"/>
          <w:rPrChange w:id="19814" w:author="Dr Mamadou SANOGO" w:date="2023-10-25T18:15:00Z">
            <w:rPr>
              <w:del w:id="19815" w:author="Dr Mamadou SANOGO" w:date="2023-10-25T17:56:00Z"/>
              <w:rFonts w:eastAsiaTheme="minorHAnsi" w:cs="Times New Roman"/>
              <w:b w:val="0"/>
              <w:color w:val="auto"/>
              <w:lang w:eastAsia="en-US"/>
            </w:rPr>
          </w:rPrChange>
        </w:rPr>
        <w:pPrChange w:id="19816" w:author="Dr Mamadou SANOGO" w:date="2023-10-25T17:57:00Z">
          <w:pPr>
            <w:pStyle w:val="Titre1"/>
            <w:spacing w:before="0" w:line="240" w:lineRule="auto"/>
            <w:jc w:val="center"/>
          </w:pPr>
        </w:pPrChange>
      </w:pPr>
      <w:bookmarkStart w:id="19817" w:name="_Toc145944546"/>
      <w:del w:id="19818" w:author="Dr Mamadou SANOGO" w:date="2023-10-25T17:56:00Z">
        <w:r w:rsidRPr="007A4AFC" w:rsidDel="00166699">
          <w:rPr>
            <w:rFonts w:eastAsiaTheme="minorHAnsi"/>
            <w:b w:val="0"/>
            <w:color w:val="000000" w:themeColor="text1"/>
            <w:sz w:val="28"/>
            <w:lang w:eastAsia="en-US"/>
            <w:rPrChange w:id="19819"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19820"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19821" w:author="Dr Mamadou SANOGO" w:date="2023-10-25T18:15:00Z">
              <w:rPr>
                <w:rFonts w:eastAsiaTheme="minorHAnsi"/>
                <w:b w:val="0"/>
                <w:color w:val="2E74B5" w:themeColor="accent1" w:themeShade="BF"/>
                <w:lang w:eastAsia="en-US"/>
              </w:rPr>
            </w:rPrChange>
          </w:rPr>
          <w:delText>6</w:delText>
        </w:r>
        <w:r w:rsidRPr="007A4AFC" w:rsidDel="00166699">
          <w:rPr>
            <w:rFonts w:eastAsiaTheme="minorHAnsi"/>
            <w:b w:val="0"/>
            <w:color w:val="000000" w:themeColor="text1"/>
            <w:sz w:val="28"/>
            <w:lang w:eastAsia="en-US"/>
            <w:rPrChange w:id="19822" w:author="Dr Mamadou SANOGO" w:date="2023-10-25T18:15:00Z">
              <w:rPr>
                <w:rFonts w:eastAsiaTheme="minorHAnsi"/>
                <w:b w:val="0"/>
                <w:color w:val="2E74B5" w:themeColor="accent1" w:themeShade="BF"/>
                <w:lang w:eastAsia="en-US"/>
              </w:rPr>
            </w:rPrChange>
          </w:rPr>
          <w:delText> :</w:delText>
        </w:r>
        <w:r w:rsidR="00E67C42" w:rsidRPr="007A4AFC" w:rsidDel="00166699">
          <w:rPr>
            <w:rFonts w:eastAsiaTheme="minorHAnsi"/>
            <w:b w:val="0"/>
            <w:color w:val="000000" w:themeColor="text1"/>
            <w:sz w:val="28"/>
            <w:lang w:eastAsia="en-US"/>
            <w:rPrChange w:id="19823" w:author="Dr Mamadou SANOGO" w:date="2023-10-25T18:15:00Z">
              <w:rPr>
                <w:rFonts w:eastAsiaTheme="minorHAnsi"/>
                <w:b w:val="0"/>
                <w:color w:val="2E74B5" w:themeColor="accent1" w:themeShade="BF"/>
                <w:lang w:eastAsia="en-US"/>
              </w:rPr>
            </w:rPrChange>
          </w:rPr>
          <w:delText xml:space="preserve"> </w:delText>
        </w:r>
        <w:r w:rsidRPr="007A4AFC" w:rsidDel="00166699">
          <w:rPr>
            <w:rFonts w:eastAsiaTheme="minorHAnsi"/>
            <w:b w:val="0"/>
            <w:color w:val="000000" w:themeColor="text1"/>
            <w:sz w:val="28"/>
            <w:lang w:eastAsia="en-US"/>
            <w:rPrChange w:id="19824" w:author="Dr Mamadou SANOGO" w:date="2023-10-25T18:15:00Z">
              <w:rPr>
                <w:rFonts w:eastAsiaTheme="minorHAnsi"/>
                <w:b w:val="0"/>
                <w:color w:val="2E74B5" w:themeColor="accent1" w:themeShade="BF"/>
                <w:lang w:eastAsia="en-US"/>
              </w:rPr>
            </w:rPrChange>
          </w:rPr>
          <w:delText>Rôle des membres de l’équipe pédagogique</w:delText>
        </w:r>
        <w:bookmarkEnd w:id="19817"/>
        <w:r w:rsidRPr="007A4AFC" w:rsidDel="00166699">
          <w:rPr>
            <w:rFonts w:eastAsiaTheme="minorHAnsi"/>
            <w:b w:val="0"/>
            <w:color w:val="000000" w:themeColor="text1"/>
            <w:sz w:val="28"/>
            <w:lang w:eastAsia="en-US"/>
            <w:rPrChange w:id="19825" w:author="Dr Mamadou SANOGO" w:date="2023-10-25T18:15:00Z">
              <w:rPr>
                <w:rFonts w:eastAsiaTheme="minorHAnsi"/>
                <w:b w:val="0"/>
                <w:color w:val="2E74B5" w:themeColor="accent1" w:themeShade="BF"/>
                <w:lang w:eastAsia="en-US"/>
              </w:rPr>
            </w:rPrChange>
          </w:rPr>
          <w:delText xml:space="preserve"> </w:delText>
        </w:r>
      </w:del>
    </w:p>
    <w:p w14:paraId="41A5FA38" w14:textId="6EE944E8" w:rsidR="004B7510" w:rsidRPr="007A4AFC" w:rsidDel="00166699" w:rsidRDefault="004B7510">
      <w:pPr>
        <w:pStyle w:val="Titre"/>
        <w:tabs>
          <w:tab w:val="num" w:pos="-4820"/>
        </w:tabs>
        <w:spacing w:line="276" w:lineRule="auto"/>
        <w:jc w:val="both"/>
        <w:rPr>
          <w:del w:id="19826" w:author="Dr Mamadou SANOGO" w:date="2023-10-25T17:56:00Z"/>
          <w:rFonts w:asciiTheme="majorHAnsi" w:hAnsiTheme="majorHAnsi" w:cstheme="majorHAnsi"/>
          <w:b w:val="0"/>
          <w:bCs/>
          <w:i w:val="0"/>
          <w:color w:val="000000" w:themeColor="text1"/>
          <w:sz w:val="24"/>
          <w:szCs w:val="24"/>
          <w:rPrChange w:id="19827" w:author="Dr Mamadou SANOGO" w:date="2023-10-25T18:15:00Z">
            <w:rPr>
              <w:del w:id="19828" w:author="Dr Mamadou SANOGO" w:date="2023-10-25T17:56:00Z"/>
              <w:rFonts w:asciiTheme="majorHAnsi" w:hAnsiTheme="majorHAnsi" w:cstheme="majorHAnsi"/>
              <w:b w:val="0"/>
              <w:bCs/>
              <w:i w:val="0"/>
              <w:sz w:val="24"/>
              <w:szCs w:val="24"/>
            </w:rPr>
          </w:rPrChange>
        </w:rPr>
        <w:pPrChange w:id="19829" w:author="Dr Mamadou SANOGO" w:date="2023-10-25T17:57:00Z">
          <w:pPr>
            <w:pStyle w:val="Titre"/>
            <w:spacing w:line="276" w:lineRule="auto"/>
            <w:jc w:val="both"/>
          </w:pPr>
        </w:pPrChange>
      </w:pPr>
      <w:del w:id="19830" w:author="Dr Mamadou SANOGO" w:date="2023-10-25T17:56:00Z">
        <w:r w:rsidRPr="007A4AFC" w:rsidDel="00166699">
          <w:rPr>
            <w:rFonts w:asciiTheme="majorHAnsi" w:hAnsiTheme="majorHAnsi" w:cstheme="majorHAnsi"/>
            <w:b w:val="0"/>
            <w:bCs/>
            <w:i w:val="0"/>
            <w:color w:val="000000" w:themeColor="text1"/>
            <w:szCs w:val="24"/>
            <w:rPrChange w:id="19831" w:author="Dr Mamadou SANOGO" w:date="2023-10-25T18:15:00Z">
              <w:rPr>
                <w:rFonts w:asciiTheme="majorHAnsi" w:hAnsiTheme="majorHAnsi" w:cstheme="majorHAnsi"/>
                <w:b w:val="0"/>
                <w:bCs/>
                <w:i w:val="0"/>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492A872F" w:rsidR="004B7510" w:rsidRPr="007A4AFC" w:rsidDel="00166699" w:rsidRDefault="004B7510">
      <w:pPr>
        <w:pStyle w:val="Titre"/>
        <w:tabs>
          <w:tab w:val="num" w:pos="-4820"/>
        </w:tabs>
        <w:spacing w:line="276" w:lineRule="auto"/>
        <w:jc w:val="both"/>
        <w:rPr>
          <w:del w:id="19832" w:author="Dr Mamadou SANOGO" w:date="2023-10-25T17:56:00Z"/>
          <w:rFonts w:asciiTheme="majorHAnsi" w:hAnsiTheme="majorHAnsi" w:cstheme="majorHAnsi"/>
          <w:b w:val="0"/>
          <w:bCs/>
          <w:i w:val="0"/>
          <w:color w:val="000000" w:themeColor="text1"/>
          <w:sz w:val="24"/>
          <w:szCs w:val="24"/>
          <w:rPrChange w:id="19833" w:author="Dr Mamadou SANOGO" w:date="2023-10-25T18:15:00Z">
            <w:rPr>
              <w:del w:id="19834" w:author="Dr Mamadou SANOGO" w:date="2023-10-25T17:56:00Z"/>
              <w:rFonts w:asciiTheme="majorHAnsi" w:hAnsiTheme="majorHAnsi" w:cstheme="majorHAnsi"/>
              <w:b w:val="0"/>
              <w:bCs/>
              <w:i w:val="0"/>
              <w:sz w:val="24"/>
              <w:szCs w:val="24"/>
            </w:rPr>
          </w:rPrChange>
        </w:rPr>
        <w:pPrChange w:id="19835" w:author="Dr Mamadou SANOGO" w:date="2023-10-25T17:57:00Z">
          <w:pPr>
            <w:pStyle w:val="Titre"/>
            <w:spacing w:line="276" w:lineRule="auto"/>
            <w:jc w:val="both"/>
          </w:pPr>
        </w:pPrChange>
      </w:pPr>
      <w:del w:id="19836" w:author="Dr Mamadou SANOGO" w:date="2023-10-25T17:56:00Z">
        <w:r w:rsidRPr="007A4AFC" w:rsidDel="00166699">
          <w:rPr>
            <w:rFonts w:asciiTheme="majorHAnsi" w:hAnsiTheme="majorHAnsi" w:cstheme="majorHAnsi"/>
            <w:b w:val="0"/>
            <w:bCs/>
            <w:i w:val="0"/>
            <w:color w:val="000000" w:themeColor="text1"/>
            <w:szCs w:val="24"/>
            <w:rPrChange w:id="19837" w:author="Dr Mamadou SANOGO" w:date="2023-10-25T18:15:00Z">
              <w:rPr>
                <w:rFonts w:asciiTheme="majorHAnsi" w:hAnsiTheme="majorHAnsi" w:cstheme="majorHAnsi"/>
                <w:b w:val="0"/>
                <w:bCs/>
                <w:i w:val="0"/>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17C4843" w:rsidR="004B7510" w:rsidRPr="007A4AFC" w:rsidDel="00166699" w:rsidRDefault="004B7510">
      <w:pPr>
        <w:pStyle w:val="Titre"/>
        <w:tabs>
          <w:tab w:val="num" w:pos="-4820"/>
        </w:tabs>
        <w:spacing w:line="276" w:lineRule="auto"/>
        <w:jc w:val="both"/>
        <w:rPr>
          <w:del w:id="19838" w:author="Dr Mamadou SANOGO" w:date="2023-10-25T17:56:00Z"/>
          <w:rFonts w:asciiTheme="majorHAnsi" w:hAnsiTheme="majorHAnsi" w:cstheme="majorHAnsi"/>
          <w:b w:val="0"/>
          <w:bCs/>
          <w:i w:val="0"/>
          <w:color w:val="000000" w:themeColor="text1"/>
          <w:sz w:val="24"/>
          <w:szCs w:val="24"/>
          <w:rPrChange w:id="19839" w:author="Dr Mamadou SANOGO" w:date="2023-10-25T18:15:00Z">
            <w:rPr>
              <w:del w:id="19840" w:author="Dr Mamadou SANOGO" w:date="2023-10-25T17:56:00Z"/>
              <w:rFonts w:asciiTheme="majorHAnsi" w:hAnsiTheme="majorHAnsi" w:cstheme="majorHAnsi"/>
              <w:b w:val="0"/>
              <w:bCs/>
              <w:i w:val="0"/>
              <w:sz w:val="24"/>
              <w:szCs w:val="24"/>
            </w:rPr>
          </w:rPrChange>
        </w:rPr>
        <w:pPrChange w:id="19841" w:author="Dr Mamadou SANOGO" w:date="2023-10-25T17:57:00Z">
          <w:pPr>
            <w:pStyle w:val="Titre"/>
            <w:spacing w:line="276" w:lineRule="auto"/>
            <w:jc w:val="both"/>
          </w:pPr>
        </w:pPrChange>
      </w:pPr>
      <w:del w:id="19842" w:author="Dr Mamadou SANOGO" w:date="2023-10-25T17:56:00Z">
        <w:r w:rsidRPr="007A4AFC" w:rsidDel="00166699">
          <w:rPr>
            <w:rFonts w:asciiTheme="majorHAnsi" w:hAnsiTheme="majorHAnsi" w:cstheme="majorHAnsi"/>
            <w:b w:val="0"/>
            <w:bCs/>
            <w:i w:val="0"/>
            <w:color w:val="000000" w:themeColor="text1"/>
            <w:szCs w:val="24"/>
            <w:rPrChange w:id="19843" w:author="Dr Mamadou SANOGO" w:date="2023-10-25T18:15:00Z">
              <w:rPr>
                <w:rFonts w:asciiTheme="majorHAnsi" w:hAnsiTheme="majorHAnsi" w:cstheme="majorHAnsi"/>
                <w:b w:val="0"/>
                <w:bCs/>
                <w:i w:val="0"/>
                <w:szCs w:val="24"/>
              </w:rPr>
            </w:rPrChange>
          </w:rPr>
          <w:delText>Le directeur des études coordonne les enseignements, organise les jurys et effectue le suivi pédagogiq</w:delText>
        </w:r>
        <w:r w:rsidR="00DF7724" w:rsidRPr="007A4AFC" w:rsidDel="00166699">
          <w:rPr>
            <w:rFonts w:asciiTheme="majorHAnsi" w:hAnsiTheme="majorHAnsi" w:cstheme="majorHAnsi"/>
            <w:b w:val="0"/>
            <w:bCs/>
            <w:i w:val="0"/>
            <w:color w:val="000000" w:themeColor="text1"/>
            <w:szCs w:val="24"/>
            <w:rPrChange w:id="19844" w:author="Dr Mamadou SANOGO" w:date="2023-10-25T18:15:00Z">
              <w:rPr>
                <w:rFonts w:asciiTheme="majorHAnsi" w:hAnsiTheme="majorHAnsi" w:cstheme="majorHAnsi"/>
                <w:b w:val="0"/>
                <w:bCs/>
                <w:i w:val="0"/>
                <w:szCs w:val="24"/>
              </w:rPr>
            </w:rPrChange>
          </w:rPr>
          <w:delText>ue individualisé des étudiants.</w:delText>
        </w:r>
      </w:del>
    </w:p>
    <w:p w14:paraId="433275F4" w14:textId="37ECF687" w:rsidR="00DF7724" w:rsidRPr="007A4AFC" w:rsidDel="00166699" w:rsidRDefault="00DF7724">
      <w:pPr>
        <w:pStyle w:val="Titre"/>
        <w:tabs>
          <w:tab w:val="num" w:pos="-4820"/>
        </w:tabs>
        <w:spacing w:line="276" w:lineRule="auto"/>
        <w:jc w:val="both"/>
        <w:rPr>
          <w:del w:id="19845" w:author="Dr Mamadou SANOGO" w:date="2023-10-25T17:56:00Z"/>
          <w:rFonts w:asciiTheme="majorHAnsi" w:hAnsiTheme="majorHAnsi" w:cstheme="majorHAnsi"/>
          <w:i w:val="0"/>
          <w:iCs/>
          <w:color w:val="000000" w:themeColor="text1"/>
          <w:sz w:val="24"/>
          <w:szCs w:val="24"/>
          <w:rPrChange w:id="19846" w:author="Dr Mamadou SANOGO" w:date="2023-10-25T18:15:00Z">
            <w:rPr>
              <w:del w:id="19847" w:author="Dr Mamadou SANOGO" w:date="2023-10-25T17:56:00Z"/>
              <w:rFonts w:asciiTheme="majorHAnsi" w:hAnsiTheme="majorHAnsi" w:cstheme="majorHAnsi"/>
              <w:i w:val="0"/>
              <w:iCs/>
              <w:sz w:val="24"/>
              <w:szCs w:val="24"/>
            </w:rPr>
          </w:rPrChange>
        </w:rPr>
        <w:pPrChange w:id="19848" w:author="Dr Mamadou SANOGO" w:date="2023-10-25T17:57:00Z">
          <w:pPr>
            <w:pStyle w:val="Titre"/>
            <w:spacing w:line="276" w:lineRule="auto"/>
            <w:jc w:val="both"/>
          </w:pPr>
        </w:pPrChange>
      </w:pPr>
    </w:p>
    <w:p w14:paraId="6298F710" w14:textId="3FC58897" w:rsidR="004B7510" w:rsidRPr="007A4AFC" w:rsidDel="00166699" w:rsidRDefault="004B7510">
      <w:pPr>
        <w:pStyle w:val="Titre"/>
        <w:tabs>
          <w:tab w:val="num" w:pos="-4820"/>
        </w:tabs>
        <w:spacing w:line="276" w:lineRule="auto"/>
        <w:jc w:val="both"/>
        <w:rPr>
          <w:del w:id="19849" w:author="Dr Mamadou SANOGO" w:date="2023-10-25T17:56:00Z"/>
          <w:rFonts w:asciiTheme="majorHAnsi" w:hAnsiTheme="majorHAnsi" w:cstheme="majorHAnsi"/>
          <w:i w:val="0"/>
          <w:iCs/>
          <w:color w:val="000000" w:themeColor="text1"/>
          <w:sz w:val="24"/>
          <w:szCs w:val="24"/>
          <w:rPrChange w:id="19850" w:author="Dr Mamadou SANOGO" w:date="2023-10-25T18:15:00Z">
            <w:rPr>
              <w:del w:id="19851" w:author="Dr Mamadou SANOGO" w:date="2023-10-25T17:56:00Z"/>
              <w:rFonts w:asciiTheme="majorHAnsi" w:hAnsiTheme="majorHAnsi" w:cstheme="majorHAnsi"/>
              <w:i w:val="0"/>
              <w:iCs/>
              <w:sz w:val="24"/>
              <w:szCs w:val="24"/>
            </w:rPr>
          </w:rPrChange>
        </w:rPr>
        <w:pPrChange w:id="19852" w:author="Dr Mamadou SANOGO" w:date="2023-10-25T17:57:00Z">
          <w:pPr>
            <w:pStyle w:val="Titre"/>
            <w:spacing w:line="276" w:lineRule="auto"/>
            <w:jc w:val="both"/>
          </w:pPr>
        </w:pPrChange>
      </w:pPr>
      <w:del w:id="19853" w:author="Dr Mamadou SANOGO" w:date="2023-10-25T17:56:00Z">
        <w:r w:rsidRPr="007A4AFC" w:rsidDel="00166699">
          <w:rPr>
            <w:rFonts w:asciiTheme="majorHAnsi" w:hAnsiTheme="majorHAnsi" w:cstheme="majorHAnsi"/>
            <w:i w:val="0"/>
            <w:iCs/>
            <w:color w:val="000000" w:themeColor="text1"/>
            <w:szCs w:val="24"/>
            <w:rPrChange w:id="19854" w:author="Dr Mamadou SANOGO" w:date="2023-10-25T18:15:00Z">
              <w:rPr>
                <w:rFonts w:asciiTheme="majorHAnsi" w:hAnsiTheme="majorHAnsi" w:cstheme="majorHAnsi"/>
                <w:i w:val="0"/>
                <w:iCs/>
                <w:szCs w:val="24"/>
              </w:rPr>
            </w:rPrChange>
          </w:rPr>
          <w:delText>Conseil de Perfectionnement :</w:delText>
        </w:r>
      </w:del>
    </w:p>
    <w:p w14:paraId="50CD6837" w14:textId="72947BA0" w:rsidR="004B7510" w:rsidRPr="007A4AFC" w:rsidDel="00166699" w:rsidRDefault="004B7510">
      <w:pPr>
        <w:pStyle w:val="Titre"/>
        <w:tabs>
          <w:tab w:val="num" w:pos="-4820"/>
        </w:tabs>
        <w:spacing w:line="276" w:lineRule="auto"/>
        <w:jc w:val="both"/>
        <w:rPr>
          <w:del w:id="19855" w:author="Dr Mamadou SANOGO" w:date="2023-10-25T17:56:00Z"/>
          <w:rFonts w:asciiTheme="majorHAnsi" w:hAnsiTheme="majorHAnsi" w:cstheme="majorHAnsi"/>
          <w:b w:val="0"/>
          <w:bCs/>
          <w:i w:val="0"/>
          <w:color w:val="000000" w:themeColor="text1"/>
          <w:sz w:val="24"/>
          <w:szCs w:val="24"/>
          <w:rPrChange w:id="19856" w:author="Dr Mamadou SANOGO" w:date="2023-10-25T18:15:00Z">
            <w:rPr>
              <w:del w:id="19857" w:author="Dr Mamadou SANOGO" w:date="2023-10-25T17:56:00Z"/>
              <w:rFonts w:asciiTheme="majorHAnsi" w:hAnsiTheme="majorHAnsi" w:cstheme="majorHAnsi"/>
              <w:b w:val="0"/>
              <w:bCs/>
              <w:i w:val="0"/>
              <w:sz w:val="24"/>
              <w:szCs w:val="24"/>
            </w:rPr>
          </w:rPrChange>
        </w:rPr>
        <w:pPrChange w:id="19858" w:author="Dr Mamadou SANOGO" w:date="2023-10-25T17:57:00Z">
          <w:pPr>
            <w:pStyle w:val="Titre"/>
            <w:spacing w:line="276" w:lineRule="auto"/>
            <w:jc w:val="both"/>
          </w:pPr>
        </w:pPrChange>
      </w:pPr>
      <w:del w:id="19859" w:author="Dr Mamadou SANOGO" w:date="2023-10-25T17:56:00Z">
        <w:r w:rsidRPr="007A4AFC" w:rsidDel="00166699">
          <w:rPr>
            <w:rFonts w:asciiTheme="majorHAnsi" w:hAnsiTheme="majorHAnsi" w:cstheme="majorHAnsi"/>
            <w:b w:val="0"/>
            <w:bCs/>
            <w:i w:val="0"/>
            <w:color w:val="000000" w:themeColor="text1"/>
            <w:szCs w:val="24"/>
            <w:rPrChange w:id="19860" w:author="Dr Mamadou SANOGO" w:date="2023-10-25T18:15:00Z">
              <w:rPr>
                <w:rFonts w:asciiTheme="majorHAnsi" w:hAnsiTheme="majorHAnsi" w:cstheme="majorHAnsi"/>
                <w:b w:val="0"/>
                <w:bCs/>
                <w:i w:val="0"/>
                <w:szCs w:val="24"/>
              </w:rPr>
            </w:rPrChange>
          </w:rPr>
          <w:delText xml:space="preserve">Le contrôle et le suivi de la formation sont assurés par </w:delText>
        </w:r>
        <w:r w:rsidR="00DF7724" w:rsidRPr="007A4AFC" w:rsidDel="00166699">
          <w:rPr>
            <w:rFonts w:asciiTheme="majorHAnsi" w:hAnsiTheme="majorHAnsi" w:cstheme="majorHAnsi"/>
            <w:b w:val="0"/>
            <w:bCs/>
            <w:i w:val="0"/>
            <w:color w:val="000000" w:themeColor="text1"/>
            <w:szCs w:val="24"/>
            <w:rPrChange w:id="19861" w:author="Dr Mamadou SANOGO" w:date="2023-10-25T18:15:00Z">
              <w:rPr>
                <w:rFonts w:asciiTheme="majorHAnsi" w:hAnsiTheme="majorHAnsi" w:cstheme="majorHAnsi"/>
                <w:b w:val="0"/>
                <w:bCs/>
                <w:i w:val="0"/>
                <w:szCs w:val="24"/>
              </w:rPr>
            </w:rPrChange>
          </w:rPr>
          <w:delText>le Conseil de Perfectionnement.</w:delText>
        </w:r>
      </w:del>
    </w:p>
    <w:p w14:paraId="5619B7D8" w14:textId="4F722867" w:rsidR="004B7510" w:rsidRPr="007A4AFC" w:rsidDel="00166699" w:rsidRDefault="004B7510">
      <w:pPr>
        <w:pStyle w:val="Titre"/>
        <w:tabs>
          <w:tab w:val="num" w:pos="-4820"/>
        </w:tabs>
        <w:spacing w:line="276" w:lineRule="auto"/>
        <w:jc w:val="both"/>
        <w:rPr>
          <w:del w:id="19862" w:author="Dr Mamadou SANOGO" w:date="2023-10-25T17:56:00Z"/>
          <w:rFonts w:asciiTheme="majorHAnsi" w:hAnsiTheme="majorHAnsi" w:cstheme="majorHAnsi"/>
          <w:bCs/>
          <w:i w:val="0"/>
          <w:iCs/>
          <w:color w:val="000000" w:themeColor="text1"/>
          <w:sz w:val="24"/>
          <w:szCs w:val="24"/>
          <w:rPrChange w:id="19863" w:author="Dr Mamadou SANOGO" w:date="2023-10-25T18:15:00Z">
            <w:rPr>
              <w:del w:id="19864" w:author="Dr Mamadou SANOGO" w:date="2023-10-25T17:56:00Z"/>
              <w:rFonts w:asciiTheme="majorHAnsi" w:hAnsiTheme="majorHAnsi" w:cstheme="majorHAnsi"/>
              <w:bCs/>
              <w:i w:val="0"/>
              <w:iCs/>
              <w:sz w:val="24"/>
              <w:szCs w:val="24"/>
            </w:rPr>
          </w:rPrChange>
        </w:rPr>
        <w:pPrChange w:id="19865" w:author="Dr Mamadou SANOGO" w:date="2023-10-25T17:57:00Z">
          <w:pPr>
            <w:pStyle w:val="Titre"/>
            <w:spacing w:line="276" w:lineRule="auto"/>
            <w:jc w:val="both"/>
          </w:pPr>
        </w:pPrChange>
      </w:pPr>
      <w:del w:id="19866" w:author="Dr Mamadou SANOGO" w:date="2023-10-25T17:56:00Z">
        <w:r w:rsidRPr="007A4AFC" w:rsidDel="00166699">
          <w:rPr>
            <w:rFonts w:asciiTheme="majorHAnsi" w:hAnsiTheme="majorHAnsi" w:cstheme="majorHAnsi"/>
            <w:bCs/>
            <w:i w:val="0"/>
            <w:iCs/>
            <w:color w:val="000000" w:themeColor="text1"/>
            <w:szCs w:val="24"/>
            <w:rPrChange w:id="19867" w:author="Dr Mamadou SANOGO" w:date="2023-10-25T18:15:00Z">
              <w:rPr>
                <w:rFonts w:asciiTheme="majorHAnsi" w:hAnsiTheme="majorHAnsi" w:cstheme="majorHAnsi"/>
                <w:bCs/>
                <w:i w:val="0"/>
                <w:iCs/>
                <w:szCs w:val="24"/>
              </w:rPr>
            </w:rPrChange>
          </w:rPr>
          <w:delText>Composition :</w:delText>
        </w:r>
      </w:del>
    </w:p>
    <w:p w14:paraId="309DCB43" w14:textId="5D9A972A" w:rsidR="004B7510" w:rsidRPr="007A4AFC" w:rsidDel="00166699" w:rsidRDefault="004B7510">
      <w:pPr>
        <w:pStyle w:val="Titre"/>
        <w:tabs>
          <w:tab w:val="num" w:pos="-4820"/>
        </w:tabs>
        <w:spacing w:line="276" w:lineRule="auto"/>
        <w:jc w:val="both"/>
        <w:rPr>
          <w:del w:id="19868" w:author="Dr Mamadou SANOGO" w:date="2023-10-25T17:56:00Z"/>
          <w:rFonts w:asciiTheme="majorHAnsi" w:hAnsiTheme="majorHAnsi" w:cstheme="majorHAnsi"/>
          <w:b w:val="0"/>
          <w:bCs/>
          <w:i w:val="0"/>
          <w:color w:val="000000" w:themeColor="text1"/>
          <w:sz w:val="24"/>
          <w:szCs w:val="24"/>
          <w:rPrChange w:id="19869" w:author="Dr Mamadou SANOGO" w:date="2023-10-25T18:15:00Z">
            <w:rPr>
              <w:del w:id="19870" w:author="Dr Mamadou SANOGO" w:date="2023-10-25T17:56:00Z"/>
              <w:rFonts w:asciiTheme="majorHAnsi" w:hAnsiTheme="majorHAnsi" w:cstheme="majorHAnsi"/>
              <w:b w:val="0"/>
              <w:bCs/>
              <w:i w:val="0"/>
              <w:sz w:val="24"/>
              <w:szCs w:val="24"/>
            </w:rPr>
          </w:rPrChange>
        </w:rPr>
        <w:pPrChange w:id="19871" w:author="Dr Mamadou SANOGO" w:date="2023-10-25T17:57:00Z">
          <w:pPr>
            <w:pStyle w:val="Titre"/>
            <w:spacing w:line="276" w:lineRule="auto"/>
            <w:jc w:val="both"/>
          </w:pPr>
        </w:pPrChange>
      </w:pPr>
      <w:del w:id="19872" w:author="Dr Mamadou SANOGO" w:date="2023-10-25T17:56:00Z">
        <w:r w:rsidRPr="007A4AFC" w:rsidDel="00166699">
          <w:rPr>
            <w:rFonts w:asciiTheme="majorHAnsi" w:hAnsiTheme="majorHAnsi" w:cstheme="majorHAnsi"/>
            <w:b w:val="0"/>
            <w:bCs/>
            <w:i w:val="0"/>
            <w:color w:val="000000" w:themeColor="text1"/>
            <w:szCs w:val="24"/>
            <w:rPrChange w:id="19873" w:author="Dr Mamadou SANOGO" w:date="2023-10-25T18:15:00Z">
              <w:rPr>
                <w:rFonts w:asciiTheme="majorHAnsi" w:hAnsiTheme="majorHAnsi" w:cstheme="majorHAnsi"/>
                <w:b w:val="0"/>
                <w:bCs/>
                <w:i w:val="0"/>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166699">
          <w:rPr>
            <w:rFonts w:asciiTheme="majorHAnsi" w:hAnsiTheme="majorHAnsi" w:cstheme="majorHAnsi"/>
            <w:b w:val="0"/>
            <w:bCs/>
            <w:i w:val="0"/>
            <w:color w:val="000000" w:themeColor="text1"/>
            <w:szCs w:val="24"/>
            <w:rPrChange w:id="19874" w:author="Dr Mamadou SANOGO" w:date="2023-10-25T18:15:00Z">
              <w:rPr>
                <w:rFonts w:asciiTheme="majorHAnsi" w:hAnsiTheme="majorHAnsi" w:cstheme="majorHAnsi"/>
                <w:b w:val="0"/>
                <w:bCs/>
                <w:i w:val="0"/>
                <w:szCs w:val="24"/>
              </w:rPr>
            </w:rPrChange>
          </w:rPr>
          <w:delText>ponsable pédagogique du master.</w:delText>
        </w:r>
      </w:del>
    </w:p>
    <w:p w14:paraId="53BC65DB" w14:textId="10AC58C6" w:rsidR="004B7510" w:rsidRPr="007A4AFC" w:rsidDel="00166699" w:rsidRDefault="004B7510">
      <w:pPr>
        <w:pStyle w:val="Titre"/>
        <w:tabs>
          <w:tab w:val="num" w:pos="-4820"/>
        </w:tabs>
        <w:spacing w:line="276" w:lineRule="auto"/>
        <w:jc w:val="both"/>
        <w:rPr>
          <w:del w:id="19875" w:author="Dr Mamadou SANOGO" w:date="2023-10-25T17:56:00Z"/>
          <w:rFonts w:asciiTheme="majorHAnsi" w:hAnsiTheme="majorHAnsi" w:cstheme="majorHAnsi"/>
          <w:bCs/>
          <w:i w:val="0"/>
          <w:iCs/>
          <w:color w:val="000000" w:themeColor="text1"/>
          <w:sz w:val="24"/>
          <w:szCs w:val="24"/>
          <w:rPrChange w:id="19876" w:author="Dr Mamadou SANOGO" w:date="2023-10-25T18:15:00Z">
            <w:rPr>
              <w:del w:id="19877" w:author="Dr Mamadou SANOGO" w:date="2023-10-25T17:56:00Z"/>
              <w:rFonts w:asciiTheme="majorHAnsi" w:hAnsiTheme="majorHAnsi" w:cstheme="majorHAnsi"/>
              <w:bCs/>
              <w:i w:val="0"/>
              <w:iCs/>
              <w:sz w:val="24"/>
              <w:szCs w:val="24"/>
            </w:rPr>
          </w:rPrChange>
        </w:rPr>
        <w:pPrChange w:id="19878" w:author="Dr Mamadou SANOGO" w:date="2023-10-25T17:57:00Z">
          <w:pPr>
            <w:pStyle w:val="Titre"/>
            <w:spacing w:line="276" w:lineRule="auto"/>
            <w:jc w:val="both"/>
          </w:pPr>
        </w:pPrChange>
      </w:pPr>
      <w:del w:id="19879" w:author="Dr Mamadou SANOGO" w:date="2023-10-25T17:56:00Z">
        <w:r w:rsidRPr="007A4AFC" w:rsidDel="00166699">
          <w:rPr>
            <w:rFonts w:asciiTheme="majorHAnsi" w:hAnsiTheme="majorHAnsi" w:cstheme="majorHAnsi"/>
            <w:bCs/>
            <w:i w:val="0"/>
            <w:iCs/>
            <w:color w:val="000000" w:themeColor="text1"/>
            <w:szCs w:val="24"/>
            <w:rPrChange w:id="19880" w:author="Dr Mamadou SANOGO" w:date="2023-10-25T18:15:00Z">
              <w:rPr>
                <w:rFonts w:asciiTheme="majorHAnsi" w:hAnsiTheme="majorHAnsi" w:cstheme="majorHAnsi"/>
                <w:bCs/>
                <w:i w:val="0"/>
                <w:iCs/>
                <w:szCs w:val="24"/>
              </w:rPr>
            </w:rPrChange>
          </w:rPr>
          <w:delText xml:space="preserve">Rôle : </w:delText>
        </w:r>
      </w:del>
    </w:p>
    <w:p w14:paraId="7D9C6FCD" w14:textId="439E5784" w:rsidR="004B7510" w:rsidRPr="007A4AFC" w:rsidDel="00166699" w:rsidRDefault="004B7510">
      <w:pPr>
        <w:pStyle w:val="Titre"/>
        <w:tabs>
          <w:tab w:val="num" w:pos="-4820"/>
        </w:tabs>
        <w:spacing w:line="276" w:lineRule="auto"/>
        <w:jc w:val="both"/>
        <w:rPr>
          <w:del w:id="19881" w:author="Dr Mamadou SANOGO" w:date="2023-10-25T17:56:00Z"/>
          <w:rFonts w:asciiTheme="majorHAnsi" w:hAnsiTheme="majorHAnsi" w:cstheme="majorHAnsi"/>
          <w:b w:val="0"/>
          <w:bCs/>
          <w:i w:val="0"/>
          <w:color w:val="000000" w:themeColor="text1"/>
          <w:sz w:val="24"/>
          <w:szCs w:val="24"/>
          <w:rPrChange w:id="19882" w:author="Dr Mamadou SANOGO" w:date="2023-10-25T18:15:00Z">
            <w:rPr>
              <w:del w:id="19883" w:author="Dr Mamadou SANOGO" w:date="2023-10-25T17:56:00Z"/>
              <w:rFonts w:asciiTheme="majorHAnsi" w:hAnsiTheme="majorHAnsi" w:cstheme="majorHAnsi"/>
              <w:b w:val="0"/>
              <w:bCs/>
              <w:i w:val="0"/>
              <w:sz w:val="24"/>
              <w:szCs w:val="24"/>
            </w:rPr>
          </w:rPrChange>
        </w:rPr>
        <w:pPrChange w:id="19884" w:author="Dr Mamadou SANOGO" w:date="2023-10-25T17:57:00Z">
          <w:pPr>
            <w:pStyle w:val="Titre"/>
            <w:spacing w:line="276" w:lineRule="auto"/>
            <w:jc w:val="both"/>
          </w:pPr>
        </w:pPrChange>
      </w:pPr>
      <w:del w:id="19885" w:author="Dr Mamadou SANOGO" w:date="2023-10-25T17:56:00Z">
        <w:r w:rsidRPr="007A4AFC" w:rsidDel="00166699">
          <w:rPr>
            <w:rFonts w:asciiTheme="majorHAnsi" w:hAnsiTheme="majorHAnsi" w:cstheme="majorHAnsi"/>
            <w:b w:val="0"/>
            <w:bCs/>
            <w:i w:val="0"/>
            <w:color w:val="000000" w:themeColor="text1"/>
            <w:szCs w:val="24"/>
            <w:rPrChange w:id="19886" w:author="Dr Mamadou SANOGO" w:date="2023-10-25T18:15:00Z">
              <w:rPr>
                <w:rFonts w:asciiTheme="majorHAnsi" w:hAnsiTheme="majorHAnsi" w:cstheme="majorHAnsi"/>
                <w:b w:val="0"/>
                <w:bCs/>
                <w:i w:val="0"/>
                <w:szCs w:val="24"/>
              </w:rPr>
            </w:rPrChange>
          </w:rPr>
          <w:delText xml:space="preserve">Le Conseil de Perfectionnement : </w:delText>
        </w:r>
      </w:del>
    </w:p>
    <w:p w14:paraId="757A053A" w14:textId="365633F3" w:rsidR="004B7510" w:rsidRPr="007A4AFC" w:rsidDel="00166699" w:rsidRDefault="004B7510">
      <w:pPr>
        <w:pStyle w:val="Titre"/>
        <w:tabs>
          <w:tab w:val="num" w:pos="-4820"/>
        </w:tabs>
        <w:spacing w:line="276" w:lineRule="auto"/>
        <w:jc w:val="both"/>
        <w:rPr>
          <w:del w:id="19887" w:author="Dr Mamadou SANOGO" w:date="2023-10-25T17:56:00Z"/>
          <w:rFonts w:asciiTheme="majorHAnsi" w:hAnsiTheme="majorHAnsi" w:cstheme="majorHAnsi"/>
          <w:b w:val="0"/>
          <w:bCs/>
          <w:i w:val="0"/>
          <w:color w:val="000000" w:themeColor="text1"/>
          <w:sz w:val="24"/>
          <w:szCs w:val="24"/>
          <w:rPrChange w:id="19888" w:author="Dr Mamadou SANOGO" w:date="2023-10-25T18:15:00Z">
            <w:rPr>
              <w:del w:id="19889" w:author="Dr Mamadou SANOGO" w:date="2023-10-25T17:56:00Z"/>
              <w:rFonts w:asciiTheme="majorHAnsi" w:hAnsiTheme="majorHAnsi" w:cstheme="majorHAnsi"/>
              <w:b w:val="0"/>
              <w:bCs/>
              <w:i w:val="0"/>
              <w:sz w:val="24"/>
              <w:szCs w:val="24"/>
            </w:rPr>
          </w:rPrChange>
        </w:rPr>
        <w:pPrChange w:id="19890"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891" w:author="Dr Mamadou SANOGO" w:date="2023-10-25T17:56:00Z">
        <w:r w:rsidRPr="007A4AFC" w:rsidDel="00166699">
          <w:rPr>
            <w:rFonts w:asciiTheme="majorHAnsi" w:hAnsiTheme="majorHAnsi" w:cstheme="majorHAnsi"/>
            <w:b w:val="0"/>
            <w:bCs/>
            <w:i w:val="0"/>
            <w:color w:val="000000" w:themeColor="text1"/>
            <w:szCs w:val="24"/>
            <w:rPrChange w:id="19892" w:author="Dr Mamadou SANOGO" w:date="2023-10-25T18:15:00Z">
              <w:rPr>
                <w:rFonts w:asciiTheme="majorHAnsi" w:hAnsiTheme="majorHAnsi" w:cstheme="majorHAnsi"/>
                <w:b w:val="0"/>
                <w:bCs/>
                <w:i w:val="0"/>
                <w:szCs w:val="24"/>
              </w:rPr>
            </w:rPrChange>
          </w:rPr>
          <w:delText>Veille à faire évoluer la formation afin de mieux répondre aux évolutions du marché de l’emploi ;</w:delText>
        </w:r>
      </w:del>
    </w:p>
    <w:p w14:paraId="652788B7" w14:textId="274A053A" w:rsidR="004B7510" w:rsidRPr="007A4AFC" w:rsidDel="00166699" w:rsidRDefault="004B7510">
      <w:pPr>
        <w:pStyle w:val="Titre"/>
        <w:tabs>
          <w:tab w:val="num" w:pos="-4820"/>
        </w:tabs>
        <w:spacing w:line="276" w:lineRule="auto"/>
        <w:jc w:val="both"/>
        <w:rPr>
          <w:del w:id="19893" w:author="Dr Mamadou SANOGO" w:date="2023-10-25T17:56:00Z"/>
          <w:rFonts w:asciiTheme="majorHAnsi" w:hAnsiTheme="majorHAnsi" w:cstheme="majorHAnsi"/>
          <w:b w:val="0"/>
          <w:bCs/>
          <w:i w:val="0"/>
          <w:color w:val="000000" w:themeColor="text1"/>
          <w:sz w:val="24"/>
          <w:szCs w:val="24"/>
          <w:rPrChange w:id="19894" w:author="Dr Mamadou SANOGO" w:date="2023-10-25T18:15:00Z">
            <w:rPr>
              <w:del w:id="19895" w:author="Dr Mamadou SANOGO" w:date="2023-10-25T17:56:00Z"/>
              <w:rFonts w:asciiTheme="majorHAnsi" w:hAnsiTheme="majorHAnsi" w:cstheme="majorHAnsi"/>
              <w:b w:val="0"/>
              <w:bCs/>
              <w:i w:val="0"/>
              <w:sz w:val="24"/>
              <w:szCs w:val="24"/>
            </w:rPr>
          </w:rPrChange>
        </w:rPr>
        <w:pPrChange w:id="19896"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897" w:author="Dr Mamadou SANOGO" w:date="2023-10-25T17:56:00Z">
        <w:r w:rsidRPr="007A4AFC" w:rsidDel="00166699">
          <w:rPr>
            <w:rFonts w:asciiTheme="majorHAnsi" w:hAnsiTheme="majorHAnsi" w:cstheme="majorHAnsi"/>
            <w:b w:val="0"/>
            <w:bCs/>
            <w:i w:val="0"/>
            <w:color w:val="000000" w:themeColor="text1"/>
            <w:szCs w:val="24"/>
            <w:rPrChange w:id="19898" w:author="Dr Mamadou SANOGO" w:date="2023-10-25T18:15:00Z">
              <w:rPr>
                <w:rFonts w:asciiTheme="majorHAnsi" w:hAnsiTheme="majorHAnsi" w:cstheme="majorHAnsi"/>
                <w:b w:val="0"/>
                <w:bCs/>
                <w:i w:val="0"/>
                <w:szCs w:val="24"/>
              </w:rPr>
            </w:rPrChange>
          </w:rPr>
          <w:delText>Déclenche les demandes de (ré)habilitation du master</w:delText>
        </w:r>
      </w:del>
    </w:p>
    <w:p w14:paraId="38B4BE0E" w14:textId="603981B5" w:rsidR="004B7510" w:rsidRPr="007A4AFC" w:rsidDel="00166699" w:rsidRDefault="004B7510">
      <w:pPr>
        <w:pStyle w:val="Titre"/>
        <w:tabs>
          <w:tab w:val="num" w:pos="-4820"/>
        </w:tabs>
        <w:spacing w:line="276" w:lineRule="auto"/>
        <w:jc w:val="both"/>
        <w:rPr>
          <w:del w:id="19899" w:author="Dr Mamadou SANOGO" w:date="2023-10-25T17:56:00Z"/>
          <w:rFonts w:asciiTheme="majorHAnsi" w:hAnsiTheme="majorHAnsi" w:cstheme="majorHAnsi"/>
          <w:b w:val="0"/>
          <w:bCs/>
          <w:i w:val="0"/>
          <w:color w:val="000000" w:themeColor="text1"/>
          <w:sz w:val="24"/>
          <w:szCs w:val="24"/>
          <w:rPrChange w:id="19900" w:author="Dr Mamadou SANOGO" w:date="2023-10-25T18:15:00Z">
            <w:rPr>
              <w:del w:id="19901" w:author="Dr Mamadou SANOGO" w:date="2023-10-25T17:56:00Z"/>
              <w:rFonts w:asciiTheme="majorHAnsi" w:hAnsiTheme="majorHAnsi" w:cstheme="majorHAnsi"/>
              <w:b w:val="0"/>
              <w:bCs/>
              <w:i w:val="0"/>
              <w:sz w:val="24"/>
              <w:szCs w:val="24"/>
            </w:rPr>
          </w:rPrChange>
        </w:rPr>
        <w:pPrChange w:id="19902"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03" w:author="Dr Mamadou SANOGO" w:date="2023-10-25T17:56:00Z">
        <w:r w:rsidRPr="007A4AFC" w:rsidDel="00166699">
          <w:rPr>
            <w:rFonts w:asciiTheme="majorHAnsi" w:hAnsiTheme="majorHAnsi" w:cstheme="majorHAnsi"/>
            <w:b w:val="0"/>
            <w:bCs/>
            <w:i w:val="0"/>
            <w:color w:val="000000" w:themeColor="text1"/>
            <w:szCs w:val="24"/>
            <w:rPrChange w:id="19904" w:author="Dr Mamadou SANOGO" w:date="2023-10-25T18:15:00Z">
              <w:rPr>
                <w:rFonts w:asciiTheme="majorHAnsi" w:hAnsiTheme="majorHAnsi" w:cstheme="majorHAnsi"/>
                <w:b w:val="0"/>
                <w:bCs/>
                <w:i w:val="0"/>
                <w:szCs w:val="24"/>
              </w:rPr>
            </w:rPrChange>
          </w:rPr>
          <w:delText>Assure le contrôle du bon déroulement de la formation</w:delText>
        </w:r>
      </w:del>
    </w:p>
    <w:p w14:paraId="31722668" w14:textId="2BDC4A89" w:rsidR="004B7510" w:rsidRPr="007A4AFC" w:rsidDel="00166699" w:rsidRDefault="004B7510">
      <w:pPr>
        <w:pStyle w:val="Titre"/>
        <w:tabs>
          <w:tab w:val="num" w:pos="-4820"/>
        </w:tabs>
        <w:spacing w:line="276" w:lineRule="auto"/>
        <w:jc w:val="both"/>
        <w:rPr>
          <w:del w:id="19905" w:author="Dr Mamadou SANOGO" w:date="2023-10-25T17:56:00Z"/>
          <w:rFonts w:asciiTheme="majorHAnsi" w:hAnsiTheme="majorHAnsi" w:cstheme="majorHAnsi"/>
          <w:b w:val="0"/>
          <w:bCs/>
          <w:i w:val="0"/>
          <w:color w:val="000000" w:themeColor="text1"/>
          <w:sz w:val="24"/>
          <w:szCs w:val="24"/>
          <w:rPrChange w:id="19906" w:author="Dr Mamadou SANOGO" w:date="2023-10-25T18:15:00Z">
            <w:rPr>
              <w:del w:id="19907" w:author="Dr Mamadou SANOGO" w:date="2023-10-25T17:56:00Z"/>
              <w:rFonts w:asciiTheme="majorHAnsi" w:hAnsiTheme="majorHAnsi" w:cstheme="majorHAnsi"/>
              <w:b w:val="0"/>
              <w:bCs/>
              <w:i w:val="0"/>
              <w:sz w:val="24"/>
              <w:szCs w:val="24"/>
            </w:rPr>
          </w:rPrChange>
        </w:rPr>
        <w:pPrChange w:id="19908"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09" w:author="Dr Mamadou SANOGO" w:date="2023-10-25T17:56:00Z">
        <w:r w:rsidRPr="007A4AFC" w:rsidDel="00166699">
          <w:rPr>
            <w:rFonts w:asciiTheme="majorHAnsi" w:hAnsiTheme="majorHAnsi" w:cstheme="majorHAnsi"/>
            <w:b w:val="0"/>
            <w:bCs/>
            <w:i w:val="0"/>
            <w:color w:val="000000" w:themeColor="text1"/>
            <w:szCs w:val="24"/>
            <w:rPrChange w:id="19910" w:author="Dr Mamadou SANOGO" w:date="2023-10-25T18:15:00Z">
              <w:rPr>
                <w:rFonts w:asciiTheme="majorHAnsi" w:hAnsiTheme="majorHAnsi" w:cstheme="majorHAnsi"/>
                <w:b w:val="0"/>
                <w:bCs/>
                <w:i w:val="0"/>
                <w:szCs w:val="24"/>
              </w:rPr>
            </w:rPrChange>
          </w:rPr>
          <w:delText>Recueille et exploite les statistiques d’activité et d’insertion des étudiants en vue d’élaborer le rapport annuel d’activité</w:delText>
        </w:r>
      </w:del>
    </w:p>
    <w:p w14:paraId="5F54D24B" w14:textId="7FDC385A" w:rsidR="004B7510" w:rsidRPr="007A4AFC" w:rsidDel="00166699" w:rsidRDefault="004B7510">
      <w:pPr>
        <w:pStyle w:val="Titre"/>
        <w:tabs>
          <w:tab w:val="num" w:pos="-4820"/>
        </w:tabs>
        <w:spacing w:line="276" w:lineRule="auto"/>
        <w:jc w:val="both"/>
        <w:rPr>
          <w:del w:id="19911" w:author="Dr Mamadou SANOGO" w:date="2023-10-25T17:56:00Z"/>
          <w:rFonts w:asciiTheme="majorHAnsi" w:hAnsiTheme="majorHAnsi" w:cstheme="majorHAnsi"/>
          <w:bCs/>
          <w:color w:val="000000" w:themeColor="text1"/>
          <w:sz w:val="24"/>
          <w:szCs w:val="24"/>
          <w:rPrChange w:id="19912" w:author="Dr Mamadou SANOGO" w:date="2023-10-25T18:15:00Z">
            <w:rPr>
              <w:del w:id="19913" w:author="Dr Mamadou SANOGO" w:date="2023-10-25T17:56:00Z"/>
              <w:rFonts w:asciiTheme="majorHAnsi" w:hAnsiTheme="majorHAnsi" w:cstheme="majorHAnsi"/>
              <w:bCs/>
              <w:sz w:val="24"/>
              <w:szCs w:val="24"/>
            </w:rPr>
          </w:rPrChange>
        </w:rPr>
        <w:pPrChange w:id="19914" w:author="Dr Mamadou SANOGO" w:date="2023-10-25T17:57:00Z">
          <w:pPr>
            <w:pStyle w:val="Titre"/>
            <w:spacing w:line="276" w:lineRule="auto"/>
            <w:jc w:val="both"/>
          </w:pPr>
        </w:pPrChange>
      </w:pPr>
      <w:del w:id="19915" w:author="Dr Mamadou SANOGO" w:date="2023-10-25T17:56:00Z">
        <w:r w:rsidRPr="007A4AFC" w:rsidDel="00166699">
          <w:rPr>
            <w:rFonts w:asciiTheme="majorHAnsi" w:hAnsiTheme="majorHAnsi" w:cstheme="majorHAnsi"/>
            <w:bCs/>
            <w:i w:val="0"/>
            <w:iCs/>
            <w:color w:val="000000" w:themeColor="text1"/>
            <w:szCs w:val="24"/>
            <w:rPrChange w:id="19916" w:author="Dr Mamadou SANOGO" w:date="2023-10-25T18:15:00Z">
              <w:rPr>
                <w:rFonts w:asciiTheme="majorHAnsi" w:hAnsiTheme="majorHAnsi" w:cstheme="majorHAnsi"/>
                <w:bCs/>
                <w:i w:val="0"/>
                <w:iCs/>
                <w:szCs w:val="24"/>
              </w:rPr>
            </w:rPrChange>
          </w:rPr>
          <w:delText>Organisation</w:delText>
        </w:r>
        <w:r w:rsidRPr="007A4AFC" w:rsidDel="00166699">
          <w:rPr>
            <w:rFonts w:asciiTheme="majorHAnsi" w:hAnsiTheme="majorHAnsi" w:cstheme="majorHAnsi"/>
            <w:bCs/>
            <w:color w:val="000000" w:themeColor="text1"/>
            <w:szCs w:val="24"/>
            <w:rPrChange w:id="19917" w:author="Dr Mamadou SANOGO" w:date="2023-10-25T18:15:00Z">
              <w:rPr>
                <w:rFonts w:asciiTheme="majorHAnsi" w:hAnsiTheme="majorHAnsi" w:cstheme="majorHAnsi"/>
                <w:bCs/>
                <w:szCs w:val="24"/>
              </w:rPr>
            </w:rPrChange>
          </w:rPr>
          <w:delText xml:space="preserve"> : </w:delText>
        </w:r>
      </w:del>
    </w:p>
    <w:p w14:paraId="68CE9342" w14:textId="02434060" w:rsidR="00CA033A" w:rsidRPr="007A4AFC" w:rsidDel="00166699" w:rsidRDefault="004B7510">
      <w:pPr>
        <w:pStyle w:val="Titre"/>
        <w:tabs>
          <w:tab w:val="num" w:pos="-4820"/>
        </w:tabs>
        <w:spacing w:line="276" w:lineRule="auto"/>
        <w:jc w:val="both"/>
        <w:rPr>
          <w:del w:id="19918" w:author="Dr Mamadou SANOGO" w:date="2023-10-25T17:56:00Z"/>
          <w:rFonts w:asciiTheme="majorHAnsi" w:hAnsiTheme="majorHAnsi" w:cstheme="majorHAnsi"/>
          <w:bCs/>
          <w:color w:val="000000" w:themeColor="text1"/>
          <w:szCs w:val="24"/>
          <w:u w:val="single"/>
          <w:rPrChange w:id="19919" w:author="Dr Mamadou SANOGO" w:date="2023-10-25T18:15:00Z">
            <w:rPr>
              <w:del w:id="19920" w:author="Dr Mamadou SANOGO" w:date="2023-10-25T17:56:00Z"/>
              <w:rFonts w:asciiTheme="majorHAnsi" w:hAnsiTheme="majorHAnsi" w:cstheme="majorHAnsi"/>
              <w:bCs/>
              <w:szCs w:val="24"/>
              <w:u w:val="single"/>
            </w:rPr>
          </w:rPrChange>
        </w:rPr>
        <w:pPrChange w:id="19921" w:author="Dr Mamadou SANOGO" w:date="2023-10-25T17:57:00Z">
          <w:pPr>
            <w:tabs>
              <w:tab w:val="left" w:pos="567"/>
              <w:tab w:val="left" w:pos="1276"/>
              <w:tab w:val="left" w:pos="2127"/>
            </w:tabs>
            <w:spacing w:before="100"/>
          </w:pPr>
        </w:pPrChange>
      </w:pPr>
      <w:del w:id="19922" w:author="Dr Mamadou SANOGO" w:date="2023-10-25T17:56:00Z">
        <w:r w:rsidRPr="007A4AFC" w:rsidDel="00166699">
          <w:rPr>
            <w:rFonts w:asciiTheme="majorHAnsi" w:hAnsiTheme="majorHAnsi" w:cstheme="majorHAnsi"/>
            <w:bCs/>
            <w:color w:val="000000" w:themeColor="text1"/>
            <w:szCs w:val="24"/>
            <w:rPrChange w:id="19923"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9094890" w:rsidR="00CA033A" w:rsidRPr="007A4AFC" w:rsidDel="00166699" w:rsidRDefault="00CA033A">
      <w:pPr>
        <w:pStyle w:val="Titre"/>
        <w:tabs>
          <w:tab w:val="num" w:pos="-4820"/>
        </w:tabs>
        <w:spacing w:line="276" w:lineRule="auto"/>
        <w:jc w:val="both"/>
        <w:rPr>
          <w:del w:id="19924" w:author="Dr Mamadou SANOGO" w:date="2023-10-25T17:56:00Z"/>
          <w:rFonts w:ascii="Arial" w:hAnsi="Arial" w:cs="Arial"/>
          <w:bCs/>
          <w:color w:val="000000" w:themeColor="text1"/>
          <w:szCs w:val="24"/>
          <w:u w:val="single"/>
          <w:rPrChange w:id="19925" w:author="Dr Mamadou SANOGO" w:date="2023-10-25T18:15:00Z">
            <w:rPr>
              <w:del w:id="19926" w:author="Dr Mamadou SANOGO" w:date="2023-10-25T17:56:00Z"/>
              <w:rFonts w:ascii="Arial" w:hAnsi="Arial" w:cs="Arial"/>
              <w:bCs/>
              <w:szCs w:val="24"/>
              <w:u w:val="single"/>
            </w:rPr>
          </w:rPrChange>
        </w:rPr>
        <w:pPrChange w:id="19927" w:author="Dr Mamadou SANOGO" w:date="2023-10-25T17:57:00Z">
          <w:pPr>
            <w:spacing w:line="240" w:lineRule="auto"/>
          </w:pPr>
        </w:pPrChange>
      </w:pPr>
    </w:p>
    <w:p w14:paraId="71239DB3" w14:textId="2431A42B" w:rsidR="0046050D" w:rsidRPr="007A4AFC" w:rsidDel="00166699" w:rsidRDefault="0046050D">
      <w:pPr>
        <w:pStyle w:val="Titre"/>
        <w:tabs>
          <w:tab w:val="num" w:pos="-4820"/>
        </w:tabs>
        <w:spacing w:line="276" w:lineRule="auto"/>
        <w:jc w:val="both"/>
        <w:rPr>
          <w:del w:id="19928" w:author="Dr Mamadou SANOGO" w:date="2023-10-25T17:56:00Z"/>
          <w:rFonts w:ascii="Arial" w:hAnsi="Arial" w:cs="Arial"/>
          <w:bCs/>
          <w:color w:val="000000" w:themeColor="text1"/>
          <w:szCs w:val="24"/>
          <w:u w:val="single"/>
          <w:rPrChange w:id="19929" w:author="Dr Mamadou SANOGO" w:date="2023-10-25T18:15:00Z">
            <w:rPr>
              <w:del w:id="19930" w:author="Dr Mamadou SANOGO" w:date="2023-10-25T17:56:00Z"/>
              <w:rFonts w:ascii="Arial" w:hAnsi="Arial" w:cs="Arial"/>
              <w:bCs/>
              <w:szCs w:val="24"/>
              <w:u w:val="single"/>
            </w:rPr>
          </w:rPrChange>
        </w:rPr>
        <w:pPrChange w:id="19931" w:author="Dr Mamadou SANOGO" w:date="2023-10-25T17:57:00Z">
          <w:pPr>
            <w:tabs>
              <w:tab w:val="left" w:pos="567"/>
              <w:tab w:val="left" w:pos="1276"/>
              <w:tab w:val="left" w:pos="2127"/>
            </w:tabs>
            <w:spacing w:before="100"/>
          </w:pPr>
        </w:pPrChange>
      </w:pPr>
    </w:p>
    <w:p w14:paraId="11019CF3" w14:textId="1F73C6A9" w:rsidR="0046050D" w:rsidRPr="007A4AFC" w:rsidDel="00166699" w:rsidRDefault="0046050D">
      <w:pPr>
        <w:pStyle w:val="Titre"/>
        <w:tabs>
          <w:tab w:val="num" w:pos="-4820"/>
        </w:tabs>
        <w:spacing w:line="276" w:lineRule="auto"/>
        <w:jc w:val="both"/>
        <w:rPr>
          <w:del w:id="19932" w:author="Dr Mamadou SANOGO" w:date="2023-10-25T17:56:00Z"/>
          <w:color w:val="000000" w:themeColor="text1"/>
          <w:szCs w:val="24"/>
          <w:lang w:val="fr-ML"/>
          <w:rPrChange w:id="19933" w:author="Dr Mamadou SANOGO" w:date="2023-10-25T18:15:00Z">
            <w:rPr>
              <w:del w:id="19934" w:author="Dr Mamadou SANOGO" w:date="2023-10-25T17:56:00Z"/>
              <w:color w:val="365E90"/>
              <w:szCs w:val="24"/>
              <w:lang w:val="fr-ML"/>
            </w:rPr>
          </w:rPrChange>
        </w:rPr>
        <w:pPrChange w:id="19935" w:author="Dr Mamadou SANOGO" w:date="2023-10-25T17:57:00Z">
          <w:pPr>
            <w:ind w:left="101"/>
          </w:pPr>
        </w:pPrChange>
      </w:pPr>
    </w:p>
    <w:p w14:paraId="05EEC6FC" w14:textId="37990E59" w:rsidR="0046050D" w:rsidRPr="007A4AFC" w:rsidDel="00166699" w:rsidRDefault="0046050D">
      <w:pPr>
        <w:pStyle w:val="Titre"/>
        <w:tabs>
          <w:tab w:val="num" w:pos="-4820"/>
        </w:tabs>
        <w:spacing w:line="276" w:lineRule="auto"/>
        <w:jc w:val="both"/>
        <w:rPr>
          <w:del w:id="19936" w:author="Dr Mamadou SANOGO" w:date="2023-10-25T17:56:00Z"/>
          <w:color w:val="000000" w:themeColor="text1"/>
          <w:szCs w:val="24"/>
          <w:lang w:val="fr-ML"/>
          <w:rPrChange w:id="19937" w:author="Dr Mamadou SANOGO" w:date="2023-10-25T18:15:00Z">
            <w:rPr>
              <w:del w:id="19938" w:author="Dr Mamadou SANOGO" w:date="2023-10-25T17:56:00Z"/>
              <w:color w:val="365E90"/>
              <w:szCs w:val="24"/>
              <w:lang w:val="fr-ML"/>
            </w:rPr>
          </w:rPrChange>
        </w:rPr>
        <w:pPrChange w:id="19939" w:author="Dr Mamadou SANOGO" w:date="2023-10-25T17:57:00Z">
          <w:pPr>
            <w:ind w:left="101"/>
          </w:pPr>
        </w:pPrChange>
      </w:pPr>
    </w:p>
    <w:p w14:paraId="34546792" w14:textId="05C834B7" w:rsidR="0046050D" w:rsidRPr="007A4AFC" w:rsidDel="00166699" w:rsidRDefault="0046050D">
      <w:pPr>
        <w:pStyle w:val="Titre"/>
        <w:tabs>
          <w:tab w:val="num" w:pos="-4820"/>
        </w:tabs>
        <w:spacing w:line="276" w:lineRule="auto"/>
        <w:jc w:val="both"/>
        <w:rPr>
          <w:del w:id="19940" w:author="Dr Mamadou SANOGO" w:date="2023-10-25T17:56:00Z"/>
          <w:color w:val="000000" w:themeColor="text1"/>
          <w:szCs w:val="24"/>
          <w:lang w:val="fr-ML"/>
          <w:rPrChange w:id="19941" w:author="Dr Mamadou SANOGO" w:date="2023-10-25T18:15:00Z">
            <w:rPr>
              <w:del w:id="19942" w:author="Dr Mamadou SANOGO" w:date="2023-10-25T17:56:00Z"/>
              <w:color w:val="365E90"/>
              <w:szCs w:val="24"/>
              <w:lang w:val="fr-ML"/>
            </w:rPr>
          </w:rPrChange>
        </w:rPr>
        <w:pPrChange w:id="19943" w:author="Dr Mamadou SANOGO" w:date="2023-10-25T17:57:00Z">
          <w:pPr>
            <w:spacing w:line="240" w:lineRule="auto"/>
            <w:ind w:left="102"/>
          </w:pPr>
        </w:pPrChange>
      </w:pPr>
    </w:p>
    <w:p w14:paraId="1D49C040" w14:textId="6C9B15C9" w:rsidR="004B7510" w:rsidRPr="007A4AFC" w:rsidDel="00166699" w:rsidRDefault="004B7510">
      <w:pPr>
        <w:pStyle w:val="Titre"/>
        <w:tabs>
          <w:tab w:val="num" w:pos="-4820"/>
        </w:tabs>
        <w:spacing w:line="276" w:lineRule="auto"/>
        <w:jc w:val="both"/>
        <w:rPr>
          <w:del w:id="19944" w:author="Dr Mamadou SANOGO" w:date="2023-10-25T17:56:00Z"/>
          <w:color w:val="000000" w:themeColor="text1"/>
          <w:szCs w:val="24"/>
          <w:lang w:val="fr-ML"/>
          <w:rPrChange w:id="19945" w:author="Dr Mamadou SANOGO" w:date="2023-10-25T18:15:00Z">
            <w:rPr>
              <w:del w:id="19946" w:author="Dr Mamadou SANOGO" w:date="2023-10-25T17:56:00Z"/>
              <w:color w:val="365E90"/>
              <w:szCs w:val="24"/>
              <w:lang w:val="fr-ML"/>
            </w:rPr>
          </w:rPrChange>
        </w:rPr>
        <w:pPrChange w:id="19947" w:author="Dr Mamadou SANOGO" w:date="2023-10-25T17:57:00Z">
          <w:pPr>
            <w:spacing w:line="240" w:lineRule="auto"/>
            <w:ind w:left="102"/>
          </w:pPr>
        </w:pPrChange>
      </w:pPr>
    </w:p>
    <w:p w14:paraId="0A206F6A" w14:textId="149FC0E6" w:rsidR="004B7510" w:rsidRPr="007A4AFC" w:rsidDel="00166699" w:rsidRDefault="004B7510">
      <w:pPr>
        <w:pStyle w:val="Titre"/>
        <w:tabs>
          <w:tab w:val="num" w:pos="-4820"/>
        </w:tabs>
        <w:spacing w:line="276" w:lineRule="auto"/>
        <w:jc w:val="both"/>
        <w:rPr>
          <w:del w:id="19948" w:author="Dr Mamadou SANOGO" w:date="2023-10-25T17:56:00Z"/>
          <w:color w:val="000000" w:themeColor="text1"/>
          <w:szCs w:val="24"/>
          <w:lang w:val="fr-ML"/>
          <w:rPrChange w:id="19949" w:author="Dr Mamadou SANOGO" w:date="2023-10-25T18:15:00Z">
            <w:rPr>
              <w:del w:id="19950" w:author="Dr Mamadou SANOGO" w:date="2023-10-25T17:56:00Z"/>
              <w:color w:val="365E90"/>
              <w:szCs w:val="24"/>
              <w:lang w:val="fr-ML"/>
            </w:rPr>
          </w:rPrChange>
        </w:rPr>
        <w:pPrChange w:id="19951" w:author="Dr Mamadou SANOGO" w:date="2023-10-25T17:57:00Z">
          <w:pPr>
            <w:spacing w:line="240" w:lineRule="auto"/>
            <w:ind w:left="102"/>
          </w:pPr>
        </w:pPrChange>
      </w:pPr>
    </w:p>
    <w:p w14:paraId="6460C2D5" w14:textId="4FB7FB37" w:rsidR="004B7510" w:rsidRPr="007A4AFC" w:rsidDel="00166699" w:rsidRDefault="004B7510">
      <w:pPr>
        <w:pStyle w:val="Titre"/>
        <w:tabs>
          <w:tab w:val="num" w:pos="-4820"/>
        </w:tabs>
        <w:spacing w:line="276" w:lineRule="auto"/>
        <w:jc w:val="both"/>
        <w:rPr>
          <w:del w:id="19952" w:author="Dr Mamadou SANOGO" w:date="2023-10-25T17:56:00Z"/>
          <w:color w:val="000000" w:themeColor="text1"/>
          <w:szCs w:val="24"/>
          <w:lang w:val="fr-ML"/>
          <w:rPrChange w:id="19953" w:author="Dr Mamadou SANOGO" w:date="2023-10-25T18:15:00Z">
            <w:rPr>
              <w:del w:id="19954" w:author="Dr Mamadou SANOGO" w:date="2023-10-25T17:56:00Z"/>
              <w:color w:val="365E90"/>
              <w:szCs w:val="24"/>
              <w:lang w:val="fr-ML"/>
            </w:rPr>
          </w:rPrChange>
        </w:rPr>
        <w:pPrChange w:id="19955" w:author="Dr Mamadou SANOGO" w:date="2023-10-25T17:57:00Z">
          <w:pPr>
            <w:spacing w:line="240" w:lineRule="auto"/>
            <w:ind w:left="102"/>
          </w:pPr>
        </w:pPrChange>
      </w:pPr>
    </w:p>
    <w:p w14:paraId="19F27286" w14:textId="602D47A4" w:rsidR="004B7510" w:rsidRPr="007A4AFC" w:rsidDel="00166699" w:rsidRDefault="004B7510">
      <w:pPr>
        <w:pStyle w:val="Titre"/>
        <w:tabs>
          <w:tab w:val="num" w:pos="-4820"/>
        </w:tabs>
        <w:spacing w:line="276" w:lineRule="auto"/>
        <w:jc w:val="both"/>
        <w:rPr>
          <w:del w:id="19956" w:author="Dr Mamadou SANOGO" w:date="2023-10-25T17:56:00Z"/>
          <w:color w:val="000000" w:themeColor="text1"/>
          <w:szCs w:val="24"/>
          <w:lang w:val="fr-ML"/>
          <w:rPrChange w:id="19957" w:author="Dr Mamadou SANOGO" w:date="2023-10-25T18:15:00Z">
            <w:rPr>
              <w:del w:id="19958" w:author="Dr Mamadou SANOGO" w:date="2023-10-25T17:56:00Z"/>
              <w:color w:val="365E90"/>
              <w:szCs w:val="24"/>
              <w:lang w:val="fr-ML"/>
            </w:rPr>
          </w:rPrChange>
        </w:rPr>
        <w:pPrChange w:id="19959" w:author="Dr Mamadou SANOGO" w:date="2023-10-25T17:57:00Z">
          <w:pPr>
            <w:spacing w:line="240" w:lineRule="auto"/>
            <w:ind w:left="102"/>
          </w:pPr>
        </w:pPrChange>
      </w:pPr>
    </w:p>
    <w:p w14:paraId="34FA0607" w14:textId="4422568A" w:rsidR="004B7510" w:rsidRPr="007A4AFC" w:rsidDel="00166699" w:rsidRDefault="004B7510">
      <w:pPr>
        <w:pStyle w:val="Titre"/>
        <w:tabs>
          <w:tab w:val="num" w:pos="-4820"/>
        </w:tabs>
        <w:spacing w:line="276" w:lineRule="auto"/>
        <w:jc w:val="both"/>
        <w:rPr>
          <w:del w:id="19960" w:author="Dr Mamadou SANOGO" w:date="2023-10-25T17:56:00Z"/>
          <w:color w:val="000000" w:themeColor="text1"/>
          <w:szCs w:val="24"/>
          <w:lang w:val="fr-ML"/>
          <w:rPrChange w:id="19961" w:author="Dr Mamadou SANOGO" w:date="2023-10-25T18:15:00Z">
            <w:rPr>
              <w:del w:id="19962" w:author="Dr Mamadou SANOGO" w:date="2023-10-25T17:56:00Z"/>
              <w:color w:val="365E90"/>
              <w:szCs w:val="24"/>
              <w:lang w:val="fr-ML"/>
            </w:rPr>
          </w:rPrChange>
        </w:rPr>
        <w:pPrChange w:id="19963" w:author="Dr Mamadou SANOGO" w:date="2023-10-25T17:57:00Z">
          <w:pPr>
            <w:spacing w:line="240" w:lineRule="auto"/>
            <w:ind w:left="102"/>
          </w:pPr>
        </w:pPrChange>
      </w:pPr>
    </w:p>
    <w:p w14:paraId="38C0A90F" w14:textId="745EBE8D" w:rsidR="004B7510" w:rsidRPr="007A4AFC" w:rsidDel="00166699" w:rsidRDefault="004B7510">
      <w:pPr>
        <w:pStyle w:val="Titre"/>
        <w:tabs>
          <w:tab w:val="num" w:pos="-4820"/>
        </w:tabs>
        <w:spacing w:line="276" w:lineRule="auto"/>
        <w:jc w:val="both"/>
        <w:rPr>
          <w:del w:id="19964" w:author="Dr Mamadou SANOGO" w:date="2023-10-25T17:56:00Z"/>
          <w:color w:val="000000" w:themeColor="text1"/>
          <w:szCs w:val="24"/>
          <w:lang w:val="fr-ML"/>
          <w:rPrChange w:id="19965" w:author="Dr Mamadou SANOGO" w:date="2023-10-25T18:15:00Z">
            <w:rPr>
              <w:del w:id="19966" w:author="Dr Mamadou SANOGO" w:date="2023-10-25T17:56:00Z"/>
              <w:color w:val="365E90"/>
              <w:szCs w:val="24"/>
              <w:lang w:val="fr-ML"/>
            </w:rPr>
          </w:rPrChange>
        </w:rPr>
        <w:pPrChange w:id="19967" w:author="Dr Mamadou SANOGO" w:date="2023-10-25T17:57:00Z">
          <w:pPr>
            <w:spacing w:line="240" w:lineRule="auto"/>
            <w:ind w:left="102"/>
          </w:pPr>
        </w:pPrChange>
      </w:pPr>
    </w:p>
    <w:p w14:paraId="4F5E2800" w14:textId="71C11FEE" w:rsidR="004B7510" w:rsidRPr="007A4AFC" w:rsidDel="00166699" w:rsidRDefault="004B7510">
      <w:pPr>
        <w:pStyle w:val="Titre"/>
        <w:tabs>
          <w:tab w:val="num" w:pos="-4820"/>
        </w:tabs>
        <w:spacing w:line="276" w:lineRule="auto"/>
        <w:jc w:val="both"/>
        <w:rPr>
          <w:del w:id="19968" w:author="Dr Mamadou SANOGO" w:date="2023-10-25T17:56:00Z"/>
          <w:color w:val="000000" w:themeColor="text1"/>
          <w:szCs w:val="24"/>
          <w:lang w:val="fr-ML"/>
          <w:rPrChange w:id="19969" w:author="Dr Mamadou SANOGO" w:date="2023-10-25T18:15:00Z">
            <w:rPr>
              <w:del w:id="19970" w:author="Dr Mamadou SANOGO" w:date="2023-10-25T17:56:00Z"/>
              <w:color w:val="365E90"/>
              <w:szCs w:val="24"/>
              <w:lang w:val="fr-ML"/>
            </w:rPr>
          </w:rPrChange>
        </w:rPr>
        <w:pPrChange w:id="19971" w:author="Dr Mamadou SANOGO" w:date="2023-10-25T17:57:00Z">
          <w:pPr>
            <w:spacing w:line="240" w:lineRule="auto"/>
            <w:ind w:left="102"/>
          </w:pPr>
        </w:pPrChange>
      </w:pPr>
    </w:p>
    <w:p w14:paraId="30BC45DB" w14:textId="18F2DF48" w:rsidR="004B7510" w:rsidRPr="007A4AFC" w:rsidDel="00166699" w:rsidRDefault="004B7510">
      <w:pPr>
        <w:pStyle w:val="Titre"/>
        <w:tabs>
          <w:tab w:val="num" w:pos="-4820"/>
        </w:tabs>
        <w:spacing w:line="276" w:lineRule="auto"/>
        <w:jc w:val="both"/>
        <w:rPr>
          <w:del w:id="19972" w:author="Dr Mamadou SANOGO" w:date="2023-10-25T17:56:00Z"/>
          <w:color w:val="000000" w:themeColor="text1"/>
          <w:szCs w:val="24"/>
          <w:lang w:val="fr-ML"/>
          <w:rPrChange w:id="19973" w:author="Dr Mamadou SANOGO" w:date="2023-10-25T18:15:00Z">
            <w:rPr>
              <w:del w:id="19974" w:author="Dr Mamadou SANOGO" w:date="2023-10-25T17:56:00Z"/>
              <w:color w:val="365E90"/>
              <w:szCs w:val="24"/>
              <w:lang w:val="fr-ML"/>
            </w:rPr>
          </w:rPrChange>
        </w:rPr>
        <w:pPrChange w:id="19975" w:author="Dr Mamadou SANOGO" w:date="2023-10-25T17:57:00Z">
          <w:pPr>
            <w:spacing w:line="240" w:lineRule="auto"/>
            <w:ind w:left="102"/>
          </w:pPr>
        </w:pPrChange>
      </w:pPr>
    </w:p>
    <w:p w14:paraId="40F433F3" w14:textId="386C7D56" w:rsidR="004B7510" w:rsidRPr="007A4AFC" w:rsidDel="00166699" w:rsidRDefault="004B7510">
      <w:pPr>
        <w:pStyle w:val="Titre"/>
        <w:tabs>
          <w:tab w:val="num" w:pos="-4820"/>
        </w:tabs>
        <w:spacing w:line="276" w:lineRule="auto"/>
        <w:jc w:val="both"/>
        <w:rPr>
          <w:del w:id="19976" w:author="Dr Mamadou SANOGO" w:date="2023-10-25T17:56:00Z"/>
          <w:color w:val="000000" w:themeColor="text1"/>
          <w:szCs w:val="24"/>
          <w:lang w:val="fr-ML"/>
          <w:rPrChange w:id="19977" w:author="Dr Mamadou SANOGO" w:date="2023-10-25T18:15:00Z">
            <w:rPr>
              <w:del w:id="19978" w:author="Dr Mamadou SANOGO" w:date="2023-10-25T17:56:00Z"/>
              <w:color w:val="365E90"/>
              <w:szCs w:val="24"/>
              <w:lang w:val="fr-ML"/>
            </w:rPr>
          </w:rPrChange>
        </w:rPr>
        <w:pPrChange w:id="19979" w:author="Dr Mamadou SANOGO" w:date="2023-10-25T17:57:00Z">
          <w:pPr>
            <w:spacing w:line="240" w:lineRule="auto"/>
            <w:ind w:left="102"/>
          </w:pPr>
        </w:pPrChange>
      </w:pPr>
    </w:p>
    <w:p w14:paraId="294D0892" w14:textId="35111E37" w:rsidR="004B7510" w:rsidRPr="007A4AFC" w:rsidDel="00166699" w:rsidRDefault="004B7510">
      <w:pPr>
        <w:pStyle w:val="Titre"/>
        <w:tabs>
          <w:tab w:val="num" w:pos="-4820"/>
        </w:tabs>
        <w:spacing w:line="276" w:lineRule="auto"/>
        <w:jc w:val="both"/>
        <w:rPr>
          <w:del w:id="19980" w:author="Dr Mamadou SANOGO" w:date="2023-10-25T17:56:00Z"/>
          <w:color w:val="000000" w:themeColor="text1"/>
          <w:szCs w:val="24"/>
          <w:lang w:val="fr-ML"/>
          <w:rPrChange w:id="19981" w:author="Dr Mamadou SANOGO" w:date="2023-10-25T18:15:00Z">
            <w:rPr>
              <w:del w:id="19982" w:author="Dr Mamadou SANOGO" w:date="2023-10-25T17:56:00Z"/>
              <w:color w:val="365E90"/>
              <w:szCs w:val="24"/>
              <w:lang w:val="fr-ML"/>
            </w:rPr>
          </w:rPrChange>
        </w:rPr>
        <w:pPrChange w:id="19983" w:author="Dr Mamadou SANOGO" w:date="2023-10-25T17:57:00Z">
          <w:pPr>
            <w:spacing w:line="240" w:lineRule="auto"/>
            <w:ind w:left="102"/>
          </w:pPr>
        </w:pPrChange>
      </w:pPr>
    </w:p>
    <w:p w14:paraId="29576A8D" w14:textId="6CC0F2E1" w:rsidR="004B7510" w:rsidRPr="007A4AFC" w:rsidDel="00166699" w:rsidRDefault="004B7510">
      <w:pPr>
        <w:pStyle w:val="Titre"/>
        <w:tabs>
          <w:tab w:val="num" w:pos="-4820"/>
        </w:tabs>
        <w:spacing w:line="276" w:lineRule="auto"/>
        <w:jc w:val="both"/>
        <w:rPr>
          <w:del w:id="19984" w:author="Dr Mamadou SANOGO" w:date="2023-10-25T17:56:00Z"/>
          <w:color w:val="000000" w:themeColor="text1"/>
          <w:szCs w:val="24"/>
          <w:lang w:val="fr-ML"/>
          <w:rPrChange w:id="19985" w:author="Dr Mamadou SANOGO" w:date="2023-10-25T18:15:00Z">
            <w:rPr>
              <w:del w:id="19986" w:author="Dr Mamadou SANOGO" w:date="2023-10-25T17:56:00Z"/>
              <w:color w:val="365E90"/>
              <w:szCs w:val="24"/>
              <w:lang w:val="fr-ML"/>
            </w:rPr>
          </w:rPrChange>
        </w:rPr>
        <w:pPrChange w:id="19987" w:author="Dr Mamadou SANOGO" w:date="2023-10-25T17:57:00Z">
          <w:pPr>
            <w:spacing w:line="240" w:lineRule="auto"/>
            <w:ind w:left="102"/>
          </w:pPr>
        </w:pPrChange>
      </w:pPr>
    </w:p>
    <w:p w14:paraId="25162475" w14:textId="413285D8" w:rsidR="0046050D" w:rsidRPr="007A4AFC" w:rsidDel="00166699" w:rsidRDefault="0046050D">
      <w:pPr>
        <w:pStyle w:val="Titre"/>
        <w:tabs>
          <w:tab w:val="num" w:pos="-4820"/>
        </w:tabs>
        <w:spacing w:line="276" w:lineRule="auto"/>
        <w:jc w:val="both"/>
        <w:rPr>
          <w:del w:id="19988" w:author="Dr Mamadou SANOGO" w:date="2023-10-25T17:56:00Z"/>
          <w:color w:val="000000" w:themeColor="text1"/>
          <w:szCs w:val="24"/>
          <w:lang w:val="fr-ML"/>
          <w:rPrChange w:id="19989" w:author="Dr Mamadou SANOGO" w:date="2023-10-25T18:15:00Z">
            <w:rPr>
              <w:del w:id="19990" w:author="Dr Mamadou SANOGO" w:date="2023-10-25T17:56:00Z"/>
              <w:color w:val="365E90"/>
              <w:szCs w:val="24"/>
              <w:lang w:val="fr-ML"/>
            </w:rPr>
          </w:rPrChange>
        </w:rPr>
        <w:pPrChange w:id="19991" w:author="Dr Mamadou SANOGO" w:date="2023-10-25T17:57:00Z">
          <w:pPr>
            <w:spacing w:line="240" w:lineRule="auto"/>
            <w:ind w:left="102"/>
          </w:pPr>
        </w:pPrChange>
      </w:pPr>
    </w:p>
    <w:p w14:paraId="5D815CDE" w14:textId="4A457CB8" w:rsidR="0046050D" w:rsidRPr="007A4AFC" w:rsidDel="00166699" w:rsidRDefault="0046050D">
      <w:pPr>
        <w:pStyle w:val="Titre"/>
        <w:tabs>
          <w:tab w:val="num" w:pos="-4820"/>
        </w:tabs>
        <w:spacing w:line="276" w:lineRule="auto"/>
        <w:jc w:val="both"/>
        <w:rPr>
          <w:del w:id="19992" w:author="Dr Mamadou SANOGO" w:date="2023-10-25T17:56:00Z"/>
          <w:color w:val="000000" w:themeColor="text1"/>
          <w:szCs w:val="24"/>
          <w:lang w:val="fr-ML"/>
          <w:rPrChange w:id="19993" w:author="Dr Mamadou SANOGO" w:date="2023-10-25T18:15:00Z">
            <w:rPr>
              <w:del w:id="19994" w:author="Dr Mamadou SANOGO" w:date="2023-10-25T17:56:00Z"/>
              <w:color w:val="365E90"/>
              <w:szCs w:val="24"/>
              <w:lang w:val="fr-ML"/>
            </w:rPr>
          </w:rPrChange>
        </w:rPr>
        <w:pPrChange w:id="19995" w:author="Dr Mamadou SANOGO" w:date="2023-10-25T17:57:00Z">
          <w:pPr>
            <w:spacing w:line="240" w:lineRule="auto"/>
            <w:ind w:left="102"/>
          </w:pPr>
        </w:pPrChange>
      </w:pPr>
    </w:p>
    <w:p w14:paraId="46D48B9C" w14:textId="66CE8319" w:rsidR="0046050D" w:rsidRPr="007A4AFC" w:rsidDel="00166699" w:rsidRDefault="0046050D">
      <w:pPr>
        <w:pStyle w:val="Titre"/>
        <w:tabs>
          <w:tab w:val="num" w:pos="-4820"/>
        </w:tabs>
        <w:spacing w:line="276" w:lineRule="auto"/>
        <w:jc w:val="both"/>
        <w:rPr>
          <w:del w:id="19996" w:author="Dr Mamadou SANOGO" w:date="2023-10-25T17:56:00Z"/>
          <w:color w:val="000000" w:themeColor="text1"/>
          <w:szCs w:val="24"/>
          <w:lang w:val="fr-ML"/>
          <w:rPrChange w:id="19997" w:author="Dr Mamadou SANOGO" w:date="2023-10-25T18:15:00Z">
            <w:rPr>
              <w:del w:id="19998" w:author="Dr Mamadou SANOGO" w:date="2023-10-25T17:56:00Z"/>
              <w:color w:val="365E90"/>
              <w:szCs w:val="24"/>
              <w:lang w:val="fr-ML"/>
            </w:rPr>
          </w:rPrChange>
        </w:rPr>
        <w:pPrChange w:id="19999" w:author="Dr Mamadou SANOGO" w:date="2023-10-25T17:57:00Z">
          <w:pPr>
            <w:spacing w:line="240" w:lineRule="auto"/>
            <w:ind w:left="102"/>
          </w:pPr>
        </w:pPrChange>
      </w:pPr>
    </w:p>
    <w:p w14:paraId="62FCCD24" w14:textId="1B883146" w:rsidR="0046050D" w:rsidRPr="007A4AFC" w:rsidDel="00166699" w:rsidRDefault="0046050D">
      <w:pPr>
        <w:pStyle w:val="Titre"/>
        <w:tabs>
          <w:tab w:val="num" w:pos="-4820"/>
        </w:tabs>
        <w:spacing w:line="276" w:lineRule="auto"/>
        <w:jc w:val="both"/>
        <w:rPr>
          <w:del w:id="20000" w:author="Dr Mamadou SANOGO" w:date="2023-10-25T17:56:00Z"/>
          <w:color w:val="000000" w:themeColor="text1"/>
          <w:szCs w:val="24"/>
          <w:lang w:val="fr-ML"/>
          <w:rPrChange w:id="20001" w:author="Dr Mamadou SANOGO" w:date="2023-10-25T18:15:00Z">
            <w:rPr>
              <w:del w:id="20002" w:author="Dr Mamadou SANOGO" w:date="2023-10-25T17:56:00Z"/>
              <w:color w:val="365E90"/>
              <w:szCs w:val="24"/>
              <w:lang w:val="fr-ML"/>
            </w:rPr>
          </w:rPrChange>
        </w:rPr>
        <w:pPrChange w:id="20003" w:author="Dr Mamadou SANOGO" w:date="2023-10-25T17:57:00Z">
          <w:pPr>
            <w:spacing w:line="240" w:lineRule="auto"/>
            <w:ind w:left="102"/>
          </w:pPr>
        </w:pPrChange>
      </w:pPr>
    </w:p>
    <w:p w14:paraId="1756C662" w14:textId="52D70014" w:rsidR="0046050D" w:rsidRPr="007A4AFC" w:rsidDel="00166699" w:rsidRDefault="0046050D">
      <w:pPr>
        <w:pStyle w:val="Titre"/>
        <w:tabs>
          <w:tab w:val="num" w:pos="-4820"/>
        </w:tabs>
        <w:spacing w:line="276" w:lineRule="auto"/>
        <w:jc w:val="both"/>
        <w:rPr>
          <w:del w:id="20004" w:author="Dr Mamadou SANOGO" w:date="2023-10-25T17:56:00Z"/>
          <w:color w:val="000000" w:themeColor="text1"/>
          <w:szCs w:val="24"/>
          <w:lang w:val="fr-ML"/>
          <w:rPrChange w:id="20005" w:author="Dr Mamadou SANOGO" w:date="2023-10-25T18:15:00Z">
            <w:rPr>
              <w:del w:id="20006" w:author="Dr Mamadou SANOGO" w:date="2023-10-25T17:56:00Z"/>
              <w:color w:val="365E90"/>
              <w:szCs w:val="24"/>
              <w:lang w:val="fr-ML"/>
            </w:rPr>
          </w:rPrChange>
        </w:rPr>
        <w:pPrChange w:id="20007" w:author="Dr Mamadou SANOGO" w:date="2023-10-25T17:57:00Z">
          <w:pPr>
            <w:spacing w:line="240" w:lineRule="auto"/>
            <w:ind w:left="102"/>
          </w:pPr>
        </w:pPrChange>
      </w:pPr>
    </w:p>
    <w:p w14:paraId="77054B14" w14:textId="1D2ADB35" w:rsidR="0046050D" w:rsidRPr="007A4AFC" w:rsidDel="00166699" w:rsidRDefault="0046050D">
      <w:pPr>
        <w:pStyle w:val="Titre"/>
        <w:tabs>
          <w:tab w:val="num" w:pos="-4820"/>
        </w:tabs>
        <w:spacing w:line="276" w:lineRule="auto"/>
        <w:jc w:val="both"/>
        <w:rPr>
          <w:del w:id="20008" w:author="Dr Mamadou SANOGO" w:date="2023-10-25T17:56:00Z"/>
          <w:color w:val="000000" w:themeColor="text1"/>
          <w:szCs w:val="24"/>
          <w:lang w:val="fr-ML"/>
          <w:rPrChange w:id="20009" w:author="Dr Mamadou SANOGO" w:date="2023-10-25T18:15:00Z">
            <w:rPr>
              <w:del w:id="20010" w:author="Dr Mamadou SANOGO" w:date="2023-10-25T17:56:00Z"/>
              <w:color w:val="365E90"/>
              <w:szCs w:val="24"/>
              <w:lang w:val="fr-ML"/>
            </w:rPr>
          </w:rPrChange>
        </w:rPr>
        <w:pPrChange w:id="20011" w:author="Dr Mamadou SANOGO" w:date="2023-10-25T17:57:00Z">
          <w:pPr>
            <w:spacing w:line="240" w:lineRule="auto"/>
            <w:ind w:left="102"/>
          </w:pPr>
        </w:pPrChange>
      </w:pPr>
    </w:p>
    <w:p w14:paraId="211E4849" w14:textId="10282EDD" w:rsidR="0046050D" w:rsidRPr="007A4AFC" w:rsidDel="00166699" w:rsidRDefault="0046050D">
      <w:pPr>
        <w:pStyle w:val="Titre"/>
        <w:tabs>
          <w:tab w:val="num" w:pos="-4820"/>
        </w:tabs>
        <w:spacing w:line="276" w:lineRule="auto"/>
        <w:jc w:val="both"/>
        <w:rPr>
          <w:del w:id="20012" w:author="Dr Mamadou SANOGO" w:date="2023-10-25T17:56:00Z"/>
          <w:color w:val="000000" w:themeColor="text1"/>
          <w:szCs w:val="24"/>
          <w:lang w:val="fr-ML"/>
          <w:rPrChange w:id="20013" w:author="Dr Mamadou SANOGO" w:date="2023-10-25T18:15:00Z">
            <w:rPr>
              <w:del w:id="20014" w:author="Dr Mamadou SANOGO" w:date="2023-10-25T17:56:00Z"/>
              <w:color w:val="365E90"/>
              <w:szCs w:val="24"/>
              <w:lang w:val="fr-ML"/>
            </w:rPr>
          </w:rPrChange>
        </w:rPr>
        <w:pPrChange w:id="20015" w:author="Dr Mamadou SANOGO" w:date="2023-10-25T17:57:00Z">
          <w:pPr>
            <w:spacing w:line="240" w:lineRule="auto"/>
            <w:ind w:left="102"/>
          </w:pPr>
        </w:pPrChange>
      </w:pPr>
    </w:p>
    <w:p w14:paraId="21C7E27A" w14:textId="709A8702" w:rsidR="0046050D" w:rsidRPr="007A4AFC" w:rsidDel="00166699" w:rsidRDefault="0046050D">
      <w:pPr>
        <w:pStyle w:val="Titre"/>
        <w:tabs>
          <w:tab w:val="num" w:pos="-4820"/>
        </w:tabs>
        <w:spacing w:line="276" w:lineRule="auto"/>
        <w:jc w:val="both"/>
        <w:rPr>
          <w:del w:id="20016" w:author="Dr Mamadou SANOGO" w:date="2023-10-25T17:56:00Z"/>
          <w:color w:val="000000" w:themeColor="text1"/>
          <w:szCs w:val="24"/>
          <w:lang w:val="fr-ML"/>
          <w:rPrChange w:id="20017" w:author="Dr Mamadou SANOGO" w:date="2023-10-25T18:15:00Z">
            <w:rPr>
              <w:del w:id="20018" w:author="Dr Mamadou SANOGO" w:date="2023-10-25T17:56:00Z"/>
              <w:color w:val="365E90"/>
              <w:szCs w:val="24"/>
              <w:lang w:val="fr-ML"/>
            </w:rPr>
          </w:rPrChange>
        </w:rPr>
        <w:pPrChange w:id="20019" w:author="Dr Mamadou SANOGO" w:date="2023-10-25T17:57:00Z">
          <w:pPr>
            <w:spacing w:line="240" w:lineRule="auto"/>
            <w:ind w:left="102"/>
          </w:pPr>
        </w:pPrChange>
      </w:pPr>
    </w:p>
    <w:p w14:paraId="0C482084" w14:textId="7EBF056B" w:rsidR="0046050D" w:rsidRPr="007A4AFC" w:rsidDel="00166699" w:rsidRDefault="0046050D">
      <w:pPr>
        <w:pStyle w:val="Titre"/>
        <w:tabs>
          <w:tab w:val="num" w:pos="-4820"/>
        </w:tabs>
        <w:spacing w:line="276" w:lineRule="auto"/>
        <w:jc w:val="both"/>
        <w:rPr>
          <w:del w:id="20020" w:author="Dr Mamadou SANOGO" w:date="2023-10-25T17:56:00Z"/>
          <w:rFonts w:eastAsiaTheme="minorHAnsi"/>
          <w:b w:val="0"/>
          <w:color w:val="000000" w:themeColor="text1"/>
          <w:lang w:eastAsia="en-US"/>
          <w:rPrChange w:id="20021" w:author="Dr Mamadou SANOGO" w:date="2023-10-25T18:15:00Z">
            <w:rPr>
              <w:del w:id="20022" w:author="Dr Mamadou SANOGO" w:date="2023-10-25T17:56:00Z"/>
              <w:rFonts w:eastAsiaTheme="minorHAnsi" w:cs="Times New Roman"/>
              <w:b w:val="0"/>
              <w:color w:val="auto"/>
              <w:lang w:eastAsia="en-US"/>
            </w:rPr>
          </w:rPrChange>
        </w:rPr>
        <w:pPrChange w:id="20023" w:author="Dr Mamadou SANOGO" w:date="2023-10-25T17:57:00Z">
          <w:pPr>
            <w:pStyle w:val="Titre1"/>
            <w:spacing w:before="0" w:line="240" w:lineRule="auto"/>
            <w:jc w:val="center"/>
          </w:pPr>
        </w:pPrChange>
      </w:pPr>
      <w:bookmarkStart w:id="20024" w:name="_Toc140912616"/>
      <w:bookmarkStart w:id="20025" w:name="_Toc145944547"/>
      <w:del w:id="20026" w:author="Dr Mamadou SANOGO" w:date="2023-10-25T17:56:00Z">
        <w:r w:rsidRPr="007A4AFC" w:rsidDel="00166699">
          <w:rPr>
            <w:rFonts w:eastAsiaTheme="minorHAnsi"/>
            <w:b w:val="0"/>
            <w:color w:val="000000" w:themeColor="text1"/>
            <w:sz w:val="28"/>
            <w:lang w:eastAsia="en-US"/>
            <w:rPrChange w:id="20027"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20028"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20029" w:author="Dr Mamadou SANOGO" w:date="2023-10-25T18:15:00Z">
              <w:rPr>
                <w:rFonts w:eastAsiaTheme="minorHAnsi"/>
                <w:b w:val="0"/>
                <w:color w:val="2E74B5" w:themeColor="accent1" w:themeShade="BF"/>
                <w:lang w:eastAsia="en-US"/>
              </w:rPr>
            </w:rPrChange>
          </w:rPr>
          <w:delText>7</w:delText>
        </w:r>
        <w:r w:rsidRPr="007A4AFC" w:rsidDel="00166699">
          <w:rPr>
            <w:rFonts w:eastAsiaTheme="minorHAnsi"/>
            <w:b w:val="0"/>
            <w:color w:val="000000" w:themeColor="text1"/>
            <w:sz w:val="28"/>
            <w:lang w:eastAsia="en-US"/>
            <w:rPrChange w:id="20030" w:author="Dr Mamadou SANOGO" w:date="2023-10-25T18:15:00Z">
              <w:rPr>
                <w:rFonts w:eastAsiaTheme="minorHAnsi"/>
                <w:b w:val="0"/>
                <w:color w:val="2E74B5" w:themeColor="accent1" w:themeShade="BF"/>
                <w:lang w:eastAsia="en-US"/>
              </w:rPr>
            </w:rPrChange>
          </w:rPr>
          <w:delText> : Fiches d’évaluation des professeurs par les étudiants</w:delText>
        </w:r>
        <w:bookmarkEnd w:id="20024"/>
        <w:bookmarkEnd w:id="20025"/>
      </w:del>
    </w:p>
    <w:p w14:paraId="4614124A" w14:textId="06E63BF3" w:rsidR="00206DBA" w:rsidRPr="007A4AFC" w:rsidDel="00166699" w:rsidRDefault="00206DBA">
      <w:pPr>
        <w:pStyle w:val="Titre"/>
        <w:tabs>
          <w:tab w:val="num" w:pos="-4820"/>
        </w:tabs>
        <w:spacing w:line="276" w:lineRule="auto"/>
        <w:jc w:val="both"/>
        <w:rPr>
          <w:del w:id="20031" w:author="Dr Mamadou SANOGO" w:date="2023-10-25T17:56:00Z"/>
          <w:color w:val="000000" w:themeColor="text1"/>
          <w:sz w:val="28"/>
          <w:szCs w:val="28"/>
          <w:rPrChange w:id="20032" w:author="Dr Mamadou SANOGO" w:date="2023-10-25T18:15:00Z">
            <w:rPr>
              <w:del w:id="20033" w:author="Dr Mamadou SANOGO" w:date="2023-10-25T17:56:00Z"/>
              <w:color w:val="000000"/>
              <w:sz w:val="28"/>
              <w:szCs w:val="28"/>
            </w:rPr>
          </w:rPrChange>
        </w:rPr>
        <w:pPrChange w:id="20034" w:author="Dr Mamadou SANOGO" w:date="2023-10-25T17:57:00Z">
          <w:pPr>
            <w:spacing w:line="240" w:lineRule="auto"/>
          </w:pPr>
        </w:pPrChange>
      </w:pPr>
      <w:del w:id="20035" w:author="Dr Mamadou SANOGO" w:date="2023-10-25T17:56:00Z">
        <w:r w:rsidRPr="007A4AFC" w:rsidDel="00166699">
          <w:rPr>
            <w:color w:val="000000" w:themeColor="text1"/>
            <w:sz w:val="28"/>
            <w:szCs w:val="28"/>
            <w:rPrChange w:id="20036" w:author="Dr Mamadou SANOGO" w:date="2023-10-25T18:15:00Z">
              <w:rPr>
                <w:color w:val="000000"/>
                <w:sz w:val="28"/>
                <w:szCs w:val="28"/>
              </w:rPr>
            </w:rPrChange>
          </w:rPr>
          <w:br w:type="page"/>
        </w:r>
      </w:del>
    </w:p>
    <w:p w14:paraId="3D7578DC" w14:textId="4996931F" w:rsidR="00206DBA" w:rsidRPr="007A4AFC" w:rsidDel="00166699" w:rsidRDefault="00206DBA">
      <w:pPr>
        <w:pStyle w:val="Titre"/>
        <w:tabs>
          <w:tab w:val="num" w:pos="-4820"/>
        </w:tabs>
        <w:spacing w:line="276" w:lineRule="auto"/>
        <w:jc w:val="both"/>
        <w:rPr>
          <w:del w:id="20037" w:author="Dr Mamadou SANOGO" w:date="2023-10-25T17:56:00Z"/>
          <w:color w:val="000000" w:themeColor="text1"/>
          <w:szCs w:val="24"/>
          <w:lang w:val="fr-ML"/>
          <w:rPrChange w:id="20038" w:author="Dr Mamadou SANOGO" w:date="2023-10-25T18:15:00Z">
            <w:rPr>
              <w:del w:id="20039" w:author="Dr Mamadou SANOGO" w:date="2023-10-25T17:56:00Z"/>
              <w:color w:val="365E90"/>
              <w:szCs w:val="24"/>
              <w:lang w:val="fr-ML"/>
            </w:rPr>
          </w:rPrChange>
        </w:rPr>
        <w:pPrChange w:id="20040" w:author="Dr Mamadou SANOGO" w:date="2023-10-25T17:57:00Z">
          <w:pPr>
            <w:spacing w:line="240" w:lineRule="auto"/>
            <w:ind w:left="102"/>
          </w:pPr>
        </w:pPrChange>
      </w:pPr>
    </w:p>
    <w:p w14:paraId="5EAA6869" w14:textId="3096FA4C" w:rsidR="00206DBA" w:rsidRPr="007A4AFC" w:rsidDel="00166699" w:rsidRDefault="00206DBA">
      <w:pPr>
        <w:pStyle w:val="Titre"/>
        <w:tabs>
          <w:tab w:val="num" w:pos="-4820"/>
        </w:tabs>
        <w:spacing w:line="276" w:lineRule="auto"/>
        <w:jc w:val="both"/>
        <w:rPr>
          <w:del w:id="20041" w:author="Dr Mamadou SANOGO" w:date="2023-10-25T17:56:00Z"/>
          <w:color w:val="000000" w:themeColor="text1"/>
          <w:szCs w:val="24"/>
          <w:lang w:val="fr-ML"/>
          <w:rPrChange w:id="20042" w:author="Dr Mamadou SANOGO" w:date="2023-10-25T18:15:00Z">
            <w:rPr>
              <w:del w:id="20043" w:author="Dr Mamadou SANOGO" w:date="2023-10-25T17:56:00Z"/>
              <w:color w:val="365E90"/>
              <w:szCs w:val="24"/>
              <w:lang w:val="fr-ML"/>
            </w:rPr>
          </w:rPrChange>
        </w:rPr>
        <w:pPrChange w:id="20044" w:author="Dr Mamadou SANOGO" w:date="2023-10-25T17:57:00Z">
          <w:pPr>
            <w:spacing w:line="240" w:lineRule="auto"/>
            <w:ind w:left="102"/>
          </w:pPr>
        </w:pPrChange>
      </w:pPr>
    </w:p>
    <w:p w14:paraId="4A7471D7" w14:textId="2B0CF24E" w:rsidR="00206DBA" w:rsidRPr="007A4AFC" w:rsidDel="00166699" w:rsidRDefault="00206DBA">
      <w:pPr>
        <w:pStyle w:val="Titre"/>
        <w:tabs>
          <w:tab w:val="num" w:pos="-4820"/>
        </w:tabs>
        <w:spacing w:line="276" w:lineRule="auto"/>
        <w:jc w:val="both"/>
        <w:rPr>
          <w:del w:id="20045" w:author="Dr Mamadou SANOGO" w:date="2023-10-25T17:56:00Z"/>
          <w:color w:val="000000" w:themeColor="text1"/>
          <w:szCs w:val="24"/>
          <w:lang w:val="fr-ML"/>
          <w:rPrChange w:id="20046" w:author="Dr Mamadou SANOGO" w:date="2023-10-25T18:15:00Z">
            <w:rPr>
              <w:del w:id="20047" w:author="Dr Mamadou SANOGO" w:date="2023-10-25T17:56:00Z"/>
              <w:color w:val="365E90"/>
              <w:szCs w:val="24"/>
              <w:lang w:val="fr-ML"/>
            </w:rPr>
          </w:rPrChange>
        </w:rPr>
        <w:pPrChange w:id="20048" w:author="Dr Mamadou SANOGO" w:date="2023-10-25T17:57:00Z">
          <w:pPr>
            <w:spacing w:line="240" w:lineRule="auto"/>
            <w:ind w:left="102"/>
          </w:pPr>
        </w:pPrChange>
      </w:pPr>
    </w:p>
    <w:p w14:paraId="70401BF2" w14:textId="2AB852C2" w:rsidR="00206DBA" w:rsidRPr="007A4AFC" w:rsidDel="00166699" w:rsidRDefault="00206DBA">
      <w:pPr>
        <w:pStyle w:val="Titre"/>
        <w:tabs>
          <w:tab w:val="num" w:pos="-4820"/>
        </w:tabs>
        <w:spacing w:line="276" w:lineRule="auto"/>
        <w:jc w:val="both"/>
        <w:rPr>
          <w:del w:id="20049" w:author="Dr Mamadou SANOGO" w:date="2023-10-25T17:56:00Z"/>
          <w:color w:val="000000" w:themeColor="text1"/>
          <w:szCs w:val="24"/>
          <w:lang w:val="fr-ML"/>
          <w:rPrChange w:id="20050" w:author="Dr Mamadou SANOGO" w:date="2023-10-25T18:15:00Z">
            <w:rPr>
              <w:del w:id="20051" w:author="Dr Mamadou SANOGO" w:date="2023-10-25T17:56:00Z"/>
              <w:color w:val="365E90"/>
              <w:szCs w:val="24"/>
              <w:lang w:val="fr-ML"/>
            </w:rPr>
          </w:rPrChange>
        </w:rPr>
        <w:pPrChange w:id="20052" w:author="Dr Mamadou SANOGO" w:date="2023-10-25T17:57:00Z">
          <w:pPr>
            <w:spacing w:line="240" w:lineRule="auto"/>
            <w:ind w:left="102"/>
          </w:pPr>
        </w:pPrChange>
      </w:pPr>
    </w:p>
    <w:p w14:paraId="667D00C2" w14:textId="7C4BADB2" w:rsidR="00206DBA" w:rsidRPr="007A4AFC" w:rsidDel="00166699" w:rsidRDefault="00206DBA">
      <w:pPr>
        <w:pStyle w:val="Titre"/>
        <w:tabs>
          <w:tab w:val="num" w:pos="-4820"/>
        </w:tabs>
        <w:spacing w:line="276" w:lineRule="auto"/>
        <w:jc w:val="both"/>
        <w:rPr>
          <w:del w:id="20053" w:author="Dr Mamadou SANOGO" w:date="2023-10-25T17:56:00Z"/>
          <w:color w:val="000000" w:themeColor="text1"/>
          <w:szCs w:val="24"/>
          <w:lang w:val="fr-ML"/>
          <w:rPrChange w:id="20054" w:author="Dr Mamadou SANOGO" w:date="2023-10-25T18:15:00Z">
            <w:rPr>
              <w:del w:id="20055" w:author="Dr Mamadou SANOGO" w:date="2023-10-25T17:56:00Z"/>
              <w:color w:val="365E90"/>
              <w:szCs w:val="24"/>
              <w:lang w:val="fr-ML"/>
            </w:rPr>
          </w:rPrChange>
        </w:rPr>
        <w:pPrChange w:id="20056" w:author="Dr Mamadou SANOGO" w:date="2023-10-25T17:57:00Z">
          <w:pPr>
            <w:spacing w:line="240" w:lineRule="auto"/>
            <w:ind w:left="102"/>
          </w:pPr>
        </w:pPrChange>
      </w:pPr>
    </w:p>
    <w:p w14:paraId="6492F767" w14:textId="7E5381F7" w:rsidR="00206DBA" w:rsidRPr="007A4AFC" w:rsidDel="00166699" w:rsidRDefault="00206DBA">
      <w:pPr>
        <w:pStyle w:val="Titre"/>
        <w:tabs>
          <w:tab w:val="num" w:pos="-4820"/>
        </w:tabs>
        <w:spacing w:line="276" w:lineRule="auto"/>
        <w:jc w:val="both"/>
        <w:rPr>
          <w:del w:id="20057" w:author="Dr Mamadou SANOGO" w:date="2023-10-25T17:56:00Z"/>
          <w:color w:val="000000" w:themeColor="text1"/>
          <w:szCs w:val="24"/>
          <w:lang w:val="fr-ML"/>
          <w:rPrChange w:id="20058" w:author="Dr Mamadou SANOGO" w:date="2023-10-25T18:15:00Z">
            <w:rPr>
              <w:del w:id="20059" w:author="Dr Mamadou SANOGO" w:date="2023-10-25T17:56:00Z"/>
              <w:color w:val="365E90"/>
              <w:szCs w:val="24"/>
              <w:lang w:val="fr-ML"/>
            </w:rPr>
          </w:rPrChange>
        </w:rPr>
        <w:pPrChange w:id="20060" w:author="Dr Mamadou SANOGO" w:date="2023-10-25T17:57:00Z">
          <w:pPr>
            <w:spacing w:line="240" w:lineRule="auto"/>
            <w:ind w:left="102"/>
          </w:pPr>
        </w:pPrChange>
      </w:pPr>
    </w:p>
    <w:p w14:paraId="752A1DF4" w14:textId="64ADEE1E" w:rsidR="00206DBA" w:rsidRPr="007A4AFC" w:rsidDel="00166699" w:rsidRDefault="00206DBA">
      <w:pPr>
        <w:pStyle w:val="Titre"/>
        <w:tabs>
          <w:tab w:val="num" w:pos="-4820"/>
        </w:tabs>
        <w:spacing w:line="276" w:lineRule="auto"/>
        <w:jc w:val="both"/>
        <w:rPr>
          <w:del w:id="20061" w:author="Dr Mamadou SANOGO" w:date="2023-10-25T17:56:00Z"/>
          <w:color w:val="000000" w:themeColor="text1"/>
          <w:szCs w:val="24"/>
          <w:lang w:val="fr-ML"/>
          <w:rPrChange w:id="20062" w:author="Dr Mamadou SANOGO" w:date="2023-10-25T18:15:00Z">
            <w:rPr>
              <w:del w:id="20063" w:author="Dr Mamadou SANOGO" w:date="2023-10-25T17:56:00Z"/>
              <w:color w:val="365E90"/>
              <w:szCs w:val="24"/>
              <w:lang w:val="fr-ML"/>
            </w:rPr>
          </w:rPrChange>
        </w:rPr>
        <w:pPrChange w:id="20064" w:author="Dr Mamadou SANOGO" w:date="2023-10-25T17:57:00Z">
          <w:pPr>
            <w:spacing w:line="240" w:lineRule="auto"/>
            <w:ind w:left="102"/>
          </w:pPr>
        </w:pPrChange>
      </w:pPr>
    </w:p>
    <w:p w14:paraId="6BCC1D4A" w14:textId="7F94EBCE" w:rsidR="00206DBA" w:rsidRPr="007A4AFC" w:rsidDel="00166699" w:rsidRDefault="00206DBA">
      <w:pPr>
        <w:pStyle w:val="Titre"/>
        <w:tabs>
          <w:tab w:val="num" w:pos="-4820"/>
        </w:tabs>
        <w:spacing w:line="276" w:lineRule="auto"/>
        <w:jc w:val="both"/>
        <w:rPr>
          <w:del w:id="20065" w:author="Dr Mamadou SANOGO" w:date="2023-10-25T17:56:00Z"/>
          <w:color w:val="000000" w:themeColor="text1"/>
          <w:szCs w:val="24"/>
          <w:lang w:val="fr-ML"/>
          <w:rPrChange w:id="20066" w:author="Dr Mamadou SANOGO" w:date="2023-10-25T18:15:00Z">
            <w:rPr>
              <w:del w:id="20067" w:author="Dr Mamadou SANOGO" w:date="2023-10-25T17:56:00Z"/>
              <w:color w:val="365E90"/>
              <w:szCs w:val="24"/>
              <w:lang w:val="fr-ML"/>
            </w:rPr>
          </w:rPrChange>
        </w:rPr>
        <w:pPrChange w:id="20068" w:author="Dr Mamadou SANOGO" w:date="2023-10-25T17:57:00Z">
          <w:pPr>
            <w:spacing w:line="240" w:lineRule="auto"/>
            <w:ind w:left="102"/>
          </w:pPr>
        </w:pPrChange>
      </w:pPr>
    </w:p>
    <w:p w14:paraId="108C7F45" w14:textId="0F274828" w:rsidR="00206DBA" w:rsidRPr="007A4AFC" w:rsidDel="00166699" w:rsidRDefault="00206DBA">
      <w:pPr>
        <w:pStyle w:val="Titre"/>
        <w:tabs>
          <w:tab w:val="num" w:pos="-4820"/>
        </w:tabs>
        <w:spacing w:line="276" w:lineRule="auto"/>
        <w:jc w:val="both"/>
        <w:rPr>
          <w:del w:id="20069" w:author="Dr Mamadou SANOGO" w:date="2023-10-25T17:56:00Z"/>
          <w:color w:val="000000" w:themeColor="text1"/>
          <w:szCs w:val="24"/>
          <w:lang w:val="fr-ML"/>
          <w:rPrChange w:id="20070" w:author="Dr Mamadou SANOGO" w:date="2023-10-25T18:15:00Z">
            <w:rPr>
              <w:del w:id="20071" w:author="Dr Mamadou SANOGO" w:date="2023-10-25T17:56:00Z"/>
              <w:color w:val="365E90"/>
              <w:szCs w:val="24"/>
              <w:lang w:val="fr-ML"/>
            </w:rPr>
          </w:rPrChange>
        </w:rPr>
        <w:pPrChange w:id="20072" w:author="Dr Mamadou SANOGO" w:date="2023-10-25T17:57:00Z">
          <w:pPr>
            <w:spacing w:line="240" w:lineRule="auto"/>
            <w:ind w:left="102"/>
          </w:pPr>
        </w:pPrChange>
      </w:pPr>
    </w:p>
    <w:p w14:paraId="78FB3661" w14:textId="7107E5FE" w:rsidR="00206DBA" w:rsidRPr="007A4AFC" w:rsidDel="00166699" w:rsidRDefault="00206DBA">
      <w:pPr>
        <w:pStyle w:val="Titre"/>
        <w:tabs>
          <w:tab w:val="num" w:pos="-4820"/>
        </w:tabs>
        <w:spacing w:line="276" w:lineRule="auto"/>
        <w:jc w:val="both"/>
        <w:rPr>
          <w:del w:id="20073" w:author="Dr Mamadou SANOGO" w:date="2023-10-25T17:56:00Z"/>
          <w:color w:val="000000" w:themeColor="text1"/>
          <w:szCs w:val="24"/>
          <w:lang w:val="fr-ML"/>
          <w:rPrChange w:id="20074" w:author="Dr Mamadou SANOGO" w:date="2023-10-25T18:15:00Z">
            <w:rPr>
              <w:del w:id="20075" w:author="Dr Mamadou SANOGO" w:date="2023-10-25T17:56:00Z"/>
              <w:color w:val="365E90"/>
              <w:szCs w:val="24"/>
              <w:lang w:val="fr-ML"/>
            </w:rPr>
          </w:rPrChange>
        </w:rPr>
        <w:pPrChange w:id="20076" w:author="Dr Mamadou SANOGO" w:date="2023-10-25T17:57:00Z">
          <w:pPr>
            <w:spacing w:line="240" w:lineRule="auto"/>
            <w:ind w:left="102"/>
          </w:pPr>
        </w:pPrChange>
      </w:pPr>
    </w:p>
    <w:p w14:paraId="58622FE8" w14:textId="570F3BB5" w:rsidR="00206DBA" w:rsidRPr="007A4AFC" w:rsidDel="00166699" w:rsidRDefault="00206DBA">
      <w:pPr>
        <w:pStyle w:val="Titre"/>
        <w:tabs>
          <w:tab w:val="num" w:pos="-4820"/>
        </w:tabs>
        <w:spacing w:line="276" w:lineRule="auto"/>
        <w:jc w:val="both"/>
        <w:rPr>
          <w:del w:id="20077" w:author="Dr Mamadou SANOGO" w:date="2023-10-25T17:56:00Z"/>
          <w:color w:val="000000" w:themeColor="text1"/>
          <w:szCs w:val="24"/>
          <w:lang w:val="fr-ML"/>
          <w:rPrChange w:id="20078" w:author="Dr Mamadou SANOGO" w:date="2023-10-25T18:15:00Z">
            <w:rPr>
              <w:del w:id="20079" w:author="Dr Mamadou SANOGO" w:date="2023-10-25T17:56:00Z"/>
              <w:color w:val="365E90"/>
              <w:szCs w:val="24"/>
              <w:lang w:val="fr-ML"/>
            </w:rPr>
          </w:rPrChange>
        </w:rPr>
        <w:pPrChange w:id="20080" w:author="Dr Mamadou SANOGO" w:date="2023-10-25T17:57:00Z">
          <w:pPr>
            <w:spacing w:line="240" w:lineRule="auto"/>
            <w:ind w:left="102"/>
          </w:pPr>
        </w:pPrChange>
      </w:pPr>
    </w:p>
    <w:p w14:paraId="49D4BD1C" w14:textId="7E726119" w:rsidR="00206DBA" w:rsidRPr="007A4AFC" w:rsidDel="00166699" w:rsidRDefault="00206DBA">
      <w:pPr>
        <w:pStyle w:val="Titre"/>
        <w:tabs>
          <w:tab w:val="num" w:pos="-4820"/>
        </w:tabs>
        <w:spacing w:line="276" w:lineRule="auto"/>
        <w:jc w:val="both"/>
        <w:rPr>
          <w:del w:id="20081" w:author="Dr Mamadou SANOGO" w:date="2023-10-25T17:56:00Z"/>
          <w:color w:val="000000" w:themeColor="text1"/>
          <w:szCs w:val="24"/>
          <w:lang w:val="fr-ML"/>
          <w:rPrChange w:id="20082" w:author="Dr Mamadou SANOGO" w:date="2023-10-25T18:15:00Z">
            <w:rPr>
              <w:del w:id="20083" w:author="Dr Mamadou SANOGO" w:date="2023-10-25T17:56:00Z"/>
              <w:color w:val="365E90"/>
              <w:szCs w:val="24"/>
              <w:lang w:val="fr-ML"/>
            </w:rPr>
          </w:rPrChange>
        </w:rPr>
        <w:pPrChange w:id="20084" w:author="Dr Mamadou SANOGO" w:date="2023-10-25T17:57:00Z">
          <w:pPr>
            <w:spacing w:line="240" w:lineRule="auto"/>
            <w:ind w:left="102"/>
          </w:pPr>
        </w:pPrChange>
      </w:pPr>
    </w:p>
    <w:p w14:paraId="0167AF3F" w14:textId="0503EDD4" w:rsidR="00206DBA" w:rsidRPr="007A4AFC" w:rsidDel="00166699" w:rsidRDefault="00206DBA">
      <w:pPr>
        <w:pStyle w:val="Titre"/>
        <w:tabs>
          <w:tab w:val="num" w:pos="-4820"/>
        </w:tabs>
        <w:spacing w:line="276" w:lineRule="auto"/>
        <w:jc w:val="both"/>
        <w:rPr>
          <w:del w:id="20085" w:author="Dr Mamadou SANOGO" w:date="2023-10-25T17:56:00Z"/>
          <w:color w:val="000000" w:themeColor="text1"/>
          <w:szCs w:val="24"/>
          <w:lang w:val="fr-ML"/>
          <w:rPrChange w:id="20086" w:author="Dr Mamadou SANOGO" w:date="2023-10-25T18:15:00Z">
            <w:rPr>
              <w:del w:id="20087" w:author="Dr Mamadou SANOGO" w:date="2023-10-25T17:56:00Z"/>
              <w:color w:val="365E90"/>
              <w:szCs w:val="24"/>
              <w:lang w:val="fr-ML"/>
            </w:rPr>
          </w:rPrChange>
        </w:rPr>
        <w:pPrChange w:id="20088" w:author="Dr Mamadou SANOGO" w:date="2023-10-25T17:57:00Z">
          <w:pPr>
            <w:spacing w:line="240" w:lineRule="auto"/>
            <w:ind w:left="102"/>
          </w:pPr>
        </w:pPrChange>
      </w:pPr>
    </w:p>
    <w:p w14:paraId="01BAAFB9" w14:textId="02C7874E" w:rsidR="00206DBA" w:rsidRPr="007A4AFC" w:rsidDel="00166699" w:rsidRDefault="00206DBA">
      <w:pPr>
        <w:pStyle w:val="Titre"/>
        <w:tabs>
          <w:tab w:val="num" w:pos="-4820"/>
        </w:tabs>
        <w:spacing w:line="276" w:lineRule="auto"/>
        <w:jc w:val="both"/>
        <w:rPr>
          <w:del w:id="20089" w:author="Dr Mamadou SANOGO" w:date="2023-10-25T17:56:00Z"/>
          <w:color w:val="000000" w:themeColor="text1"/>
          <w:szCs w:val="24"/>
          <w:lang w:val="fr-ML"/>
          <w:rPrChange w:id="20090" w:author="Dr Mamadou SANOGO" w:date="2023-10-25T18:15:00Z">
            <w:rPr>
              <w:del w:id="20091" w:author="Dr Mamadou SANOGO" w:date="2023-10-25T17:56:00Z"/>
              <w:color w:val="365E90"/>
              <w:szCs w:val="24"/>
              <w:lang w:val="fr-ML"/>
            </w:rPr>
          </w:rPrChange>
        </w:rPr>
        <w:pPrChange w:id="20092" w:author="Dr Mamadou SANOGO" w:date="2023-10-25T17:57:00Z">
          <w:pPr>
            <w:spacing w:line="240" w:lineRule="auto"/>
            <w:ind w:left="102"/>
          </w:pPr>
        </w:pPrChange>
      </w:pPr>
    </w:p>
    <w:p w14:paraId="71F409A6" w14:textId="3B9E7209" w:rsidR="00206DBA" w:rsidRPr="007A4AFC" w:rsidDel="00166699" w:rsidRDefault="00206DBA">
      <w:pPr>
        <w:pStyle w:val="Titre"/>
        <w:tabs>
          <w:tab w:val="num" w:pos="-4820"/>
        </w:tabs>
        <w:spacing w:line="276" w:lineRule="auto"/>
        <w:jc w:val="both"/>
        <w:rPr>
          <w:del w:id="20093" w:author="Dr Mamadou SANOGO" w:date="2023-10-25T17:56:00Z"/>
          <w:color w:val="000000" w:themeColor="text1"/>
          <w:szCs w:val="24"/>
          <w:lang w:val="fr-ML"/>
          <w:rPrChange w:id="20094" w:author="Dr Mamadou SANOGO" w:date="2023-10-25T18:15:00Z">
            <w:rPr>
              <w:del w:id="20095" w:author="Dr Mamadou SANOGO" w:date="2023-10-25T17:56:00Z"/>
              <w:color w:val="365E90"/>
              <w:szCs w:val="24"/>
              <w:lang w:val="fr-ML"/>
            </w:rPr>
          </w:rPrChange>
        </w:rPr>
        <w:pPrChange w:id="20096" w:author="Dr Mamadou SANOGO" w:date="2023-10-25T17:57:00Z">
          <w:pPr>
            <w:spacing w:line="240" w:lineRule="auto"/>
            <w:ind w:left="102"/>
          </w:pPr>
        </w:pPrChange>
      </w:pPr>
    </w:p>
    <w:p w14:paraId="3A23088C" w14:textId="48898DAD" w:rsidR="00206DBA" w:rsidRPr="007A4AFC" w:rsidDel="00166699" w:rsidRDefault="00206DBA">
      <w:pPr>
        <w:pStyle w:val="Titre"/>
        <w:tabs>
          <w:tab w:val="num" w:pos="-4820"/>
        </w:tabs>
        <w:spacing w:line="276" w:lineRule="auto"/>
        <w:jc w:val="both"/>
        <w:rPr>
          <w:del w:id="20097" w:author="Dr Mamadou SANOGO" w:date="2023-10-25T17:56:00Z"/>
          <w:color w:val="000000" w:themeColor="text1"/>
          <w:szCs w:val="24"/>
          <w:lang w:val="fr-ML"/>
          <w:rPrChange w:id="20098" w:author="Dr Mamadou SANOGO" w:date="2023-10-25T18:15:00Z">
            <w:rPr>
              <w:del w:id="20099" w:author="Dr Mamadou SANOGO" w:date="2023-10-25T17:56:00Z"/>
              <w:color w:val="365E90"/>
              <w:szCs w:val="24"/>
              <w:lang w:val="fr-ML"/>
            </w:rPr>
          </w:rPrChange>
        </w:rPr>
        <w:pPrChange w:id="20100" w:author="Dr Mamadou SANOGO" w:date="2023-10-25T17:57:00Z">
          <w:pPr>
            <w:spacing w:line="240" w:lineRule="auto"/>
            <w:ind w:left="102"/>
          </w:pPr>
        </w:pPrChange>
      </w:pPr>
    </w:p>
    <w:p w14:paraId="6D0BA8EA" w14:textId="600CFE7C" w:rsidR="00206DBA" w:rsidRPr="007A4AFC" w:rsidDel="00166699" w:rsidRDefault="00206DBA">
      <w:pPr>
        <w:pStyle w:val="Titre"/>
        <w:tabs>
          <w:tab w:val="num" w:pos="-4820"/>
        </w:tabs>
        <w:spacing w:line="276" w:lineRule="auto"/>
        <w:jc w:val="both"/>
        <w:rPr>
          <w:del w:id="20101" w:author="Dr Mamadou SANOGO" w:date="2023-10-25T17:56:00Z"/>
          <w:color w:val="000000" w:themeColor="text1"/>
          <w:szCs w:val="24"/>
          <w:lang w:val="fr-ML"/>
          <w:rPrChange w:id="20102" w:author="Dr Mamadou SANOGO" w:date="2023-10-25T18:15:00Z">
            <w:rPr>
              <w:del w:id="20103" w:author="Dr Mamadou SANOGO" w:date="2023-10-25T17:56:00Z"/>
              <w:color w:val="365E90"/>
              <w:szCs w:val="24"/>
              <w:lang w:val="fr-ML"/>
            </w:rPr>
          </w:rPrChange>
        </w:rPr>
        <w:pPrChange w:id="20104" w:author="Dr Mamadou SANOGO" w:date="2023-10-25T17:57:00Z">
          <w:pPr>
            <w:spacing w:line="240" w:lineRule="auto"/>
            <w:ind w:left="102"/>
          </w:pPr>
        </w:pPrChange>
      </w:pPr>
    </w:p>
    <w:p w14:paraId="735C12D7" w14:textId="6D8BD6AD" w:rsidR="00206DBA" w:rsidRPr="007A4AFC" w:rsidDel="00166699" w:rsidRDefault="00206DBA">
      <w:pPr>
        <w:pStyle w:val="Titre"/>
        <w:tabs>
          <w:tab w:val="num" w:pos="-4820"/>
        </w:tabs>
        <w:spacing w:line="276" w:lineRule="auto"/>
        <w:jc w:val="both"/>
        <w:rPr>
          <w:del w:id="20105" w:author="Dr Mamadou SANOGO" w:date="2023-10-25T17:56:00Z"/>
          <w:color w:val="000000" w:themeColor="text1"/>
          <w:szCs w:val="24"/>
          <w:lang w:val="fr-ML"/>
          <w:rPrChange w:id="20106" w:author="Dr Mamadou SANOGO" w:date="2023-10-25T18:15:00Z">
            <w:rPr>
              <w:del w:id="20107" w:author="Dr Mamadou SANOGO" w:date="2023-10-25T17:56:00Z"/>
              <w:color w:val="365E90"/>
              <w:szCs w:val="24"/>
              <w:lang w:val="fr-ML"/>
            </w:rPr>
          </w:rPrChange>
        </w:rPr>
        <w:pPrChange w:id="20108" w:author="Dr Mamadou SANOGO" w:date="2023-10-25T17:57:00Z">
          <w:pPr>
            <w:spacing w:line="240" w:lineRule="auto"/>
            <w:ind w:left="102"/>
          </w:pPr>
        </w:pPrChange>
      </w:pPr>
    </w:p>
    <w:p w14:paraId="2E4BA96F" w14:textId="28B79FD0" w:rsidR="00206DBA" w:rsidRPr="007A4AFC" w:rsidDel="00166699" w:rsidRDefault="00206DBA">
      <w:pPr>
        <w:pStyle w:val="Titre"/>
        <w:tabs>
          <w:tab w:val="num" w:pos="-4820"/>
        </w:tabs>
        <w:spacing w:line="276" w:lineRule="auto"/>
        <w:jc w:val="both"/>
        <w:rPr>
          <w:del w:id="20109" w:author="Dr Mamadou SANOGO" w:date="2023-10-25T17:56:00Z"/>
          <w:color w:val="000000" w:themeColor="text1"/>
          <w:szCs w:val="24"/>
          <w:lang w:val="fr-ML"/>
          <w:rPrChange w:id="20110" w:author="Dr Mamadou SANOGO" w:date="2023-10-25T18:15:00Z">
            <w:rPr>
              <w:del w:id="20111" w:author="Dr Mamadou SANOGO" w:date="2023-10-25T17:56:00Z"/>
              <w:color w:val="365E90"/>
              <w:szCs w:val="24"/>
              <w:lang w:val="fr-ML"/>
            </w:rPr>
          </w:rPrChange>
        </w:rPr>
        <w:pPrChange w:id="20112" w:author="Dr Mamadou SANOGO" w:date="2023-10-25T17:57:00Z">
          <w:pPr>
            <w:spacing w:line="240" w:lineRule="auto"/>
            <w:ind w:left="102"/>
          </w:pPr>
        </w:pPrChange>
      </w:pPr>
    </w:p>
    <w:p w14:paraId="27AFCD62" w14:textId="277AB6DF" w:rsidR="00206DBA" w:rsidRPr="007A4AFC" w:rsidDel="00166699" w:rsidRDefault="00206DBA">
      <w:pPr>
        <w:pStyle w:val="Titre"/>
        <w:tabs>
          <w:tab w:val="num" w:pos="-4820"/>
        </w:tabs>
        <w:spacing w:line="276" w:lineRule="auto"/>
        <w:jc w:val="both"/>
        <w:rPr>
          <w:del w:id="20113" w:author="Dr Mamadou SANOGO" w:date="2023-10-25T17:56:00Z"/>
          <w:color w:val="000000" w:themeColor="text1"/>
          <w:szCs w:val="24"/>
          <w:lang w:val="fr-ML"/>
          <w:rPrChange w:id="20114" w:author="Dr Mamadou SANOGO" w:date="2023-10-25T18:15:00Z">
            <w:rPr>
              <w:del w:id="20115" w:author="Dr Mamadou SANOGO" w:date="2023-10-25T17:56:00Z"/>
              <w:color w:val="365E90"/>
              <w:szCs w:val="24"/>
              <w:lang w:val="fr-ML"/>
            </w:rPr>
          </w:rPrChange>
        </w:rPr>
        <w:pPrChange w:id="20116" w:author="Dr Mamadou SANOGO" w:date="2023-10-25T17:57:00Z">
          <w:pPr>
            <w:spacing w:line="240" w:lineRule="auto"/>
            <w:ind w:left="102"/>
          </w:pPr>
        </w:pPrChange>
      </w:pPr>
    </w:p>
    <w:p w14:paraId="1E66FC13" w14:textId="3B3EA8A9" w:rsidR="00206DBA" w:rsidRPr="007A4AFC" w:rsidDel="00166699" w:rsidRDefault="00206DBA">
      <w:pPr>
        <w:pStyle w:val="Titre"/>
        <w:tabs>
          <w:tab w:val="num" w:pos="-4820"/>
        </w:tabs>
        <w:spacing w:line="276" w:lineRule="auto"/>
        <w:jc w:val="both"/>
        <w:rPr>
          <w:del w:id="20117" w:author="Dr Mamadou SANOGO" w:date="2023-10-25T17:56:00Z"/>
          <w:rFonts w:eastAsiaTheme="minorHAnsi"/>
          <w:b w:val="0"/>
          <w:color w:val="000000" w:themeColor="text1"/>
          <w:lang w:eastAsia="en-US"/>
          <w:rPrChange w:id="20118" w:author="Dr Mamadou SANOGO" w:date="2023-10-25T18:15:00Z">
            <w:rPr>
              <w:del w:id="20119" w:author="Dr Mamadou SANOGO" w:date="2023-10-25T17:56:00Z"/>
              <w:rFonts w:eastAsiaTheme="minorHAnsi" w:cs="Times New Roman"/>
              <w:b w:val="0"/>
              <w:color w:val="auto"/>
              <w:lang w:eastAsia="en-US"/>
            </w:rPr>
          </w:rPrChange>
        </w:rPr>
        <w:pPrChange w:id="20120" w:author="Dr Mamadou SANOGO" w:date="2023-10-25T17:57:00Z">
          <w:pPr>
            <w:pStyle w:val="Titre1"/>
            <w:spacing w:before="0" w:line="240" w:lineRule="auto"/>
            <w:jc w:val="center"/>
          </w:pPr>
        </w:pPrChange>
      </w:pPr>
      <w:bookmarkStart w:id="20121" w:name="_Toc145944548"/>
      <w:del w:id="20122" w:author="Dr Mamadou SANOGO" w:date="2023-10-25T17:56:00Z">
        <w:r w:rsidRPr="007A4AFC" w:rsidDel="00166699">
          <w:rPr>
            <w:rFonts w:eastAsiaTheme="minorHAnsi"/>
            <w:b w:val="0"/>
            <w:color w:val="000000" w:themeColor="text1"/>
            <w:sz w:val="28"/>
            <w:lang w:eastAsia="en-US"/>
            <w:rPrChange w:id="20123" w:author="Dr Mamadou SANOGO" w:date="2023-10-25T18:15:00Z">
              <w:rPr>
                <w:rFonts w:eastAsiaTheme="minorHAnsi"/>
                <w:b w:val="0"/>
                <w:color w:val="2E74B5" w:themeColor="accent1" w:themeShade="BF"/>
                <w:lang w:eastAsia="en-US"/>
              </w:rPr>
            </w:rPrChange>
          </w:rPr>
          <w:delText>Annexe 18 : PV de réunion</w:delText>
        </w:r>
        <w:bookmarkEnd w:id="20121"/>
      </w:del>
    </w:p>
    <w:p w14:paraId="6FE125B6" w14:textId="6DD92F76" w:rsidR="00206DBA" w:rsidRPr="007A4AFC" w:rsidDel="00166699" w:rsidRDefault="00206DBA">
      <w:pPr>
        <w:pStyle w:val="Titre"/>
        <w:tabs>
          <w:tab w:val="num" w:pos="-4820"/>
        </w:tabs>
        <w:spacing w:line="276" w:lineRule="auto"/>
        <w:jc w:val="both"/>
        <w:rPr>
          <w:del w:id="20124" w:author="Dr Mamadou SANOGO" w:date="2023-10-25T17:56:00Z"/>
          <w:color w:val="000000" w:themeColor="text1"/>
          <w:sz w:val="28"/>
          <w:szCs w:val="28"/>
          <w:rPrChange w:id="20125" w:author="Dr Mamadou SANOGO" w:date="2023-10-25T18:15:00Z">
            <w:rPr>
              <w:del w:id="20126" w:author="Dr Mamadou SANOGO" w:date="2023-10-25T17:56:00Z"/>
              <w:color w:val="000000"/>
              <w:sz w:val="28"/>
              <w:szCs w:val="28"/>
            </w:rPr>
          </w:rPrChange>
        </w:rPr>
        <w:pPrChange w:id="20127" w:author="Dr Mamadou SANOGO" w:date="2023-10-25T17:57:00Z">
          <w:pPr>
            <w:spacing w:line="240" w:lineRule="auto"/>
          </w:pPr>
        </w:pPrChange>
      </w:pPr>
    </w:p>
    <w:p w14:paraId="52E11CA3" w14:textId="2A42CB7B" w:rsidR="001B374B" w:rsidRPr="007A4AFC" w:rsidDel="00166699" w:rsidRDefault="001B374B">
      <w:pPr>
        <w:pStyle w:val="Titre"/>
        <w:tabs>
          <w:tab w:val="num" w:pos="-4820"/>
        </w:tabs>
        <w:spacing w:line="276" w:lineRule="auto"/>
        <w:jc w:val="both"/>
        <w:rPr>
          <w:del w:id="20128" w:author="Dr Mamadou SANOGO" w:date="2023-10-25T17:56:00Z"/>
          <w:color w:val="000000" w:themeColor="text1"/>
          <w:sz w:val="28"/>
          <w:szCs w:val="28"/>
          <w:rPrChange w:id="20129" w:author="Dr Mamadou SANOGO" w:date="2023-10-25T18:15:00Z">
            <w:rPr>
              <w:del w:id="20130" w:author="Dr Mamadou SANOGO" w:date="2023-10-25T17:56:00Z"/>
              <w:color w:val="000000"/>
              <w:sz w:val="28"/>
              <w:szCs w:val="28"/>
            </w:rPr>
          </w:rPrChange>
        </w:rPr>
        <w:pPrChange w:id="20131" w:author="Dr Mamadou SANOGO" w:date="2023-10-25T17:57:00Z">
          <w:pPr>
            <w:spacing w:line="240" w:lineRule="auto"/>
          </w:pPr>
        </w:pPrChange>
      </w:pPr>
      <w:del w:id="20132" w:author="Dr Mamadou SANOGO" w:date="2023-10-25T17:56:00Z">
        <w:r w:rsidRPr="007A4AFC" w:rsidDel="00166699">
          <w:rPr>
            <w:color w:val="000000" w:themeColor="text1"/>
            <w:sz w:val="28"/>
            <w:szCs w:val="28"/>
            <w:rPrChange w:id="20133" w:author="Dr Mamadou SANOGO" w:date="2023-10-25T18:15:00Z">
              <w:rPr>
                <w:color w:val="000000"/>
                <w:sz w:val="28"/>
                <w:szCs w:val="28"/>
              </w:rPr>
            </w:rPrChange>
          </w:rPr>
          <w:br w:type="page"/>
        </w:r>
      </w:del>
    </w:p>
    <w:p w14:paraId="005857C2" w14:textId="7F028898" w:rsidR="001B374B" w:rsidRPr="007A4AFC" w:rsidDel="00166699" w:rsidRDefault="001B374B">
      <w:pPr>
        <w:pStyle w:val="Titre"/>
        <w:tabs>
          <w:tab w:val="num" w:pos="-4820"/>
        </w:tabs>
        <w:spacing w:line="276" w:lineRule="auto"/>
        <w:jc w:val="both"/>
        <w:rPr>
          <w:del w:id="20134" w:author="Dr Mamadou SANOGO" w:date="2023-10-25T17:56:00Z"/>
          <w:rFonts w:eastAsiaTheme="minorHAnsi"/>
          <w:b w:val="0"/>
          <w:color w:val="000000" w:themeColor="text1"/>
          <w:lang w:eastAsia="en-US"/>
          <w:rPrChange w:id="20135" w:author="Dr Mamadou SANOGO" w:date="2023-10-25T18:15:00Z">
            <w:rPr>
              <w:del w:id="20136" w:author="Dr Mamadou SANOGO" w:date="2023-10-25T17:56:00Z"/>
              <w:rFonts w:eastAsiaTheme="minorHAnsi" w:cs="Times New Roman"/>
              <w:b w:val="0"/>
              <w:color w:val="auto"/>
              <w:lang w:eastAsia="en-US"/>
            </w:rPr>
          </w:rPrChange>
        </w:rPr>
        <w:pPrChange w:id="20137" w:author="Dr Mamadou SANOGO" w:date="2023-10-25T17:57:00Z">
          <w:pPr>
            <w:pStyle w:val="Titre1"/>
            <w:spacing w:before="0" w:line="240" w:lineRule="auto"/>
            <w:jc w:val="center"/>
          </w:pPr>
        </w:pPrChange>
      </w:pPr>
      <w:bookmarkStart w:id="20138" w:name="_Toc145944549"/>
      <w:del w:id="20139" w:author="Dr Mamadou SANOGO" w:date="2023-10-25T17:56:00Z">
        <w:r w:rsidRPr="007A4AFC" w:rsidDel="00166699">
          <w:rPr>
            <w:rFonts w:eastAsiaTheme="minorHAnsi"/>
            <w:b w:val="0"/>
            <w:color w:val="000000" w:themeColor="text1"/>
            <w:sz w:val="28"/>
            <w:lang w:eastAsia="en-US"/>
            <w:rPrChange w:id="20140" w:author="Dr Mamadou SANOGO" w:date="2023-10-25T18:15:00Z">
              <w:rPr>
                <w:rFonts w:eastAsiaTheme="minorHAnsi"/>
                <w:b w:val="0"/>
                <w:color w:val="2E74B5" w:themeColor="accent1" w:themeShade="BF"/>
                <w:lang w:eastAsia="en-US"/>
              </w:rPr>
            </w:rPrChange>
          </w:rPr>
          <w:delText>Annexe 19 : les responsable</w:delText>
        </w:r>
        <w:r w:rsidR="001E40CF" w:rsidRPr="007A4AFC" w:rsidDel="00166699">
          <w:rPr>
            <w:rFonts w:eastAsiaTheme="minorHAnsi"/>
            <w:b w:val="0"/>
            <w:color w:val="000000" w:themeColor="text1"/>
            <w:sz w:val="28"/>
            <w:lang w:eastAsia="en-US"/>
            <w:rPrChange w:id="20141" w:author="Dr Mamadou SANOGO" w:date="2023-10-25T18:15:00Z">
              <w:rPr>
                <w:rFonts w:eastAsiaTheme="minorHAnsi"/>
                <w:b w:val="0"/>
                <w:color w:val="2E74B5" w:themeColor="accent1" w:themeShade="BF"/>
                <w:lang w:eastAsia="en-US"/>
              </w:rPr>
            </w:rPrChange>
          </w:rPr>
          <w:delText>s</w:delText>
        </w:r>
        <w:r w:rsidRPr="007A4AFC" w:rsidDel="00166699">
          <w:rPr>
            <w:rFonts w:eastAsiaTheme="minorHAnsi"/>
            <w:b w:val="0"/>
            <w:color w:val="000000" w:themeColor="text1"/>
            <w:sz w:val="28"/>
            <w:lang w:eastAsia="en-US"/>
            <w:rPrChange w:id="20142" w:author="Dr Mamadou SANOGO" w:date="2023-10-25T18:15:00Z">
              <w:rPr>
                <w:rFonts w:eastAsiaTheme="minorHAnsi"/>
                <w:b w:val="0"/>
                <w:color w:val="2E74B5" w:themeColor="accent1" w:themeShade="BF"/>
                <w:lang w:eastAsia="en-US"/>
              </w:rPr>
            </w:rPrChange>
          </w:rPr>
          <w:delText xml:space="preserve"> administratifs l’EPSFé</w:delText>
        </w:r>
        <w:bookmarkEnd w:id="20138"/>
      </w:del>
    </w:p>
    <w:p w14:paraId="7B354B01" w14:textId="1F3F290E" w:rsidR="001B374B" w:rsidRPr="007A4AFC" w:rsidDel="00166699" w:rsidRDefault="001B374B">
      <w:pPr>
        <w:pStyle w:val="Titre"/>
        <w:tabs>
          <w:tab w:val="num" w:pos="-4820"/>
        </w:tabs>
        <w:spacing w:line="276" w:lineRule="auto"/>
        <w:jc w:val="both"/>
        <w:rPr>
          <w:del w:id="20143" w:author="Dr Mamadou SANOGO" w:date="2023-10-25T17:56:00Z"/>
          <w:color w:val="000000" w:themeColor="text1"/>
          <w:lang w:eastAsia="en-US"/>
          <w:rPrChange w:id="20144" w:author="Dr Mamadou SANOGO" w:date="2023-10-25T18:15:00Z">
            <w:rPr>
              <w:del w:id="20145" w:author="Dr Mamadou SANOGO" w:date="2023-10-25T17:56:00Z"/>
              <w:lang w:eastAsia="en-US"/>
            </w:rPr>
          </w:rPrChange>
        </w:rPr>
        <w:pPrChange w:id="20146" w:author="Dr Mamadou SANOGO" w:date="2023-10-25T17:57: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166699" w14:paraId="5C84C316" w14:textId="77777777" w:rsidTr="001B374B">
        <w:trPr>
          <w:cnfStyle w:val="100000000000" w:firstRow="1" w:lastRow="0" w:firstColumn="0" w:lastColumn="0" w:oddVBand="0" w:evenVBand="0" w:oddHBand="0" w:evenHBand="0" w:firstRowFirstColumn="0" w:firstRowLastColumn="0" w:lastRowFirstColumn="0" w:lastRowLastColumn="0"/>
          <w:trHeight w:val="389"/>
          <w:jc w:val="center"/>
          <w:del w:id="2014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shd w:val="clear" w:color="auto" w:fill="2F5496" w:themeFill="accent5" w:themeFillShade="BF"/>
          </w:tcPr>
          <w:p w14:paraId="582B52A4" w14:textId="64AC1BB4" w:rsidR="001B374B" w:rsidRPr="007A4AFC" w:rsidDel="00166699" w:rsidRDefault="001B374B">
            <w:pPr>
              <w:pStyle w:val="Titre"/>
              <w:tabs>
                <w:tab w:val="num" w:pos="-4820"/>
              </w:tabs>
              <w:spacing w:line="276" w:lineRule="auto"/>
              <w:jc w:val="both"/>
              <w:rPr>
                <w:del w:id="20148" w:author="Dr Mamadou SANOGO" w:date="2023-10-25T17:56:00Z"/>
                <w:rFonts w:ascii="Arial Narrow" w:hAnsi="Arial Narrow"/>
                <w:b/>
                <w:color w:val="000000" w:themeColor="text1"/>
                <w:rPrChange w:id="20149" w:author="Dr Mamadou SANOGO" w:date="2023-10-25T18:15:00Z">
                  <w:rPr>
                    <w:del w:id="20150" w:author="Dr Mamadou SANOGO" w:date="2023-10-25T17:56:00Z"/>
                    <w:rFonts w:ascii="Arial Narrow" w:hAnsi="Arial Narrow"/>
                    <w:b w:val="0"/>
                  </w:rPr>
                </w:rPrChange>
              </w:rPr>
              <w:pPrChange w:id="20151" w:author="Dr Mamadou SANOGO" w:date="2023-10-25T17:57:00Z">
                <w:pPr>
                  <w:spacing w:before="120" w:after="120" w:line="240" w:lineRule="auto"/>
                  <w:jc w:val="center"/>
                </w:pPr>
              </w:pPrChange>
            </w:pPr>
            <w:del w:id="20152" w:author="Dr Mamadou SANOGO" w:date="2023-10-25T17:56:00Z">
              <w:r w:rsidRPr="007A4AFC" w:rsidDel="00166699">
                <w:rPr>
                  <w:rFonts w:ascii="Arial Narrow" w:hAnsi="Arial Narrow"/>
                  <w:b/>
                  <w:color w:val="000000" w:themeColor="text1"/>
                  <w:rPrChange w:id="20153"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25AF97EA"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154" w:author="Dr Mamadou SANOGO" w:date="2023-10-25T17:56:00Z"/>
                <w:rFonts w:ascii="Arial Narrow" w:hAnsi="Arial Narrow"/>
                <w:b/>
                <w:color w:val="000000" w:themeColor="text1"/>
                <w:rPrChange w:id="20155" w:author="Dr Mamadou SANOGO" w:date="2023-10-25T18:15:00Z">
                  <w:rPr>
                    <w:del w:id="20156" w:author="Dr Mamadou SANOGO" w:date="2023-10-25T17:56:00Z"/>
                    <w:rFonts w:ascii="Arial Narrow" w:hAnsi="Arial Narrow"/>
                    <w:b w:val="0"/>
                  </w:rPr>
                </w:rPrChange>
              </w:rPr>
              <w:pPrChange w:id="20157"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158" w:author="Dr Mamadou SANOGO" w:date="2023-10-25T17:56:00Z">
              <w:r w:rsidRPr="007A4AFC" w:rsidDel="00166699">
                <w:rPr>
                  <w:rFonts w:ascii="Arial Narrow" w:hAnsi="Arial Narrow"/>
                  <w:b/>
                  <w:color w:val="000000" w:themeColor="text1"/>
                  <w:rPrChange w:id="20159"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758B2279"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160" w:author="Dr Mamadou SANOGO" w:date="2023-10-25T17:56:00Z"/>
                <w:rFonts w:ascii="Arial Narrow" w:hAnsi="Arial Narrow"/>
                <w:b/>
                <w:color w:val="000000" w:themeColor="text1"/>
                <w:rPrChange w:id="20161" w:author="Dr Mamadou SANOGO" w:date="2023-10-25T18:15:00Z">
                  <w:rPr>
                    <w:del w:id="20162" w:author="Dr Mamadou SANOGO" w:date="2023-10-25T17:56:00Z"/>
                    <w:rFonts w:ascii="Arial Narrow" w:hAnsi="Arial Narrow"/>
                    <w:b w:val="0"/>
                  </w:rPr>
                </w:rPrChange>
              </w:rPr>
              <w:pPrChange w:id="20163"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164" w:author="Dr Mamadou SANOGO" w:date="2023-10-25T17:56:00Z">
              <w:r w:rsidRPr="007A4AFC" w:rsidDel="00166699">
                <w:rPr>
                  <w:rFonts w:ascii="Arial Narrow" w:hAnsi="Arial Narrow"/>
                  <w:b/>
                  <w:color w:val="000000" w:themeColor="text1"/>
                  <w:rPrChange w:id="20165"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749DC473"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166" w:author="Dr Mamadou SANOGO" w:date="2023-10-25T17:56:00Z"/>
                <w:rFonts w:ascii="Arial Narrow" w:hAnsi="Arial Narrow"/>
                <w:b/>
                <w:color w:val="000000" w:themeColor="text1"/>
                <w:rPrChange w:id="20167" w:author="Dr Mamadou SANOGO" w:date="2023-10-25T18:15:00Z">
                  <w:rPr>
                    <w:del w:id="20168" w:author="Dr Mamadou SANOGO" w:date="2023-10-25T17:56:00Z"/>
                    <w:rFonts w:ascii="Arial Narrow" w:hAnsi="Arial Narrow"/>
                    <w:b w:val="0"/>
                  </w:rPr>
                </w:rPrChange>
              </w:rPr>
              <w:pPrChange w:id="20169"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170" w:author="Dr Mamadou SANOGO" w:date="2023-10-25T17:56:00Z">
              <w:r w:rsidRPr="007A4AFC" w:rsidDel="00166699">
                <w:rPr>
                  <w:rFonts w:ascii="Arial Narrow" w:hAnsi="Arial Narrow"/>
                  <w:b/>
                  <w:color w:val="000000" w:themeColor="text1"/>
                  <w:rPrChange w:id="20171" w:author="Dr Mamadou SANOGO" w:date="2023-10-25T18:15:00Z">
                    <w:rPr>
                      <w:rFonts w:ascii="Arial Narrow" w:hAnsi="Arial Narrow"/>
                    </w:rPr>
                  </w:rPrChange>
                </w:rPr>
                <w:delText>Fonction</w:delText>
              </w:r>
            </w:del>
          </w:p>
        </w:tc>
      </w:tr>
      <w:tr w:rsidR="007A4AFC" w:rsidRPr="007A4AFC" w:rsidDel="00166699" w14:paraId="6C3D1BB3" w14:textId="77777777" w:rsidTr="001B374B">
        <w:trPr>
          <w:cnfStyle w:val="000000100000" w:firstRow="0" w:lastRow="0" w:firstColumn="0" w:lastColumn="0" w:oddVBand="0" w:evenVBand="0" w:oddHBand="1" w:evenHBand="0" w:firstRowFirstColumn="0" w:firstRowLastColumn="0" w:lastRowFirstColumn="0" w:lastRowLastColumn="0"/>
          <w:jc w:val="center"/>
          <w:del w:id="2017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78022B3" w14:textId="2CADFDF8" w:rsidR="001B374B" w:rsidRPr="007A4AFC" w:rsidDel="00166699" w:rsidRDefault="001B374B">
            <w:pPr>
              <w:pStyle w:val="Titre"/>
              <w:tabs>
                <w:tab w:val="num" w:pos="-4820"/>
              </w:tabs>
              <w:spacing w:line="276" w:lineRule="auto"/>
              <w:jc w:val="both"/>
              <w:rPr>
                <w:del w:id="20173" w:author="Dr Mamadou SANOGO" w:date="2023-10-25T17:56:00Z"/>
                <w:color w:val="000000" w:themeColor="text1"/>
                <w:rPrChange w:id="20174" w:author="Dr Mamadou SANOGO" w:date="2023-10-25T18:15:00Z">
                  <w:rPr>
                    <w:del w:id="20175" w:author="Dr Mamadou SANOGO" w:date="2023-10-25T17:56:00Z"/>
                  </w:rPr>
                </w:rPrChange>
              </w:rPr>
              <w:pPrChange w:id="20176" w:author="Dr Mamadou SANOGO" w:date="2023-10-25T17:57:00Z">
                <w:pPr>
                  <w:spacing w:before="120" w:after="120" w:line="240" w:lineRule="auto"/>
                </w:pPr>
              </w:pPrChange>
            </w:pPr>
            <w:del w:id="20177" w:author="Dr Mamadou SANOGO" w:date="2023-10-25T17:56:00Z">
              <w:r w:rsidRPr="007A4AFC" w:rsidDel="00166699">
                <w:rPr>
                  <w:b/>
                  <w:color w:val="000000" w:themeColor="text1"/>
                  <w:rPrChange w:id="20178" w:author="Dr Mamadou SANOGO" w:date="2023-10-25T18:15:00Z">
                    <w:rPr/>
                  </w:rPrChange>
                </w:rPr>
                <w:delText>1</w:delText>
              </w:r>
            </w:del>
          </w:p>
        </w:tc>
        <w:tc>
          <w:tcPr>
            <w:tcW w:w="1060" w:type="dxa"/>
            <w:vAlign w:val="center"/>
          </w:tcPr>
          <w:p w14:paraId="79BFE96B" w14:textId="34046091"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79" w:author="Dr Mamadou SANOGO" w:date="2023-10-25T17:56:00Z"/>
                <w:color w:val="000000" w:themeColor="text1"/>
                <w:rPrChange w:id="20180" w:author="Dr Mamadou SANOGO" w:date="2023-10-25T18:15:00Z">
                  <w:rPr>
                    <w:del w:id="20181" w:author="Dr Mamadou SANOGO" w:date="2023-10-25T17:56:00Z"/>
                  </w:rPr>
                </w:rPrChange>
              </w:rPr>
              <w:pPrChange w:id="2018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83" w:author="Dr Mamadou SANOGO" w:date="2023-10-25T17:56:00Z">
              <w:r w:rsidRPr="007A4AFC" w:rsidDel="00166699">
                <w:rPr>
                  <w:color w:val="000000" w:themeColor="text1"/>
                  <w:rPrChange w:id="20184" w:author="Dr Mamadou SANOGO" w:date="2023-10-25T18:15:00Z">
                    <w:rPr/>
                  </w:rPrChange>
                </w:rPr>
                <w:delText>Monsieur</w:delText>
              </w:r>
            </w:del>
          </w:p>
        </w:tc>
        <w:tc>
          <w:tcPr>
            <w:tcW w:w="2752" w:type="dxa"/>
            <w:vAlign w:val="center"/>
          </w:tcPr>
          <w:p w14:paraId="526A9725" w14:textId="49489106"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85" w:author="Dr Mamadou SANOGO" w:date="2023-10-25T17:56:00Z"/>
                <w:color w:val="000000" w:themeColor="text1"/>
                <w:rPrChange w:id="20186" w:author="Dr Mamadou SANOGO" w:date="2023-10-25T18:15:00Z">
                  <w:rPr>
                    <w:del w:id="20187" w:author="Dr Mamadou SANOGO" w:date="2023-10-25T17:56:00Z"/>
                  </w:rPr>
                </w:rPrChange>
              </w:rPr>
              <w:pPrChange w:id="20188"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89" w:author="Dr Mamadou SANOGO" w:date="2023-10-25T17:56:00Z">
              <w:r w:rsidRPr="007A4AFC" w:rsidDel="00166699">
                <w:rPr>
                  <w:color w:val="000000" w:themeColor="text1"/>
                  <w:rPrChange w:id="20190" w:author="Dr Mamadou SANOGO" w:date="2023-10-25T18:15:00Z">
                    <w:rPr/>
                  </w:rPrChange>
                </w:rPr>
                <w:delText>SANOGO Mamadou</w:delText>
              </w:r>
            </w:del>
          </w:p>
        </w:tc>
        <w:tc>
          <w:tcPr>
            <w:tcW w:w="4819" w:type="dxa"/>
            <w:vAlign w:val="center"/>
          </w:tcPr>
          <w:p w14:paraId="5E354839" w14:textId="4628A3C3"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191" w:author="Dr Mamadou SANOGO" w:date="2023-10-25T17:56:00Z"/>
                <w:color w:val="000000" w:themeColor="text1"/>
                <w:rPrChange w:id="20192" w:author="Dr Mamadou SANOGO" w:date="2023-10-25T18:15:00Z">
                  <w:rPr>
                    <w:del w:id="20193" w:author="Dr Mamadou SANOGO" w:date="2023-10-25T17:56:00Z"/>
                  </w:rPr>
                </w:rPrChange>
              </w:rPr>
              <w:pPrChange w:id="20194"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195" w:author="Dr Mamadou SANOGO" w:date="2023-10-25T17:56:00Z">
              <w:r w:rsidRPr="007A4AFC" w:rsidDel="00166699">
                <w:rPr>
                  <w:color w:val="000000" w:themeColor="text1"/>
                  <w:rPrChange w:id="20196" w:author="Dr Mamadou SANOGO" w:date="2023-10-25T18:15:00Z">
                    <w:rPr/>
                  </w:rPrChange>
                </w:rPr>
                <w:delText>Directeur Général</w:delText>
              </w:r>
            </w:del>
          </w:p>
        </w:tc>
      </w:tr>
      <w:tr w:rsidR="007A4AFC" w:rsidRPr="007A4AFC" w:rsidDel="00166699" w14:paraId="7F5C93C4" w14:textId="77777777" w:rsidTr="001B374B">
        <w:trPr>
          <w:jc w:val="center"/>
          <w:del w:id="2019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4F905D1" w14:textId="1FD2E5C0" w:rsidR="001B374B" w:rsidRPr="007A4AFC" w:rsidDel="00166699" w:rsidRDefault="001B374B">
            <w:pPr>
              <w:pStyle w:val="Titre"/>
              <w:tabs>
                <w:tab w:val="num" w:pos="-4820"/>
              </w:tabs>
              <w:spacing w:line="276" w:lineRule="auto"/>
              <w:jc w:val="both"/>
              <w:rPr>
                <w:del w:id="20198" w:author="Dr Mamadou SANOGO" w:date="2023-10-25T17:56:00Z"/>
                <w:color w:val="000000" w:themeColor="text1"/>
                <w:rPrChange w:id="20199" w:author="Dr Mamadou SANOGO" w:date="2023-10-25T18:15:00Z">
                  <w:rPr>
                    <w:del w:id="20200" w:author="Dr Mamadou SANOGO" w:date="2023-10-25T17:56:00Z"/>
                  </w:rPr>
                </w:rPrChange>
              </w:rPr>
              <w:pPrChange w:id="20201" w:author="Dr Mamadou SANOGO" w:date="2023-10-25T17:57:00Z">
                <w:pPr>
                  <w:spacing w:before="120" w:after="120" w:line="240" w:lineRule="auto"/>
                </w:pPr>
              </w:pPrChange>
            </w:pPr>
            <w:del w:id="20202" w:author="Dr Mamadou SANOGO" w:date="2023-10-25T17:56:00Z">
              <w:r w:rsidRPr="007A4AFC" w:rsidDel="00166699">
                <w:rPr>
                  <w:b/>
                  <w:color w:val="000000" w:themeColor="text1"/>
                  <w:rPrChange w:id="20203" w:author="Dr Mamadou SANOGO" w:date="2023-10-25T18:15:00Z">
                    <w:rPr/>
                  </w:rPrChange>
                </w:rPr>
                <w:delText>2</w:delText>
              </w:r>
            </w:del>
          </w:p>
        </w:tc>
        <w:tc>
          <w:tcPr>
            <w:tcW w:w="1060" w:type="dxa"/>
            <w:vAlign w:val="center"/>
          </w:tcPr>
          <w:p w14:paraId="0060F281" w14:textId="2FF6546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04" w:author="Dr Mamadou SANOGO" w:date="2023-10-25T17:56:00Z"/>
                <w:color w:val="000000" w:themeColor="text1"/>
                <w:rPrChange w:id="20205" w:author="Dr Mamadou SANOGO" w:date="2023-10-25T18:15:00Z">
                  <w:rPr>
                    <w:del w:id="20206" w:author="Dr Mamadou SANOGO" w:date="2023-10-25T17:56:00Z"/>
                  </w:rPr>
                </w:rPrChange>
              </w:rPr>
              <w:pPrChange w:id="2020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08" w:author="Dr Mamadou SANOGO" w:date="2023-10-25T17:56:00Z">
              <w:r w:rsidRPr="007A4AFC" w:rsidDel="00166699">
                <w:rPr>
                  <w:color w:val="000000" w:themeColor="text1"/>
                  <w:rPrChange w:id="20209" w:author="Dr Mamadou SANOGO" w:date="2023-10-25T18:15:00Z">
                    <w:rPr/>
                  </w:rPrChange>
                </w:rPr>
                <w:delText>Monsieur</w:delText>
              </w:r>
            </w:del>
          </w:p>
        </w:tc>
        <w:tc>
          <w:tcPr>
            <w:tcW w:w="2752" w:type="dxa"/>
            <w:vAlign w:val="center"/>
          </w:tcPr>
          <w:p w14:paraId="2243EE98" w14:textId="2E4D0A92"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10" w:author="Dr Mamadou SANOGO" w:date="2023-10-25T17:56:00Z"/>
                <w:color w:val="000000" w:themeColor="text1"/>
                <w:rPrChange w:id="20211" w:author="Dr Mamadou SANOGO" w:date="2023-10-25T18:15:00Z">
                  <w:rPr>
                    <w:del w:id="20212" w:author="Dr Mamadou SANOGO" w:date="2023-10-25T17:56:00Z"/>
                  </w:rPr>
                </w:rPrChange>
              </w:rPr>
              <w:pPrChange w:id="20213"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14" w:author="Dr Mamadou SANOGO" w:date="2023-10-25T17:56:00Z">
              <w:r w:rsidRPr="007A4AFC" w:rsidDel="00166699">
                <w:rPr>
                  <w:color w:val="000000" w:themeColor="text1"/>
                  <w:rPrChange w:id="20215" w:author="Dr Mamadou SANOGO" w:date="2023-10-25T18:15:00Z">
                    <w:rPr/>
                  </w:rPrChange>
                </w:rPr>
                <w:delText>BERTE Yacouba</w:delText>
              </w:r>
            </w:del>
          </w:p>
        </w:tc>
        <w:tc>
          <w:tcPr>
            <w:tcW w:w="4819" w:type="dxa"/>
            <w:vAlign w:val="center"/>
          </w:tcPr>
          <w:p w14:paraId="23250BBF" w14:textId="4B41E3B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16" w:author="Dr Mamadou SANOGO" w:date="2023-10-25T17:56:00Z"/>
                <w:color w:val="000000" w:themeColor="text1"/>
                <w:rPrChange w:id="20217" w:author="Dr Mamadou SANOGO" w:date="2023-10-25T18:15:00Z">
                  <w:rPr>
                    <w:del w:id="20218" w:author="Dr Mamadou SANOGO" w:date="2023-10-25T17:56:00Z"/>
                  </w:rPr>
                </w:rPrChange>
              </w:rPr>
              <w:pPrChange w:id="20219"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20" w:author="Dr Mamadou SANOGO" w:date="2023-10-25T17:56:00Z">
              <w:r w:rsidRPr="007A4AFC" w:rsidDel="00166699">
                <w:rPr>
                  <w:color w:val="000000" w:themeColor="text1"/>
                  <w:rPrChange w:id="20221" w:author="Dr Mamadou SANOGO" w:date="2023-10-25T18:15:00Z">
                    <w:rPr/>
                  </w:rPrChange>
                </w:rPr>
                <w:delText>Directeur des Etudes</w:delText>
              </w:r>
            </w:del>
          </w:p>
        </w:tc>
      </w:tr>
      <w:tr w:rsidR="007A4AFC" w:rsidRPr="007A4AFC" w:rsidDel="00166699" w14:paraId="1D9DBC38" w14:textId="77777777" w:rsidTr="001B374B">
        <w:trPr>
          <w:cnfStyle w:val="000000100000" w:firstRow="0" w:lastRow="0" w:firstColumn="0" w:lastColumn="0" w:oddVBand="0" w:evenVBand="0" w:oddHBand="1" w:evenHBand="0" w:firstRowFirstColumn="0" w:firstRowLastColumn="0" w:lastRowFirstColumn="0" w:lastRowLastColumn="0"/>
          <w:trHeight w:val="259"/>
          <w:jc w:val="center"/>
          <w:del w:id="2022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5CA2C55" w14:textId="1D3C7B4B" w:rsidR="001B374B" w:rsidRPr="007A4AFC" w:rsidDel="00166699" w:rsidRDefault="001B374B">
            <w:pPr>
              <w:pStyle w:val="Titre"/>
              <w:tabs>
                <w:tab w:val="num" w:pos="-4820"/>
              </w:tabs>
              <w:spacing w:line="276" w:lineRule="auto"/>
              <w:jc w:val="both"/>
              <w:rPr>
                <w:del w:id="20223" w:author="Dr Mamadou SANOGO" w:date="2023-10-25T17:56:00Z"/>
                <w:color w:val="000000" w:themeColor="text1"/>
                <w:rPrChange w:id="20224" w:author="Dr Mamadou SANOGO" w:date="2023-10-25T18:15:00Z">
                  <w:rPr>
                    <w:del w:id="20225" w:author="Dr Mamadou SANOGO" w:date="2023-10-25T17:56:00Z"/>
                  </w:rPr>
                </w:rPrChange>
              </w:rPr>
              <w:pPrChange w:id="20226" w:author="Dr Mamadou SANOGO" w:date="2023-10-25T17:57:00Z">
                <w:pPr>
                  <w:spacing w:before="120" w:after="120" w:line="240" w:lineRule="auto"/>
                </w:pPr>
              </w:pPrChange>
            </w:pPr>
            <w:del w:id="20227" w:author="Dr Mamadou SANOGO" w:date="2023-10-25T17:56:00Z">
              <w:r w:rsidRPr="007A4AFC" w:rsidDel="00166699">
                <w:rPr>
                  <w:b/>
                  <w:color w:val="000000" w:themeColor="text1"/>
                  <w:rPrChange w:id="20228" w:author="Dr Mamadou SANOGO" w:date="2023-10-25T18:15:00Z">
                    <w:rPr/>
                  </w:rPrChange>
                </w:rPr>
                <w:delText>3</w:delText>
              </w:r>
            </w:del>
          </w:p>
        </w:tc>
        <w:tc>
          <w:tcPr>
            <w:tcW w:w="1060" w:type="dxa"/>
            <w:vAlign w:val="center"/>
          </w:tcPr>
          <w:p w14:paraId="78138348" w14:textId="605649E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29" w:author="Dr Mamadou SANOGO" w:date="2023-10-25T17:56:00Z"/>
                <w:color w:val="000000" w:themeColor="text1"/>
                <w:rPrChange w:id="20230" w:author="Dr Mamadou SANOGO" w:date="2023-10-25T18:15:00Z">
                  <w:rPr>
                    <w:del w:id="20231" w:author="Dr Mamadou SANOGO" w:date="2023-10-25T17:56:00Z"/>
                  </w:rPr>
                </w:rPrChange>
              </w:rPr>
              <w:pPrChange w:id="2023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33" w:author="Dr Mamadou SANOGO" w:date="2023-10-25T17:56:00Z">
              <w:r w:rsidRPr="007A4AFC" w:rsidDel="00166699">
                <w:rPr>
                  <w:color w:val="000000" w:themeColor="text1"/>
                  <w:rPrChange w:id="20234" w:author="Dr Mamadou SANOGO" w:date="2023-10-25T18:15:00Z">
                    <w:rPr/>
                  </w:rPrChange>
                </w:rPr>
                <w:delText>Monsieur</w:delText>
              </w:r>
            </w:del>
          </w:p>
        </w:tc>
        <w:tc>
          <w:tcPr>
            <w:tcW w:w="2752" w:type="dxa"/>
            <w:vAlign w:val="center"/>
          </w:tcPr>
          <w:p w14:paraId="1FA04929" w14:textId="77DEA6BC"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35" w:author="Dr Mamadou SANOGO" w:date="2023-10-25T17:56:00Z"/>
                <w:color w:val="000000" w:themeColor="text1"/>
                <w:rPrChange w:id="20236" w:author="Dr Mamadou SANOGO" w:date="2023-10-25T18:15:00Z">
                  <w:rPr>
                    <w:del w:id="20237" w:author="Dr Mamadou SANOGO" w:date="2023-10-25T17:56:00Z"/>
                  </w:rPr>
                </w:rPrChange>
              </w:rPr>
              <w:pPrChange w:id="20238"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39" w:author="Dr Mamadou SANOGO" w:date="2023-10-25T17:56:00Z">
              <w:r w:rsidRPr="007A4AFC" w:rsidDel="00166699">
                <w:rPr>
                  <w:color w:val="000000" w:themeColor="text1"/>
                  <w:rPrChange w:id="20240" w:author="Dr Mamadou SANOGO" w:date="2023-10-25T18:15:00Z">
                    <w:rPr/>
                  </w:rPrChange>
                </w:rPr>
                <w:delText>SANOGO Zana</w:delText>
              </w:r>
            </w:del>
          </w:p>
        </w:tc>
        <w:tc>
          <w:tcPr>
            <w:tcW w:w="4819" w:type="dxa"/>
            <w:vAlign w:val="center"/>
          </w:tcPr>
          <w:p w14:paraId="632361DD" w14:textId="3A46E00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41" w:author="Dr Mamadou SANOGO" w:date="2023-10-25T17:56:00Z"/>
                <w:color w:val="000000" w:themeColor="text1"/>
                <w:rPrChange w:id="20242" w:author="Dr Mamadou SANOGO" w:date="2023-10-25T18:15:00Z">
                  <w:rPr>
                    <w:del w:id="20243" w:author="Dr Mamadou SANOGO" w:date="2023-10-25T17:56:00Z"/>
                  </w:rPr>
                </w:rPrChange>
              </w:rPr>
              <w:pPrChange w:id="20244"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45" w:author="Dr Mamadou SANOGO" w:date="2023-10-25T17:56:00Z">
              <w:r w:rsidRPr="007A4AFC" w:rsidDel="00166699">
                <w:rPr>
                  <w:color w:val="000000" w:themeColor="text1"/>
                  <w:rPrChange w:id="20246" w:author="Dr Mamadou SANOGO" w:date="2023-10-25T18:15:00Z">
                    <w:rPr/>
                  </w:rPrChange>
                </w:rPr>
                <w:delText>Responsable Hygiène, assainissement, et sécurité</w:delText>
              </w:r>
            </w:del>
          </w:p>
        </w:tc>
      </w:tr>
      <w:tr w:rsidR="007A4AFC" w:rsidRPr="007A4AFC" w:rsidDel="00166699" w14:paraId="474A671E" w14:textId="77777777" w:rsidTr="001B374B">
        <w:trPr>
          <w:trHeight w:val="311"/>
          <w:jc w:val="center"/>
          <w:del w:id="2024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5E9D0E8" w14:textId="2BBDF2BE" w:rsidR="001B374B" w:rsidRPr="007A4AFC" w:rsidDel="00166699" w:rsidRDefault="001B374B">
            <w:pPr>
              <w:pStyle w:val="Titre"/>
              <w:tabs>
                <w:tab w:val="num" w:pos="-4820"/>
              </w:tabs>
              <w:spacing w:line="276" w:lineRule="auto"/>
              <w:jc w:val="both"/>
              <w:rPr>
                <w:del w:id="20248" w:author="Dr Mamadou SANOGO" w:date="2023-10-25T17:56:00Z"/>
                <w:color w:val="000000" w:themeColor="text1"/>
                <w:rPrChange w:id="20249" w:author="Dr Mamadou SANOGO" w:date="2023-10-25T18:15:00Z">
                  <w:rPr>
                    <w:del w:id="20250" w:author="Dr Mamadou SANOGO" w:date="2023-10-25T17:56:00Z"/>
                  </w:rPr>
                </w:rPrChange>
              </w:rPr>
              <w:pPrChange w:id="20251" w:author="Dr Mamadou SANOGO" w:date="2023-10-25T17:57:00Z">
                <w:pPr>
                  <w:spacing w:before="120" w:after="120" w:line="240" w:lineRule="auto"/>
                </w:pPr>
              </w:pPrChange>
            </w:pPr>
            <w:del w:id="20252" w:author="Dr Mamadou SANOGO" w:date="2023-10-25T17:56:00Z">
              <w:r w:rsidRPr="007A4AFC" w:rsidDel="00166699">
                <w:rPr>
                  <w:b/>
                  <w:color w:val="000000" w:themeColor="text1"/>
                  <w:rPrChange w:id="20253" w:author="Dr Mamadou SANOGO" w:date="2023-10-25T18:15:00Z">
                    <w:rPr/>
                  </w:rPrChange>
                </w:rPr>
                <w:delText>4</w:delText>
              </w:r>
            </w:del>
          </w:p>
        </w:tc>
        <w:tc>
          <w:tcPr>
            <w:tcW w:w="1060" w:type="dxa"/>
            <w:vAlign w:val="center"/>
          </w:tcPr>
          <w:p w14:paraId="160012A0" w14:textId="384FF3D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54" w:author="Dr Mamadou SANOGO" w:date="2023-10-25T17:56:00Z"/>
                <w:color w:val="000000" w:themeColor="text1"/>
                <w:rPrChange w:id="20255" w:author="Dr Mamadou SANOGO" w:date="2023-10-25T18:15:00Z">
                  <w:rPr>
                    <w:del w:id="20256" w:author="Dr Mamadou SANOGO" w:date="2023-10-25T17:56:00Z"/>
                  </w:rPr>
                </w:rPrChange>
              </w:rPr>
              <w:pPrChange w:id="2025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58" w:author="Dr Mamadou SANOGO" w:date="2023-10-25T17:56:00Z">
              <w:r w:rsidRPr="007A4AFC" w:rsidDel="00166699">
                <w:rPr>
                  <w:color w:val="000000" w:themeColor="text1"/>
                  <w:rPrChange w:id="20259" w:author="Dr Mamadou SANOGO" w:date="2023-10-25T18:15:00Z">
                    <w:rPr/>
                  </w:rPrChange>
                </w:rPr>
                <w:delText>Monsieur</w:delText>
              </w:r>
            </w:del>
          </w:p>
        </w:tc>
        <w:tc>
          <w:tcPr>
            <w:tcW w:w="2752" w:type="dxa"/>
            <w:vAlign w:val="center"/>
          </w:tcPr>
          <w:p w14:paraId="1BD73C66" w14:textId="2088BC5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60" w:author="Dr Mamadou SANOGO" w:date="2023-10-25T17:56:00Z"/>
                <w:color w:val="000000" w:themeColor="text1"/>
                <w:rPrChange w:id="20261" w:author="Dr Mamadou SANOGO" w:date="2023-10-25T18:15:00Z">
                  <w:rPr>
                    <w:del w:id="20262" w:author="Dr Mamadou SANOGO" w:date="2023-10-25T17:56:00Z"/>
                  </w:rPr>
                </w:rPrChange>
              </w:rPr>
              <w:pPrChange w:id="20263"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64" w:author="Dr Mamadou SANOGO" w:date="2023-10-25T17:56:00Z">
              <w:r w:rsidRPr="007A4AFC" w:rsidDel="00166699">
                <w:rPr>
                  <w:color w:val="000000" w:themeColor="text1"/>
                  <w:rPrChange w:id="20265" w:author="Dr Mamadou SANOGO" w:date="2023-10-25T18:15:00Z">
                    <w:rPr/>
                  </w:rPrChange>
                </w:rPr>
                <w:delText>BERTHE Ahmadou</w:delText>
              </w:r>
            </w:del>
          </w:p>
        </w:tc>
        <w:tc>
          <w:tcPr>
            <w:tcW w:w="4819" w:type="dxa"/>
            <w:vAlign w:val="center"/>
          </w:tcPr>
          <w:p w14:paraId="2B34D858" w14:textId="7249B20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66" w:author="Dr Mamadou SANOGO" w:date="2023-10-25T17:56:00Z"/>
                <w:color w:val="000000" w:themeColor="text1"/>
                <w:rPrChange w:id="20267" w:author="Dr Mamadou SANOGO" w:date="2023-10-25T18:15:00Z">
                  <w:rPr>
                    <w:del w:id="20268" w:author="Dr Mamadou SANOGO" w:date="2023-10-25T17:56:00Z"/>
                  </w:rPr>
                </w:rPrChange>
              </w:rPr>
              <w:pPrChange w:id="20269"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70" w:author="Dr Mamadou SANOGO" w:date="2023-10-25T17:56:00Z">
              <w:r w:rsidRPr="007A4AFC" w:rsidDel="00166699">
                <w:rPr>
                  <w:color w:val="000000" w:themeColor="text1"/>
                  <w:rPrChange w:id="20271" w:author="Dr Mamadou SANOGO" w:date="2023-10-25T18:15:00Z">
                    <w:rPr/>
                  </w:rPrChange>
                </w:rPr>
                <w:delText>Responsable qualité de la formation</w:delText>
              </w:r>
            </w:del>
          </w:p>
        </w:tc>
      </w:tr>
      <w:tr w:rsidR="007A4AFC" w:rsidRPr="007A4AFC" w:rsidDel="00166699" w14:paraId="0C62BB46" w14:textId="77777777" w:rsidTr="001B374B">
        <w:trPr>
          <w:cnfStyle w:val="000000100000" w:firstRow="0" w:lastRow="0" w:firstColumn="0" w:lastColumn="0" w:oddVBand="0" w:evenVBand="0" w:oddHBand="1" w:evenHBand="0" w:firstRowFirstColumn="0" w:firstRowLastColumn="0" w:lastRowFirstColumn="0" w:lastRowLastColumn="0"/>
          <w:trHeight w:val="311"/>
          <w:jc w:val="center"/>
          <w:del w:id="2027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3D3AE95" w14:textId="5F759A9F" w:rsidR="001B374B" w:rsidRPr="007A4AFC" w:rsidDel="00166699" w:rsidRDefault="001B374B">
            <w:pPr>
              <w:pStyle w:val="Titre"/>
              <w:tabs>
                <w:tab w:val="num" w:pos="-4820"/>
              </w:tabs>
              <w:spacing w:line="276" w:lineRule="auto"/>
              <w:jc w:val="both"/>
              <w:rPr>
                <w:del w:id="20273" w:author="Dr Mamadou SANOGO" w:date="2023-10-25T17:56:00Z"/>
                <w:color w:val="000000" w:themeColor="text1"/>
                <w:rPrChange w:id="20274" w:author="Dr Mamadou SANOGO" w:date="2023-10-25T18:15:00Z">
                  <w:rPr>
                    <w:del w:id="20275" w:author="Dr Mamadou SANOGO" w:date="2023-10-25T17:56:00Z"/>
                  </w:rPr>
                </w:rPrChange>
              </w:rPr>
              <w:pPrChange w:id="20276" w:author="Dr Mamadou SANOGO" w:date="2023-10-25T17:57:00Z">
                <w:pPr>
                  <w:spacing w:before="120" w:after="120" w:line="240" w:lineRule="auto"/>
                </w:pPr>
              </w:pPrChange>
            </w:pPr>
            <w:del w:id="20277" w:author="Dr Mamadou SANOGO" w:date="2023-10-25T17:56:00Z">
              <w:r w:rsidRPr="007A4AFC" w:rsidDel="00166699">
                <w:rPr>
                  <w:b/>
                  <w:color w:val="000000" w:themeColor="text1"/>
                  <w:rPrChange w:id="20278" w:author="Dr Mamadou SANOGO" w:date="2023-10-25T18:15:00Z">
                    <w:rPr/>
                  </w:rPrChange>
                </w:rPr>
                <w:delText>5</w:delText>
              </w:r>
            </w:del>
          </w:p>
        </w:tc>
        <w:tc>
          <w:tcPr>
            <w:tcW w:w="1060" w:type="dxa"/>
            <w:vAlign w:val="center"/>
          </w:tcPr>
          <w:p w14:paraId="4ADD810A" w14:textId="15662609"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79" w:author="Dr Mamadou SANOGO" w:date="2023-10-25T17:56:00Z"/>
                <w:color w:val="000000" w:themeColor="text1"/>
                <w:rPrChange w:id="20280" w:author="Dr Mamadou SANOGO" w:date="2023-10-25T18:15:00Z">
                  <w:rPr>
                    <w:del w:id="20281" w:author="Dr Mamadou SANOGO" w:date="2023-10-25T17:56:00Z"/>
                  </w:rPr>
                </w:rPrChange>
              </w:rPr>
              <w:pPrChange w:id="2028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83" w:author="Dr Mamadou SANOGO" w:date="2023-10-25T17:56:00Z">
              <w:r w:rsidRPr="007A4AFC" w:rsidDel="00166699">
                <w:rPr>
                  <w:color w:val="000000" w:themeColor="text1"/>
                  <w:rPrChange w:id="20284" w:author="Dr Mamadou SANOGO" w:date="2023-10-25T18:15:00Z">
                    <w:rPr/>
                  </w:rPrChange>
                </w:rPr>
                <w:delText>Monsieur</w:delText>
              </w:r>
            </w:del>
          </w:p>
        </w:tc>
        <w:tc>
          <w:tcPr>
            <w:tcW w:w="2752" w:type="dxa"/>
            <w:vAlign w:val="center"/>
          </w:tcPr>
          <w:p w14:paraId="2EAC4097" w14:textId="1561EDAB"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85" w:author="Dr Mamadou SANOGO" w:date="2023-10-25T17:56:00Z"/>
                <w:color w:val="000000" w:themeColor="text1"/>
                <w:rPrChange w:id="20286" w:author="Dr Mamadou SANOGO" w:date="2023-10-25T18:15:00Z">
                  <w:rPr>
                    <w:del w:id="20287" w:author="Dr Mamadou SANOGO" w:date="2023-10-25T17:56:00Z"/>
                  </w:rPr>
                </w:rPrChange>
              </w:rPr>
              <w:pPrChange w:id="20288"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89" w:author="Dr Mamadou SANOGO" w:date="2023-10-25T17:56:00Z">
              <w:r w:rsidRPr="007A4AFC" w:rsidDel="00166699">
                <w:rPr>
                  <w:color w:val="000000" w:themeColor="text1"/>
                  <w:rPrChange w:id="20290" w:author="Dr Mamadou SANOGO" w:date="2023-10-25T18:15:00Z">
                    <w:rPr/>
                  </w:rPrChange>
                </w:rPr>
                <w:delText>NIARE Issa</w:delText>
              </w:r>
            </w:del>
          </w:p>
        </w:tc>
        <w:tc>
          <w:tcPr>
            <w:tcW w:w="4819" w:type="dxa"/>
            <w:vAlign w:val="center"/>
          </w:tcPr>
          <w:p w14:paraId="2136A02C" w14:textId="101308B5"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91" w:author="Dr Mamadou SANOGO" w:date="2023-10-25T17:56:00Z"/>
                <w:color w:val="000000" w:themeColor="text1"/>
                <w:rPrChange w:id="20292" w:author="Dr Mamadou SANOGO" w:date="2023-10-25T18:15:00Z">
                  <w:rPr>
                    <w:del w:id="20293" w:author="Dr Mamadou SANOGO" w:date="2023-10-25T17:56:00Z"/>
                  </w:rPr>
                </w:rPrChange>
              </w:rPr>
              <w:pPrChange w:id="20294"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95" w:author="Dr Mamadou SANOGO" w:date="2023-10-25T17:56:00Z">
              <w:r w:rsidRPr="007A4AFC" w:rsidDel="00166699">
                <w:rPr>
                  <w:color w:val="000000" w:themeColor="text1"/>
                  <w:rPrChange w:id="20296" w:author="Dr Mamadou SANOGO" w:date="2023-10-25T18:15:00Z">
                    <w:rPr/>
                  </w:rPrChange>
                </w:rPr>
                <w:delText>Surveillant Général</w:delText>
              </w:r>
            </w:del>
          </w:p>
        </w:tc>
      </w:tr>
      <w:tr w:rsidR="007A4AFC" w:rsidRPr="007A4AFC" w:rsidDel="00166699" w14:paraId="42B729F2" w14:textId="77777777" w:rsidTr="001B374B">
        <w:trPr>
          <w:jc w:val="center"/>
          <w:del w:id="2029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9121F57" w14:textId="683E083B" w:rsidR="001B374B" w:rsidRPr="007A4AFC" w:rsidDel="00166699" w:rsidRDefault="001B374B">
            <w:pPr>
              <w:pStyle w:val="Titre"/>
              <w:tabs>
                <w:tab w:val="num" w:pos="-4820"/>
              </w:tabs>
              <w:spacing w:line="276" w:lineRule="auto"/>
              <w:jc w:val="both"/>
              <w:rPr>
                <w:del w:id="20298" w:author="Dr Mamadou SANOGO" w:date="2023-10-25T17:56:00Z"/>
                <w:color w:val="000000" w:themeColor="text1"/>
                <w:rPrChange w:id="20299" w:author="Dr Mamadou SANOGO" w:date="2023-10-25T18:15:00Z">
                  <w:rPr>
                    <w:del w:id="20300" w:author="Dr Mamadou SANOGO" w:date="2023-10-25T17:56:00Z"/>
                  </w:rPr>
                </w:rPrChange>
              </w:rPr>
              <w:pPrChange w:id="20301" w:author="Dr Mamadou SANOGO" w:date="2023-10-25T17:57:00Z">
                <w:pPr>
                  <w:spacing w:before="120" w:after="120" w:line="240" w:lineRule="auto"/>
                </w:pPr>
              </w:pPrChange>
            </w:pPr>
            <w:del w:id="20302" w:author="Dr Mamadou SANOGO" w:date="2023-10-25T17:56:00Z">
              <w:r w:rsidRPr="007A4AFC" w:rsidDel="00166699">
                <w:rPr>
                  <w:b/>
                  <w:color w:val="000000" w:themeColor="text1"/>
                  <w:rPrChange w:id="20303" w:author="Dr Mamadou SANOGO" w:date="2023-10-25T18:15:00Z">
                    <w:rPr/>
                  </w:rPrChange>
                </w:rPr>
                <w:delText>6</w:delText>
              </w:r>
            </w:del>
          </w:p>
        </w:tc>
        <w:tc>
          <w:tcPr>
            <w:tcW w:w="1060" w:type="dxa"/>
            <w:vAlign w:val="center"/>
          </w:tcPr>
          <w:p w14:paraId="6749094C" w14:textId="49B7E32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04" w:author="Dr Mamadou SANOGO" w:date="2023-10-25T17:56:00Z"/>
                <w:color w:val="000000" w:themeColor="text1"/>
                <w:rPrChange w:id="20305" w:author="Dr Mamadou SANOGO" w:date="2023-10-25T18:15:00Z">
                  <w:rPr>
                    <w:del w:id="20306" w:author="Dr Mamadou SANOGO" w:date="2023-10-25T17:56:00Z"/>
                  </w:rPr>
                </w:rPrChange>
              </w:rPr>
              <w:pPrChange w:id="2030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08" w:author="Dr Mamadou SANOGO" w:date="2023-10-25T17:56:00Z">
              <w:r w:rsidRPr="007A4AFC" w:rsidDel="00166699">
                <w:rPr>
                  <w:color w:val="000000" w:themeColor="text1"/>
                  <w:rPrChange w:id="20309" w:author="Dr Mamadou SANOGO" w:date="2023-10-25T18:15:00Z">
                    <w:rPr/>
                  </w:rPrChange>
                </w:rPr>
                <w:delText>Madame</w:delText>
              </w:r>
            </w:del>
          </w:p>
        </w:tc>
        <w:tc>
          <w:tcPr>
            <w:tcW w:w="2752" w:type="dxa"/>
            <w:vAlign w:val="center"/>
          </w:tcPr>
          <w:p w14:paraId="77F68764" w14:textId="0DAACDAD"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10" w:author="Dr Mamadou SANOGO" w:date="2023-10-25T17:56:00Z"/>
                <w:color w:val="000000" w:themeColor="text1"/>
                <w:rPrChange w:id="20311" w:author="Dr Mamadou SANOGO" w:date="2023-10-25T18:15:00Z">
                  <w:rPr>
                    <w:del w:id="20312" w:author="Dr Mamadou SANOGO" w:date="2023-10-25T17:56:00Z"/>
                  </w:rPr>
                </w:rPrChange>
              </w:rPr>
              <w:pPrChange w:id="20313"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14" w:author="Dr Mamadou SANOGO" w:date="2023-10-25T17:56:00Z">
              <w:r w:rsidRPr="007A4AFC" w:rsidDel="00166699">
                <w:rPr>
                  <w:color w:val="000000" w:themeColor="text1"/>
                  <w:rPrChange w:id="20315" w:author="Dr Mamadou SANOGO" w:date="2023-10-25T18:15:00Z">
                    <w:rPr/>
                  </w:rPrChange>
                </w:rPr>
                <w:delText>SOGOBA Rokiatou</w:delText>
              </w:r>
            </w:del>
          </w:p>
        </w:tc>
        <w:tc>
          <w:tcPr>
            <w:tcW w:w="4819" w:type="dxa"/>
            <w:vAlign w:val="center"/>
          </w:tcPr>
          <w:p w14:paraId="47B4FEEA" w14:textId="7C9FE7F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16" w:author="Dr Mamadou SANOGO" w:date="2023-10-25T17:56:00Z"/>
                <w:color w:val="000000" w:themeColor="text1"/>
                <w:rPrChange w:id="20317" w:author="Dr Mamadou SANOGO" w:date="2023-10-25T18:15:00Z">
                  <w:rPr>
                    <w:del w:id="20318" w:author="Dr Mamadou SANOGO" w:date="2023-10-25T17:56:00Z"/>
                  </w:rPr>
                </w:rPrChange>
              </w:rPr>
              <w:pPrChange w:id="20319"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20" w:author="Dr Mamadou SANOGO" w:date="2023-10-25T17:56:00Z">
              <w:r w:rsidRPr="007A4AFC" w:rsidDel="00166699">
                <w:rPr>
                  <w:color w:val="000000" w:themeColor="text1"/>
                  <w:rPrChange w:id="20321" w:author="Dr Mamadou SANOGO" w:date="2023-10-25T18:15:00Z">
                    <w:rPr/>
                  </w:rPrChange>
                </w:rPr>
                <w:delText>Gestion et comptabilité</w:delText>
              </w:r>
            </w:del>
          </w:p>
        </w:tc>
      </w:tr>
      <w:tr w:rsidR="007A4AFC" w:rsidRPr="007A4AFC" w:rsidDel="00166699" w14:paraId="07D107A1" w14:textId="77777777" w:rsidTr="001B374B">
        <w:trPr>
          <w:cnfStyle w:val="000000100000" w:firstRow="0" w:lastRow="0" w:firstColumn="0" w:lastColumn="0" w:oddVBand="0" w:evenVBand="0" w:oddHBand="1" w:evenHBand="0" w:firstRowFirstColumn="0" w:firstRowLastColumn="0" w:lastRowFirstColumn="0" w:lastRowLastColumn="0"/>
          <w:jc w:val="center"/>
          <w:del w:id="2032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065D4D3C" w14:textId="257469A8" w:rsidR="001B374B" w:rsidRPr="007A4AFC" w:rsidDel="00166699" w:rsidRDefault="001B374B">
            <w:pPr>
              <w:pStyle w:val="Titre"/>
              <w:tabs>
                <w:tab w:val="num" w:pos="-4820"/>
              </w:tabs>
              <w:spacing w:line="276" w:lineRule="auto"/>
              <w:jc w:val="both"/>
              <w:rPr>
                <w:del w:id="20323" w:author="Dr Mamadou SANOGO" w:date="2023-10-25T17:56:00Z"/>
                <w:color w:val="000000" w:themeColor="text1"/>
                <w:rPrChange w:id="20324" w:author="Dr Mamadou SANOGO" w:date="2023-10-25T18:15:00Z">
                  <w:rPr>
                    <w:del w:id="20325" w:author="Dr Mamadou SANOGO" w:date="2023-10-25T17:56:00Z"/>
                  </w:rPr>
                </w:rPrChange>
              </w:rPr>
              <w:pPrChange w:id="20326" w:author="Dr Mamadou SANOGO" w:date="2023-10-25T17:57:00Z">
                <w:pPr>
                  <w:spacing w:before="120" w:after="120" w:line="240" w:lineRule="auto"/>
                </w:pPr>
              </w:pPrChange>
            </w:pPr>
            <w:del w:id="20327" w:author="Dr Mamadou SANOGO" w:date="2023-10-25T17:56:00Z">
              <w:r w:rsidRPr="007A4AFC" w:rsidDel="00166699">
                <w:rPr>
                  <w:b/>
                  <w:color w:val="000000" w:themeColor="text1"/>
                  <w:rPrChange w:id="20328" w:author="Dr Mamadou SANOGO" w:date="2023-10-25T18:15:00Z">
                    <w:rPr/>
                  </w:rPrChange>
                </w:rPr>
                <w:delText>7</w:delText>
              </w:r>
            </w:del>
          </w:p>
        </w:tc>
        <w:tc>
          <w:tcPr>
            <w:tcW w:w="1060" w:type="dxa"/>
            <w:vAlign w:val="center"/>
          </w:tcPr>
          <w:p w14:paraId="446899F0" w14:textId="4C806AAF"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29" w:author="Dr Mamadou SANOGO" w:date="2023-10-25T17:56:00Z"/>
                <w:color w:val="000000" w:themeColor="text1"/>
                <w:rPrChange w:id="20330" w:author="Dr Mamadou SANOGO" w:date="2023-10-25T18:15:00Z">
                  <w:rPr>
                    <w:del w:id="20331" w:author="Dr Mamadou SANOGO" w:date="2023-10-25T17:56:00Z"/>
                  </w:rPr>
                </w:rPrChange>
              </w:rPr>
              <w:pPrChange w:id="2033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33" w:author="Dr Mamadou SANOGO" w:date="2023-10-25T17:56:00Z">
              <w:r w:rsidRPr="007A4AFC" w:rsidDel="00166699">
                <w:rPr>
                  <w:color w:val="000000" w:themeColor="text1"/>
                  <w:rPrChange w:id="20334" w:author="Dr Mamadou SANOGO" w:date="2023-10-25T18:15:00Z">
                    <w:rPr/>
                  </w:rPrChange>
                </w:rPr>
                <w:delText>Monsieur</w:delText>
              </w:r>
            </w:del>
          </w:p>
        </w:tc>
        <w:tc>
          <w:tcPr>
            <w:tcW w:w="2752" w:type="dxa"/>
            <w:vAlign w:val="center"/>
          </w:tcPr>
          <w:p w14:paraId="7BE66D4B" w14:textId="3CD0B72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35" w:author="Dr Mamadou SANOGO" w:date="2023-10-25T17:56:00Z"/>
                <w:color w:val="000000" w:themeColor="text1"/>
                <w:rPrChange w:id="20336" w:author="Dr Mamadou SANOGO" w:date="2023-10-25T18:15:00Z">
                  <w:rPr>
                    <w:del w:id="20337" w:author="Dr Mamadou SANOGO" w:date="2023-10-25T17:56:00Z"/>
                  </w:rPr>
                </w:rPrChange>
              </w:rPr>
              <w:pPrChange w:id="20338"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39" w:author="Dr Mamadou SANOGO" w:date="2023-10-25T17:56:00Z">
              <w:r w:rsidRPr="007A4AFC" w:rsidDel="00166699">
                <w:rPr>
                  <w:color w:val="000000" w:themeColor="text1"/>
                  <w:rPrChange w:id="20340" w:author="Dr Mamadou SANOGO" w:date="2023-10-25T18:15:00Z">
                    <w:rPr/>
                  </w:rPrChange>
                </w:rPr>
                <w:delText>DOUMBIA Moussa</w:delText>
              </w:r>
            </w:del>
          </w:p>
        </w:tc>
        <w:tc>
          <w:tcPr>
            <w:tcW w:w="4819" w:type="dxa"/>
            <w:vAlign w:val="center"/>
          </w:tcPr>
          <w:p w14:paraId="51FBBFAB" w14:textId="3A246574"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41" w:author="Dr Mamadou SANOGO" w:date="2023-10-25T17:56:00Z"/>
                <w:color w:val="000000" w:themeColor="text1"/>
                <w:rPrChange w:id="20342" w:author="Dr Mamadou SANOGO" w:date="2023-10-25T18:15:00Z">
                  <w:rPr>
                    <w:del w:id="20343" w:author="Dr Mamadou SANOGO" w:date="2023-10-25T17:56:00Z"/>
                  </w:rPr>
                </w:rPrChange>
              </w:rPr>
              <w:pPrChange w:id="20344"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45" w:author="Dr Mamadou SANOGO" w:date="2023-10-25T17:56:00Z">
              <w:r w:rsidRPr="007A4AFC" w:rsidDel="00166699">
                <w:rPr>
                  <w:color w:val="000000" w:themeColor="text1"/>
                  <w:rPrChange w:id="20346" w:author="Dr Mamadou SANOGO" w:date="2023-10-25T18:15:00Z">
                    <w:rPr/>
                  </w:rPrChange>
                </w:rPr>
                <w:delText>Moniteur</w:delText>
              </w:r>
            </w:del>
          </w:p>
        </w:tc>
      </w:tr>
      <w:tr w:rsidR="007A4AFC" w:rsidRPr="007A4AFC" w:rsidDel="00166699" w14:paraId="791E4F60" w14:textId="77777777" w:rsidTr="001B374B">
        <w:trPr>
          <w:trHeight w:val="92"/>
          <w:jc w:val="center"/>
          <w:del w:id="2034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D14F546" w14:textId="1FCA922C" w:rsidR="001B374B" w:rsidRPr="007A4AFC" w:rsidDel="00166699" w:rsidRDefault="001B374B">
            <w:pPr>
              <w:pStyle w:val="Titre"/>
              <w:tabs>
                <w:tab w:val="num" w:pos="-4820"/>
              </w:tabs>
              <w:spacing w:line="276" w:lineRule="auto"/>
              <w:jc w:val="both"/>
              <w:rPr>
                <w:del w:id="20348" w:author="Dr Mamadou SANOGO" w:date="2023-10-25T17:56:00Z"/>
                <w:color w:val="000000" w:themeColor="text1"/>
                <w:rPrChange w:id="20349" w:author="Dr Mamadou SANOGO" w:date="2023-10-25T18:15:00Z">
                  <w:rPr>
                    <w:del w:id="20350" w:author="Dr Mamadou SANOGO" w:date="2023-10-25T17:56:00Z"/>
                  </w:rPr>
                </w:rPrChange>
              </w:rPr>
              <w:pPrChange w:id="20351" w:author="Dr Mamadou SANOGO" w:date="2023-10-25T17:57:00Z">
                <w:pPr>
                  <w:spacing w:before="120" w:after="120" w:line="240" w:lineRule="auto"/>
                </w:pPr>
              </w:pPrChange>
            </w:pPr>
            <w:del w:id="20352" w:author="Dr Mamadou SANOGO" w:date="2023-10-25T17:56:00Z">
              <w:r w:rsidRPr="007A4AFC" w:rsidDel="00166699">
                <w:rPr>
                  <w:b/>
                  <w:color w:val="000000" w:themeColor="text1"/>
                  <w:rPrChange w:id="20353" w:author="Dr Mamadou SANOGO" w:date="2023-10-25T18:15:00Z">
                    <w:rPr/>
                  </w:rPrChange>
                </w:rPr>
                <w:delText>10</w:delText>
              </w:r>
            </w:del>
          </w:p>
        </w:tc>
        <w:tc>
          <w:tcPr>
            <w:tcW w:w="1060" w:type="dxa"/>
            <w:vAlign w:val="center"/>
          </w:tcPr>
          <w:p w14:paraId="58127018" w14:textId="41D6ED7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54" w:author="Dr Mamadou SANOGO" w:date="2023-10-25T17:56:00Z"/>
                <w:color w:val="000000" w:themeColor="text1"/>
                <w:rPrChange w:id="20355" w:author="Dr Mamadou SANOGO" w:date="2023-10-25T18:15:00Z">
                  <w:rPr>
                    <w:del w:id="20356" w:author="Dr Mamadou SANOGO" w:date="2023-10-25T17:56:00Z"/>
                  </w:rPr>
                </w:rPrChange>
              </w:rPr>
              <w:pPrChange w:id="2035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58" w:author="Dr Mamadou SANOGO" w:date="2023-10-25T17:56:00Z">
              <w:r w:rsidRPr="007A4AFC" w:rsidDel="00166699">
                <w:rPr>
                  <w:color w:val="000000" w:themeColor="text1"/>
                  <w:rPrChange w:id="20359" w:author="Dr Mamadou SANOGO" w:date="2023-10-25T18:15:00Z">
                    <w:rPr/>
                  </w:rPrChange>
                </w:rPr>
                <w:delText>Madame</w:delText>
              </w:r>
            </w:del>
          </w:p>
        </w:tc>
        <w:tc>
          <w:tcPr>
            <w:tcW w:w="2752" w:type="dxa"/>
            <w:vAlign w:val="center"/>
          </w:tcPr>
          <w:p w14:paraId="566337B0" w14:textId="5F17A65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60" w:author="Dr Mamadou SANOGO" w:date="2023-10-25T17:56:00Z"/>
                <w:color w:val="000000" w:themeColor="text1"/>
                <w:rPrChange w:id="20361" w:author="Dr Mamadou SANOGO" w:date="2023-10-25T18:15:00Z">
                  <w:rPr>
                    <w:del w:id="20362" w:author="Dr Mamadou SANOGO" w:date="2023-10-25T17:56:00Z"/>
                  </w:rPr>
                </w:rPrChange>
              </w:rPr>
              <w:pPrChange w:id="20363"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64" w:author="Dr Mamadou SANOGO" w:date="2023-10-25T17:56:00Z">
              <w:r w:rsidRPr="007A4AFC" w:rsidDel="00166699">
                <w:rPr>
                  <w:color w:val="000000" w:themeColor="text1"/>
                  <w:rPrChange w:id="20365" w:author="Dr Mamadou SANOGO" w:date="2023-10-25T18:15:00Z">
                    <w:rPr/>
                  </w:rPrChange>
                </w:rPr>
                <w:delText>DIABY Fatoumata</w:delText>
              </w:r>
            </w:del>
          </w:p>
        </w:tc>
        <w:tc>
          <w:tcPr>
            <w:tcW w:w="4819" w:type="dxa"/>
            <w:vAlign w:val="center"/>
          </w:tcPr>
          <w:p w14:paraId="375C3527" w14:textId="3B2D1D9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66" w:author="Dr Mamadou SANOGO" w:date="2023-10-25T17:56:00Z"/>
                <w:color w:val="000000" w:themeColor="text1"/>
                <w:rPrChange w:id="20367" w:author="Dr Mamadou SANOGO" w:date="2023-10-25T18:15:00Z">
                  <w:rPr>
                    <w:del w:id="20368" w:author="Dr Mamadou SANOGO" w:date="2023-10-25T17:56:00Z"/>
                  </w:rPr>
                </w:rPrChange>
              </w:rPr>
              <w:pPrChange w:id="20369"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70" w:author="Dr Mamadou SANOGO" w:date="2023-10-25T17:56:00Z">
              <w:r w:rsidRPr="007A4AFC" w:rsidDel="00166699">
                <w:rPr>
                  <w:color w:val="000000" w:themeColor="text1"/>
                  <w:rPrChange w:id="20371" w:author="Dr Mamadou SANOGO" w:date="2023-10-25T18:15:00Z">
                    <w:rPr/>
                  </w:rPrChange>
                </w:rPr>
                <w:delText>Monitrice</w:delText>
              </w:r>
            </w:del>
          </w:p>
        </w:tc>
      </w:tr>
      <w:tr w:rsidR="007A4AFC" w:rsidRPr="007A4AFC" w:rsidDel="00166699" w14:paraId="1AD8164E" w14:textId="77777777" w:rsidTr="001B374B">
        <w:trPr>
          <w:cnfStyle w:val="000000100000" w:firstRow="0" w:lastRow="0" w:firstColumn="0" w:lastColumn="0" w:oddVBand="0" w:evenVBand="0" w:oddHBand="1" w:evenHBand="0" w:firstRowFirstColumn="0" w:firstRowLastColumn="0" w:lastRowFirstColumn="0" w:lastRowLastColumn="0"/>
          <w:trHeight w:val="288"/>
          <w:jc w:val="center"/>
          <w:del w:id="2037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B09F993" w14:textId="1C580DAC" w:rsidR="001B374B" w:rsidRPr="007A4AFC" w:rsidDel="00166699" w:rsidRDefault="001B374B">
            <w:pPr>
              <w:pStyle w:val="Titre"/>
              <w:tabs>
                <w:tab w:val="num" w:pos="-4820"/>
              </w:tabs>
              <w:spacing w:line="276" w:lineRule="auto"/>
              <w:jc w:val="both"/>
              <w:rPr>
                <w:del w:id="20373" w:author="Dr Mamadou SANOGO" w:date="2023-10-25T17:56:00Z"/>
                <w:color w:val="000000" w:themeColor="text1"/>
                <w:rPrChange w:id="20374" w:author="Dr Mamadou SANOGO" w:date="2023-10-25T18:15:00Z">
                  <w:rPr>
                    <w:del w:id="20375" w:author="Dr Mamadou SANOGO" w:date="2023-10-25T17:56:00Z"/>
                  </w:rPr>
                </w:rPrChange>
              </w:rPr>
              <w:pPrChange w:id="20376" w:author="Dr Mamadou SANOGO" w:date="2023-10-25T17:57:00Z">
                <w:pPr>
                  <w:spacing w:before="120" w:after="120" w:line="240" w:lineRule="auto"/>
                </w:pPr>
              </w:pPrChange>
            </w:pPr>
            <w:del w:id="20377" w:author="Dr Mamadou SANOGO" w:date="2023-10-25T17:56:00Z">
              <w:r w:rsidRPr="007A4AFC" w:rsidDel="00166699">
                <w:rPr>
                  <w:b/>
                  <w:color w:val="000000" w:themeColor="text1"/>
                  <w:rPrChange w:id="20378" w:author="Dr Mamadou SANOGO" w:date="2023-10-25T18:15:00Z">
                    <w:rPr/>
                  </w:rPrChange>
                </w:rPr>
                <w:delText>12</w:delText>
              </w:r>
            </w:del>
          </w:p>
        </w:tc>
        <w:tc>
          <w:tcPr>
            <w:tcW w:w="1060" w:type="dxa"/>
            <w:vAlign w:val="center"/>
          </w:tcPr>
          <w:p w14:paraId="58B84C80" w14:textId="2366FE58"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79" w:author="Dr Mamadou SANOGO" w:date="2023-10-25T17:56:00Z"/>
                <w:color w:val="000000" w:themeColor="text1"/>
                <w:rPrChange w:id="20380" w:author="Dr Mamadou SANOGO" w:date="2023-10-25T18:15:00Z">
                  <w:rPr>
                    <w:del w:id="20381" w:author="Dr Mamadou SANOGO" w:date="2023-10-25T17:56:00Z"/>
                  </w:rPr>
                </w:rPrChange>
              </w:rPr>
              <w:pPrChange w:id="2038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83" w:author="Dr Mamadou SANOGO" w:date="2023-10-25T17:56:00Z">
              <w:r w:rsidRPr="007A4AFC" w:rsidDel="00166699">
                <w:rPr>
                  <w:color w:val="000000" w:themeColor="text1"/>
                  <w:rPrChange w:id="20384" w:author="Dr Mamadou SANOGO" w:date="2023-10-25T18:15:00Z">
                    <w:rPr/>
                  </w:rPrChange>
                </w:rPr>
                <w:delText>Madame</w:delText>
              </w:r>
            </w:del>
          </w:p>
        </w:tc>
        <w:tc>
          <w:tcPr>
            <w:tcW w:w="2752" w:type="dxa"/>
            <w:vAlign w:val="center"/>
          </w:tcPr>
          <w:p w14:paraId="315BAB02" w14:textId="24DF71F7"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85" w:author="Dr Mamadou SANOGO" w:date="2023-10-25T17:56:00Z"/>
                <w:color w:val="000000" w:themeColor="text1"/>
                <w:rPrChange w:id="20386" w:author="Dr Mamadou SANOGO" w:date="2023-10-25T18:15:00Z">
                  <w:rPr>
                    <w:del w:id="20387" w:author="Dr Mamadou SANOGO" w:date="2023-10-25T17:56:00Z"/>
                  </w:rPr>
                </w:rPrChange>
              </w:rPr>
              <w:pPrChange w:id="20388"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89" w:author="Dr Mamadou SANOGO" w:date="2023-10-25T17:56:00Z">
              <w:r w:rsidRPr="007A4AFC" w:rsidDel="00166699">
                <w:rPr>
                  <w:color w:val="000000" w:themeColor="text1"/>
                  <w:rPrChange w:id="20390" w:author="Dr Mamadou SANOGO" w:date="2023-10-25T18:15:00Z">
                    <w:rPr/>
                  </w:rPrChange>
                </w:rPr>
                <w:delText>SAVADOGO Salimata</w:delText>
              </w:r>
            </w:del>
          </w:p>
        </w:tc>
        <w:tc>
          <w:tcPr>
            <w:tcW w:w="4819" w:type="dxa"/>
            <w:vAlign w:val="center"/>
          </w:tcPr>
          <w:p w14:paraId="24BC43C5" w14:textId="17D463C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91" w:author="Dr Mamadou SANOGO" w:date="2023-10-25T17:56:00Z"/>
                <w:color w:val="000000" w:themeColor="text1"/>
                <w:rPrChange w:id="20392" w:author="Dr Mamadou SANOGO" w:date="2023-10-25T18:15:00Z">
                  <w:rPr>
                    <w:del w:id="20393" w:author="Dr Mamadou SANOGO" w:date="2023-10-25T17:56:00Z"/>
                  </w:rPr>
                </w:rPrChange>
              </w:rPr>
              <w:pPrChange w:id="20394"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95" w:author="Dr Mamadou SANOGO" w:date="2023-10-25T17:56:00Z">
              <w:r w:rsidRPr="007A4AFC" w:rsidDel="00166699">
                <w:rPr>
                  <w:color w:val="000000" w:themeColor="text1"/>
                  <w:rPrChange w:id="20396" w:author="Dr Mamadou SANOGO" w:date="2023-10-25T18:15:00Z">
                    <w:rPr/>
                  </w:rPrChange>
                </w:rPr>
                <w:delText>Assistante de Direction</w:delText>
              </w:r>
            </w:del>
          </w:p>
        </w:tc>
      </w:tr>
      <w:tr w:rsidR="007A4AFC" w:rsidRPr="007A4AFC" w:rsidDel="00166699" w14:paraId="6EDC6EB2" w14:textId="77777777" w:rsidTr="001B374B">
        <w:trPr>
          <w:trHeight w:val="70"/>
          <w:jc w:val="center"/>
          <w:del w:id="2039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2984B59" w14:textId="2A955395" w:rsidR="001B374B" w:rsidRPr="007A4AFC" w:rsidDel="00166699" w:rsidRDefault="001B374B">
            <w:pPr>
              <w:pStyle w:val="Titre"/>
              <w:tabs>
                <w:tab w:val="num" w:pos="-4820"/>
              </w:tabs>
              <w:spacing w:line="276" w:lineRule="auto"/>
              <w:jc w:val="both"/>
              <w:rPr>
                <w:del w:id="20398" w:author="Dr Mamadou SANOGO" w:date="2023-10-25T17:56:00Z"/>
                <w:color w:val="000000" w:themeColor="text1"/>
                <w:rPrChange w:id="20399" w:author="Dr Mamadou SANOGO" w:date="2023-10-25T18:15:00Z">
                  <w:rPr>
                    <w:del w:id="20400" w:author="Dr Mamadou SANOGO" w:date="2023-10-25T17:56:00Z"/>
                  </w:rPr>
                </w:rPrChange>
              </w:rPr>
              <w:pPrChange w:id="20401" w:author="Dr Mamadou SANOGO" w:date="2023-10-25T17:57:00Z">
                <w:pPr>
                  <w:spacing w:before="120" w:after="120" w:line="240" w:lineRule="auto"/>
                </w:pPr>
              </w:pPrChange>
            </w:pPr>
            <w:del w:id="20402" w:author="Dr Mamadou SANOGO" w:date="2023-10-25T17:56:00Z">
              <w:r w:rsidRPr="007A4AFC" w:rsidDel="00166699">
                <w:rPr>
                  <w:b/>
                  <w:color w:val="000000" w:themeColor="text1"/>
                  <w:rPrChange w:id="20403" w:author="Dr Mamadou SANOGO" w:date="2023-10-25T18:15:00Z">
                    <w:rPr/>
                  </w:rPrChange>
                </w:rPr>
                <w:delText>13</w:delText>
              </w:r>
            </w:del>
          </w:p>
        </w:tc>
        <w:tc>
          <w:tcPr>
            <w:tcW w:w="1060" w:type="dxa"/>
            <w:vAlign w:val="center"/>
          </w:tcPr>
          <w:p w14:paraId="778F5A90" w14:textId="45445848"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04" w:author="Dr Mamadou SANOGO" w:date="2023-10-25T17:56:00Z"/>
                <w:color w:val="000000" w:themeColor="text1"/>
                <w:rPrChange w:id="20405" w:author="Dr Mamadou SANOGO" w:date="2023-10-25T18:15:00Z">
                  <w:rPr>
                    <w:del w:id="20406" w:author="Dr Mamadou SANOGO" w:date="2023-10-25T17:56:00Z"/>
                  </w:rPr>
                </w:rPrChange>
              </w:rPr>
              <w:pPrChange w:id="2040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08" w:author="Dr Mamadou SANOGO" w:date="2023-10-25T17:56:00Z">
              <w:r w:rsidRPr="007A4AFC" w:rsidDel="00166699">
                <w:rPr>
                  <w:color w:val="000000" w:themeColor="text1"/>
                  <w:rPrChange w:id="20409" w:author="Dr Mamadou SANOGO" w:date="2023-10-25T18:15:00Z">
                    <w:rPr/>
                  </w:rPrChange>
                </w:rPr>
                <w:delText>Monsieur</w:delText>
              </w:r>
            </w:del>
          </w:p>
        </w:tc>
        <w:tc>
          <w:tcPr>
            <w:tcW w:w="2752" w:type="dxa"/>
            <w:vAlign w:val="center"/>
          </w:tcPr>
          <w:p w14:paraId="51924038" w14:textId="7437BBD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10" w:author="Dr Mamadou SANOGO" w:date="2023-10-25T17:56:00Z"/>
                <w:color w:val="000000" w:themeColor="text1"/>
                <w:rPrChange w:id="20411" w:author="Dr Mamadou SANOGO" w:date="2023-10-25T18:15:00Z">
                  <w:rPr>
                    <w:del w:id="20412" w:author="Dr Mamadou SANOGO" w:date="2023-10-25T17:56:00Z"/>
                  </w:rPr>
                </w:rPrChange>
              </w:rPr>
              <w:pPrChange w:id="20413"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14" w:author="Dr Mamadou SANOGO" w:date="2023-10-25T17:56:00Z">
              <w:r w:rsidRPr="007A4AFC" w:rsidDel="00166699">
                <w:rPr>
                  <w:color w:val="000000" w:themeColor="text1"/>
                  <w:rPrChange w:id="20415" w:author="Dr Mamadou SANOGO" w:date="2023-10-25T18:15:00Z">
                    <w:rPr/>
                  </w:rPrChange>
                </w:rPr>
                <w:delText>HALAM Falla dit Abba</w:delText>
              </w:r>
            </w:del>
          </w:p>
        </w:tc>
        <w:tc>
          <w:tcPr>
            <w:tcW w:w="4819" w:type="dxa"/>
            <w:vAlign w:val="center"/>
          </w:tcPr>
          <w:p w14:paraId="72B6928F" w14:textId="0DB488A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16" w:author="Dr Mamadou SANOGO" w:date="2023-10-25T17:56:00Z"/>
                <w:color w:val="000000" w:themeColor="text1"/>
                <w:rPrChange w:id="20417" w:author="Dr Mamadou SANOGO" w:date="2023-10-25T18:15:00Z">
                  <w:rPr>
                    <w:del w:id="20418" w:author="Dr Mamadou SANOGO" w:date="2023-10-25T17:56:00Z"/>
                  </w:rPr>
                </w:rPrChange>
              </w:rPr>
              <w:pPrChange w:id="20419"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20" w:author="Dr Mamadou SANOGO" w:date="2023-10-25T17:56:00Z">
              <w:r w:rsidRPr="007A4AFC" w:rsidDel="00166699">
                <w:rPr>
                  <w:color w:val="000000" w:themeColor="text1"/>
                  <w:rPrChange w:id="20421" w:author="Dr Mamadou SANOGO" w:date="2023-10-25T18:15:00Z">
                    <w:rPr/>
                  </w:rPrChange>
                </w:rPr>
                <w:delText>Responsable bureautique et informatique</w:delText>
              </w:r>
            </w:del>
          </w:p>
        </w:tc>
      </w:tr>
    </w:tbl>
    <w:p w14:paraId="5D27D52F" w14:textId="7EBE5222" w:rsidR="001B374B" w:rsidRPr="007A4AFC" w:rsidDel="00166699" w:rsidRDefault="001B374B">
      <w:pPr>
        <w:pStyle w:val="Titre"/>
        <w:tabs>
          <w:tab w:val="num" w:pos="-4820"/>
        </w:tabs>
        <w:spacing w:line="276" w:lineRule="auto"/>
        <w:jc w:val="both"/>
        <w:rPr>
          <w:del w:id="20422" w:author="Dr Mamadou SANOGO" w:date="2023-10-25T17:56:00Z"/>
          <w:color w:val="000000" w:themeColor="text1"/>
          <w:rPrChange w:id="20423" w:author="Dr Mamadou SANOGO" w:date="2023-10-25T18:15:00Z">
            <w:rPr>
              <w:del w:id="20424" w:author="Dr Mamadou SANOGO" w:date="2023-10-25T17:56:00Z"/>
            </w:rPr>
          </w:rPrChange>
        </w:rPr>
        <w:pPrChange w:id="20425" w:author="Dr Mamadou SANOGO" w:date="2023-10-25T17:57:00Z">
          <w:pPr>
            <w:jc w:val="center"/>
          </w:pPr>
        </w:pPrChange>
      </w:pPr>
    </w:p>
    <w:p w14:paraId="6E9AD4C4" w14:textId="5154B4C1" w:rsidR="001B374B" w:rsidRPr="007A4AFC" w:rsidDel="00166699" w:rsidRDefault="001B374B">
      <w:pPr>
        <w:pStyle w:val="Titre"/>
        <w:tabs>
          <w:tab w:val="num" w:pos="-4820"/>
        </w:tabs>
        <w:spacing w:line="276" w:lineRule="auto"/>
        <w:jc w:val="both"/>
        <w:rPr>
          <w:del w:id="20426" w:author="Dr Mamadou SANOGO" w:date="2023-10-25T17:56:00Z"/>
          <w:color w:val="000000" w:themeColor="text1"/>
          <w:sz w:val="28"/>
          <w:szCs w:val="28"/>
          <w:rPrChange w:id="20427" w:author="Dr Mamadou SANOGO" w:date="2023-10-25T18:15:00Z">
            <w:rPr>
              <w:del w:id="20428" w:author="Dr Mamadou SANOGO" w:date="2023-10-25T17:56:00Z"/>
              <w:color w:val="000000"/>
              <w:sz w:val="28"/>
              <w:szCs w:val="28"/>
            </w:rPr>
          </w:rPrChange>
        </w:rPr>
        <w:pPrChange w:id="20429" w:author="Dr Mamadou SANOGO" w:date="2023-10-25T17:57:00Z">
          <w:pPr>
            <w:spacing w:line="240" w:lineRule="auto"/>
          </w:pPr>
        </w:pPrChange>
      </w:pPr>
      <w:del w:id="20430" w:author="Dr Mamadou SANOGO" w:date="2023-10-25T17:56:00Z">
        <w:r w:rsidRPr="007A4AFC" w:rsidDel="00166699">
          <w:rPr>
            <w:color w:val="000000" w:themeColor="text1"/>
            <w:sz w:val="28"/>
            <w:szCs w:val="28"/>
            <w:rPrChange w:id="20431" w:author="Dr Mamadou SANOGO" w:date="2023-10-25T18:15:00Z">
              <w:rPr>
                <w:color w:val="000000"/>
                <w:sz w:val="28"/>
                <w:szCs w:val="28"/>
              </w:rPr>
            </w:rPrChange>
          </w:rPr>
          <w:br w:type="page"/>
        </w:r>
      </w:del>
    </w:p>
    <w:p w14:paraId="60327E87" w14:textId="2232F47D" w:rsidR="001B374B" w:rsidRPr="007A4AFC" w:rsidDel="00166699" w:rsidRDefault="001B374B">
      <w:pPr>
        <w:pStyle w:val="Titre"/>
        <w:tabs>
          <w:tab w:val="num" w:pos="-4820"/>
        </w:tabs>
        <w:spacing w:line="276" w:lineRule="auto"/>
        <w:jc w:val="both"/>
        <w:rPr>
          <w:del w:id="20432" w:author="Dr Mamadou SANOGO" w:date="2023-10-25T17:56:00Z"/>
          <w:rFonts w:eastAsiaTheme="minorHAnsi"/>
          <w:b w:val="0"/>
          <w:color w:val="000000" w:themeColor="text1"/>
          <w:lang w:eastAsia="en-US"/>
          <w:rPrChange w:id="20433" w:author="Dr Mamadou SANOGO" w:date="2023-10-25T18:15:00Z">
            <w:rPr>
              <w:del w:id="20434" w:author="Dr Mamadou SANOGO" w:date="2023-10-25T17:56:00Z"/>
              <w:rFonts w:eastAsiaTheme="minorHAnsi" w:cs="Times New Roman"/>
              <w:b w:val="0"/>
              <w:color w:val="auto"/>
              <w:lang w:eastAsia="en-US"/>
            </w:rPr>
          </w:rPrChange>
        </w:rPr>
        <w:pPrChange w:id="20435" w:author="Dr Mamadou SANOGO" w:date="2023-10-25T17:57:00Z">
          <w:pPr>
            <w:pStyle w:val="Titre1"/>
            <w:spacing w:before="0" w:line="240" w:lineRule="auto"/>
            <w:jc w:val="center"/>
          </w:pPr>
        </w:pPrChange>
      </w:pPr>
      <w:bookmarkStart w:id="20436" w:name="_Toc145944550"/>
      <w:del w:id="20437" w:author="Dr Mamadou SANOGO" w:date="2023-10-25T17:56:00Z">
        <w:r w:rsidRPr="007A4AFC" w:rsidDel="00166699">
          <w:rPr>
            <w:rFonts w:eastAsiaTheme="minorHAnsi"/>
            <w:b w:val="0"/>
            <w:color w:val="000000" w:themeColor="text1"/>
            <w:sz w:val="28"/>
            <w:lang w:eastAsia="en-US"/>
            <w:rPrChange w:id="20438" w:author="Dr Mamadou SANOGO" w:date="2023-10-25T18:15:00Z">
              <w:rPr>
                <w:rFonts w:eastAsiaTheme="minorHAnsi"/>
                <w:b w:val="0"/>
                <w:color w:val="2E74B5" w:themeColor="accent1" w:themeShade="BF"/>
                <w:lang w:eastAsia="en-US"/>
              </w:rPr>
            </w:rPrChange>
          </w:rPr>
          <w:delText xml:space="preserve">Annexe </w:delText>
        </w:r>
        <w:r w:rsidR="004F500D" w:rsidRPr="007A4AFC" w:rsidDel="00166699">
          <w:rPr>
            <w:rFonts w:eastAsiaTheme="minorHAnsi"/>
            <w:b w:val="0"/>
            <w:color w:val="000000" w:themeColor="text1"/>
            <w:sz w:val="28"/>
            <w:lang w:eastAsia="en-US"/>
            <w:rPrChange w:id="20439" w:author="Dr Mamadou SANOGO" w:date="2023-10-25T18:15:00Z">
              <w:rPr>
                <w:rFonts w:eastAsiaTheme="minorHAnsi"/>
                <w:b w:val="0"/>
                <w:color w:val="2E74B5" w:themeColor="accent1" w:themeShade="BF"/>
                <w:lang w:eastAsia="en-US"/>
              </w:rPr>
            </w:rPrChange>
          </w:rPr>
          <w:delText>20</w:delText>
        </w:r>
        <w:r w:rsidRPr="007A4AFC" w:rsidDel="00166699">
          <w:rPr>
            <w:rFonts w:eastAsiaTheme="minorHAnsi"/>
            <w:b w:val="0"/>
            <w:color w:val="000000" w:themeColor="text1"/>
            <w:sz w:val="28"/>
            <w:lang w:eastAsia="en-US"/>
            <w:rPrChange w:id="20440" w:author="Dr Mamadou SANOGO" w:date="2023-10-25T18:15:00Z">
              <w:rPr>
                <w:rFonts w:eastAsiaTheme="minorHAnsi"/>
                <w:b w:val="0"/>
                <w:color w:val="2E74B5" w:themeColor="accent1" w:themeShade="BF"/>
                <w:lang w:eastAsia="en-US"/>
              </w:rPr>
            </w:rPrChange>
          </w:rPr>
          <w:delText> : Organigramme l’EPSFé</w:delText>
        </w:r>
        <w:bookmarkEnd w:id="20436"/>
      </w:del>
    </w:p>
    <w:p w14:paraId="071E1851" w14:textId="17DA36B4" w:rsidR="001B374B" w:rsidRPr="007A4AFC" w:rsidDel="00166699" w:rsidRDefault="001B374B">
      <w:pPr>
        <w:pStyle w:val="Titre"/>
        <w:tabs>
          <w:tab w:val="num" w:pos="-4820"/>
        </w:tabs>
        <w:spacing w:line="276" w:lineRule="auto"/>
        <w:jc w:val="both"/>
        <w:rPr>
          <w:del w:id="20441" w:author="Dr Mamadou SANOGO" w:date="2023-10-25T17:56:00Z"/>
          <w:color w:val="000000" w:themeColor="text1"/>
          <w:sz w:val="28"/>
          <w:szCs w:val="28"/>
          <w:rPrChange w:id="20442" w:author="Dr Mamadou SANOGO" w:date="2023-10-25T18:15:00Z">
            <w:rPr>
              <w:del w:id="20443" w:author="Dr Mamadou SANOGO" w:date="2023-10-25T17:56:00Z"/>
              <w:color w:val="000000"/>
              <w:sz w:val="28"/>
              <w:szCs w:val="28"/>
            </w:rPr>
          </w:rPrChange>
        </w:rPr>
        <w:pPrChange w:id="20444" w:author="Dr Mamadou SANOGO" w:date="2023-10-25T17:57:00Z">
          <w:pPr>
            <w:spacing w:line="240" w:lineRule="auto"/>
          </w:pPr>
        </w:pPrChange>
      </w:pPr>
    </w:p>
    <w:p w14:paraId="60B7A08E" w14:textId="10B1EE07" w:rsidR="00250CA2" w:rsidRPr="007A4AFC" w:rsidDel="00166699" w:rsidRDefault="007B5A6C">
      <w:pPr>
        <w:pStyle w:val="Titre"/>
        <w:tabs>
          <w:tab w:val="num" w:pos="-4820"/>
        </w:tabs>
        <w:spacing w:line="276" w:lineRule="auto"/>
        <w:jc w:val="both"/>
        <w:rPr>
          <w:del w:id="20445" w:author="Dr Mamadou SANOGO" w:date="2023-10-25T17:56:00Z"/>
          <w:color w:val="000000" w:themeColor="text1"/>
          <w:sz w:val="28"/>
          <w:szCs w:val="28"/>
          <w:rPrChange w:id="20446" w:author="Dr Mamadou SANOGO" w:date="2023-10-25T18:15:00Z">
            <w:rPr>
              <w:del w:id="20447" w:author="Dr Mamadou SANOGO" w:date="2023-10-25T17:56:00Z"/>
              <w:color w:val="000000"/>
              <w:sz w:val="28"/>
              <w:szCs w:val="28"/>
            </w:rPr>
          </w:rPrChange>
        </w:rPr>
        <w:pPrChange w:id="20448" w:author="Dr Mamadou SANOGO" w:date="2023-10-25T17:57:00Z">
          <w:pPr>
            <w:spacing w:line="240" w:lineRule="auto"/>
          </w:pPr>
        </w:pPrChange>
      </w:pPr>
      <w:del w:id="20449" w:author="Dr Mamadou SANOGO" w:date="2023-10-25T17:56:00Z">
        <w:r w:rsidRPr="007A4AFC" w:rsidDel="00166699">
          <w:rPr>
            <w:noProof/>
            <w:color w:val="000000" w:themeColor="text1"/>
            <w:sz w:val="28"/>
            <w:szCs w:val="28"/>
            <w:rPrChange w:id="20450"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del>
    </w:p>
    <w:p w14:paraId="7AED14B0" w14:textId="06C1EF4A" w:rsidR="00250CA2" w:rsidRPr="007A4AFC" w:rsidDel="00166699" w:rsidRDefault="00250CA2">
      <w:pPr>
        <w:pStyle w:val="Titre"/>
        <w:tabs>
          <w:tab w:val="num" w:pos="-4820"/>
        </w:tabs>
        <w:spacing w:line="276" w:lineRule="auto"/>
        <w:jc w:val="both"/>
        <w:rPr>
          <w:del w:id="20451" w:author="Dr Mamadou SANOGO" w:date="2023-10-25T17:56:00Z"/>
          <w:color w:val="000000" w:themeColor="text1"/>
          <w:sz w:val="28"/>
          <w:szCs w:val="28"/>
          <w:rPrChange w:id="20452" w:author="Dr Mamadou SANOGO" w:date="2023-10-25T18:15:00Z">
            <w:rPr>
              <w:del w:id="20453" w:author="Dr Mamadou SANOGO" w:date="2023-10-25T17:56:00Z"/>
              <w:color w:val="000000"/>
              <w:sz w:val="28"/>
              <w:szCs w:val="28"/>
            </w:rPr>
          </w:rPrChange>
        </w:rPr>
        <w:pPrChange w:id="20454" w:author="Dr Mamadou SANOGO" w:date="2023-10-25T17:57:00Z">
          <w:pPr>
            <w:spacing w:line="240" w:lineRule="auto"/>
          </w:pPr>
        </w:pPrChange>
      </w:pPr>
      <w:del w:id="20455" w:author="Dr Mamadou SANOGO" w:date="2023-10-25T17:56:00Z">
        <w:r w:rsidRPr="007A4AFC" w:rsidDel="00166699">
          <w:rPr>
            <w:color w:val="000000" w:themeColor="text1"/>
            <w:sz w:val="28"/>
            <w:szCs w:val="28"/>
            <w:rPrChange w:id="20456" w:author="Dr Mamadou SANOGO" w:date="2023-10-25T18:15:00Z">
              <w:rPr>
                <w:color w:val="000000"/>
                <w:sz w:val="28"/>
                <w:szCs w:val="28"/>
              </w:rPr>
            </w:rPrChange>
          </w:rPr>
          <w:br w:type="page"/>
        </w:r>
      </w:del>
    </w:p>
    <w:p w14:paraId="75C5512A" w14:textId="5D7D8F7E" w:rsidR="00064688" w:rsidRPr="007A4AFC" w:rsidDel="00166699" w:rsidRDefault="00064688">
      <w:pPr>
        <w:pStyle w:val="Titre"/>
        <w:tabs>
          <w:tab w:val="num" w:pos="-4820"/>
        </w:tabs>
        <w:spacing w:line="276" w:lineRule="auto"/>
        <w:jc w:val="both"/>
        <w:rPr>
          <w:del w:id="20457" w:author="Dr Mamadou SANOGO" w:date="2023-10-25T17:56:00Z"/>
          <w:rFonts w:eastAsiaTheme="minorHAnsi"/>
          <w:b w:val="0"/>
          <w:color w:val="000000" w:themeColor="text1"/>
          <w:lang w:eastAsia="en-US"/>
          <w:rPrChange w:id="20458" w:author="Dr Mamadou SANOGO" w:date="2023-10-25T18:15:00Z">
            <w:rPr>
              <w:del w:id="20459" w:author="Dr Mamadou SANOGO" w:date="2023-10-25T17:56:00Z"/>
              <w:rFonts w:eastAsiaTheme="minorHAnsi" w:cs="Times New Roman"/>
              <w:b w:val="0"/>
              <w:color w:val="auto"/>
              <w:lang w:eastAsia="en-US"/>
            </w:rPr>
          </w:rPrChange>
        </w:rPr>
        <w:pPrChange w:id="20460" w:author="Dr Mamadou SANOGO" w:date="2023-10-25T17:57:00Z">
          <w:pPr>
            <w:pStyle w:val="Titre1"/>
            <w:spacing w:before="0" w:line="240" w:lineRule="auto"/>
            <w:jc w:val="center"/>
          </w:pPr>
        </w:pPrChange>
      </w:pPr>
      <w:bookmarkStart w:id="20461" w:name="_Toc145944551"/>
      <w:del w:id="20462" w:author="Dr Mamadou SANOGO" w:date="2023-10-25T17:56:00Z">
        <w:r w:rsidRPr="007A4AFC" w:rsidDel="00166699">
          <w:rPr>
            <w:rFonts w:eastAsiaTheme="minorHAnsi"/>
            <w:b w:val="0"/>
            <w:color w:val="000000" w:themeColor="text1"/>
            <w:sz w:val="28"/>
            <w:lang w:eastAsia="en-US"/>
            <w:rPrChange w:id="20463" w:author="Dr Mamadou SANOGO" w:date="2023-10-25T18:15:00Z">
              <w:rPr>
                <w:rFonts w:eastAsiaTheme="minorHAnsi"/>
                <w:b w:val="0"/>
                <w:color w:val="2E74B5" w:themeColor="accent1" w:themeShade="BF"/>
                <w:lang w:eastAsia="en-US"/>
              </w:rPr>
            </w:rPrChange>
          </w:rPr>
          <w:delText xml:space="preserve">Annexe 21 : </w:delText>
        </w:r>
        <w:r w:rsidR="003966F7" w:rsidRPr="007A4AFC" w:rsidDel="00166699">
          <w:rPr>
            <w:rFonts w:eastAsiaTheme="minorHAnsi"/>
            <w:b w:val="0"/>
            <w:color w:val="000000" w:themeColor="text1"/>
            <w:sz w:val="28"/>
            <w:lang w:eastAsia="en-US"/>
            <w:rPrChange w:id="20464" w:author="Dr Mamadou SANOGO" w:date="2023-10-25T18:15:00Z">
              <w:rPr>
                <w:rFonts w:eastAsiaTheme="minorHAnsi"/>
                <w:b w:val="0"/>
                <w:color w:val="2E74B5" w:themeColor="accent1" w:themeShade="BF"/>
                <w:lang w:eastAsia="en-US"/>
              </w:rPr>
            </w:rPrChange>
          </w:rPr>
          <w:delText xml:space="preserve">Modalités </w:delText>
        </w:r>
        <w:r w:rsidRPr="007A4AFC" w:rsidDel="00166699">
          <w:rPr>
            <w:rFonts w:eastAsiaTheme="minorHAnsi"/>
            <w:b w:val="0"/>
            <w:color w:val="000000" w:themeColor="text1"/>
            <w:sz w:val="28"/>
            <w:lang w:eastAsia="en-US"/>
            <w:rPrChange w:id="20465" w:author="Dr Mamadou SANOGO" w:date="2023-10-25T18:15:00Z">
              <w:rPr>
                <w:rFonts w:eastAsiaTheme="minorHAnsi"/>
                <w:b w:val="0"/>
                <w:color w:val="2E74B5" w:themeColor="accent1" w:themeShade="BF"/>
                <w:lang w:eastAsia="en-US"/>
              </w:rPr>
            </w:rPrChange>
          </w:rPr>
          <w:delText>de contrôle des connaissances et d’évaluation</w:delText>
        </w:r>
        <w:bookmarkEnd w:id="20461"/>
      </w:del>
    </w:p>
    <w:p w14:paraId="423742B8" w14:textId="34F6CFEB" w:rsidR="00250CA2" w:rsidRPr="007A4AFC" w:rsidDel="00166699" w:rsidRDefault="00250CA2">
      <w:pPr>
        <w:pStyle w:val="Titre"/>
        <w:tabs>
          <w:tab w:val="num" w:pos="-4820"/>
        </w:tabs>
        <w:spacing w:line="276" w:lineRule="auto"/>
        <w:jc w:val="both"/>
        <w:rPr>
          <w:del w:id="20466" w:author="Dr Mamadou SANOGO" w:date="2023-10-25T17:56:00Z"/>
          <w:rFonts w:asciiTheme="minorHAnsi" w:hAnsiTheme="minorHAnsi"/>
          <w:b w:val="0"/>
          <w:bCs/>
          <w:color w:val="000000" w:themeColor="text1"/>
          <w:sz w:val="20"/>
          <w:rPrChange w:id="20467" w:author="Dr Mamadou SANOGO" w:date="2023-10-25T18:15:00Z">
            <w:rPr>
              <w:del w:id="20468" w:author="Dr Mamadou SANOGO" w:date="2023-10-25T17:56:00Z"/>
              <w:rFonts w:asciiTheme="minorHAnsi" w:hAnsiTheme="minorHAnsi"/>
              <w:b w:val="0"/>
              <w:bCs/>
              <w:sz w:val="20"/>
            </w:rPr>
          </w:rPrChange>
        </w:rPr>
        <w:pPrChange w:id="20469" w:author="Dr Mamadou SANOGO" w:date="2023-10-25T17:57:00Z">
          <w:pPr>
            <w:pStyle w:val="Titre"/>
            <w:spacing w:line="276" w:lineRule="auto"/>
            <w:jc w:val="both"/>
          </w:pPr>
        </w:pPrChange>
      </w:pPr>
    </w:p>
    <w:p w14:paraId="5D075A78" w14:textId="7B93452E" w:rsidR="00250CA2" w:rsidRPr="007A4AFC" w:rsidDel="00166699" w:rsidRDefault="00250CA2">
      <w:pPr>
        <w:pStyle w:val="Titre"/>
        <w:tabs>
          <w:tab w:val="num" w:pos="-4820"/>
        </w:tabs>
        <w:spacing w:line="276" w:lineRule="auto"/>
        <w:jc w:val="both"/>
        <w:rPr>
          <w:del w:id="20470" w:author="Dr Mamadou SANOGO" w:date="2023-10-25T17:56:00Z"/>
          <w:rFonts w:asciiTheme="minorHAnsi" w:hAnsiTheme="minorHAnsi"/>
          <w:b w:val="0"/>
          <w:bCs/>
          <w:color w:val="000000" w:themeColor="text1"/>
          <w:sz w:val="20"/>
          <w:rPrChange w:id="20471" w:author="Dr Mamadou SANOGO" w:date="2023-10-25T18:15:00Z">
            <w:rPr>
              <w:del w:id="20472" w:author="Dr Mamadou SANOGO" w:date="2023-10-25T17:56:00Z"/>
              <w:rFonts w:asciiTheme="minorHAnsi" w:hAnsiTheme="minorHAnsi"/>
              <w:b w:val="0"/>
              <w:bCs/>
              <w:sz w:val="20"/>
            </w:rPr>
          </w:rPrChange>
        </w:rPr>
        <w:pPrChange w:id="20473" w:author="Dr Mamadou SANOGO" w:date="2023-10-25T17:57:00Z">
          <w:pPr>
            <w:pStyle w:val="Titre"/>
            <w:spacing w:line="276" w:lineRule="auto"/>
            <w:ind w:left="-426"/>
            <w:jc w:val="both"/>
          </w:pPr>
        </w:pPrChange>
      </w:pPr>
    </w:p>
    <w:p w14:paraId="7C60D8A0" w14:textId="21AE59EE" w:rsidR="00064688" w:rsidRPr="007A4AFC" w:rsidDel="00166699" w:rsidRDefault="00064688">
      <w:pPr>
        <w:pStyle w:val="Titre"/>
        <w:tabs>
          <w:tab w:val="num" w:pos="-4820"/>
        </w:tabs>
        <w:spacing w:line="276" w:lineRule="auto"/>
        <w:jc w:val="both"/>
        <w:rPr>
          <w:del w:id="20474" w:author="Dr Mamadou SANOGO" w:date="2023-10-25T17:56:00Z"/>
          <w:rFonts w:asciiTheme="majorHAnsi" w:hAnsiTheme="majorHAnsi" w:cstheme="majorHAnsi"/>
          <w:bCs/>
          <w:color w:val="000000" w:themeColor="text1"/>
          <w:sz w:val="24"/>
          <w:szCs w:val="24"/>
          <w:rPrChange w:id="20475" w:author="Dr Mamadou SANOGO" w:date="2023-10-25T18:15:00Z">
            <w:rPr>
              <w:del w:id="20476" w:author="Dr Mamadou SANOGO" w:date="2023-10-25T17:56:00Z"/>
              <w:rFonts w:asciiTheme="majorHAnsi" w:hAnsiTheme="majorHAnsi" w:cstheme="majorHAnsi"/>
              <w:bCs/>
              <w:sz w:val="24"/>
              <w:szCs w:val="24"/>
            </w:rPr>
          </w:rPrChange>
        </w:rPr>
        <w:pPrChange w:id="20477" w:author="Dr Mamadou SANOGO" w:date="2023-10-25T17:57:00Z">
          <w:pPr>
            <w:pStyle w:val="Titre"/>
            <w:spacing w:line="276" w:lineRule="auto"/>
            <w:jc w:val="both"/>
          </w:pPr>
        </w:pPrChange>
      </w:pPr>
      <w:del w:id="20478" w:author="Dr Mamadou SANOGO" w:date="2023-10-25T17:56:00Z">
        <w:r w:rsidRPr="007A4AFC" w:rsidDel="00166699">
          <w:rPr>
            <w:rFonts w:asciiTheme="majorHAnsi" w:hAnsiTheme="majorHAnsi" w:cstheme="majorHAnsi"/>
            <w:bCs/>
            <w:color w:val="000000" w:themeColor="text1"/>
            <w:szCs w:val="24"/>
            <w:rPrChange w:id="20479" w:author="Dr Mamadou SANOGO" w:date="2023-10-25T18:15:00Z">
              <w:rPr>
                <w:rFonts w:asciiTheme="majorHAnsi" w:hAnsiTheme="majorHAnsi" w:cstheme="majorHAnsi"/>
                <w:bCs/>
                <w:szCs w:val="24"/>
              </w:rPr>
            </w:rPrChange>
          </w:rPr>
          <w:delText xml:space="preserve">Evaluation formative </w:delText>
        </w:r>
      </w:del>
    </w:p>
    <w:p w14:paraId="2A6365F7" w14:textId="235D2AE6" w:rsidR="00064688" w:rsidRPr="007A4AFC" w:rsidDel="00166699" w:rsidRDefault="00064688">
      <w:pPr>
        <w:pStyle w:val="Titre"/>
        <w:tabs>
          <w:tab w:val="num" w:pos="-4820"/>
        </w:tabs>
        <w:spacing w:line="276" w:lineRule="auto"/>
        <w:jc w:val="both"/>
        <w:rPr>
          <w:del w:id="20480" w:author="Dr Mamadou SANOGO" w:date="2023-10-25T17:56:00Z"/>
          <w:rFonts w:asciiTheme="majorHAnsi" w:hAnsiTheme="majorHAnsi" w:cstheme="majorHAnsi"/>
          <w:b w:val="0"/>
          <w:bCs/>
          <w:color w:val="000000" w:themeColor="text1"/>
          <w:sz w:val="24"/>
          <w:szCs w:val="24"/>
          <w:rPrChange w:id="20481" w:author="Dr Mamadou SANOGO" w:date="2023-10-25T18:15:00Z">
            <w:rPr>
              <w:del w:id="20482" w:author="Dr Mamadou SANOGO" w:date="2023-10-25T17:56:00Z"/>
              <w:rFonts w:asciiTheme="majorHAnsi" w:hAnsiTheme="majorHAnsi" w:cstheme="majorHAnsi"/>
              <w:b w:val="0"/>
              <w:bCs/>
              <w:sz w:val="24"/>
              <w:szCs w:val="24"/>
            </w:rPr>
          </w:rPrChange>
        </w:rPr>
        <w:pPrChange w:id="20483" w:author="Dr Mamadou SANOGO" w:date="2023-10-25T17:57:00Z">
          <w:pPr>
            <w:pStyle w:val="Titre"/>
            <w:spacing w:line="276" w:lineRule="auto"/>
            <w:jc w:val="both"/>
          </w:pPr>
        </w:pPrChange>
      </w:pPr>
      <w:del w:id="20484" w:author="Dr Mamadou SANOGO" w:date="2023-10-25T17:56:00Z">
        <w:r w:rsidRPr="007A4AFC" w:rsidDel="00166699">
          <w:rPr>
            <w:rFonts w:asciiTheme="majorHAnsi" w:hAnsiTheme="majorHAnsi" w:cstheme="majorHAnsi"/>
            <w:b w:val="0"/>
            <w:bCs/>
            <w:color w:val="000000" w:themeColor="text1"/>
            <w:szCs w:val="24"/>
            <w:rPrChange w:id="20485" w:author="Dr Mamadou SANOGO" w:date="2023-10-25T18:15:00Z">
              <w:rPr>
                <w:rFonts w:asciiTheme="majorHAnsi" w:hAnsiTheme="majorHAnsi" w:cstheme="majorHAnsi"/>
                <w:b w:val="0"/>
                <w:bCs/>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2F91C226" w:rsidR="00064688" w:rsidRPr="007A4AFC" w:rsidDel="00166699" w:rsidRDefault="00064688">
      <w:pPr>
        <w:pStyle w:val="Titre"/>
        <w:tabs>
          <w:tab w:val="num" w:pos="-4820"/>
        </w:tabs>
        <w:spacing w:line="276" w:lineRule="auto"/>
        <w:jc w:val="both"/>
        <w:rPr>
          <w:del w:id="20486" w:author="Dr Mamadou SANOGO" w:date="2023-10-25T17:56:00Z"/>
          <w:rFonts w:asciiTheme="majorHAnsi" w:hAnsiTheme="majorHAnsi" w:cstheme="majorHAnsi"/>
          <w:b w:val="0"/>
          <w:bCs/>
          <w:color w:val="000000" w:themeColor="text1"/>
          <w:sz w:val="24"/>
          <w:szCs w:val="24"/>
          <w:rPrChange w:id="20487" w:author="Dr Mamadou SANOGO" w:date="2023-10-25T18:15:00Z">
            <w:rPr>
              <w:del w:id="20488" w:author="Dr Mamadou SANOGO" w:date="2023-10-25T17:56:00Z"/>
              <w:rFonts w:asciiTheme="majorHAnsi" w:hAnsiTheme="majorHAnsi" w:cstheme="majorHAnsi"/>
              <w:b w:val="0"/>
              <w:bCs/>
              <w:sz w:val="24"/>
              <w:szCs w:val="24"/>
            </w:rPr>
          </w:rPrChange>
        </w:rPr>
        <w:pPrChange w:id="20489" w:author="Dr Mamadou SANOGO" w:date="2023-10-25T17:57:00Z">
          <w:pPr>
            <w:pStyle w:val="Titre"/>
            <w:spacing w:line="276" w:lineRule="auto"/>
            <w:jc w:val="both"/>
          </w:pPr>
        </w:pPrChange>
      </w:pPr>
      <w:del w:id="20490" w:author="Dr Mamadou SANOGO" w:date="2023-10-25T17:56:00Z">
        <w:r w:rsidRPr="007A4AFC" w:rsidDel="00166699">
          <w:rPr>
            <w:rFonts w:asciiTheme="majorHAnsi" w:hAnsiTheme="majorHAnsi" w:cstheme="majorHAnsi"/>
            <w:b w:val="0"/>
            <w:bCs/>
            <w:color w:val="000000" w:themeColor="text1"/>
            <w:szCs w:val="24"/>
            <w:rPrChange w:id="20491" w:author="Dr Mamadou SANOGO" w:date="2023-10-25T18:15:00Z">
              <w:rPr>
                <w:rFonts w:asciiTheme="majorHAnsi" w:hAnsiTheme="majorHAnsi" w:cstheme="majorHAnsi"/>
                <w:b w:val="0"/>
                <w:bCs/>
                <w:szCs w:val="24"/>
              </w:rPr>
            </w:rPrChange>
          </w:rPr>
          <w:delText>Cette évaluation (si elle fait l'objet de notation) aura un poids de 40% pour le semestre considéré.</w:delText>
        </w:r>
      </w:del>
    </w:p>
    <w:p w14:paraId="66A0D49B" w14:textId="62387EC1" w:rsidR="00064688" w:rsidRPr="007A4AFC" w:rsidDel="00166699" w:rsidRDefault="00064688">
      <w:pPr>
        <w:pStyle w:val="Titre"/>
        <w:tabs>
          <w:tab w:val="num" w:pos="-4820"/>
        </w:tabs>
        <w:spacing w:line="276" w:lineRule="auto"/>
        <w:jc w:val="both"/>
        <w:rPr>
          <w:del w:id="20492" w:author="Dr Mamadou SANOGO" w:date="2023-10-25T17:56:00Z"/>
          <w:rFonts w:asciiTheme="majorHAnsi" w:hAnsiTheme="majorHAnsi" w:cstheme="majorHAnsi"/>
          <w:bCs/>
          <w:color w:val="000000" w:themeColor="text1"/>
          <w:sz w:val="24"/>
          <w:szCs w:val="24"/>
          <w:rPrChange w:id="20493" w:author="Dr Mamadou SANOGO" w:date="2023-10-25T18:15:00Z">
            <w:rPr>
              <w:del w:id="20494" w:author="Dr Mamadou SANOGO" w:date="2023-10-25T17:56:00Z"/>
              <w:rFonts w:asciiTheme="majorHAnsi" w:hAnsiTheme="majorHAnsi" w:cstheme="majorHAnsi"/>
              <w:bCs/>
              <w:sz w:val="24"/>
              <w:szCs w:val="24"/>
            </w:rPr>
          </w:rPrChange>
        </w:rPr>
        <w:pPrChange w:id="20495" w:author="Dr Mamadou SANOGO" w:date="2023-10-25T17:57:00Z">
          <w:pPr>
            <w:pStyle w:val="Titre"/>
            <w:spacing w:line="276" w:lineRule="auto"/>
            <w:jc w:val="both"/>
          </w:pPr>
        </w:pPrChange>
      </w:pPr>
      <w:del w:id="20496" w:author="Dr Mamadou SANOGO" w:date="2023-10-25T17:56:00Z">
        <w:r w:rsidRPr="007A4AFC" w:rsidDel="00166699">
          <w:rPr>
            <w:rFonts w:asciiTheme="majorHAnsi" w:hAnsiTheme="majorHAnsi" w:cstheme="majorHAnsi"/>
            <w:bCs/>
            <w:color w:val="000000" w:themeColor="text1"/>
            <w:szCs w:val="24"/>
            <w:rPrChange w:id="20497" w:author="Dr Mamadou SANOGO" w:date="2023-10-25T18:15:00Z">
              <w:rPr>
                <w:rFonts w:asciiTheme="majorHAnsi" w:hAnsiTheme="majorHAnsi" w:cstheme="majorHAnsi"/>
                <w:bCs/>
                <w:szCs w:val="24"/>
              </w:rPr>
            </w:rPrChange>
          </w:rPr>
          <w:delText xml:space="preserve">Evaluation sommative </w:delText>
        </w:r>
      </w:del>
    </w:p>
    <w:p w14:paraId="43093991" w14:textId="0A5233FE" w:rsidR="00064688" w:rsidRPr="007A4AFC" w:rsidDel="00166699" w:rsidRDefault="00064688">
      <w:pPr>
        <w:pStyle w:val="Titre"/>
        <w:tabs>
          <w:tab w:val="num" w:pos="-4820"/>
        </w:tabs>
        <w:spacing w:line="276" w:lineRule="auto"/>
        <w:jc w:val="both"/>
        <w:rPr>
          <w:del w:id="20498" w:author="Dr Mamadou SANOGO" w:date="2023-10-25T17:56:00Z"/>
          <w:rFonts w:asciiTheme="majorHAnsi" w:hAnsiTheme="majorHAnsi" w:cstheme="majorHAnsi"/>
          <w:b w:val="0"/>
          <w:bCs/>
          <w:color w:val="000000" w:themeColor="text1"/>
          <w:sz w:val="24"/>
          <w:szCs w:val="24"/>
          <w:rPrChange w:id="20499" w:author="Dr Mamadou SANOGO" w:date="2023-10-25T18:15:00Z">
            <w:rPr>
              <w:del w:id="20500" w:author="Dr Mamadou SANOGO" w:date="2023-10-25T17:56:00Z"/>
              <w:rFonts w:asciiTheme="majorHAnsi" w:hAnsiTheme="majorHAnsi" w:cstheme="majorHAnsi"/>
              <w:b w:val="0"/>
              <w:bCs/>
              <w:sz w:val="24"/>
              <w:szCs w:val="24"/>
            </w:rPr>
          </w:rPrChange>
        </w:rPr>
        <w:pPrChange w:id="20501" w:author="Dr Mamadou SANOGO" w:date="2023-10-25T17:57:00Z">
          <w:pPr>
            <w:pStyle w:val="Titre"/>
            <w:spacing w:line="276" w:lineRule="auto"/>
            <w:jc w:val="both"/>
          </w:pPr>
        </w:pPrChange>
      </w:pPr>
      <w:del w:id="20502" w:author="Dr Mamadou SANOGO" w:date="2023-10-25T17:56:00Z">
        <w:r w:rsidRPr="007A4AFC" w:rsidDel="00166699">
          <w:rPr>
            <w:rFonts w:asciiTheme="majorHAnsi" w:hAnsiTheme="majorHAnsi" w:cstheme="majorHAnsi"/>
            <w:b w:val="0"/>
            <w:bCs/>
            <w:color w:val="000000" w:themeColor="text1"/>
            <w:szCs w:val="24"/>
            <w:rPrChange w:id="20503" w:author="Dr Mamadou SANOGO" w:date="2023-10-25T18:15:00Z">
              <w:rPr>
                <w:rFonts w:asciiTheme="majorHAnsi" w:hAnsiTheme="majorHAnsi" w:cstheme="majorHAnsi"/>
                <w:b w:val="0"/>
                <w:bCs/>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7B3E3B3D" w:rsidR="00064688" w:rsidRPr="007A4AFC" w:rsidDel="00166699" w:rsidRDefault="00064688">
      <w:pPr>
        <w:pStyle w:val="Titre"/>
        <w:tabs>
          <w:tab w:val="num" w:pos="-4820"/>
        </w:tabs>
        <w:spacing w:line="276" w:lineRule="auto"/>
        <w:jc w:val="both"/>
        <w:rPr>
          <w:del w:id="20504" w:author="Dr Mamadou SANOGO" w:date="2023-10-25T17:56:00Z"/>
          <w:rFonts w:asciiTheme="majorHAnsi" w:hAnsiTheme="majorHAnsi" w:cstheme="majorHAnsi"/>
          <w:b w:val="0"/>
          <w:bCs/>
          <w:color w:val="000000" w:themeColor="text1"/>
          <w:sz w:val="24"/>
          <w:szCs w:val="24"/>
          <w:rPrChange w:id="20505" w:author="Dr Mamadou SANOGO" w:date="2023-10-25T18:15:00Z">
            <w:rPr>
              <w:del w:id="20506" w:author="Dr Mamadou SANOGO" w:date="2023-10-25T17:56:00Z"/>
              <w:rFonts w:asciiTheme="majorHAnsi" w:hAnsiTheme="majorHAnsi" w:cstheme="majorHAnsi"/>
              <w:b w:val="0"/>
              <w:bCs/>
              <w:sz w:val="24"/>
              <w:szCs w:val="24"/>
            </w:rPr>
          </w:rPrChange>
        </w:rPr>
        <w:pPrChange w:id="20507" w:author="Dr Mamadou SANOGO" w:date="2023-10-25T17:57:00Z">
          <w:pPr>
            <w:pStyle w:val="Titre"/>
            <w:spacing w:line="276" w:lineRule="auto"/>
            <w:jc w:val="both"/>
          </w:pPr>
        </w:pPrChange>
      </w:pPr>
      <w:del w:id="20508" w:author="Dr Mamadou SANOGO" w:date="2023-10-25T17:56:00Z">
        <w:r w:rsidRPr="007A4AFC" w:rsidDel="00166699">
          <w:rPr>
            <w:rFonts w:asciiTheme="majorHAnsi" w:hAnsiTheme="majorHAnsi" w:cstheme="majorHAnsi"/>
            <w:b w:val="0"/>
            <w:bCs/>
            <w:color w:val="000000" w:themeColor="text1"/>
            <w:szCs w:val="24"/>
            <w:rPrChange w:id="20509" w:author="Dr Mamadou SANOGO" w:date="2023-10-25T18:15:00Z">
              <w:rPr>
                <w:rFonts w:asciiTheme="majorHAnsi" w:hAnsiTheme="majorHAnsi" w:cstheme="majorHAnsi"/>
                <w:b w:val="0"/>
                <w:bCs/>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753130CE" w:rsidR="00064688" w:rsidRPr="007A4AFC" w:rsidDel="00166699" w:rsidRDefault="00064688">
      <w:pPr>
        <w:pStyle w:val="Titre"/>
        <w:tabs>
          <w:tab w:val="num" w:pos="-4820"/>
        </w:tabs>
        <w:spacing w:line="276" w:lineRule="auto"/>
        <w:jc w:val="both"/>
        <w:rPr>
          <w:del w:id="20510" w:author="Dr Mamadou SANOGO" w:date="2023-10-25T17:56:00Z"/>
          <w:rFonts w:asciiTheme="majorHAnsi" w:hAnsiTheme="majorHAnsi" w:cstheme="majorHAnsi"/>
          <w:bCs/>
          <w:color w:val="000000" w:themeColor="text1"/>
          <w:sz w:val="24"/>
          <w:szCs w:val="24"/>
          <w:rPrChange w:id="20511" w:author="Dr Mamadou SANOGO" w:date="2023-10-25T18:15:00Z">
            <w:rPr>
              <w:del w:id="20512" w:author="Dr Mamadou SANOGO" w:date="2023-10-25T17:56:00Z"/>
              <w:rFonts w:asciiTheme="majorHAnsi" w:hAnsiTheme="majorHAnsi" w:cstheme="majorHAnsi"/>
              <w:bCs/>
              <w:sz w:val="24"/>
              <w:szCs w:val="24"/>
            </w:rPr>
          </w:rPrChange>
        </w:rPr>
        <w:pPrChange w:id="20513" w:author="Dr Mamadou SANOGO" w:date="2023-10-25T17:57:00Z">
          <w:pPr>
            <w:pStyle w:val="Titre"/>
            <w:spacing w:line="276" w:lineRule="auto"/>
            <w:jc w:val="both"/>
          </w:pPr>
        </w:pPrChange>
      </w:pPr>
      <w:del w:id="20514" w:author="Dr Mamadou SANOGO" w:date="2023-10-25T17:56:00Z">
        <w:r w:rsidRPr="007A4AFC" w:rsidDel="00166699">
          <w:rPr>
            <w:rFonts w:asciiTheme="majorHAnsi" w:hAnsiTheme="majorHAnsi" w:cstheme="majorHAnsi"/>
            <w:bCs/>
            <w:color w:val="000000" w:themeColor="text1"/>
            <w:szCs w:val="24"/>
            <w:rPrChange w:id="20515" w:author="Dr Mamadou SANOGO" w:date="2023-10-25T18:15:00Z">
              <w:rPr>
                <w:rFonts w:asciiTheme="majorHAnsi" w:hAnsiTheme="majorHAnsi" w:cstheme="majorHAnsi"/>
                <w:bCs/>
                <w:szCs w:val="24"/>
              </w:rPr>
            </w:rPrChange>
          </w:rPr>
          <w:delText xml:space="preserve">Evaluation certificative </w:delText>
        </w:r>
      </w:del>
    </w:p>
    <w:p w14:paraId="2E7E1EC7" w14:textId="2169217B" w:rsidR="00064688" w:rsidRPr="007A4AFC" w:rsidDel="00166699" w:rsidRDefault="00064688">
      <w:pPr>
        <w:pStyle w:val="Titre"/>
        <w:tabs>
          <w:tab w:val="num" w:pos="-4820"/>
        </w:tabs>
        <w:spacing w:line="276" w:lineRule="auto"/>
        <w:jc w:val="both"/>
        <w:rPr>
          <w:del w:id="20516" w:author="Dr Mamadou SANOGO" w:date="2023-10-25T17:56:00Z"/>
          <w:rFonts w:asciiTheme="majorHAnsi" w:hAnsiTheme="majorHAnsi" w:cstheme="majorHAnsi"/>
          <w:b w:val="0"/>
          <w:bCs/>
          <w:color w:val="000000" w:themeColor="text1"/>
          <w:sz w:val="24"/>
          <w:szCs w:val="24"/>
          <w:rPrChange w:id="20517" w:author="Dr Mamadou SANOGO" w:date="2023-10-25T18:15:00Z">
            <w:rPr>
              <w:del w:id="20518" w:author="Dr Mamadou SANOGO" w:date="2023-10-25T17:56:00Z"/>
              <w:rFonts w:asciiTheme="majorHAnsi" w:hAnsiTheme="majorHAnsi" w:cstheme="majorHAnsi"/>
              <w:b w:val="0"/>
              <w:bCs/>
              <w:sz w:val="24"/>
              <w:szCs w:val="24"/>
            </w:rPr>
          </w:rPrChange>
        </w:rPr>
        <w:pPrChange w:id="20519" w:author="Dr Mamadou SANOGO" w:date="2023-10-25T17:57:00Z">
          <w:pPr>
            <w:pStyle w:val="Titre"/>
            <w:spacing w:line="276" w:lineRule="auto"/>
            <w:jc w:val="both"/>
          </w:pPr>
        </w:pPrChange>
      </w:pPr>
      <w:del w:id="20520" w:author="Dr Mamadou SANOGO" w:date="2023-10-25T17:56:00Z">
        <w:r w:rsidRPr="007A4AFC" w:rsidDel="00166699">
          <w:rPr>
            <w:rFonts w:asciiTheme="majorHAnsi" w:hAnsiTheme="majorHAnsi" w:cstheme="majorHAnsi"/>
            <w:b w:val="0"/>
            <w:bCs/>
            <w:color w:val="000000" w:themeColor="text1"/>
            <w:szCs w:val="24"/>
            <w:rPrChange w:id="20521" w:author="Dr Mamadou SANOGO" w:date="2023-10-25T18:15:00Z">
              <w:rPr>
                <w:rFonts w:asciiTheme="majorHAnsi" w:hAnsiTheme="majorHAnsi" w:cstheme="majorHAnsi"/>
                <w:b w:val="0"/>
                <w:bCs/>
                <w:szCs w:val="24"/>
              </w:rPr>
            </w:rPrChange>
          </w:rPr>
          <w:delText>Elle se fait en fin de formation (à la fin du quatrième semestre). Il s'agit d'une certification unique.</w:delText>
        </w:r>
      </w:del>
    </w:p>
    <w:p w14:paraId="376F864B" w14:textId="11697F1D" w:rsidR="00064688" w:rsidRPr="007A4AFC" w:rsidDel="00166699" w:rsidRDefault="00064688">
      <w:pPr>
        <w:pStyle w:val="Titre"/>
        <w:tabs>
          <w:tab w:val="num" w:pos="-4820"/>
        </w:tabs>
        <w:spacing w:line="276" w:lineRule="auto"/>
        <w:jc w:val="both"/>
        <w:rPr>
          <w:del w:id="20522" w:author="Dr Mamadou SANOGO" w:date="2023-10-25T17:56:00Z"/>
          <w:rFonts w:asciiTheme="majorHAnsi" w:hAnsiTheme="majorHAnsi" w:cstheme="majorHAnsi"/>
          <w:b w:val="0"/>
          <w:bCs/>
          <w:color w:val="000000" w:themeColor="text1"/>
          <w:sz w:val="24"/>
          <w:szCs w:val="24"/>
          <w:rPrChange w:id="20523" w:author="Dr Mamadou SANOGO" w:date="2023-10-25T18:15:00Z">
            <w:rPr>
              <w:del w:id="20524" w:author="Dr Mamadou SANOGO" w:date="2023-10-25T17:56:00Z"/>
              <w:rFonts w:asciiTheme="majorHAnsi" w:hAnsiTheme="majorHAnsi" w:cstheme="majorHAnsi"/>
              <w:b w:val="0"/>
              <w:bCs/>
              <w:sz w:val="24"/>
              <w:szCs w:val="24"/>
            </w:rPr>
          </w:rPrChange>
        </w:rPr>
        <w:pPrChange w:id="20525" w:author="Dr Mamadou SANOGO" w:date="2023-10-25T17:57:00Z">
          <w:pPr>
            <w:pStyle w:val="Titre"/>
            <w:spacing w:line="276" w:lineRule="auto"/>
            <w:jc w:val="both"/>
          </w:pPr>
        </w:pPrChange>
      </w:pPr>
      <w:del w:id="20526" w:author="Dr Mamadou SANOGO" w:date="2023-10-25T17:56:00Z">
        <w:r w:rsidRPr="007A4AFC" w:rsidDel="00166699">
          <w:rPr>
            <w:rFonts w:asciiTheme="majorHAnsi" w:hAnsiTheme="majorHAnsi" w:cstheme="majorHAnsi"/>
            <w:b w:val="0"/>
            <w:bCs/>
            <w:color w:val="000000" w:themeColor="text1"/>
            <w:szCs w:val="24"/>
            <w:rPrChange w:id="20527" w:author="Dr Mamadou SANOGO" w:date="2023-10-25T18:15:00Z">
              <w:rPr>
                <w:rFonts w:asciiTheme="majorHAnsi" w:hAnsiTheme="majorHAnsi" w:cstheme="majorHAnsi"/>
                <w:b w:val="0"/>
                <w:bCs/>
                <w:szCs w:val="24"/>
              </w:rPr>
            </w:rPrChange>
          </w:rPr>
          <w:delText>L'obtention du diplôme est conditionnée à :</w:delText>
        </w:r>
      </w:del>
    </w:p>
    <w:p w14:paraId="4C7FC875" w14:textId="41A980F5" w:rsidR="00064688" w:rsidRPr="007A4AFC" w:rsidDel="00166699" w:rsidRDefault="00064688">
      <w:pPr>
        <w:pStyle w:val="Titre"/>
        <w:tabs>
          <w:tab w:val="num" w:pos="-4820"/>
        </w:tabs>
        <w:spacing w:line="276" w:lineRule="auto"/>
        <w:jc w:val="both"/>
        <w:rPr>
          <w:del w:id="20528" w:author="Dr Mamadou SANOGO" w:date="2023-10-25T17:56:00Z"/>
          <w:rFonts w:asciiTheme="majorHAnsi" w:hAnsiTheme="majorHAnsi" w:cstheme="majorHAnsi"/>
          <w:b w:val="0"/>
          <w:bCs/>
          <w:color w:val="000000" w:themeColor="text1"/>
          <w:sz w:val="24"/>
          <w:szCs w:val="24"/>
          <w:rPrChange w:id="20529" w:author="Dr Mamadou SANOGO" w:date="2023-10-25T18:15:00Z">
            <w:rPr>
              <w:del w:id="20530" w:author="Dr Mamadou SANOGO" w:date="2023-10-25T17:56:00Z"/>
              <w:rFonts w:asciiTheme="majorHAnsi" w:hAnsiTheme="majorHAnsi" w:cstheme="majorHAnsi"/>
              <w:b w:val="0"/>
              <w:bCs/>
              <w:sz w:val="24"/>
              <w:szCs w:val="24"/>
            </w:rPr>
          </w:rPrChange>
        </w:rPr>
        <w:pPrChange w:id="20531" w:author="Dr Mamadou SANOGO" w:date="2023-10-25T17:57:00Z">
          <w:pPr>
            <w:pStyle w:val="Titre"/>
            <w:spacing w:line="276" w:lineRule="auto"/>
            <w:jc w:val="both"/>
          </w:pPr>
        </w:pPrChange>
      </w:pPr>
      <w:del w:id="20532" w:author="Dr Mamadou SANOGO" w:date="2023-10-25T17:56:00Z">
        <w:r w:rsidRPr="007A4AFC" w:rsidDel="00166699">
          <w:rPr>
            <w:rFonts w:asciiTheme="majorHAnsi" w:hAnsiTheme="majorHAnsi" w:cstheme="majorHAnsi"/>
            <w:b w:val="0"/>
            <w:bCs/>
            <w:color w:val="000000" w:themeColor="text1"/>
            <w:szCs w:val="24"/>
            <w:rPrChange w:id="20533" w:author="Dr Mamadou SANOGO" w:date="2023-10-25T18:15:00Z">
              <w:rPr>
                <w:rFonts w:asciiTheme="majorHAnsi" w:hAnsiTheme="majorHAnsi" w:cstheme="majorHAnsi"/>
                <w:b w:val="0"/>
                <w:bCs/>
                <w:szCs w:val="24"/>
              </w:rPr>
            </w:rPrChange>
          </w:rPr>
          <w:delText>•L'acquisition des crédits nécessaires pour chacun des quatre (04) semestres ;</w:delText>
        </w:r>
      </w:del>
    </w:p>
    <w:p w14:paraId="5D3A08D8" w14:textId="085DA911" w:rsidR="00064688" w:rsidRPr="007A4AFC" w:rsidDel="00166699" w:rsidRDefault="00064688">
      <w:pPr>
        <w:pStyle w:val="Titre"/>
        <w:tabs>
          <w:tab w:val="num" w:pos="-4820"/>
        </w:tabs>
        <w:spacing w:line="276" w:lineRule="auto"/>
        <w:jc w:val="both"/>
        <w:rPr>
          <w:del w:id="20534" w:author="Dr Mamadou SANOGO" w:date="2023-10-25T17:56:00Z"/>
          <w:rFonts w:asciiTheme="majorHAnsi" w:hAnsiTheme="majorHAnsi" w:cstheme="majorHAnsi"/>
          <w:b w:val="0"/>
          <w:bCs/>
          <w:color w:val="000000" w:themeColor="text1"/>
          <w:sz w:val="24"/>
          <w:szCs w:val="24"/>
          <w:rPrChange w:id="20535" w:author="Dr Mamadou SANOGO" w:date="2023-10-25T18:15:00Z">
            <w:rPr>
              <w:del w:id="20536" w:author="Dr Mamadou SANOGO" w:date="2023-10-25T17:56:00Z"/>
              <w:rFonts w:asciiTheme="majorHAnsi" w:hAnsiTheme="majorHAnsi" w:cstheme="majorHAnsi"/>
              <w:b w:val="0"/>
              <w:bCs/>
              <w:sz w:val="24"/>
              <w:szCs w:val="24"/>
            </w:rPr>
          </w:rPrChange>
        </w:rPr>
        <w:pPrChange w:id="20537" w:author="Dr Mamadou SANOGO" w:date="2023-10-25T17:57:00Z">
          <w:pPr>
            <w:pStyle w:val="Titre"/>
            <w:spacing w:line="276" w:lineRule="auto"/>
            <w:jc w:val="both"/>
          </w:pPr>
        </w:pPrChange>
      </w:pPr>
      <w:del w:id="20538" w:author="Dr Mamadou SANOGO" w:date="2023-10-25T17:56:00Z">
        <w:r w:rsidRPr="007A4AFC" w:rsidDel="00166699">
          <w:rPr>
            <w:rFonts w:asciiTheme="majorHAnsi" w:hAnsiTheme="majorHAnsi" w:cstheme="majorHAnsi"/>
            <w:b w:val="0"/>
            <w:bCs/>
            <w:color w:val="000000" w:themeColor="text1"/>
            <w:szCs w:val="24"/>
            <w:rPrChange w:id="20539" w:author="Dr Mamadou SANOGO" w:date="2023-10-25T18:15:00Z">
              <w:rPr>
                <w:rFonts w:asciiTheme="majorHAnsi" w:hAnsiTheme="majorHAnsi" w:cstheme="majorHAnsi"/>
                <w:b w:val="0"/>
                <w:bCs/>
                <w:szCs w:val="24"/>
              </w:rPr>
            </w:rPrChange>
          </w:rPr>
          <w:delText>•L'acquisition d'au moins 10/20 ou 50% des points.</w:delText>
        </w:r>
      </w:del>
    </w:p>
    <w:p w14:paraId="1672263B" w14:textId="03A5B1D5" w:rsidR="00064688" w:rsidRPr="007A4AFC" w:rsidDel="00166699" w:rsidRDefault="00064688">
      <w:pPr>
        <w:pStyle w:val="Titre"/>
        <w:tabs>
          <w:tab w:val="num" w:pos="-4820"/>
        </w:tabs>
        <w:spacing w:line="276" w:lineRule="auto"/>
        <w:jc w:val="both"/>
        <w:rPr>
          <w:del w:id="20540" w:author="Dr Mamadou SANOGO" w:date="2023-10-25T17:56:00Z"/>
          <w:rFonts w:asciiTheme="majorHAnsi" w:hAnsiTheme="majorHAnsi" w:cstheme="majorHAnsi"/>
          <w:b w:val="0"/>
          <w:bCs/>
          <w:color w:val="000000" w:themeColor="text1"/>
          <w:sz w:val="24"/>
          <w:szCs w:val="24"/>
          <w:rPrChange w:id="20541" w:author="Dr Mamadou SANOGO" w:date="2023-10-25T18:15:00Z">
            <w:rPr>
              <w:del w:id="20542" w:author="Dr Mamadou SANOGO" w:date="2023-10-25T17:56:00Z"/>
              <w:rFonts w:asciiTheme="majorHAnsi" w:hAnsiTheme="majorHAnsi" w:cstheme="majorHAnsi"/>
              <w:b w:val="0"/>
              <w:bCs/>
              <w:sz w:val="24"/>
              <w:szCs w:val="24"/>
            </w:rPr>
          </w:rPrChange>
        </w:rPr>
        <w:pPrChange w:id="20543" w:author="Dr Mamadou SANOGO" w:date="2023-10-25T17:57:00Z">
          <w:pPr>
            <w:pStyle w:val="Titre"/>
            <w:spacing w:line="276" w:lineRule="auto"/>
            <w:jc w:val="both"/>
          </w:pPr>
        </w:pPrChange>
      </w:pPr>
      <w:del w:id="20544" w:author="Dr Mamadou SANOGO" w:date="2023-10-25T17:56:00Z">
        <w:r w:rsidRPr="007A4AFC" w:rsidDel="00166699">
          <w:rPr>
            <w:rFonts w:asciiTheme="majorHAnsi" w:hAnsiTheme="majorHAnsi" w:cstheme="majorHAnsi"/>
            <w:b w:val="0"/>
            <w:bCs/>
            <w:color w:val="000000" w:themeColor="text1"/>
            <w:szCs w:val="24"/>
            <w:rPrChange w:id="20545" w:author="Dr Mamadou SANOGO" w:date="2023-10-25T18:15:00Z">
              <w:rPr>
                <w:rFonts w:asciiTheme="majorHAnsi" w:hAnsiTheme="majorHAnsi" w:cstheme="majorHAnsi"/>
                <w:b w:val="0"/>
                <w:bCs/>
                <w:szCs w:val="24"/>
              </w:rPr>
            </w:rPrChange>
          </w:rPr>
          <w:delText>Ce qui donne en pratique:</w:delText>
        </w:r>
      </w:del>
    </w:p>
    <w:p w14:paraId="34315E28" w14:textId="596B246E" w:rsidR="00064688" w:rsidRPr="007A4AFC" w:rsidDel="00166699" w:rsidRDefault="00064688">
      <w:pPr>
        <w:pStyle w:val="Titre"/>
        <w:tabs>
          <w:tab w:val="num" w:pos="-4820"/>
        </w:tabs>
        <w:spacing w:line="276" w:lineRule="auto"/>
        <w:jc w:val="both"/>
        <w:rPr>
          <w:del w:id="20546" w:author="Dr Mamadou SANOGO" w:date="2023-10-25T17:56:00Z"/>
          <w:rFonts w:asciiTheme="majorHAnsi" w:hAnsiTheme="majorHAnsi" w:cstheme="majorHAnsi"/>
          <w:b w:val="0"/>
          <w:bCs/>
          <w:color w:val="000000" w:themeColor="text1"/>
          <w:sz w:val="24"/>
          <w:szCs w:val="24"/>
          <w:rPrChange w:id="20547" w:author="Dr Mamadou SANOGO" w:date="2023-10-25T18:15:00Z">
            <w:rPr>
              <w:del w:id="20548" w:author="Dr Mamadou SANOGO" w:date="2023-10-25T17:56:00Z"/>
              <w:rFonts w:asciiTheme="majorHAnsi" w:hAnsiTheme="majorHAnsi" w:cstheme="majorHAnsi"/>
              <w:b w:val="0"/>
              <w:bCs/>
              <w:sz w:val="24"/>
              <w:szCs w:val="24"/>
            </w:rPr>
          </w:rPrChange>
        </w:rPr>
        <w:pPrChange w:id="20549" w:author="Dr Mamadou SANOGO" w:date="2023-10-25T17:57:00Z">
          <w:pPr>
            <w:pStyle w:val="Titre"/>
            <w:spacing w:line="276" w:lineRule="auto"/>
            <w:jc w:val="both"/>
          </w:pPr>
        </w:pPrChange>
      </w:pPr>
      <w:del w:id="20550" w:author="Dr Mamadou SANOGO" w:date="2023-10-25T17:56:00Z">
        <w:r w:rsidRPr="007A4AFC" w:rsidDel="00166699">
          <w:rPr>
            <w:rFonts w:asciiTheme="majorHAnsi" w:hAnsiTheme="majorHAnsi" w:cstheme="majorHAnsi"/>
            <w:b w:val="0"/>
            <w:bCs/>
            <w:color w:val="000000" w:themeColor="text1"/>
            <w:szCs w:val="24"/>
            <w:rPrChange w:id="20551" w:author="Dr Mamadou SANOGO" w:date="2023-10-25T18:15:00Z">
              <w:rPr>
                <w:rFonts w:asciiTheme="majorHAnsi" w:hAnsiTheme="majorHAnsi" w:cstheme="majorHAnsi"/>
                <w:b w:val="0"/>
                <w:bCs/>
                <w:szCs w:val="24"/>
              </w:rPr>
            </w:rPrChange>
          </w:rPr>
          <w:delText>0 à 10 exclus (0 à 49%). Echec à l'examen ;</w:delText>
        </w:r>
      </w:del>
    </w:p>
    <w:p w14:paraId="64F5EB43" w14:textId="79139B6D" w:rsidR="00064688" w:rsidRPr="007A4AFC" w:rsidDel="00166699" w:rsidRDefault="00064688">
      <w:pPr>
        <w:pStyle w:val="Titre"/>
        <w:tabs>
          <w:tab w:val="num" w:pos="-4820"/>
        </w:tabs>
        <w:spacing w:line="276" w:lineRule="auto"/>
        <w:jc w:val="both"/>
        <w:rPr>
          <w:del w:id="20552" w:author="Dr Mamadou SANOGO" w:date="2023-10-25T17:56:00Z"/>
          <w:rFonts w:asciiTheme="majorHAnsi" w:hAnsiTheme="majorHAnsi" w:cstheme="majorHAnsi"/>
          <w:b w:val="0"/>
          <w:bCs/>
          <w:color w:val="000000" w:themeColor="text1"/>
          <w:sz w:val="24"/>
          <w:szCs w:val="24"/>
          <w:rPrChange w:id="20553" w:author="Dr Mamadou SANOGO" w:date="2023-10-25T18:15:00Z">
            <w:rPr>
              <w:del w:id="20554" w:author="Dr Mamadou SANOGO" w:date="2023-10-25T17:56:00Z"/>
              <w:rFonts w:asciiTheme="majorHAnsi" w:hAnsiTheme="majorHAnsi" w:cstheme="majorHAnsi"/>
              <w:b w:val="0"/>
              <w:bCs/>
              <w:sz w:val="24"/>
              <w:szCs w:val="24"/>
            </w:rPr>
          </w:rPrChange>
        </w:rPr>
        <w:pPrChange w:id="20555" w:author="Dr Mamadou SANOGO" w:date="2023-10-25T17:57:00Z">
          <w:pPr>
            <w:pStyle w:val="Titre"/>
            <w:spacing w:line="276" w:lineRule="auto"/>
            <w:jc w:val="both"/>
          </w:pPr>
        </w:pPrChange>
      </w:pPr>
      <w:del w:id="20556" w:author="Dr Mamadou SANOGO" w:date="2023-10-25T17:56:00Z">
        <w:r w:rsidRPr="007A4AFC" w:rsidDel="00166699">
          <w:rPr>
            <w:rFonts w:asciiTheme="majorHAnsi" w:hAnsiTheme="majorHAnsi" w:cstheme="majorHAnsi"/>
            <w:b w:val="0"/>
            <w:bCs/>
            <w:color w:val="000000" w:themeColor="text1"/>
            <w:szCs w:val="24"/>
            <w:rPrChange w:id="20557" w:author="Dr Mamadou SANOGO" w:date="2023-10-25T18:15:00Z">
              <w:rPr>
                <w:rFonts w:asciiTheme="majorHAnsi" w:hAnsiTheme="majorHAnsi" w:cstheme="majorHAnsi"/>
                <w:b w:val="0"/>
                <w:bCs/>
                <w:szCs w:val="24"/>
              </w:rPr>
            </w:rPrChange>
          </w:rPr>
          <w:delText>10 à 12 exclus (50% à 59%). Admis avec la mention passable;</w:delText>
        </w:r>
      </w:del>
    </w:p>
    <w:p w14:paraId="494F5529" w14:textId="502687C5" w:rsidR="00064688" w:rsidRPr="007A4AFC" w:rsidDel="00166699" w:rsidRDefault="00064688">
      <w:pPr>
        <w:pStyle w:val="Titre"/>
        <w:tabs>
          <w:tab w:val="num" w:pos="-4820"/>
        </w:tabs>
        <w:spacing w:line="276" w:lineRule="auto"/>
        <w:jc w:val="both"/>
        <w:rPr>
          <w:del w:id="20558" w:author="Dr Mamadou SANOGO" w:date="2023-10-25T17:56:00Z"/>
          <w:rFonts w:asciiTheme="majorHAnsi" w:hAnsiTheme="majorHAnsi" w:cstheme="majorHAnsi"/>
          <w:b w:val="0"/>
          <w:bCs/>
          <w:color w:val="000000" w:themeColor="text1"/>
          <w:sz w:val="24"/>
          <w:szCs w:val="24"/>
          <w:rPrChange w:id="20559" w:author="Dr Mamadou SANOGO" w:date="2023-10-25T18:15:00Z">
            <w:rPr>
              <w:del w:id="20560" w:author="Dr Mamadou SANOGO" w:date="2023-10-25T17:56:00Z"/>
              <w:rFonts w:asciiTheme="majorHAnsi" w:hAnsiTheme="majorHAnsi" w:cstheme="majorHAnsi"/>
              <w:b w:val="0"/>
              <w:bCs/>
              <w:sz w:val="24"/>
              <w:szCs w:val="24"/>
            </w:rPr>
          </w:rPrChange>
        </w:rPr>
        <w:pPrChange w:id="20561" w:author="Dr Mamadou SANOGO" w:date="2023-10-25T17:57:00Z">
          <w:pPr>
            <w:pStyle w:val="Titre"/>
            <w:spacing w:line="276" w:lineRule="auto"/>
            <w:jc w:val="both"/>
          </w:pPr>
        </w:pPrChange>
      </w:pPr>
      <w:del w:id="20562" w:author="Dr Mamadou SANOGO" w:date="2023-10-25T17:56:00Z">
        <w:r w:rsidRPr="007A4AFC" w:rsidDel="00166699">
          <w:rPr>
            <w:rFonts w:asciiTheme="majorHAnsi" w:hAnsiTheme="majorHAnsi" w:cstheme="majorHAnsi"/>
            <w:b w:val="0"/>
            <w:bCs/>
            <w:color w:val="000000" w:themeColor="text1"/>
            <w:szCs w:val="24"/>
            <w:rPrChange w:id="20563" w:author="Dr Mamadou SANOGO" w:date="2023-10-25T18:15:00Z">
              <w:rPr>
                <w:rFonts w:asciiTheme="majorHAnsi" w:hAnsiTheme="majorHAnsi" w:cstheme="majorHAnsi"/>
                <w:b w:val="0"/>
                <w:bCs/>
                <w:szCs w:val="24"/>
              </w:rPr>
            </w:rPrChange>
          </w:rPr>
          <w:delText>12 à 14 exclus (50% à 69%). Admis avec la mention assez bien ;</w:delText>
        </w:r>
      </w:del>
    </w:p>
    <w:p w14:paraId="0382EE59" w14:textId="5C2FAD55" w:rsidR="00064688" w:rsidRPr="007A4AFC" w:rsidDel="00166699" w:rsidRDefault="00064688">
      <w:pPr>
        <w:pStyle w:val="Titre"/>
        <w:tabs>
          <w:tab w:val="num" w:pos="-4820"/>
        </w:tabs>
        <w:spacing w:line="276" w:lineRule="auto"/>
        <w:jc w:val="both"/>
        <w:rPr>
          <w:del w:id="20564" w:author="Dr Mamadou SANOGO" w:date="2023-10-25T17:56:00Z"/>
          <w:rFonts w:asciiTheme="majorHAnsi" w:hAnsiTheme="majorHAnsi" w:cstheme="majorHAnsi"/>
          <w:b w:val="0"/>
          <w:bCs/>
          <w:color w:val="000000" w:themeColor="text1"/>
          <w:sz w:val="24"/>
          <w:szCs w:val="24"/>
          <w:rPrChange w:id="20565" w:author="Dr Mamadou SANOGO" w:date="2023-10-25T18:15:00Z">
            <w:rPr>
              <w:del w:id="20566" w:author="Dr Mamadou SANOGO" w:date="2023-10-25T17:56:00Z"/>
              <w:rFonts w:asciiTheme="majorHAnsi" w:hAnsiTheme="majorHAnsi" w:cstheme="majorHAnsi"/>
              <w:b w:val="0"/>
              <w:bCs/>
              <w:sz w:val="24"/>
              <w:szCs w:val="24"/>
            </w:rPr>
          </w:rPrChange>
        </w:rPr>
        <w:pPrChange w:id="20567" w:author="Dr Mamadou SANOGO" w:date="2023-10-25T17:57:00Z">
          <w:pPr>
            <w:pStyle w:val="Titre"/>
            <w:spacing w:line="276" w:lineRule="auto"/>
            <w:jc w:val="both"/>
          </w:pPr>
        </w:pPrChange>
      </w:pPr>
      <w:del w:id="20568" w:author="Dr Mamadou SANOGO" w:date="2023-10-25T17:56:00Z">
        <w:r w:rsidRPr="007A4AFC" w:rsidDel="00166699">
          <w:rPr>
            <w:rFonts w:asciiTheme="majorHAnsi" w:hAnsiTheme="majorHAnsi" w:cstheme="majorHAnsi"/>
            <w:b w:val="0"/>
            <w:bCs/>
            <w:color w:val="000000" w:themeColor="text1"/>
            <w:szCs w:val="24"/>
            <w:rPrChange w:id="20569" w:author="Dr Mamadou SANOGO" w:date="2023-10-25T18:15:00Z">
              <w:rPr>
                <w:rFonts w:asciiTheme="majorHAnsi" w:hAnsiTheme="majorHAnsi" w:cstheme="majorHAnsi"/>
                <w:b w:val="0"/>
                <w:bCs/>
                <w:szCs w:val="24"/>
              </w:rPr>
            </w:rPrChange>
          </w:rPr>
          <w:delText>14 à 16 exclus (70% à 79%). Admis avec la mention bien ;</w:delText>
        </w:r>
      </w:del>
    </w:p>
    <w:p w14:paraId="50FE87C0" w14:textId="6816298C" w:rsidR="00064688" w:rsidRPr="007A4AFC" w:rsidDel="00166699" w:rsidRDefault="00064688">
      <w:pPr>
        <w:pStyle w:val="Titre"/>
        <w:tabs>
          <w:tab w:val="num" w:pos="-4820"/>
        </w:tabs>
        <w:spacing w:line="276" w:lineRule="auto"/>
        <w:jc w:val="both"/>
        <w:rPr>
          <w:del w:id="20570" w:author="Dr Mamadou SANOGO" w:date="2023-10-25T17:56:00Z"/>
          <w:rFonts w:asciiTheme="majorHAnsi" w:hAnsiTheme="majorHAnsi" w:cstheme="majorHAnsi"/>
          <w:b w:val="0"/>
          <w:bCs/>
          <w:color w:val="000000" w:themeColor="text1"/>
          <w:sz w:val="24"/>
          <w:szCs w:val="24"/>
          <w:rPrChange w:id="20571" w:author="Dr Mamadou SANOGO" w:date="2023-10-25T18:15:00Z">
            <w:rPr>
              <w:del w:id="20572" w:author="Dr Mamadou SANOGO" w:date="2023-10-25T17:56:00Z"/>
              <w:rFonts w:asciiTheme="majorHAnsi" w:hAnsiTheme="majorHAnsi" w:cstheme="majorHAnsi"/>
              <w:b w:val="0"/>
              <w:bCs/>
              <w:sz w:val="24"/>
              <w:szCs w:val="24"/>
            </w:rPr>
          </w:rPrChange>
        </w:rPr>
        <w:pPrChange w:id="20573" w:author="Dr Mamadou SANOGO" w:date="2023-10-25T17:57:00Z">
          <w:pPr>
            <w:pStyle w:val="Titre"/>
            <w:spacing w:line="276" w:lineRule="auto"/>
            <w:jc w:val="both"/>
          </w:pPr>
        </w:pPrChange>
      </w:pPr>
      <w:del w:id="20574" w:author="Dr Mamadou SANOGO" w:date="2023-10-25T17:56:00Z">
        <w:r w:rsidRPr="007A4AFC" w:rsidDel="00166699">
          <w:rPr>
            <w:rFonts w:asciiTheme="majorHAnsi" w:hAnsiTheme="majorHAnsi" w:cstheme="majorHAnsi"/>
            <w:b w:val="0"/>
            <w:bCs/>
            <w:color w:val="000000" w:themeColor="text1"/>
            <w:szCs w:val="24"/>
            <w:rPrChange w:id="20575" w:author="Dr Mamadou SANOGO" w:date="2023-10-25T18:15:00Z">
              <w:rPr>
                <w:rFonts w:asciiTheme="majorHAnsi" w:hAnsiTheme="majorHAnsi" w:cstheme="majorHAnsi"/>
                <w:b w:val="0"/>
                <w:bCs/>
                <w:szCs w:val="24"/>
              </w:rPr>
            </w:rPrChange>
          </w:rPr>
          <w:delText xml:space="preserve">16 à 18 exclus (80% à 89%). Admis avec la mention très bien ; </w:delText>
        </w:r>
      </w:del>
    </w:p>
    <w:p w14:paraId="4FAAAC29" w14:textId="2ACE0018" w:rsidR="00064688" w:rsidRPr="007A4AFC" w:rsidDel="00166699" w:rsidRDefault="00064688">
      <w:pPr>
        <w:pStyle w:val="Titre"/>
        <w:tabs>
          <w:tab w:val="num" w:pos="-4820"/>
        </w:tabs>
        <w:spacing w:line="276" w:lineRule="auto"/>
        <w:jc w:val="both"/>
        <w:rPr>
          <w:del w:id="20576" w:author="Dr Mamadou SANOGO" w:date="2023-10-25T17:56:00Z"/>
          <w:rFonts w:asciiTheme="majorHAnsi" w:hAnsiTheme="majorHAnsi" w:cstheme="majorHAnsi"/>
          <w:b w:val="0"/>
          <w:bCs/>
          <w:color w:val="000000" w:themeColor="text1"/>
          <w:sz w:val="24"/>
          <w:szCs w:val="24"/>
          <w:rPrChange w:id="20577" w:author="Dr Mamadou SANOGO" w:date="2023-10-25T18:15:00Z">
            <w:rPr>
              <w:del w:id="20578" w:author="Dr Mamadou SANOGO" w:date="2023-10-25T17:56:00Z"/>
              <w:rFonts w:asciiTheme="majorHAnsi" w:hAnsiTheme="majorHAnsi" w:cstheme="majorHAnsi"/>
              <w:b w:val="0"/>
              <w:bCs/>
              <w:sz w:val="24"/>
              <w:szCs w:val="24"/>
            </w:rPr>
          </w:rPrChange>
        </w:rPr>
        <w:pPrChange w:id="20579" w:author="Dr Mamadou SANOGO" w:date="2023-10-25T17:57:00Z">
          <w:pPr>
            <w:pStyle w:val="Titre"/>
            <w:spacing w:line="276" w:lineRule="auto"/>
            <w:jc w:val="both"/>
          </w:pPr>
        </w:pPrChange>
      </w:pPr>
      <w:del w:id="20580" w:author="Dr Mamadou SANOGO" w:date="2023-10-25T17:56:00Z">
        <w:r w:rsidRPr="007A4AFC" w:rsidDel="00166699">
          <w:rPr>
            <w:rFonts w:asciiTheme="majorHAnsi" w:hAnsiTheme="majorHAnsi" w:cstheme="majorHAnsi"/>
            <w:b w:val="0"/>
            <w:bCs/>
            <w:color w:val="000000" w:themeColor="text1"/>
            <w:szCs w:val="24"/>
            <w:rPrChange w:id="20581" w:author="Dr Mamadou SANOGO" w:date="2023-10-25T18:15:00Z">
              <w:rPr>
                <w:rFonts w:asciiTheme="majorHAnsi" w:hAnsiTheme="majorHAnsi" w:cstheme="majorHAnsi"/>
                <w:b w:val="0"/>
                <w:bCs/>
                <w:szCs w:val="24"/>
              </w:rPr>
            </w:rPrChange>
          </w:rPr>
          <w:delText>18 à 20 (90% à 100%). Admis avec la mention excellent.</w:delText>
        </w:r>
      </w:del>
    </w:p>
    <w:p w14:paraId="6322DBFC" w14:textId="3BE667C5" w:rsidR="001B374B" w:rsidRPr="007A4AFC" w:rsidDel="00166699" w:rsidRDefault="001B374B">
      <w:pPr>
        <w:pStyle w:val="Titre"/>
        <w:tabs>
          <w:tab w:val="num" w:pos="-4820"/>
        </w:tabs>
        <w:spacing w:line="276" w:lineRule="auto"/>
        <w:jc w:val="both"/>
        <w:rPr>
          <w:del w:id="20582" w:author="Dr Mamadou SANOGO" w:date="2023-10-25T17:56:00Z"/>
          <w:color w:val="000000" w:themeColor="text1"/>
          <w:sz w:val="28"/>
          <w:szCs w:val="28"/>
          <w:rPrChange w:id="20583" w:author="Dr Mamadou SANOGO" w:date="2023-10-25T18:15:00Z">
            <w:rPr>
              <w:del w:id="20584" w:author="Dr Mamadou SANOGO" w:date="2023-10-25T17:56:00Z"/>
              <w:color w:val="000000"/>
              <w:sz w:val="28"/>
              <w:szCs w:val="28"/>
            </w:rPr>
          </w:rPrChange>
        </w:rPr>
        <w:pPrChange w:id="20585" w:author="Dr Mamadou SANOGO" w:date="2023-10-25T17:57:00Z">
          <w:pPr>
            <w:spacing w:line="240" w:lineRule="auto"/>
          </w:pPr>
        </w:pPrChange>
      </w:pPr>
    </w:p>
    <w:p w14:paraId="0920C64D" w14:textId="1127BC3F" w:rsidR="004F500D" w:rsidRPr="007A4AFC" w:rsidDel="00166699" w:rsidRDefault="004F500D">
      <w:pPr>
        <w:pStyle w:val="Titre"/>
        <w:tabs>
          <w:tab w:val="num" w:pos="-4820"/>
        </w:tabs>
        <w:spacing w:line="276" w:lineRule="auto"/>
        <w:jc w:val="both"/>
        <w:rPr>
          <w:del w:id="20586" w:author="Dr Mamadou SANOGO" w:date="2023-10-25T17:56:00Z"/>
          <w:color w:val="000000" w:themeColor="text1"/>
          <w:sz w:val="28"/>
          <w:szCs w:val="28"/>
          <w:rPrChange w:id="20587" w:author="Dr Mamadou SANOGO" w:date="2023-10-25T18:15:00Z">
            <w:rPr>
              <w:del w:id="20588" w:author="Dr Mamadou SANOGO" w:date="2023-10-25T17:56:00Z"/>
              <w:color w:val="000000"/>
              <w:sz w:val="28"/>
              <w:szCs w:val="28"/>
            </w:rPr>
          </w:rPrChange>
        </w:rPr>
        <w:pPrChange w:id="20589" w:author="Dr Mamadou SANOGO" w:date="2023-10-25T17:57:00Z">
          <w:pPr>
            <w:spacing w:line="240" w:lineRule="auto"/>
          </w:pPr>
        </w:pPrChange>
      </w:pPr>
    </w:p>
    <w:p w14:paraId="4E965FEC" w14:textId="3C6D81E5" w:rsidR="00564B4A" w:rsidRPr="007A4AFC" w:rsidDel="00166699" w:rsidRDefault="00564B4A">
      <w:pPr>
        <w:pStyle w:val="Titre"/>
        <w:tabs>
          <w:tab w:val="num" w:pos="-4820"/>
        </w:tabs>
        <w:spacing w:line="276" w:lineRule="auto"/>
        <w:jc w:val="both"/>
        <w:rPr>
          <w:del w:id="20590" w:author="Dr Mamadou SANOGO" w:date="2023-10-25T17:56:00Z"/>
          <w:color w:val="000000" w:themeColor="text1"/>
          <w:sz w:val="28"/>
          <w:szCs w:val="28"/>
          <w:rPrChange w:id="20591" w:author="Dr Mamadou SANOGO" w:date="2023-10-25T18:15:00Z">
            <w:rPr>
              <w:del w:id="20592" w:author="Dr Mamadou SANOGO" w:date="2023-10-25T17:56:00Z"/>
              <w:color w:val="000000"/>
              <w:sz w:val="28"/>
              <w:szCs w:val="28"/>
            </w:rPr>
          </w:rPrChange>
        </w:rPr>
        <w:pPrChange w:id="20593" w:author="Dr Mamadou SANOGO" w:date="2023-10-25T17:57:00Z">
          <w:pPr>
            <w:spacing w:line="240" w:lineRule="auto"/>
          </w:pPr>
        </w:pPrChange>
      </w:pPr>
    </w:p>
    <w:p w14:paraId="2094356B" w14:textId="501D1332" w:rsidR="00564B4A" w:rsidRPr="007A4AFC" w:rsidDel="00166699" w:rsidRDefault="00564B4A">
      <w:pPr>
        <w:pStyle w:val="Titre"/>
        <w:tabs>
          <w:tab w:val="num" w:pos="-4820"/>
        </w:tabs>
        <w:spacing w:line="276" w:lineRule="auto"/>
        <w:jc w:val="both"/>
        <w:rPr>
          <w:del w:id="20594" w:author="Dr Mamadou SANOGO" w:date="2023-10-25T17:56:00Z"/>
          <w:color w:val="000000" w:themeColor="text1"/>
          <w:sz w:val="28"/>
          <w:szCs w:val="28"/>
          <w:rPrChange w:id="20595" w:author="Dr Mamadou SANOGO" w:date="2023-10-25T18:15:00Z">
            <w:rPr>
              <w:del w:id="20596" w:author="Dr Mamadou SANOGO" w:date="2023-10-25T17:56:00Z"/>
              <w:color w:val="000000"/>
              <w:sz w:val="28"/>
              <w:szCs w:val="28"/>
            </w:rPr>
          </w:rPrChange>
        </w:rPr>
        <w:pPrChange w:id="20597" w:author="Dr Mamadou SANOGO" w:date="2023-10-25T17:57:00Z">
          <w:pPr>
            <w:spacing w:line="240" w:lineRule="auto"/>
          </w:pPr>
        </w:pPrChange>
      </w:pPr>
    </w:p>
    <w:p w14:paraId="70D21ACA" w14:textId="06763950" w:rsidR="00564B4A" w:rsidRPr="007A4AFC" w:rsidDel="00166699" w:rsidRDefault="00564B4A">
      <w:pPr>
        <w:pStyle w:val="Titre"/>
        <w:tabs>
          <w:tab w:val="num" w:pos="-4820"/>
        </w:tabs>
        <w:spacing w:line="276" w:lineRule="auto"/>
        <w:jc w:val="both"/>
        <w:rPr>
          <w:del w:id="20598" w:author="Dr Mamadou SANOGO" w:date="2023-10-25T17:56:00Z"/>
          <w:color w:val="000000" w:themeColor="text1"/>
          <w:sz w:val="28"/>
          <w:szCs w:val="28"/>
          <w:rPrChange w:id="20599" w:author="Dr Mamadou SANOGO" w:date="2023-10-25T18:15:00Z">
            <w:rPr>
              <w:del w:id="20600" w:author="Dr Mamadou SANOGO" w:date="2023-10-25T17:56:00Z"/>
              <w:color w:val="000000"/>
              <w:sz w:val="28"/>
              <w:szCs w:val="28"/>
            </w:rPr>
          </w:rPrChange>
        </w:rPr>
        <w:pPrChange w:id="20601" w:author="Dr Mamadou SANOGO" w:date="2023-10-25T17:57:00Z">
          <w:pPr>
            <w:spacing w:line="240" w:lineRule="auto"/>
          </w:pPr>
        </w:pPrChange>
      </w:pPr>
    </w:p>
    <w:p w14:paraId="475ABE2E" w14:textId="008164DE" w:rsidR="00564B4A" w:rsidRPr="007A4AFC" w:rsidDel="00166699" w:rsidRDefault="00564B4A">
      <w:pPr>
        <w:pStyle w:val="Titre"/>
        <w:tabs>
          <w:tab w:val="num" w:pos="-4820"/>
        </w:tabs>
        <w:spacing w:line="276" w:lineRule="auto"/>
        <w:jc w:val="both"/>
        <w:rPr>
          <w:del w:id="20602" w:author="Dr Mamadou SANOGO" w:date="2023-10-25T17:56:00Z"/>
          <w:color w:val="000000" w:themeColor="text1"/>
          <w:sz w:val="28"/>
          <w:szCs w:val="28"/>
          <w:rPrChange w:id="20603" w:author="Dr Mamadou SANOGO" w:date="2023-10-25T18:15:00Z">
            <w:rPr>
              <w:del w:id="20604" w:author="Dr Mamadou SANOGO" w:date="2023-10-25T17:56:00Z"/>
              <w:color w:val="000000"/>
              <w:sz w:val="28"/>
              <w:szCs w:val="28"/>
            </w:rPr>
          </w:rPrChange>
        </w:rPr>
        <w:pPrChange w:id="20605" w:author="Dr Mamadou SANOGO" w:date="2023-10-25T17:57:00Z">
          <w:pPr>
            <w:spacing w:line="240" w:lineRule="auto"/>
          </w:pPr>
        </w:pPrChange>
      </w:pPr>
    </w:p>
    <w:p w14:paraId="7F3EBBDB" w14:textId="7F0751F7" w:rsidR="00564B4A" w:rsidRPr="007A4AFC" w:rsidDel="00166699" w:rsidRDefault="00564B4A">
      <w:pPr>
        <w:pStyle w:val="Titre"/>
        <w:tabs>
          <w:tab w:val="num" w:pos="-4820"/>
        </w:tabs>
        <w:spacing w:line="276" w:lineRule="auto"/>
        <w:jc w:val="both"/>
        <w:rPr>
          <w:del w:id="20606" w:author="Dr Mamadou SANOGO" w:date="2023-10-25T17:56:00Z"/>
          <w:color w:val="000000" w:themeColor="text1"/>
          <w:sz w:val="28"/>
          <w:szCs w:val="28"/>
          <w:rPrChange w:id="20607" w:author="Dr Mamadou SANOGO" w:date="2023-10-25T18:15:00Z">
            <w:rPr>
              <w:del w:id="20608" w:author="Dr Mamadou SANOGO" w:date="2023-10-25T17:56:00Z"/>
              <w:color w:val="000000"/>
              <w:sz w:val="28"/>
              <w:szCs w:val="28"/>
            </w:rPr>
          </w:rPrChange>
        </w:rPr>
        <w:pPrChange w:id="20609" w:author="Dr Mamadou SANOGO" w:date="2023-10-25T17:57:00Z">
          <w:pPr>
            <w:spacing w:line="240" w:lineRule="auto"/>
          </w:pPr>
        </w:pPrChange>
      </w:pPr>
    </w:p>
    <w:p w14:paraId="24B9B5E6" w14:textId="56E06F36" w:rsidR="00564B4A" w:rsidRPr="007A4AFC" w:rsidDel="00166699" w:rsidRDefault="00564B4A">
      <w:pPr>
        <w:pStyle w:val="Titre"/>
        <w:tabs>
          <w:tab w:val="num" w:pos="-4820"/>
        </w:tabs>
        <w:spacing w:line="276" w:lineRule="auto"/>
        <w:jc w:val="both"/>
        <w:rPr>
          <w:del w:id="20610" w:author="Dr Mamadou SANOGO" w:date="2023-10-25T17:56:00Z"/>
          <w:color w:val="000000" w:themeColor="text1"/>
          <w:sz w:val="28"/>
          <w:szCs w:val="28"/>
          <w:rPrChange w:id="20611" w:author="Dr Mamadou SANOGO" w:date="2023-10-25T18:15:00Z">
            <w:rPr>
              <w:del w:id="20612" w:author="Dr Mamadou SANOGO" w:date="2023-10-25T17:56:00Z"/>
              <w:color w:val="000000"/>
              <w:sz w:val="28"/>
              <w:szCs w:val="28"/>
            </w:rPr>
          </w:rPrChange>
        </w:rPr>
        <w:pPrChange w:id="20613" w:author="Dr Mamadou SANOGO" w:date="2023-10-25T17:57:00Z">
          <w:pPr>
            <w:spacing w:line="240" w:lineRule="auto"/>
          </w:pPr>
        </w:pPrChange>
      </w:pPr>
    </w:p>
    <w:p w14:paraId="0383FD6B" w14:textId="7B174102" w:rsidR="00564B4A" w:rsidRPr="007A4AFC" w:rsidDel="00166699" w:rsidRDefault="00564B4A">
      <w:pPr>
        <w:pStyle w:val="Titre"/>
        <w:tabs>
          <w:tab w:val="num" w:pos="-4820"/>
        </w:tabs>
        <w:spacing w:line="276" w:lineRule="auto"/>
        <w:jc w:val="both"/>
        <w:rPr>
          <w:del w:id="20614" w:author="Dr Mamadou SANOGO" w:date="2023-10-25T17:56:00Z"/>
          <w:color w:val="000000" w:themeColor="text1"/>
          <w:sz w:val="28"/>
          <w:szCs w:val="28"/>
          <w:rPrChange w:id="20615" w:author="Dr Mamadou SANOGO" w:date="2023-10-25T18:15:00Z">
            <w:rPr>
              <w:del w:id="20616" w:author="Dr Mamadou SANOGO" w:date="2023-10-25T17:56:00Z"/>
              <w:color w:val="000000"/>
              <w:sz w:val="28"/>
              <w:szCs w:val="28"/>
            </w:rPr>
          </w:rPrChange>
        </w:rPr>
        <w:pPrChange w:id="20617" w:author="Dr Mamadou SANOGO" w:date="2023-10-25T17:57:00Z">
          <w:pPr>
            <w:spacing w:line="240" w:lineRule="auto"/>
          </w:pPr>
        </w:pPrChange>
      </w:pPr>
    </w:p>
    <w:p w14:paraId="799DA292" w14:textId="4625D420" w:rsidR="00564B4A" w:rsidRPr="007A4AFC" w:rsidDel="00166699" w:rsidRDefault="00564B4A">
      <w:pPr>
        <w:pStyle w:val="Titre"/>
        <w:tabs>
          <w:tab w:val="num" w:pos="-4820"/>
        </w:tabs>
        <w:spacing w:line="276" w:lineRule="auto"/>
        <w:jc w:val="both"/>
        <w:rPr>
          <w:del w:id="20618" w:author="Dr Mamadou SANOGO" w:date="2023-10-25T17:56:00Z"/>
          <w:color w:val="000000" w:themeColor="text1"/>
          <w:sz w:val="28"/>
          <w:szCs w:val="28"/>
          <w:rPrChange w:id="20619" w:author="Dr Mamadou SANOGO" w:date="2023-10-25T18:15:00Z">
            <w:rPr>
              <w:del w:id="20620" w:author="Dr Mamadou SANOGO" w:date="2023-10-25T17:56:00Z"/>
              <w:color w:val="000000"/>
              <w:sz w:val="28"/>
              <w:szCs w:val="28"/>
            </w:rPr>
          </w:rPrChange>
        </w:rPr>
        <w:pPrChange w:id="20621" w:author="Dr Mamadou SANOGO" w:date="2023-10-25T17:57:00Z">
          <w:pPr>
            <w:spacing w:line="240" w:lineRule="auto"/>
          </w:pPr>
        </w:pPrChange>
      </w:pPr>
    </w:p>
    <w:p w14:paraId="41BE0910" w14:textId="3447A6C5" w:rsidR="00564B4A" w:rsidRPr="007A4AFC" w:rsidDel="00166699" w:rsidRDefault="00564B4A">
      <w:pPr>
        <w:pStyle w:val="Titre"/>
        <w:tabs>
          <w:tab w:val="num" w:pos="-4820"/>
        </w:tabs>
        <w:spacing w:line="276" w:lineRule="auto"/>
        <w:jc w:val="both"/>
        <w:rPr>
          <w:del w:id="20622" w:author="Dr Mamadou SANOGO" w:date="2023-10-25T17:56:00Z"/>
          <w:color w:val="000000" w:themeColor="text1"/>
          <w:sz w:val="28"/>
          <w:szCs w:val="28"/>
          <w:rPrChange w:id="20623" w:author="Dr Mamadou SANOGO" w:date="2023-10-25T18:15:00Z">
            <w:rPr>
              <w:del w:id="20624" w:author="Dr Mamadou SANOGO" w:date="2023-10-25T17:56:00Z"/>
              <w:color w:val="000000"/>
              <w:sz w:val="28"/>
              <w:szCs w:val="28"/>
            </w:rPr>
          </w:rPrChange>
        </w:rPr>
        <w:pPrChange w:id="20625" w:author="Dr Mamadou SANOGO" w:date="2023-10-25T17:57:00Z">
          <w:pPr>
            <w:spacing w:line="240" w:lineRule="auto"/>
          </w:pPr>
        </w:pPrChange>
      </w:pPr>
    </w:p>
    <w:p w14:paraId="326E8F98" w14:textId="3BD5908F" w:rsidR="00564B4A" w:rsidRPr="007A4AFC" w:rsidDel="00166699" w:rsidRDefault="00564B4A">
      <w:pPr>
        <w:pStyle w:val="Titre"/>
        <w:tabs>
          <w:tab w:val="num" w:pos="-4820"/>
        </w:tabs>
        <w:spacing w:line="276" w:lineRule="auto"/>
        <w:jc w:val="both"/>
        <w:rPr>
          <w:del w:id="20626" w:author="Dr Mamadou SANOGO" w:date="2023-10-25T17:56:00Z"/>
          <w:color w:val="000000" w:themeColor="text1"/>
          <w:sz w:val="28"/>
          <w:szCs w:val="28"/>
          <w:rPrChange w:id="20627" w:author="Dr Mamadou SANOGO" w:date="2023-10-25T18:15:00Z">
            <w:rPr>
              <w:del w:id="20628" w:author="Dr Mamadou SANOGO" w:date="2023-10-25T17:56:00Z"/>
              <w:color w:val="000000"/>
              <w:sz w:val="28"/>
              <w:szCs w:val="28"/>
            </w:rPr>
          </w:rPrChange>
        </w:rPr>
        <w:pPrChange w:id="20629" w:author="Dr Mamadou SANOGO" w:date="2023-10-25T17:57:00Z">
          <w:pPr>
            <w:spacing w:line="240" w:lineRule="auto"/>
          </w:pPr>
        </w:pPrChange>
      </w:pPr>
    </w:p>
    <w:p w14:paraId="568787D8" w14:textId="0B17923F" w:rsidR="00564B4A" w:rsidRPr="007A4AFC" w:rsidDel="00166699" w:rsidRDefault="00564B4A">
      <w:pPr>
        <w:pStyle w:val="Titre"/>
        <w:tabs>
          <w:tab w:val="num" w:pos="-4820"/>
        </w:tabs>
        <w:spacing w:line="276" w:lineRule="auto"/>
        <w:jc w:val="both"/>
        <w:rPr>
          <w:del w:id="20630" w:author="Dr Mamadou SANOGO" w:date="2023-10-25T17:56:00Z"/>
          <w:color w:val="000000" w:themeColor="text1"/>
          <w:sz w:val="28"/>
          <w:szCs w:val="28"/>
          <w:rPrChange w:id="20631" w:author="Dr Mamadou SANOGO" w:date="2023-10-25T18:15:00Z">
            <w:rPr>
              <w:del w:id="20632" w:author="Dr Mamadou SANOGO" w:date="2023-10-25T17:56:00Z"/>
              <w:color w:val="000000"/>
              <w:sz w:val="28"/>
              <w:szCs w:val="28"/>
            </w:rPr>
          </w:rPrChange>
        </w:rPr>
        <w:pPrChange w:id="20633" w:author="Dr Mamadou SANOGO" w:date="2023-10-25T17:57:00Z">
          <w:pPr>
            <w:spacing w:line="240" w:lineRule="auto"/>
          </w:pPr>
        </w:pPrChange>
      </w:pPr>
    </w:p>
    <w:p w14:paraId="28734A34" w14:textId="22523BA0" w:rsidR="00564B4A" w:rsidRPr="007A4AFC" w:rsidDel="00166699" w:rsidRDefault="00564B4A">
      <w:pPr>
        <w:pStyle w:val="Titre"/>
        <w:tabs>
          <w:tab w:val="num" w:pos="-4820"/>
        </w:tabs>
        <w:spacing w:line="276" w:lineRule="auto"/>
        <w:jc w:val="both"/>
        <w:rPr>
          <w:del w:id="20634" w:author="Dr Mamadou SANOGO" w:date="2023-10-25T17:56:00Z"/>
          <w:color w:val="000000" w:themeColor="text1"/>
          <w:sz w:val="28"/>
          <w:szCs w:val="28"/>
          <w:rPrChange w:id="20635" w:author="Dr Mamadou SANOGO" w:date="2023-10-25T18:15:00Z">
            <w:rPr>
              <w:del w:id="20636" w:author="Dr Mamadou SANOGO" w:date="2023-10-25T17:56:00Z"/>
              <w:color w:val="000000"/>
              <w:sz w:val="28"/>
              <w:szCs w:val="28"/>
            </w:rPr>
          </w:rPrChange>
        </w:rPr>
        <w:pPrChange w:id="20637" w:author="Dr Mamadou SANOGO" w:date="2023-10-25T17:57:00Z">
          <w:pPr>
            <w:spacing w:line="240" w:lineRule="auto"/>
          </w:pPr>
        </w:pPrChange>
      </w:pPr>
    </w:p>
    <w:p w14:paraId="69F27379" w14:textId="47C64091" w:rsidR="00564B4A" w:rsidRPr="007A4AFC" w:rsidDel="00166699" w:rsidRDefault="00564B4A">
      <w:pPr>
        <w:pStyle w:val="Titre"/>
        <w:tabs>
          <w:tab w:val="num" w:pos="-4820"/>
        </w:tabs>
        <w:spacing w:line="276" w:lineRule="auto"/>
        <w:jc w:val="both"/>
        <w:rPr>
          <w:del w:id="20638" w:author="Dr Mamadou SANOGO" w:date="2023-10-25T17:56:00Z"/>
          <w:color w:val="000000" w:themeColor="text1"/>
          <w:sz w:val="28"/>
          <w:szCs w:val="28"/>
          <w:rPrChange w:id="20639" w:author="Dr Mamadou SANOGO" w:date="2023-10-25T18:15:00Z">
            <w:rPr>
              <w:del w:id="20640" w:author="Dr Mamadou SANOGO" w:date="2023-10-25T17:56:00Z"/>
              <w:color w:val="000000"/>
              <w:sz w:val="28"/>
              <w:szCs w:val="28"/>
            </w:rPr>
          </w:rPrChange>
        </w:rPr>
        <w:pPrChange w:id="20641" w:author="Dr Mamadou SANOGO" w:date="2023-10-25T17:57:00Z">
          <w:pPr>
            <w:spacing w:line="240" w:lineRule="auto"/>
          </w:pPr>
        </w:pPrChange>
      </w:pPr>
    </w:p>
    <w:p w14:paraId="1544C6D8" w14:textId="1BA7D38B" w:rsidR="00564B4A" w:rsidRPr="007A4AFC" w:rsidDel="00166699" w:rsidRDefault="00564B4A">
      <w:pPr>
        <w:pStyle w:val="Titre"/>
        <w:tabs>
          <w:tab w:val="num" w:pos="-4820"/>
        </w:tabs>
        <w:spacing w:line="276" w:lineRule="auto"/>
        <w:jc w:val="both"/>
        <w:rPr>
          <w:del w:id="20642" w:author="Dr Mamadou SANOGO" w:date="2023-10-25T17:56:00Z"/>
          <w:color w:val="000000" w:themeColor="text1"/>
          <w:sz w:val="28"/>
          <w:szCs w:val="28"/>
          <w:rPrChange w:id="20643" w:author="Dr Mamadou SANOGO" w:date="2023-10-25T18:15:00Z">
            <w:rPr>
              <w:del w:id="20644" w:author="Dr Mamadou SANOGO" w:date="2023-10-25T17:56:00Z"/>
              <w:color w:val="000000"/>
              <w:sz w:val="28"/>
              <w:szCs w:val="28"/>
            </w:rPr>
          </w:rPrChange>
        </w:rPr>
        <w:pPrChange w:id="20645" w:author="Dr Mamadou SANOGO" w:date="2023-10-25T17:57:00Z">
          <w:pPr>
            <w:spacing w:line="240" w:lineRule="auto"/>
          </w:pPr>
        </w:pPrChange>
      </w:pPr>
    </w:p>
    <w:p w14:paraId="0A8D16CD" w14:textId="106B3F4F" w:rsidR="00564B4A" w:rsidRPr="007A4AFC" w:rsidDel="00166699" w:rsidRDefault="00564B4A">
      <w:pPr>
        <w:pStyle w:val="Titre"/>
        <w:tabs>
          <w:tab w:val="num" w:pos="-4820"/>
        </w:tabs>
        <w:spacing w:line="276" w:lineRule="auto"/>
        <w:jc w:val="both"/>
        <w:rPr>
          <w:del w:id="20646" w:author="Dr Mamadou SANOGO" w:date="2023-10-25T17:56:00Z"/>
          <w:color w:val="000000" w:themeColor="text1"/>
          <w:sz w:val="28"/>
          <w:szCs w:val="28"/>
          <w:rPrChange w:id="20647" w:author="Dr Mamadou SANOGO" w:date="2023-10-25T18:15:00Z">
            <w:rPr>
              <w:del w:id="20648" w:author="Dr Mamadou SANOGO" w:date="2023-10-25T17:56:00Z"/>
              <w:color w:val="000000"/>
              <w:sz w:val="28"/>
              <w:szCs w:val="28"/>
            </w:rPr>
          </w:rPrChange>
        </w:rPr>
        <w:pPrChange w:id="20649" w:author="Dr Mamadou SANOGO" w:date="2023-10-25T17:57:00Z">
          <w:pPr>
            <w:spacing w:line="240" w:lineRule="auto"/>
          </w:pPr>
        </w:pPrChange>
      </w:pPr>
    </w:p>
    <w:p w14:paraId="61B07124" w14:textId="7D687BEF" w:rsidR="00564B4A" w:rsidRPr="007A4AFC" w:rsidDel="00166699" w:rsidRDefault="00564B4A">
      <w:pPr>
        <w:pStyle w:val="Titre"/>
        <w:tabs>
          <w:tab w:val="num" w:pos="-4820"/>
        </w:tabs>
        <w:spacing w:line="276" w:lineRule="auto"/>
        <w:jc w:val="both"/>
        <w:rPr>
          <w:del w:id="20650" w:author="Dr Mamadou SANOGO" w:date="2023-10-25T17:56:00Z"/>
          <w:color w:val="000000" w:themeColor="text1"/>
          <w:sz w:val="28"/>
          <w:szCs w:val="28"/>
          <w:rPrChange w:id="20651" w:author="Dr Mamadou SANOGO" w:date="2023-10-25T18:15:00Z">
            <w:rPr>
              <w:del w:id="20652" w:author="Dr Mamadou SANOGO" w:date="2023-10-25T17:56:00Z"/>
              <w:color w:val="000000"/>
              <w:sz w:val="28"/>
              <w:szCs w:val="28"/>
            </w:rPr>
          </w:rPrChange>
        </w:rPr>
        <w:pPrChange w:id="20653" w:author="Dr Mamadou SANOGO" w:date="2023-10-25T17:57:00Z">
          <w:pPr>
            <w:spacing w:line="240" w:lineRule="auto"/>
          </w:pPr>
        </w:pPrChange>
      </w:pPr>
    </w:p>
    <w:p w14:paraId="48F15489" w14:textId="2C676F8B" w:rsidR="00564B4A" w:rsidRPr="007A4AFC" w:rsidDel="00166699" w:rsidRDefault="00564B4A">
      <w:pPr>
        <w:pStyle w:val="Titre"/>
        <w:tabs>
          <w:tab w:val="num" w:pos="-4820"/>
        </w:tabs>
        <w:spacing w:line="276" w:lineRule="auto"/>
        <w:jc w:val="both"/>
        <w:rPr>
          <w:del w:id="20654" w:author="Dr Mamadou SANOGO" w:date="2023-10-25T17:56:00Z"/>
          <w:color w:val="000000" w:themeColor="text1"/>
          <w:sz w:val="28"/>
          <w:szCs w:val="28"/>
          <w:rPrChange w:id="20655" w:author="Dr Mamadou SANOGO" w:date="2023-10-25T18:15:00Z">
            <w:rPr>
              <w:del w:id="20656" w:author="Dr Mamadou SANOGO" w:date="2023-10-25T17:56:00Z"/>
              <w:color w:val="000000"/>
              <w:sz w:val="28"/>
              <w:szCs w:val="28"/>
            </w:rPr>
          </w:rPrChange>
        </w:rPr>
        <w:pPrChange w:id="20657" w:author="Dr Mamadou SANOGO" w:date="2023-10-25T17:57:00Z">
          <w:pPr>
            <w:spacing w:line="240" w:lineRule="auto"/>
          </w:pPr>
        </w:pPrChange>
      </w:pPr>
    </w:p>
    <w:p w14:paraId="6D44D92B" w14:textId="172EFABF" w:rsidR="00564B4A" w:rsidRPr="007A4AFC" w:rsidDel="00166699" w:rsidRDefault="00564B4A">
      <w:pPr>
        <w:pStyle w:val="Titre"/>
        <w:tabs>
          <w:tab w:val="num" w:pos="-4820"/>
        </w:tabs>
        <w:spacing w:line="276" w:lineRule="auto"/>
        <w:jc w:val="both"/>
        <w:rPr>
          <w:del w:id="20658" w:author="Dr Mamadou SANOGO" w:date="2023-10-25T17:56:00Z"/>
          <w:color w:val="000000" w:themeColor="text1"/>
          <w:sz w:val="28"/>
          <w:szCs w:val="28"/>
          <w:rPrChange w:id="20659" w:author="Dr Mamadou SANOGO" w:date="2023-10-25T18:15:00Z">
            <w:rPr>
              <w:del w:id="20660" w:author="Dr Mamadou SANOGO" w:date="2023-10-25T17:56:00Z"/>
              <w:color w:val="000000"/>
              <w:sz w:val="28"/>
              <w:szCs w:val="28"/>
            </w:rPr>
          </w:rPrChange>
        </w:rPr>
        <w:pPrChange w:id="20661" w:author="Dr Mamadou SANOGO" w:date="2023-10-25T17:57:00Z">
          <w:pPr>
            <w:spacing w:line="240" w:lineRule="auto"/>
          </w:pPr>
        </w:pPrChange>
      </w:pPr>
    </w:p>
    <w:p w14:paraId="054C38D1" w14:textId="00561D4D" w:rsidR="00564B4A" w:rsidRPr="007A4AFC" w:rsidDel="00166699" w:rsidRDefault="00564B4A">
      <w:pPr>
        <w:pStyle w:val="Titre"/>
        <w:tabs>
          <w:tab w:val="num" w:pos="-4820"/>
        </w:tabs>
        <w:spacing w:line="276" w:lineRule="auto"/>
        <w:jc w:val="both"/>
        <w:rPr>
          <w:del w:id="20662" w:author="Dr Mamadou SANOGO" w:date="2023-10-25T17:56:00Z"/>
          <w:color w:val="000000" w:themeColor="text1"/>
          <w:sz w:val="28"/>
          <w:szCs w:val="28"/>
          <w:rPrChange w:id="20663" w:author="Dr Mamadou SANOGO" w:date="2023-10-25T18:15:00Z">
            <w:rPr>
              <w:del w:id="20664" w:author="Dr Mamadou SANOGO" w:date="2023-10-25T17:56:00Z"/>
              <w:color w:val="000000"/>
              <w:sz w:val="28"/>
              <w:szCs w:val="28"/>
            </w:rPr>
          </w:rPrChange>
        </w:rPr>
        <w:pPrChange w:id="20665" w:author="Dr Mamadou SANOGO" w:date="2023-10-25T17:57:00Z">
          <w:pPr>
            <w:spacing w:line="240" w:lineRule="auto"/>
          </w:pPr>
        </w:pPrChange>
      </w:pPr>
    </w:p>
    <w:p w14:paraId="582C5682" w14:textId="02AEB106" w:rsidR="00564B4A" w:rsidRPr="007A4AFC" w:rsidDel="00166699" w:rsidRDefault="00564B4A">
      <w:pPr>
        <w:pStyle w:val="Titre"/>
        <w:tabs>
          <w:tab w:val="num" w:pos="-4820"/>
        </w:tabs>
        <w:spacing w:line="276" w:lineRule="auto"/>
        <w:jc w:val="both"/>
        <w:rPr>
          <w:del w:id="20666" w:author="Dr Mamadou SANOGO" w:date="2023-10-25T17:56:00Z"/>
          <w:color w:val="000000" w:themeColor="text1"/>
          <w:sz w:val="28"/>
          <w:szCs w:val="28"/>
          <w:rPrChange w:id="20667" w:author="Dr Mamadou SANOGO" w:date="2023-10-25T18:15:00Z">
            <w:rPr>
              <w:del w:id="20668" w:author="Dr Mamadou SANOGO" w:date="2023-10-25T17:56:00Z"/>
              <w:color w:val="000000"/>
              <w:sz w:val="28"/>
              <w:szCs w:val="28"/>
            </w:rPr>
          </w:rPrChange>
        </w:rPr>
        <w:pPrChange w:id="20669" w:author="Dr Mamadou SANOGO" w:date="2023-10-25T17:57:00Z">
          <w:pPr>
            <w:spacing w:line="240" w:lineRule="auto"/>
          </w:pPr>
        </w:pPrChange>
      </w:pPr>
    </w:p>
    <w:p w14:paraId="37FF95FD" w14:textId="02C9E071" w:rsidR="00564B4A" w:rsidRPr="007A4AFC" w:rsidDel="00166699" w:rsidRDefault="00564B4A">
      <w:pPr>
        <w:pStyle w:val="Titre"/>
        <w:tabs>
          <w:tab w:val="num" w:pos="-4820"/>
        </w:tabs>
        <w:spacing w:line="276" w:lineRule="auto"/>
        <w:jc w:val="both"/>
        <w:rPr>
          <w:del w:id="20670" w:author="Dr Mamadou SANOGO" w:date="2023-10-25T17:56:00Z"/>
          <w:color w:val="000000" w:themeColor="text1"/>
          <w:sz w:val="28"/>
          <w:szCs w:val="28"/>
          <w:rPrChange w:id="20671" w:author="Dr Mamadou SANOGO" w:date="2023-10-25T18:15:00Z">
            <w:rPr>
              <w:del w:id="20672" w:author="Dr Mamadou SANOGO" w:date="2023-10-25T17:56:00Z"/>
              <w:color w:val="000000"/>
              <w:sz w:val="28"/>
              <w:szCs w:val="28"/>
            </w:rPr>
          </w:rPrChange>
        </w:rPr>
        <w:pPrChange w:id="20673" w:author="Dr Mamadou SANOGO" w:date="2023-10-25T17:57:00Z">
          <w:pPr>
            <w:spacing w:line="240" w:lineRule="auto"/>
          </w:pPr>
        </w:pPrChange>
      </w:pPr>
    </w:p>
    <w:p w14:paraId="6329DFCD" w14:textId="15B405D1" w:rsidR="00564B4A" w:rsidRPr="007A4AFC" w:rsidDel="00166699" w:rsidRDefault="00564B4A">
      <w:pPr>
        <w:pStyle w:val="Titre"/>
        <w:tabs>
          <w:tab w:val="num" w:pos="-4820"/>
        </w:tabs>
        <w:spacing w:line="276" w:lineRule="auto"/>
        <w:jc w:val="both"/>
        <w:rPr>
          <w:del w:id="20674" w:author="Dr Mamadou SANOGO" w:date="2023-10-25T17:56:00Z"/>
          <w:color w:val="000000" w:themeColor="text1"/>
          <w:sz w:val="28"/>
          <w:szCs w:val="28"/>
          <w:rPrChange w:id="20675" w:author="Dr Mamadou SANOGO" w:date="2023-10-25T18:15:00Z">
            <w:rPr>
              <w:del w:id="20676" w:author="Dr Mamadou SANOGO" w:date="2023-10-25T17:56:00Z"/>
              <w:color w:val="000000"/>
              <w:sz w:val="28"/>
              <w:szCs w:val="28"/>
            </w:rPr>
          </w:rPrChange>
        </w:rPr>
        <w:pPrChange w:id="20677" w:author="Dr Mamadou SANOGO" w:date="2023-10-25T17:57:00Z">
          <w:pPr>
            <w:spacing w:line="240" w:lineRule="auto"/>
          </w:pPr>
        </w:pPrChange>
      </w:pPr>
    </w:p>
    <w:p w14:paraId="587BB3F5" w14:textId="364FCE0C" w:rsidR="00564B4A" w:rsidRPr="007A4AFC" w:rsidDel="00166699" w:rsidRDefault="00564B4A">
      <w:pPr>
        <w:pStyle w:val="Titre"/>
        <w:tabs>
          <w:tab w:val="num" w:pos="-4820"/>
        </w:tabs>
        <w:spacing w:line="276" w:lineRule="auto"/>
        <w:jc w:val="both"/>
        <w:rPr>
          <w:del w:id="20678" w:author="Dr Mamadou SANOGO" w:date="2023-10-25T17:56:00Z"/>
          <w:color w:val="000000" w:themeColor="text1"/>
          <w:sz w:val="28"/>
          <w:szCs w:val="28"/>
          <w:rPrChange w:id="20679" w:author="Dr Mamadou SANOGO" w:date="2023-10-25T18:15:00Z">
            <w:rPr>
              <w:del w:id="20680" w:author="Dr Mamadou SANOGO" w:date="2023-10-25T17:56:00Z"/>
              <w:color w:val="000000"/>
              <w:sz w:val="28"/>
              <w:szCs w:val="28"/>
            </w:rPr>
          </w:rPrChange>
        </w:rPr>
        <w:pPrChange w:id="20681" w:author="Dr Mamadou SANOGO" w:date="2023-10-25T17:57:00Z">
          <w:pPr>
            <w:spacing w:line="240" w:lineRule="auto"/>
          </w:pPr>
        </w:pPrChange>
      </w:pPr>
    </w:p>
    <w:p w14:paraId="1CB39AD8" w14:textId="2EA07D83" w:rsidR="00564B4A" w:rsidRPr="007A4AFC" w:rsidDel="00166699" w:rsidRDefault="00564B4A">
      <w:pPr>
        <w:pStyle w:val="Titre"/>
        <w:tabs>
          <w:tab w:val="num" w:pos="-4820"/>
        </w:tabs>
        <w:spacing w:line="276" w:lineRule="auto"/>
        <w:jc w:val="both"/>
        <w:rPr>
          <w:del w:id="20682" w:author="Dr Mamadou SANOGO" w:date="2023-10-25T17:56:00Z"/>
          <w:color w:val="000000" w:themeColor="text1"/>
          <w:sz w:val="28"/>
          <w:szCs w:val="28"/>
          <w:rPrChange w:id="20683" w:author="Dr Mamadou SANOGO" w:date="2023-10-25T18:15:00Z">
            <w:rPr>
              <w:del w:id="20684" w:author="Dr Mamadou SANOGO" w:date="2023-10-25T17:56:00Z"/>
              <w:color w:val="000000"/>
              <w:sz w:val="28"/>
              <w:szCs w:val="28"/>
            </w:rPr>
          </w:rPrChange>
        </w:rPr>
        <w:pPrChange w:id="20685" w:author="Dr Mamadou SANOGO" w:date="2023-10-25T17:57:00Z">
          <w:pPr>
            <w:spacing w:line="240" w:lineRule="auto"/>
          </w:pPr>
        </w:pPrChange>
      </w:pPr>
    </w:p>
    <w:p w14:paraId="314805F8" w14:textId="5DFBCFF9" w:rsidR="00564B4A" w:rsidRPr="007A4AFC" w:rsidDel="00166699" w:rsidRDefault="00564B4A">
      <w:pPr>
        <w:pStyle w:val="Titre"/>
        <w:tabs>
          <w:tab w:val="num" w:pos="-4820"/>
        </w:tabs>
        <w:spacing w:line="276" w:lineRule="auto"/>
        <w:jc w:val="both"/>
        <w:rPr>
          <w:del w:id="20686" w:author="Dr Mamadou SANOGO" w:date="2023-10-25T17:56:00Z"/>
          <w:color w:val="000000" w:themeColor="text1"/>
          <w:sz w:val="28"/>
          <w:szCs w:val="28"/>
          <w:rPrChange w:id="20687" w:author="Dr Mamadou SANOGO" w:date="2023-10-25T18:15:00Z">
            <w:rPr>
              <w:del w:id="20688" w:author="Dr Mamadou SANOGO" w:date="2023-10-25T17:56:00Z"/>
              <w:color w:val="000000"/>
              <w:sz w:val="28"/>
              <w:szCs w:val="28"/>
            </w:rPr>
          </w:rPrChange>
        </w:rPr>
        <w:pPrChange w:id="20689" w:author="Dr Mamadou SANOGO" w:date="2023-10-25T17:57:00Z">
          <w:pPr>
            <w:spacing w:line="240" w:lineRule="auto"/>
          </w:pPr>
        </w:pPrChange>
      </w:pPr>
    </w:p>
    <w:p w14:paraId="3319C918" w14:textId="206664F1" w:rsidR="00564B4A" w:rsidRPr="007A4AFC" w:rsidDel="00166699" w:rsidRDefault="00564B4A">
      <w:pPr>
        <w:pStyle w:val="Titre"/>
        <w:tabs>
          <w:tab w:val="num" w:pos="-4820"/>
        </w:tabs>
        <w:spacing w:line="276" w:lineRule="auto"/>
        <w:jc w:val="both"/>
        <w:rPr>
          <w:del w:id="20690" w:author="Dr Mamadou SANOGO" w:date="2023-10-25T17:56:00Z"/>
          <w:color w:val="000000" w:themeColor="text1"/>
          <w:sz w:val="28"/>
          <w:szCs w:val="28"/>
          <w:rPrChange w:id="20691" w:author="Dr Mamadou SANOGO" w:date="2023-10-25T18:15:00Z">
            <w:rPr>
              <w:del w:id="20692" w:author="Dr Mamadou SANOGO" w:date="2023-10-25T17:56:00Z"/>
              <w:color w:val="000000"/>
              <w:sz w:val="28"/>
              <w:szCs w:val="28"/>
            </w:rPr>
          </w:rPrChange>
        </w:rPr>
        <w:pPrChange w:id="20693" w:author="Dr Mamadou SANOGO" w:date="2023-10-25T17:57:00Z">
          <w:pPr>
            <w:spacing w:line="240" w:lineRule="auto"/>
          </w:pPr>
        </w:pPrChange>
      </w:pPr>
    </w:p>
    <w:p w14:paraId="5FE7C6DF" w14:textId="6098FBD7" w:rsidR="00564B4A" w:rsidRPr="007A4AFC" w:rsidDel="00744A71" w:rsidRDefault="00564B4A">
      <w:pPr>
        <w:pStyle w:val="Titre"/>
        <w:tabs>
          <w:tab w:val="num" w:pos="-4820"/>
        </w:tabs>
        <w:spacing w:line="276" w:lineRule="auto"/>
        <w:jc w:val="both"/>
        <w:rPr>
          <w:del w:id="20694" w:author="Dr Mamadou SANOGO" w:date="2023-10-25T17:57:00Z"/>
          <w:rFonts w:eastAsiaTheme="minorHAnsi"/>
          <w:b w:val="0"/>
          <w:color w:val="000000" w:themeColor="text1"/>
          <w:lang w:eastAsia="en-US"/>
          <w:rPrChange w:id="20695" w:author="Dr Mamadou SANOGO" w:date="2023-10-25T18:15:00Z">
            <w:rPr>
              <w:del w:id="20696" w:author="Dr Mamadou SANOGO" w:date="2023-10-25T17:57:00Z"/>
              <w:rFonts w:eastAsiaTheme="minorHAnsi" w:cs="Times New Roman"/>
              <w:b w:val="0"/>
              <w:color w:val="auto"/>
              <w:lang w:eastAsia="en-US"/>
            </w:rPr>
          </w:rPrChange>
        </w:rPr>
        <w:pPrChange w:id="20697" w:author="Dr Mamadou SANOGO" w:date="2023-10-25T17:57:00Z">
          <w:pPr>
            <w:pStyle w:val="Titre1"/>
            <w:spacing w:before="0" w:line="240" w:lineRule="auto"/>
            <w:jc w:val="center"/>
          </w:pPr>
        </w:pPrChange>
      </w:pPr>
      <w:bookmarkStart w:id="20698" w:name="_Toc145944552"/>
      <w:del w:id="20699" w:author="Dr Mamadou SANOGO" w:date="2023-10-25T17:56:00Z">
        <w:r w:rsidRPr="007A4AFC" w:rsidDel="00166699">
          <w:rPr>
            <w:rFonts w:eastAsiaTheme="minorHAnsi"/>
            <w:b w:val="0"/>
            <w:color w:val="000000" w:themeColor="text1"/>
            <w:sz w:val="28"/>
            <w:lang w:eastAsia="en-US"/>
            <w:rPrChange w:id="20700" w:author="Dr Mamadou SANOGO" w:date="2023-10-25T18:15:00Z">
              <w:rPr>
                <w:rFonts w:eastAsiaTheme="minorHAnsi"/>
                <w:b w:val="0"/>
                <w:color w:val="2E74B5" w:themeColor="accent1" w:themeShade="BF"/>
                <w:lang w:eastAsia="en-US"/>
              </w:rPr>
            </w:rPrChange>
          </w:rPr>
          <w:delText>Annexe 22 - Referentiel-developpement-SI-CAMES 41</w:delText>
        </w:r>
      </w:del>
      <w:bookmarkEnd w:id="20698"/>
    </w:p>
    <w:bookmarkEnd w:id="3"/>
    <w:p w14:paraId="2F72BDCA" w14:textId="77777777" w:rsidR="00564B4A" w:rsidRPr="007A4AFC" w:rsidRDefault="00564B4A">
      <w:pPr>
        <w:pStyle w:val="Titre"/>
        <w:tabs>
          <w:tab w:val="num" w:pos="-4820"/>
        </w:tabs>
        <w:spacing w:line="276" w:lineRule="auto"/>
        <w:jc w:val="both"/>
        <w:rPr>
          <w:color w:val="000000" w:themeColor="text1"/>
          <w:sz w:val="28"/>
          <w:szCs w:val="28"/>
          <w:rPrChange w:id="20701" w:author="Dr Mamadou SANOGO" w:date="2023-10-25T18:15:00Z">
            <w:rPr>
              <w:color w:val="000000"/>
              <w:sz w:val="28"/>
              <w:szCs w:val="28"/>
            </w:rPr>
          </w:rPrChange>
        </w:rPr>
        <w:pPrChange w:id="20702" w:author="Dr Mamadou SANOGO" w:date="2023-10-25T17:58:00Z">
          <w:pPr>
            <w:spacing w:line="240" w:lineRule="auto"/>
          </w:pPr>
        </w:pPrChange>
      </w:pPr>
    </w:p>
    <w:sectPr w:rsidR="00564B4A" w:rsidRPr="007A4AFC"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20703" w:author="Dr Mamadou SANOGO" w:date="2023-10-27T23:57:00Z">
        <w:sectPr w:rsidR="00564B4A" w:rsidRPr="007A4AFC" w:rsidSect="00987FF2">
          <w:pgMar w:top="1417" w:right="1417" w:bottom="1417" w:left="1417"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7"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363"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1032"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103" w:author="HP" w:date="2023-10-24T00:40:00Z" w:initials="H">
    <w:p w14:paraId="6714EEDD" w14:textId="02DAA574" w:rsidR="00DB7946" w:rsidRDefault="00DB7946">
      <w:pPr>
        <w:pStyle w:val="Commentaire"/>
      </w:pPr>
      <w:r>
        <w:rPr>
          <w:rStyle w:val="Marquedecommentaire"/>
        </w:rPr>
        <w:annotationRef/>
      </w:r>
      <w:r>
        <w:t>supprimer</w:t>
      </w:r>
    </w:p>
  </w:comment>
  <w:comment w:id="1120"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156"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2427F" w14:textId="77777777" w:rsidR="00CF302E" w:rsidRDefault="00CF302E">
      <w:pPr>
        <w:spacing w:line="240" w:lineRule="auto"/>
      </w:pPr>
      <w:r>
        <w:separator/>
      </w:r>
    </w:p>
  </w:endnote>
  <w:endnote w:type="continuationSeparator" w:id="0">
    <w:p w14:paraId="47EC808C" w14:textId="77777777" w:rsidR="00CF302E" w:rsidRDefault="00CF30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4B101D" w14:textId="77777777" w:rsidR="00CF302E" w:rsidRDefault="00CF302E">
      <w:pPr>
        <w:spacing w:line="240" w:lineRule="auto"/>
      </w:pPr>
      <w:r>
        <w:separator/>
      </w:r>
    </w:p>
  </w:footnote>
  <w:footnote w:type="continuationSeparator" w:id="0">
    <w:p w14:paraId="2DEE6EF4" w14:textId="77777777" w:rsidR="00CF302E" w:rsidRDefault="00CF30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3BAA"/>
    <w:multiLevelType w:val="hybridMultilevel"/>
    <w:tmpl w:val="6BC290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E722BB"/>
    <w:multiLevelType w:val="hybridMultilevel"/>
    <w:tmpl w:val="0D66841A"/>
    <w:lvl w:ilvl="0" w:tplc="35928B38">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4CE651C1"/>
    <w:multiLevelType w:val="hybridMultilevel"/>
    <w:tmpl w:val="522259CC"/>
    <w:lvl w:ilvl="0" w:tplc="040C0001">
      <w:start w:val="1"/>
      <w:numFmt w:val="bullet"/>
      <w:lvlText w:val=""/>
      <w:lvlJc w:val="left"/>
      <w:pPr>
        <w:tabs>
          <w:tab w:val="num" w:pos="1080"/>
        </w:tabs>
        <w:ind w:left="1080" w:hanging="360"/>
      </w:pPr>
      <w:rPr>
        <w:rFonts w:ascii="Symbol" w:hAnsi="Symbol" w:hint="default"/>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3"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0"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30"/>
  </w:num>
  <w:num w:numId="3" w16cid:durableId="1260528020">
    <w:abstractNumId w:val="41"/>
  </w:num>
  <w:num w:numId="4" w16cid:durableId="1473400819">
    <w:abstractNumId w:val="18"/>
  </w:num>
  <w:num w:numId="5" w16cid:durableId="237134562">
    <w:abstractNumId w:val="10"/>
  </w:num>
  <w:num w:numId="6" w16cid:durableId="1425568982">
    <w:abstractNumId w:val="22"/>
  </w:num>
  <w:num w:numId="7" w16cid:durableId="244807662">
    <w:abstractNumId w:val="8"/>
  </w:num>
  <w:num w:numId="8" w16cid:durableId="1417286802">
    <w:abstractNumId w:val="43"/>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4"/>
  </w:num>
  <w:num w:numId="14" w16cid:durableId="56243574">
    <w:abstractNumId w:val="21"/>
  </w:num>
  <w:num w:numId="15" w16cid:durableId="1997565505">
    <w:abstractNumId w:val="46"/>
  </w:num>
  <w:num w:numId="16" w16cid:durableId="16777455">
    <w:abstractNumId w:val="3"/>
  </w:num>
  <w:num w:numId="17" w16cid:durableId="1258951179">
    <w:abstractNumId w:val="39"/>
  </w:num>
  <w:num w:numId="18" w16cid:durableId="1203908820">
    <w:abstractNumId w:val="28"/>
  </w:num>
  <w:num w:numId="19" w16cid:durableId="21438166">
    <w:abstractNumId w:val="38"/>
  </w:num>
  <w:num w:numId="20" w16cid:durableId="218521712">
    <w:abstractNumId w:val="32"/>
  </w:num>
  <w:num w:numId="21" w16cid:durableId="536550747">
    <w:abstractNumId w:val="45"/>
  </w:num>
  <w:num w:numId="22" w16cid:durableId="279190173">
    <w:abstractNumId w:val="42"/>
  </w:num>
  <w:num w:numId="23" w16cid:durableId="21590082">
    <w:abstractNumId w:val="34"/>
  </w:num>
  <w:num w:numId="24" w16cid:durableId="904993291">
    <w:abstractNumId w:val="25"/>
  </w:num>
  <w:num w:numId="25" w16cid:durableId="1148134747">
    <w:abstractNumId w:val="44"/>
  </w:num>
  <w:num w:numId="26" w16cid:durableId="424962509">
    <w:abstractNumId w:val="16"/>
  </w:num>
  <w:num w:numId="27" w16cid:durableId="554509962">
    <w:abstractNumId w:val="20"/>
  </w:num>
  <w:num w:numId="28" w16cid:durableId="136000460">
    <w:abstractNumId w:val="5"/>
  </w:num>
  <w:num w:numId="29" w16cid:durableId="568199669">
    <w:abstractNumId w:val="31"/>
  </w:num>
  <w:num w:numId="30" w16cid:durableId="1630361435">
    <w:abstractNumId w:val="47"/>
  </w:num>
  <w:num w:numId="31" w16cid:durableId="2104644371">
    <w:abstractNumId w:val="15"/>
  </w:num>
  <w:num w:numId="32" w16cid:durableId="1012949532">
    <w:abstractNumId w:val="48"/>
  </w:num>
  <w:num w:numId="33" w16cid:durableId="169151048">
    <w:abstractNumId w:val="29"/>
  </w:num>
  <w:num w:numId="34" w16cid:durableId="107623278">
    <w:abstractNumId w:val="1"/>
  </w:num>
  <w:num w:numId="35" w16cid:durableId="459038648">
    <w:abstractNumId w:val="33"/>
  </w:num>
  <w:num w:numId="36" w16cid:durableId="1981687442">
    <w:abstractNumId w:val="14"/>
  </w:num>
  <w:num w:numId="37" w16cid:durableId="1998800281">
    <w:abstractNumId w:val="23"/>
  </w:num>
  <w:num w:numId="38" w16cid:durableId="1823767043">
    <w:abstractNumId w:val="4"/>
  </w:num>
  <w:num w:numId="39" w16cid:durableId="1228152182">
    <w:abstractNumId w:val="17"/>
  </w:num>
  <w:num w:numId="40" w16cid:durableId="1676767498">
    <w:abstractNumId w:val="35"/>
  </w:num>
  <w:num w:numId="41" w16cid:durableId="1427194714">
    <w:abstractNumId w:val="37"/>
  </w:num>
  <w:num w:numId="42" w16cid:durableId="101539395">
    <w:abstractNumId w:val="36"/>
  </w:num>
  <w:num w:numId="43" w16cid:durableId="461315706">
    <w:abstractNumId w:val="40"/>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 w:numId="49" w16cid:durableId="1548839688">
    <w:abstractNumId w:val="7"/>
  </w:num>
  <w:num w:numId="50" w16cid:durableId="2005429736">
    <w:abstractNumId w:val="19"/>
  </w:num>
  <w:num w:numId="51" w16cid:durableId="567302798">
    <w:abstractNumId w:val="26"/>
  </w:num>
  <w:num w:numId="52" w16cid:durableId="1142042607">
    <w:abstractNumId w:val="2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rson w15:author="HP">
    <w15:presenceInfo w15:providerId="None" w15:userId="HP"/>
  </w15:person>
  <w15:person w15:author="Cauris Cosmetics">
    <w15:presenceInfo w15:providerId="None" w15:userId="Cauris Cosmeti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6C83"/>
    <w:rsid w:val="00051F52"/>
    <w:rsid w:val="00052F11"/>
    <w:rsid w:val="00054DA6"/>
    <w:rsid w:val="00057112"/>
    <w:rsid w:val="00057D11"/>
    <w:rsid w:val="00061047"/>
    <w:rsid w:val="0006187E"/>
    <w:rsid w:val="00064688"/>
    <w:rsid w:val="00071E38"/>
    <w:rsid w:val="000813CD"/>
    <w:rsid w:val="00085DEF"/>
    <w:rsid w:val="0009055C"/>
    <w:rsid w:val="00093146"/>
    <w:rsid w:val="000942C6"/>
    <w:rsid w:val="000A1CB2"/>
    <w:rsid w:val="000A4C69"/>
    <w:rsid w:val="000B0589"/>
    <w:rsid w:val="000B1CA4"/>
    <w:rsid w:val="000B2981"/>
    <w:rsid w:val="000B30AE"/>
    <w:rsid w:val="000B75CF"/>
    <w:rsid w:val="000B7D10"/>
    <w:rsid w:val="000C51E9"/>
    <w:rsid w:val="000C7290"/>
    <w:rsid w:val="000D0918"/>
    <w:rsid w:val="000D0CA4"/>
    <w:rsid w:val="000D42C2"/>
    <w:rsid w:val="000D43AF"/>
    <w:rsid w:val="000D46CF"/>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94E"/>
    <w:rsid w:val="00140A0F"/>
    <w:rsid w:val="00142396"/>
    <w:rsid w:val="001435A4"/>
    <w:rsid w:val="001459BA"/>
    <w:rsid w:val="001462E4"/>
    <w:rsid w:val="00150F4C"/>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1E45"/>
    <w:rsid w:val="0019202F"/>
    <w:rsid w:val="00195A05"/>
    <w:rsid w:val="00196C90"/>
    <w:rsid w:val="001B1C9C"/>
    <w:rsid w:val="001B374B"/>
    <w:rsid w:val="001B5F06"/>
    <w:rsid w:val="001C0A10"/>
    <w:rsid w:val="001C11BC"/>
    <w:rsid w:val="001C20B8"/>
    <w:rsid w:val="001C26DB"/>
    <w:rsid w:val="001C5889"/>
    <w:rsid w:val="001C5F61"/>
    <w:rsid w:val="001D02C1"/>
    <w:rsid w:val="001D0D1E"/>
    <w:rsid w:val="001D7F51"/>
    <w:rsid w:val="001E0C46"/>
    <w:rsid w:val="001E35DA"/>
    <w:rsid w:val="001E3C4F"/>
    <w:rsid w:val="001E40CF"/>
    <w:rsid w:val="001F003D"/>
    <w:rsid w:val="001F195E"/>
    <w:rsid w:val="001F2DC8"/>
    <w:rsid w:val="001F3FE9"/>
    <w:rsid w:val="001F5DEB"/>
    <w:rsid w:val="001F6BDA"/>
    <w:rsid w:val="00206DBA"/>
    <w:rsid w:val="002156C4"/>
    <w:rsid w:val="00215FCD"/>
    <w:rsid w:val="002179BA"/>
    <w:rsid w:val="00232B19"/>
    <w:rsid w:val="00233B06"/>
    <w:rsid w:val="00235649"/>
    <w:rsid w:val="00244620"/>
    <w:rsid w:val="00245596"/>
    <w:rsid w:val="00245AF5"/>
    <w:rsid w:val="002460E4"/>
    <w:rsid w:val="00250CA2"/>
    <w:rsid w:val="00255A91"/>
    <w:rsid w:val="0025616D"/>
    <w:rsid w:val="00256427"/>
    <w:rsid w:val="00257850"/>
    <w:rsid w:val="00257DB4"/>
    <w:rsid w:val="002618AF"/>
    <w:rsid w:val="00265669"/>
    <w:rsid w:val="002725C8"/>
    <w:rsid w:val="0027496F"/>
    <w:rsid w:val="00275814"/>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7A6"/>
    <w:rsid w:val="002C488E"/>
    <w:rsid w:val="002C765D"/>
    <w:rsid w:val="002D0E85"/>
    <w:rsid w:val="002D3BE0"/>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4298"/>
    <w:rsid w:val="00346B31"/>
    <w:rsid w:val="003471BE"/>
    <w:rsid w:val="00350873"/>
    <w:rsid w:val="00356A0A"/>
    <w:rsid w:val="00356D2D"/>
    <w:rsid w:val="00364C76"/>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1DD7"/>
    <w:rsid w:val="003C5A1D"/>
    <w:rsid w:val="003C6082"/>
    <w:rsid w:val="003D1BC8"/>
    <w:rsid w:val="003D3356"/>
    <w:rsid w:val="003D773D"/>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53DC"/>
    <w:rsid w:val="004166D7"/>
    <w:rsid w:val="00416F27"/>
    <w:rsid w:val="00424982"/>
    <w:rsid w:val="00425527"/>
    <w:rsid w:val="00427351"/>
    <w:rsid w:val="004328ED"/>
    <w:rsid w:val="00433617"/>
    <w:rsid w:val="00436A35"/>
    <w:rsid w:val="0043738F"/>
    <w:rsid w:val="00451A2E"/>
    <w:rsid w:val="004523FF"/>
    <w:rsid w:val="00454D05"/>
    <w:rsid w:val="00457CDB"/>
    <w:rsid w:val="0046050D"/>
    <w:rsid w:val="00461D04"/>
    <w:rsid w:val="00465A93"/>
    <w:rsid w:val="00473AED"/>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639F"/>
    <w:rsid w:val="004B7510"/>
    <w:rsid w:val="004C5288"/>
    <w:rsid w:val="004C658D"/>
    <w:rsid w:val="004C6652"/>
    <w:rsid w:val="004C6A6B"/>
    <w:rsid w:val="004C7E01"/>
    <w:rsid w:val="004D19FB"/>
    <w:rsid w:val="004D25A6"/>
    <w:rsid w:val="004D3001"/>
    <w:rsid w:val="004D42E9"/>
    <w:rsid w:val="004D676A"/>
    <w:rsid w:val="004D7517"/>
    <w:rsid w:val="004E0295"/>
    <w:rsid w:val="004E1847"/>
    <w:rsid w:val="004E1BBE"/>
    <w:rsid w:val="004E2D14"/>
    <w:rsid w:val="004E3D2C"/>
    <w:rsid w:val="004E3F3D"/>
    <w:rsid w:val="004E4F13"/>
    <w:rsid w:val="004E76BC"/>
    <w:rsid w:val="004F2064"/>
    <w:rsid w:val="004F500D"/>
    <w:rsid w:val="004F617C"/>
    <w:rsid w:val="00502781"/>
    <w:rsid w:val="00502B5E"/>
    <w:rsid w:val="0050424B"/>
    <w:rsid w:val="00504A50"/>
    <w:rsid w:val="0051067B"/>
    <w:rsid w:val="0051561A"/>
    <w:rsid w:val="005160FA"/>
    <w:rsid w:val="00524F4B"/>
    <w:rsid w:val="00530DAD"/>
    <w:rsid w:val="00531AEE"/>
    <w:rsid w:val="00534F19"/>
    <w:rsid w:val="00536149"/>
    <w:rsid w:val="005417EE"/>
    <w:rsid w:val="00544BB5"/>
    <w:rsid w:val="00546B7E"/>
    <w:rsid w:val="00551F81"/>
    <w:rsid w:val="005535E3"/>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3452"/>
    <w:rsid w:val="005A41F5"/>
    <w:rsid w:val="005A55FB"/>
    <w:rsid w:val="005A69DD"/>
    <w:rsid w:val="005A6B75"/>
    <w:rsid w:val="005B471C"/>
    <w:rsid w:val="005B4D72"/>
    <w:rsid w:val="005B7996"/>
    <w:rsid w:val="005C1C87"/>
    <w:rsid w:val="005C2882"/>
    <w:rsid w:val="005C42AA"/>
    <w:rsid w:val="005D1680"/>
    <w:rsid w:val="005D1BB7"/>
    <w:rsid w:val="005D4C64"/>
    <w:rsid w:val="005D6B34"/>
    <w:rsid w:val="005E4B82"/>
    <w:rsid w:val="005E531F"/>
    <w:rsid w:val="005E6CD6"/>
    <w:rsid w:val="005F543B"/>
    <w:rsid w:val="005F5B81"/>
    <w:rsid w:val="0060256B"/>
    <w:rsid w:val="00602E95"/>
    <w:rsid w:val="00606C96"/>
    <w:rsid w:val="0061314F"/>
    <w:rsid w:val="00613995"/>
    <w:rsid w:val="006139CF"/>
    <w:rsid w:val="00614BED"/>
    <w:rsid w:val="00614D94"/>
    <w:rsid w:val="00617E60"/>
    <w:rsid w:val="00624C54"/>
    <w:rsid w:val="006304E5"/>
    <w:rsid w:val="00631BF4"/>
    <w:rsid w:val="006350A6"/>
    <w:rsid w:val="00642B00"/>
    <w:rsid w:val="00643698"/>
    <w:rsid w:val="00643B7B"/>
    <w:rsid w:val="00645E27"/>
    <w:rsid w:val="00647544"/>
    <w:rsid w:val="00647FCD"/>
    <w:rsid w:val="0065256F"/>
    <w:rsid w:val="00655A94"/>
    <w:rsid w:val="0065638E"/>
    <w:rsid w:val="0065696D"/>
    <w:rsid w:val="00656BD3"/>
    <w:rsid w:val="00657D0F"/>
    <w:rsid w:val="00660D40"/>
    <w:rsid w:val="00661623"/>
    <w:rsid w:val="006622F0"/>
    <w:rsid w:val="00665425"/>
    <w:rsid w:val="00666FF3"/>
    <w:rsid w:val="0067089C"/>
    <w:rsid w:val="00670DF7"/>
    <w:rsid w:val="0067406A"/>
    <w:rsid w:val="006778CD"/>
    <w:rsid w:val="00683B98"/>
    <w:rsid w:val="00686F93"/>
    <w:rsid w:val="00691857"/>
    <w:rsid w:val="0069288E"/>
    <w:rsid w:val="00693568"/>
    <w:rsid w:val="00694374"/>
    <w:rsid w:val="006946EE"/>
    <w:rsid w:val="006955C9"/>
    <w:rsid w:val="006A1229"/>
    <w:rsid w:val="006A5EC9"/>
    <w:rsid w:val="006A62F4"/>
    <w:rsid w:val="006B588B"/>
    <w:rsid w:val="006B649D"/>
    <w:rsid w:val="006C30A1"/>
    <w:rsid w:val="006C5E5B"/>
    <w:rsid w:val="006D00D7"/>
    <w:rsid w:val="006D3A72"/>
    <w:rsid w:val="006D5FC5"/>
    <w:rsid w:val="006E0DEF"/>
    <w:rsid w:val="006E33E2"/>
    <w:rsid w:val="006E7AE6"/>
    <w:rsid w:val="006F0C29"/>
    <w:rsid w:val="006F262D"/>
    <w:rsid w:val="006F4747"/>
    <w:rsid w:val="006F48A1"/>
    <w:rsid w:val="006F5C20"/>
    <w:rsid w:val="0070110E"/>
    <w:rsid w:val="007124F1"/>
    <w:rsid w:val="00714132"/>
    <w:rsid w:val="00723471"/>
    <w:rsid w:val="0073029F"/>
    <w:rsid w:val="00730BE3"/>
    <w:rsid w:val="00730DF8"/>
    <w:rsid w:val="00732071"/>
    <w:rsid w:val="00741A46"/>
    <w:rsid w:val="00744A71"/>
    <w:rsid w:val="0075133A"/>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3D03"/>
    <w:rsid w:val="007A4AFC"/>
    <w:rsid w:val="007A6525"/>
    <w:rsid w:val="007A78D6"/>
    <w:rsid w:val="007A7BE8"/>
    <w:rsid w:val="007B0430"/>
    <w:rsid w:val="007B4390"/>
    <w:rsid w:val="007B4438"/>
    <w:rsid w:val="007B5A6C"/>
    <w:rsid w:val="007C216D"/>
    <w:rsid w:val="007C313F"/>
    <w:rsid w:val="007C4B58"/>
    <w:rsid w:val="007C5D17"/>
    <w:rsid w:val="007D0487"/>
    <w:rsid w:val="007D2AAC"/>
    <w:rsid w:val="007E06CE"/>
    <w:rsid w:val="007E6DDF"/>
    <w:rsid w:val="007E752C"/>
    <w:rsid w:val="007F1F7E"/>
    <w:rsid w:val="007F2931"/>
    <w:rsid w:val="007F3482"/>
    <w:rsid w:val="00801E13"/>
    <w:rsid w:val="00803A8B"/>
    <w:rsid w:val="00822F07"/>
    <w:rsid w:val="00825C5F"/>
    <w:rsid w:val="008266CC"/>
    <w:rsid w:val="00832A62"/>
    <w:rsid w:val="0083370B"/>
    <w:rsid w:val="00833AE3"/>
    <w:rsid w:val="008369B8"/>
    <w:rsid w:val="008373EA"/>
    <w:rsid w:val="00837877"/>
    <w:rsid w:val="0084271A"/>
    <w:rsid w:val="00843B01"/>
    <w:rsid w:val="00845EAD"/>
    <w:rsid w:val="008506EC"/>
    <w:rsid w:val="00850B2D"/>
    <w:rsid w:val="00851019"/>
    <w:rsid w:val="00854844"/>
    <w:rsid w:val="00863E8A"/>
    <w:rsid w:val="00874D4A"/>
    <w:rsid w:val="00875B18"/>
    <w:rsid w:val="00876D2B"/>
    <w:rsid w:val="008818D9"/>
    <w:rsid w:val="00884CB5"/>
    <w:rsid w:val="00885FD1"/>
    <w:rsid w:val="008860C2"/>
    <w:rsid w:val="0088685D"/>
    <w:rsid w:val="00887FDF"/>
    <w:rsid w:val="0089472C"/>
    <w:rsid w:val="008A014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D1EE7"/>
    <w:rsid w:val="008D25B2"/>
    <w:rsid w:val="008F0B7B"/>
    <w:rsid w:val="008F18D3"/>
    <w:rsid w:val="008F199C"/>
    <w:rsid w:val="008F2EA1"/>
    <w:rsid w:val="008F3FCA"/>
    <w:rsid w:val="008F656D"/>
    <w:rsid w:val="009013B0"/>
    <w:rsid w:val="0090395B"/>
    <w:rsid w:val="009047AD"/>
    <w:rsid w:val="00904C8C"/>
    <w:rsid w:val="0090630A"/>
    <w:rsid w:val="009078FF"/>
    <w:rsid w:val="009116D5"/>
    <w:rsid w:val="00912210"/>
    <w:rsid w:val="009123AD"/>
    <w:rsid w:val="009128F6"/>
    <w:rsid w:val="00913B4E"/>
    <w:rsid w:val="009174FB"/>
    <w:rsid w:val="00917D14"/>
    <w:rsid w:val="00920793"/>
    <w:rsid w:val="00920818"/>
    <w:rsid w:val="00920F22"/>
    <w:rsid w:val="0093658A"/>
    <w:rsid w:val="00936F81"/>
    <w:rsid w:val="0093710E"/>
    <w:rsid w:val="00942C56"/>
    <w:rsid w:val="00943711"/>
    <w:rsid w:val="00945446"/>
    <w:rsid w:val="009530CF"/>
    <w:rsid w:val="0095395A"/>
    <w:rsid w:val="009541EC"/>
    <w:rsid w:val="0095612C"/>
    <w:rsid w:val="0096036C"/>
    <w:rsid w:val="009642EC"/>
    <w:rsid w:val="009668A8"/>
    <w:rsid w:val="009668D3"/>
    <w:rsid w:val="00966B80"/>
    <w:rsid w:val="009727C1"/>
    <w:rsid w:val="00972E19"/>
    <w:rsid w:val="00975B74"/>
    <w:rsid w:val="00976140"/>
    <w:rsid w:val="009779BA"/>
    <w:rsid w:val="00986B6E"/>
    <w:rsid w:val="00986F8E"/>
    <w:rsid w:val="0098741E"/>
    <w:rsid w:val="00987FF2"/>
    <w:rsid w:val="00992464"/>
    <w:rsid w:val="00992FFE"/>
    <w:rsid w:val="009A1D55"/>
    <w:rsid w:val="009A274F"/>
    <w:rsid w:val="009A2FB6"/>
    <w:rsid w:val="009A3C83"/>
    <w:rsid w:val="009A444C"/>
    <w:rsid w:val="009A5A2C"/>
    <w:rsid w:val="009A5A41"/>
    <w:rsid w:val="009A7B91"/>
    <w:rsid w:val="009B242A"/>
    <w:rsid w:val="009B6DB8"/>
    <w:rsid w:val="009C4D39"/>
    <w:rsid w:val="009C68E3"/>
    <w:rsid w:val="009C7321"/>
    <w:rsid w:val="009C7542"/>
    <w:rsid w:val="009D0E38"/>
    <w:rsid w:val="009D281C"/>
    <w:rsid w:val="009D2C9E"/>
    <w:rsid w:val="009E412B"/>
    <w:rsid w:val="009E592E"/>
    <w:rsid w:val="009E5F7C"/>
    <w:rsid w:val="009E62E8"/>
    <w:rsid w:val="009F328A"/>
    <w:rsid w:val="00A032B8"/>
    <w:rsid w:val="00A04F82"/>
    <w:rsid w:val="00A07EA5"/>
    <w:rsid w:val="00A11B94"/>
    <w:rsid w:val="00A17646"/>
    <w:rsid w:val="00A209C6"/>
    <w:rsid w:val="00A33868"/>
    <w:rsid w:val="00A40852"/>
    <w:rsid w:val="00A42DD2"/>
    <w:rsid w:val="00A47334"/>
    <w:rsid w:val="00A52177"/>
    <w:rsid w:val="00A544BC"/>
    <w:rsid w:val="00A552C4"/>
    <w:rsid w:val="00A55904"/>
    <w:rsid w:val="00A56091"/>
    <w:rsid w:val="00A56097"/>
    <w:rsid w:val="00A562CA"/>
    <w:rsid w:val="00A57173"/>
    <w:rsid w:val="00A571D6"/>
    <w:rsid w:val="00A60665"/>
    <w:rsid w:val="00A633E3"/>
    <w:rsid w:val="00A63BD7"/>
    <w:rsid w:val="00A74F80"/>
    <w:rsid w:val="00A75F71"/>
    <w:rsid w:val="00A766F5"/>
    <w:rsid w:val="00A81256"/>
    <w:rsid w:val="00A84353"/>
    <w:rsid w:val="00A84C94"/>
    <w:rsid w:val="00A87D91"/>
    <w:rsid w:val="00A87F92"/>
    <w:rsid w:val="00A906A8"/>
    <w:rsid w:val="00A90F2C"/>
    <w:rsid w:val="00A94E3F"/>
    <w:rsid w:val="00A966B4"/>
    <w:rsid w:val="00AA0853"/>
    <w:rsid w:val="00AA6001"/>
    <w:rsid w:val="00AA72DB"/>
    <w:rsid w:val="00AA77F0"/>
    <w:rsid w:val="00AB2168"/>
    <w:rsid w:val="00AB637E"/>
    <w:rsid w:val="00AC50F1"/>
    <w:rsid w:val="00AC602F"/>
    <w:rsid w:val="00AD01B7"/>
    <w:rsid w:val="00AD0460"/>
    <w:rsid w:val="00AD42F4"/>
    <w:rsid w:val="00AE13A4"/>
    <w:rsid w:val="00AE447E"/>
    <w:rsid w:val="00AE4517"/>
    <w:rsid w:val="00AE7D46"/>
    <w:rsid w:val="00AF45E8"/>
    <w:rsid w:val="00AF4E06"/>
    <w:rsid w:val="00B049CA"/>
    <w:rsid w:val="00B05772"/>
    <w:rsid w:val="00B0795C"/>
    <w:rsid w:val="00B163D4"/>
    <w:rsid w:val="00B319BE"/>
    <w:rsid w:val="00B34252"/>
    <w:rsid w:val="00B35482"/>
    <w:rsid w:val="00B41DB9"/>
    <w:rsid w:val="00B428AC"/>
    <w:rsid w:val="00B43097"/>
    <w:rsid w:val="00B50346"/>
    <w:rsid w:val="00B54890"/>
    <w:rsid w:val="00B57397"/>
    <w:rsid w:val="00B57DA0"/>
    <w:rsid w:val="00B650BF"/>
    <w:rsid w:val="00B6588F"/>
    <w:rsid w:val="00B7110E"/>
    <w:rsid w:val="00B71ECB"/>
    <w:rsid w:val="00B72460"/>
    <w:rsid w:val="00B73119"/>
    <w:rsid w:val="00B7647B"/>
    <w:rsid w:val="00B77272"/>
    <w:rsid w:val="00B853B7"/>
    <w:rsid w:val="00B865FD"/>
    <w:rsid w:val="00B91B6E"/>
    <w:rsid w:val="00B9438D"/>
    <w:rsid w:val="00B968FF"/>
    <w:rsid w:val="00BA2C22"/>
    <w:rsid w:val="00BA43C0"/>
    <w:rsid w:val="00BA4838"/>
    <w:rsid w:val="00BA74A3"/>
    <w:rsid w:val="00BB1A7A"/>
    <w:rsid w:val="00BB4D4A"/>
    <w:rsid w:val="00BC40FC"/>
    <w:rsid w:val="00BC48FF"/>
    <w:rsid w:val="00BC53AC"/>
    <w:rsid w:val="00BC7C44"/>
    <w:rsid w:val="00BD2219"/>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55D2"/>
    <w:rsid w:val="00C365A9"/>
    <w:rsid w:val="00C370A9"/>
    <w:rsid w:val="00C37A96"/>
    <w:rsid w:val="00C44609"/>
    <w:rsid w:val="00C476FC"/>
    <w:rsid w:val="00C57403"/>
    <w:rsid w:val="00C63108"/>
    <w:rsid w:val="00C6348F"/>
    <w:rsid w:val="00C63659"/>
    <w:rsid w:val="00C668E7"/>
    <w:rsid w:val="00C71771"/>
    <w:rsid w:val="00C735E1"/>
    <w:rsid w:val="00C75807"/>
    <w:rsid w:val="00C76DF7"/>
    <w:rsid w:val="00C77069"/>
    <w:rsid w:val="00C81740"/>
    <w:rsid w:val="00C83076"/>
    <w:rsid w:val="00C83D5F"/>
    <w:rsid w:val="00C85B44"/>
    <w:rsid w:val="00C861C1"/>
    <w:rsid w:val="00C87FDF"/>
    <w:rsid w:val="00C96263"/>
    <w:rsid w:val="00CA033A"/>
    <w:rsid w:val="00CA1DE1"/>
    <w:rsid w:val="00CA3921"/>
    <w:rsid w:val="00CA642D"/>
    <w:rsid w:val="00CA6A2B"/>
    <w:rsid w:val="00CA7DE5"/>
    <w:rsid w:val="00CB3C42"/>
    <w:rsid w:val="00CB3FC8"/>
    <w:rsid w:val="00CC1D44"/>
    <w:rsid w:val="00CC3BA2"/>
    <w:rsid w:val="00CD280C"/>
    <w:rsid w:val="00CD42C6"/>
    <w:rsid w:val="00CD6F3C"/>
    <w:rsid w:val="00CE6CD2"/>
    <w:rsid w:val="00CF143D"/>
    <w:rsid w:val="00CF17A4"/>
    <w:rsid w:val="00CF302E"/>
    <w:rsid w:val="00CF3874"/>
    <w:rsid w:val="00CF4BC0"/>
    <w:rsid w:val="00CF7972"/>
    <w:rsid w:val="00D00F57"/>
    <w:rsid w:val="00D01419"/>
    <w:rsid w:val="00D02BE3"/>
    <w:rsid w:val="00D04538"/>
    <w:rsid w:val="00D06692"/>
    <w:rsid w:val="00D068D6"/>
    <w:rsid w:val="00D141F7"/>
    <w:rsid w:val="00D143FA"/>
    <w:rsid w:val="00D15DE2"/>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16A"/>
    <w:rsid w:val="00D71E27"/>
    <w:rsid w:val="00D73D92"/>
    <w:rsid w:val="00D763AB"/>
    <w:rsid w:val="00D81BFF"/>
    <w:rsid w:val="00D8264D"/>
    <w:rsid w:val="00D84DCE"/>
    <w:rsid w:val="00D97F95"/>
    <w:rsid w:val="00DA0D19"/>
    <w:rsid w:val="00DA5F0A"/>
    <w:rsid w:val="00DA7BA7"/>
    <w:rsid w:val="00DB0881"/>
    <w:rsid w:val="00DB252F"/>
    <w:rsid w:val="00DB4931"/>
    <w:rsid w:val="00DB7946"/>
    <w:rsid w:val="00DC0ED3"/>
    <w:rsid w:val="00DC336A"/>
    <w:rsid w:val="00DC5906"/>
    <w:rsid w:val="00DC67FB"/>
    <w:rsid w:val="00DD12D5"/>
    <w:rsid w:val="00DD78EF"/>
    <w:rsid w:val="00DE05A1"/>
    <w:rsid w:val="00DE280E"/>
    <w:rsid w:val="00DE40F0"/>
    <w:rsid w:val="00DE5913"/>
    <w:rsid w:val="00DE6BAB"/>
    <w:rsid w:val="00DF0277"/>
    <w:rsid w:val="00DF2CBC"/>
    <w:rsid w:val="00DF32AB"/>
    <w:rsid w:val="00DF7724"/>
    <w:rsid w:val="00E0276B"/>
    <w:rsid w:val="00E04C57"/>
    <w:rsid w:val="00E06071"/>
    <w:rsid w:val="00E11A1F"/>
    <w:rsid w:val="00E162A2"/>
    <w:rsid w:val="00E179A8"/>
    <w:rsid w:val="00E2431F"/>
    <w:rsid w:val="00E27094"/>
    <w:rsid w:val="00E276E4"/>
    <w:rsid w:val="00E27AAB"/>
    <w:rsid w:val="00E30EDF"/>
    <w:rsid w:val="00E342A1"/>
    <w:rsid w:val="00E348AC"/>
    <w:rsid w:val="00E40766"/>
    <w:rsid w:val="00E42DBE"/>
    <w:rsid w:val="00E46778"/>
    <w:rsid w:val="00E47827"/>
    <w:rsid w:val="00E47974"/>
    <w:rsid w:val="00E57056"/>
    <w:rsid w:val="00E57D6B"/>
    <w:rsid w:val="00E60231"/>
    <w:rsid w:val="00E60957"/>
    <w:rsid w:val="00E61314"/>
    <w:rsid w:val="00E62B60"/>
    <w:rsid w:val="00E67C42"/>
    <w:rsid w:val="00E700A3"/>
    <w:rsid w:val="00E72753"/>
    <w:rsid w:val="00E75176"/>
    <w:rsid w:val="00E76021"/>
    <w:rsid w:val="00E77573"/>
    <w:rsid w:val="00E83367"/>
    <w:rsid w:val="00E900C2"/>
    <w:rsid w:val="00E91647"/>
    <w:rsid w:val="00E97DB1"/>
    <w:rsid w:val="00EA028C"/>
    <w:rsid w:val="00EA40A4"/>
    <w:rsid w:val="00EA6AEE"/>
    <w:rsid w:val="00EB7ACA"/>
    <w:rsid w:val="00EC0D64"/>
    <w:rsid w:val="00EC13EB"/>
    <w:rsid w:val="00EC6207"/>
    <w:rsid w:val="00ED2669"/>
    <w:rsid w:val="00ED42A2"/>
    <w:rsid w:val="00ED560C"/>
    <w:rsid w:val="00ED5FF5"/>
    <w:rsid w:val="00EE103B"/>
    <w:rsid w:val="00EE17DC"/>
    <w:rsid w:val="00EE2F73"/>
    <w:rsid w:val="00EE4165"/>
    <w:rsid w:val="00EE7D6B"/>
    <w:rsid w:val="00EF0F74"/>
    <w:rsid w:val="00EF1121"/>
    <w:rsid w:val="00EF242C"/>
    <w:rsid w:val="00EF28CE"/>
    <w:rsid w:val="00EF55F4"/>
    <w:rsid w:val="00EF605A"/>
    <w:rsid w:val="00EF7F25"/>
    <w:rsid w:val="00F06C07"/>
    <w:rsid w:val="00F076C8"/>
    <w:rsid w:val="00F126F4"/>
    <w:rsid w:val="00F15F12"/>
    <w:rsid w:val="00F212E3"/>
    <w:rsid w:val="00F2555C"/>
    <w:rsid w:val="00F25C2C"/>
    <w:rsid w:val="00F311A0"/>
    <w:rsid w:val="00F311D8"/>
    <w:rsid w:val="00F36C19"/>
    <w:rsid w:val="00F40178"/>
    <w:rsid w:val="00F40FFD"/>
    <w:rsid w:val="00F434D4"/>
    <w:rsid w:val="00F45E3B"/>
    <w:rsid w:val="00F46E5D"/>
    <w:rsid w:val="00F46FC7"/>
    <w:rsid w:val="00F5096F"/>
    <w:rsid w:val="00F5297E"/>
    <w:rsid w:val="00F55417"/>
    <w:rsid w:val="00F57E78"/>
    <w:rsid w:val="00F615E2"/>
    <w:rsid w:val="00F63E98"/>
    <w:rsid w:val="00F708EB"/>
    <w:rsid w:val="00F70B50"/>
    <w:rsid w:val="00F71AB2"/>
    <w:rsid w:val="00F7219B"/>
    <w:rsid w:val="00F72558"/>
    <w:rsid w:val="00F726F1"/>
    <w:rsid w:val="00F8156B"/>
    <w:rsid w:val="00F81F1A"/>
    <w:rsid w:val="00F84391"/>
    <w:rsid w:val="00F843F3"/>
    <w:rsid w:val="00F87B9E"/>
    <w:rsid w:val="00F972AB"/>
    <w:rsid w:val="00FA0038"/>
    <w:rsid w:val="00FA0C54"/>
    <w:rsid w:val="00FA173A"/>
    <w:rsid w:val="00FB3A7C"/>
    <w:rsid w:val="00FB7402"/>
    <w:rsid w:val="00FC03F8"/>
    <w:rsid w:val="00FC4946"/>
    <w:rsid w:val="00FD06DC"/>
    <w:rsid w:val="00FD1149"/>
    <w:rsid w:val="00FE2E78"/>
    <w:rsid w:val="00FE3051"/>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9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458577081">
      <w:bodyDiv w:val="1"/>
      <w:marLeft w:val="0"/>
      <w:marRight w:val="0"/>
      <w:marTop w:val="0"/>
      <w:marBottom w:val="0"/>
      <w:divBdr>
        <w:top w:val="none" w:sz="0" w:space="0" w:color="auto"/>
        <w:left w:val="none" w:sz="0" w:space="0" w:color="auto"/>
        <w:bottom w:val="none" w:sz="0" w:space="0" w:color="auto"/>
        <w:right w:val="none" w:sz="0" w:space="0" w:color="auto"/>
      </w:divBdr>
    </w:div>
    <w:div w:id="777257267">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932401437">
      <w:bodyDiv w:val="1"/>
      <w:marLeft w:val="0"/>
      <w:marRight w:val="0"/>
      <w:marTop w:val="0"/>
      <w:marBottom w:val="0"/>
      <w:divBdr>
        <w:top w:val="none" w:sz="0" w:space="0" w:color="auto"/>
        <w:left w:val="none" w:sz="0" w:space="0" w:color="auto"/>
        <w:bottom w:val="none" w:sz="0" w:space="0" w:color="auto"/>
        <w:right w:val="none" w:sz="0" w:space="0" w:color="auto"/>
      </w:divBdr>
    </w:div>
    <w:div w:id="1043283939">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583490643">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665553127">
      <w:bodyDiv w:val="1"/>
      <w:marLeft w:val="0"/>
      <w:marRight w:val="0"/>
      <w:marTop w:val="0"/>
      <w:marBottom w:val="0"/>
      <w:divBdr>
        <w:top w:val="none" w:sz="0" w:space="0" w:color="auto"/>
        <w:left w:val="none" w:sz="0" w:space="0" w:color="auto"/>
        <w:bottom w:val="none" w:sz="0" w:space="0" w:color="auto"/>
        <w:right w:val="none" w:sz="0" w:space="0" w:color="auto"/>
      </w:divBdr>
    </w:div>
    <w:div w:id="1771730031">
      <w:bodyDiv w:val="1"/>
      <w:marLeft w:val="0"/>
      <w:marRight w:val="0"/>
      <w:marTop w:val="0"/>
      <w:marBottom w:val="0"/>
      <w:divBdr>
        <w:top w:val="none" w:sz="0" w:space="0" w:color="auto"/>
        <w:left w:val="none" w:sz="0" w:space="0" w:color="auto"/>
        <w:bottom w:val="none" w:sz="0" w:space="0" w:color="auto"/>
        <w:right w:val="none" w:sz="0" w:space="0" w:color="auto"/>
      </w:divBdr>
    </w:div>
    <w:div w:id="1835535273">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1926373788">
      <w:bodyDiv w:val="1"/>
      <w:marLeft w:val="0"/>
      <w:marRight w:val="0"/>
      <w:marTop w:val="0"/>
      <w:marBottom w:val="0"/>
      <w:divBdr>
        <w:top w:val="none" w:sz="0" w:space="0" w:color="auto"/>
        <w:left w:val="none" w:sz="0" w:space="0" w:color="auto"/>
        <w:bottom w:val="none" w:sz="0" w:space="0" w:color="auto"/>
        <w:right w:val="none" w:sz="0" w:space="0" w:color="auto"/>
      </w:divBdr>
    </w:div>
    <w:div w:id="1968316398">
      <w:bodyDiv w:val="1"/>
      <w:marLeft w:val="0"/>
      <w:marRight w:val="0"/>
      <w:marTop w:val="0"/>
      <w:marBottom w:val="0"/>
      <w:divBdr>
        <w:top w:val="none" w:sz="0" w:space="0" w:color="auto"/>
        <w:left w:val="none" w:sz="0" w:space="0" w:color="auto"/>
        <w:bottom w:val="none" w:sz="0" w:space="0" w:color="auto"/>
        <w:right w:val="none" w:sz="0" w:space="0" w:color="auto"/>
      </w:divBdr>
    </w:div>
    <w:div w:id="1968587873">
      <w:bodyDiv w:val="1"/>
      <w:marLeft w:val="0"/>
      <w:marRight w:val="0"/>
      <w:marTop w:val="0"/>
      <w:marBottom w:val="0"/>
      <w:divBdr>
        <w:top w:val="none" w:sz="0" w:space="0" w:color="auto"/>
        <w:left w:val="none" w:sz="0" w:space="0" w:color="auto"/>
        <w:bottom w:val="none" w:sz="0" w:space="0" w:color="auto"/>
        <w:right w:val="none" w:sz="0" w:space="0" w:color="auto"/>
      </w:divBdr>
    </w:div>
    <w:div w:id="2010985786">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1.xm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header" Target="header1.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07/relationships/diagramDrawing" Target="diagrams/drawing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diagramColors" Target="diagrams/colors1.xml"/><Relationship Id="rId28" Type="http://schemas.openxmlformats.org/officeDocument/2006/relationships/diagramLayout" Target="diagrams/layout2.xml"/><Relationship Id="rId10" Type="http://schemas.openxmlformats.org/officeDocument/2006/relationships/comments" Target="comments.xml"/><Relationship Id="rId19" Type="http://schemas.openxmlformats.org/officeDocument/2006/relationships/image" Target="media/image8.pn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76</Pages>
  <Words>21033</Words>
  <Characters>115685</Characters>
  <Application>Microsoft Office Word</Application>
  <DocSecurity>0</DocSecurity>
  <Lines>964</Lines>
  <Paragraphs>272</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7</cp:revision>
  <cp:lastPrinted>2023-10-27T19:01:00Z</cp:lastPrinted>
  <dcterms:created xsi:type="dcterms:W3CDTF">2024-11-07T11:29:00Z</dcterms:created>
  <dcterms:modified xsi:type="dcterms:W3CDTF">2024-11-11T19:05:00Z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