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F725A" w14:textId="1E380462" w:rsidR="003A2FC4" w:rsidRPr="005C0981" w:rsidRDefault="009407C9" w:rsidP="003A2FC4">
      <w:pPr>
        <w:shd w:val="clear" w:color="auto" w:fill="FFFFFF"/>
        <w:spacing w:line="240" w:lineRule="auto"/>
        <w:ind w:right="9"/>
        <w:jc w:val="center"/>
        <w:rPr>
          <w:b/>
          <w:color w:val="000000" w:themeColor="text1"/>
          <w:sz w:val="44"/>
        </w:rPr>
      </w:pPr>
      <w:r w:rsidRPr="007A4AFC">
        <w:rPr>
          <w:rFonts w:eastAsia="Calibri"/>
          <w:bCs/>
          <w:noProof/>
          <w:color w:val="000000" w:themeColor="text1"/>
          <w:sz w:val="40"/>
          <w:szCs w:val="40"/>
          <w:lang w:eastAsia="en-US"/>
          <w:rPrChange w:id="0" w:author="Dr Mamadou SANOGO" w:date="2023-10-25T18:15:00Z">
            <w:rPr>
              <w:rFonts w:eastAsia="Calibri"/>
              <w:bCs/>
              <w:noProof/>
              <w:sz w:val="40"/>
              <w:szCs w:val="40"/>
              <w:lang w:eastAsia="en-US"/>
            </w:rPr>
          </w:rPrChange>
        </w:rPr>
        <w:drawing>
          <wp:anchor distT="0" distB="0" distL="114300" distR="114300" simplePos="0" relativeHeight="251659264" behindDoc="0" locked="0" layoutInCell="1" allowOverlap="1" wp14:anchorId="7764AE38" wp14:editId="44921A3C">
            <wp:simplePos x="0" y="0"/>
            <wp:positionH relativeFrom="margin">
              <wp:posOffset>1499235</wp:posOffset>
            </wp:positionH>
            <wp:positionV relativeFrom="paragraph">
              <wp:posOffset>-3175</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52C69B" w14:textId="1A3FD76C" w:rsidR="003A2FC4" w:rsidRPr="005C0981" w:rsidRDefault="003A2FC4" w:rsidP="003A2FC4">
      <w:pPr>
        <w:shd w:val="clear" w:color="auto" w:fill="FFFFFF"/>
        <w:spacing w:line="240" w:lineRule="auto"/>
        <w:ind w:right="9"/>
        <w:jc w:val="center"/>
        <w:rPr>
          <w:b/>
          <w:color w:val="000000" w:themeColor="text1"/>
          <w:sz w:val="44"/>
        </w:rPr>
      </w:pPr>
    </w:p>
    <w:p w14:paraId="5E99EEF7" w14:textId="77777777" w:rsidR="003A2FC4" w:rsidRPr="005C0981" w:rsidRDefault="003A2FC4" w:rsidP="003A2FC4">
      <w:pPr>
        <w:shd w:val="clear" w:color="auto" w:fill="FFFFFF"/>
        <w:spacing w:line="240" w:lineRule="auto"/>
        <w:ind w:right="9"/>
        <w:jc w:val="center"/>
        <w:rPr>
          <w:b/>
          <w:color w:val="000000" w:themeColor="text1"/>
          <w:sz w:val="20"/>
          <w:szCs w:val="8"/>
        </w:rPr>
      </w:pPr>
    </w:p>
    <w:p w14:paraId="52715E95" w14:textId="1477BE3C" w:rsidR="003A2FC4" w:rsidRPr="005C0981" w:rsidRDefault="003A2FC4" w:rsidP="003A2FC4">
      <w:pPr>
        <w:spacing w:line="240" w:lineRule="auto"/>
        <w:jc w:val="center"/>
        <w:rPr>
          <w:rFonts w:ascii="Arial" w:eastAsia="Calibri" w:hAnsi="Arial" w:cs="Arial"/>
          <w:b/>
          <w:bCs/>
          <w:color w:val="000000" w:themeColor="text1"/>
          <w:sz w:val="36"/>
          <w:szCs w:val="36"/>
          <w:lang w:eastAsia="en-US"/>
        </w:rPr>
      </w:pPr>
      <w:r w:rsidRPr="005C0981">
        <w:rPr>
          <w:rFonts w:ascii="Arial" w:eastAsia="Calibri" w:hAnsi="Arial" w:cs="Arial"/>
          <w:b/>
          <w:bCs/>
          <w:color w:val="000000" w:themeColor="text1"/>
          <w:sz w:val="36"/>
          <w:szCs w:val="36"/>
          <w:lang w:eastAsia="en-US"/>
        </w:rPr>
        <w:t>DECISION N°00</w:t>
      </w:r>
      <w:ins w:id="1" w:author="ROBERT F SYLVESTRE SIDIBE" w:date="2024-02-14T10:00:00Z">
        <w:r w:rsidR="0012472D">
          <w:rPr>
            <w:rFonts w:ascii="Arial" w:eastAsia="Calibri" w:hAnsi="Arial" w:cs="Arial"/>
            <w:b/>
            <w:bCs/>
            <w:color w:val="000000" w:themeColor="text1"/>
            <w:sz w:val="36"/>
            <w:szCs w:val="36"/>
            <w:lang w:eastAsia="en-US"/>
          </w:rPr>
          <w:t>3</w:t>
        </w:r>
      </w:ins>
      <w:del w:id="2" w:author="ROBERT F SYLVESTRE SIDIBE" w:date="2024-02-14T08:19:00Z">
        <w:r w:rsidRPr="005C0981" w:rsidDel="00CB2D79">
          <w:rPr>
            <w:rFonts w:ascii="Arial" w:eastAsia="Calibri" w:hAnsi="Arial" w:cs="Arial"/>
            <w:b/>
            <w:bCs/>
            <w:color w:val="000000" w:themeColor="text1"/>
            <w:sz w:val="36"/>
            <w:szCs w:val="36"/>
            <w:lang w:eastAsia="en-US"/>
          </w:rPr>
          <w:delText>8</w:delText>
        </w:r>
      </w:del>
      <w:r w:rsidRPr="005C0981">
        <w:rPr>
          <w:rFonts w:ascii="Arial" w:eastAsia="Calibri" w:hAnsi="Arial" w:cs="Arial"/>
          <w:b/>
          <w:bCs/>
          <w:color w:val="000000" w:themeColor="text1"/>
          <w:sz w:val="36"/>
          <w:szCs w:val="36"/>
          <w:lang w:eastAsia="en-US"/>
        </w:rPr>
        <w:t>-DG/ESFé</w:t>
      </w:r>
      <w:ins w:id="3" w:author="ROBERT F SYLVESTRE SIDIBE" w:date="2024-02-14T10:00:00Z">
        <w:r w:rsidR="0012472D">
          <w:rPr>
            <w:rFonts w:ascii="Arial" w:eastAsia="Calibri" w:hAnsi="Arial" w:cs="Arial"/>
            <w:b/>
            <w:bCs/>
            <w:color w:val="000000" w:themeColor="text1"/>
            <w:sz w:val="36"/>
            <w:szCs w:val="36"/>
            <w:lang w:eastAsia="en-US"/>
          </w:rPr>
          <w:t>11</w:t>
        </w:r>
      </w:ins>
      <w:del w:id="4" w:author="ROBERT F SYLVESTRE SIDIBE" w:date="2024-02-14T08:14:00Z">
        <w:r w:rsidRPr="005C0981" w:rsidDel="009407C9">
          <w:rPr>
            <w:rFonts w:ascii="Arial" w:eastAsia="Calibri" w:hAnsi="Arial" w:cs="Arial"/>
            <w:b/>
            <w:bCs/>
            <w:color w:val="000000" w:themeColor="text1"/>
            <w:sz w:val="36"/>
            <w:szCs w:val="36"/>
            <w:lang w:eastAsia="en-US"/>
          </w:rPr>
          <w:delText>3</w:delText>
        </w:r>
      </w:del>
      <w:r w:rsidRPr="005C0981">
        <w:rPr>
          <w:rFonts w:ascii="Arial" w:eastAsia="Calibri" w:hAnsi="Arial" w:cs="Arial"/>
          <w:b/>
          <w:bCs/>
          <w:color w:val="000000" w:themeColor="text1"/>
          <w:sz w:val="36"/>
          <w:szCs w:val="36"/>
          <w:lang w:eastAsia="en-US"/>
        </w:rPr>
        <w:t>0</w:t>
      </w:r>
      <w:ins w:id="5" w:author="ROBERT F SYLVESTRE SIDIBE" w:date="2024-02-14T08:14:00Z">
        <w:r w:rsidR="009407C9">
          <w:rPr>
            <w:rFonts w:ascii="Arial" w:eastAsia="Calibri" w:hAnsi="Arial" w:cs="Arial"/>
            <w:b/>
            <w:bCs/>
            <w:color w:val="000000" w:themeColor="text1"/>
            <w:sz w:val="36"/>
            <w:szCs w:val="36"/>
            <w:lang w:eastAsia="en-US"/>
          </w:rPr>
          <w:t>9</w:t>
        </w:r>
      </w:ins>
      <w:del w:id="6" w:author="ROBERT F SYLVESTRE SIDIBE" w:date="2024-02-14T08:14:00Z">
        <w:r w:rsidRPr="005C0981" w:rsidDel="009407C9">
          <w:rPr>
            <w:rFonts w:ascii="Arial" w:eastAsia="Calibri" w:hAnsi="Arial" w:cs="Arial"/>
            <w:b/>
            <w:bCs/>
            <w:color w:val="000000" w:themeColor="text1"/>
            <w:sz w:val="36"/>
            <w:szCs w:val="36"/>
            <w:lang w:eastAsia="en-US"/>
          </w:rPr>
          <w:delText>7</w:delText>
        </w:r>
      </w:del>
      <w:ins w:id="7" w:author="ROBERT F SYLVESTRE SIDIBE" w:date="2024-02-14T08:18:00Z">
        <w:r w:rsidR="00CB2D79">
          <w:rPr>
            <w:rFonts w:ascii="Arial" w:eastAsia="Calibri" w:hAnsi="Arial" w:cs="Arial"/>
            <w:b/>
            <w:bCs/>
            <w:color w:val="000000" w:themeColor="text1"/>
            <w:sz w:val="36"/>
            <w:szCs w:val="36"/>
            <w:lang w:eastAsia="en-US"/>
          </w:rPr>
          <w:t>22</w:t>
        </w:r>
      </w:ins>
      <w:del w:id="8" w:author="ROBERT F SYLVESTRE SIDIBE" w:date="2024-02-14T08:18:00Z">
        <w:r w:rsidRPr="005C0981" w:rsidDel="00CB2D79">
          <w:rPr>
            <w:rFonts w:ascii="Arial" w:eastAsia="Calibri" w:hAnsi="Arial" w:cs="Arial"/>
            <w:b/>
            <w:bCs/>
            <w:color w:val="000000" w:themeColor="text1"/>
            <w:sz w:val="36"/>
            <w:szCs w:val="36"/>
            <w:lang w:eastAsia="en-US"/>
          </w:rPr>
          <w:delText>18</w:delText>
        </w:r>
      </w:del>
    </w:p>
    <w:p w14:paraId="41DEC26F" w14:textId="3D80DA00" w:rsidR="003A2FC4" w:rsidRPr="005C0981" w:rsidRDefault="0012472D" w:rsidP="00CB2D79">
      <w:pPr>
        <w:spacing w:line="240" w:lineRule="auto"/>
        <w:jc w:val="center"/>
        <w:rPr>
          <w:rFonts w:ascii="Arial" w:eastAsia="Calibri" w:hAnsi="Arial" w:cs="Arial"/>
          <w:color w:val="000000" w:themeColor="text1"/>
          <w:szCs w:val="24"/>
          <w:lang w:eastAsia="en-US"/>
        </w:rPr>
      </w:pPr>
      <w:ins w:id="9" w:author="ROBERT F SYLVESTRE SIDIBE" w:date="2024-02-14T10:00:00Z">
        <w:r w:rsidRPr="005C0981">
          <w:rPr>
            <w:rFonts w:ascii="Arial" w:eastAsia="Calibri" w:hAnsi="Arial" w:cs="Arial"/>
            <w:b/>
            <w:bCs/>
            <w:color w:val="000000" w:themeColor="text1"/>
            <w:sz w:val="20"/>
            <w:szCs w:val="20"/>
            <w:lang w:eastAsia="en-US"/>
          </w:rPr>
          <w:t>PORTANT NOMMINATION</w:t>
        </w:r>
        <w:r w:rsidRPr="005C0981" w:rsidDel="0012472D">
          <w:rPr>
            <w:rFonts w:ascii="Arial" w:eastAsia="Calibri" w:hAnsi="Arial" w:cs="Arial"/>
            <w:b/>
            <w:bCs/>
            <w:color w:val="000000" w:themeColor="text1"/>
            <w:sz w:val="20"/>
            <w:szCs w:val="20"/>
            <w:lang w:eastAsia="en-US"/>
          </w:rPr>
          <w:t xml:space="preserve"> </w:t>
        </w:r>
      </w:ins>
      <w:del w:id="10" w:author="ROBERT F SYLVESTRE SIDIBE" w:date="2024-02-14T10:00:00Z">
        <w:r w:rsidR="003A2FC4" w:rsidRPr="005C0981" w:rsidDel="0012472D">
          <w:rPr>
            <w:rFonts w:ascii="Arial" w:eastAsia="Calibri" w:hAnsi="Arial" w:cs="Arial"/>
            <w:b/>
            <w:bCs/>
            <w:color w:val="000000" w:themeColor="text1"/>
            <w:sz w:val="20"/>
            <w:szCs w:val="20"/>
            <w:lang w:eastAsia="en-US"/>
          </w:rPr>
          <w:delText xml:space="preserve">PORTANT </w:delText>
        </w:r>
      </w:del>
      <w:ins w:id="11" w:author="ROBERT F SYLVESTRE SIDIBE" w:date="2024-02-14T08:45:00Z">
        <w:r w:rsidR="00C2402D" w:rsidRPr="00C2402D">
          <w:rPr>
            <w:rFonts w:ascii="Arial" w:eastAsia="Calibri" w:hAnsi="Arial" w:cs="Arial"/>
            <w:b/>
            <w:bCs/>
            <w:color w:val="000000" w:themeColor="text1"/>
            <w:sz w:val="20"/>
            <w:szCs w:val="20"/>
            <w:lang w:eastAsia="en-US"/>
          </w:rPr>
          <w:t>D</w:t>
        </w:r>
      </w:ins>
      <w:ins w:id="12" w:author="ROBERT F SYLVESTRE SIDIBE" w:date="2024-02-14T10:00:00Z">
        <w:r>
          <w:rPr>
            <w:rFonts w:ascii="Arial" w:eastAsia="Calibri" w:hAnsi="Arial" w:cs="Arial"/>
            <w:b/>
            <w:bCs/>
            <w:color w:val="000000" w:themeColor="text1"/>
            <w:sz w:val="20"/>
            <w:szCs w:val="20"/>
            <w:lang w:eastAsia="en-US"/>
          </w:rPr>
          <w:t>U RESPONSABLE</w:t>
        </w:r>
      </w:ins>
      <w:ins w:id="13" w:author="ROBERT F SYLVESTRE SIDIBE" w:date="2024-02-14T08:45:00Z">
        <w:r w:rsidR="00C2402D" w:rsidRPr="00C2402D">
          <w:rPr>
            <w:rFonts w:ascii="Arial" w:eastAsia="Calibri" w:hAnsi="Arial" w:cs="Arial"/>
            <w:b/>
            <w:bCs/>
            <w:color w:val="000000" w:themeColor="text1"/>
            <w:sz w:val="20"/>
            <w:szCs w:val="20"/>
            <w:lang w:eastAsia="en-US"/>
          </w:rPr>
          <w:t xml:space="preserve"> LA CELLULE INTERNE D'ASSURANCE QUALITE (CIAQ)</w:t>
        </w:r>
        <w:r w:rsidR="00C2402D" w:rsidRPr="00C2402D" w:rsidDel="00C2402D">
          <w:rPr>
            <w:rFonts w:ascii="Arial" w:eastAsia="Calibri" w:hAnsi="Arial" w:cs="Arial"/>
            <w:b/>
            <w:bCs/>
            <w:color w:val="000000" w:themeColor="text1"/>
            <w:sz w:val="20"/>
            <w:szCs w:val="20"/>
            <w:lang w:eastAsia="en-US"/>
          </w:rPr>
          <w:t xml:space="preserve"> </w:t>
        </w:r>
      </w:ins>
      <w:del w:id="14" w:author="ROBERT F SYLVESTRE SIDIBE" w:date="2024-02-14T08:45:00Z">
        <w:r w:rsidR="007B637C" w:rsidRPr="007B637C" w:rsidDel="00C2402D">
          <w:rPr>
            <w:rFonts w:ascii="Arial" w:eastAsia="Calibri" w:hAnsi="Arial" w:cs="Arial"/>
            <w:b/>
            <w:bCs/>
            <w:color w:val="000000" w:themeColor="text1"/>
            <w:sz w:val="20"/>
            <w:szCs w:val="20"/>
            <w:lang w:eastAsia="en-US"/>
          </w:rPr>
          <w:delText>CREATION D'UNE CELLULE INTERNE D'ASSURANCE QUALITE (CIAQ)</w:delText>
        </w:r>
      </w:del>
    </w:p>
    <w:p w14:paraId="19D5FB43" w14:textId="77777777" w:rsidR="003A2FC4" w:rsidRPr="005C0981" w:rsidRDefault="003A2FC4" w:rsidP="003A2FC4">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4114F223"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Vu la Loi n°2012-013 du 24 février 2012 relative aux établissements privés d’enseignement en république du Mali</w:t>
      </w:r>
    </w:p>
    <w:p w14:paraId="5B99F66A"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Vu la Décision n° 2014-0000714/MERSRS-SG du 25 juin 2014 autorisant la création de l’école privée de santé Félix Houphouët Boigny</w:t>
      </w:r>
    </w:p>
    <w:p w14:paraId="3C8F2836"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5B066214"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 xml:space="preserve">  </w:t>
      </w:r>
    </w:p>
    <w:p w14:paraId="1EED7787" w14:textId="77777777" w:rsidR="003A2FC4" w:rsidDel="0012472D" w:rsidRDefault="003A2FC4" w:rsidP="003A2FC4">
      <w:pPr>
        <w:spacing w:line="276" w:lineRule="auto"/>
        <w:jc w:val="center"/>
        <w:rPr>
          <w:del w:id="15" w:author="ROBERT F SYLVESTRE SIDIBE" w:date="2024-02-14T10:01:00Z"/>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DECIDE</w:t>
      </w:r>
    </w:p>
    <w:p w14:paraId="74E3C6BC" w14:textId="06F54763" w:rsidR="007B637C" w:rsidDel="00C2402D" w:rsidRDefault="007B637C" w:rsidP="007B637C">
      <w:pPr>
        <w:spacing w:line="276" w:lineRule="auto"/>
        <w:jc w:val="left"/>
        <w:rPr>
          <w:del w:id="16" w:author="ROBERT F SYLVESTRE SIDIBE" w:date="2024-02-14T08:53:00Z"/>
          <w:rFonts w:ascii="Arial" w:eastAsia="Calibri" w:hAnsi="Arial" w:cs="Arial"/>
          <w:color w:val="000000" w:themeColor="text1"/>
          <w:szCs w:val="24"/>
          <w:lang w:eastAsia="en-US"/>
        </w:rPr>
      </w:pPr>
      <w:del w:id="17" w:author="ROBERT F SYLVESTRE SIDIBE" w:date="2024-02-14T08:53:00Z">
        <w:r w:rsidRPr="007B637C" w:rsidDel="00C2402D">
          <w:rPr>
            <w:rFonts w:ascii="Arial" w:eastAsia="Calibri" w:hAnsi="Arial" w:cs="Arial"/>
            <w:color w:val="000000" w:themeColor="text1"/>
            <w:szCs w:val="24"/>
            <w:lang w:eastAsia="en-US"/>
          </w:rPr>
          <w:delText xml:space="preserve">Dans le cadre de </w:delText>
        </w:r>
        <w:r w:rsidDel="00C2402D">
          <w:rPr>
            <w:rFonts w:ascii="Arial" w:eastAsia="Calibri" w:hAnsi="Arial" w:cs="Arial"/>
            <w:color w:val="000000" w:themeColor="text1"/>
            <w:szCs w:val="24"/>
            <w:lang w:eastAsia="en-US"/>
          </w:rPr>
          <w:delText>l’</w:delText>
        </w:r>
        <w:r w:rsidRPr="007B637C" w:rsidDel="00C2402D">
          <w:rPr>
            <w:rFonts w:ascii="Arial" w:eastAsia="Calibri" w:hAnsi="Arial" w:cs="Arial"/>
            <w:color w:val="000000" w:themeColor="text1"/>
            <w:szCs w:val="24"/>
            <w:lang w:eastAsia="en-US"/>
          </w:rPr>
          <w:delText xml:space="preserve">engagement continu envers l'excellence et la qualité dans tous les aspects </w:delText>
        </w:r>
        <w:r w:rsidDel="00C2402D">
          <w:rPr>
            <w:rFonts w:ascii="Arial" w:eastAsia="Calibri" w:hAnsi="Arial" w:cs="Arial"/>
            <w:color w:val="000000" w:themeColor="text1"/>
            <w:szCs w:val="24"/>
            <w:lang w:eastAsia="en-US"/>
          </w:rPr>
          <w:delText>de</w:delText>
        </w:r>
      </w:del>
      <w:del w:id="18" w:author="ROBERT F SYLVESTRE SIDIBE" w:date="2024-02-14T08:12:00Z">
        <w:r w:rsidRPr="007B637C" w:rsidDel="009407C9">
          <w:rPr>
            <w:rFonts w:ascii="Arial" w:eastAsia="Calibri" w:hAnsi="Arial" w:cs="Arial"/>
            <w:color w:val="000000" w:themeColor="text1"/>
            <w:szCs w:val="24"/>
            <w:lang w:eastAsia="en-US"/>
          </w:rPr>
          <w:delText>s</w:delText>
        </w:r>
      </w:del>
      <w:del w:id="19" w:author="ROBERT F SYLVESTRE SIDIBE" w:date="2024-02-14T08:53:00Z">
        <w:r w:rsidRPr="007B637C" w:rsidDel="00C2402D">
          <w:rPr>
            <w:rFonts w:ascii="Arial" w:eastAsia="Calibri" w:hAnsi="Arial" w:cs="Arial"/>
            <w:color w:val="000000" w:themeColor="text1"/>
            <w:szCs w:val="24"/>
            <w:lang w:eastAsia="en-US"/>
          </w:rPr>
          <w:delText xml:space="preserve"> activités éducatives et administratives</w:delText>
        </w:r>
        <w:r w:rsidDel="00C2402D">
          <w:rPr>
            <w:rFonts w:ascii="Arial" w:eastAsia="Calibri" w:hAnsi="Arial" w:cs="Arial"/>
            <w:color w:val="000000" w:themeColor="text1"/>
            <w:szCs w:val="24"/>
            <w:lang w:eastAsia="en-US"/>
          </w:rPr>
          <w:delText>.</w:delText>
        </w:r>
        <w:r w:rsidRPr="007B637C" w:rsidDel="00C2402D">
          <w:rPr>
            <w:rFonts w:ascii="Arial" w:eastAsia="Calibri" w:hAnsi="Arial" w:cs="Arial"/>
            <w:color w:val="000000" w:themeColor="text1"/>
            <w:szCs w:val="24"/>
            <w:lang w:eastAsia="en-US"/>
          </w:rPr>
          <w:delText xml:space="preserve"> </w:delText>
        </w:r>
      </w:del>
    </w:p>
    <w:p w14:paraId="3BCCC245" w14:textId="77777777" w:rsidR="007B637C" w:rsidRPr="007B637C" w:rsidRDefault="007B637C">
      <w:pPr>
        <w:spacing w:line="276" w:lineRule="auto"/>
        <w:jc w:val="center"/>
        <w:rPr>
          <w:rFonts w:ascii="Arial" w:eastAsia="Calibri" w:hAnsi="Arial" w:cs="Arial"/>
          <w:color w:val="000000" w:themeColor="text1"/>
          <w:szCs w:val="24"/>
          <w:lang w:eastAsia="en-US"/>
        </w:rPr>
        <w:pPrChange w:id="20" w:author="ROBERT F SYLVESTRE SIDIBE" w:date="2024-02-14T10:01:00Z">
          <w:pPr>
            <w:spacing w:line="276" w:lineRule="auto"/>
            <w:jc w:val="left"/>
          </w:pPr>
        </w:pPrChange>
      </w:pPr>
    </w:p>
    <w:p w14:paraId="26A2C47C" w14:textId="58C85721" w:rsidR="003A2FC4" w:rsidRPr="0012472D" w:rsidDel="00972231" w:rsidRDefault="003A2FC4" w:rsidP="0012472D">
      <w:pPr>
        <w:spacing w:line="276" w:lineRule="auto"/>
        <w:jc w:val="left"/>
        <w:rPr>
          <w:del w:id="21" w:author="ROBERT F SYLVESTRE SIDIBE" w:date="2024-02-14T10:10:00Z"/>
          <w:rFonts w:ascii="Arial" w:eastAsia="Calibri" w:hAnsi="Arial" w:cs="Arial"/>
          <w:color w:val="000000" w:themeColor="text1"/>
          <w:szCs w:val="24"/>
          <w:lang w:eastAsia="en-US"/>
          <w:rPrChange w:id="22" w:author="ROBERT F SYLVESTRE SIDIBE" w:date="2024-02-14T10:03:00Z">
            <w:rPr>
              <w:del w:id="23" w:author="ROBERT F SYLVESTRE SIDIBE" w:date="2024-02-14T10:10:00Z"/>
              <w:rFonts w:eastAsia="Calibri"/>
              <w:lang w:eastAsia="en-US"/>
            </w:rPr>
          </w:rPrChange>
        </w:rPr>
      </w:pPr>
      <w:r w:rsidRPr="005C0981">
        <w:rPr>
          <w:rFonts w:ascii="Arial" w:eastAsia="Calibri" w:hAnsi="Arial" w:cs="Arial"/>
          <w:b/>
          <w:bCs/>
          <w:color w:val="000000" w:themeColor="text1"/>
          <w:szCs w:val="24"/>
          <w:lang w:eastAsia="en-US"/>
        </w:rPr>
        <w:t>Article 1</w:t>
      </w:r>
      <w:r w:rsidRPr="005C0981">
        <w:rPr>
          <w:rFonts w:ascii="Arial" w:eastAsia="Calibri" w:hAnsi="Arial" w:cs="Arial"/>
          <w:color w:val="000000" w:themeColor="text1"/>
          <w:szCs w:val="24"/>
          <w:lang w:eastAsia="en-US"/>
        </w:rPr>
        <w:t xml:space="preserve"> : </w:t>
      </w:r>
      <w:ins w:id="24" w:author="ROBERT F SYLVESTRE SIDIBE" w:date="2024-02-14T10:02:00Z">
        <w:r w:rsidR="0012472D">
          <w:rPr>
            <w:rFonts w:ascii="Arial" w:eastAsia="Calibri" w:hAnsi="Arial" w:cs="Arial"/>
            <w:color w:val="000000" w:themeColor="text1"/>
            <w:szCs w:val="24"/>
            <w:lang w:eastAsia="en-US"/>
          </w:rPr>
          <w:t>Est nommé Responsable de l</w:t>
        </w:r>
      </w:ins>
      <w:ins w:id="25" w:author="ROBERT F SYLVESTRE SIDIBE" w:date="2024-02-14T09:35:00Z">
        <w:r w:rsidR="001B4FA2" w:rsidRPr="001B4FA2">
          <w:rPr>
            <w:rFonts w:ascii="Arial" w:eastAsia="Calibri" w:hAnsi="Arial" w:cs="Arial"/>
            <w:color w:val="000000" w:themeColor="text1"/>
            <w:szCs w:val="24"/>
            <w:lang w:eastAsia="en-US"/>
          </w:rPr>
          <w:t>a CIAQ</w:t>
        </w:r>
      </w:ins>
      <w:ins w:id="26" w:author="ROBERT F SYLVESTRE SIDIBE" w:date="2024-02-14T10:02:00Z">
        <w:r w:rsidR="0012472D">
          <w:rPr>
            <w:rFonts w:ascii="Arial" w:eastAsia="Calibri" w:hAnsi="Arial" w:cs="Arial"/>
            <w:color w:val="000000" w:themeColor="text1"/>
            <w:szCs w:val="24"/>
            <w:lang w:eastAsia="en-US"/>
          </w:rPr>
          <w:t>, Docteur TRAORE Yaya</w:t>
        </w:r>
      </w:ins>
      <w:ins w:id="27" w:author="ROBERT F SYLVESTRE SIDIBE" w:date="2024-02-14T10:03:00Z">
        <w:r w:rsidR="0012472D">
          <w:rPr>
            <w:rFonts w:ascii="Arial" w:eastAsia="Calibri" w:hAnsi="Arial" w:cs="Arial"/>
            <w:color w:val="000000" w:themeColor="text1"/>
            <w:szCs w:val="24"/>
            <w:lang w:eastAsia="en-US"/>
          </w:rPr>
          <w:t>.</w:t>
        </w:r>
      </w:ins>
      <w:ins w:id="28" w:author="ROBERT F SYLVESTRE SIDIBE" w:date="2024-02-14T09:35:00Z">
        <w:r w:rsidR="001B4FA2" w:rsidRPr="001B4FA2">
          <w:rPr>
            <w:rFonts w:ascii="Arial" w:eastAsia="Calibri" w:hAnsi="Arial" w:cs="Arial"/>
            <w:color w:val="000000" w:themeColor="text1"/>
            <w:szCs w:val="24"/>
            <w:lang w:eastAsia="en-US"/>
          </w:rPr>
          <w:t xml:space="preserve"> </w:t>
        </w:r>
      </w:ins>
      <w:del w:id="29" w:author="ROBERT F SYLVESTRE SIDIBE" w:date="2024-02-14T09:35:00Z">
        <w:r w:rsidR="007B637C" w:rsidRPr="0012472D" w:rsidDel="001B4FA2">
          <w:rPr>
            <w:rFonts w:ascii="Arial" w:eastAsia="Calibri" w:hAnsi="Arial" w:cs="Arial"/>
            <w:color w:val="000000" w:themeColor="text1"/>
            <w:szCs w:val="24"/>
            <w:lang w:eastAsia="en-US"/>
            <w:rPrChange w:id="30" w:author="ROBERT F SYLVESTRE SIDIBE" w:date="2024-02-14T10:03:00Z">
              <w:rPr>
                <w:rFonts w:eastAsia="Calibri"/>
                <w:lang w:eastAsia="en-US"/>
              </w:rPr>
            </w:rPrChange>
          </w:rPr>
          <w:delText>La création d'une Cellule Interne d'Assurance Qualité (CIAQ)</w:delText>
        </w:r>
      </w:del>
      <w:del w:id="31" w:author="ROBERT F SYLVESTRE SIDIBE" w:date="2024-02-14T08:12:00Z">
        <w:r w:rsidR="007B637C" w:rsidRPr="0012472D" w:rsidDel="009407C9">
          <w:rPr>
            <w:rFonts w:ascii="Arial" w:eastAsia="Calibri" w:hAnsi="Arial" w:cs="Arial"/>
            <w:color w:val="000000" w:themeColor="text1"/>
            <w:szCs w:val="24"/>
            <w:lang w:eastAsia="en-US"/>
            <w:rPrChange w:id="32" w:author="ROBERT F SYLVESTRE SIDIBE" w:date="2024-02-14T10:03:00Z">
              <w:rPr>
                <w:rFonts w:eastAsia="Calibri"/>
                <w:lang w:eastAsia="en-US"/>
              </w:rPr>
            </w:rPrChange>
          </w:rPr>
          <w:delText xml:space="preserve"> au sein de l'Ecole Privée de Santé Félix Houphouët Boigny</w:delText>
        </w:r>
      </w:del>
      <w:del w:id="33" w:author="ROBERT F SYLVESTRE SIDIBE" w:date="2024-02-14T09:35:00Z">
        <w:r w:rsidR="007B637C" w:rsidRPr="0012472D" w:rsidDel="001B4FA2">
          <w:rPr>
            <w:rFonts w:ascii="Segoe UI" w:hAnsi="Segoe UI" w:cs="Segoe UI"/>
            <w:color w:val="0D0D0D"/>
            <w:shd w:val="clear" w:color="auto" w:fill="FFFFFF"/>
          </w:rPr>
          <w:delText xml:space="preserve">, </w:delText>
        </w:r>
        <w:r w:rsidR="007B637C" w:rsidRPr="0012472D" w:rsidDel="001B4FA2">
          <w:rPr>
            <w:rFonts w:ascii="Arial" w:eastAsia="Calibri" w:hAnsi="Arial" w:cs="Arial"/>
            <w:color w:val="000000" w:themeColor="text1"/>
            <w:szCs w:val="24"/>
            <w:lang w:eastAsia="en-US"/>
            <w:rPrChange w:id="34" w:author="ROBERT F SYLVESTRE SIDIBE" w:date="2024-02-14T10:03:00Z">
              <w:rPr>
                <w:rFonts w:eastAsia="Calibri"/>
                <w:lang w:eastAsia="en-US"/>
              </w:rPr>
            </w:rPrChange>
          </w:rPr>
          <w:delText xml:space="preserve">chargée de superviser et de coordonner toutes les initiatives liées à l'assurance qualité. </w:delText>
        </w:r>
      </w:del>
    </w:p>
    <w:p w14:paraId="4D587EFF" w14:textId="77777777" w:rsidR="003A2FC4" w:rsidRPr="005C0981" w:rsidRDefault="003A2FC4">
      <w:pPr>
        <w:spacing w:line="276" w:lineRule="auto"/>
        <w:jc w:val="left"/>
        <w:rPr>
          <w:rFonts w:ascii="Arial" w:eastAsia="Calibri" w:hAnsi="Arial" w:cs="Arial"/>
          <w:color w:val="000000" w:themeColor="text1"/>
          <w:szCs w:val="24"/>
          <w:lang w:eastAsia="en-US"/>
        </w:rPr>
        <w:pPrChange w:id="35" w:author="ROBERT F SYLVESTRE SIDIBE" w:date="2024-02-14T10:10:00Z">
          <w:pPr>
            <w:spacing w:line="276" w:lineRule="auto"/>
          </w:pPr>
        </w:pPrChange>
      </w:pPr>
      <w:del w:id="36" w:author="ROBERT F SYLVESTRE SIDIBE" w:date="2024-02-14T10:10:00Z">
        <w:r w:rsidRPr="005C0981" w:rsidDel="00972231">
          <w:rPr>
            <w:rFonts w:ascii="Arial" w:eastAsia="Calibri" w:hAnsi="Arial" w:cs="Arial"/>
            <w:color w:val="000000" w:themeColor="text1"/>
            <w:szCs w:val="24"/>
            <w:lang w:eastAsia="en-US"/>
          </w:rPr>
          <w:delText xml:space="preserve"> </w:delText>
        </w:r>
      </w:del>
    </w:p>
    <w:p w14:paraId="66A50902" w14:textId="28D38FC1" w:rsidR="003A2FC4" w:rsidDel="0067246B" w:rsidRDefault="003A2FC4" w:rsidP="009407C9">
      <w:pPr>
        <w:spacing w:line="276" w:lineRule="auto"/>
        <w:rPr>
          <w:del w:id="37" w:author="ROBERT F SYLVESTRE SIDIBE" w:date="2024-02-14T09:50:00Z"/>
          <w:rFonts w:ascii="Arial" w:eastAsia="Calibri" w:hAnsi="Arial" w:cs="Arial"/>
          <w:color w:val="000000" w:themeColor="text1"/>
          <w:szCs w:val="24"/>
          <w:lang w:eastAsia="en-US"/>
        </w:rPr>
      </w:pPr>
      <w:r w:rsidRPr="005C0981">
        <w:rPr>
          <w:rFonts w:ascii="Arial" w:eastAsia="Calibri" w:hAnsi="Arial" w:cs="Arial"/>
          <w:b/>
          <w:bCs/>
          <w:color w:val="000000" w:themeColor="text1"/>
          <w:szCs w:val="24"/>
          <w:lang w:eastAsia="en-US"/>
        </w:rPr>
        <w:t>Article 2 :</w:t>
      </w:r>
      <w:r w:rsidRPr="005C0981">
        <w:rPr>
          <w:rFonts w:ascii="Arial" w:eastAsia="Calibri" w:hAnsi="Arial" w:cs="Arial"/>
          <w:color w:val="000000" w:themeColor="text1"/>
          <w:szCs w:val="24"/>
          <w:lang w:eastAsia="en-US"/>
        </w:rPr>
        <w:t xml:space="preserve"> </w:t>
      </w:r>
      <w:ins w:id="38" w:author="ROBERT F SYLVESTRE SIDIBE" w:date="2024-02-14T10:10:00Z">
        <w:r w:rsidR="00972231">
          <w:rPr>
            <w:rFonts w:ascii="Arial" w:eastAsia="Calibri" w:hAnsi="Arial" w:cs="Arial"/>
            <w:color w:val="000000" w:themeColor="text1"/>
            <w:szCs w:val="24"/>
            <w:lang w:eastAsia="en-US"/>
          </w:rPr>
          <w:t xml:space="preserve">Docteur </w:t>
        </w:r>
        <w:r w:rsidR="00972231" w:rsidRPr="00972231">
          <w:rPr>
            <w:rFonts w:ascii="Arial" w:eastAsia="Calibri" w:hAnsi="Arial" w:cs="Arial"/>
            <w:color w:val="000000" w:themeColor="text1"/>
            <w:szCs w:val="24"/>
            <w:lang w:eastAsia="en-US"/>
          </w:rPr>
          <w:t>TRAORE Yaya possède une expérience significative dans le domaine de l'assurance qualité, ainsi qu'une solide connaissance des normes et des bonnes pratiques en matière d'éducation et de formation. Sa nomination témoigne de notre engagement à garantir la qualité et l'excellence dans tous les aspects de notre établissement.</w:t>
        </w:r>
        <w:r w:rsidR="00972231" w:rsidRPr="00972231" w:rsidDel="0067246B">
          <w:rPr>
            <w:rFonts w:ascii="Arial" w:eastAsia="Calibri" w:hAnsi="Arial" w:cs="Arial"/>
            <w:color w:val="000000" w:themeColor="text1"/>
            <w:szCs w:val="24"/>
            <w:lang w:eastAsia="en-US"/>
          </w:rPr>
          <w:t xml:space="preserve"> </w:t>
        </w:r>
      </w:ins>
      <w:del w:id="39" w:author="ROBERT F SYLVESTRE SIDIBE" w:date="2024-02-14T09:50:00Z">
        <w:r w:rsidR="009407C9" w:rsidRPr="009407C9" w:rsidDel="0067246B">
          <w:rPr>
            <w:rFonts w:ascii="Arial" w:eastAsia="Calibri" w:hAnsi="Arial" w:cs="Arial"/>
            <w:color w:val="000000" w:themeColor="text1"/>
            <w:szCs w:val="24"/>
            <w:lang w:eastAsia="en-US"/>
          </w:rPr>
          <w:delText xml:space="preserve">L’objectif principal </w:delText>
        </w:r>
        <w:r w:rsidR="009407C9" w:rsidDel="0067246B">
          <w:rPr>
            <w:rFonts w:ascii="Arial" w:eastAsia="Calibri" w:hAnsi="Arial" w:cs="Arial"/>
            <w:color w:val="000000" w:themeColor="text1"/>
            <w:szCs w:val="24"/>
            <w:lang w:eastAsia="en-US"/>
          </w:rPr>
          <w:delText xml:space="preserve">de la CIAQ </w:delText>
        </w:r>
        <w:r w:rsidR="009407C9" w:rsidRPr="009407C9" w:rsidDel="0067246B">
          <w:rPr>
            <w:rFonts w:ascii="Arial" w:eastAsia="Calibri" w:hAnsi="Arial" w:cs="Arial"/>
            <w:color w:val="000000" w:themeColor="text1"/>
            <w:szCs w:val="24"/>
            <w:lang w:eastAsia="en-US"/>
          </w:rPr>
          <w:delText xml:space="preserve">sera d'assurer que </w:delText>
        </w:r>
        <w:r w:rsidR="009407C9" w:rsidDel="0067246B">
          <w:rPr>
            <w:rFonts w:ascii="Arial" w:eastAsia="Calibri" w:hAnsi="Arial" w:cs="Arial"/>
            <w:color w:val="000000" w:themeColor="text1"/>
            <w:szCs w:val="24"/>
            <w:lang w:eastAsia="en-US"/>
          </w:rPr>
          <w:delText>le</w:delText>
        </w:r>
        <w:r w:rsidR="009407C9" w:rsidRPr="009407C9" w:rsidDel="0067246B">
          <w:rPr>
            <w:rFonts w:ascii="Arial" w:eastAsia="Calibri" w:hAnsi="Arial" w:cs="Arial"/>
            <w:color w:val="000000" w:themeColor="text1"/>
            <w:szCs w:val="24"/>
            <w:lang w:eastAsia="en-US"/>
          </w:rPr>
          <w:delText xml:space="preserve">s processus, </w:delText>
        </w:r>
        <w:r w:rsidR="009407C9" w:rsidDel="0067246B">
          <w:rPr>
            <w:rFonts w:ascii="Arial" w:eastAsia="Calibri" w:hAnsi="Arial" w:cs="Arial"/>
            <w:color w:val="000000" w:themeColor="text1"/>
            <w:szCs w:val="24"/>
            <w:lang w:eastAsia="en-US"/>
          </w:rPr>
          <w:delText>le</w:delText>
        </w:r>
        <w:r w:rsidR="009407C9" w:rsidRPr="009407C9" w:rsidDel="0067246B">
          <w:rPr>
            <w:rFonts w:ascii="Arial" w:eastAsia="Calibri" w:hAnsi="Arial" w:cs="Arial"/>
            <w:color w:val="000000" w:themeColor="text1"/>
            <w:szCs w:val="24"/>
            <w:lang w:eastAsia="en-US"/>
          </w:rPr>
          <w:delText xml:space="preserve">s services et </w:delText>
        </w:r>
        <w:r w:rsidR="009407C9" w:rsidDel="0067246B">
          <w:rPr>
            <w:rFonts w:ascii="Arial" w:eastAsia="Calibri" w:hAnsi="Arial" w:cs="Arial"/>
            <w:color w:val="000000" w:themeColor="text1"/>
            <w:szCs w:val="24"/>
            <w:lang w:eastAsia="en-US"/>
          </w:rPr>
          <w:delText>le</w:delText>
        </w:r>
        <w:r w:rsidR="009407C9" w:rsidRPr="009407C9" w:rsidDel="0067246B">
          <w:rPr>
            <w:rFonts w:ascii="Arial" w:eastAsia="Calibri" w:hAnsi="Arial" w:cs="Arial"/>
            <w:color w:val="000000" w:themeColor="text1"/>
            <w:szCs w:val="24"/>
            <w:lang w:eastAsia="en-US"/>
          </w:rPr>
          <w:delText>s programmes</w:delText>
        </w:r>
        <w:r w:rsidR="009407C9" w:rsidDel="0067246B">
          <w:rPr>
            <w:rFonts w:ascii="Arial" w:eastAsia="Calibri" w:hAnsi="Arial" w:cs="Arial"/>
            <w:color w:val="000000" w:themeColor="text1"/>
            <w:szCs w:val="24"/>
            <w:lang w:eastAsia="en-US"/>
          </w:rPr>
          <w:delText xml:space="preserve"> de </w:delText>
        </w:r>
        <w:r w:rsidR="009407C9" w:rsidRPr="007B637C" w:rsidDel="0067246B">
          <w:rPr>
            <w:rFonts w:ascii="Arial" w:eastAsia="Calibri" w:hAnsi="Arial" w:cs="Arial"/>
            <w:color w:val="000000" w:themeColor="text1"/>
            <w:szCs w:val="24"/>
            <w:lang w:eastAsia="en-US"/>
          </w:rPr>
          <w:delText>l'Ecole Privée de Santé Félix Houphouët Boigny</w:delText>
        </w:r>
        <w:r w:rsidR="009407C9" w:rsidRPr="009407C9" w:rsidDel="0067246B">
          <w:rPr>
            <w:rFonts w:ascii="Arial" w:eastAsia="Calibri" w:hAnsi="Arial" w:cs="Arial"/>
            <w:color w:val="000000" w:themeColor="text1"/>
            <w:szCs w:val="24"/>
            <w:lang w:eastAsia="en-US"/>
          </w:rPr>
          <w:delText xml:space="preserve"> répondent aux normes les plus élevées d'excellence et de satisfaction des parties prenantes.</w:delText>
        </w:r>
      </w:del>
    </w:p>
    <w:p w14:paraId="60D81BC8" w14:textId="77777777" w:rsidR="0067246B" w:rsidRDefault="0067246B" w:rsidP="009407C9">
      <w:pPr>
        <w:spacing w:line="276" w:lineRule="auto"/>
        <w:rPr>
          <w:ins w:id="40" w:author="ROBERT F SYLVESTRE SIDIBE" w:date="2024-02-14T09:50:00Z"/>
          <w:rFonts w:ascii="Arial" w:eastAsia="Calibri" w:hAnsi="Arial" w:cs="Arial"/>
          <w:color w:val="000000" w:themeColor="text1"/>
          <w:szCs w:val="24"/>
          <w:lang w:eastAsia="en-US"/>
        </w:rPr>
      </w:pPr>
    </w:p>
    <w:p w14:paraId="38D6B074" w14:textId="2E77DAAB" w:rsidR="0067246B" w:rsidRDefault="0067246B" w:rsidP="00972231">
      <w:pPr>
        <w:spacing w:line="276" w:lineRule="auto"/>
        <w:rPr>
          <w:ins w:id="41" w:author="ROBERT F SYLVESTRE SIDIBE" w:date="2024-02-14T09:50:00Z"/>
          <w:rFonts w:ascii="Arial" w:eastAsia="Calibri" w:hAnsi="Arial" w:cs="Arial"/>
          <w:color w:val="000000" w:themeColor="text1"/>
          <w:szCs w:val="24"/>
          <w:lang w:eastAsia="en-US"/>
        </w:rPr>
      </w:pPr>
      <w:ins w:id="42" w:author="ROBERT F SYLVESTRE SIDIBE" w:date="2024-02-14T09:50:00Z">
        <w:r w:rsidRPr="005C0981">
          <w:rPr>
            <w:rFonts w:ascii="Arial" w:eastAsia="Calibri" w:hAnsi="Arial" w:cs="Arial"/>
            <w:b/>
            <w:bCs/>
            <w:color w:val="000000" w:themeColor="text1"/>
            <w:szCs w:val="24"/>
            <w:lang w:eastAsia="en-US"/>
          </w:rPr>
          <w:t xml:space="preserve">Article </w:t>
        </w:r>
      </w:ins>
      <w:ins w:id="43" w:author="ROBERT F SYLVESTRE SIDIBE" w:date="2024-02-14T09:51:00Z">
        <w:r>
          <w:rPr>
            <w:rFonts w:ascii="Arial" w:eastAsia="Calibri" w:hAnsi="Arial" w:cs="Arial"/>
            <w:b/>
            <w:bCs/>
            <w:color w:val="000000" w:themeColor="text1"/>
            <w:szCs w:val="24"/>
            <w:lang w:eastAsia="en-US"/>
          </w:rPr>
          <w:t>3</w:t>
        </w:r>
      </w:ins>
      <w:ins w:id="44" w:author="ROBERT F SYLVESTRE SIDIBE" w:date="2024-02-14T09:50:00Z">
        <w:r w:rsidRPr="005C0981">
          <w:rPr>
            <w:rFonts w:ascii="Arial" w:eastAsia="Calibri" w:hAnsi="Arial" w:cs="Arial"/>
            <w:b/>
            <w:bCs/>
            <w:color w:val="000000" w:themeColor="text1"/>
            <w:szCs w:val="24"/>
            <w:lang w:eastAsia="en-US"/>
          </w:rPr>
          <w:t xml:space="preserve"> :</w:t>
        </w:r>
        <w:r w:rsidRPr="005C0981">
          <w:rPr>
            <w:rFonts w:ascii="Arial" w:eastAsia="Calibri" w:hAnsi="Arial" w:cs="Arial"/>
            <w:color w:val="000000" w:themeColor="text1"/>
            <w:szCs w:val="24"/>
            <w:lang w:eastAsia="en-US"/>
          </w:rPr>
          <w:t xml:space="preserve"> </w:t>
        </w:r>
      </w:ins>
      <w:ins w:id="45" w:author="ROBERT F SYLVESTRE SIDIBE" w:date="2024-02-14T10:11:00Z">
        <w:r w:rsidR="00972231" w:rsidRPr="00972231">
          <w:rPr>
            <w:rFonts w:ascii="Arial" w:eastAsia="Calibri" w:hAnsi="Arial" w:cs="Arial"/>
            <w:color w:val="000000" w:themeColor="text1"/>
            <w:lang w:eastAsia="en-US"/>
          </w:rPr>
          <w:t xml:space="preserve">En sa qualité de Responsable de la CIAQ, </w:t>
        </w:r>
        <w:r w:rsidR="00972231">
          <w:rPr>
            <w:rFonts w:ascii="Arial" w:eastAsia="Calibri" w:hAnsi="Arial" w:cs="Arial"/>
            <w:color w:val="000000" w:themeColor="text1"/>
            <w:lang w:eastAsia="en-US"/>
          </w:rPr>
          <w:t>Docteu</w:t>
        </w:r>
        <w:r w:rsidR="00972231" w:rsidRPr="00972231">
          <w:rPr>
            <w:rFonts w:ascii="Arial" w:eastAsia="Calibri" w:hAnsi="Arial" w:cs="Arial"/>
            <w:color w:val="000000" w:themeColor="text1"/>
            <w:lang w:eastAsia="en-US"/>
          </w:rPr>
          <w:t>r TRAORE Yaya sera chargé de coordonner les activités de la cellule, de superviser la mise en œuvre des initiatives d'assurance qualité et de servir de point de contact principal pour toute question ou suggestion liée à l'assurance qualité</w:t>
        </w:r>
      </w:ins>
    </w:p>
    <w:p w14:paraId="7CC79EA6" w14:textId="77777777" w:rsidR="009407C9" w:rsidRPr="005C0981" w:rsidRDefault="009407C9" w:rsidP="009407C9">
      <w:pPr>
        <w:spacing w:line="276" w:lineRule="auto"/>
        <w:rPr>
          <w:rFonts w:ascii="Arial" w:eastAsia="Calibri" w:hAnsi="Arial" w:cs="Arial"/>
          <w:color w:val="000000" w:themeColor="text1"/>
          <w:szCs w:val="24"/>
          <w:lang w:eastAsia="en-US"/>
        </w:rPr>
      </w:pPr>
    </w:p>
    <w:p w14:paraId="645783D7" w14:textId="77777777" w:rsidR="003A2FC4" w:rsidRPr="005C0981" w:rsidRDefault="003A2FC4" w:rsidP="003A2FC4">
      <w:pPr>
        <w:spacing w:line="276" w:lineRule="auto"/>
        <w:rPr>
          <w:rFonts w:ascii="Arial" w:eastAsia="Calibri" w:hAnsi="Arial" w:cs="Arial"/>
          <w:b/>
          <w:bCs/>
          <w:color w:val="000000" w:themeColor="text1"/>
          <w:u w:val="single"/>
          <w:lang w:eastAsia="en-US"/>
        </w:rPr>
      </w:pPr>
      <w:r w:rsidRPr="005C0981">
        <w:rPr>
          <w:rFonts w:ascii="Arial" w:eastAsia="Calibri" w:hAnsi="Arial" w:cs="Arial"/>
          <w:b/>
          <w:bCs/>
          <w:color w:val="000000" w:themeColor="text1"/>
          <w:u w:val="single"/>
          <w:lang w:eastAsia="en-US"/>
        </w:rPr>
        <w:t>AMPLIATIONS</w:t>
      </w:r>
    </w:p>
    <w:p w14:paraId="0C69C173"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-Original---------------------------------01</w:t>
      </w:r>
    </w:p>
    <w:p w14:paraId="502F134C"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-Archives--------------------------------01</w:t>
      </w:r>
    </w:p>
    <w:p w14:paraId="39041F21"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-Intéressés------------------------------11</w:t>
      </w:r>
    </w:p>
    <w:p w14:paraId="6E2B0AA1" w14:textId="77777777" w:rsidR="003A2FC4" w:rsidRPr="005C0981" w:rsidRDefault="003A2FC4" w:rsidP="003A2FC4">
      <w:pPr>
        <w:spacing w:line="240" w:lineRule="auto"/>
        <w:rPr>
          <w:rFonts w:ascii="Arial" w:eastAsia="Calibri" w:hAnsi="Arial" w:cs="Arial"/>
          <w:color w:val="000000" w:themeColor="text1"/>
          <w:lang w:eastAsia="en-US"/>
        </w:rPr>
      </w:pPr>
    </w:p>
    <w:p w14:paraId="0443B3EF" w14:textId="2E2BD624" w:rsidR="003A2FC4" w:rsidRPr="005C0981" w:rsidRDefault="003A2FC4" w:rsidP="003A2FC4">
      <w:pPr>
        <w:spacing w:line="240" w:lineRule="auto"/>
        <w:jc w:val="right"/>
        <w:rPr>
          <w:rFonts w:ascii="Arial" w:eastAsia="Calibri" w:hAnsi="Arial" w:cs="Arial"/>
          <w:color w:val="000000" w:themeColor="text1"/>
          <w:lang w:eastAsia="en-US"/>
        </w:rPr>
      </w:pPr>
      <w:r w:rsidRPr="005C0981">
        <w:rPr>
          <w:rFonts w:ascii="Arial" w:eastAsia="Calibri" w:hAnsi="Arial" w:cs="Arial"/>
          <w:color w:val="000000" w:themeColor="text1"/>
          <w:szCs w:val="24"/>
          <w:lang w:eastAsia="en-US"/>
        </w:rPr>
        <w:t xml:space="preserve"> Bamako le</w:t>
      </w:r>
      <w:ins w:id="46" w:author="ROBERT F SYLVESTRE SIDIBE" w:date="2024-02-14T09:52:00Z">
        <w:r w:rsidR="002A13D0">
          <w:rPr>
            <w:rFonts w:ascii="Arial" w:eastAsia="Calibri" w:hAnsi="Arial" w:cs="Arial"/>
            <w:color w:val="000000" w:themeColor="text1"/>
            <w:szCs w:val="24"/>
            <w:vertAlign w:val="superscript"/>
            <w:lang w:eastAsia="en-US"/>
          </w:rPr>
          <w:t xml:space="preserve"> </w:t>
        </w:r>
      </w:ins>
      <w:ins w:id="47" w:author="ROBERT F SYLVESTRE SIDIBE" w:date="2024-02-14T10:00:00Z">
        <w:r w:rsidR="0012472D">
          <w:rPr>
            <w:rFonts w:ascii="Arial" w:eastAsia="Calibri" w:hAnsi="Arial" w:cs="Arial"/>
            <w:color w:val="000000" w:themeColor="text1"/>
            <w:szCs w:val="24"/>
            <w:lang w:eastAsia="en-US"/>
          </w:rPr>
          <w:t>11</w:t>
        </w:r>
      </w:ins>
      <w:del w:id="48" w:author="ROBERT F SYLVESTRE SIDIBE" w:date="2024-02-14T09:52:00Z">
        <w:r w:rsidRPr="005C0981" w:rsidDel="002A13D0">
          <w:rPr>
            <w:rFonts w:ascii="Arial" w:eastAsia="Calibri" w:hAnsi="Arial" w:cs="Arial"/>
            <w:color w:val="000000" w:themeColor="text1"/>
            <w:szCs w:val="24"/>
            <w:lang w:eastAsia="en-US"/>
          </w:rPr>
          <w:delText xml:space="preserve"> 1</w:delText>
        </w:r>
        <w:r w:rsidRPr="005C0981" w:rsidDel="002A13D0">
          <w:rPr>
            <w:rFonts w:ascii="Arial" w:eastAsia="Calibri" w:hAnsi="Arial" w:cs="Arial"/>
            <w:color w:val="000000" w:themeColor="text1"/>
            <w:szCs w:val="24"/>
            <w:vertAlign w:val="superscript"/>
            <w:lang w:eastAsia="en-US"/>
          </w:rPr>
          <w:delText>er</w:delText>
        </w:r>
      </w:del>
      <w:r w:rsidRPr="005C0981">
        <w:rPr>
          <w:rFonts w:ascii="Arial" w:eastAsia="Calibri" w:hAnsi="Arial" w:cs="Arial"/>
          <w:color w:val="000000" w:themeColor="text1"/>
          <w:szCs w:val="24"/>
          <w:lang w:eastAsia="en-US"/>
        </w:rPr>
        <w:t xml:space="preserve"> septembre 20</w:t>
      </w:r>
      <w:r w:rsidR="009407C9">
        <w:rPr>
          <w:rFonts w:ascii="Arial" w:eastAsia="Calibri" w:hAnsi="Arial" w:cs="Arial"/>
          <w:color w:val="000000" w:themeColor="text1"/>
          <w:szCs w:val="24"/>
          <w:lang w:eastAsia="en-US"/>
        </w:rPr>
        <w:t>22</w:t>
      </w:r>
    </w:p>
    <w:p w14:paraId="345A8B9A" w14:textId="14857424" w:rsidR="003A2FC4" w:rsidRPr="005C0981" w:rsidRDefault="002D6354" w:rsidP="003A2FC4">
      <w:pPr>
        <w:spacing w:line="240" w:lineRule="auto"/>
        <w:jc w:val="right"/>
        <w:rPr>
          <w:rFonts w:ascii="Arial" w:eastAsia="Calibri" w:hAnsi="Arial" w:cs="Arial"/>
          <w:color w:val="000000" w:themeColor="text1"/>
          <w:lang w:eastAsia="en-US"/>
        </w:rPr>
      </w:pPr>
      <w:ins w:id="49" w:author="ROBERT F SYLVESTRE SIDIBE" w:date="2024-02-15T17:43:00Z">
        <w:r>
          <w:rPr>
            <w:rFonts w:ascii="Arial" w:eastAsia="Calibri" w:hAnsi="Arial" w:cs="Arial"/>
            <w:b/>
            <w:bCs/>
            <w:noProof/>
            <w:color w:val="000000" w:themeColor="text1"/>
            <w:lang w:eastAsia="en-US"/>
          </w:rPr>
          <w:drawing>
            <wp:anchor distT="0" distB="0" distL="114300" distR="114300" simplePos="0" relativeHeight="251661312" behindDoc="1" locked="0" layoutInCell="1" allowOverlap="1" wp14:anchorId="7E7855F0" wp14:editId="61981469">
              <wp:simplePos x="0" y="0"/>
              <wp:positionH relativeFrom="margin">
                <wp:posOffset>2922270</wp:posOffset>
              </wp:positionH>
              <wp:positionV relativeFrom="paragraph">
                <wp:posOffset>87630</wp:posOffset>
              </wp:positionV>
              <wp:extent cx="2819249" cy="2000250"/>
              <wp:effectExtent l="0" t="0" r="635" b="0"/>
              <wp:wrapNone/>
              <wp:docPr id="325116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20112" b="8938"/>
                      <a:stretch/>
                    </pic:blipFill>
                    <pic:spPr bwMode="auto">
                      <a:xfrm>
                        <a:off x="0" y="0"/>
                        <a:ext cx="2819249" cy="2000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ins>
    </w:p>
    <w:p w14:paraId="10AA5A21" w14:textId="0DAD1CA5" w:rsidR="003A2FC4" w:rsidRPr="005C0981" w:rsidRDefault="003A2FC4" w:rsidP="003A2FC4">
      <w:pPr>
        <w:spacing w:line="240" w:lineRule="auto"/>
        <w:ind w:left="5664"/>
        <w:rPr>
          <w:rFonts w:ascii="Arial" w:eastAsia="Calibri" w:hAnsi="Arial" w:cs="Arial"/>
          <w:b/>
          <w:bCs/>
          <w:color w:val="000000" w:themeColor="text1"/>
          <w:sz w:val="28"/>
          <w:szCs w:val="28"/>
          <w:lang w:eastAsia="en-US"/>
        </w:rPr>
      </w:pPr>
      <w:r w:rsidRPr="005C0981">
        <w:rPr>
          <w:rFonts w:ascii="Arial" w:eastAsia="Calibri" w:hAnsi="Arial" w:cs="Arial"/>
          <w:b/>
          <w:bCs/>
          <w:color w:val="000000" w:themeColor="text1"/>
          <w:sz w:val="28"/>
          <w:szCs w:val="28"/>
          <w:lang w:eastAsia="en-US"/>
        </w:rPr>
        <w:t xml:space="preserve">       Directeur Général</w:t>
      </w:r>
    </w:p>
    <w:p w14:paraId="72506CE4" w14:textId="33342F4B" w:rsidR="003A2FC4" w:rsidRDefault="003A2FC4" w:rsidP="003A2FC4">
      <w:pPr>
        <w:spacing w:line="240" w:lineRule="auto"/>
        <w:rPr>
          <w:ins w:id="50" w:author="ROBERT F SYLVESTRE SIDIBE" w:date="2024-02-15T17:43:00Z"/>
          <w:rFonts w:ascii="Arial" w:eastAsia="Calibri" w:hAnsi="Arial" w:cs="Arial"/>
          <w:b/>
          <w:bCs/>
          <w:color w:val="000000" w:themeColor="text1"/>
          <w:lang w:eastAsia="en-US"/>
        </w:rPr>
      </w:pPr>
    </w:p>
    <w:p w14:paraId="2E32CEDF" w14:textId="77777777" w:rsidR="002D6354" w:rsidRDefault="002D6354" w:rsidP="003A2FC4">
      <w:pPr>
        <w:spacing w:line="240" w:lineRule="auto"/>
        <w:rPr>
          <w:ins w:id="51" w:author="ROBERT F SYLVESTRE SIDIBE" w:date="2024-02-15T17:43:00Z"/>
          <w:rFonts w:ascii="Arial" w:eastAsia="Calibri" w:hAnsi="Arial" w:cs="Arial"/>
          <w:b/>
          <w:bCs/>
          <w:color w:val="000000" w:themeColor="text1"/>
          <w:lang w:eastAsia="en-US"/>
        </w:rPr>
      </w:pPr>
    </w:p>
    <w:p w14:paraId="545BC282" w14:textId="77777777" w:rsidR="002D6354" w:rsidRDefault="002D6354" w:rsidP="003A2FC4">
      <w:pPr>
        <w:spacing w:line="240" w:lineRule="auto"/>
        <w:rPr>
          <w:ins w:id="52" w:author="ROBERT F SYLVESTRE SIDIBE" w:date="2024-02-15T17:43:00Z"/>
          <w:rFonts w:ascii="Arial" w:eastAsia="Calibri" w:hAnsi="Arial" w:cs="Arial"/>
          <w:b/>
          <w:bCs/>
          <w:color w:val="000000" w:themeColor="text1"/>
          <w:lang w:eastAsia="en-US"/>
        </w:rPr>
      </w:pPr>
    </w:p>
    <w:p w14:paraId="1FD8E897" w14:textId="77777777" w:rsidR="002D6354" w:rsidRDefault="002D6354" w:rsidP="003A2FC4">
      <w:pPr>
        <w:spacing w:line="240" w:lineRule="auto"/>
        <w:rPr>
          <w:ins w:id="53" w:author="ROBERT F SYLVESTRE SIDIBE" w:date="2024-02-15T17:43:00Z"/>
          <w:rFonts w:ascii="Arial" w:eastAsia="Calibri" w:hAnsi="Arial" w:cs="Arial"/>
          <w:b/>
          <w:bCs/>
          <w:color w:val="000000" w:themeColor="text1"/>
          <w:lang w:eastAsia="en-US"/>
        </w:rPr>
      </w:pPr>
    </w:p>
    <w:p w14:paraId="59340852" w14:textId="77777777" w:rsidR="002D6354" w:rsidRDefault="002D6354" w:rsidP="003A2FC4">
      <w:pPr>
        <w:spacing w:line="240" w:lineRule="auto"/>
        <w:rPr>
          <w:rFonts w:ascii="Arial" w:eastAsia="Calibri" w:hAnsi="Arial" w:cs="Arial"/>
          <w:b/>
          <w:bCs/>
          <w:color w:val="000000" w:themeColor="text1"/>
          <w:lang w:eastAsia="en-US"/>
        </w:rPr>
      </w:pPr>
    </w:p>
    <w:p w14:paraId="126E5CEB" w14:textId="2AFBAF6B" w:rsidR="003A2FC4" w:rsidRDefault="003A2FC4" w:rsidP="003A2FC4">
      <w:pPr>
        <w:spacing w:line="240" w:lineRule="auto"/>
        <w:rPr>
          <w:rFonts w:ascii="Arial" w:eastAsia="Calibri" w:hAnsi="Arial" w:cs="Arial"/>
          <w:b/>
          <w:bCs/>
          <w:color w:val="000000" w:themeColor="text1"/>
          <w:lang w:eastAsia="en-US"/>
        </w:rPr>
      </w:pPr>
    </w:p>
    <w:p w14:paraId="2EEF610A" w14:textId="77777777" w:rsidR="003A2FC4" w:rsidRPr="005C0981" w:rsidRDefault="003A2FC4" w:rsidP="003A2FC4">
      <w:pPr>
        <w:spacing w:line="240" w:lineRule="auto"/>
        <w:rPr>
          <w:rFonts w:ascii="Arial" w:eastAsia="Calibri" w:hAnsi="Arial" w:cs="Arial"/>
          <w:b/>
          <w:bCs/>
          <w:color w:val="000000" w:themeColor="text1"/>
          <w:lang w:eastAsia="en-US"/>
        </w:rPr>
      </w:pPr>
    </w:p>
    <w:p w14:paraId="306A82EB" w14:textId="77777777" w:rsidR="003A2FC4" w:rsidRPr="005C0981" w:rsidRDefault="003A2FC4" w:rsidP="003A2FC4">
      <w:pPr>
        <w:spacing w:line="240" w:lineRule="auto"/>
        <w:ind w:left="5664"/>
        <w:rPr>
          <w:rFonts w:ascii="Arial" w:eastAsia="Calibri" w:hAnsi="Arial" w:cs="Arial"/>
          <w:b/>
          <w:bCs/>
          <w:color w:val="000000" w:themeColor="text1"/>
          <w:lang w:eastAsia="en-US"/>
        </w:rPr>
      </w:pPr>
      <w:r w:rsidRPr="005C0981">
        <w:rPr>
          <w:rFonts w:ascii="Arial" w:eastAsia="Calibri" w:hAnsi="Arial" w:cs="Arial"/>
          <w:b/>
          <w:bCs/>
          <w:color w:val="000000" w:themeColor="text1"/>
          <w:lang w:eastAsia="en-US"/>
        </w:rPr>
        <w:t xml:space="preserve">        Dr SANOGO Mamadou </w:t>
      </w:r>
    </w:p>
    <w:p w14:paraId="012D3363" w14:textId="77777777" w:rsidR="007D2DFC" w:rsidRDefault="007D2DFC"/>
    <w:sectPr w:rsidR="007D2D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2070AD"/>
    <w:multiLevelType w:val="hybridMultilevel"/>
    <w:tmpl w:val="B6FEB8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CBB1E56"/>
    <w:multiLevelType w:val="multilevel"/>
    <w:tmpl w:val="E9A6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6057729">
    <w:abstractNumId w:val="0"/>
  </w:num>
  <w:num w:numId="2" w16cid:durableId="29467630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r Mamadou SANOGO">
    <w15:presenceInfo w15:providerId="None" w15:userId="Dr Mamadou SANOGO"/>
  </w15:person>
  <w15:person w15:author="ROBERT F SYLVESTRE SIDIBE">
    <w15:presenceInfo w15:providerId="Windows Live" w15:userId="124b21123b63aa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C4"/>
    <w:rsid w:val="0012472D"/>
    <w:rsid w:val="001B4FA2"/>
    <w:rsid w:val="002A13D0"/>
    <w:rsid w:val="002D6354"/>
    <w:rsid w:val="00372574"/>
    <w:rsid w:val="00394C0C"/>
    <w:rsid w:val="003A2FC4"/>
    <w:rsid w:val="0067246B"/>
    <w:rsid w:val="007B637C"/>
    <w:rsid w:val="007D2DFC"/>
    <w:rsid w:val="007F1239"/>
    <w:rsid w:val="007F3C93"/>
    <w:rsid w:val="009407C9"/>
    <w:rsid w:val="009475FB"/>
    <w:rsid w:val="00972231"/>
    <w:rsid w:val="00A13517"/>
    <w:rsid w:val="00A231D2"/>
    <w:rsid w:val="00B670BE"/>
    <w:rsid w:val="00C2402D"/>
    <w:rsid w:val="00CB2D79"/>
    <w:rsid w:val="00DD08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C87F1"/>
  <w15:docId w15:val="{1CB1792C-2036-40A7-82E3-3A3A5CDA6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FC4"/>
    <w:pPr>
      <w:spacing w:after="0" w:line="20" w:lineRule="atLeast"/>
      <w:jc w:val="both"/>
    </w:pPr>
    <w:rPr>
      <w:rFonts w:ascii="Times New Roman" w:eastAsia="Times New Roman" w:hAnsi="Times New Roman" w:cs="Times New Roman"/>
      <w:sz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9407C9"/>
    <w:pPr>
      <w:spacing w:after="0" w:line="240" w:lineRule="auto"/>
    </w:pPr>
    <w:rPr>
      <w:rFonts w:ascii="Times New Roman" w:eastAsia="Times New Roman" w:hAnsi="Times New Roman" w:cs="Times New Roman"/>
      <w:sz w:val="24"/>
      <w:lang w:eastAsia="fr-FR"/>
    </w:rPr>
  </w:style>
  <w:style w:type="paragraph" w:styleId="Paragraphedeliste">
    <w:name w:val="List Paragraph"/>
    <w:basedOn w:val="Normal"/>
    <w:uiPriority w:val="34"/>
    <w:qFormat/>
    <w:rsid w:val="0067246B"/>
    <w:pPr>
      <w:ind w:left="720"/>
      <w:contextualSpacing/>
    </w:pPr>
  </w:style>
  <w:style w:type="paragraph" w:styleId="NormalWeb">
    <w:name w:val="Normal (Web)"/>
    <w:basedOn w:val="Normal"/>
    <w:uiPriority w:val="99"/>
    <w:semiHidden/>
    <w:unhideWhenUsed/>
    <w:rsid w:val="0067246B"/>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531763">
      <w:bodyDiv w:val="1"/>
      <w:marLeft w:val="0"/>
      <w:marRight w:val="0"/>
      <w:marTop w:val="0"/>
      <w:marBottom w:val="0"/>
      <w:divBdr>
        <w:top w:val="none" w:sz="0" w:space="0" w:color="auto"/>
        <w:left w:val="none" w:sz="0" w:space="0" w:color="auto"/>
        <w:bottom w:val="none" w:sz="0" w:space="0" w:color="auto"/>
        <w:right w:val="none" w:sz="0" w:space="0" w:color="auto"/>
      </w:divBdr>
    </w:div>
    <w:div w:id="645358791">
      <w:bodyDiv w:val="1"/>
      <w:marLeft w:val="0"/>
      <w:marRight w:val="0"/>
      <w:marTop w:val="0"/>
      <w:marBottom w:val="0"/>
      <w:divBdr>
        <w:top w:val="none" w:sz="0" w:space="0" w:color="auto"/>
        <w:left w:val="none" w:sz="0" w:space="0" w:color="auto"/>
        <w:bottom w:val="none" w:sz="0" w:space="0" w:color="auto"/>
        <w:right w:val="none" w:sz="0" w:space="0" w:color="auto"/>
      </w:divBdr>
    </w:div>
    <w:div w:id="18349517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326</Words>
  <Characters>1797</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SIDIBE</dc:creator>
  <cp:keywords/>
  <dc:description/>
  <cp:lastModifiedBy>ROBERT F SYLVESTRE SIDIBE</cp:lastModifiedBy>
  <cp:revision>2</cp:revision>
  <dcterms:created xsi:type="dcterms:W3CDTF">2024-02-14T09:59:00Z</dcterms:created>
  <dcterms:modified xsi:type="dcterms:W3CDTF">2024-02-15T17:43:00Z</dcterms:modified>
</cp:coreProperties>
</file>