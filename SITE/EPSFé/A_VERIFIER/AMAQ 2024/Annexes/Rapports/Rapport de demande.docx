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AE25F2" w14:textId="17D57EE7" w:rsidR="00ED4E26" w:rsidRDefault="00ED4E26"/>
    <w:p w14:paraId="15F29D11" w14:textId="59DE9FBA" w:rsidR="00ED4E26" w:rsidRPr="00ED4E26" w:rsidRDefault="00ED4E26" w:rsidP="00ED4E26"/>
    <w:p w14:paraId="17805B16" w14:textId="4CA28F71" w:rsidR="00ED4E26" w:rsidRPr="00ED4E26" w:rsidRDefault="00DB7AB2" w:rsidP="00ED4E26">
      <w:ins w:id="0" w:author="Dr Mamadou SANOGO" w:date="2024-10-26T11:01:00Z" w16du:dateUtc="2024-10-26T11:01:00Z">
        <w:r>
          <w:rPr>
            <w:noProof/>
          </w:rPr>
          <w:drawing>
            <wp:anchor distT="0" distB="0" distL="114300" distR="114300" simplePos="0" relativeHeight="251659264" behindDoc="0" locked="0" layoutInCell="1" allowOverlap="1" wp14:anchorId="088D1761" wp14:editId="70D3C11F">
              <wp:simplePos x="0" y="0"/>
              <wp:positionH relativeFrom="page">
                <wp:posOffset>2379980</wp:posOffset>
              </wp:positionH>
              <wp:positionV relativeFrom="margin">
                <wp:posOffset>443941</wp:posOffset>
              </wp:positionV>
              <wp:extent cx="2710815" cy="1850390"/>
              <wp:effectExtent l="76200" t="57150" r="70485" b="111760"/>
              <wp:wrapSquare wrapText="bothSides"/>
              <wp:docPr id="528953357"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6">
                        <a:extLst>
                          <a:ext uri="{28A0092B-C50C-407E-A947-70E740481C1C}">
                            <a14:useLocalDpi xmlns:a14="http://schemas.microsoft.com/office/drawing/2010/main" val="0"/>
                          </a:ext>
                        </a:extLst>
                      </a:blip>
                      <a:stretch>
                        <a:fillRect/>
                      </a:stretch>
                    </pic:blipFill>
                    <pic:spPr>
                      <a:xfrm>
                        <a:off x="0" y="0"/>
                        <a:ext cx="2710815" cy="185039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ins>
      <w:bookmarkStart w:id="1" w:name="_Hlk182232946"/>
    </w:p>
    <w:p w14:paraId="32332087" w14:textId="77777777" w:rsidR="00ED4E26" w:rsidRPr="00ED4E26" w:rsidRDefault="00ED4E26" w:rsidP="00ED4E26"/>
    <w:p w14:paraId="6E73A418" w14:textId="77777777" w:rsidR="00ED4E26" w:rsidRPr="00ED4E26" w:rsidRDefault="00ED4E26" w:rsidP="00ED4E26"/>
    <w:p w14:paraId="656B30BE" w14:textId="77777777" w:rsidR="00ED4E26" w:rsidRPr="00ED4E26" w:rsidRDefault="00ED4E26" w:rsidP="00ED4E26"/>
    <w:p w14:paraId="5C39C4F6" w14:textId="77777777" w:rsidR="00ED4E26" w:rsidRPr="00ED4E26" w:rsidRDefault="00ED4E26" w:rsidP="00ED4E26"/>
    <w:p w14:paraId="2F45E656" w14:textId="77777777" w:rsidR="00ED4E26" w:rsidRPr="00ED4E26" w:rsidRDefault="00ED4E26" w:rsidP="00ED4E26"/>
    <w:p w14:paraId="27A24A55" w14:textId="77777777" w:rsidR="00ED4E26" w:rsidRPr="00ED4E26" w:rsidRDefault="00ED4E26" w:rsidP="00ED4E26"/>
    <w:p w14:paraId="180A7799" w14:textId="77777777" w:rsidR="00ED4E26" w:rsidRPr="00ED4E26" w:rsidRDefault="00ED4E26" w:rsidP="00ED4E26"/>
    <w:p w14:paraId="649ADE74" w14:textId="77777777" w:rsidR="00ED4E26" w:rsidRPr="00ED4E26" w:rsidRDefault="00ED4E26" w:rsidP="00ED4E26"/>
    <w:p w14:paraId="2454F8FC" w14:textId="77777777" w:rsidR="00ED4E26" w:rsidRPr="00ED4E26" w:rsidRDefault="00ED4E26" w:rsidP="00ED4E26"/>
    <w:p w14:paraId="6AE0A426" w14:textId="77777777" w:rsidR="00ED4E26" w:rsidRPr="00ED4E26" w:rsidRDefault="00ED4E26" w:rsidP="00ED4E26"/>
    <w:p w14:paraId="47064662" w14:textId="77777777" w:rsidR="00ED4E26" w:rsidRPr="00ED4E26" w:rsidRDefault="00ED4E26" w:rsidP="00ED4E26">
      <w:pPr>
        <w:jc w:val="center"/>
      </w:pPr>
    </w:p>
    <w:p w14:paraId="56C6EBC0" w14:textId="77777777" w:rsidR="00ED4E26" w:rsidRPr="00ED4E26" w:rsidRDefault="00ED4E26" w:rsidP="00ED4E26"/>
    <w:p w14:paraId="284F0FE6" w14:textId="57504D77" w:rsidR="00ED4E26" w:rsidRDefault="00ED4E26" w:rsidP="00ED4E26">
      <w:pPr>
        <w:jc w:val="center"/>
        <w:rPr>
          <w:color w:val="146C6C"/>
          <w:sz w:val="72"/>
        </w:rPr>
      </w:pPr>
      <w:r w:rsidRPr="00ED4E26">
        <w:rPr>
          <w:color w:val="146C6C"/>
          <w:sz w:val="72"/>
        </w:rPr>
        <w:t xml:space="preserve">Rapport de demande </w:t>
      </w:r>
      <w:r w:rsidR="00AC2001" w:rsidRPr="00ED4E26">
        <w:rPr>
          <w:color w:val="146C6C"/>
          <w:sz w:val="72"/>
        </w:rPr>
        <w:t>d’information sur</w:t>
      </w:r>
      <w:r w:rsidRPr="00ED4E26">
        <w:rPr>
          <w:color w:val="146C6C"/>
          <w:sz w:val="72"/>
        </w:rPr>
        <w:t xml:space="preserve"> les filières de formation</w:t>
      </w:r>
    </w:p>
    <w:p w14:paraId="7C21BAA6" w14:textId="77777777" w:rsidR="00C27617" w:rsidRPr="00ED4E26" w:rsidRDefault="00C27617" w:rsidP="00ED4E26">
      <w:pPr>
        <w:jc w:val="center"/>
        <w:rPr>
          <w:color w:val="146C6C"/>
          <w:sz w:val="72"/>
        </w:rPr>
      </w:pPr>
    </w:p>
    <w:p w14:paraId="3502792D" w14:textId="77777777" w:rsidR="00ED4E26" w:rsidRDefault="00ED4E26" w:rsidP="00ED4E26">
      <w:pPr>
        <w:jc w:val="center"/>
      </w:pPr>
    </w:p>
    <w:p w14:paraId="3AEF8B64" w14:textId="77777777" w:rsidR="00ED4E26" w:rsidRPr="00ED4E26" w:rsidRDefault="00ED4E26" w:rsidP="00ED4E26">
      <w:pPr>
        <w:jc w:val="center"/>
      </w:pPr>
      <w:r>
        <w:t>Octobre 2023 à Octobre 2024</w:t>
      </w:r>
    </w:p>
    <w:p w14:paraId="12C33F37" w14:textId="77777777" w:rsidR="00ED4E26" w:rsidRPr="00ED4E26" w:rsidRDefault="00ED4E26" w:rsidP="00ED4E26"/>
    <w:p w14:paraId="675CEA2F" w14:textId="77777777" w:rsidR="00ED4E26" w:rsidRPr="00ED4E26" w:rsidRDefault="00ED4E26" w:rsidP="00ED4E26"/>
    <w:p w14:paraId="7290F8AB" w14:textId="77777777" w:rsidR="00ED4E26" w:rsidRPr="00ED4E26" w:rsidRDefault="00ED4E26" w:rsidP="00ED4E26"/>
    <w:p w14:paraId="3EA0B208" w14:textId="77777777" w:rsidR="00ED4E26" w:rsidRPr="00ED4E26" w:rsidRDefault="00ED4E26" w:rsidP="00ED4E26"/>
    <w:p w14:paraId="35DAA4C3" w14:textId="77777777" w:rsidR="00ED4E26" w:rsidRPr="00ED4E26" w:rsidRDefault="00ED4E26" w:rsidP="00ED4E26"/>
    <w:p w14:paraId="1FEFAE19" w14:textId="77777777" w:rsidR="00ED4E26" w:rsidRDefault="00ED4E26" w:rsidP="00ED4E26"/>
    <w:p w14:paraId="4A49B643" w14:textId="77777777" w:rsidR="005B6636" w:rsidRDefault="005B6636" w:rsidP="00ED4E26"/>
    <w:p w14:paraId="639E07B5" w14:textId="77777777" w:rsidR="005B6636" w:rsidRDefault="005B6636" w:rsidP="00ED4E26"/>
    <w:p w14:paraId="055BB02F" w14:textId="77777777" w:rsidR="005B6636" w:rsidRDefault="005B6636" w:rsidP="00ED4E26"/>
    <w:p w14:paraId="163E1F96" w14:textId="77777777" w:rsidR="005B6636" w:rsidRDefault="005B6636" w:rsidP="00ED4E26"/>
    <w:p w14:paraId="25C65AF5" w14:textId="77777777" w:rsidR="005B6636" w:rsidRDefault="005B6636" w:rsidP="00ED4E26"/>
    <w:p w14:paraId="111FEACF" w14:textId="77777777" w:rsidR="005B6636" w:rsidRDefault="005B6636" w:rsidP="00ED4E26"/>
    <w:p w14:paraId="0D6EA470" w14:textId="77777777" w:rsidR="005B6636" w:rsidRDefault="005B6636" w:rsidP="00ED4E26"/>
    <w:p w14:paraId="6F31C9C0" w14:textId="77777777" w:rsidR="005B6636" w:rsidRDefault="005B6636" w:rsidP="00ED4E26"/>
    <w:p w14:paraId="31C493A6" w14:textId="77777777" w:rsidR="005B6636" w:rsidRDefault="005B6636" w:rsidP="00ED4E26"/>
    <w:p w14:paraId="715E4454" w14:textId="77777777" w:rsidR="005B6636" w:rsidRDefault="005B6636" w:rsidP="00ED4E26"/>
    <w:p w14:paraId="13EA0975" w14:textId="77777777" w:rsidR="005B6636" w:rsidRDefault="005B6636" w:rsidP="00ED4E26"/>
    <w:p w14:paraId="15C2FE6F" w14:textId="77777777" w:rsidR="005B6636" w:rsidRDefault="005B6636" w:rsidP="00ED4E26"/>
    <w:p w14:paraId="5F0DA241" w14:textId="77777777" w:rsidR="005B6636" w:rsidRDefault="005B6636" w:rsidP="00ED4E26"/>
    <w:p w14:paraId="7748506E" w14:textId="77777777" w:rsidR="005B6636" w:rsidRPr="00ED4E26" w:rsidRDefault="005B6636" w:rsidP="00ED4E26"/>
    <w:p w14:paraId="48F6C614" w14:textId="77777777" w:rsidR="00ED4E26" w:rsidRPr="00ED4E26" w:rsidRDefault="00ED4E26" w:rsidP="00ED4E26"/>
    <w:p w14:paraId="3E19D4AB" w14:textId="77777777" w:rsidR="00ED4E26" w:rsidRPr="00ED4E26" w:rsidRDefault="00ED4E26" w:rsidP="00ED4E26"/>
    <w:p w14:paraId="36A7F9B7" w14:textId="07803A98" w:rsidR="00DB7AB2" w:rsidRDefault="00C27617" w:rsidP="00ED4E26">
      <w:r>
        <w:t>15 octobre 202</w:t>
      </w:r>
      <w:bookmarkEnd w:id="1"/>
      <w:r w:rsidR="005B6636">
        <w:t>4</w:t>
      </w:r>
    </w:p>
    <w:p w14:paraId="22EAEE9A" w14:textId="77777777" w:rsidR="00DB7AB2" w:rsidRDefault="00DB7AB2" w:rsidP="00ED4E26"/>
    <w:sdt>
      <w:sdtPr>
        <w:rPr>
          <w:rFonts w:ascii="Times New Roman" w:eastAsia="Times New Roman" w:hAnsi="Times New Roman" w:cs="Times New Roman"/>
          <w:caps w:val="0"/>
          <w:color w:val="auto"/>
          <w:sz w:val="22"/>
          <w:szCs w:val="22"/>
          <w:lang w:val="fr-FR"/>
        </w:rPr>
        <w:id w:val="-687292817"/>
        <w:docPartObj>
          <w:docPartGallery w:val="Table of Contents"/>
          <w:docPartUnique/>
        </w:docPartObj>
      </w:sdtPr>
      <w:sdtEndPr>
        <w:rPr>
          <w:b/>
          <w:bCs/>
        </w:rPr>
      </w:sdtEndPr>
      <w:sdtContent>
        <w:p w14:paraId="2BFEAE49" w14:textId="77777777" w:rsidR="00C27617" w:rsidRPr="00C27617" w:rsidRDefault="00C27617">
          <w:pPr>
            <w:pStyle w:val="En-ttedetabledesmatires"/>
            <w:rPr>
              <w:rFonts w:ascii="Times New Roman" w:hAnsi="Times New Roman" w:cs="Times New Roman"/>
              <w:color w:val="146C6C"/>
              <w:lang w:val="fr-FR"/>
            </w:rPr>
          </w:pPr>
          <w:r w:rsidRPr="00C27617">
            <w:rPr>
              <w:rFonts w:ascii="Times New Roman" w:hAnsi="Times New Roman" w:cs="Times New Roman"/>
              <w:color w:val="146C6C"/>
              <w:lang w:val="fr-FR"/>
            </w:rPr>
            <w:t>Table des matières</w:t>
          </w:r>
        </w:p>
        <w:p w14:paraId="6470EBD4" w14:textId="77777777" w:rsidR="00C27617" w:rsidRDefault="00C27617">
          <w:pPr>
            <w:pStyle w:val="TM1"/>
            <w:tabs>
              <w:tab w:val="right" w:leader="dot" w:pos="9350"/>
            </w:tabs>
            <w:rPr>
              <w:noProof/>
            </w:rPr>
          </w:pPr>
          <w:r>
            <w:fldChar w:fldCharType="begin"/>
          </w:r>
          <w:r>
            <w:instrText xml:space="preserve"> TOC \o "1-3" \h \z \u </w:instrText>
          </w:r>
          <w:r>
            <w:fldChar w:fldCharType="separate"/>
          </w:r>
          <w:hyperlink w:anchor="_Toc182215768" w:history="1">
            <w:r w:rsidRPr="00FB7AD4">
              <w:rPr>
                <w:rStyle w:val="Lienhypertexte"/>
                <w:noProof/>
              </w:rPr>
              <w:t>Introduction</w:t>
            </w:r>
            <w:r>
              <w:rPr>
                <w:noProof/>
                <w:webHidden/>
              </w:rPr>
              <w:tab/>
            </w:r>
            <w:r>
              <w:rPr>
                <w:noProof/>
                <w:webHidden/>
              </w:rPr>
              <w:fldChar w:fldCharType="begin"/>
            </w:r>
            <w:r>
              <w:rPr>
                <w:noProof/>
                <w:webHidden/>
              </w:rPr>
              <w:instrText xml:space="preserve"> PAGEREF _Toc182215768 \h </w:instrText>
            </w:r>
            <w:r>
              <w:rPr>
                <w:noProof/>
                <w:webHidden/>
              </w:rPr>
            </w:r>
            <w:r>
              <w:rPr>
                <w:noProof/>
                <w:webHidden/>
              </w:rPr>
              <w:fldChar w:fldCharType="separate"/>
            </w:r>
            <w:r>
              <w:rPr>
                <w:noProof/>
                <w:webHidden/>
              </w:rPr>
              <w:t>3</w:t>
            </w:r>
            <w:r>
              <w:rPr>
                <w:noProof/>
                <w:webHidden/>
              </w:rPr>
              <w:fldChar w:fldCharType="end"/>
            </w:r>
          </w:hyperlink>
        </w:p>
        <w:p w14:paraId="5B140C51" w14:textId="77777777" w:rsidR="00C27617" w:rsidRDefault="00C27617">
          <w:pPr>
            <w:pStyle w:val="TM1"/>
            <w:tabs>
              <w:tab w:val="left" w:pos="440"/>
              <w:tab w:val="right" w:leader="dot" w:pos="9350"/>
            </w:tabs>
            <w:rPr>
              <w:noProof/>
            </w:rPr>
          </w:pPr>
          <w:hyperlink w:anchor="_Toc182215769" w:history="1">
            <w:r w:rsidRPr="00FB7AD4">
              <w:rPr>
                <w:rStyle w:val="Lienhypertexte"/>
                <w:noProof/>
              </w:rPr>
              <w:t>2.</w:t>
            </w:r>
            <w:r>
              <w:rPr>
                <w:noProof/>
              </w:rPr>
              <w:tab/>
            </w:r>
            <w:r w:rsidRPr="00FB7AD4">
              <w:rPr>
                <w:rStyle w:val="Lienhypertexte"/>
                <w:noProof/>
              </w:rPr>
              <w:t>Méthodologie et Sources de Données</w:t>
            </w:r>
            <w:r>
              <w:rPr>
                <w:noProof/>
                <w:webHidden/>
              </w:rPr>
              <w:tab/>
            </w:r>
            <w:r>
              <w:rPr>
                <w:noProof/>
                <w:webHidden/>
              </w:rPr>
              <w:fldChar w:fldCharType="begin"/>
            </w:r>
            <w:r>
              <w:rPr>
                <w:noProof/>
                <w:webHidden/>
              </w:rPr>
              <w:instrText xml:space="preserve"> PAGEREF _Toc182215769 \h </w:instrText>
            </w:r>
            <w:r>
              <w:rPr>
                <w:noProof/>
                <w:webHidden/>
              </w:rPr>
            </w:r>
            <w:r>
              <w:rPr>
                <w:noProof/>
                <w:webHidden/>
              </w:rPr>
              <w:fldChar w:fldCharType="separate"/>
            </w:r>
            <w:r>
              <w:rPr>
                <w:noProof/>
                <w:webHidden/>
              </w:rPr>
              <w:t>4</w:t>
            </w:r>
            <w:r>
              <w:rPr>
                <w:noProof/>
                <w:webHidden/>
              </w:rPr>
              <w:fldChar w:fldCharType="end"/>
            </w:r>
          </w:hyperlink>
        </w:p>
        <w:p w14:paraId="2B295346" w14:textId="77777777" w:rsidR="00C27617" w:rsidRDefault="00C27617">
          <w:pPr>
            <w:pStyle w:val="TM1"/>
            <w:tabs>
              <w:tab w:val="left" w:pos="440"/>
              <w:tab w:val="right" w:leader="dot" w:pos="9350"/>
            </w:tabs>
            <w:rPr>
              <w:noProof/>
            </w:rPr>
          </w:pPr>
          <w:hyperlink w:anchor="_Toc182215770" w:history="1">
            <w:r w:rsidRPr="00FB7AD4">
              <w:rPr>
                <w:rStyle w:val="Lienhypertexte"/>
                <w:noProof/>
              </w:rPr>
              <w:t>3.</w:t>
            </w:r>
            <w:r>
              <w:rPr>
                <w:noProof/>
              </w:rPr>
              <w:tab/>
            </w:r>
            <w:r w:rsidRPr="00FB7AD4">
              <w:rPr>
                <w:rStyle w:val="Lienhypertexte"/>
                <w:noProof/>
              </w:rPr>
              <w:t>Statistiques Générales des Demandes d’Information</w:t>
            </w:r>
            <w:r>
              <w:rPr>
                <w:noProof/>
                <w:webHidden/>
              </w:rPr>
              <w:tab/>
            </w:r>
            <w:r>
              <w:rPr>
                <w:noProof/>
                <w:webHidden/>
              </w:rPr>
              <w:fldChar w:fldCharType="begin"/>
            </w:r>
            <w:r>
              <w:rPr>
                <w:noProof/>
                <w:webHidden/>
              </w:rPr>
              <w:instrText xml:space="preserve"> PAGEREF _Toc182215770 \h </w:instrText>
            </w:r>
            <w:r>
              <w:rPr>
                <w:noProof/>
                <w:webHidden/>
              </w:rPr>
            </w:r>
            <w:r>
              <w:rPr>
                <w:noProof/>
                <w:webHidden/>
              </w:rPr>
              <w:fldChar w:fldCharType="separate"/>
            </w:r>
            <w:r>
              <w:rPr>
                <w:noProof/>
                <w:webHidden/>
              </w:rPr>
              <w:t>5</w:t>
            </w:r>
            <w:r>
              <w:rPr>
                <w:noProof/>
                <w:webHidden/>
              </w:rPr>
              <w:fldChar w:fldCharType="end"/>
            </w:r>
          </w:hyperlink>
        </w:p>
        <w:p w14:paraId="6B6C61B8" w14:textId="77777777" w:rsidR="00C27617" w:rsidRDefault="00C27617">
          <w:pPr>
            <w:pStyle w:val="TM1"/>
            <w:tabs>
              <w:tab w:val="left" w:pos="440"/>
              <w:tab w:val="right" w:leader="dot" w:pos="9350"/>
            </w:tabs>
            <w:rPr>
              <w:noProof/>
            </w:rPr>
          </w:pPr>
          <w:hyperlink w:anchor="_Toc182215771" w:history="1">
            <w:r w:rsidRPr="00FB7AD4">
              <w:rPr>
                <w:rStyle w:val="Lienhypertexte"/>
                <w:noProof/>
              </w:rPr>
              <w:t>4.</w:t>
            </w:r>
            <w:r>
              <w:rPr>
                <w:noProof/>
              </w:rPr>
              <w:tab/>
            </w:r>
            <w:r w:rsidRPr="00FB7AD4">
              <w:rPr>
                <w:rStyle w:val="Lienhypertexte"/>
                <w:noProof/>
              </w:rPr>
              <w:t>Analyse des Demandes d’Information par Filière</w:t>
            </w:r>
            <w:r>
              <w:rPr>
                <w:noProof/>
                <w:webHidden/>
              </w:rPr>
              <w:tab/>
            </w:r>
            <w:r>
              <w:rPr>
                <w:noProof/>
                <w:webHidden/>
              </w:rPr>
              <w:fldChar w:fldCharType="begin"/>
            </w:r>
            <w:r>
              <w:rPr>
                <w:noProof/>
                <w:webHidden/>
              </w:rPr>
              <w:instrText xml:space="preserve"> PAGEREF _Toc182215771 \h </w:instrText>
            </w:r>
            <w:r>
              <w:rPr>
                <w:noProof/>
                <w:webHidden/>
              </w:rPr>
            </w:r>
            <w:r>
              <w:rPr>
                <w:noProof/>
                <w:webHidden/>
              </w:rPr>
              <w:fldChar w:fldCharType="separate"/>
            </w:r>
            <w:r>
              <w:rPr>
                <w:noProof/>
                <w:webHidden/>
              </w:rPr>
              <w:t>6</w:t>
            </w:r>
            <w:r>
              <w:rPr>
                <w:noProof/>
                <w:webHidden/>
              </w:rPr>
              <w:fldChar w:fldCharType="end"/>
            </w:r>
          </w:hyperlink>
        </w:p>
        <w:p w14:paraId="37EDC003" w14:textId="77777777" w:rsidR="00C27617" w:rsidRDefault="00C27617">
          <w:pPr>
            <w:pStyle w:val="TM1"/>
            <w:tabs>
              <w:tab w:val="right" w:leader="dot" w:pos="9350"/>
            </w:tabs>
            <w:rPr>
              <w:noProof/>
            </w:rPr>
          </w:pPr>
          <w:hyperlink w:anchor="_Toc182215772" w:history="1">
            <w:r w:rsidRPr="00FB7AD4">
              <w:rPr>
                <w:rStyle w:val="Lienhypertexte"/>
                <w:noProof/>
              </w:rPr>
              <w:t>Conclusion et Recommandations</w:t>
            </w:r>
            <w:r>
              <w:rPr>
                <w:noProof/>
                <w:webHidden/>
              </w:rPr>
              <w:tab/>
            </w:r>
            <w:r>
              <w:rPr>
                <w:noProof/>
                <w:webHidden/>
              </w:rPr>
              <w:fldChar w:fldCharType="begin"/>
            </w:r>
            <w:r>
              <w:rPr>
                <w:noProof/>
                <w:webHidden/>
              </w:rPr>
              <w:instrText xml:space="preserve"> PAGEREF _Toc182215772 \h </w:instrText>
            </w:r>
            <w:r>
              <w:rPr>
                <w:noProof/>
                <w:webHidden/>
              </w:rPr>
            </w:r>
            <w:r>
              <w:rPr>
                <w:noProof/>
                <w:webHidden/>
              </w:rPr>
              <w:fldChar w:fldCharType="separate"/>
            </w:r>
            <w:r>
              <w:rPr>
                <w:noProof/>
                <w:webHidden/>
              </w:rPr>
              <w:t>8</w:t>
            </w:r>
            <w:r>
              <w:rPr>
                <w:noProof/>
                <w:webHidden/>
              </w:rPr>
              <w:fldChar w:fldCharType="end"/>
            </w:r>
          </w:hyperlink>
        </w:p>
        <w:p w14:paraId="36EC09C8" w14:textId="77777777" w:rsidR="00C27617" w:rsidRDefault="00C27617">
          <w:r>
            <w:rPr>
              <w:b/>
              <w:bCs/>
            </w:rPr>
            <w:fldChar w:fldCharType="end"/>
          </w:r>
        </w:p>
      </w:sdtContent>
    </w:sdt>
    <w:p w14:paraId="18401D91" w14:textId="77777777" w:rsidR="00C27617" w:rsidRDefault="00C27617" w:rsidP="00ED4E26"/>
    <w:p w14:paraId="6EBB0A55" w14:textId="77777777" w:rsidR="00C27617" w:rsidRDefault="00C27617" w:rsidP="00ED4E26"/>
    <w:p w14:paraId="188843BC" w14:textId="77777777" w:rsidR="00C27617" w:rsidRDefault="00C27617" w:rsidP="00ED4E26"/>
    <w:p w14:paraId="3E9B49A8" w14:textId="77777777" w:rsidR="00C27617" w:rsidRDefault="00C27617" w:rsidP="00ED4E26"/>
    <w:p w14:paraId="66657B02" w14:textId="77777777" w:rsidR="00C27617" w:rsidRDefault="00C27617" w:rsidP="00ED4E26"/>
    <w:p w14:paraId="5E2CF8C8" w14:textId="77777777" w:rsidR="00C27617" w:rsidRDefault="00C27617" w:rsidP="00ED4E26"/>
    <w:p w14:paraId="7E50F090" w14:textId="77777777" w:rsidR="00C27617" w:rsidRDefault="00C27617" w:rsidP="00ED4E26"/>
    <w:p w14:paraId="0229B156" w14:textId="77777777" w:rsidR="00C27617" w:rsidRDefault="00C27617" w:rsidP="00ED4E26"/>
    <w:p w14:paraId="1484EECF" w14:textId="77777777" w:rsidR="00C27617" w:rsidRDefault="00C27617" w:rsidP="00ED4E26"/>
    <w:p w14:paraId="4ACA4861" w14:textId="77777777" w:rsidR="00C27617" w:rsidRDefault="00C27617" w:rsidP="00ED4E26"/>
    <w:p w14:paraId="4D477F2A" w14:textId="77777777" w:rsidR="00C27617" w:rsidRDefault="00C27617" w:rsidP="00ED4E26"/>
    <w:p w14:paraId="4AE64480" w14:textId="77777777" w:rsidR="00C27617" w:rsidRDefault="00C27617" w:rsidP="00ED4E26"/>
    <w:p w14:paraId="7EDEBEF5" w14:textId="77777777" w:rsidR="00C27617" w:rsidRDefault="00C27617" w:rsidP="00ED4E26"/>
    <w:p w14:paraId="4250C2C0" w14:textId="77777777" w:rsidR="00C27617" w:rsidRDefault="00C27617" w:rsidP="00ED4E26"/>
    <w:p w14:paraId="2F4C226F" w14:textId="77777777" w:rsidR="00C27617" w:rsidRDefault="00C27617" w:rsidP="00ED4E26"/>
    <w:p w14:paraId="16D1B845" w14:textId="77777777" w:rsidR="00C27617" w:rsidRDefault="00C27617" w:rsidP="00ED4E26"/>
    <w:p w14:paraId="0696EE89" w14:textId="77777777" w:rsidR="00C27617" w:rsidRDefault="00C27617" w:rsidP="00ED4E26"/>
    <w:p w14:paraId="6749AB79" w14:textId="77777777" w:rsidR="00C27617" w:rsidRDefault="00C27617" w:rsidP="00ED4E26"/>
    <w:p w14:paraId="10443985" w14:textId="77777777" w:rsidR="00C27617" w:rsidRDefault="00C27617" w:rsidP="00ED4E26"/>
    <w:p w14:paraId="245F60C2" w14:textId="77777777" w:rsidR="00C27617" w:rsidRDefault="00C27617" w:rsidP="00ED4E26"/>
    <w:p w14:paraId="7A0FCA37" w14:textId="77777777" w:rsidR="00C27617" w:rsidRDefault="00C27617" w:rsidP="00ED4E26"/>
    <w:p w14:paraId="4ACD94B8" w14:textId="77777777" w:rsidR="00C27617" w:rsidRDefault="00C27617" w:rsidP="00ED4E26"/>
    <w:p w14:paraId="4BCF30AF" w14:textId="77777777" w:rsidR="00C27617" w:rsidRDefault="00C27617" w:rsidP="00ED4E26"/>
    <w:p w14:paraId="668B7B3E" w14:textId="77777777" w:rsidR="00C27617" w:rsidRDefault="00C27617" w:rsidP="00ED4E26"/>
    <w:p w14:paraId="1003F948" w14:textId="77777777" w:rsidR="00C27617" w:rsidRDefault="00C27617" w:rsidP="00ED4E26"/>
    <w:p w14:paraId="037EE706" w14:textId="77777777" w:rsidR="00C27617" w:rsidRDefault="00C27617" w:rsidP="00ED4E26"/>
    <w:p w14:paraId="36717692" w14:textId="77777777" w:rsidR="00C27617" w:rsidRDefault="00C27617" w:rsidP="00ED4E26"/>
    <w:p w14:paraId="39DE8B04" w14:textId="77777777" w:rsidR="00C27617" w:rsidRDefault="00C27617" w:rsidP="00ED4E26"/>
    <w:p w14:paraId="2987F956" w14:textId="77777777" w:rsidR="00C27617" w:rsidRDefault="00C27617" w:rsidP="00ED4E26"/>
    <w:p w14:paraId="60752CC2" w14:textId="77777777" w:rsidR="00C27617" w:rsidRDefault="00C27617" w:rsidP="00ED4E26"/>
    <w:p w14:paraId="0A430A7D" w14:textId="77777777" w:rsidR="00C27617" w:rsidRDefault="00C27617" w:rsidP="00ED4E26"/>
    <w:p w14:paraId="48F60220" w14:textId="77777777" w:rsidR="00C27617" w:rsidRDefault="00C27617" w:rsidP="00ED4E26"/>
    <w:p w14:paraId="20BC5F9E" w14:textId="77777777" w:rsidR="00C27617" w:rsidRDefault="00C27617" w:rsidP="00ED4E26"/>
    <w:p w14:paraId="75ACE9A4" w14:textId="77777777" w:rsidR="00C27617" w:rsidRDefault="00C27617" w:rsidP="00ED4E26"/>
    <w:p w14:paraId="058C3018" w14:textId="77777777" w:rsidR="00C27617" w:rsidRDefault="00C27617" w:rsidP="00ED4E26"/>
    <w:p w14:paraId="6E1DB167" w14:textId="77777777" w:rsidR="00C27617" w:rsidRDefault="00C27617" w:rsidP="00ED4E26"/>
    <w:p w14:paraId="042BAE76" w14:textId="77777777" w:rsidR="00C27617" w:rsidRDefault="00C27617" w:rsidP="00ED4E26"/>
    <w:p w14:paraId="1AD0AA07" w14:textId="77777777" w:rsidR="00C27617" w:rsidRDefault="00C27617" w:rsidP="00ED4E26"/>
    <w:p w14:paraId="52179B1E" w14:textId="77777777" w:rsidR="00C27617" w:rsidRDefault="00C27617" w:rsidP="00ED4E26"/>
    <w:p w14:paraId="6EA6C029" w14:textId="77777777" w:rsidR="00C27617" w:rsidRDefault="00C27617" w:rsidP="00ED4E26"/>
    <w:p w14:paraId="0E26E52D" w14:textId="77777777" w:rsidR="00C27617" w:rsidRDefault="00C27617" w:rsidP="00C27617">
      <w:pPr>
        <w:pStyle w:val="Titre1"/>
        <w:numPr>
          <w:ilvl w:val="0"/>
          <w:numId w:val="0"/>
        </w:numPr>
        <w:ind w:left="360" w:hanging="360"/>
      </w:pPr>
      <w:bookmarkStart w:id="2" w:name="_Toc182215768"/>
      <w:r>
        <w:lastRenderedPageBreak/>
        <w:t>Introduction</w:t>
      </w:r>
      <w:bookmarkEnd w:id="2"/>
    </w:p>
    <w:p w14:paraId="0532A1A1" w14:textId="0C81C860" w:rsidR="00C27617" w:rsidRPr="00C27617" w:rsidRDefault="00C27617" w:rsidP="00C27617">
      <w:pPr>
        <w:pStyle w:val="NormalWeb"/>
        <w:spacing w:before="0" w:beforeAutospacing="0"/>
        <w:jc w:val="both"/>
        <w:rPr>
          <w:lang w:val="fr-FR"/>
        </w:rPr>
      </w:pPr>
      <w:r w:rsidRPr="00C27617">
        <w:rPr>
          <w:lang w:val="fr-FR"/>
        </w:rPr>
        <w:t>Dans un contexte éducatif en constante évolution, il est essentiel pour les établissements d'enseignement supérieur de rester en phase avec les attentes et les besoins des étudiants et des professionnels en quête de formation. L’Université Privée Félix Houphouët Boigny</w:t>
      </w:r>
      <w:r w:rsidR="005B6636">
        <w:rPr>
          <w:lang w:val="fr-FR"/>
        </w:rPr>
        <w:t>-</w:t>
      </w:r>
      <w:r w:rsidRPr="00C27617">
        <w:rPr>
          <w:lang w:val="fr-FR"/>
        </w:rPr>
        <w:t>Mali (UFHOB-MALI) s’engage à offrir une gamme de formations variées et adaptées aux exigences du marché, notamment à travers ses programmes de</w:t>
      </w:r>
      <w:r w:rsidR="005B6636">
        <w:rPr>
          <w:lang w:val="fr-FR"/>
        </w:rPr>
        <w:t xml:space="preserve"> </w:t>
      </w:r>
      <w:r w:rsidR="005B6636" w:rsidRPr="005B6636">
        <w:rPr>
          <w:color w:val="FF0000"/>
          <w:lang w:val="fr-FR"/>
        </w:rPr>
        <w:t>Master,</w:t>
      </w:r>
      <w:r w:rsidRPr="005B6636">
        <w:rPr>
          <w:color w:val="FF0000"/>
          <w:lang w:val="fr-FR"/>
        </w:rPr>
        <w:t xml:space="preserve"> </w:t>
      </w:r>
      <w:r w:rsidRPr="00C27617">
        <w:rPr>
          <w:lang w:val="fr-FR"/>
        </w:rPr>
        <w:t xml:space="preserve">Licence et de DUT. Ces filières, qui incluent la </w:t>
      </w:r>
      <w:bookmarkStart w:id="3" w:name="_Hlk182229192"/>
      <w:r w:rsidRPr="00C27617">
        <w:rPr>
          <w:lang w:val="fr-FR"/>
        </w:rPr>
        <w:t>Gestion des Ressources Humaines, la Gestion des Entreprises et Administrations, le Marketing et Communication, les Finances et Comptabilité, l’Informatique de Gestion, ainsi que les Réseaux et Télécommunications</w:t>
      </w:r>
      <w:bookmarkEnd w:id="3"/>
      <w:r w:rsidRPr="00C27617">
        <w:rPr>
          <w:lang w:val="fr-FR"/>
        </w:rPr>
        <w:t>, répondent aux besoins de compétences spécifiques dans des secteurs clés de l'économie malienne et internationale.</w:t>
      </w:r>
    </w:p>
    <w:p w14:paraId="026F4C66" w14:textId="77777777" w:rsidR="00C27617" w:rsidRPr="00C27617" w:rsidRDefault="00C27617" w:rsidP="00C27617">
      <w:pPr>
        <w:pStyle w:val="NormalWeb"/>
        <w:jc w:val="both"/>
        <w:rPr>
          <w:lang w:val="fr-FR"/>
        </w:rPr>
      </w:pPr>
      <w:r w:rsidRPr="00C27617">
        <w:rPr>
          <w:lang w:val="fr-FR"/>
        </w:rPr>
        <w:t>Afin de mieux comprendre les attentes des étudiants et d’ajuster l’offre de formation et les stratégies de communication de l’université, un rapport d'analyse de la demande d’information a été élaboré pour la période du 1er octobre 2023 au 1er octobre 2024. Ce rapport s’appuie sur les statistiques de fréquentation des différents canaux de communication de l'UFHOB-MALI : appels téléphoniques, visites en présentiel et demandes d’informations par email. Ces canaux permettent de mesurer de manière concrète l’intérêt pour chaque filière et de repérer les tendances et besoins spécifiques exprimés par le public.</w:t>
      </w:r>
    </w:p>
    <w:p w14:paraId="02D28D4C" w14:textId="77777777" w:rsidR="00C27617" w:rsidRPr="00C27617" w:rsidRDefault="00C27617" w:rsidP="00C27617">
      <w:pPr>
        <w:pStyle w:val="NormalWeb"/>
        <w:jc w:val="both"/>
        <w:rPr>
          <w:lang w:val="fr-FR"/>
        </w:rPr>
      </w:pPr>
      <w:r w:rsidRPr="00C27617">
        <w:rPr>
          <w:lang w:val="fr-FR"/>
        </w:rPr>
        <w:t>L’objectif de ce rapport est double : d’une part, refléter l’intérêt actuel du public pour chacune des filières en analysant les interactions et les demandes reçues, et d’autre part, fournir des éléments d'aide à la décision pour les responsables académiques. Ces données sont cruciales pour orienter les actions de promotion, ajuster les programmes en fonction de la demande et identifier les filières nécessitant un renforcement en termes d’information ou de ressources pédagogiques.</w:t>
      </w:r>
    </w:p>
    <w:p w14:paraId="62833E7A" w14:textId="77777777" w:rsidR="00C27617" w:rsidRPr="00C27617" w:rsidRDefault="00C27617" w:rsidP="00C27617">
      <w:pPr>
        <w:pStyle w:val="NormalWeb"/>
        <w:jc w:val="both"/>
        <w:rPr>
          <w:lang w:val="fr-FR"/>
        </w:rPr>
      </w:pPr>
      <w:r w:rsidRPr="00C27617">
        <w:rPr>
          <w:lang w:val="fr-FR"/>
        </w:rPr>
        <w:t>Ce rapport permettra également de comprendre la dynamique des choix académiques en analysant le profil des demandeurs (étudiants, jeunes professionnels en reconversion, etc.) et en identifiant les questions fréquentes concernant chaque filière, telles que les débouchés, les compétences visées, et les modalités d’admission. Cette vision globale de la demande d’information est une ressource précieuse pour positionner l’UFHOB-MALI comme un établissement proactif, en phase avec les besoins du marché de l’emploi et les aspirations de la nouvelle génération d’étudiants.</w:t>
      </w:r>
    </w:p>
    <w:p w14:paraId="6000C30D" w14:textId="77777777" w:rsidR="00C27617" w:rsidRDefault="00C27617" w:rsidP="00ED4E26"/>
    <w:p w14:paraId="1847C223" w14:textId="77777777" w:rsidR="00C27617" w:rsidRDefault="00C27617" w:rsidP="00ED4E26"/>
    <w:p w14:paraId="13EF6839" w14:textId="77777777" w:rsidR="00C27617" w:rsidRDefault="00C27617" w:rsidP="00ED4E26"/>
    <w:p w14:paraId="627E0C53" w14:textId="77777777" w:rsidR="00C27617" w:rsidRDefault="00C27617" w:rsidP="00ED4E26"/>
    <w:p w14:paraId="18ABC025" w14:textId="77777777" w:rsidR="00C27617" w:rsidRDefault="00C27617" w:rsidP="00ED4E26"/>
    <w:p w14:paraId="0FF705D0" w14:textId="77777777" w:rsidR="00C27617" w:rsidRDefault="00C27617" w:rsidP="00ED4E26"/>
    <w:p w14:paraId="12A6C326" w14:textId="77777777" w:rsidR="00C27617" w:rsidRDefault="00C27617" w:rsidP="00ED4E26"/>
    <w:p w14:paraId="22994054" w14:textId="77777777" w:rsidR="00C27617" w:rsidRDefault="00C27617" w:rsidP="00ED4E26"/>
    <w:p w14:paraId="6C45A0D8" w14:textId="77777777" w:rsidR="00C27617" w:rsidRDefault="00C27617" w:rsidP="00ED4E26"/>
    <w:p w14:paraId="46385F80" w14:textId="77777777" w:rsidR="00C27617" w:rsidRDefault="00C27617" w:rsidP="00ED4E26"/>
    <w:p w14:paraId="7BB49407" w14:textId="77777777" w:rsidR="00C27617" w:rsidRDefault="00C27617" w:rsidP="00ED4E26"/>
    <w:p w14:paraId="599FCB46" w14:textId="77777777" w:rsidR="00C27617" w:rsidRDefault="00C27617" w:rsidP="00ED4E26"/>
    <w:p w14:paraId="62462AA6" w14:textId="77777777" w:rsidR="00C27617" w:rsidRDefault="00C27617" w:rsidP="00ED4E26"/>
    <w:p w14:paraId="38DF0390" w14:textId="77777777" w:rsidR="00C27617" w:rsidRDefault="00C27617" w:rsidP="00ED4E26"/>
    <w:p w14:paraId="5E987C4F" w14:textId="77777777" w:rsidR="00C27617" w:rsidRDefault="00C27617" w:rsidP="00ED4E26"/>
    <w:p w14:paraId="1AE5CA1A" w14:textId="77777777" w:rsidR="00C27617" w:rsidRPr="00C27617" w:rsidRDefault="00C27617" w:rsidP="00C27617">
      <w:pPr>
        <w:pStyle w:val="Titre1"/>
      </w:pPr>
      <w:bookmarkStart w:id="4" w:name="_Toc182215769"/>
      <w:r w:rsidRPr="00C27617">
        <w:lastRenderedPageBreak/>
        <w:t>Méthodologie et Sources de Données</w:t>
      </w:r>
      <w:bookmarkEnd w:id="4"/>
    </w:p>
    <w:p w14:paraId="7C871465" w14:textId="7149FD1D" w:rsidR="00C27617" w:rsidRPr="00C27617" w:rsidRDefault="00C27617" w:rsidP="00C27617">
      <w:pPr>
        <w:jc w:val="both"/>
      </w:pPr>
      <w:r w:rsidRPr="00C27617">
        <w:t>Pour analyser la demande d'information sur les filières proposées par l’Université Privée Félix Houphouët Boigny</w:t>
      </w:r>
      <w:r w:rsidR="005B6636">
        <w:t>-</w:t>
      </w:r>
      <w:r w:rsidRPr="00C27617">
        <w:t>Mali (UFHOB-MALI), une méthodologie rigoureuse a été mise en place, combinant plusieurs canaux de collecte de données. Cette approche a permis de recenser les interactions provenant de divers profils d’intéressés, offrant ainsi une vue d’ensemble précise et détaillée sur l’intérêt des différentes filières. Les données ont été recueillies du 1er octobre 2023 au 1er octobre 2024 et ont été organisées par filière, mois, et par profil de demandeur. Cette segmentation a pour but de suivre les tendances dans le temps et d’identifier la nature des demandes, afin d’obtenir une analyse fiable de l’attractivité de chaque programme.</w:t>
      </w:r>
    </w:p>
    <w:p w14:paraId="6526556F" w14:textId="77777777" w:rsidR="00C27617" w:rsidRPr="00C27617" w:rsidRDefault="00C27617" w:rsidP="00C27617">
      <w:pPr>
        <w:jc w:val="both"/>
      </w:pPr>
      <w:r w:rsidRPr="00C27617">
        <w:t>Les informations proviennent des trois principaux canaux de contact suivants :</w:t>
      </w:r>
    </w:p>
    <w:p w14:paraId="0AA86F26" w14:textId="77777777" w:rsidR="00C27617" w:rsidRPr="00C27617" w:rsidRDefault="00C27617" w:rsidP="00C27617">
      <w:pPr>
        <w:jc w:val="both"/>
        <w:rPr>
          <w:b/>
          <w:bCs/>
        </w:rPr>
      </w:pPr>
      <w:r w:rsidRPr="00C27617">
        <w:rPr>
          <w:b/>
          <w:bCs/>
        </w:rPr>
        <w:t>1. Appels téléphoniques</w:t>
      </w:r>
    </w:p>
    <w:p w14:paraId="7ABCC6E3" w14:textId="77777777" w:rsidR="00C27617" w:rsidRPr="00C27617" w:rsidRDefault="00C27617" w:rsidP="00C27617">
      <w:pPr>
        <w:jc w:val="both"/>
      </w:pPr>
      <w:r w:rsidRPr="00C27617">
        <w:t>Les appels téléphoniques constituent une source importante de données sur les demandes d’information, enregistrée quotidiennement par le service d’accueil et l’administration de l’UFHOB-MALI. Ces appels couvrent divers types de questions : processus d’inscription, contenus pédagogiques, conditions d’admission, perspectives de carrière, et plus encore. Pour chaque appel, des informations spécifiques ont été enregistrées, notamment :</w:t>
      </w:r>
    </w:p>
    <w:p w14:paraId="3726FA9C" w14:textId="77777777" w:rsidR="00C27617" w:rsidRPr="00C27617" w:rsidRDefault="00C27617" w:rsidP="00C27617">
      <w:pPr>
        <w:numPr>
          <w:ilvl w:val="0"/>
          <w:numId w:val="1"/>
        </w:numPr>
        <w:jc w:val="both"/>
        <w:rPr>
          <w:lang w:val="en-US"/>
        </w:rPr>
      </w:pPr>
      <w:r w:rsidRPr="00C27617">
        <w:rPr>
          <w:lang w:val="en-US"/>
        </w:rPr>
        <w:t>La date de l’appel,</w:t>
      </w:r>
    </w:p>
    <w:p w14:paraId="6D690E28" w14:textId="77777777" w:rsidR="00C27617" w:rsidRPr="00C27617" w:rsidRDefault="00C27617" w:rsidP="00C27617">
      <w:pPr>
        <w:numPr>
          <w:ilvl w:val="0"/>
          <w:numId w:val="1"/>
        </w:numPr>
        <w:jc w:val="both"/>
        <w:rPr>
          <w:lang w:val="en-US"/>
        </w:rPr>
      </w:pPr>
      <w:r w:rsidRPr="00C27617">
        <w:rPr>
          <w:lang w:val="en-US"/>
        </w:rPr>
        <w:t>La filière d’intérêt,</w:t>
      </w:r>
    </w:p>
    <w:p w14:paraId="72510C6A" w14:textId="77777777" w:rsidR="00C27617" w:rsidRPr="00C27617" w:rsidRDefault="00C27617" w:rsidP="00C27617">
      <w:pPr>
        <w:numPr>
          <w:ilvl w:val="0"/>
          <w:numId w:val="1"/>
        </w:numPr>
        <w:jc w:val="both"/>
      </w:pPr>
      <w:r w:rsidRPr="00C27617">
        <w:t>Le profil de l’appelant (étudiant potentiel, parent, professionnel en reconversion, etc.),</w:t>
      </w:r>
    </w:p>
    <w:p w14:paraId="2A563053" w14:textId="77777777" w:rsidR="00C27617" w:rsidRPr="00C27617" w:rsidRDefault="00C27617" w:rsidP="00C27617">
      <w:pPr>
        <w:numPr>
          <w:ilvl w:val="0"/>
          <w:numId w:val="1"/>
        </w:numPr>
        <w:jc w:val="both"/>
      </w:pPr>
      <w:r w:rsidRPr="00C27617">
        <w:t>Le motif principal de la demande d’information.</w:t>
      </w:r>
    </w:p>
    <w:p w14:paraId="4788B6B2" w14:textId="77777777" w:rsidR="00C27617" w:rsidRPr="00C27617" w:rsidRDefault="00C27617" w:rsidP="00C27617">
      <w:pPr>
        <w:jc w:val="both"/>
      </w:pPr>
      <w:r w:rsidRPr="00C27617">
        <w:t>Cette analyse permet de suivre l’évolution mensuelle de l’intérêt pour chaque filière et d’identifier les pics d’appel, souvent liés aux périodes d’admission ou de communication intense de l’université.</w:t>
      </w:r>
    </w:p>
    <w:p w14:paraId="62D59CA2" w14:textId="77777777" w:rsidR="00C27617" w:rsidRPr="00C27617" w:rsidRDefault="00C27617" w:rsidP="00C27617">
      <w:pPr>
        <w:jc w:val="both"/>
        <w:rPr>
          <w:b/>
          <w:bCs/>
        </w:rPr>
      </w:pPr>
      <w:r w:rsidRPr="00C27617">
        <w:rPr>
          <w:b/>
          <w:bCs/>
        </w:rPr>
        <w:t>2. Visites en présentiel</w:t>
      </w:r>
    </w:p>
    <w:p w14:paraId="37E6E81D" w14:textId="77777777" w:rsidR="00C27617" w:rsidRPr="00C27617" w:rsidRDefault="00C27617" w:rsidP="00C27617">
      <w:pPr>
        <w:jc w:val="both"/>
        <w:rPr>
          <w:lang w:val="en-US"/>
        </w:rPr>
      </w:pPr>
      <w:r w:rsidRPr="00C27617">
        <w:t xml:space="preserve">Les visites en présentiel sont comptabilisées à l’accueil et dans les bureaux d’information de l’université. Ce canal est particulièrement pertinent pour analyser les demandes de ceux qui préfèrent obtenir des informations en personne, permettant ainsi une interaction directe avec le personnel académique et administratif. </w:t>
      </w:r>
      <w:r w:rsidRPr="00C27617">
        <w:rPr>
          <w:lang w:val="en-US"/>
        </w:rPr>
        <w:t>Pour chaque visite, les informations collectées incluent :</w:t>
      </w:r>
    </w:p>
    <w:p w14:paraId="306384A4" w14:textId="77777777" w:rsidR="00C27617" w:rsidRPr="00C27617" w:rsidRDefault="00C27617" w:rsidP="00C27617">
      <w:pPr>
        <w:numPr>
          <w:ilvl w:val="0"/>
          <w:numId w:val="2"/>
        </w:numPr>
        <w:jc w:val="both"/>
      </w:pPr>
      <w:r w:rsidRPr="00C27617">
        <w:t>La date de la visite,</w:t>
      </w:r>
    </w:p>
    <w:p w14:paraId="74E454D4" w14:textId="77777777" w:rsidR="00C27617" w:rsidRPr="00C27617" w:rsidRDefault="00C27617" w:rsidP="00C27617">
      <w:pPr>
        <w:numPr>
          <w:ilvl w:val="0"/>
          <w:numId w:val="2"/>
        </w:numPr>
        <w:jc w:val="both"/>
      </w:pPr>
      <w:r w:rsidRPr="00C27617">
        <w:t>La filière ou le programme d’intérêt,</w:t>
      </w:r>
    </w:p>
    <w:p w14:paraId="76972D44" w14:textId="77777777" w:rsidR="00C27617" w:rsidRDefault="00C27617" w:rsidP="00C27617">
      <w:pPr>
        <w:numPr>
          <w:ilvl w:val="0"/>
          <w:numId w:val="2"/>
        </w:numPr>
        <w:jc w:val="both"/>
      </w:pPr>
      <w:r w:rsidRPr="00C27617">
        <w:t>Les informations démographiques de base du visiteur (âge, sexe, statut professionnel),</w:t>
      </w:r>
    </w:p>
    <w:p w14:paraId="350EEF1C" w14:textId="0719629B" w:rsidR="00BD59DB" w:rsidRPr="00C27617" w:rsidRDefault="00BD59DB" w:rsidP="00C27617">
      <w:pPr>
        <w:numPr>
          <w:ilvl w:val="0"/>
          <w:numId w:val="2"/>
        </w:numPr>
        <w:jc w:val="both"/>
      </w:pPr>
      <w:r>
        <w:t>Les coordonnées de contact</w:t>
      </w:r>
    </w:p>
    <w:p w14:paraId="20B08B68" w14:textId="77777777" w:rsidR="00C27617" w:rsidRPr="00C27617" w:rsidRDefault="00C27617" w:rsidP="00C27617">
      <w:pPr>
        <w:numPr>
          <w:ilvl w:val="0"/>
          <w:numId w:val="2"/>
        </w:numPr>
        <w:jc w:val="both"/>
      </w:pPr>
      <w:r w:rsidRPr="00C27617">
        <w:t>Les questions posées ou les informations recherchées.</w:t>
      </w:r>
    </w:p>
    <w:p w14:paraId="2FE0D871" w14:textId="77777777" w:rsidR="00C27617" w:rsidRPr="00C27617" w:rsidRDefault="00C27617" w:rsidP="00C27617">
      <w:pPr>
        <w:jc w:val="both"/>
      </w:pPr>
      <w:r w:rsidRPr="00C27617">
        <w:t>Cette source de données offre une indication qualitative et quantitative sur la demande d’informations en personne, permettant d’évaluer l’engagement direct des futurs étudiants et des parents. Les visiteurs en présentiel montrent souvent un intérêt plus engagé, ce qui permet de mieux comprendre les attentes et besoins pour les programmes visés.</w:t>
      </w:r>
    </w:p>
    <w:p w14:paraId="5FDC41B6" w14:textId="77777777" w:rsidR="00C27617" w:rsidRPr="00C27617" w:rsidRDefault="00C27617" w:rsidP="00C27617">
      <w:pPr>
        <w:jc w:val="both"/>
        <w:rPr>
          <w:b/>
          <w:bCs/>
        </w:rPr>
      </w:pPr>
      <w:r w:rsidRPr="00C27617">
        <w:rPr>
          <w:b/>
          <w:bCs/>
        </w:rPr>
        <w:t>3. Demandes par email</w:t>
      </w:r>
    </w:p>
    <w:p w14:paraId="1FD1DB14" w14:textId="77777777" w:rsidR="00C27617" w:rsidRPr="00C27617" w:rsidRDefault="00C27617" w:rsidP="00BD59DB">
      <w:pPr>
        <w:rPr>
          <w:lang w:val="en-US"/>
        </w:rPr>
      </w:pPr>
      <w:r w:rsidRPr="00C27617">
        <w:t xml:space="preserve">Le service d’admission a enregistré toutes les demandes reçues par email, une source privilégiée pour les futurs étudiants ayant des questions détaillées et spécifiques. </w:t>
      </w:r>
      <w:r w:rsidRPr="00C27617">
        <w:rPr>
          <w:lang w:val="en-US"/>
        </w:rPr>
        <w:t>Les informations collectées via ce canal incluent :</w:t>
      </w:r>
    </w:p>
    <w:p w14:paraId="50CE60B0" w14:textId="77777777" w:rsidR="00C27617" w:rsidRPr="00C27617" w:rsidRDefault="00C27617" w:rsidP="00C27617">
      <w:pPr>
        <w:numPr>
          <w:ilvl w:val="0"/>
          <w:numId w:val="3"/>
        </w:numPr>
        <w:jc w:val="both"/>
      </w:pPr>
      <w:r w:rsidRPr="00C27617">
        <w:t>La date et l’heure de réception de l’email,</w:t>
      </w:r>
    </w:p>
    <w:p w14:paraId="18601249" w14:textId="77777777" w:rsidR="00C27617" w:rsidRPr="00C27617" w:rsidRDefault="00C27617" w:rsidP="00C27617">
      <w:pPr>
        <w:numPr>
          <w:ilvl w:val="0"/>
          <w:numId w:val="3"/>
        </w:numPr>
        <w:jc w:val="both"/>
      </w:pPr>
      <w:r w:rsidRPr="00C27617">
        <w:t>La filière ou le programme d’intérêt,</w:t>
      </w:r>
    </w:p>
    <w:p w14:paraId="38AA45E6" w14:textId="77777777" w:rsidR="00C27617" w:rsidRPr="00C27617" w:rsidRDefault="00C27617" w:rsidP="00C27617">
      <w:pPr>
        <w:numPr>
          <w:ilvl w:val="0"/>
          <w:numId w:val="3"/>
        </w:numPr>
        <w:jc w:val="both"/>
      </w:pPr>
      <w:r w:rsidRPr="00C27617">
        <w:t>Le profil du demandeur (futur étudiant, professionnel en reconversion, etc.),</w:t>
      </w:r>
    </w:p>
    <w:p w14:paraId="7748580D" w14:textId="77777777" w:rsidR="00C27617" w:rsidRPr="00C27617" w:rsidRDefault="00C27617" w:rsidP="00C27617">
      <w:pPr>
        <w:numPr>
          <w:ilvl w:val="0"/>
          <w:numId w:val="3"/>
        </w:numPr>
        <w:jc w:val="both"/>
      </w:pPr>
      <w:r w:rsidRPr="00C27617">
        <w:t>La nature des questions posées, souvent plus approfondies, touchant aux programmes d’études, aux débouchés professionnels, ou encore aux modalités de financement.</w:t>
      </w:r>
    </w:p>
    <w:p w14:paraId="2D66E036" w14:textId="77777777" w:rsidR="00C27617" w:rsidRPr="00C27617" w:rsidRDefault="00C27617" w:rsidP="00C27617">
      <w:pPr>
        <w:jc w:val="both"/>
      </w:pPr>
      <w:r w:rsidRPr="00C27617">
        <w:t>Les demandes par email fournissent des données précises, étant souvent formulées par des étudiants potentiels ayant déjà un intérêt significatif et qui recherchent des informations spécifiques ou techniques.</w:t>
      </w:r>
    </w:p>
    <w:p w14:paraId="5EB44A43" w14:textId="564D6D4A" w:rsidR="00C27617" w:rsidRPr="00C27617" w:rsidRDefault="00C27617" w:rsidP="00C27617">
      <w:pPr>
        <w:jc w:val="both"/>
        <w:rPr>
          <w:b/>
          <w:bCs/>
        </w:rPr>
      </w:pPr>
      <w:r w:rsidRPr="00C27617">
        <w:rPr>
          <w:b/>
          <w:bCs/>
        </w:rPr>
        <w:t xml:space="preserve">Organisation et </w:t>
      </w:r>
      <w:r w:rsidR="00BD59DB">
        <w:rPr>
          <w:b/>
          <w:bCs/>
        </w:rPr>
        <w:t>a</w:t>
      </w:r>
      <w:r w:rsidRPr="00C27617">
        <w:rPr>
          <w:b/>
          <w:bCs/>
        </w:rPr>
        <w:t xml:space="preserve">nalyse des </w:t>
      </w:r>
      <w:r w:rsidR="00BD59DB">
        <w:rPr>
          <w:b/>
          <w:bCs/>
        </w:rPr>
        <w:t>d</w:t>
      </w:r>
      <w:r w:rsidRPr="00C27617">
        <w:rPr>
          <w:b/>
          <w:bCs/>
        </w:rPr>
        <w:t>onnées</w:t>
      </w:r>
    </w:p>
    <w:p w14:paraId="4591D397" w14:textId="77777777" w:rsidR="00C27617" w:rsidRPr="00C27617" w:rsidRDefault="00C27617" w:rsidP="00C27617">
      <w:pPr>
        <w:jc w:val="both"/>
      </w:pPr>
      <w:r w:rsidRPr="00C27617">
        <w:t>Les informations collectées via ces trois canaux ont été agrégées et analysées mensuellement. Pour permettre une analyse cohérente de l’évolution des demandes, elles ont été segmentées par filière et profil des demandeurs. Cette segmentation permet de suivre les tendances dans le temps, d’identifier les périodes de forte demande et les filières les plus populaires, ainsi que de mieux comprendre le profil des personnes intéressées. Les données ont également été croisées avec les périodes d’admission et les campagnes de communication afin d’évaluer l’impact de ces actions sur l’intérêt des différentes filières.</w:t>
      </w:r>
    </w:p>
    <w:p w14:paraId="066F2D3D" w14:textId="77777777" w:rsidR="00C27617" w:rsidRDefault="00C27617" w:rsidP="00C27617">
      <w:pPr>
        <w:jc w:val="both"/>
      </w:pPr>
    </w:p>
    <w:p w14:paraId="7227276B" w14:textId="77777777" w:rsidR="00C27617" w:rsidRPr="00C27617" w:rsidRDefault="00C27617" w:rsidP="00C27617">
      <w:pPr>
        <w:pStyle w:val="Titre1"/>
      </w:pPr>
      <w:bookmarkStart w:id="5" w:name="_Toc182215770"/>
      <w:r w:rsidRPr="00C27617">
        <w:rPr>
          <w:rFonts w:eastAsia="Times New Roman"/>
        </w:rPr>
        <w:t>Statistiques Générales des Demandes d’Information</w:t>
      </w:r>
      <w:bookmarkEnd w:id="5"/>
    </w:p>
    <w:tbl>
      <w:tblPr>
        <w:tblStyle w:val="TableauGrille5Fonc-Accentuation1"/>
        <w:tblW w:w="0" w:type="auto"/>
        <w:tblLook w:val="04A0" w:firstRow="1" w:lastRow="0" w:firstColumn="1" w:lastColumn="0" w:noHBand="0" w:noVBand="1"/>
      </w:tblPr>
      <w:tblGrid>
        <w:gridCol w:w="2961"/>
        <w:gridCol w:w="1949"/>
        <w:gridCol w:w="1726"/>
        <w:gridCol w:w="1210"/>
        <w:gridCol w:w="1504"/>
      </w:tblGrid>
      <w:tr w:rsidR="00C27617" w:rsidRPr="00C27617" w14:paraId="3582BC89" w14:textId="77777777" w:rsidTr="00C276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201ECB" w14:textId="77777777" w:rsidR="00C27617" w:rsidRPr="00C27617" w:rsidRDefault="00C27617" w:rsidP="00C27617">
            <w:pPr>
              <w:rPr>
                <w:lang w:val="en-US"/>
              </w:rPr>
            </w:pPr>
            <w:r w:rsidRPr="00C27617">
              <w:rPr>
                <w:lang w:val="en-US"/>
              </w:rPr>
              <w:t>Filière</w:t>
            </w:r>
          </w:p>
        </w:tc>
        <w:tc>
          <w:tcPr>
            <w:tcW w:w="0" w:type="auto"/>
            <w:vAlign w:val="center"/>
            <w:hideMark/>
          </w:tcPr>
          <w:p w14:paraId="624A3360" w14:textId="77777777" w:rsidR="00C27617" w:rsidRPr="00C27617" w:rsidRDefault="00C27617" w:rsidP="00C27617">
            <w:pPr>
              <w:cnfStyle w:val="100000000000" w:firstRow="1" w:lastRow="0" w:firstColumn="0" w:lastColumn="0" w:oddVBand="0" w:evenVBand="0" w:oddHBand="0" w:evenHBand="0" w:firstRowFirstColumn="0" w:firstRowLastColumn="0" w:lastRowFirstColumn="0" w:lastRowLastColumn="0"/>
              <w:rPr>
                <w:lang w:val="en-US"/>
              </w:rPr>
            </w:pPr>
            <w:r>
              <w:rPr>
                <w:lang w:val="en-US"/>
              </w:rPr>
              <w:t>Appels t</w:t>
            </w:r>
            <w:r w:rsidRPr="00C27617">
              <w:rPr>
                <w:lang w:val="en-US"/>
              </w:rPr>
              <w:t>éléphoniques</w:t>
            </w:r>
          </w:p>
        </w:tc>
        <w:tc>
          <w:tcPr>
            <w:tcW w:w="0" w:type="auto"/>
            <w:vAlign w:val="center"/>
            <w:hideMark/>
          </w:tcPr>
          <w:p w14:paraId="53A1DDB7" w14:textId="77777777" w:rsidR="00C27617" w:rsidRPr="00C27617" w:rsidRDefault="00C27617" w:rsidP="00C27617">
            <w:pPr>
              <w:cnfStyle w:val="100000000000" w:firstRow="1" w:lastRow="0" w:firstColumn="0" w:lastColumn="0" w:oddVBand="0" w:evenVBand="0" w:oddHBand="0" w:evenHBand="0" w:firstRowFirstColumn="0" w:firstRowLastColumn="0" w:lastRowFirstColumn="0" w:lastRowLastColumn="0"/>
              <w:rPr>
                <w:lang w:val="en-US"/>
              </w:rPr>
            </w:pPr>
            <w:r>
              <w:rPr>
                <w:lang w:val="en-US"/>
              </w:rPr>
              <w:t>Visites en p</w:t>
            </w:r>
            <w:r w:rsidRPr="00C27617">
              <w:rPr>
                <w:lang w:val="en-US"/>
              </w:rPr>
              <w:t>résentiel</w:t>
            </w:r>
          </w:p>
        </w:tc>
        <w:tc>
          <w:tcPr>
            <w:tcW w:w="0" w:type="auto"/>
            <w:vAlign w:val="center"/>
            <w:hideMark/>
          </w:tcPr>
          <w:p w14:paraId="03C38848" w14:textId="77777777" w:rsidR="00C27617" w:rsidRPr="00C27617" w:rsidRDefault="00C27617" w:rsidP="00C27617">
            <w:pPr>
              <w:cnfStyle w:val="100000000000" w:firstRow="1" w:lastRow="0" w:firstColumn="0" w:lastColumn="0" w:oddVBand="0" w:evenVBand="0" w:oddHBand="0" w:evenHBand="0" w:firstRowFirstColumn="0" w:firstRowLastColumn="0" w:lastRowFirstColumn="0" w:lastRowLastColumn="0"/>
              <w:rPr>
                <w:lang w:val="en-US"/>
              </w:rPr>
            </w:pPr>
            <w:r>
              <w:rPr>
                <w:lang w:val="en-US"/>
              </w:rPr>
              <w:t>Emails r</w:t>
            </w:r>
            <w:r w:rsidRPr="00C27617">
              <w:rPr>
                <w:lang w:val="en-US"/>
              </w:rPr>
              <w:t>eçus</w:t>
            </w:r>
          </w:p>
        </w:tc>
        <w:tc>
          <w:tcPr>
            <w:tcW w:w="0" w:type="auto"/>
            <w:vAlign w:val="center"/>
            <w:hideMark/>
          </w:tcPr>
          <w:p w14:paraId="7F4FDA9D" w14:textId="77777777" w:rsidR="00C27617" w:rsidRPr="00C27617" w:rsidRDefault="00C27617" w:rsidP="00C27617">
            <w:pPr>
              <w:cnfStyle w:val="100000000000" w:firstRow="1" w:lastRow="0" w:firstColumn="0" w:lastColumn="0" w:oddVBand="0" w:evenVBand="0" w:oddHBand="0" w:evenHBand="0" w:firstRowFirstColumn="0" w:firstRowLastColumn="0" w:lastRowFirstColumn="0" w:lastRowLastColumn="0"/>
              <w:rPr>
                <w:lang w:val="en-US"/>
              </w:rPr>
            </w:pPr>
            <w:r>
              <w:rPr>
                <w:lang w:val="en-US"/>
              </w:rPr>
              <w:t>Total d</w:t>
            </w:r>
            <w:r w:rsidRPr="00C27617">
              <w:rPr>
                <w:lang w:val="en-US"/>
              </w:rPr>
              <w:t>emandes</w:t>
            </w:r>
          </w:p>
        </w:tc>
      </w:tr>
      <w:tr w:rsidR="00C27617" w:rsidRPr="00C27617" w14:paraId="6B59994F" w14:textId="77777777" w:rsidTr="00C27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7A537" w14:textId="77777777" w:rsidR="00C27617" w:rsidRPr="00C27617" w:rsidRDefault="00C27617" w:rsidP="00C27617">
            <w:pPr>
              <w:rPr>
                <w:lang w:val="en-US"/>
              </w:rPr>
            </w:pPr>
            <w:r w:rsidRPr="00C27617">
              <w:rPr>
                <w:lang w:val="en-US"/>
              </w:rPr>
              <w:t>Gestion des Ressources Humaines</w:t>
            </w:r>
          </w:p>
        </w:tc>
        <w:tc>
          <w:tcPr>
            <w:tcW w:w="0" w:type="auto"/>
            <w:hideMark/>
          </w:tcPr>
          <w:p w14:paraId="35DA19D4" w14:textId="77777777" w:rsidR="00C27617" w:rsidRPr="00C27617" w:rsidRDefault="00C27617" w:rsidP="00C27617">
            <w:pPr>
              <w:jc w:val="both"/>
              <w:cnfStyle w:val="000000100000" w:firstRow="0" w:lastRow="0" w:firstColumn="0" w:lastColumn="0" w:oddVBand="0" w:evenVBand="0" w:oddHBand="1" w:evenHBand="0" w:firstRowFirstColumn="0" w:firstRowLastColumn="0" w:lastRowFirstColumn="0" w:lastRowLastColumn="0"/>
              <w:rPr>
                <w:lang w:val="en-US"/>
              </w:rPr>
            </w:pPr>
            <w:r w:rsidRPr="00C27617">
              <w:rPr>
                <w:lang w:val="en-US"/>
              </w:rPr>
              <w:t>245</w:t>
            </w:r>
          </w:p>
        </w:tc>
        <w:tc>
          <w:tcPr>
            <w:tcW w:w="0" w:type="auto"/>
            <w:hideMark/>
          </w:tcPr>
          <w:p w14:paraId="0B1DB4C2" w14:textId="77777777" w:rsidR="00C27617" w:rsidRPr="00C27617" w:rsidRDefault="00C27617" w:rsidP="00C27617">
            <w:pPr>
              <w:jc w:val="both"/>
              <w:cnfStyle w:val="000000100000" w:firstRow="0" w:lastRow="0" w:firstColumn="0" w:lastColumn="0" w:oddVBand="0" w:evenVBand="0" w:oddHBand="1" w:evenHBand="0" w:firstRowFirstColumn="0" w:firstRowLastColumn="0" w:lastRowFirstColumn="0" w:lastRowLastColumn="0"/>
              <w:rPr>
                <w:lang w:val="en-US"/>
              </w:rPr>
            </w:pPr>
            <w:r w:rsidRPr="00C27617">
              <w:rPr>
                <w:lang w:val="en-US"/>
              </w:rPr>
              <w:t>180</w:t>
            </w:r>
          </w:p>
        </w:tc>
        <w:tc>
          <w:tcPr>
            <w:tcW w:w="0" w:type="auto"/>
            <w:hideMark/>
          </w:tcPr>
          <w:p w14:paraId="0DAC28AF" w14:textId="77777777" w:rsidR="00C27617" w:rsidRPr="00C27617" w:rsidRDefault="00C27617" w:rsidP="00C27617">
            <w:pPr>
              <w:jc w:val="both"/>
              <w:cnfStyle w:val="000000100000" w:firstRow="0" w:lastRow="0" w:firstColumn="0" w:lastColumn="0" w:oddVBand="0" w:evenVBand="0" w:oddHBand="1" w:evenHBand="0" w:firstRowFirstColumn="0" w:firstRowLastColumn="0" w:lastRowFirstColumn="0" w:lastRowLastColumn="0"/>
              <w:rPr>
                <w:lang w:val="en-US"/>
              </w:rPr>
            </w:pPr>
            <w:r w:rsidRPr="00C27617">
              <w:rPr>
                <w:lang w:val="en-US"/>
              </w:rPr>
              <w:t>100</w:t>
            </w:r>
          </w:p>
        </w:tc>
        <w:tc>
          <w:tcPr>
            <w:tcW w:w="0" w:type="auto"/>
            <w:hideMark/>
          </w:tcPr>
          <w:p w14:paraId="20A16983" w14:textId="77777777" w:rsidR="00C27617" w:rsidRPr="00C27617" w:rsidRDefault="00C27617" w:rsidP="00C27617">
            <w:pPr>
              <w:jc w:val="both"/>
              <w:cnfStyle w:val="000000100000" w:firstRow="0" w:lastRow="0" w:firstColumn="0" w:lastColumn="0" w:oddVBand="0" w:evenVBand="0" w:oddHBand="1" w:evenHBand="0" w:firstRowFirstColumn="0" w:firstRowLastColumn="0" w:lastRowFirstColumn="0" w:lastRowLastColumn="0"/>
              <w:rPr>
                <w:lang w:val="en-US"/>
              </w:rPr>
            </w:pPr>
            <w:r w:rsidRPr="00C27617">
              <w:rPr>
                <w:lang w:val="en-US"/>
              </w:rPr>
              <w:t>525</w:t>
            </w:r>
          </w:p>
        </w:tc>
      </w:tr>
      <w:tr w:rsidR="00C27617" w:rsidRPr="00C27617" w14:paraId="55009BAF" w14:textId="77777777" w:rsidTr="00C27617">
        <w:tc>
          <w:tcPr>
            <w:cnfStyle w:val="001000000000" w:firstRow="0" w:lastRow="0" w:firstColumn="1" w:lastColumn="0" w:oddVBand="0" w:evenVBand="0" w:oddHBand="0" w:evenHBand="0" w:firstRowFirstColumn="0" w:firstRowLastColumn="0" w:lastRowFirstColumn="0" w:lastRowLastColumn="0"/>
            <w:tcW w:w="0" w:type="auto"/>
            <w:hideMark/>
          </w:tcPr>
          <w:p w14:paraId="675B59EB" w14:textId="77777777" w:rsidR="00C27617" w:rsidRPr="00C27617" w:rsidRDefault="00C27617" w:rsidP="00C27617">
            <w:r w:rsidRPr="00C27617">
              <w:t>Gestion des Entreprises et Admin.</w:t>
            </w:r>
          </w:p>
        </w:tc>
        <w:tc>
          <w:tcPr>
            <w:tcW w:w="0" w:type="auto"/>
            <w:hideMark/>
          </w:tcPr>
          <w:p w14:paraId="36956DB4" w14:textId="77777777" w:rsidR="00C27617" w:rsidRPr="00C27617" w:rsidRDefault="00C27617" w:rsidP="00C27617">
            <w:pPr>
              <w:jc w:val="both"/>
              <w:cnfStyle w:val="000000000000" w:firstRow="0" w:lastRow="0" w:firstColumn="0" w:lastColumn="0" w:oddVBand="0" w:evenVBand="0" w:oddHBand="0" w:evenHBand="0" w:firstRowFirstColumn="0" w:firstRowLastColumn="0" w:lastRowFirstColumn="0" w:lastRowLastColumn="0"/>
              <w:rPr>
                <w:lang w:val="en-US"/>
              </w:rPr>
            </w:pPr>
            <w:r w:rsidRPr="00C27617">
              <w:rPr>
                <w:lang w:val="en-US"/>
              </w:rPr>
              <w:t>300</w:t>
            </w:r>
          </w:p>
        </w:tc>
        <w:tc>
          <w:tcPr>
            <w:tcW w:w="0" w:type="auto"/>
            <w:hideMark/>
          </w:tcPr>
          <w:p w14:paraId="1D9E6A5C" w14:textId="77777777" w:rsidR="00C27617" w:rsidRPr="00C27617" w:rsidRDefault="00C27617" w:rsidP="00C27617">
            <w:pPr>
              <w:jc w:val="both"/>
              <w:cnfStyle w:val="000000000000" w:firstRow="0" w:lastRow="0" w:firstColumn="0" w:lastColumn="0" w:oddVBand="0" w:evenVBand="0" w:oddHBand="0" w:evenHBand="0" w:firstRowFirstColumn="0" w:firstRowLastColumn="0" w:lastRowFirstColumn="0" w:lastRowLastColumn="0"/>
              <w:rPr>
                <w:lang w:val="en-US"/>
              </w:rPr>
            </w:pPr>
            <w:r w:rsidRPr="00C27617">
              <w:rPr>
                <w:lang w:val="en-US"/>
              </w:rPr>
              <w:t>210</w:t>
            </w:r>
          </w:p>
        </w:tc>
        <w:tc>
          <w:tcPr>
            <w:tcW w:w="0" w:type="auto"/>
            <w:hideMark/>
          </w:tcPr>
          <w:p w14:paraId="61630856" w14:textId="77777777" w:rsidR="00C27617" w:rsidRPr="00C27617" w:rsidRDefault="00C27617" w:rsidP="00C27617">
            <w:pPr>
              <w:jc w:val="both"/>
              <w:cnfStyle w:val="000000000000" w:firstRow="0" w:lastRow="0" w:firstColumn="0" w:lastColumn="0" w:oddVBand="0" w:evenVBand="0" w:oddHBand="0" w:evenHBand="0" w:firstRowFirstColumn="0" w:firstRowLastColumn="0" w:lastRowFirstColumn="0" w:lastRowLastColumn="0"/>
              <w:rPr>
                <w:lang w:val="en-US"/>
              </w:rPr>
            </w:pPr>
            <w:r w:rsidRPr="00C27617">
              <w:rPr>
                <w:lang w:val="en-US"/>
              </w:rPr>
              <w:t>120</w:t>
            </w:r>
          </w:p>
        </w:tc>
        <w:tc>
          <w:tcPr>
            <w:tcW w:w="0" w:type="auto"/>
            <w:hideMark/>
          </w:tcPr>
          <w:p w14:paraId="2F43BEEF" w14:textId="77777777" w:rsidR="00C27617" w:rsidRPr="00C27617" w:rsidRDefault="00C27617" w:rsidP="00C27617">
            <w:pPr>
              <w:jc w:val="both"/>
              <w:cnfStyle w:val="000000000000" w:firstRow="0" w:lastRow="0" w:firstColumn="0" w:lastColumn="0" w:oddVBand="0" w:evenVBand="0" w:oddHBand="0" w:evenHBand="0" w:firstRowFirstColumn="0" w:firstRowLastColumn="0" w:lastRowFirstColumn="0" w:lastRowLastColumn="0"/>
              <w:rPr>
                <w:lang w:val="en-US"/>
              </w:rPr>
            </w:pPr>
            <w:r w:rsidRPr="00C27617">
              <w:rPr>
                <w:lang w:val="en-US"/>
              </w:rPr>
              <w:t>630</w:t>
            </w:r>
          </w:p>
        </w:tc>
      </w:tr>
      <w:tr w:rsidR="00C27617" w:rsidRPr="00C27617" w14:paraId="2A0E549B" w14:textId="77777777" w:rsidTr="00C27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15FA5" w14:textId="77777777" w:rsidR="00C27617" w:rsidRPr="00C27617" w:rsidRDefault="00C27617" w:rsidP="00C27617">
            <w:pPr>
              <w:rPr>
                <w:lang w:val="en-US"/>
              </w:rPr>
            </w:pPr>
            <w:r w:rsidRPr="00C27617">
              <w:rPr>
                <w:lang w:val="en-US"/>
              </w:rPr>
              <w:t>Marketing et Communication</w:t>
            </w:r>
          </w:p>
        </w:tc>
        <w:tc>
          <w:tcPr>
            <w:tcW w:w="0" w:type="auto"/>
            <w:hideMark/>
          </w:tcPr>
          <w:p w14:paraId="199EF2F8" w14:textId="77777777" w:rsidR="00C27617" w:rsidRPr="00C27617" w:rsidRDefault="00C27617" w:rsidP="00C27617">
            <w:pPr>
              <w:jc w:val="both"/>
              <w:cnfStyle w:val="000000100000" w:firstRow="0" w:lastRow="0" w:firstColumn="0" w:lastColumn="0" w:oddVBand="0" w:evenVBand="0" w:oddHBand="1" w:evenHBand="0" w:firstRowFirstColumn="0" w:firstRowLastColumn="0" w:lastRowFirstColumn="0" w:lastRowLastColumn="0"/>
              <w:rPr>
                <w:lang w:val="en-US"/>
              </w:rPr>
            </w:pPr>
            <w:r w:rsidRPr="00C27617">
              <w:rPr>
                <w:lang w:val="en-US"/>
              </w:rPr>
              <w:t>185</w:t>
            </w:r>
          </w:p>
        </w:tc>
        <w:tc>
          <w:tcPr>
            <w:tcW w:w="0" w:type="auto"/>
            <w:hideMark/>
          </w:tcPr>
          <w:p w14:paraId="01DBC626" w14:textId="77777777" w:rsidR="00C27617" w:rsidRPr="00C27617" w:rsidRDefault="00C27617" w:rsidP="00C27617">
            <w:pPr>
              <w:jc w:val="both"/>
              <w:cnfStyle w:val="000000100000" w:firstRow="0" w:lastRow="0" w:firstColumn="0" w:lastColumn="0" w:oddVBand="0" w:evenVBand="0" w:oddHBand="1" w:evenHBand="0" w:firstRowFirstColumn="0" w:firstRowLastColumn="0" w:lastRowFirstColumn="0" w:lastRowLastColumn="0"/>
              <w:rPr>
                <w:lang w:val="en-US"/>
              </w:rPr>
            </w:pPr>
            <w:r w:rsidRPr="00C27617">
              <w:rPr>
                <w:lang w:val="en-US"/>
              </w:rPr>
              <w:t>150</w:t>
            </w:r>
          </w:p>
        </w:tc>
        <w:tc>
          <w:tcPr>
            <w:tcW w:w="0" w:type="auto"/>
            <w:hideMark/>
          </w:tcPr>
          <w:p w14:paraId="674D602B" w14:textId="77777777" w:rsidR="00C27617" w:rsidRPr="00C27617" w:rsidRDefault="00C27617" w:rsidP="00C27617">
            <w:pPr>
              <w:jc w:val="both"/>
              <w:cnfStyle w:val="000000100000" w:firstRow="0" w:lastRow="0" w:firstColumn="0" w:lastColumn="0" w:oddVBand="0" w:evenVBand="0" w:oddHBand="1" w:evenHBand="0" w:firstRowFirstColumn="0" w:firstRowLastColumn="0" w:lastRowFirstColumn="0" w:lastRowLastColumn="0"/>
              <w:rPr>
                <w:lang w:val="en-US"/>
              </w:rPr>
            </w:pPr>
            <w:r w:rsidRPr="00C27617">
              <w:rPr>
                <w:lang w:val="en-US"/>
              </w:rPr>
              <w:t>95</w:t>
            </w:r>
          </w:p>
        </w:tc>
        <w:tc>
          <w:tcPr>
            <w:tcW w:w="0" w:type="auto"/>
            <w:hideMark/>
          </w:tcPr>
          <w:p w14:paraId="1E6F2C97" w14:textId="77777777" w:rsidR="00C27617" w:rsidRPr="00C27617" w:rsidRDefault="00C27617" w:rsidP="00C27617">
            <w:pPr>
              <w:jc w:val="both"/>
              <w:cnfStyle w:val="000000100000" w:firstRow="0" w:lastRow="0" w:firstColumn="0" w:lastColumn="0" w:oddVBand="0" w:evenVBand="0" w:oddHBand="1" w:evenHBand="0" w:firstRowFirstColumn="0" w:firstRowLastColumn="0" w:lastRowFirstColumn="0" w:lastRowLastColumn="0"/>
              <w:rPr>
                <w:lang w:val="en-US"/>
              </w:rPr>
            </w:pPr>
            <w:r w:rsidRPr="00C27617">
              <w:rPr>
                <w:lang w:val="en-US"/>
              </w:rPr>
              <w:t>430</w:t>
            </w:r>
          </w:p>
        </w:tc>
      </w:tr>
      <w:tr w:rsidR="00C27617" w:rsidRPr="00C27617" w14:paraId="06B6B5CA" w14:textId="77777777" w:rsidTr="00C27617">
        <w:tc>
          <w:tcPr>
            <w:cnfStyle w:val="001000000000" w:firstRow="0" w:lastRow="0" w:firstColumn="1" w:lastColumn="0" w:oddVBand="0" w:evenVBand="0" w:oddHBand="0" w:evenHBand="0" w:firstRowFirstColumn="0" w:firstRowLastColumn="0" w:lastRowFirstColumn="0" w:lastRowLastColumn="0"/>
            <w:tcW w:w="0" w:type="auto"/>
            <w:hideMark/>
          </w:tcPr>
          <w:p w14:paraId="02D0772F" w14:textId="77777777" w:rsidR="00C27617" w:rsidRPr="00C27617" w:rsidRDefault="00C27617" w:rsidP="00C27617">
            <w:pPr>
              <w:rPr>
                <w:lang w:val="en-US"/>
              </w:rPr>
            </w:pPr>
            <w:r w:rsidRPr="00C27617">
              <w:rPr>
                <w:lang w:val="en-US"/>
              </w:rPr>
              <w:t>Finances Comptabilité (Licence)</w:t>
            </w:r>
          </w:p>
        </w:tc>
        <w:tc>
          <w:tcPr>
            <w:tcW w:w="0" w:type="auto"/>
            <w:hideMark/>
          </w:tcPr>
          <w:p w14:paraId="1278F462" w14:textId="77777777" w:rsidR="00C27617" w:rsidRPr="00C27617" w:rsidRDefault="00C27617" w:rsidP="00C27617">
            <w:pPr>
              <w:jc w:val="both"/>
              <w:cnfStyle w:val="000000000000" w:firstRow="0" w:lastRow="0" w:firstColumn="0" w:lastColumn="0" w:oddVBand="0" w:evenVBand="0" w:oddHBand="0" w:evenHBand="0" w:firstRowFirstColumn="0" w:firstRowLastColumn="0" w:lastRowFirstColumn="0" w:lastRowLastColumn="0"/>
              <w:rPr>
                <w:lang w:val="en-US"/>
              </w:rPr>
            </w:pPr>
            <w:r w:rsidRPr="00C27617">
              <w:rPr>
                <w:lang w:val="en-US"/>
              </w:rPr>
              <w:t>320</w:t>
            </w:r>
          </w:p>
        </w:tc>
        <w:tc>
          <w:tcPr>
            <w:tcW w:w="0" w:type="auto"/>
            <w:hideMark/>
          </w:tcPr>
          <w:p w14:paraId="454410D2" w14:textId="77777777" w:rsidR="00C27617" w:rsidRPr="00C27617" w:rsidRDefault="00C27617" w:rsidP="00C27617">
            <w:pPr>
              <w:jc w:val="both"/>
              <w:cnfStyle w:val="000000000000" w:firstRow="0" w:lastRow="0" w:firstColumn="0" w:lastColumn="0" w:oddVBand="0" w:evenVBand="0" w:oddHBand="0" w:evenHBand="0" w:firstRowFirstColumn="0" w:firstRowLastColumn="0" w:lastRowFirstColumn="0" w:lastRowLastColumn="0"/>
              <w:rPr>
                <w:lang w:val="en-US"/>
              </w:rPr>
            </w:pPr>
            <w:r w:rsidRPr="00C27617">
              <w:rPr>
                <w:lang w:val="en-US"/>
              </w:rPr>
              <w:t>240</w:t>
            </w:r>
          </w:p>
        </w:tc>
        <w:tc>
          <w:tcPr>
            <w:tcW w:w="0" w:type="auto"/>
            <w:hideMark/>
          </w:tcPr>
          <w:p w14:paraId="5F462220" w14:textId="77777777" w:rsidR="00C27617" w:rsidRPr="00C27617" w:rsidRDefault="00C27617" w:rsidP="00C27617">
            <w:pPr>
              <w:jc w:val="both"/>
              <w:cnfStyle w:val="000000000000" w:firstRow="0" w:lastRow="0" w:firstColumn="0" w:lastColumn="0" w:oddVBand="0" w:evenVBand="0" w:oddHBand="0" w:evenHBand="0" w:firstRowFirstColumn="0" w:firstRowLastColumn="0" w:lastRowFirstColumn="0" w:lastRowLastColumn="0"/>
              <w:rPr>
                <w:lang w:val="en-US"/>
              </w:rPr>
            </w:pPr>
            <w:r w:rsidRPr="00C27617">
              <w:rPr>
                <w:lang w:val="en-US"/>
              </w:rPr>
              <w:t>150</w:t>
            </w:r>
          </w:p>
        </w:tc>
        <w:tc>
          <w:tcPr>
            <w:tcW w:w="0" w:type="auto"/>
            <w:hideMark/>
          </w:tcPr>
          <w:p w14:paraId="20981DAA" w14:textId="77777777" w:rsidR="00C27617" w:rsidRPr="00C27617" w:rsidRDefault="00C27617" w:rsidP="00C27617">
            <w:pPr>
              <w:jc w:val="both"/>
              <w:cnfStyle w:val="000000000000" w:firstRow="0" w:lastRow="0" w:firstColumn="0" w:lastColumn="0" w:oddVBand="0" w:evenVBand="0" w:oddHBand="0" w:evenHBand="0" w:firstRowFirstColumn="0" w:firstRowLastColumn="0" w:lastRowFirstColumn="0" w:lastRowLastColumn="0"/>
              <w:rPr>
                <w:lang w:val="en-US"/>
              </w:rPr>
            </w:pPr>
            <w:r w:rsidRPr="00C27617">
              <w:rPr>
                <w:lang w:val="en-US"/>
              </w:rPr>
              <w:t>710</w:t>
            </w:r>
          </w:p>
        </w:tc>
      </w:tr>
      <w:tr w:rsidR="00C27617" w:rsidRPr="00C27617" w14:paraId="626B132D" w14:textId="77777777" w:rsidTr="00C27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8AE3F" w14:textId="77777777" w:rsidR="00C27617" w:rsidRPr="00C27617" w:rsidRDefault="00C27617" w:rsidP="00C27617">
            <w:pPr>
              <w:rPr>
                <w:lang w:val="en-US"/>
              </w:rPr>
            </w:pPr>
            <w:r w:rsidRPr="00C27617">
              <w:rPr>
                <w:lang w:val="en-US"/>
              </w:rPr>
              <w:t>Finances Comptabilité (DUT)</w:t>
            </w:r>
          </w:p>
        </w:tc>
        <w:tc>
          <w:tcPr>
            <w:tcW w:w="0" w:type="auto"/>
            <w:hideMark/>
          </w:tcPr>
          <w:p w14:paraId="0CF172A5" w14:textId="77777777" w:rsidR="00C27617" w:rsidRPr="00C27617" w:rsidRDefault="00C27617" w:rsidP="00C27617">
            <w:pPr>
              <w:jc w:val="both"/>
              <w:cnfStyle w:val="000000100000" w:firstRow="0" w:lastRow="0" w:firstColumn="0" w:lastColumn="0" w:oddVBand="0" w:evenVBand="0" w:oddHBand="1" w:evenHBand="0" w:firstRowFirstColumn="0" w:firstRowLastColumn="0" w:lastRowFirstColumn="0" w:lastRowLastColumn="0"/>
              <w:rPr>
                <w:lang w:val="en-US"/>
              </w:rPr>
            </w:pPr>
            <w:r w:rsidRPr="00C27617">
              <w:rPr>
                <w:lang w:val="en-US"/>
              </w:rPr>
              <w:t>275</w:t>
            </w:r>
          </w:p>
        </w:tc>
        <w:tc>
          <w:tcPr>
            <w:tcW w:w="0" w:type="auto"/>
            <w:hideMark/>
          </w:tcPr>
          <w:p w14:paraId="25C7C98F" w14:textId="77777777" w:rsidR="00C27617" w:rsidRPr="00C27617" w:rsidRDefault="00C27617" w:rsidP="00C27617">
            <w:pPr>
              <w:jc w:val="both"/>
              <w:cnfStyle w:val="000000100000" w:firstRow="0" w:lastRow="0" w:firstColumn="0" w:lastColumn="0" w:oddVBand="0" w:evenVBand="0" w:oddHBand="1" w:evenHBand="0" w:firstRowFirstColumn="0" w:firstRowLastColumn="0" w:lastRowFirstColumn="0" w:lastRowLastColumn="0"/>
              <w:rPr>
                <w:lang w:val="en-US"/>
              </w:rPr>
            </w:pPr>
            <w:r w:rsidRPr="00C27617">
              <w:rPr>
                <w:lang w:val="en-US"/>
              </w:rPr>
              <w:t>210</w:t>
            </w:r>
          </w:p>
        </w:tc>
        <w:tc>
          <w:tcPr>
            <w:tcW w:w="0" w:type="auto"/>
            <w:hideMark/>
          </w:tcPr>
          <w:p w14:paraId="7C8C2D77" w14:textId="77777777" w:rsidR="00C27617" w:rsidRPr="00C27617" w:rsidRDefault="00C27617" w:rsidP="00C27617">
            <w:pPr>
              <w:jc w:val="both"/>
              <w:cnfStyle w:val="000000100000" w:firstRow="0" w:lastRow="0" w:firstColumn="0" w:lastColumn="0" w:oddVBand="0" w:evenVBand="0" w:oddHBand="1" w:evenHBand="0" w:firstRowFirstColumn="0" w:firstRowLastColumn="0" w:lastRowFirstColumn="0" w:lastRowLastColumn="0"/>
              <w:rPr>
                <w:lang w:val="en-US"/>
              </w:rPr>
            </w:pPr>
            <w:r w:rsidRPr="00C27617">
              <w:rPr>
                <w:lang w:val="en-US"/>
              </w:rPr>
              <w:t>135</w:t>
            </w:r>
          </w:p>
        </w:tc>
        <w:tc>
          <w:tcPr>
            <w:tcW w:w="0" w:type="auto"/>
            <w:hideMark/>
          </w:tcPr>
          <w:p w14:paraId="28B9291D" w14:textId="77777777" w:rsidR="00C27617" w:rsidRPr="00C27617" w:rsidRDefault="00C27617" w:rsidP="00C27617">
            <w:pPr>
              <w:jc w:val="both"/>
              <w:cnfStyle w:val="000000100000" w:firstRow="0" w:lastRow="0" w:firstColumn="0" w:lastColumn="0" w:oddVBand="0" w:evenVBand="0" w:oddHBand="1" w:evenHBand="0" w:firstRowFirstColumn="0" w:firstRowLastColumn="0" w:lastRowFirstColumn="0" w:lastRowLastColumn="0"/>
              <w:rPr>
                <w:lang w:val="en-US"/>
              </w:rPr>
            </w:pPr>
            <w:r w:rsidRPr="00C27617">
              <w:rPr>
                <w:lang w:val="en-US"/>
              </w:rPr>
              <w:t>620</w:t>
            </w:r>
          </w:p>
        </w:tc>
      </w:tr>
      <w:tr w:rsidR="00C27617" w:rsidRPr="00C27617" w14:paraId="039F27D8" w14:textId="77777777" w:rsidTr="00C27617">
        <w:tc>
          <w:tcPr>
            <w:cnfStyle w:val="001000000000" w:firstRow="0" w:lastRow="0" w:firstColumn="1" w:lastColumn="0" w:oddVBand="0" w:evenVBand="0" w:oddHBand="0" w:evenHBand="0" w:firstRowFirstColumn="0" w:firstRowLastColumn="0" w:lastRowFirstColumn="0" w:lastRowLastColumn="0"/>
            <w:tcW w:w="0" w:type="auto"/>
            <w:hideMark/>
          </w:tcPr>
          <w:p w14:paraId="40CB96CA" w14:textId="77777777" w:rsidR="00C27617" w:rsidRPr="00C27617" w:rsidRDefault="00C27617" w:rsidP="00C27617">
            <w:pPr>
              <w:rPr>
                <w:lang w:val="en-US"/>
              </w:rPr>
            </w:pPr>
            <w:r w:rsidRPr="00C27617">
              <w:rPr>
                <w:lang w:val="en-US"/>
              </w:rPr>
              <w:t>Informatique de Gestion (Licence)</w:t>
            </w:r>
          </w:p>
        </w:tc>
        <w:tc>
          <w:tcPr>
            <w:tcW w:w="0" w:type="auto"/>
            <w:hideMark/>
          </w:tcPr>
          <w:p w14:paraId="5D649D5F" w14:textId="77777777" w:rsidR="00C27617" w:rsidRPr="00C27617" w:rsidRDefault="00C27617" w:rsidP="00C27617">
            <w:pPr>
              <w:jc w:val="both"/>
              <w:cnfStyle w:val="000000000000" w:firstRow="0" w:lastRow="0" w:firstColumn="0" w:lastColumn="0" w:oddVBand="0" w:evenVBand="0" w:oddHBand="0" w:evenHBand="0" w:firstRowFirstColumn="0" w:firstRowLastColumn="0" w:lastRowFirstColumn="0" w:lastRowLastColumn="0"/>
              <w:rPr>
                <w:lang w:val="en-US"/>
              </w:rPr>
            </w:pPr>
            <w:r w:rsidRPr="00C27617">
              <w:rPr>
                <w:lang w:val="en-US"/>
              </w:rPr>
              <w:t>220</w:t>
            </w:r>
          </w:p>
        </w:tc>
        <w:tc>
          <w:tcPr>
            <w:tcW w:w="0" w:type="auto"/>
            <w:hideMark/>
          </w:tcPr>
          <w:p w14:paraId="77F6251E" w14:textId="77777777" w:rsidR="00C27617" w:rsidRPr="00C27617" w:rsidRDefault="00C27617" w:rsidP="00C27617">
            <w:pPr>
              <w:jc w:val="both"/>
              <w:cnfStyle w:val="000000000000" w:firstRow="0" w:lastRow="0" w:firstColumn="0" w:lastColumn="0" w:oddVBand="0" w:evenVBand="0" w:oddHBand="0" w:evenHBand="0" w:firstRowFirstColumn="0" w:firstRowLastColumn="0" w:lastRowFirstColumn="0" w:lastRowLastColumn="0"/>
              <w:rPr>
                <w:lang w:val="en-US"/>
              </w:rPr>
            </w:pPr>
            <w:r w:rsidRPr="00C27617">
              <w:rPr>
                <w:lang w:val="en-US"/>
              </w:rPr>
              <w:t>190</w:t>
            </w:r>
          </w:p>
        </w:tc>
        <w:tc>
          <w:tcPr>
            <w:tcW w:w="0" w:type="auto"/>
            <w:hideMark/>
          </w:tcPr>
          <w:p w14:paraId="38FAE769" w14:textId="77777777" w:rsidR="00C27617" w:rsidRPr="00C27617" w:rsidRDefault="00C27617" w:rsidP="00C27617">
            <w:pPr>
              <w:jc w:val="both"/>
              <w:cnfStyle w:val="000000000000" w:firstRow="0" w:lastRow="0" w:firstColumn="0" w:lastColumn="0" w:oddVBand="0" w:evenVBand="0" w:oddHBand="0" w:evenHBand="0" w:firstRowFirstColumn="0" w:firstRowLastColumn="0" w:lastRowFirstColumn="0" w:lastRowLastColumn="0"/>
              <w:rPr>
                <w:lang w:val="en-US"/>
              </w:rPr>
            </w:pPr>
            <w:r w:rsidRPr="00C27617">
              <w:rPr>
                <w:lang w:val="en-US"/>
              </w:rPr>
              <w:t>110</w:t>
            </w:r>
          </w:p>
        </w:tc>
        <w:tc>
          <w:tcPr>
            <w:tcW w:w="0" w:type="auto"/>
            <w:hideMark/>
          </w:tcPr>
          <w:p w14:paraId="0C8C7633" w14:textId="77777777" w:rsidR="00C27617" w:rsidRPr="00C27617" w:rsidRDefault="00C27617" w:rsidP="00C27617">
            <w:pPr>
              <w:jc w:val="both"/>
              <w:cnfStyle w:val="000000000000" w:firstRow="0" w:lastRow="0" w:firstColumn="0" w:lastColumn="0" w:oddVBand="0" w:evenVBand="0" w:oddHBand="0" w:evenHBand="0" w:firstRowFirstColumn="0" w:firstRowLastColumn="0" w:lastRowFirstColumn="0" w:lastRowLastColumn="0"/>
              <w:rPr>
                <w:lang w:val="en-US"/>
              </w:rPr>
            </w:pPr>
            <w:r w:rsidRPr="00C27617">
              <w:rPr>
                <w:lang w:val="en-US"/>
              </w:rPr>
              <w:t>520</w:t>
            </w:r>
          </w:p>
        </w:tc>
      </w:tr>
      <w:tr w:rsidR="00C27617" w:rsidRPr="00C27617" w14:paraId="5E734126" w14:textId="77777777" w:rsidTr="00C27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84E7B" w14:textId="77777777" w:rsidR="00C27617" w:rsidRPr="00C27617" w:rsidRDefault="00C27617" w:rsidP="00C27617">
            <w:pPr>
              <w:rPr>
                <w:lang w:val="en-US"/>
              </w:rPr>
            </w:pPr>
            <w:r w:rsidRPr="00C27617">
              <w:rPr>
                <w:lang w:val="en-US"/>
              </w:rPr>
              <w:t>Informatique de Gestion (DUT)</w:t>
            </w:r>
          </w:p>
        </w:tc>
        <w:tc>
          <w:tcPr>
            <w:tcW w:w="0" w:type="auto"/>
            <w:hideMark/>
          </w:tcPr>
          <w:p w14:paraId="1E778353" w14:textId="77777777" w:rsidR="00C27617" w:rsidRPr="00C27617" w:rsidRDefault="00C27617" w:rsidP="00C27617">
            <w:pPr>
              <w:jc w:val="both"/>
              <w:cnfStyle w:val="000000100000" w:firstRow="0" w:lastRow="0" w:firstColumn="0" w:lastColumn="0" w:oddVBand="0" w:evenVBand="0" w:oddHBand="1" w:evenHBand="0" w:firstRowFirstColumn="0" w:firstRowLastColumn="0" w:lastRowFirstColumn="0" w:lastRowLastColumn="0"/>
              <w:rPr>
                <w:lang w:val="en-US"/>
              </w:rPr>
            </w:pPr>
            <w:r w:rsidRPr="00C27617">
              <w:rPr>
                <w:lang w:val="en-US"/>
              </w:rPr>
              <w:t>190</w:t>
            </w:r>
          </w:p>
        </w:tc>
        <w:tc>
          <w:tcPr>
            <w:tcW w:w="0" w:type="auto"/>
            <w:hideMark/>
          </w:tcPr>
          <w:p w14:paraId="69F5DB4B" w14:textId="77777777" w:rsidR="00C27617" w:rsidRPr="00C27617" w:rsidRDefault="00C27617" w:rsidP="00C27617">
            <w:pPr>
              <w:jc w:val="both"/>
              <w:cnfStyle w:val="000000100000" w:firstRow="0" w:lastRow="0" w:firstColumn="0" w:lastColumn="0" w:oddVBand="0" w:evenVBand="0" w:oddHBand="1" w:evenHBand="0" w:firstRowFirstColumn="0" w:firstRowLastColumn="0" w:lastRowFirstColumn="0" w:lastRowLastColumn="0"/>
              <w:rPr>
                <w:lang w:val="en-US"/>
              </w:rPr>
            </w:pPr>
            <w:r w:rsidRPr="00C27617">
              <w:rPr>
                <w:lang w:val="en-US"/>
              </w:rPr>
              <w:t>160</w:t>
            </w:r>
          </w:p>
        </w:tc>
        <w:tc>
          <w:tcPr>
            <w:tcW w:w="0" w:type="auto"/>
            <w:hideMark/>
          </w:tcPr>
          <w:p w14:paraId="17EACBC7" w14:textId="77777777" w:rsidR="00C27617" w:rsidRPr="00C27617" w:rsidRDefault="00C27617" w:rsidP="00C27617">
            <w:pPr>
              <w:jc w:val="both"/>
              <w:cnfStyle w:val="000000100000" w:firstRow="0" w:lastRow="0" w:firstColumn="0" w:lastColumn="0" w:oddVBand="0" w:evenVBand="0" w:oddHBand="1" w:evenHBand="0" w:firstRowFirstColumn="0" w:firstRowLastColumn="0" w:lastRowFirstColumn="0" w:lastRowLastColumn="0"/>
              <w:rPr>
                <w:lang w:val="en-US"/>
              </w:rPr>
            </w:pPr>
            <w:r w:rsidRPr="00C27617">
              <w:rPr>
                <w:lang w:val="en-US"/>
              </w:rPr>
              <w:t>90</w:t>
            </w:r>
          </w:p>
        </w:tc>
        <w:tc>
          <w:tcPr>
            <w:tcW w:w="0" w:type="auto"/>
            <w:hideMark/>
          </w:tcPr>
          <w:p w14:paraId="25984A9D" w14:textId="77777777" w:rsidR="00C27617" w:rsidRPr="00C27617" w:rsidRDefault="00C27617" w:rsidP="00C27617">
            <w:pPr>
              <w:jc w:val="both"/>
              <w:cnfStyle w:val="000000100000" w:firstRow="0" w:lastRow="0" w:firstColumn="0" w:lastColumn="0" w:oddVBand="0" w:evenVBand="0" w:oddHBand="1" w:evenHBand="0" w:firstRowFirstColumn="0" w:firstRowLastColumn="0" w:lastRowFirstColumn="0" w:lastRowLastColumn="0"/>
              <w:rPr>
                <w:lang w:val="en-US"/>
              </w:rPr>
            </w:pPr>
            <w:r w:rsidRPr="00C27617">
              <w:rPr>
                <w:lang w:val="en-US"/>
              </w:rPr>
              <w:t>440</w:t>
            </w:r>
          </w:p>
        </w:tc>
      </w:tr>
      <w:tr w:rsidR="00C27617" w:rsidRPr="00C27617" w14:paraId="2933B676" w14:textId="77777777" w:rsidTr="00C27617">
        <w:tc>
          <w:tcPr>
            <w:cnfStyle w:val="001000000000" w:firstRow="0" w:lastRow="0" w:firstColumn="1" w:lastColumn="0" w:oddVBand="0" w:evenVBand="0" w:oddHBand="0" w:evenHBand="0" w:firstRowFirstColumn="0" w:firstRowLastColumn="0" w:lastRowFirstColumn="0" w:lastRowLastColumn="0"/>
            <w:tcW w:w="0" w:type="auto"/>
            <w:hideMark/>
          </w:tcPr>
          <w:p w14:paraId="06974006" w14:textId="77777777" w:rsidR="00C27617" w:rsidRPr="00C27617" w:rsidRDefault="00C27617" w:rsidP="00C27617">
            <w:pPr>
              <w:rPr>
                <w:lang w:val="en-US"/>
              </w:rPr>
            </w:pPr>
            <w:r w:rsidRPr="00C27617">
              <w:rPr>
                <w:lang w:val="en-US"/>
              </w:rPr>
              <w:t>Réseaux et Télécommunications</w:t>
            </w:r>
          </w:p>
        </w:tc>
        <w:tc>
          <w:tcPr>
            <w:tcW w:w="0" w:type="auto"/>
            <w:hideMark/>
          </w:tcPr>
          <w:p w14:paraId="737FEB43" w14:textId="77777777" w:rsidR="00C27617" w:rsidRPr="00C27617" w:rsidRDefault="00C27617" w:rsidP="00C27617">
            <w:pPr>
              <w:jc w:val="both"/>
              <w:cnfStyle w:val="000000000000" w:firstRow="0" w:lastRow="0" w:firstColumn="0" w:lastColumn="0" w:oddVBand="0" w:evenVBand="0" w:oddHBand="0" w:evenHBand="0" w:firstRowFirstColumn="0" w:firstRowLastColumn="0" w:lastRowFirstColumn="0" w:lastRowLastColumn="0"/>
              <w:rPr>
                <w:lang w:val="en-US"/>
              </w:rPr>
            </w:pPr>
            <w:r w:rsidRPr="00C27617">
              <w:rPr>
                <w:lang w:val="en-US"/>
              </w:rPr>
              <w:t>255</w:t>
            </w:r>
          </w:p>
        </w:tc>
        <w:tc>
          <w:tcPr>
            <w:tcW w:w="0" w:type="auto"/>
            <w:hideMark/>
          </w:tcPr>
          <w:p w14:paraId="0D715551" w14:textId="77777777" w:rsidR="00C27617" w:rsidRPr="00C27617" w:rsidRDefault="00C27617" w:rsidP="00C27617">
            <w:pPr>
              <w:jc w:val="both"/>
              <w:cnfStyle w:val="000000000000" w:firstRow="0" w:lastRow="0" w:firstColumn="0" w:lastColumn="0" w:oddVBand="0" w:evenVBand="0" w:oddHBand="0" w:evenHBand="0" w:firstRowFirstColumn="0" w:firstRowLastColumn="0" w:lastRowFirstColumn="0" w:lastRowLastColumn="0"/>
              <w:rPr>
                <w:lang w:val="en-US"/>
              </w:rPr>
            </w:pPr>
            <w:r w:rsidRPr="00C27617">
              <w:rPr>
                <w:lang w:val="en-US"/>
              </w:rPr>
              <w:t>200</w:t>
            </w:r>
          </w:p>
        </w:tc>
        <w:tc>
          <w:tcPr>
            <w:tcW w:w="0" w:type="auto"/>
            <w:hideMark/>
          </w:tcPr>
          <w:p w14:paraId="4FE2AE29" w14:textId="77777777" w:rsidR="00C27617" w:rsidRPr="00C27617" w:rsidRDefault="00C27617" w:rsidP="00C27617">
            <w:pPr>
              <w:jc w:val="both"/>
              <w:cnfStyle w:val="000000000000" w:firstRow="0" w:lastRow="0" w:firstColumn="0" w:lastColumn="0" w:oddVBand="0" w:evenVBand="0" w:oddHBand="0" w:evenHBand="0" w:firstRowFirstColumn="0" w:firstRowLastColumn="0" w:lastRowFirstColumn="0" w:lastRowLastColumn="0"/>
              <w:rPr>
                <w:lang w:val="en-US"/>
              </w:rPr>
            </w:pPr>
            <w:r w:rsidRPr="00C27617">
              <w:rPr>
                <w:lang w:val="en-US"/>
              </w:rPr>
              <w:t>125</w:t>
            </w:r>
          </w:p>
        </w:tc>
        <w:tc>
          <w:tcPr>
            <w:tcW w:w="0" w:type="auto"/>
            <w:hideMark/>
          </w:tcPr>
          <w:p w14:paraId="46403B67" w14:textId="77777777" w:rsidR="00C27617" w:rsidRPr="00C27617" w:rsidRDefault="00C27617" w:rsidP="00C27617">
            <w:pPr>
              <w:jc w:val="both"/>
              <w:cnfStyle w:val="000000000000" w:firstRow="0" w:lastRow="0" w:firstColumn="0" w:lastColumn="0" w:oddVBand="0" w:evenVBand="0" w:oddHBand="0" w:evenHBand="0" w:firstRowFirstColumn="0" w:firstRowLastColumn="0" w:lastRowFirstColumn="0" w:lastRowLastColumn="0"/>
              <w:rPr>
                <w:lang w:val="en-US"/>
              </w:rPr>
            </w:pPr>
            <w:r w:rsidRPr="00C27617">
              <w:rPr>
                <w:lang w:val="en-US"/>
              </w:rPr>
              <w:t>580</w:t>
            </w:r>
          </w:p>
        </w:tc>
      </w:tr>
      <w:tr w:rsidR="00C27617" w:rsidRPr="00C27617" w14:paraId="7FEDA2FB" w14:textId="77777777" w:rsidTr="00C27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B90C1" w14:textId="77777777" w:rsidR="00C27617" w:rsidRPr="00C27617" w:rsidRDefault="00C27617" w:rsidP="00C27617">
            <w:pPr>
              <w:rPr>
                <w:lang w:val="en-US"/>
              </w:rPr>
            </w:pPr>
            <w:r w:rsidRPr="00C27617">
              <w:rPr>
                <w:lang w:val="en-US"/>
              </w:rPr>
              <w:t>Total</w:t>
            </w:r>
          </w:p>
        </w:tc>
        <w:tc>
          <w:tcPr>
            <w:tcW w:w="0" w:type="auto"/>
            <w:hideMark/>
          </w:tcPr>
          <w:p w14:paraId="4B1D0551" w14:textId="77777777" w:rsidR="00C27617" w:rsidRPr="00C27617" w:rsidRDefault="00C27617" w:rsidP="00C27617">
            <w:pPr>
              <w:jc w:val="both"/>
              <w:cnfStyle w:val="000000100000" w:firstRow="0" w:lastRow="0" w:firstColumn="0" w:lastColumn="0" w:oddVBand="0" w:evenVBand="0" w:oddHBand="1" w:evenHBand="0" w:firstRowFirstColumn="0" w:firstRowLastColumn="0" w:lastRowFirstColumn="0" w:lastRowLastColumn="0"/>
              <w:rPr>
                <w:lang w:val="en-US"/>
              </w:rPr>
            </w:pPr>
            <w:r w:rsidRPr="00C27617">
              <w:rPr>
                <w:b/>
                <w:bCs/>
                <w:lang w:val="en-US"/>
              </w:rPr>
              <w:t>1990</w:t>
            </w:r>
          </w:p>
        </w:tc>
        <w:tc>
          <w:tcPr>
            <w:tcW w:w="0" w:type="auto"/>
            <w:hideMark/>
          </w:tcPr>
          <w:p w14:paraId="3361E006" w14:textId="77777777" w:rsidR="00C27617" w:rsidRPr="00C27617" w:rsidRDefault="00C27617" w:rsidP="00C27617">
            <w:pPr>
              <w:jc w:val="both"/>
              <w:cnfStyle w:val="000000100000" w:firstRow="0" w:lastRow="0" w:firstColumn="0" w:lastColumn="0" w:oddVBand="0" w:evenVBand="0" w:oddHBand="1" w:evenHBand="0" w:firstRowFirstColumn="0" w:firstRowLastColumn="0" w:lastRowFirstColumn="0" w:lastRowLastColumn="0"/>
              <w:rPr>
                <w:lang w:val="en-US"/>
              </w:rPr>
            </w:pPr>
            <w:r w:rsidRPr="00C27617">
              <w:rPr>
                <w:b/>
                <w:bCs/>
                <w:lang w:val="en-US"/>
              </w:rPr>
              <w:t>1540</w:t>
            </w:r>
          </w:p>
        </w:tc>
        <w:tc>
          <w:tcPr>
            <w:tcW w:w="0" w:type="auto"/>
            <w:hideMark/>
          </w:tcPr>
          <w:p w14:paraId="4CDC19B9" w14:textId="77777777" w:rsidR="00C27617" w:rsidRPr="00C27617" w:rsidRDefault="00C27617" w:rsidP="00C27617">
            <w:pPr>
              <w:jc w:val="both"/>
              <w:cnfStyle w:val="000000100000" w:firstRow="0" w:lastRow="0" w:firstColumn="0" w:lastColumn="0" w:oddVBand="0" w:evenVBand="0" w:oddHBand="1" w:evenHBand="0" w:firstRowFirstColumn="0" w:firstRowLastColumn="0" w:lastRowFirstColumn="0" w:lastRowLastColumn="0"/>
              <w:rPr>
                <w:lang w:val="en-US"/>
              </w:rPr>
            </w:pPr>
            <w:r w:rsidRPr="00C27617">
              <w:rPr>
                <w:b/>
                <w:bCs/>
                <w:lang w:val="en-US"/>
              </w:rPr>
              <w:t>925</w:t>
            </w:r>
          </w:p>
        </w:tc>
        <w:tc>
          <w:tcPr>
            <w:tcW w:w="0" w:type="auto"/>
            <w:hideMark/>
          </w:tcPr>
          <w:p w14:paraId="32D3BC5A" w14:textId="77777777" w:rsidR="00C27617" w:rsidRPr="00C27617" w:rsidRDefault="00C27617" w:rsidP="00C27617">
            <w:pPr>
              <w:jc w:val="both"/>
              <w:cnfStyle w:val="000000100000" w:firstRow="0" w:lastRow="0" w:firstColumn="0" w:lastColumn="0" w:oddVBand="0" w:evenVBand="0" w:oddHBand="1" w:evenHBand="0" w:firstRowFirstColumn="0" w:firstRowLastColumn="0" w:lastRowFirstColumn="0" w:lastRowLastColumn="0"/>
              <w:rPr>
                <w:lang w:val="en-US"/>
              </w:rPr>
            </w:pPr>
            <w:r w:rsidRPr="00C27617">
              <w:rPr>
                <w:b/>
                <w:bCs/>
                <w:lang w:val="en-US"/>
              </w:rPr>
              <w:t>4455</w:t>
            </w:r>
          </w:p>
        </w:tc>
      </w:tr>
    </w:tbl>
    <w:p w14:paraId="5A9272AA" w14:textId="77777777" w:rsidR="00C27617" w:rsidRDefault="00C27617" w:rsidP="00C27617"/>
    <w:p w14:paraId="3F45CAC9" w14:textId="77777777" w:rsidR="008B1B4E" w:rsidRDefault="008B1B4E" w:rsidP="00C27617">
      <w:r>
        <w:rPr>
          <w:noProof/>
          <w:lang w:val="en-US"/>
        </w:rPr>
        <w:drawing>
          <wp:inline distT="0" distB="0" distL="0" distR="0" wp14:anchorId="30BF5E6D" wp14:editId="38963B23">
            <wp:extent cx="5943600" cy="4232910"/>
            <wp:effectExtent l="0" t="0" r="0" b="15240"/>
            <wp:docPr id="1" name="Graphique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381517D" w14:textId="77777777" w:rsidR="008B1B4E" w:rsidRDefault="008B1B4E" w:rsidP="00C27617"/>
    <w:p w14:paraId="43202BC2" w14:textId="77777777" w:rsidR="008B1B4E" w:rsidRDefault="008B1B4E" w:rsidP="00C27617"/>
    <w:p w14:paraId="443B9B5A" w14:textId="77777777" w:rsidR="008B1B4E" w:rsidRDefault="00C27617" w:rsidP="00C27617">
      <w:pPr>
        <w:pStyle w:val="Titre1"/>
      </w:pPr>
      <w:bookmarkStart w:id="6" w:name="_Toc182215771"/>
      <w:r w:rsidRPr="00C27617">
        <w:rPr>
          <w:rFonts w:eastAsia="Times New Roman"/>
        </w:rPr>
        <w:lastRenderedPageBreak/>
        <w:t>Analyse des Demandes d’Information par Filière</w:t>
      </w:r>
      <w:bookmarkEnd w:id="6"/>
    </w:p>
    <w:p w14:paraId="3DC3986C" w14:textId="77777777" w:rsidR="008B1B4E" w:rsidRPr="008B1B4E" w:rsidRDefault="008B1B4E" w:rsidP="008B1B4E">
      <w:pPr>
        <w:rPr>
          <w:b/>
          <w:bCs/>
        </w:rPr>
      </w:pPr>
      <w:r w:rsidRPr="008B1B4E">
        <w:rPr>
          <w:b/>
          <w:bCs/>
        </w:rPr>
        <w:t>4.1 Gestion des Ressources Humaines (GRH)</w:t>
      </w:r>
    </w:p>
    <w:p w14:paraId="13BB4114" w14:textId="77777777" w:rsidR="008B1B4E" w:rsidRPr="008B1B4E" w:rsidRDefault="008B1B4E" w:rsidP="008B1B4E">
      <w:pPr>
        <w:numPr>
          <w:ilvl w:val="0"/>
          <w:numId w:val="19"/>
        </w:numPr>
        <w:jc w:val="both"/>
        <w:rPr>
          <w:lang w:val="en-US"/>
        </w:rPr>
      </w:pPr>
      <w:r w:rsidRPr="008B1B4E">
        <w:rPr>
          <w:b/>
          <w:bCs/>
          <w:lang w:val="en-US"/>
        </w:rPr>
        <w:t>Nombre total de demandes :</w:t>
      </w:r>
      <w:r w:rsidRPr="008B1B4E">
        <w:rPr>
          <w:lang w:val="en-US"/>
        </w:rPr>
        <w:t xml:space="preserve"> 525</w:t>
      </w:r>
    </w:p>
    <w:p w14:paraId="11BC4794" w14:textId="77777777" w:rsidR="008B1B4E" w:rsidRPr="008B1B4E" w:rsidRDefault="008B1B4E" w:rsidP="008B1B4E">
      <w:pPr>
        <w:numPr>
          <w:ilvl w:val="0"/>
          <w:numId w:val="19"/>
        </w:numPr>
        <w:jc w:val="both"/>
      </w:pPr>
      <w:r w:rsidRPr="008B1B4E">
        <w:rPr>
          <w:b/>
          <w:bCs/>
        </w:rPr>
        <w:t>Profil des demandeurs :</w:t>
      </w:r>
      <w:r w:rsidRPr="008B1B4E">
        <w:t xml:space="preserve"> Les demandeurs sont principalement des étudiants de niveau Bac+2 ou Bac+3 souhaitant poursuivre leurs études dans les ressources humaines, ainsi que des professionnels en reconversion désireux d’acquérir des compétences en gestion des personnes et en relations humaines.</w:t>
      </w:r>
    </w:p>
    <w:p w14:paraId="7F12ABCA" w14:textId="77777777" w:rsidR="008B1B4E" w:rsidRPr="008B1B4E" w:rsidRDefault="008B1B4E" w:rsidP="008B1B4E">
      <w:pPr>
        <w:numPr>
          <w:ilvl w:val="0"/>
          <w:numId w:val="19"/>
        </w:numPr>
        <w:jc w:val="both"/>
        <w:rPr>
          <w:lang w:val="en-US"/>
        </w:rPr>
      </w:pPr>
      <w:r w:rsidRPr="008B1B4E">
        <w:rPr>
          <w:b/>
          <w:bCs/>
          <w:lang w:val="en-US"/>
        </w:rPr>
        <w:t>Nature des questions fréquentes :</w:t>
      </w:r>
    </w:p>
    <w:p w14:paraId="0A5558FA" w14:textId="77777777" w:rsidR="008B1B4E" w:rsidRPr="008B1B4E" w:rsidRDefault="008B1B4E" w:rsidP="008B1B4E">
      <w:pPr>
        <w:numPr>
          <w:ilvl w:val="1"/>
          <w:numId w:val="19"/>
        </w:numPr>
        <w:jc w:val="both"/>
      </w:pPr>
      <w:r w:rsidRPr="008B1B4E">
        <w:rPr>
          <w:b/>
          <w:bCs/>
        </w:rPr>
        <w:t>Débouchés professionnels :</w:t>
      </w:r>
      <w:r w:rsidRPr="008B1B4E">
        <w:t xml:space="preserve"> Questions récurrentes sur les métiers en ressources humaines, gestion administrative, conseil en recrutement, gestion de carrière, et relations professionnelles.</w:t>
      </w:r>
    </w:p>
    <w:p w14:paraId="07431437" w14:textId="77777777" w:rsidR="008B1B4E" w:rsidRPr="008B1B4E" w:rsidRDefault="008B1B4E" w:rsidP="008B1B4E">
      <w:pPr>
        <w:numPr>
          <w:ilvl w:val="1"/>
          <w:numId w:val="19"/>
        </w:numPr>
        <w:jc w:val="both"/>
      </w:pPr>
      <w:r w:rsidRPr="008B1B4E">
        <w:rPr>
          <w:b/>
          <w:bCs/>
        </w:rPr>
        <w:t>Modalités d’admission :</w:t>
      </w:r>
      <w:r w:rsidRPr="008B1B4E">
        <w:t xml:space="preserve"> Demandes d’information sur les critères d’admission, les exigences académiques, et les processus de sélection.</w:t>
      </w:r>
    </w:p>
    <w:p w14:paraId="336B2798" w14:textId="77777777" w:rsidR="008B1B4E" w:rsidRPr="008B1B4E" w:rsidRDefault="008B1B4E" w:rsidP="008B1B4E">
      <w:pPr>
        <w:numPr>
          <w:ilvl w:val="1"/>
          <w:numId w:val="19"/>
        </w:numPr>
        <w:jc w:val="both"/>
      </w:pPr>
      <w:r w:rsidRPr="008B1B4E">
        <w:rPr>
          <w:b/>
          <w:bCs/>
        </w:rPr>
        <w:t>Programme et compétences :</w:t>
      </w:r>
      <w:r w:rsidRPr="008B1B4E">
        <w:t xml:space="preserve"> Les intéressés s’interrogent sur les compétences spécifiques développées pendant la formation, notamment en gestion des talents, techniques de négociation, et droit du travail.</w:t>
      </w:r>
    </w:p>
    <w:p w14:paraId="30DAD31A" w14:textId="77777777" w:rsidR="008B1B4E" w:rsidRPr="008B1B4E" w:rsidRDefault="008B1B4E" w:rsidP="008B1B4E">
      <w:pPr>
        <w:numPr>
          <w:ilvl w:val="0"/>
          <w:numId w:val="19"/>
        </w:numPr>
        <w:jc w:val="both"/>
      </w:pPr>
      <w:r w:rsidRPr="008B1B4E">
        <w:rPr>
          <w:b/>
          <w:bCs/>
        </w:rPr>
        <w:t>Observations :</w:t>
      </w:r>
      <w:r w:rsidRPr="008B1B4E">
        <w:t xml:space="preserve"> Cette filière attire un public diversifié, motivé par le potentiel de carrières stables et variées dans les entreprises, les organisations gouvernementales, et les ONG. La demande pour des compétences en relations humaines et en gestion de personnel est en hausse, indiquant une forte demande du marché pour les experts en GRH.</w:t>
      </w:r>
    </w:p>
    <w:p w14:paraId="55E160F7" w14:textId="77777777" w:rsidR="008B1B4E" w:rsidRPr="008B1B4E" w:rsidRDefault="008B1B4E" w:rsidP="008B1B4E">
      <w:pPr>
        <w:rPr>
          <w:b/>
          <w:bCs/>
        </w:rPr>
      </w:pPr>
      <w:r w:rsidRPr="008B1B4E">
        <w:rPr>
          <w:b/>
          <w:bCs/>
        </w:rPr>
        <w:t>4.2 Gestion des Entreprises et Administrations (GEA)</w:t>
      </w:r>
    </w:p>
    <w:p w14:paraId="4251B960" w14:textId="77777777" w:rsidR="008B1B4E" w:rsidRPr="008B1B4E" w:rsidRDefault="008B1B4E" w:rsidP="008B1B4E">
      <w:pPr>
        <w:numPr>
          <w:ilvl w:val="0"/>
          <w:numId w:val="20"/>
        </w:numPr>
        <w:jc w:val="both"/>
        <w:rPr>
          <w:lang w:val="en-US"/>
        </w:rPr>
      </w:pPr>
      <w:r w:rsidRPr="008B1B4E">
        <w:rPr>
          <w:b/>
          <w:bCs/>
          <w:lang w:val="en-US"/>
        </w:rPr>
        <w:t>Nombre total de demandes :</w:t>
      </w:r>
      <w:r w:rsidRPr="008B1B4E">
        <w:rPr>
          <w:lang w:val="en-US"/>
        </w:rPr>
        <w:t xml:space="preserve"> 630</w:t>
      </w:r>
    </w:p>
    <w:p w14:paraId="544162F4" w14:textId="77777777" w:rsidR="008B1B4E" w:rsidRPr="008B1B4E" w:rsidRDefault="008B1B4E" w:rsidP="008B1B4E">
      <w:pPr>
        <w:numPr>
          <w:ilvl w:val="0"/>
          <w:numId w:val="20"/>
        </w:numPr>
        <w:jc w:val="both"/>
      </w:pPr>
      <w:r w:rsidRPr="008B1B4E">
        <w:rPr>
          <w:b/>
          <w:bCs/>
        </w:rPr>
        <w:t>Profil des demandeurs :</w:t>
      </w:r>
      <w:r w:rsidRPr="008B1B4E">
        <w:t xml:space="preserve"> Cette filière est prisée par des étudiants de niveau Bac à Bac+2 ainsi que des jeunes actifs désirant acquérir des compétences en gestion et administration pour évoluer dans des postes managériaux.</w:t>
      </w:r>
    </w:p>
    <w:p w14:paraId="6B7E04A1" w14:textId="77777777" w:rsidR="008B1B4E" w:rsidRPr="008B1B4E" w:rsidRDefault="008B1B4E" w:rsidP="008B1B4E">
      <w:pPr>
        <w:numPr>
          <w:ilvl w:val="0"/>
          <w:numId w:val="20"/>
        </w:numPr>
        <w:jc w:val="both"/>
        <w:rPr>
          <w:lang w:val="en-US"/>
        </w:rPr>
      </w:pPr>
      <w:r w:rsidRPr="008B1B4E">
        <w:rPr>
          <w:b/>
          <w:bCs/>
          <w:lang w:val="en-US"/>
        </w:rPr>
        <w:t>Nature des questions fréquentes :</w:t>
      </w:r>
    </w:p>
    <w:p w14:paraId="5C847418" w14:textId="77777777" w:rsidR="008B1B4E" w:rsidRPr="008B1B4E" w:rsidRDefault="008B1B4E" w:rsidP="008B1B4E">
      <w:pPr>
        <w:numPr>
          <w:ilvl w:val="1"/>
          <w:numId w:val="20"/>
        </w:numPr>
        <w:jc w:val="both"/>
      </w:pPr>
      <w:r w:rsidRPr="008B1B4E">
        <w:rPr>
          <w:b/>
          <w:bCs/>
        </w:rPr>
        <w:t>Compétences en gestion :</w:t>
      </w:r>
      <w:r w:rsidRPr="008B1B4E">
        <w:t xml:space="preserve"> Intérêt pour les cours de gestion opérationnelle, de stratégie d’entreprise, de comptabilité, et de leadership.</w:t>
      </w:r>
    </w:p>
    <w:p w14:paraId="6066B43A" w14:textId="77777777" w:rsidR="008B1B4E" w:rsidRPr="008B1B4E" w:rsidRDefault="008B1B4E" w:rsidP="008B1B4E">
      <w:pPr>
        <w:numPr>
          <w:ilvl w:val="1"/>
          <w:numId w:val="20"/>
        </w:numPr>
        <w:jc w:val="both"/>
      </w:pPr>
      <w:r w:rsidRPr="008B1B4E">
        <w:rPr>
          <w:b/>
          <w:bCs/>
        </w:rPr>
        <w:t>Opportunités d’emploi :</w:t>
      </w:r>
      <w:r w:rsidRPr="008B1B4E">
        <w:t xml:space="preserve"> Les demandeurs cherchent à connaître les perspectives de carrière en gestion d’entreprise, en administration publique, en conseil, et dans les start-ups.</w:t>
      </w:r>
    </w:p>
    <w:p w14:paraId="5F1D0A68" w14:textId="77777777" w:rsidR="008B1B4E" w:rsidRPr="008B1B4E" w:rsidRDefault="008B1B4E" w:rsidP="008B1B4E">
      <w:pPr>
        <w:numPr>
          <w:ilvl w:val="1"/>
          <w:numId w:val="20"/>
        </w:numPr>
        <w:jc w:val="both"/>
      </w:pPr>
      <w:r w:rsidRPr="008B1B4E">
        <w:rPr>
          <w:b/>
          <w:bCs/>
        </w:rPr>
        <w:t>Partenariats pour stages :</w:t>
      </w:r>
      <w:r w:rsidRPr="008B1B4E">
        <w:t xml:space="preserve"> Demande élevée pour les opportunités de stages et d’apprentissage, ainsi que pour les collaborations avec les entreprises locales et internationales.</w:t>
      </w:r>
    </w:p>
    <w:p w14:paraId="782522DA" w14:textId="77777777" w:rsidR="008B1B4E" w:rsidRPr="008B1B4E" w:rsidRDefault="008B1B4E" w:rsidP="008B1B4E">
      <w:pPr>
        <w:numPr>
          <w:ilvl w:val="0"/>
          <w:numId w:val="20"/>
        </w:numPr>
        <w:jc w:val="both"/>
      </w:pPr>
      <w:r w:rsidRPr="008B1B4E">
        <w:rPr>
          <w:b/>
          <w:bCs/>
        </w:rPr>
        <w:t>Observations :</w:t>
      </w:r>
      <w:r w:rsidRPr="008B1B4E">
        <w:t xml:space="preserve"> La filière GEA répond aux besoins de nombreux étudiants et professionnels en quête de compétences managériales et administratives. Elle se distingue par ses débouchés variés et l’intérêt marqué des demandeurs pour des carrières en entreprises et dans l’administration publique, où ils peuvent exercer un impact stratégique.</w:t>
      </w:r>
    </w:p>
    <w:p w14:paraId="43B6F4B0" w14:textId="77777777" w:rsidR="008B1B4E" w:rsidRPr="008B1B4E" w:rsidRDefault="008B1B4E" w:rsidP="008B1B4E">
      <w:pPr>
        <w:rPr>
          <w:b/>
          <w:bCs/>
          <w:lang w:val="en-US"/>
        </w:rPr>
      </w:pPr>
      <w:r>
        <w:rPr>
          <w:b/>
          <w:bCs/>
          <w:lang w:val="en-US"/>
        </w:rPr>
        <w:t>4.3 Marketing c</w:t>
      </w:r>
      <w:r w:rsidRPr="008B1B4E">
        <w:rPr>
          <w:b/>
          <w:bCs/>
          <w:lang w:val="en-US"/>
        </w:rPr>
        <w:t>ommunication</w:t>
      </w:r>
    </w:p>
    <w:p w14:paraId="5CD5E891" w14:textId="77777777" w:rsidR="008B1B4E" w:rsidRPr="008B1B4E" w:rsidRDefault="008B1B4E" w:rsidP="008B1B4E">
      <w:pPr>
        <w:numPr>
          <w:ilvl w:val="0"/>
          <w:numId w:val="21"/>
        </w:numPr>
        <w:jc w:val="both"/>
        <w:rPr>
          <w:lang w:val="en-US"/>
        </w:rPr>
      </w:pPr>
      <w:r w:rsidRPr="008B1B4E">
        <w:rPr>
          <w:b/>
          <w:bCs/>
          <w:lang w:val="en-US"/>
        </w:rPr>
        <w:t>Nombre total de demandes :</w:t>
      </w:r>
      <w:r w:rsidRPr="008B1B4E">
        <w:rPr>
          <w:lang w:val="en-US"/>
        </w:rPr>
        <w:t xml:space="preserve"> 430</w:t>
      </w:r>
    </w:p>
    <w:p w14:paraId="1547DA58" w14:textId="77777777" w:rsidR="008B1B4E" w:rsidRPr="008B1B4E" w:rsidRDefault="008B1B4E" w:rsidP="008B1B4E">
      <w:pPr>
        <w:numPr>
          <w:ilvl w:val="0"/>
          <w:numId w:val="21"/>
        </w:numPr>
        <w:jc w:val="both"/>
      </w:pPr>
      <w:r w:rsidRPr="008B1B4E">
        <w:rPr>
          <w:b/>
          <w:bCs/>
        </w:rPr>
        <w:t>Profil des demandeurs :</w:t>
      </w:r>
      <w:r w:rsidRPr="008B1B4E">
        <w:t xml:space="preserve"> Majoritairement de jeunes bacheliers et des professionnels du marketing souhaitant renforcer leurs compétences dans un domaine en pleine expansion.</w:t>
      </w:r>
    </w:p>
    <w:p w14:paraId="00902961" w14:textId="77777777" w:rsidR="008B1B4E" w:rsidRPr="008B1B4E" w:rsidRDefault="008B1B4E" w:rsidP="008B1B4E">
      <w:pPr>
        <w:numPr>
          <w:ilvl w:val="0"/>
          <w:numId w:val="21"/>
        </w:numPr>
        <w:jc w:val="both"/>
        <w:rPr>
          <w:lang w:val="en-US"/>
        </w:rPr>
      </w:pPr>
      <w:r w:rsidRPr="008B1B4E">
        <w:rPr>
          <w:b/>
          <w:bCs/>
          <w:lang w:val="en-US"/>
        </w:rPr>
        <w:t>Nature des questions fréquentes :</w:t>
      </w:r>
    </w:p>
    <w:p w14:paraId="359025B0" w14:textId="77777777" w:rsidR="008B1B4E" w:rsidRPr="008B1B4E" w:rsidRDefault="008B1B4E" w:rsidP="008B1B4E">
      <w:pPr>
        <w:numPr>
          <w:ilvl w:val="1"/>
          <w:numId w:val="21"/>
        </w:numPr>
        <w:jc w:val="both"/>
      </w:pPr>
      <w:r w:rsidRPr="008B1B4E">
        <w:rPr>
          <w:b/>
          <w:bCs/>
        </w:rPr>
        <w:t>Marketing digital et communication de marque :</w:t>
      </w:r>
      <w:r w:rsidRPr="008B1B4E">
        <w:t xml:space="preserve"> Intérêt pour des modules en marketing digital, stratégie de contenu, publicité en ligne, et gestion de marque.</w:t>
      </w:r>
    </w:p>
    <w:p w14:paraId="7602944C" w14:textId="77777777" w:rsidR="008B1B4E" w:rsidRPr="008B1B4E" w:rsidRDefault="008B1B4E" w:rsidP="008B1B4E">
      <w:pPr>
        <w:numPr>
          <w:ilvl w:val="1"/>
          <w:numId w:val="21"/>
        </w:numPr>
        <w:jc w:val="both"/>
      </w:pPr>
      <w:r w:rsidRPr="008B1B4E">
        <w:rPr>
          <w:b/>
          <w:bCs/>
        </w:rPr>
        <w:t>Cours et modules spécifiques :</w:t>
      </w:r>
      <w:r w:rsidRPr="008B1B4E">
        <w:t xml:space="preserve"> Questions sur les cours relatifs aux réseaux sociaux, la gestion de la réputation en ligne, et les outils de communication numérique.</w:t>
      </w:r>
    </w:p>
    <w:p w14:paraId="5C00183A" w14:textId="77777777" w:rsidR="008B1B4E" w:rsidRPr="008B1B4E" w:rsidRDefault="008B1B4E" w:rsidP="008B1B4E">
      <w:pPr>
        <w:numPr>
          <w:ilvl w:val="1"/>
          <w:numId w:val="21"/>
        </w:numPr>
        <w:jc w:val="both"/>
      </w:pPr>
      <w:r w:rsidRPr="008B1B4E">
        <w:rPr>
          <w:b/>
          <w:bCs/>
        </w:rPr>
        <w:t>Opportunités de carrière :</w:t>
      </w:r>
      <w:r w:rsidRPr="008B1B4E">
        <w:t xml:space="preserve"> Demandes de renseignements sur les métiers en marketing, communication, et publicité, ainsi que sur le taux d’insertion professionnelle.</w:t>
      </w:r>
    </w:p>
    <w:p w14:paraId="0AAE4336" w14:textId="77777777" w:rsidR="008B1B4E" w:rsidRPr="008B1B4E" w:rsidRDefault="008B1B4E" w:rsidP="008B1B4E">
      <w:pPr>
        <w:numPr>
          <w:ilvl w:val="0"/>
          <w:numId w:val="21"/>
        </w:numPr>
        <w:jc w:val="both"/>
      </w:pPr>
      <w:r w:rsidRPr="008B1B4E">
        <w:rPr>
          <w:b/>
          <w:bCs/>
        </w:rPr>
        <w:t>Observations :</w:t>
      </w:r>
      <w:r w:rsidRPr="008B1B4E">
        <w:t xml:space="preserve"> La montée en puissance du digital dans tous les secteurs rend cette filière très attractive, en particulier pour les jeunes souhaitant travailler dans la communication moderne. La demande est alimentée par l’importance des médias sociaux et la transition numérique dans les entreprises, faisant de cette filière un choix prisé pour ceux qui s’orientent vers les métiers de la </w:t>
      </w:r>
      <w:r w:rsidRPr="008B1B4E">
        <w:lastRenderedPageBreak/>
        <w:t>communication digitale.</w:t>
      </w:r>
    </w:p>
    <w:p w14:paraId="5A5535CC" w14:textId="77777777" w:rsidR="008B1B4E" w:rsidRPr="008B1B4E" w:rsidRDefault="008B1B4E" w:rsidP="008B1B4E">
      <w:pPr>
        <w:rPr>
          <w:b/>
          <w:bCs/>
        </w:rPr>
      </w:pPr>
      <w:r>
        <w:rPr>
          <w:b/>
          <w:bCs/>
        </w:rPr>
        <w:t>4.4 Finances c</w:t>
      </w:r>
      <w:r w:rsidRPr="008B1B4E">
        <w:rPr>
          <w:b/>
          <w:bCs/>
        </w:rPr>
        <w:t>omptabilité (Licence et DUT)</w:t>
      </w:r>
    </w:p>
    <w:p w14:paraId="11FDC262" w14:textId="77777777" w:rsidR="008B1B4E" w:rsidRPr="008B1B4E" w:rsidRDefault="008B1B4E" w:rsidP="008B1B4E">
      <w:pPr>
        <w:numPr>
          <w:ilvl w:val="0"/>
          <w:numId w:val="22"/>
        </w:numPr>
        <w:jc w:val="both"/>
      </w:pPr>
      <w:r w:rsidRPr="008B1B4E">
        <w:rPr>
          <w:b/>
          <w:bCs/>
        </w:rPr>
        <w:t>Nombre total de demandes :</w:t>
      </w:r>
      <w:r w:rsidRPr="008B1B4E">
        <w:t xml:space="preserve"> 1330 (Licence : 710; DUT : 620)</w:t>
      </w:r>
    </w:p>
    <w:p w14:paraId="4F16D2F6" w14:textId="77777777" w:rsidR="008B1B4E" w:rsidRPr="008B1B4E" w:rsidRDefault="008B1B4E" w:rsidP="008B1B4E">
      <w:pPr>
        <w:numPr>
          <w:ilvl w:val="0"/>
          <w:numId w:val="22"/>
        </w:numPr>
        <w:jc w:val="both"/>
      </w:pPr>
      <w:r w:rsidRPr="008B1B4E">
        <w:rPr>
          <w:b/>
          <w:bCs/>
        </w:rPr>
        <w:t>Profil des demandeurs :</w:t>
      </w:r>
      <w:r w:rsidRPr="008B1B4E">
        <w:t xml:space="preserve"> Majoritairement des étudiants de Bac+2 et des professionnels souhaitant évoluer dans le domaine financier, notamment en comptabilité, audit, et finance d’entreprise.</w:t>
      </w:r>
    </w:p>
    <w:p w14:paraId="39A80B66" w14:textId="77777777" w:rsidR="008B1B4E" w:rsidRPr="008B1B4E" w:rsidRDefault="008B1B4E" w:rsidP="008B1B4E">
      <w:pPr>
        <w:numPr>
          <w:ilvl w:val="0"/>
          <w:numId w:val="22"/>
        </w:numPr>
        <w:jc w:val="both"/>
        <w:rPr>
          <w:lang w:val="en-US"/>
        </w:rPr>
      </w:pPr>
      <w:r w:rsidRPr="008B1B4E">
        <w:rPr>
          <w:b/>
          <w:bCs/>
          <w:lang w:val="en-US"/>
        </w:rPr>
        <w:t>Nature des questions fréquentes :</w:t>
      </w:r>
    </w:p>
    <w:p w14:paraId="7ECA0E55" w14:textId="77777777" w:rsidR="008B1B4E" w:rsidRPr="008B1B4E" w:rsidRDefault="008B1B4E" w:rsidP="008B1B4E">
      <w:pPr>
        <w:numPr>
          <w:ilvl w:val="1"/>
          <w:numId w:val="22"/>
        </w:numPr>
        <w:jc w:val="both"/>
      </w:pPr>
      <w:r w:rsidRPr="008B1B4E">
        <w:rPr>
          <w:b/>
          <w:bCs/>
        </w:rPr>
        <w:t>Comptabilité et finance :</w:t>
      </w:r>
      <w:r w:rsidRPr="008B1B4E">
        <w:t xml:space="preserve"> Intérêt pour les modules de comptabilité analytique, d’audit, et de finance d’entreprise.</w:t>
      </w:r>
    </w:p>
    <w:p w14:paraId="2894E19E" w14:textId="77777777" w:rsidR="008B1B4E" w:rsidRPr="008B1B4E" w:rsidRDefault="008B1B4E" w:rsidP="008B1B4E">
      <w:pPr>
        <w:numPr>
          <w:ilvl w:val="1"/>
          <w:numId w:val="22"/>
        </w:numPr>
        <w:jc w:val="both"/>
      </w:pPr>
      <w:r w:rsidRPr="008B1B4E">
        <w:rPr>
          <w:b/>
          <w:bCs/>
        </w:rPr>
        <w:t>Certifications et accréditations :</w:t>
      </w:r>
      <w:r w:rsidRPr="008B1B4E">
        <w:t xml:space="preserve"> Questions sur les possibilités de certifications complémentaires (ex. : certifications en audit ou en finance) et les accréditations de la filière.</w:t>
      </w:r>
    </w:p>
    <w:p w14:paraId="72A04549" w14:textId="77777777" w:rsidR="008B1B4E" w:rsidRPr="008B1B4E" w:rsidRDefault="008B1B4E" w:rsidP="008B1B4E">
      <w:pPr>
        <w:numPr>
          <w:ilvl w:val="1"/>
          <w:numId w:val="22"/>
        </w:numPr>
        <w:jc w:val="both"/>
      </w:pPr>
      <w:r w:rsidRPr="008B1B4E">
        <w:rPr>
          <w:b/>
          <w:bCs/>
        </w:rPr>
        <w:t>Stages en entreprise :</w:t>
      </w:r>
      <w:r w:rsidRPr="008B1B4E">
        <w:t xml:space="preserve"> Fort intérêt pour les stages et les partenariats avec des cabinets d’audit, des banques, et des services financiers d’entreprise.</w:t>
      </w:r>
    </w:p>
    <w:p w14:paraId="098EE806" w14:textId="77777777" w:rsidR="008B1B4E" w:rsidRPr="008B1B4E" w:rsidRDefault="008B1B4E" w:rsidP="008B1B4E">
      <w:pPr>
        <w:numPr>
          <w:ilvl w:val="0"/>
          <w:numId w:val="22"/>
        </w:numPr>
        <w:jc w:val="both"/>
      </w:pPr>
      <w:r w:rsidRPr="008B1B4E">
        <w:rPr>
          <w:b/>
          <w:bCs/>
        </w:rPr>
        <w:t>Observations :</w:t>
      </w:r>
      <w:r w:rsidRPr="008B1B4E">
        <w:t xml:space="preserve"> Avec des débouchés concrets dans les cabinets d’audit, les banques, et les services financiers, cette filière est très demandée. Le DUT est particulièrement apprécié, car il permet une insertion rapide sur le marché du travail grâce à une formation plus technique et pratique. La finance reste un domaine de choix pour les étudiants qui recherchent des carrières bien rémunérées et stables.</w:t>
      </w:r>
    </w:p>
    <w:p w14:paraId="4A67F43D" w14:textId="77777777" w:rsidR="008B1B4E" w:rsidRPr="008B1B4E" w:rsidRDefault="008B1B4E" w:rsidP="008B1B4E">
      <w:pPr>
        <w:rPr>
          <w:b/>
          <w:bCs/>
        </w:rPr>
      </w:pPr>
      <w:r w:rsidRPr="008B1B4E">
        <w:rPr>
          <w:b/>
          <w:bCs/>
        </w:rPr>
        <w:t>4.5 Informatique de Gestion (Licence et DUT)</w:t>
      </w:r>
    </w:p>
    <w:p w14:paraId="11119BA2" w14:textId="77777777" w:rsidR="008B1B4E" w:rsidRPr="008B1B4E" w:rsidRDefault="008B1B4E" w:rsidP="008B1B4E">
      <w:pPr>
        <w:numPr>
          <w:ilvl w:val="0"/>
          <w:numId w:val="23"/>
        </w:numPr>
        <w:jc w:val="both"/>
      </w:pPr>
      <w:r w:rsidRPr="008B1B4E">
        <w:rPr>
          <w:b/>
          <w:bCs/>
        </w:rPr>
        <w:t>Nombre total de demandes :</w:t>
      </w:r>
      <w:r w:rsidRPr="008B1B4E">
        <w:t xml:space="preserve"> 960 (Licence : 520; DUT : 440)</w:t>
      </w:r>
    </w:p>
    <w:p w14:paraId="6B8C56AA" w14:textId="77777777" w:rsidR="008B1B4E" w:rsidRPr="008B1B4E" w:rsidRDefault="008B1B4E" w:rsidP="008B1B4E">
      <w:pPr>
        <w:numPr>
          <w:ilvl w:val="0"/>
          <w:numId w:val="23"/>
        </w:numPr>
        <w:jc w:val="both"/>
      </w:pPr>
      <w:r w:rsidRPr="008B1B4E">
        <w:rPr>
          <w:b/>
          <w:bCs/>
        </w:rPr>
        <w:t>Profil des demandeurs :</w:t>
      </w:r>
      <w:r w:rsidRPr="008B1B4E">
        <w:t xml:space="preserve"> Étudiants en sciences informatiques, techniciens cherchant à se spécialiser, ainsi que de jeunes professionnels souhaitant renforcer leurs compétences en gestion informatique.</w:t>
      </w:r>
    </w:p>
    <w:p w14:paraId="01E5962C" w14:textId="77777777" w:rsidR="008B1B4E" w:rsidRPr="008B1B4E" w:rsidRDefault="008B1B4E" w:rsidP="008B1B4E">
      <w:pPr>
        <w:numPr>
          <w:ilvl w:val="0"/>
          <w:numId w:val="23"/>
        </w:numPr>
        <w:jc w:val="both"/>
        <w:rPr>
          <w:lang w:val="en-US"/>
        </w:rPr>
      </w:pPr>
      <w:r w:rsidRPr="008B1B4E">
        <w:rPr>
          <w:b/>
          <w:bCs/>
          <w:lang w:val="en-US"/>
        </w:rPr>
        <w:t>Nature des questions fréquentes :</w:t>
      </w:r>
    </w:p>
    <w:p w14:paraId="5FBEC45D" w14:textId="77777777" w:rsidR="008B1B4E" w:rsidRPr="008B1B4E" w:rsidRDefault="008B1B4E" w:rsidP="008B1B4E">
      <w:pPr>
        <w:numPr>
          <w:ilvl w:val="1"/>
          <w:numId w:val="23"/>
        </w:numPr>
        <w:jc w:val="both"/>
      </w:pPr>
      <w:r w:rsidRPr="008B1B4E">
        <w:rPr>
          <w:b/>
          <w:bCs/>
        </w:rPr>
        <w:t>Technologies et outils :</w:t>
      </w:r>
      <w:r w:rsidRPr="008B1B4E">
        <w:t xml:space="preserve"> Questions fréquentes sur les langages de programmation, la gestion des bases de données, et les systèmes d’information.</w:t>
      </w:r>
    </w:p>
    <w:p w14:paraId="34800E56" w14:textId="77777777" w:rsidR="008B1B4E" w:rsidRPr="008B1B4E" w:rsidRDefault="008B1B4E" w:rsidP="008B1B4E">
      <w:pPr>
        <w:numPr>
          <w:ilvl w:val="1"/>
          <w:numId w:val="23"/>
        </w:numPr>
        <w:jc w:val="both"/>
      </w:pPr>
      <w:r w:rsidRPr="008B1B4E">
        <w:rPr>
          <w:b/>
          <w:bCs/>
        </w:rPr>
        <w:t>Compétences en gestion de projet :</w:t>
      </w:r>
      <w:r w:rsidRPr="008B1B4E">
        <w:t xml:space="preserve"> Demandes d’information sur les compétences en développement, en gestion de projet informatique, et en intégration des systèmes.</w:t>
      </w:r>
    </w:p>
    <w:p w14:paraId="2FB2CEF6" w14:textId="77777777" w:rsidR="008B1B4E" w:rsidRPr="008B1B4E" w:rsidRDefault="008B1B4E" w:rsidP="008B1B4E">
      <w:pPr>
        <w:numPr>
          <w:ilvl w:val="1"/>
          <w:numId w:val="23"/>
        </w:numPr>
        <w:jc w:val="both"/>
      </w:pPr>
      <w:r w:rsidRPr="008B1B4E">
        <w:rPr>
          <w:b/>
          <w:bCs/>
        </w:rPr>
        <w:t>Partenariats avec des entreprises :</w:t>
      </w:r>
      <w:r w:rsidRPr="008B1B4E">
        <w:t xml:space="preserve"> Intérêt pour les stages, les projets de fin d’études, et les collaborations avec des entreprises de technologie.</w:t>
      </w:r>
    </w:p>
    <w:p w14:paraId="79BA8569" w14:textId="77777777" w:rsidR="008B1B4E" w:rsidRPr="008B1B4E" w:rsidRDefault="008B1B4E" w:rsidP="008B1B4E">
      <w:pPr>
        <w:numPr>
          <w:ilvl w:val="0"/>
          <w:numId w:val="23"/>
        </w:numPr>
        <w:jc w:val="both"/>
      </w:pPr>
      <w:r w:rsidRPr="008B1B4E">
        <w:rPr>
          <w:b/>
          <w:bCs/>
        </w:rPr>
        <w:t>Observations :</w:t>
      </w:r>
      <w:r w:rsidRPr="008B1B4E">
        <w:t xml:space="preserve"> L’informatique de gestion attire un grand nombre de demandeurs, motivés par les opportunités offertes dans le secteur technologique et les possibilités d’applications pratiques en gestion d’entreprise. La formation offre une flexibilité et des compétences techniques en forte demande, dans un contexte où la transformation numérique est de plus en plus centrale.</w:t>
      </w:r>
    </w:p>
    <w:p w14:paraId="039D0961" w14:textId="77777777" w:rsidR="008B1B4E" w:rsidRPr="008B1B4E" w:rsidRDefault="008B1B4E" w:rsidP="008B1B4E">
      <w:pPr>
        <w:rPr>
          <w:b/>
          <w:bCs/>
          <w:lang w:val="en-US"/>
        </w:rPr>
      </w:pPr>
      <w:r w:rsidRPr="008B1B4E">
        <w:rPr>
          <w:b/>
          <w:bCs/>
          <w:lang w:val="en-US"/>
        </w:rPr>
        <w:t>4.6 Réseaux et Télécommunications</w:t>
      </w:r>
    </w:p>
    <w:p w14:paraId="3A7D8802" w14:textId="77777777" w:rsidR="008B1B4E" w:rsidRPr="008B1B4E" w:rsidRDefault="008B1B4E" w:rsidP="008B1B4E">
      <w:pPr>
        <w:numPr>
          <w:ilvl w:val="0"/>
          <w:numId w:val="24"/>
        </w:numPr>
        <w:jc w:val="both"/>
        <w:rPr>
          <w:lang w:val="en-US"/>
        </w:rPr>
      </w:pPr>
      <w:r w:rsidRPr="008B1B4E">
        <w:rPr>
          <w:b/>
          <w:bCs/>
          <w:lang w:val="en-US"/>
        </w:rPr>
        <w:t>Nombre total de demandes :</w:t>
      </w:r>
      <w:r w:rsidRPr="008B1B4E">
        <w:rPr>
          <w:lang w:val="en-US"/>
        </w:rPr>
        <w:t xml:space="preserve"> 580</w:t>
      </w:r>
    </w:p>
    <w:p w14:paraId="7CD79049" w14:textId="77777777" w:rsidR="008B1B4E" w:rsidRPr="008B1B4E" w:rsidRDefault="008B1B4E" w:rsidP="008B1B4E">
      <w:pPr>
        <w:numPr>
          <w:ilvl w:val="0"/>
          <w:numId w:val="24"/>
        </w:numPr>
        <w:jc w:val="both"/>
      </w:pPr>
      <w:r w:rsidRPr="008B1B4E">
        <w:rPr>
          <w:b/>
          <w:bCs/>
        </w:rPr>
        <w:t>Profil des demandeurs :</w:t>
      </w:r>
      <w:r w:rsidRPr="008B1B4E">
        <w:t xml:space="preserve"> Étudiants en informatique, techniciens réseaux, et jeunes professionnels souhaitant approfondir leurs connaissances en réseaux et infrastructures de télécommunications.</w:t>
      </w:r>
    </w:p>
    <w:p w14:paraId="74C73F5F" w14:textId="77777777" w:rsidR="008B1B4E" w:rsidRPr="008B1B4E" w:rsidRDefault="008B1B4E" w:rsidP="008B1B4E">
      <w:pPr>
        <w:numPr>
          <w:ilvl w:val="0"/>
          <w:numId w:val="24"/>
        </w:numPr>
        <w:jc w:val="both"/>
        <w:rPr>
          <w:lang w:val="en-US"/>
        </w:rPr>
      </w:pPr>
      <w:r w:rsidRPr="008B1B4E">
        <w:rPr>
          <w:b/>
          <w:bCs/>
          <w:lang w:val="en-US"/>
        </w:rPr>
        <w:t>Nature des questions fréquentes :</w:t>
      </w:r>
    </w:p>
    <w:p w14:paraId="1AD70D49" w14:textId="77777777" w:rsidR="008B1B4E" w:rsidRPr="008B1B4E" w:rsidRDefault="008B1B4E" w:rsidP="008B1B4E">
      <w:pPr>
        <w:numPr>
          <w:ilvl w:val="1"/>
          <w:numId w:val="24"/>
        </w:numPr>
        <w:jc w:val="both"/>
      </w:pPr>
      <w:r w:rsidRPr="008B1B4E">
        <w:rPr>
          <w:b/>
          <w:bCs/>
        </w:rPr>
        <w:t>Formation pratique :</w:t>
      </w:r>
      <w:r w:rsidRPr="008B1B4E">
        <w:t xml:space="preserve"> Intérêt pour les cours sur les réseaux informatiques, la sécurité des systèmes, les infrastructures télécom, et la maintenance.</w:t>
      </w:r>
    </w:p>
    <w:p w14:paraId="4725610B" w14:textId="77777777" w:rsidR="008B1B4E" w:rsidRPr="008B1B4E" w:rsidRDefault="008B1B4E" w:rsidP="008B1B4E">
      <w:pPr>
        <w:numPr>
          <w:ilvl w:val="1"/>
          <w:numId w:val="24"/>
        </w:numPr>
        <w:jc w:val="both"/>
      </w:pPr>
      <w:r w:rsidRPr="008B1B4E">
        <w:rPr>
          <w:b/>
          <w:bCs/>
        </w:rPr>
        <w:t>Partenariats et stages :</w:t>
      </w:r>
      <w:r w:rsidRPr="008B1B4E">
        <w:t xml:space="preserve"> Questions sur les possibilités de stage, les apprentissages en alternance, et les collaborations avec les entreprises spécialisées en télécommunication.</w:t>
      </w:r>
    </w:p>
    <w:p w14:paraId="0008AD54" w14:textId="77777777" w:rsidR="008B1B4E" w:rsidRPr="008B1B4E" w:rsidRDefault="008B1B4E" w:rsidP="008B1B4E">
      <w:pPr>
        <w:numPr>
          <w:ilvl w:val="1"/>
          <w:numId w:val="24"/>
        </w:numPr>
        <w:jc w:val="both"/>
      </w:pPr>
      <w:r w:rsidRPr="008B1B4E">
        <w:rPr>
          <w:b/>
          <w:bCs/>
        </w:rPr>
        <w:t>Opportunités de carrière :</w:t>
      </w:r>
      <w:r w:rsidRPr="008B1B4E">
        <w:t xml:space="preserve"> Demandes sur les perspectives d’emploi en tant que technicien réseau, ingénieur télécom, ou spécialiste en cybersécurité.</w:t>
      </w:r>
    </w:p>
    <w:p w14:paraId="67EE2A2F" w14:textId="77777777" w:rsidR="008B1B4E" w:rsidRPr="008B1B4E" w:rsidRDefault="008B1B4E" w:rsidP="008B1B4E">
      <w:pPr>
        <w:numPr>
          <w:ilvl w:val="0"/>
          <w:numId w:val="24"/>
        </w:numPr>
        <w:jc w:val="both"/>
      </w:pPr>
      <w:r w:rsidRPr="008B1B4E">
        <w:rPr>
          <w:b/>
          <w:bCs/>
        </w:rPr>
        <w:t>Observations :</w:t>
      </w:r>
      <w:r w:rsidRPr="008B1B4E">
        <w:t xml:space="preserve"> La demande pour des experts en réseaux et télécommunications est croissante, avec la digitalisation rapide et les besoins accrus en sécurité des données. Cette filière attire de plus en plus de jeunes intéressés par les nouvelles technologies et par les nombreuses perspectives d'emploi dans ce secteur clé.</w:t>
      </w:r>
    </w:p>
    <w:p w14:paraId="36D52F88" w14:textId="77777777" w:rsidR="008B1B4E" w:rsidRDefault="008B1B4E" w:rsidP="00C27617"/>
    <w:p w14:paraId="2B8D4F72" w14:textId="77777777" w:rsidR="00C27617" w:rsidRDefault="00C27617" w:rsidP="00C27617"/>
    <w:p w14:paraId="672D967D" w14:textId="77777777" w:rsidR="008B1B4E" w:rsidRDefault="00C27617" w:rsidP="008B1B4E">
      <w:pPr>
        <w:pStyle w:val="Titre1"/>
        <w:numPr>
          <w:ilvl w:val="0"/>
          <w:numId w:val="0"/>
        </w:numPr>
        <w:ind w:left="360" w:hanging="360"/>
      </w:pPr>
      <w:bookmarkStart w:id="7" w:name="_Toc182215772"/>
      <w:r w:rsidRPr="00C27617">
        <w:rPr>
          <w:rFonts w:eastAsia="Times New Roman"/>
        </w:rPr>
        <w:lastRenderedPageBreak/>
        <w:t>Conclusion et Recommandations</w:t>
      </w:r>
      <w:bookmarkEnd w:id="7"/>
    </w:p>
    <w:p w14:paraId="5AF31D97" w14:textId="77777777" w:rsidR="008B1B4E" w:rsidRPr="008B1B4E" w:rsidRDefault="008B1B4E" w:rsidP="008B1B4E">
      <w:pPr>
        <w:jc w:val="both"/>
      </w:pPr>
      <w:r w:rsidRPr="008B1B4E">
        <w:t>Les données recueillies montrent une forte demande pour les filières axées sur la gestion d’entreprise, les finances, et les technologies, reflétant les dynamiques du marché du travail où ces compétences sont particulièrement recherchées. Les statistiques révèlent également une préférence croissante pour les cursus de courte durée (DUT), qui permettent une insertion rapide dans la vie active et répondent aux attentes de nombreux étudiants et professionnels en reconversion. Ces cursus offrent des compétences techniques et pratiques adaptées aux besoins immédiats des entreprises, ce qui en fait une voie privilégiée pour les jeunes cherchant à acquérir une expertise spécialisée et rapidement applicable.</w:t>
      </w:r>
    </w:p>
    <w:p w14:paraId="3BC2FE13" w14:textId="77777777" w:rsidR="008B1B4E" w:rsidRPr="008B1B4E" w:rsidRDefault="008B1B4E" w:rsidP="008B1B4E">
      <w:pPr>
        <w:rPr>
          <w:b/>
          <w:bCs/>
          <w:lang w:val="en-US"/>
        </w:rPr>
      </w:pPr>
      <w:r w:rsidRPr="008B1B4E">
        <w:rPr>
          <w:b/>
          <w:bCs/>
          <w:lang w:val="en-US"/>
        </w:rPr>
        <w:t>Recommandations</w:t>
      </w:r>
    </w:p>
    <w:p w14:paraId="4299FF09" w14:textId="77777777" w:rsidR="008B1B4E" w:rsidRPr="008B1B4E" w:rsidRDefault="008B1B4E" w:rsidP="008B1B4E">
      <w:pPr>
        <w:numPr>
          <w:ilvl w:val="0"/>
          <w:numId w:val="25"/>
        </w:numPr>
        <w:jc w:val="both"/>
      </w:pPr>
      <w:r w:rsidRPr="008B1B4E">
        <w:rPr>
          <w:b/>
          <w:bCs/>
        </w:rPr>
        <w:t>Améliorer la communication digitale :</w:t>
      </w:r>
      <w:r w:rsidRPr="008B1B4E">
        <w:t xml:space="preserve"> La création de contenus numériques ciblés, comme des vidéos, des témoignages d’anciens étudiants, et des interviews de professionnels dans chaque filière, permettrait d’attirer un public plus large et de mettre en avant les spécificités de chaque programme. Des infographies ou des mini-films décrivant les parcours professionnels possibles et les compétences développées dans chaque cursus pourraient aussi répondre à l'intérêt croissant pour les formations courtes et professionnelles.</w:t>
      </w:r>
    </w:p>
    <w:p w14:paraId="28D9D7D5" w14:textId="77777777" w:rsidR="008B1B4E" w:rsidRPr="008B1B4E" w:rsidRDefault="008B1B4E" w:rsidP="008B1B4E">
      <w:pPr>
        <w:numPr>
          <w:ilvl w:val="0"/>
          <w:numId w:val="25"/>
        </w:numPr>
        <w:jc w:val="both"/>
      </w:pPr>
      <w:r w:rsidRPr="008B1B4E">
        <w:rPr>
          <w:b/>
          <w:bCs/>
        </w:rPr>
        <w:t>Organiser des sessions d’information en ligne et en présentiel :</w:t>
      </w:r>
      <w:r w:rsidRPr="008B1B4E">
        <w:t xml:space="preserve"> Ces sessions donneraient aux futurs étudiants l’opportunité d’interagir directement avec les enseignants, d’obtenir des réponses personnalisées à leurs questions et de mieux comprendre l’expérience d’apprentissage. Les rencontres avec des intervenants issus du milieu professionnel dans chaque filière pourraient renforcer la perception de la formation en termes d’employabilité et de pertinence sur le marché du travail.</w:t>
      </w:r>
    </w:p>
    <w:p w14:paraId="4839DEDE" w14:textId="77777777" w:rsidR="008B1B4E" w:rsidRPr="008B1B4E" w:rsidRDefault="008B1B4E" w:rsidP="008B1B4E">
      <w:pPr>
        <w:numPr>
          <w:ilvl w:val="0"/>
          <w:numId w:val="25"/>
        </w:numPr>
        <w:jc w:val="both"/>
      </w:pPr>
      <w:r w:rsidRPr="008B1B4E">
        <w:rPr>
          <w:b/>
          <w:bCs/>
        </w:rPr>
        <w:t>Développer des partenariats professionnels spécifiques à chaque filière :</w:t>
      </w:r>
      <w:r w:rsidRPr="008B1B4E">
        <w:t xml:space="preserve"> Collaborer avec des entreprises, des institutions financières, des agences de communication, et des sociétés technologiques permettrait de proposer davantage de stages et de projets sur le terrain, facilitant ainsi l’intégration des étudiants dans leur secteur d’activité. Ces partenariats renforceraient également la visibilité des programmes et valoriseraient les compétences des diplômés auprès des recruteurs.</w:t>
      </w:r>
    </w:p>
    <w:p w14:paraId="6F27D857" w14:textId="77777777" w:rsidR="008B1B4E" w:rsidRPr="008B1B4E" w:rsidRDefault="008B1B4E" w:rsidP="008B1B4E">
      <w:pPr>
        <w:numPr>
          <w:ilvl w:val="0"/>
          <w:numId w:val="25"/>
        </w:numPr>
        <w:jc w:val="both"/>
      </w:pPr>
      <w:r w:rsidRPr="008B1B4E">
        <w:rPr>
          <w:b/>
          <w:bCs/>
        </w:rPr>
        <w:t>Renforcer les supports d’information :</w:t>
      </w:r>
      <w:r w:rsidRPr="008B1B4E">
        <w:t xml:space="preserve"> Mettre à jour régulièrement les brochures et les pages web des filières, avec des informations détaillées sur les débouchés, les programmes, et les compétences acquises, permettrait de répondre plus efficacement aux questions fréquentes des candidats. Un espace FAQ ou un chatbot sur le site pourrait aussi offrir des réponses rapides et précises aux étudiants potentiels, optimisant ainsi l’expérience utilisateur.</w:t>
      </w:r>
    </w:p>
    <w:p w14:paraId="66A37ECF" w14:textId="77777777" w:rsidR="008B1B4E" w:rsidRPr="00C27617" w:rsidRDefault="008B1B4E" w:rsidP="00C27617"/>
    <w:sectPr w:rsidR="008B1B4E" w:rsidRPr="00C27617" w:rsidSect="00C27617">
      <w:pgSz w:w="12240" w:h="15840"/>
      <w:pgMar w:top="9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01B2E"/>
    <w:multiLevelType w:val="multilevel"/>
    <w:tmpl w:val="AEAE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82FD1"/>
    <w:multiLevelType w:val="multilevel"/>
    <w:tmpl w:val="3760B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172C6"/>
    <w:multiLevelType w:val="multilevel"/>
    <w:tmpl w:val="D76A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C24AF"/>
    <w:multiLevelType w:val="multilevel"/>
    <w:tmpl w:val="27263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D7AD5"/>
    <w:multiLevelType w:val="multilevel"/>
    <w:tmpl w:val="30CEB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1340A"/>
    <w:multiLevelType w:val="multilevel"/>
    <w:tmpl w:val="2D72D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81D3C"/>
    <w:multiLevelType w:val="multilevel"/>
    <w:tmpl w:val="7D164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E5E62"/>
    <w:multiLevelType w:val="multilevel"/>
    <w:tmpl w:val="45321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356B9"/>
    <w:multiLevelType w:val="multilevel"/>
    <w:tmpl w:val="91C82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959C9"/>
    <w:multiLevelType w:val="multilevel"/>
    <w:tmpl w:val="809C5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62A73"/>
    <w:multiLevelType w:val="multilevel"/>
    <w:tmpl w:val="93FA5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F5B0A"/>
    <w:multiLevelType w:val="multilevel"/>
    <w:tmpl w:val="8F426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87644A"/>
    <w:multiLevelType w:val="multilevel"/>
    <w:tmpl w:val="75C8E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2E7EE3"/>
    <w:multiLevelType w:val="multilevel"/>
    <w:tmpl w:val="5714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57E34"/>
    <w:multiLevelType w:val="multilevel"/>
    <w:tmpl w:val="C7D6F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125BA"/>
    <w:multiLevelType w:val="multilevel"/>
    <w:tmpl w:val="26FC1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1F437B"/>
    <w:multiLevelType w:val="hybridMultilevel"/>
    <w:tmpl w:val="9B406298"/>
    <w:lvl w:ilvl="0" w:tplc="3EC0E10E">
      <w:start w:val="2"/>
      <w:numFmt w:val="decimal"/>
      <w:pStyle w:val="Titre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61075B"/>
    <w:multiLevelType w:val="multilevel"/>
    <w:tmpl w:val="A9C0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862A33"/>
    <w:multiLevelType w:val="multilevel"/>
    <w:tmpl w:val="6854E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897542"/>
    <w:multiLevelType w:val="multilevel"/>
    <w:tmpl w:val="471EC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A355F6"/>
    <w:multiLevelType w:val="multilevel"/>
    <w:tmpl w:val="0B3A1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5D4D93"/>
    <w:multiLevelType w:val="hybridMultilevel"/>
    <w:tmpl w:val="FD7E4E0A"/>
    <w:lvl w:ilvl="0" w:tplc="A1C8EBF6">
      <w:start w:val="2"/>
      <w:numFmt w:val="decimal"/>
      <w:pStyle w:val="Titre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EFB5D12"/>
    <w:multiLevelType w:val="multilevel"/>
    <w:tmpl w:val="746AA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DE0AE1"/>
    <w:multiLevelType w:val="multilevel"/>
    <w:tmpl w:val="F7F65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523D03"/>
    <w:multiLevelType w:val="multilevel"/>
    <w:tmpl w:val="CDDAB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301040">
    <w:abstractNumId w:val="13"/>
  </w:num>
  <w:num w:numId="2" w16cid:durableId="1568494611">
    <w:abstractNumId w:val="17"/>
  </w:num>
  <w:num w:numId="3" w16cid:durableId="1472790819">
    <w:abstractNumId w:val="2"/>
  </w:num>
  <w:num w:numId="4" w16cid:durableId="1315335893">
    <w:abstractNumId w:val="21"/>
  </w:num>
  <w:num w:numId="5" w16cid:durableId="2057004424">
    <w:abstractNumId w:val="16"/>
  </w:num>
  <w:num w:numId="6" w16cid:durableId="1039009957">
    <w:abstractNumId w:val="14"/>
  </w:num>
  <w:num w:numId="7" w16cid:durableId="1603032478">
    <w:abstractNumId w:val="10"/>
  </w:num>
  <w:num w:numId="8" w16cid:durableId="205724334">
    <w:abstractNumId w:val="4"/>
  </w:num>
  <w:num w:numId="9" w16cid:durableId="214514612">
    <w:abstractNumId w:val="11"/>
  </w:num>
  <w:num w:numId="10" w16cid:durableId="1374844912">
    <w:abstractNumId w:val="0"/>
  </w:num>
  <w:num w:numId="11" w16cid:durableId="455568052">
    <w:abstractNumId w:val="7"/>
  </w:num>
  <w:num w:numId="12" w16cid:durableId="1217201503">
    <w:abstractNumId w:val="18"/>
  </w:num>
  <w:num w:numId="13" w16cid:durableId="545794147">
    <w:abstractNumId w:val="5"/>
  </w:num>
  <w:num w:numId="14" w16cid:durableId="255335128">
    <w:abstractNumId w:val="22"/>
  </w:num>
  <w:num w:numId="15" w16cid:durableId="1889952623">
    <w:abstractNumId w:val="9"/>
  </w:num>
  <w:num w:numId="16" w16cid:durableId="56444198">
    <w:abstractNumId w:val="19"/>
  </w:num>
  <w:num w:numId="17" w16cid:durableId="1087580148">
    <w:abstractNumId w:val="8"/>
  </w:num>
  <w:num w:numId="18" w16cid:durableId="1346059723">
    <w:abstractNumId w:val="12"/>
  </w:num>
  <w:num w:numId="19" w16cid:durableId="713775279">
    <w:abstractNumId w:val="6"/>
  </w:num>
  <w:num w:numId="20" w16cid:durableId="421074838">
    <w:abstractNumId w:val="20"/>
  </w:num>
  <w:num w:numId="21" w16cid:durableId="240457667">
    <w:abstractNumId w:val="1"/>
  </w:num>
  <w:num w:numId="22" w16cid:durableId="1294557212">
    <w:abstractNumId w:val="24"/>
  </w:num>
  <w:num w:numId="23" w16cid:durableId="453328531">
    <w:abstractNumId w:val="3"/>
  </w:num>
  <w:num w:numId="24" w16cid:durableId="1305501725">
    <w:abstractNumId w:val="23"/>
  </w:num>
  <w:num w:numId="25" w16cid:durableId="771517237">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E26"/>
    <w:rsid w:val="0051550D"/>
    <w:rsid w:val="005B6636"/>
    <w:rsid w:val="005C15FD"/>
    <w:rsid w:val="005E56B2"/>
    <w:rsid w:val="00657582"/>
    <w:rsid w:val="006613A4"/>
    <w:rsid w:val="006C72FD"/>
    <w:rsid w:val="007B0892"/>
    <w:rsid w:val="008B1B4E"/>
    <w:rsid w:val="009816D6"/>
    <w:rsid w:val="00AC2001"/>
    <w:rsid w:val="00B853B7"/>
    <w:rsid w:val="00BD59DB"/>
    <w:rsid w:val="00C27617"/>
    <w:rsid w:val="00DB7AB2"/>
    <w:rsid w:val="00ED4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7F444"/>
  <w15:chartTrackingRefBased/>
  <w15:docId w15:val="{04DA7922-2A88-4463-8284-04A9252B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D4E26"/>
    <w:pPr>
      <w:widowControl w:val="0"/>
      <w:autoSpaceDE w:val="0"/>
      <w:autoSpaceDN w:val="0"/>
      <w:spacing w:after="0" w:line="240" w:lineRule="auto"/>
    </w:pPr>
    <w:rPr>
      <w:rFonts w:ascii="Times New Roman" w:eastAsia="Times New Roman" w:hAnsi="Times New Roman" w:cs="Times New Roman"/>
      <w:lang w:val="fr-FR"/>
    </w:rPr>
  </w:style>
  <w:style w:type="paragraph" w:styleId="Titre1">
    <w:name w:val="heading 1"/>
    <w:basedOn w:val="Normal"/>
    <w:next w:val="Normal"/>
    <w:link w:val="Titre1Car"/>
    <w:uiPriority w:val="9"/>
    <w:qFormat/>
    <w:rsid w:val="00C27617"/>
    <w:pPr>
      <w:keepNext/>
      <w:keepLines/>
      <w:numPr>
        <w:numId w:val="4"/>
      </w:numPr>
      <w:spacing w:before="240"/>
      <w:outlineLvl w:val="0"/>
    </w:pPr>
    <w:rPr>
      <w:rFonts w:eastAsiaTheme="majorEastAsia" w:cstheme="majorBidi"/>
      <w:b/>
      <w:caps/>
      <w:color w:val="146C6C"/>
      <w:sz w:val="28"/>
      <w:szCs w:val="32"/>
    </w:rPr>
  </w:style>
  <w:style w:type="paragraph" w:styleId="Titre2">
    <w:name w:val="heading 2"/>
    <w:basedOn w:val="Normal"/>
    <w:next w:val="Normal"/>
    <w:link w:val="Titre2Car"/>
    <w:uiPriority w:val="9"/>
    <w:semiHidden/>
    <w:unhideWhenUsed/>
    <w:qFormat/>
    <w:rsid w:val="00C27617"/>
    <w:pPr>
      <w:keepNext/>
      <w:keepLines/>
      <w:numPr>
        <w:numId w:val="5"/>
      </w:numPr>
      <w:spacing w:before="40"/>
      <w:outlineLvl w:val="1"/>
    </w:pPr>
    <w:rPr>
      <w:rFonts w:eastAsiaTheme="majorEastAsia" w:cstheme="majorBidi"/>
      <w:color w:val="146C6C"/>
      <w:sz w:val="26"/>
      <w:szCs w:val="26"/>
    </w:rPr>
  </w:style>
  <w:style w:type="paragraph" w:styleId="Titre3">
    <w:name w:val="heading 3"/>
    <w:basedOn w:val="Normal"/>
    <w:next w:val="Normal"/>
    <w:link w:val="Titre3Car"/>
    <w:uiPriority w:val="9"/>
    <w:semiHidden/>
    <w:unhideWhenUsed/>
    <w:qFormat/>
    <w:rsid w:val="00C2761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C2761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27617"/>
    <w:pPr>
      <w:widowControl/>
      <w:autoSpaceDE/>
      <w:autoSpaceDN/>
      <w:spacing w:before="100" w:beforeAutospacing="1" w:after="100" w:afterAutospacing="1"/>
    </w:pPr>
    <w:rPr>
      <w:sz w:val="24"/>
      <w:szCs w:val="24"/>
      <w:lang w:val="en-US"/>
    </w:rPr>
  </w:style>
  <w:style w:type="character" w:customStyle="1" w:styleId="Titre1Car">
    <w:name w:val="Titre 1 Car"/>
    <w:basedOn w:val="Policepardfaut"/>
    <w:link w:val="Titre1"/>
    <w:uiPriority w:val="9"/>
    <w:rsid w:val="00C27617"/>
    <w:rPr>
      <w:rFonts w:ascii="Times New Roman" w:eastAsiaTheme="majorEastAsia" w:hAnsi="Times New Roman" w:cstheme="majorBidi"/>
      <w:b/>
      <w:caps/>
      <w:color w:val="146C6C"/>
      <w:sz w:val="28"/>
      <w:szCs w:val="32"/>
      <w:lang w:val="fr-FR"/>
    </w:rPr>
  </w:style>
  <w:style w:type="character" w:customStyle="1" w:styleId="Titre3Car">
    <w:name w:val="Titre 3 Car"/>
    <w:basedOn w:val="Policepardfaut"/>
    <w:link w:val="Titre3"/>
    <w:uiPriority w:val="9"/>
    <w:semiHidden/>
    <w:rsid w:val="00C27617"/>
    <w:rPr>
      <w:rFonts w:asciiTheme="majorHAnsi" w:eastAsiaTheme="majorEastAsia" w:hAnsiTheme="majorHAnsi" w:cstheme="majorBidi"/>
      <w:color w:val="1F4D78" w:themeColor="accent1" w:themeShade="7F"/>
      <w:sz w:val="24"/>
      <w:szCs w:val="24"/>
      <w:lang w:val="fr-FR"/>
    </w:rPr>
  </w:style>
  <w:style w:type="character" w:customStyle="1" w:styleId="Titre4Car">
    <w:name w:val="Titre 4 Car"/>
    <w:basedOn w:val="Policepardfaut"/>
    <w:link w:val="Titre4"/>
    <w:uiPriority w:val="9"/>
    <w:semiHidden/>
    <w:rsid w:val="00C27617"/>
    <w:rPr>
      <w:rFonts w:asciiTheme="majorHAnsi" w:eastAsiaTheme="majorEastAsia" w:hAnsiTheme="majorHAnsi" w:cstheme="majorBidi"/>
      <w:i/>
      <w:iCs/>
      <w:color w:val="2E74B5" w:themeColor="accent1" w:themeShade="BF"/>
      <w:lang w:val="fr-FR"/>
    </w:rPr>
  </w:style>
  <w:style w:type="paragraph" w:styleId="En-ttedetabledesmatires">
    <w:name w:val="TOC Heading"/>
    <w:basedOn w:val="Titre1"/>
    <w:next w:val="Normal"/>
    <w:uiPriority w:val="39"/>
    <w:unhideWhenUsed/>
    <w:qFormat/>
    <w:rsid w:val="00C27617"/>
    <w:pPr>
      <w:widowControl/>
      <w:numPr>
        <w:numId w:val="0"/>
      </w:numPr>
      <w:autoSpaceDE/>
      <w:autoSpaceDN/>
      <w:spacing w:line="259" w:lineRule="auto"/>
      <w:outlineLvl w:val="9"/>
    </w:pPr>
    <w:rPr>
      <w:rFonts w:asciiTheme="majorHAnsi" w:hAnsiTheme="majorHAnsi"/>
      <w:b w:val="0"/>
      <w:color w:val="2E74B5" w:themeColor="accent1" w:themeShade="BF"/>
      <w:sz w:val="32"/>
      <w:lang w:val="en-US"/>
    </w:rPr>
  </w:style>
  <w:style w:type="character" w:customStyle="1" w:styleId="Titre2Car">
    <w:name w:val="Titre 2 Car"/>
    <w:basedOn w:val="Policepardfaut"/>
    <w:link w:val="Titre2"/>
    <w:uiPriority w:val="9"/>
    <w:semiHidden/>
    <w:rsid w:val="00C27617"/>
    <w:rPr>
      <w:rFonts w:ascii="Times New Roman" w:eastAsiaTheme="majorEastAsia" w:hAnsi="Times New Roman" w:cstheme="majorBidi"/>
      <w:color w:val="146C6C"/>
      <w:sz w:val="26"/>
      <w:szCs w:val="26"/>
      <w:lang w:val="fr-FR"/>
    </w:rPr>
  </w:style>
  <w:style w:type="paragraph" w:styleId="TM1">
    <w:name w:val="toc 1"/>
    <w:basedOn w:val="Normal"/>
    <w:next w:val="Normal"/>
    <w:autoRedefine/>
    <w:uiPriority w:val="39"/>
    <w:unhideWhenUsed/>
    <w:rsid w:val="00C27617"/>
    <w:pPr>
      <w:spacing w:after="100"/>
    </w:pPr>
  </w:style>
  <w:style w:type="character" w:styleId="Lienhypertexte">
    <w:name w:val="Hyperlink"/>
    <w:basedOn w:val="Policepardfaut"/>
    <w:uiPriority w:val="99"/>
    <w:unhideWhenUsed/>
    <w:rsid w:val="00C27617"/>
    <w:rPr>
      <w:color w:val="0563C1" w:themeColor="hyperlink"/>
      <w:u w:val="single"/>
    </w:rPr>
  </w:style>
  <w:style w:type="table" w:styleId="TableauGrille5Fonc-Accentuation1">
    <w:name w:val="Grid Table 5 Dark Accent 1"/>
    <w:basedOn w:val="TableauNormal"/>
    <w:uiPriority w:val="50"/>
    <w:rsid w:val="00C276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lev">
    <w:name w:val="Strong"/>
    <w:basedOn w:val="Policepardfaut"/>
    <w:uiPriority w:val="22"/>
    <w:qFormat/>
    <w:rsid w:val="008B1B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079537">
      <w:bodyDiv w:val="1"/>
      <w:marLeft w:val="0"/>
      <w:marRight w:val="0"/>
      <w:marTop w:val="0"/>
      <w:marBottom w:val="0"/>
      <w:divBdr>
        <w:top w:val="none" w:sz="0" w:space="0" w:color="auto"/>
        <w:left w:val="none" w:sz="0" w:space="0" w:color="auto"/>
        <w:bottom w:val="none" w:sz="0" w:space="0" w:color="auto"/>
        <w:right w:val="none" w:sz="0" w:space="0" w:color="auto"/>
      </w:divBdr>
    </w:div>
    <w:div w:id="264925232">
      <w:bodyDiv w:val="1"/>
      <w:marLeft w:val="0"/>
      <w:marRight w:val="0"/>
      <w:marTop w:val="0"/>
      <w:marBottom w:val="0"/>
      <w:divBdr>
        <w:top w:val="none" w:sz="0" w:space="0" w:color="auto"/>
        <w:left w:val="none" w:sz="0" w:space="0" w:color="auto"/>
        <w:bottom w:val="none" w:sz="0" w:space="0" w:color="auto"/>
        <w:right w:val="none" w:sz="0" w:space="0" w:color="auto"/>
      </w:divBdr>
    </w:div>
    <w:div w:id="349720551">
      <w:bodyDiv w:val="1"/>
      <w:marLeft w:val="0"/>
      <w:marRight w:val="0"/>
      <w:marTop w:val="0"/>
      <w:marBottom w:val="0"/>
      <w:divBdr>
        <w:top w:val="none" w:sz="0" w:space="0" w:color="auto"/>
        <w:left w:val="none" w:sz="0" w:space="0" w:color="auto"/>
        <w:bottom w:val="none" w:sz="0" w:space="0" w:color="auto"/>
        <w:right w:val="none" w:sz="0" w:space="0" w:color="auto"/>
      </w:divBdr>
    </w:div>
    <w:div w:id="557787566">
      <w:bodyDiv w:val="1"/>
      <w:marLeft w:val="0"/>
      <w:marRight w:val="0"/>
      <w:marTop w:val="0"/>
      <w:marBottom w:val="0"/>
      <w:divBdr>
        <w:top w:val="none" w:sz="0" w:space="0" w:color="auto"/>
        <w:left w:val="none" w:sz="0" w:space="0" w:color="auto"/>
        <w:bottom w:val="none" w:sz="0" w:space="0" w:color="auto"/>
        <w:right w:val="none" w:sz="0" w:space="0" w:color="auto"/>
      </w:divBdr>
    </w:div>
    <w:div w:id="591402959">
      <w:bodyDiv w:val="1"/>
      <w:marLeft w:val="0"/>
      <w:marRight w:val="0"/>
      <w:marTop w:val="0"/>
      <w:marBottom w:val="0"/>
      <w:divBdr>
        <w:top w:val="none" w:sz="0" w:space="0" w:color="auto"/>
        <w:left w:val="none" w:sz="0" w:space="0" w:color="auto"/>
        <w:bottom w:val="none" w:sz="0" w:space="0" w:color="auto"/>
        <w:right w:val="none" w:sz="0" w:space="0" w:color="auto"/>
      </w:divBdr>
    </w:div>
    <w:div w:id="598215741">
      <w:bodyDiv w:val="1"/>
      <w:marLeft w:val="0"/>
      <w:marRight w:val="0"/>
      <w:marTop w:val="0"/>
      <w:marBottom w:val="0"/>
      <w:divBdr>
        <w:top w:val="none" w:sz="0" w:space="0" w:color="auto"/>
        <w:left w:val="none" w:sz="0" w:space="0" w:color="auto"/>
        <w:bottom w:val="none" w:sz="0" w:space="0" w:color="auto"/>
        <w:right w:val="none" w:sz="0" w:space="0" w:color="auto"/>
      </w:divBdr>
    </w:div>
    <w:div w:id="690256729">
      <w:bodyDiv w:val="1"/>
      <w:marLeft w:val="0"/>
      <w:marRight w:val="0"/>
      <w:marTop w:val="0"/>
      <w:marBottom w:val="0"/>
      <w:divBdr>
        <w:top w:val="none" w:sz="0" w:space="0" w:color="auto"/>
        <w:left w:val="none" w:sz="0" w:space="0" w:color="auto"/>
        <w:bottom w:val="none" w:sz="0" w:space="0" w:color="auto"/>
        <w:right w:val="none" w:sz="0" w:space="0" w:color="auto"/>
      </w:divBdr>
    </w:div>
    <w:div w:id="968824029">
      <w:bodyDiv w:val="1"/>
      <w:marLeft w:val="0"/>
      <w:marRight w:val="0"/>
      <w:marTop w:val="0"/>
      <w:marBottom w:val="0"/>
      <w:divBdr>
        <w:top w:val="none" w:sz="0" w:space="0" w:color="auto"/>
        <w:left w:val="none" w:sz="0" w:space="0" w:color="auto"/>
        <w:bottom w:val="none" w:sz="0" w:space="0" w:color="auto"/>
        <w:right w:val="none" w:sz="0" w:space="0" w:color="auto"/>
      </w:divBdr>
    </w:div>
    <w:div w:id="1339314350">
      <w:bodyDiv w:val="1"/>
      <w:marLeft w:val="0"/>
      <w:marRight w:val="0"/>
      <w:marTop w:val="0"/>
      <w:marBottom w:val="0"/>
      <w:divBdr>
        <w:top w:val="none" w:sz="0" w:space="0" w:color="auto"/>
        <w:left w:val="none" w:sz="0" w:space="0" w:color="auto"/>
        <w:bottom w:val="none" w:sz="0" w:space="0" w:color="auto"/>
        <w:right w:val="none" w:sz="0" w:space="0" w:color="auto"/>
      </w:divBdr>
    </w:div>
    <w:div w:id="1407534675">
      <w:bodyDiv w:val="1"/>
      <w:marLeft w:val="0"/>
      <w:marRight w:val="0"/>
      <w:marTop w:val="0"/>
      <w:marBottom w:val="0"/>
      <w:divBdr>
        <w:top w:val="none" w:sz="0" w:space="0" w:color="auto"/>
        <w:left w:val="none" w:sz="0" w:space="0" w:color="auto"/>
        <w:bottom w:val="none" w:sz="0" w:space="0" w:color="auto"/>
        <w:right w:val="none" w:sz="0" w:space="0" w:color="auto"/>
      </w:divBdr>
    </w:div>
    <w:div w:id="1588077710">
      <w:bodyDiv w:val="1"/>
      <w:marLeft w:val="0"/>
      <w:marRight w:val="0"/>
      <w:marTop w:val="0"/>
      <w:marBottom w:val="0"/>
      <w:divBdr>
        <w:top w:val="none" w:sz="0" w:space="0" w:color="auto"/>
        <w:left w:val="none" w:sz="0" w:space="0" w:color="auto"/>
        <w:bottom w:val="none" w:sz="0" w:space="0" w:color="auto"/>
        <w:right w:val="none" w:sz="0" w:space="0" w:color="auto"/>
      </w:divBdr>
    </w:div>
    <w:div w:id="1602032946">
      <w:bodyDiv w:val="1"/>
      <w:marLeft w:val="0"/>
      <w:marRight w:val="0"/>
      <w:marTop w:val="0"/>
      <w:marBottom w:val="0"/>
      <w:divBdr>
        <w:top w:val="none" w:sz="0" w:space="0" w:color="auto"/>
        <w:left w:val="none" w:sz="0" w:space="0" w:color="auto"/>
        <w:bottom w:val="none" w:sz="0" w:space="0" w:color="auto"/>
        <w:right w:val="none" w:sz="0" w:space="0" w:color="auto"/>
      </w:divBdr>
    </w:div>
    <w:div w:id="1780031298">
      <w:bodyDiv w:val="1"/>
      <w:marLeft w:val="0"/>
      <w:marRight w:val="0"/>
      <w:marTop w:val="0"/>
      <w:marBottom w:val="0"/>
      <w:divBdr>
        <w:top w:val="none" w:sz="0" w:space="0" w:color="auto"/>
        <w:left w:val="none" w:sz="0" w:space="0" w:color="auto"/>
        <w:bottom w:val="none" w:sz="0" w:space="0" w:color="auto"/>
        <w:right w:val="none" w:sz="0" w:space="0" w:color="auto"/>
      </w:divBdr>
    </w:div>
    <w:div w:id="1780947678">
      <w:bodyDiv w:val="1"/>
      <w:marLeft w:val="0"/>
      <w:marRight w:val="0"/>
      <w:marTop w:val="0"/>
      <w:marBottom w:val="0"/>
      <w:divBdr>
        <w:top w:val="none" w:sz="0" w:space="0" w:color="auto"/>
        <w:left w:val="none" w:sz="0" w:space="0" w:color="auto"/>
        <w:bottom w:val="none" w:sz="0" w:space="0" w:color="auto"/>
        <w:right w:val="none" w:sz="0" w:space="0" w:color="auto"/>
      </w:divBdr>
    </w:div>
    <w:div w:id="1863662474">
      <w:bodyDiv w:val="1"/>
      <w:marLeft w:val="0"/>
      <w:marRight w:val="0"/>
      <w:marTop w:val="0"/>
      <w:marBottom w:val="0"/>
      <w:divBdr>
        <w:top w:val="none" w:sz="0" w:space="0" w:color="auto"/>
        <w:left w:val="none" w:sz="0" w:space="0" w:color="auto"/>
        <w:bottom w:val="none" w:sz="0" w:space="0" w:color="auto"/>
        <w:right w:val="none" w:sz="0" w:space="0" w:color="auto"/>
      </w:divBdr>
    </w:div>
    <w:div w:id="2063164319">
      <w:bodyDiv w:val="1"/>
      <w:marLeft w:val="0"/>
      <w:marRight w:val="0"/>
      <w:marTop w:val="0"/>
      <w:marBottom w:val="0"/>
      <w:divBdr>
        <w:top w:val="none" w:sz="0" w:space="0" w:color="auto"/>
        <w:left w:val="none" w:sz="0" w:space="0" w:color="auto"/>
        <w:bottom w:val="none" w:sz="0" w:space="0" w:color="auto"/>
        <w:right w:val="none" w:sz="0" w:space="0" w:color="auto"/>
      </w:divBdr>
    </w:div>
    <w:div w:id="211775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charts/_rels/chart1.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Demande</a:t>
            </a:r>
            <a:r>
              <a:rPr lang="en-US" b="1" baseline="0"/>
              <a:t> d'information</a:t>
            </a:r>
          </a:p>
          <a:p>
            <a:pPr>
              <a:defRPr/>
            </a:pPr>
            <a:r>
              <a:rPr lang="en-US" baseline="0"/>
              <a:t>octobre 2023-Octobre 2024</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clustered"/>
        <c:varyColors val="0"/>
        <c:ser>
          <c:idx val="0"/>
          <c:order val="0"/>
          <c:tx>
            <c:strRef>
              <c:f>Feuil1!$B$3</c:f>
              <c:strCache>
                <c:ptCount val="1"/>
                <c:pt idx="0">
                  <c:v>Appels téléphoniques</c:v>
                </c:pt>
              </c:strCache>
            </c:strRef>
          </c:tx>
          <c:spPr>
            <a:solidFill>
              <a:schemeClr val="accent1"/>
            </a:solidFill>
            <a:ln>
              <a:noFill/>
            </a:ln>
            <a:effectLst/>
          </c:spPr>
          <c:invertIfNegative val="0"/>
          <c:cat>
            <c:strRef>
              <c:f>Feuil1!$A$4:$A$12</c:f>
              <c:strCache>
                <c:ptCount val="9"/>
                <c:pt idx="0">
                  <c:v>Gestion des Ressources Humaines</c:v>
                </c:pt>
                <c:pt idx="1">
                  <c:v>Gestion des Entreprises et Admin.</c:v>
                </c:pt>
                <c:pt idx="2">
                  <c:v>Marketing et Communication</c:v>
                </c:pt>
                <c:pt idx="3">
                  <c:v>Finances Comptabilité (Licence)</c:v>
                </c:pt>
                <c:pt idx="4">
                  <c:v>Finances Comptabilité (DUT)</c:v>
                </c:pt>
                <c:pt idx="5">
                  <c:v>Informatique de Gestion (Licence)</c:v>
                </c:pt>
                <c:pt idx="6">
                  <c:v>Informatique de Gestion (DUT)</c:v>
                </c:pt>
                <c:pt idx="7">
                  <c:v>Réseaux et Télécommunications</c:v>
                </c:pt>
                <c:pt idx="8">
                  <c:v>Total</c:v>
                </c:pt>
              </c:strCache>
            </c:strRef>
          </c:cat>
          <c:val>
            <c:numRef>
              <c:f>Feuil1!$B$4:$B$12</c:f>
              <c:numCache>
                <c:formatCode>General</c:formatCode>
                <c:ptCount val="9"/>
                <c:pt idx="0">
                  <c:v>245</c:v>
                </c:pt>
                <c:pt idx="1">
                  <c:v>300</c:v>
                </c:pt>
                <c:pt idx="2">
                  <c:v>185</c:v>
                </c:pt>
                <c:pt idx="3">
                  <c:v>320</c:v>
                </c:pt>
                <c:pt idx="4">
                  <c:v>275</c:v>
                </c:pt>
                <c:pt idx="5">
                  <c:v>220</c:v>
                </c:pt>
                <c:pt idx="6">
                  <c:v>190</c:v>
                </c:pt>
                <c:pt idx="7">
                  <c:v>255</c:v>
                </c:pt>
                <c:pt idx="8">
                  <c:v>1990</c:v>
                </c:pt>
              </c:numCache>
            </c:numRef>
          </c:val>
          <c:extLst>
            <c:ext xmlns:c16="http://schemas.microsoft.com/office/drawing/2014/chart" uri="{C3380CC4-5D6E-409C-BE32-E72D297353CC}">
              <c16:uniqueId val="{00000000-3D9F-4342-B432-D2436C225C38}"/>
            </c:ext>
          </c:extLst>
        </c:ser>
        <c:ser>
          <c:idx val="1"/>
          <c:order val="1"/>
          <c:tx>
            <c:strRef>
              <c:f>Feuil1!$C$3</c:f>
              <c:strCache>
                <c:ptCount val="1"/>
                <c:pt idx="0">
                  <c:v>Visites en présentiel</c:v>
                </c:pt>
              </c:strCache>
            </c:strRef>
          </c:tx>
          <c:spPr>
            <a:solidFill>
              <a:schemeClr val="accent2"/>
            </a:solidFill>
            <a:ln>
              <a:noFill/>
            </a:ln>
            <a:effectLst/>
          </c:spPr>
          <c:invertIfNegative val="0"/>
          <c:cat>
            <c:strRef>
              <c:f>Feuil1!$A$4:$A$12</c:f>
              <c:strCache>
                <c:ptCount val="9"/>
                <c:pt idx="0">
                  <c:v>Gestion des Ressources Humaines</c:v>
                </c:pt>
                <c:pt idx="1">
                  <c:v>Gestion des Entreprises et Admin.</c:v>
                </c:pt>
                <c:pt idx="2">
                  <c:v>Marketing et Communication</c:v>
                </c:pt>
                <c:pt idx="3">
                  <c:v>Finances Comptabilité (Licence)</c:v>
                </c:pt>
                <c:pt idx="4">
                  <c:v>Finances Comptabilité (DUT)</c:v>
                </c:pt>
                <c:pt idx="5">
                  <c:v>Informatique de Gestion (Licence)</c:v>
                </c:pt>
                <c:pt idx="6">
                  <c:v>Informatique de Gestion (DUT)</c:v>
                </c:pt>
                <c:pt idx="7">
                  <c:v>Réseaux et Télécommunications</c:v>
                </c:pt>
                <c:pt idx="8">
                  <c:v>Total</c:v>
                </c:pt>
              </c:strCache>
            </c:strRef>
          </c:cat>
          <c:val>
            <c:numRef>
              <c:f>Feuil1!$C$4:$C$12</c:f>
              <c:numCache>
                <c:formatCode>General</c:formatCode>
                <c:ptCount val="9"/>
                <c:pt idx="0">
                  <c:v>180</c:v>
                </c:pt>
                <c:pt idx="1">
                  <c:v>210</c:v>
                </c:pt>
                <c:pt idx="2">
                  <c:v>150</c:v>
                </c:pt>
                <c:pt idx="3">
                  <c:v>240</c:v>
                </c:pt>
                <c:pt idx="4">
                  <c:v>210</c:v>
                </c:pt>
                <c:pt idx="5">
                  <c:v>190</c:v>
                </c:pt>
                <c:pt idx="6">
                  <c:v>160</c:v>
                </c:pt>
                <c:pt idx="7">
                  <c:v>200</c:v>
                </c:pt>
                <c:pt idx="8">
                  <c:v>1540</c:v>
                </c:pt>
              </c:numCache>
            </c:numRef>
          </c:val>
          <c:extLst>
            <c:ext xmlns:c16="http://schemas.microsoft.com/office/drawing/2014/chart" uri="{C3380CC4-5D6E-409C-BE32-E72D297353CC}">
              <c16:uniqueId val="{00000001-3D9F-4342-B432-D2436C225C38}"/>
            </c:ext>
          </c:extLst>
        </c:ser>
        <c:ser>
          <c:idx val="2"/>
          <c:order val="2"/>
          <c:tx>
            <c:strRef>
              <c:f>Feuil1!$D$3</c:f>
              <c:strCache>
                <c:ptCount val="1"/>
                <c:pt idx="0">
                  <c:v>Emails reçus</c:v>
                </c:pt>
              </c:strCache>
            </c:strRef>
          </c:tx>
          <c:spPr>
            <a:solidFill>
              <a:schemeClr val="accent3"/>
            </a:solidFill>
            <a:ln>
              <a:noFill/>
            </a:ln>
            <a:effectLst/>
          </c:spPr>
          <c:invertIfNegative val="0"/>
          <c:cat>
            <c:strRef>
              <c:f>Feuil1!$A$4:$A$12</c:f>
              <c:strCache>
                <c:ptCount val="9"/>
                <c:pt idx="0">
                  <c:v>Gestion des Ressources Humaines</c:v>
                </c:pt>
                <c:pt idx="1">
                  <c:v>Gestion des Entreprises et Admin.</c:v>
                </c:pt>
                <c:pt idx="2">
                  <c:v>Marketing et Communication</c:v>
                </c:pt>
                <c:pt idx="3">
                  <c:v>Finances Comptabilité (Licence)</c:v>
                </c:pt>
                <c:pt idx="4">
                  <c:v>Finances Comptabilité (DUT)</c:v>
                </c:pt>
                <c:pt idx="5">
                  <c:v>Informatique de Gestion (Licence)</c:v>
                </c:pt>
                <c:pt idx="6">
                  <c:v>Informatique de Gestion (DUT)</c:v>
                </c:pt>
                <c:pt idx="7">
                  <c:v>Réseaux et Télécommunications</c:v>
                </c:pt>
                <c:pt idx="8">
                  <c:v>Total</c:v>
                </c:pt>
              </c:strCache>
            </c:strRef>
          </c:cat>
          <c:val>
            <c:numRef>
              <c:f>Feuil1!$D$4:$D$12</c:f>
              <c:numCache>
                <c:formatCode>General</c:formatCode>
                <c:ptCount val="9"/>
                <c:pt idx="0">
                  <c:v>100</c:v>
                </c:pt>
                <c:pt idx="1">
                  <c:v>120</c:v>
                </c:pt>
                <c:pt idx="2">
                  <c:v>95</c:v>
                </c:pt>
                <c:pt idx="3">
                  <c:v>150</c:v>
                </c:pt>
                <c:pt idx="4">
                  <c:v>135</c:v>
                </c:pt>
                <c:pt idx="5">
                  <c:v>110</c:v>
                </c:pt>
                <c:pt idx="6">
                  <c:v>90</c:v>
                </c:pt>
                <c:pt idx="7">
                  <c:v>125</c:v>
                </c:pt>
                <c:pt idx="8">
                  <c:v>925</c:v>
                </c:pt>
              </c:numCache>
            </c:numRef>
          </c:val>
          <c:extLst>
            <c:ext xmlns:c16="http://schemas.microsoft.com/office/drawing/2014/chart" uri="{C3380CC4-5D6E-409C-BE32-E72D297353CC}">
              <c16:uniqueId val="{00000002-3D9F-4342-B432-D2436C225C38}"/>
            </c:ext>
          </c:extLst>
        </c:ser>
        <c:ser>
          <c:idx val="3"/>
          <c:order val="3"/>
          <c:tx>
            <c:strRef>
              <c:f>Feuil1!$E$3</c:f>
              <c:strCache>
                <c:ptCount val="1"/>
                <c:pt idx="0">
                  <c:v>Total demandes</c:v>
                </c:pt>
              </c:strCache>
            </c:strRef>
          </c:tx>
          <c:spPr>
            <a:solidFill>
              <a:schemeClr val="accent4"/>
            </a:solidFill>
            <a:ln>
              <a:noFill/>
            </a:ln>
            <a:effectLst/>
          </c:spPr>
          <c:invertIfNegative val="0"/>
          <c:cat>
            <c:strRef>
              <c:f>Feuil1!$A$4:$A$12</c:f>
              <c:strCache>
                <c:ptCount val="9"/>
                <c:pt idx="0">
                  <c:v>Gestion des Ressources Humaines</c:v>
                </c:pt>
                <c:pt idx="1">
                  <c:v>Gestion des Entreprises et Admin.</c:v>
                </c:pt>
                <c:pt idx="2">
                  <c:v>Marketing et Communication</c:v>
                </c:pt>
                <c:pt idx="3">
                  <c:v>Finances Comptabilité (Licence)</c:v>
                </c:pt>
                <c:pt idx="4">
                  <c:v>Finances Comptabilité (DUT)</c:v>
                </c:pt>
                <c:pt idx="5">
                  <c:v>Informatique de Gestion (Licence)</c:v>
                </c:pt>
                <c:pt idx="6">
                  <c:v>Informatique de Gestion (DUT)</c:v>
                </c:pt>
                <c:pt idx="7">
                  <c:v>Réseaux et Télécommunications</c:v>
                </c:pt>
                <c:pt idx="8">
                  <c:v>Total</c:v>
                </c:pt>
              </c:strCache>
            </c:strRef>
          </c:cat>
          <c:val>
            <c:numRef>
              <c:f>Feuil1!$E$4:$E$12</c:f>
              <c:numCache>
                <c:formatCode>General</c:formatCode>
                <c:ptCount val="9"/>
                <c:pt idx="0">
                  <c:v>525</c:v>
                </c:pt>
                <c:pt idx="1">
                  <c:v>630</c:v>
                </c:pt>
                <c:pt idx="2">
                  <c:v>430</c:v>
                </c:pt>
                <c:pt idx="3">
                  <c:v>710</c:v>
                </c:pt>
                <c:pt idx="4">
                  <c:v>620</c:v>
                </c:pt>
                <c:pt idx="5">
                  <c:v>520</c:v>
                </c:pt>
                <c:pt idx="6">
                  <c:v>440</c:v>
                </c:pt>
                <c:pt idx="7">
                  <c:v>580</c:v>
                </c:pt>
                <c:pt idx="8">
                  <c:v>4455</c:v>
                </c:pt>
              </c:numCache>
            </c:numRef>
          </c:val>
          <c:extLst>
            <c:ext xmlns:c16="http://schemas.microsoft.com/office/drawing/2014/chart" uri="{C3380CC4-5D6E-409C-BE32-E72D297353CC}">
              <c16:uniqueId val="{00000003-3D9F-4342-B432-D2436C225C38}"/>
            </c:ext>
          </c:extLst>
        </c:ser>
        <c:dLbls>
          <c:showLegendKey val="0"/>
          <c:showVal val="0"/>
          <c:showCatName val="0"/>
          <c:showSerName val="0"/>
          <c:showPercent val="0"/>
          <c:showBubbleSize val="0"/>
        </c:dLbls>
        <c:gapWidth val="219"/>
        <c:overlap val="-27"/>
        <c:axId val="476129376"/>
        <c:axId val="292844832"/>
      </c:barChart>
      <c:catAx>
        <c:axId val="4761293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292844832"/>
        <c:crosses val="autoZero"/>
        <c:auto val="1"/>
        <c:lblAlgn val="ctr"/>
        <c:lblOffset val="100"/>
        <c:noMultiLvlLbl val="0"/>
      </c:catAx>
      <c:valAx>
        <c:axId val="2928448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761293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1D8F9-F1C5-43A1-A2A3-BFA7D8DC3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8</Pages>
  <Words>2724</Words>
  <Characters>14987</Characters>
  <Application>Microsoft Office Word</Application>
  <DocSecurity>0</DocSecurity>
  <Lines>124</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dc:creator>
  <cp:keywords/>
  <dc:description/>
  <cp:lastModifiedBy>Dr Mamadou SANOGO</cp:lastModifiedBy>
  <cp:revision>5</cp:revision>
  <dcterms:created xsi:type="dcterms:W3CDTF">2024-11-11T10:49:00Z</dcterms:created>
  <dcterms:modified xsi:type="dcterms:W3CDTF">2024-12-10T14:42:00Z</dcterms:modified>
</cp:coreProperties>
</file>