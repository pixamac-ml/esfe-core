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7B4A827A"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9:27:00Z">
        <w:r w:rsidR="002116C5">
          <w:rPr>
            <w:rFonts w:ascii="Arial" w:eastAsia="Calibri" w:hAnsi="Arial" w:cs="Arial"/>
            <w:b/>
            <w:bCs/>
            <w:color w:val="000000" w:themeColor="text1"/>
            <w:sz w:val="32"/>
            <w:szCs w:val="32"/>
            <w:lang w:eastAsia="en-US"/>
          </w:rPr>
          <w:t>5</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760277B1"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 L'ÉQUIPE PEDAGOGIQUE POUR L</w:t>
        </w:r>
      </w:ins>
      <w:ins w:id="23" w:author="ROBERT F SYLVESTRE SIDIBE" w:date="2024-02-26T08:48:00Z">
        <w:r w:rsidR="00E86B63">
          <w:rPr>
            <w:rFonts w:ascii="Arial" w:eastAsia="Calibri" w:hAnsi="Arial" w:cs="Arial"/>
            <w:b/>
            <w:bCs/>
            <w:color w:val="000000" w:themeColor="text1"/>
            <w:sz w:val="20"/>
            <w:szCs w:val="20"/>
            <w:lang w:eastAsia="en-US"/>
          </w:rPr>
          <w:t xml:space="preserve">E MASTER </w:t>
        </w:r>
      </w:ins>
      <w:ins w:id="24" w:author="ROBERT F SYLVESTRE SIDIBE" w:date="2024-02-26T09:28:00Z">
        <w:r w:rsidR="002116C5">
          <w:rPr>
            <w:rFonts w:ascii="Arial" w:eastAsia="Calibri" w:hAnsi="Arial" w:cs="Arial"/>
            <w:b/>
            <w:bCs/>
            <w:color w:val="000000" w:themeColor="text1"/>
            <w:sz w:val="20"/>
            <w:szCs w:val="20"/>
            <w:lang w:eastAsia="en-US"/>
          </w:rPr>
          <w:t>GYNECOLOGIE-OBSTETRIQUE</w:t>
        </w:r>
      </w:ins>
      <w:del w:id="25"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6"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27"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8"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29" w:author="ROBERT F SYLVESTRE SIDIBE" w:date="2024-02-26T07:14:00Z">
            <w:rPr>
              <w:rFonts w:ascii="Arial" w:eastAsia="Calibri" w:hAnsi="Arial" w:cs="Arial"/>
              <w:b/>
              <w:bCs/>
              <w:color w:val="000000" w:themeColor="text1"/>
              <w:szCs w:val="24"/>
              <w:lang w:eastAsia="en-US"/>
            </w:rPr>
          </w:rPrChange>
        </w:rPr>
        <w:t>DECIDE</w:t>
      </w:r>
    </w:p>
    <w:p w14:paraId="74E3C6BC" w14:textId="19272705" w:rsidR="007B637C" w:rsidRPr="00F65572" w:rsidDel="00146178" w:rsidRDefault="004E0468" w:rsidP="007B637C">
      <w:pPr>
        <w:spacing w:line="276" w:lineRule="auto"/>
        <w:jc w:val="left"/>
        <w:rPr>
          <w:del w:id="30" w:author="ROBERT F SYLVESTRE SIDIBE" w:date="2024-02-26T06:59:00Z"/>
          <w:rFonts w:ascii="Arial" w:eastAsia="Calibri" w:hAnsi="Arial" w:cs="Arial"/>
          <w:color w:val="000000" w:themeColor="text1"/>
          <w:szCs w:val="24"/>
          <w:lang w:eastAsia="en-US"/>
        </w:rPr>
      </w:pPr>
      <w:ins w:id="31" w:author="ROBERT F SYLVESTRE SIDIBE" w:date="2024-02-26T08:34:00Z">
        <w:r w:rsidRPr="00F65572">
          <w:rPr>
            <w:rFonts w:ascii="Arial" w:eastAsia="Calibri" w:hAnsi="Arial" w:cs="Arial"/>
            <w:color w:val="000000" w:themeColor="text1"/>
            <w:szCs w:val="24"/>
            <w:lang w:eastAsia="en-US"/>
            <w:rPrChange w:id="32"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3" w:author="ROBERT F SYLVESTRE SIDIBE" w:date="2024-02-26T08:44:00Z">
              <w:rPr>
                <w:rFonts w:ascii="Arial" w:eastAsia="Calibri" w:hAnsi="Arial" w:cs="Arial"/>
                <w:color w:val="000000" w:themeColor="text1"/>
                <w:sz w:val="22"/>
                <w:lang w:eastAsia="en-US"/>
              </w:rPr>
            </w:rPrChange>
          </w:rPr>
          <w:t>a création de l'Équipe Pédagogique dédiée</w:t>
        </w:r>
      </w:ins>
      <w:ins w:id="34" w:author="ROBERT F SYLVESTRE SIDIBE" w:date="2024-02-26T08:49:00Z">
        <w:r w:rsidR="00E86B63">
          <w:rPr>
            <w:rFonts w:ascii="Arial" w:eastAsia="Calibri" w:hAnsi="Arial" w:cs="Arial"/>
            <w:color w:val="000000" w:themeColor="text1"/>
            <w:szCs w:val="24"/>
            <w:lang w:eastAsia="en-US"/>
          </w:rPr>
          <w:t xml:space="preserve"> au Master</w:t>
        </w:r>
      </w:ins>
      <w:ins w:id="35" w:author="ROBERT F SYLVESTRE SIDIBE" w:date="2024-02-26T09:28:00Z">
        <w:r w:rsidR="002116C5">
          <w:rPr>
            <w:rFonts w:ascii="Arial" w:eastAsia="Calibri" w:hAnsi="Arial" w:cs="Arial"/>
            <w:color w:val="000000" w:themeColor="text1"/>
            <w:szCs w:val="24"/>
            <w:lang w:eastAsia="en-US"/>
          </w:rPr>
          <w:t xml:space="preserve"> en</w:t>
        </w:r>
      </w:ins>
      <w:ins w:id="36" w:author="ROBERT F SYLVESTRE SIDIBE" w:date="2024-02-26T08:49:00Z">
        <w:r w:rsidR="00E86B63">
          <w:rPr>
            <w:rFonts w:ascii="Arial" w:eastAsia="Calibri" w:hAnsi="Arial" w:cs="Arial"/>
            <w:color w:val="000000" w:themeColor="text1"/>
            <w:szCs w:val="24"/>
            <w:lang w:eastAsia="en-US"/>
          </w:rPr>
          <w:t xml:space="preserve"> </w:t>
        </w:r>
      </w:ins>
      <w:ins w:id="37" w:author="ROBERT F SYLVESTRE SIDIBE" w:date="2024-02-26T09:28:00Z">
        <w:r w:rsidR="002116C5" w:rsidRPr="002116C5">
          <w:rPr>
            <w:rFonts w:ascii="Arial" w:eastAsia="Calibri" w:hAnsi="Arial" w:cs="Arial"/>
            <w:color w:val="000000" w:themeColor="text1"/>
            <w:szCs w:val="24"/>
            <w:lang w:eastAsia="en-US"/>
            <w:rPrChange w:id="38" w:author="ROBERT F SYLVESTRE SIDIBE" w:date="2024-02-26T09:29:00Z">
              <w:rPr>
                <w:rFonts w:ascii="Arial" w:eastAsia="Calibri" w:hAnsi="Arial" w:cs="Arial"/>
                <w:b/>
                <w:bCs/>
                <w:color w:val="000000" w:themeColor="text1"/>
                <w:sz w:val="20"/>
                <w:szCs w:val="20"/>
                <w:lang w:eastAsia="en-US"/>
              </w:rPr>
            </w:rPrChange>
          </w:rPr>
          <w:t>G</w:t>
        </w:r>
        <w:r w:rsidR="002116C5" w:rsidRPr="002116C5">
          <w:rPr>
            <w:rFonts w:ascii="Arial" w:eastAsia="Calibri" w:hAnsi="Arial" w:cs="Arial"/>
            <w:color w:val="000000" w:themeColor="text1"/>
            <w:szCs w:val="24"/>
            <w:lang w:eastAsia="en-US"/>
            <w:rPrChange w:id="39" w:author="ROBERT F SYLVESTRE SIDIBE" w:date="2024-02-26T09:29:00Z">
              <w:rPr>
                <w:rFonts w:ascii="Arial" w:eastAsia="Calibri" w:hAnsi="Arial" w:cs="Arial"/>
                <w:b/>
                <w:bCs/>
                <w:color w:val="000000" w:themeColor="text1"/>
                <w:sz w:val="20"/>
                <w:szCs w:val="20"/>
                <w:lang w:eastAsia="en-US"/>
              </w:rPr>
            </w:rPrChange>
          </w:rPr>
          <w:t>ynécologie-obstétrique</w:t>
        </w:r>
      </w:ins>
      <w:ins w:id="40" w:author="ROBERT F SYLVESTRE SIDIBE" w:date="2024-02-26T09:02:00Z">
        <w:r w:rsidR="004033FB" w:rsidRPr="004033FB">
          <w:rPr>
            <w:rFonts w:ascii="Arial" w:eastAsia="Calibri" w:hAnsi="Arial" w:cs="Arial"/>
            <w:color w:val="000000" w:themeColor="text1"/>
            <w:szCs w:val="24"/>
            <w:lang w:eastAsia="en-US"/>
          </w:rPr>
          <w:t xml:space="preserve"> </w:t>
        </w:r>
      </w:ins>
      <w:ins w:id="41" w:author="ROBERT F SYLVESTRE SIDIBE" w:date="2024-02-26T08:34:00Z">
        <w:r w:rsidRPr="00F65572">
          <w:rPr>
            <w:rFonts w:ascii="Arial" w:eastAsia="Calibri" w:hAnsi="Arial" w:cs="Arial"/>
            <w:color w:val="000000" w:themeColor="text1"/>
            <w:szCs w:val="24"/>
            <w:lang w:eastAsia="en-US"/>
            <w:rPrChange w:id="42" w:author="ROBERT F SYLVESTRE SIDIBE" w:date="2024-02-26T08:44:00Z">
              <w:rPr>
                <w:rFonts w:ascii="Arial" w:eastAsia="Calibri" w:hAnsi="Arial" w:cs="Arial"/>
                <w:color w:val="000000" w:themeColor="text1"/>
                <w:sz w:val="22"/>
                <w:lang w:eastAsia="en-US"/>
              </w:rPr>
            </w:rPrChange>
          </w:rPr>
          <w:t xml:space="preserve">au sein de l'Ecole Privée de Santé Félix Houphouët Boigny. </w:t>
        </w:r>
      </w:ins>
      <w:ins w:id="43"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44" w:author="ROBERT F SYLVESTRE SIDIBE" w:date="2024-02-26T07:00:00Z">
        <w:r w:rsidR="00146178" w:rsidRPr="00F65572">
          <w:rPr>
            <w:rFonts w:ascii="Arial" w:eastAsia="Calibri" w:hAnsi="Arial" w:cs="Arial"/>
            <w:color w:val="000000" w:themeColor="text1"/>
            <w:szCs w:val="24"/>
            <w:lang w:eastAsia="en-US"/>
          </w:rPr>
          <w:t>.</w:t>
        </w:r>
      </w:ins>
      <w:del w:id="45"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6" w:author="ROBERT F SYLVESTRE SIDIBE" w:date="2024-02-14T08:12:00Z">
        <w:r w:rsidR="007B637C" w:rsidRPr="00F65572" w:rsidDel="009407C9">
          <w:rPr>
            <w:rFonts w:ascii="Arial" w:eastAsia="Calibri" w:hAnsi="Arial" w:cs="Arial"/>
            <w:color w:val="000000" w:themeColor="text1"/>
            <w:szCs w:val="24"/>
            <w:lang w:eastAsia="en-US"/>
          </w:rPr>
          <w:delText>s</w:delText>
        </w:r>
      </w:del>
      <w:del w:id="47"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48"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49" w:author="ROBERT F SYLVESTRE SIDIBE" w:date="2024-02-26T08:44:00Z">
            <w:rPr>
              <w:rFonts w:ascii="Arial" w:eastAsia="Calibri" w:hAnsi="Arial" w:cs="Arial"/>
              <w:color w:val="000000" w:themeColor="text1"/>
              <w:szCs w:val="24"/>
              <w:lang w:eastAsia="en-US"/>
            </w:rPr>
          </w:rPrChange>
        </w:rPr>
      </w:pPr>
    </w:p>
    <w:p w14:paraId="26A2C47C" w14:textId="7EE09B07" w:rsidR="003A2FC4" w:rsidRPr="00F65572" w:rsidDel="009965A6" w:rsidRDefault="003A2FC4" w:rsidP="009965A6">
      <w:pPr>
        <w:spacing w:line="240" w:lineRule="auto"/>
        <w:jc w:val="left"/>
        <w:rPr>
          <w:del w:id="50" w:author="ROBERT F SYLVESTRE SIDIBE" w:date="2024-02-26T07:20:00Z"/>
          <w:rFonts w:ascii="Arial" w:eastAsia="Calibri" w:hAnsi="Arial" w:cs="Arial"/>
          <w:color w:val="000000" w:themeColor="text1"/>
          <w:szCs w:val="24"/>
          <w:lang w:eastAsia="en-US"/>
          <w:rPrChange w:id="51" w:author="ROBERT F SYLVESTRE SIDIBE" w:date="2024-02-26T08:44:00Z">
            <w:rPr>
              <w:del w:id="52"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53" w:author="ROBERT F SYLVESTRE SIDIBE" w:date="2024-02-26T08:38:00Z">
        <w:r w:rsidR="004E0468" w:rsidRPr="00F65572">
          <w:rPr>
            <w:rFonts w:ascii="Arial" w:eastAsia="Calibri" w:hAnsi="Arial" w:cs="Arial"/>
            <w:color w:val="000000" w:themeColor="text1"/>
            <w:szCs w:val="24"/>
            <w:lang w:eastAsia="en-US"/>
            <w:rPrChange w:id="54" w:author="ROBERT F SYLVESTRE SIDIBE" w:date="2024-02-26T08:44:00Z">
              <w:rPr>
                <w:rFonts w:ascii="Arial" w:eastAsia="Calibri" w:hAnsi="Arial" w:cs="Arial"/>
                <w:color w:val="000000" w:themeColor="text1"/>
                <w:sz w:val="22"/>
                <w:lang w:eastAsia="en-US"/>
              </w:rPr>
            </w:rPrChange>
          </w:rPr>
          <w:t xml:space="preserve">L'Équipe Pédagogique sera chargée de concevoir, de mettre en œuvre et de superviser le programme de </w:t>
        </w:r>
      </w:ins>
      <w:ins w:id="55" w:author="ROBERT F SYLVESTRE SIDIBE" w:date="2024-02-26T08:50:00Z">
        <w:r w:rsidR="00E86B63">
          <w:rPr>
            <w:rFonts w:ascii="Arial" w:eastAsia="Calibri" w:hAnsi="Arial" w:cs="Arial"/>
            <w:color w:val="000000" w:themeColor="text1"/>
            <w:szCs w:val="24"/>
            <w:lang w:eastAsia="en-US"/>
          </w:rPr>
          <w:t>Master en</w:t>
        </w:r>
        <w:r w:rsidR="00E86B63" w:rsidRPr="00AB470B">
          <w:rPr>
            <w:rFonts w:ascii="Arial" w:eastAsia="Calibri" w:hAnsi="Arial" w:cs="Arial"/>
            <w:color w:val="000000" w:themeColor="text1"/>
            <w:szCs w:val="24"/>
            <w:lang w:eastAsia="en-US"/>
          </w:rPr>
          <w:t xml:space="preserve"> </w:t>
        </w:r>
      </w:ins>
      <w:ins w:id="56" w:author="ROBERT F SYLVESTRE SIDIBE" w:date="2024-02-26T09:29:00Z">
        <w:r w:rsidR="002116C5" w:rsidRPr="00AB470B">
          <w:rPr>
            <w:rFonts w:ascii="Arial" w:eastAsia="Calibri" w:hAnsi="Arial" w:cs="Arial"/>
            <w:color w:val="000000" w:themeColor="text1"/>
            <w:szCs w:val="24"/>
            <w:lang w:eastAsia="en-US"/>
          </w:rPr>
          <w:t>Gynécologie-obstétrique</w:t>
        </w:r>
      </w:ins>
      <w:ins w:id="57" w:author="ROBERT F SYLVESTRE SIDIBE" w:date="2024-02-26T08:38:00Z">
        <w:r w:rsidR="004E0468" w:rsidRPr="00F65572">
          <w:rPr>
            <w:rFonts w:ascii="Arial" w:eastAsia="Calibri" w:hAnsi="Arial" w:cs="Arial"/>
            <w:color w:val="000000" w:themeColor="text1"/>
            <w:szCs w:val="24"/>
            <w:lang w:eastAsia="en-US"/>
            <w:rPrChange w:id="58" w:author="ROBERT F SYLVESTRE SIDIBE" w:date="2024-02-26T08:44:00Z">
              <w:rPr>
                <w:rFonts w:ascii="Arial" w:eastAsia="Calibri" w:hAnsi="Arial" w:cs="Arial"/>
                <w:color w:val="000000" w:themeColor="text1"/>
                <w:sz w:val="22"/>
                <w:lang w:eastAsia="en-US"/>
              </w:rPr>
            </w:rPrChange>
          </w:rPr>
          <w:t>. Elle veillera à ce que ces programmes soient en adéquation avec les normes académiques et professionnelles les plus élevées, tout en intégrant les dernières avancées scientifiques et les meilleures pratiques du secteur.</w:t>
        </w:r>
      </w:ins>
      <w:del w:id="59"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60"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61"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62"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63" w:author="ROBERT F SYLVESTRE SIDIBE" w:date="2024-02-26T07:20:00Z"/>
          <w:rFonts w:ascii="Arial" w:eastAsia="Calibri" w:hAnsi="Arial" w:cs="Arial"/>
          <w:color w:val="000000" w:themeColor="text1"/>
          <w:szCs w:val="24"/>
          <w:lang w:eastAsia="en-US"/>
        </w:rPr>
        <w:pPrChange w:id="64"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65" w:author="ROBERT F SYLVESTRE SIDIBE" w:date="2024-02-26T07:20:00Z">
          <w:pPr>
            <w:spacing w:line="276" w:lineRule="auto"/>
          </w:pPr>
        </w:pPrChange>
      </w:pPr>
      <w:del w:id="66"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6A62308D" w:rsidR="003A2FC4" w:rsidRPr="00F65572" w:rsidDel="0075542A" w:rsidRDefault="003A2FC4" w:rsidP="009407C9">
      <w:pPr>
        <w:spacing w:line="276" w:lineRule="auto"/>
        <w:rPr>
          <w:del w:id="67"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68" w:author="ROBERT F SYLVESTRE SIDIBE" w:date="2024-02-26T08:39:00Z">
        <w:r w:rsidR="004E0468" w:rsidRPr="00F65572">
          <w:rPr>
            <w:rFonts w:ascii="Arial" w:eastAsia="Calibri" w:hAnsi="Arial" w:cs="Arial"/>
            <w:color w:val="000000" w:themeColor="text1"/>
            <w:szCs w:val="24"/>
            <w:lang w:eastAsia="en-US"/>
            <w:rPrChange w:id="69" w:author="ROBERT F SYLVESTRE SIDIBE" w:date="2024-02-26T08:44:00Z">
              <w:rPr>
                <w:rFonts w:ascii="Arial" w:eastAsia="Calibri" w:hAnsi="Arial" w:cs="Arial"/>
                <w:color w:val="000000" w:themeColor="text1"/>
                <w:sz w:val="22"/>
                <w:lang w:eastAsia="en-US"/>
              </w:rPr>
            </w:rPrChange>
          </w:rPr>
          <w:t xml:space="preserve">Les membres de l'Équipe Pédagogique seront sélectionnés pour leur expertise dans le domaine </w:t>
        </w:r>
      </w:ins>
      <w:ins w:id="70" w:author="ROBERT F SYLVESTRE SIDIBE" w:date="2024-02-26T09:00:00Z">
        <w:r w:rsidR="00A266E1">
          <w:rPr>
            <w:rFonts w:ascii="Arial" w:eastAsia="Calibri" w:hAnsi="Arial" w:cs="Arial"/>
            <w:color w:val="000000" w:themeColor="text1"/>
            <w:szCs w:val="24"/>
            <w:lang w:eastAsia="en-US"/>
          </w:rPr>
          <w:t xml:space="preserve">de </w:t>
        </w:r>
      </w:ins>
      <w:ins w:id="71" w:author="ROBERT F SYLVESTRE SIDIBE" w:date="2024-02-26T08:57:00Z">
        <w:r w:rsidR="00A266E1">
          <w:rPr>
            <w:rFonts w:ascii="Arial" w:eastAsia="Calibri" w:hAnsi="Arial" w:cs="Arial"/>
            <w:color w:val="000000" w:themeColor="text1"/>
            <w:szCs w:val="24"/>
            <w:lang w:eastAsia="en-US"/>
          </w:rPr>
          <w:t>l</w:t>
        </w:r>
      </w:ins>
      <w:ins w:id="72" w:author="ROBERT F SYLVESTRE SIDIBE" w:date="2024-02-26T09:03:00Z">
        <w:r w:rsidR="004033FB">
          <w:rPr>
            <w:rFonts w:ascii="Arial" w:eastAsia="Calibri" w:hAnsi="Arial" w:cs="Arial"/>
            <w:color w:val="000000" w:themeColor="text1"/>
            <w:szCs w:val="24"/>
            <w:lang w:eastAsia="en-US"/>
          </w:rPr>
          <w:t xml:space="preserve">a </w:t>
        </w:r>
      </w:ins>
      <w:ins w:id="73" w:author="ROBERT F SYLVESTRE SIDIBE" w:date="2024-02-26T09:29:00Z">
        <w:r w:rsidR="002116C5" w:rsidRPr="00AB470B">
          <w:rPr>
            <w:rFonts w:ascii="Arial" w:eastAsia="Calibri" w:hAnsi="Arial" w:cs="Arial"/>
            <w:color w:val="000000" w:themeColor="text1"/>
            <w:szCs w:val="24"/>
            <w:lang w:eastAsia="en-US"/>
          </w:rPr>
          <w:t>Gynécologie-obstétrique</w:t>
        </w:r>
      </w:ins>
      <w:ins w:id="74" w:author="ROBERT F SYLVESTRE SIDIBE" w:date="2024-02-26T08:39:00Z">
        <w:r w:rsidR="004E0468" w:rsidRPr="00F65572">
          <w:rPr>
            <w:rFonts w:ascii="Arial" w:eastAsia="Calibri" w:hAnsi="Arial" w:cs="Arial"/>
            <w:color w:val="000000" w:themeColor="text1"/>
            <w:szCs w:val="24"/>
            <w:lang w:eastAsia="en-US"/>
            <w:rPrChange w:id="75" w:author="ROBERT F SYLVESTRE SIDIBE" w:date="2024-02-26T08:44:00Z">
              <w:rPr>
                <w:rFonts w:ascii="Arial" w:eastAsia="Calibri" w:hAnsi="Arial" w:cs="Arial"/>
                <w:color w:val="000000" w:themeColor="text1"/>
                <w:sz w:val="22"/>
                <w:lang w:eastAsia="en-US"/>
              </w:rPr>
            </w:rPrChange>
          </w:rPr>
          <w:t>, leur expérience en enseignement et leur engagement envers l'excellence académique. Leur mission principale sera d'assurer la qualité de l'enseignement, de la recherche et de l'encadrement des étudiants tout au long de leur parcours universitaire.</w:t>
        </w:r>
      </w:ins>
      <w:del w:id="76"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77"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78" w:author="ROBERT F SYLVESTRE SIDIBE" w:date="2024-02-26T07:07:00Z"/>
          <w:rFonts w:ascii="Arial" w:eastAsia="Calibri" w:hAnsi="Arial" w:cs="Arial"/>
          <w:color w:val="000000" w:themeColor="text1"/>
          <w:sz w:val="12"/>
          <w:szCs w:val="12"/>
          <w:lang w:eastAsia="en-US"/>
          <w:rPrChange w:id="79" w:author="ROBERT F SYLVESTRE SIDIBE" w:date="2024-02-26T08:44:00Z">
            <w:rPr>
              <w:ins w:id="80"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81" w:author="ROBERT F SYLVESTRE SIDIBE" w:date="2024-02-26T08:43:00Z"/>
          <w:rFonts w:ascii="Arial" w:eastAsia="Calibri" w:hAnsi="Arial" w:cs="Arial"/>
          <w:color w:val="000000" w:themeColor="text1"/>
          <w:lang w:eastAsia="en-US"/>
          <w:rPrChange w:id="82" w:author="ROBERT F SYLVESTRE SIDIBE" w:date="2024-02-26T08:44:00Z">
            <w:rPr>
              <w:ins w:id="83" w:author="ROBERT F SYLVESTRE SIDIBE" w:date="2024-02-26T08:43:00Z"/>
              <w:rFonts w:ascii="Arial" w:eastAsia="Calibri" w:hAnsi="Arial" w:cs="Arial"/>
              <w:color w:val="000000" w:themeColor="text1"/>
              <w:sz w:val="22"/>
              <w:szCs w:val="20"/>
              <w:lang w:eastAsia="en-US"/>
            </w:rPr>
          </w:rPrChange>
        </w:rPr>
      </w:pPr>
      <w:ins w:id="84" w:author="ROBERT F SYLVESTRE SIDIBE" w:date="2024-02-26T07:08:00Z">
        <w:r w:rsidRPr="00F65572">
          <w:rPr>
            <w:rFonts w:ascii="Arial" w:eastAsia="Calibri" w:hAnsi="Arial" w:cs="Arial"/>
            <w:b/>
            <w:bCs/>
            <w:color w:val="000000" w:themeColor="text1"/>
            <w:szCs w:val="24"/>
            <w:lang w:eastAsia="en-US"/>
          </w:rPr>
          <w:t>Article 3 :</w:t>
        </w:r>
      </w:ins>
      <w:ins w:id="85" w:author="ROBERT F SYLVESTRE SIDIBE" w:date="2024-02-26T07:10:00Z">
        <w:r w:rsidRPr="00F65572">
          <w:rPr>
            <w:rFonts w:ascii="Segoe UI" w:hAnsi="Segoe UI" w:cs="Segoe UI"/>
            <w:color w:val="0D0D0D"/>
            <w:szCs w:val="24"/>
          </w:rPr>
          <w:t xml:space="preserve"> </w:t>
        </w:r>
      </w:ins>
      <w:ins w:id="86" w:author="ROBERT F SYLVESTRE SIDIBE" w:date="2024-02-26T08:40:00Z">
        <w:r w:rsidR="004E0468" w:rsidRPr="00F65572">
          <w:rPr>
            <w:rFonts w:ascii="Arial" w:eastAsia="Calibri" w:hAnsi="Arial" w:cs="Arial"/>
            <w:color w:val="000000" w:themeColor="text1"/>
            <w:lang w:eastAsia="en-US"/>
            <w:rPrChange w:id="87"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88" w:author="ROBERT F SYLVESTRE SIDIBE" w:date="2024-02-26T08:40:00Z"/>
          <w:rFonts w:ascii="Arial" w:eastAsia="Calibri" w:hAnsi="Arial" w:cs="Arial"/>
          <w:color w:val="000000" w:themeColor="text1"/>
          <w:lang w:eastAsia="en-US"/>
          <w:rPrChange w:id="89" w:author="ROBERT F SYLVESTRE SIDIBE" w:date="2024-02-26T08:44:00Z">
            <w:rPr>
              <w:ins w:id="90"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91" w:author="ROBERT F SYLVESTRE SIDIBE" w:date="2024-02-26T08:40:00Z"/>
          <w:rFonts w:ascii="Arial" w:eastAsia="Calibri" w:hAnsi="Arial" w:cs="Arial"/>
          <w:color w:val="000000" w:themeColor="text1"/>
          <w:lang w:eastAsia="en-US"/>
          <w:rPrChange w:id="92" w:author="ROBERT F SYLVESTRE SIDIBE" w:date="2024-02-26T08:44:00Z">
            <w:rPr>
              <w:ins w:id="93" w:author="ROBERT F SYLVESTRE SIDIBE" w:date="2024-02-26T08:40:00Z"/>
              <w:rFonts w:ascii="Arial" w:eastAsia="Calibri" w:hAnsi="Arial" w:cs="Arial"/>
              <w:color w:val="000000" w:themeColor="text1"/>
              <w:sz w:val="22"/>
              <w:szCs w:val="20"/>
              <w:lang w:eastAsia="en-US"/>
            </w:rPr>
          </w:rPrChange>
        </w:rPr>
      </w:pPr>
      <w:ins w:id="94" w:author="ROBERT F SYLVESTRE SIDIBE" w:date="2024-02-26T08:40:00Z">
        <w:r w:rsidRPr="00F65572">
          <w:rPr>
            <w:rFonts w:ascii="Arial" w:eastAsia="Calibri" w:hAnsi="Arial" w:cs="Arial"/>
            <w:b/>
            <w:bCs/>
            <w:color w:val="000000" w:themeColor="text1"/>
            <w:lang w:eastAsia="en-US"/>
            <w:rPrChange w:id="95" w:author="ROBERT F SYLVESTRE SIDIBE" w:date="2024-02-26T08:44:00Z">
              <w:rPr>
                <w:rFonts w:ascii="Arial" w:eastAsia="Calibri" w:hAnsi="Arial" w:cs="Arial"/>
                <w:b/>
                <w:bCs/>
                <w:color w:val="000000" w:themeColor="text1"/>
                <w:sz w:val="22"/>
                <w:szCs w:val="20"/>
                <w:lang w:eastAsia="en-US"/>
              </w:rPr>
            </w:rPrChange>
          </w:rPr>
          <w:t xml:space="preserve">1. </w:t>
        </w:r>
      </w:ins>
      <w:ins w:id="96" w:author="ROBERT F SYLVESTRE SIDIBE" w:date="2024-02-26T08:41:00Z">
        <w:r w:rsidRPr="00F65572">
          <w:rPr>
            <w:rFonts w:ascii="Arial" w:eastAsia="Calibri" w:hAnsi="Arial" w:cs="Arial"/>
            <w:b/>
            <w:bCs/>
            <w:color w:val="000000" w:themeColor="text1"/>
            <w:lang w:eastAsia="en-US"/>
            <w:rPrChange w:id="97" w:author="ROBERT F SYLVESTRE SIDIBE" w:date="2024-02-26T08:44:00Z">
              <w:rPr>
                <w:rFonts w:ascii="Arial" w:eastAsia="Calibri" w:hAnsi="Arial" w:cs="Arial"/>
                <w:b/>
                <w:bCs/>
                <w:color w:val="000000" w:themeColor="text1"/>
                <w:sz w:val="22"/>
                <w:szCs w:val="20"/>
                <w:lang w:eastAsia="en-US"/>
              </w:rPr>
            </w:rPrChange>
          </w:rPr>
          <w:t xml:space="preserve">Responsable </w:t>
        </w:r>
      </w:ins>
      <w:ins w:id="98" w:author="ROBERT F SYLVESTRE SIDIBE" w:date="2024-02-26T08:40:00Z">
        <w:r w:rsidRPr="00F65572">
          <w:rPr>
            <w:rFonts w:ascii="Arial" w:eastAsia="Calibri" w:hAnsi="Arial" w:cs="Arial"/>
            <w:b/>
            <w:bCs/>
            <w:color w:val="000000" w:themeColor="text1"/>
            <w:lang w:eastAsia="en-US"/>
            <w:rPrChange w:id="99" w:author="ROBERT F SYLVESTRE SIDIBE" w:date="2024-02-26T08:44:00Z">
              <w:rPr>
                <w:rFonts w:ascii="Arial" w:eastAsia="Calibri" w:hAnsi="Arial" w:cs="Arial"/>
                <w:b/>
                <w:bCs/>
                <w:color w:val="000000" w:themeColor="text1"/>
                <w:sz w:val="22"/>
                <w:szCs w:val="20"/>
                <w:lang w:eastAsia="en-US"/>
              </w:rPr>
            </w:rPrChange>
          </w:rPr>
          <w:t>d</w:t>
        </w:r>
      </w:ins>
      <w:ins w:id="100" w:author="ROBERT F SYLVESTRE SIDIBE" w:date="2024-02-26T08:41:00Z">
        <w:r w:rsidRPr="00F65572">
          <w:rPr>
            <w:rFonts w:ascii="Arial" w:eastAsia="Calibri" w:hAnsi="Arial" w:cs="Arial"/>
            <w:b/>
            <w:bCs/>
            <w:color w:val="000000" w:themeColor="text1"/>
            <w:lang w:eastAsia="en-US"/>
            <w:rPrChange w:id="101" w:author="ROBERT F SYLVESTRE SIDIBE" w:date="2024-02-26T08:44:00Z">
              <w:rPr>
                <w:rFonts w:ascii="Arial" w:eastAsia="Calibri" w:hAnsi="Arial" w:cs="Arial"/>
                <w:b/>
                <w:bCs/>
                <w:color w:val="000000" w:themeColor="text1"/>
                <w:sz w:val="22"/>
                <w:szCs w:val="20"/>
                <w:lang w:eastAsia="en-US"/>
              </w:rPr>
            </w:rPrChange>
          </w:rPr>
          <w:t>es</w:t>
        </w:r>
      </w:ins>
      <w:ins w:id="102" w:author="ROBERT F SYLVESTRE SIDIBE" w:date="2024-02-26T08:40:00Z">
        <w:r w:rsidRPr="00F65572">
          <w:rPr>
            <w:rFonts w:ascii="Arial" w:eastAsia="Calibri" w:hAnsi="Arial" w:cs="Arial"/>
            <w:b/>
            <w:bCs/>
            <w:color w:val="000000" w:themeColor="text1"/>
            <w:lang w:eastAsia="en-US"/>
            <w:rPrChange w:id="103" w:author="ROBERT F SYLVESTRE SIDIBE" w:date="2024-02-26T08:44:00Z">
              <w:rPr>
                <w:rFonts w:ascii="Arial" w:eastAsia="Calibri" w:hAnsi="Arial" w:cs="Arial"/>
                <w:b/>
                <w:bCs/>
                <w:color w:val="000000" w:themeColor="text1"/>
                <w:sz w:val="22"/>
                <w:szCs w:val="20"/>
                <w:lang w:eastAsia="en-US"/>
              </w:rPr>
            </w:rPrChange>
          </w:rPr>
          <w:t xml:space="preserve"> Programme</w:t>
        </w:r>
      </w:ins>
      <w:ins w:id="104" w:author="ROBERT F SYLVESTRE SIDIBE" w:date="2024-02-26T08:41:00Z">
        <w:r w:rsidRPr="00F65572">
          <w:rPr>
            <w:rFonts w:ascii="Arial" w:eastAsia="Calibri" w:hAnsi="Arial" w:cs="Arial"/>
            <w:b/>
            <w:bCs/>
            <w:color w:val="000000" w:themeColor="text1"/>
            <w:lang w:eastAsia="en-US"/>
            <w:rPrChange w:id="105" w:author="ROBERT F SYLVESTRE SIDIBE" w:date="2024-02-26T08:44:00Z">
              <w:rPr>
                <w:rFonts w:ascii="Arial" w:eastAsia="Calibri" w:hAnsi="Arial" w:cs="Arial"/>
                <w:b/>
                <w:bCs/>
                <w:color w:val="000000" w:themeColor="text1"/>
                <w:sz w:val="22"/>
                <w:szCs w:val="20"/>
                <w:lang w:eastAsia="en-US"/>
              </w:rPr>
            </w:rPrChange>
          </w:rPr>
          <w:t>s</w:t>
        </w:r>
      </w:ins>
      <w:ins w:id="106" w:author="ROBERT F SYLVESTRE SIDIBE" w:date="2024-02-26T08:40:00Z">
        <w:r w:rsidRPr="00F65572">
          <w:rPr>
            <w:rFonts w:ascii="Arial" w:eastAsia="Calibri" w:hAnsi="Arial" w:cs="Arial"/>
            <w:b/>
            <w:bCs/>
            <w:color w:val="000000" w:themeColor="text1"/>
            <w:lang w:eastAsia="en-US"/>
            <w:rPrChange w:id="107"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7766D817" w:rsidR="004E0468" w:rsidRPr="00F65572" w:rsidRDefault="004E0468" w:rsidP="004E0468">
      <w:pPr>
        <w:numPr>
          <w:ilvl w:val="0"/>
          <w:numId w:val="2"/>
        </w:numPr>
        <w:spacing w:line="276" w:lineRule="auto"/>
        <w:jc w:val="left"/>
        <w:rPr>
          <w:ins w:id="108" w:author="ROBERT F SYLVESTRE SIDIBE" w:date="2024-02-26T08:40:00Z"/>
          <w:rFonts w:ascii="Arial" w:eastAsia="Calibri" w:hAnsi="Arial" w:cs="Arial"/>
          <w:color w:val="000000" w:themeColor="text1"/>
          <w:lang w:eastAsia="en-US"/>
          <w:rPrChange w:id="109" w:author="ROBERT F SYLVESTRE SIDIBE" w:date="2024-02-26T08:44:00Z">
            <w:rPr>
              <w:ins w:id="110" w:author="ROBERT F SYLVESTRE SIDIBE" w:date="2024-02-26T08:40:00Z"/>
              <w:rFonts w:ascii="Arial" w:eastAsia="Calibri" w:hAnsi="Arial" w:cs="Arial"/>
              <w:color w:val="000000" w:themeColor="text1"/>
              <w:sz w:val="22"/>
              <w:szCs w:val="20"/>
              <w:lang w:eastAsia="en-US"/>
            </w:rPr>
          </w:rPrChange>
        </w:rPr>
      </w:pPr>
      <w:ins w:id="111" w:author="ROBERT F SYLVESTRE SIDIBE" w:date="2024-02-26T08:40:00Z">
        <w:r w:rsidRPr="00F65572">
          <w:rPr>
            <w:rFonts w:ascii="Arial" w:eastAsia="Calibri" w:hAnsi="Arial" w:cs="Arial"/>
            <w:color w:val="000000" w:themeColor="text1"/>
            <w:lang w:eastAsia="en-US"/>
            <w:rPrChange w:id="112"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w:t>
        </w:r>
      </w:ins>
      <w:ins w:id="113" w:author="ROBERT F SYLVESTRE SIDIBE" w:date="2024-02-26T08:51:00Z">
        <w:r w:rsidR="00E86B63">
          <w:rPr>
            <w:rFonts w:ascii="Arial" w:eastAsia="Calibri" w:hAnsi="Arial" w:cs="Arial"/>
            <w:color w:val="000000" w:themeColor="text1"/>
            <w:lang w:eastAsia="en-US"/>
          </w:rPr>
          <w:t xml:space="preserve">u </w:t>
        </w:r>
      </w:ins>
      <w:ins w:id="114" w:author="ROBERT F SYLVESTRE SIDIBE" w:date="2024-02-26T08:40:00Z">
        <w:r w:rsidRPr="00F65572">
          <w:rPr>
            <w:rFonts w:ascii="Arial" w:eastAsia="Calibri" w:hAnsi="Arial" w:cs="Arial"/>
            <w:color w:val="000000" w:themeColor="text1"/>
            <w:lang w:eastAsia="en-US"/>
            <w:rPrChange w:id="115" w:author="ROBERT F SYLVESTRE SIDIBE" w:date="2024-02-26T08:44:00Z">
              <w:rPr>
                <w:rFonts w:ascii="Arial" w:eastAsia="Calibri" w:hAnsi="Arial" w:cs="Arial"/>
                <w:color w:val="000000" w:themeColor="text1"/>
                <w:sz w:val="22"/>
                <w:szCs w:val="20"/>
                <w:lang w:eastAsia="en-US"/>
              </w:rPr>
            </w:rPrChange>
          </w:rPr>
          <w:t>programme</w:t>
        </w:r>
      </w:ins>
      <w:ins w:id="116" w:author="ROBERT F SYLVESTRE SIDIBE" w:date="2024-02-26T08:51:00Z">
        <w:r w:rsidR="00E86B63">
          <w:rPr>
            <w:rFonts w:ascii="Arial" w:eastAsia="Calibri" w:hAnsi="Arial" w:cs="Arial"/>
            <w:color w:val="000000" w:themeColor="text1"/>
            <w:lang w:eastAsia="en-US"/>
          </w:rPr>
          <w:t xml:space="preserve"> </w:t>
        </w:r>
      </w:ins>
      <w:ins w:id="117" w:author="ROBERT F SYLVESTRE SIDIBE" w:date="2024-02-26T08:40:00Z">
        <w:r w:rsidRPr="00F65572">
          <w:rPr>
            <w:rFonts w:ascii="Arial" w:eastAsia="Calibri" w:hAnsi="Arial" w:cs="Arial"/>
            <w:color w:val="000000" w:themeColor="text1"/>
            <w:lang w:eastAsia="en-US"/>
            <w:rPrChange w:id="118" w:author="ROBERT F SYLVESTRE SIDIBE" w:date="2024-02-26T08:44:00Z">
              <w:rPr>
                <w:rFonts w:ascii="Arial" w:eastAsia="Calibri" w:hAnsi="Arial" w:cs="Arial"/>
                <w:color w:val="000000" w:themeColor="text1"/>
                <w:sz w:val="22"/>
                <w:szCs w:val="20"/>
                <w:lang w:eastAsia="en-US"/>
              </w:rPr>
            </w:rPrChange>
          </w:rPr>
          <w:t>de Master</w:t>
        </w:r>
      </w:ins>
      <w:ins w:id="119" w:author="ROBERT F SYLVESTRE SIDIBE" w:date="2024-02-26T08:51:00Z">
        <w:r w:rsidR="00E86B63">
          <w:rPr>
            <w:rFonts w:ascii="Arial" w:eastAsia="Calibri" w:hAnsi="Arial" w:cs="Arial"/>
            <w:color w:val="000000" w:themeColor="text1"/>
            <w:lang w:eastAsia="en-US"/>
          </w:rPr>
          <w:t xml:space="preserve"> </w:t>
        </w:r>
        <w:r w:rsidR="00E86B63">
          <w:rPr>
            <w:rFonts w:ascii="Arial" w:eastAsia="Calibri" w:hAnsi="Arial" w:cs="Arial"/>
            <w:color w:val="000000" w:themeColor="text1"/>
            <w:szCs w:val="24"/>
            <w:lang w:eastAsia="en-US"/>
          </w:rPr>
          <w:t>en</w:t>
        </w:r>
        <w:r w:rsidR="00E86B63" w:rsidRPr="00AB470B">
          <w:rPr>
            <w:rFonts w:ascii="Arial" w:eastAsia="Calibri" w:hAnsi="Arial" w:cs="Arial"/>
            <w:color w:val="000000" w:themeColor="text1"/>
            <w:szCs w:val="24"/>
            <w:lang w:eastAsia="en-US"/>
          </w:rPr>
          <w:t xml:space="preserve"> </w:t>
        </w:r>
      </w:ins>
      <w:ins w:id="120" w:author="ROBERT F SYLVESTRE SIDIBE" w:date="2024-02-26T09:29:00Z">
        <w:r w:rsidR="002116C5" w:rsidRPr="00AB470B">
          <w:rPr>
            <w:rFonts w:ascii="Arial" w:eastAsia="Calibri" w:hAnsi="Arial" w:cs="Arial"/>
            <w:color w:val="000000" w:themeColor="text1"/>
            <w:szCs w:val="24"/>
            <w:lang w:eastAsia="en-US"/>
          </w:rPr>
          <w:t>Gynécologie-obstétrique</w:t>
        </w:r>
      </w:ins>
      <w:ins w:id="121" w:author="ROBERT F SYLVESTRE SIDIBE" w:date="2024-02-26T08:40:00Z">
        <w:r w:rsidRPr="00F65572">
          <w:rPr>
            <w:rFonts w:ascii="Arial" w:eastAsia="Calibri" w:hAnsi="Arial" w:cs="Arial"/>
            <w:color w:val="000000" w:themeColor="text1"/>
            <w:lang w:eastAsia="en-US"/>
            <w:rPrChange w:id="122" w:author="ROBERT F SYLVESTRE SIDIBE" w:date="2024-02-26T08:44:00Z">
              <w:rPr>
                <w:rFonts w:ascii="Arial" w:eastAsia="Calibri" w:hAnsi="Arial" w:cs="Arial"/>
                <w:color w:val="000000" w:themeColor="text1"/>
                <w:sz w:val="22"/>
                <w:szCs w:val="20"/>
                <w:lang w:eastAsia="en-US"/>
              </w:rPr>
            </w:rPrChange>
          </w:rPr>
          <w:t>.</w:t>
        </w:r>
      </w:ins>
    </w:p>
    <w:p w14:paraId="331D5FE2" w14:textId="77777777" w:rsidR="004E0468" w:rsidRPr="00F65572" w:rsidRDefault="004E0468" w:rsidP="004E0468">
      <w:pPr>
        <w:numPr>
          <w:ilvl w:val="0"/>
          <w:numId w:val="2"/>
        </w:numPr>
        <w:spacing w:line="276" w:lineRule="auto"/>
        <w:jc w:val="left"/>
        <w:rPr>
          <w:ins w:id="123" w:author="ROBERT F SYLVESTRE SIDIBE" w:date="2024-02-26T08:43:00Z"/>
          <w:rFonts w:ascii="Arial" w:eastAsia="Calibri" w:hAnsi="Arial" w:cs="Arial"/>
          <w:color w:val="000000" w:themeColor="text1"/>
          <w:lang w:eastAsia="en-US"/>
          <w:rPrChange w:id="124" w:author="ROBERT F SYLVESTRE SIDIBE" w:date="2024-02-26T08:44:00Z">
            <w:rPr>
              <w:ins w:id="125" w:author="ROBERT F SYLVESTRE SIDIBE" w:date="2024-02-26T08:43:00Z"/>
              <w:rFonts w:ascii="Arial" w:eastAsia="Calibri" w:hAnsi="Arial" w:cs="Arial"/>
              <w:color w:val="000000" w:themeColor="text1"/>
              <w:sz w:val="22"/>
              <w:szCs w:val="20"/>
              <w:lang w:eastAsia="en-US"/>
            </w:rPr>
          </w:rPrChange>
        </w:rPr>
      </w:pPr>
      <w:ins w:id="126" w:author="ROBERT F SYLVESTRE SIDIBE" w:date="2024-02-26T08:40:00Z">
        <w:r w:rsidRPr="00F65572">
          <w:rPr>
            <w:rFonts w:ascii="Arial" w:eastAsia="Calibri" w:hAnsi="Arial" w:cs="Arial"/>
            <w:color w:val="000000" w:themeColor="text1"/>
            <w:lang w:eastAsia="en-US"/>
            <w:rPrChange w:id="127"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128" w:author="ROBERT F SYLVESTRE SIDIBE" w:date="2024-02-26T08:40:00Z"/>
          <w:rFonts w:ascii="Arial" w:eastAsia="Calibri" w:hAnsi="Arial" w:cs="Arial"/>
          <w:color w:val="000000" w:themeColor="text1"/>
          <w:lang w:eastAsia="en-US"/>
          <w:rPrChange w:id="129" w:author="ROBERT F SYLVESTRE SIDIBE" w:date="2024-02-26T08:44:00Z">
            <w:rPr>
              <w:ins w:id="130" w:author="ROBERT F SYLVESTRE SIDIBE" w:date="2024-02-26T08:40:00Z"/>
              <w:rFonts w:ascii="Arial" w:eastAsia="Calibri" w:hAnsi="Arial" w:cs="Arial"/>
              <w:color w:val="000000" w:themeColor="text1"/>
              <w:sz w:val="22"/>
              <w:szCs w:val="20"/>
              <w:lang w:eastAsia="en-US"/>
            </w:rPr>
          </w:rPrChange>
        </w:rPr>
        <w:pPrChange w:id="131"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32" w:author="ROBERT F SYLVESTRE SIDIBE" w:date="2024-02-26T08:40:00Z"/>
          <w:rFonts w:ascii="Arial" w:eastAsia="Calibri" w:hAnsi="Arial" w:cs="Arial"/>
          <w:color w:val="000000" w:themeColor="text1"/>
          <w:lang w:eastAsia="en-US"/>
          <w:rPrChange w:id="133" w:author="ROBERT F SYLVESTRE SIDIBE" w:date="2024-02-26T08:44:00Z">
            <w:rPr>
              <w:ins w:id="134" w:author="ROBERT F SYLVESTRE SIDIBE" w:date="2024-02-26T08:40:00Z"/>
              <w:rFonts w:ascii="Arial" w:eastAsia="Calibri" w:hAnsi="Arial" w:cs="Arial"/>
              <w:color w:val="000000" w:themeColor="text1"/>
              <w:sz w:val="22"/>
              <w:szCs w:val="20"/>
              <w:lang w:eastAsia="en-US"/>
            </w:rPr>
          </w:rPrChange>
        </w:rPr>
      </w:pPr>
      <w:ins w:id="135" w:author="ROBERT F SYLVESTRE SIDIBE" w:date="2024-02-26T08:40:00Z">
        <w:r w:rsidRPr="00F65572">
          <w:rPr>
            <w:rFonts w:ascii="Arial" w:eastAsia="Calibri" w:hAnsi="Arial" w:cs="Arial"/>
            <w:b/>
            <w:bCs/>
            <w:color w:val="000000" w:themeColor="text1"/>
            <w:lang w:eastAsia="en-US"/>
            <w:rPrChange w:id="136"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42F5F089" w:rsidR="004E0468" w:rsidRPr="00F65572" w:rsidRDefault="004E0468" w:rsidP="004E0468">
      <w:pPr>
        <w:numPr>
          <w:ilvl w:val="0"/>
          <w:numId w:val="3"/>
        </w:numPr>
        <w:spacing w:line="276" w:lineRule="auto"/>
        <w:jc w:val="left"/>
        <w:rPr>
          <w:ins w:id="137" w:author="ROBERT F SYLVESTRE SIDIBE" w:date="2024-02-26T08:40:00Z"/>
          <w:rFonts w:ascii="Arial" w:eastAsia="Calibri" w:hAnsi="Arial" w:cs="Arial"/>
          <w:color w:val="000000" w:themeColor="text1"/>
          <w:lang w:eastAsia="en-US"/>
          <w:rPrChange w:id="138" w:author="ROBERT F SYLVESTRE SIDIBE" w:date="2024-02-26T08:44:00Z">
            <w:rPr>
              <w:ins w:id="139" w:author="ROBERT F SYLVESTRE SIDIBE" w:date="2024-02-26T08:40:00Z"/>
              <w:rFonts w:ascii="Arial" w:eastAsia="Calibri" w:hAnsi="Arial" w:cs="Arial"/>
              <w:color w:val="000000" w:themeColor="text1"/>
              <w:sz w:val="22"/>
              <w:szCs w:val="20"/>
              <w:lang w:eastAsia="en-US"/>
            </w:rPr>
          </w:rPrChange>
        </w:rPr>
      </w:pPr>
      <w:ins w:id="140" w:author="ROBERT F SYLVESTRE SIDIBE" w:date="2024-02-26T08:40:00Z">
        <w:r w:rsidRPr="00F65572">
          <w:rPr>
            <w:rFonts w:ascii="Arial" w:eastAsia="Calibri" w:hAnsi="Arial" w:cs="Arial"/>
            <w:color w:val="000000" w:themeColor="text1"/>
            <w:lang w:eastAsia="en-US"/>
            <w:rPrChange w:id="141" w:author="ROBERT F SYLVESTRE SIDIBE" w:date="2024-02-26T08:44:00Z">
              <w:rPr>
                <w:rFonts w:ascii="Arial" w:eastAsia="Calibri" w:hAnsi="Arial" w:cs="Arial"/>
                <w:color w:val="000000" w:themeColor="text1"/>
                <w:sz w:val="22"/>
                <w:szCs w:val="20"/>
                <w:lang w:eastAsia="en-US"/>
              </w:rPr>
            </w:rPrChange>
          </w:rPr>
          <w:t>Spécialistes dans des domaines spécifiques</w:t>
        </w:r>
      </w:ins>
      <w:ins w:id="142" w:author="ROBERT F SYLVESTRE SIDIBE" w:date="2024-02-26T08:51:00Z">
        <w:r w:rsidR="00E86B63">
          <w:rPr>
            <w:rFonts w:ascii="Arial" w:eastAsia="Calibri" w:hAnsi="Arial" w:cs="Arial"/>
            <w:color w:val="000000" w:themeColor="text1"/>
            <w:lang w:eastAsia="en-US"/>
          </w:rPr>
          <w:t xml:space="preserve"> d</w:t>
        </w:r>
      </w:ins>
      <w:ins w:id="143" w:author="ROBERT F SYLVESTRE SIDIBE" w:date="2024-02-26T08:57:00Z">
        <w:r w:rsidR="00A266E1">
          <w:rPr>
            <w:rFonts w:ascii="Arial" w:eastAsia="Calibri" w:hAnsi="Arial" w:cs="Arial"/>
            <w:color w:val="000000" w:themeColor="text1"/>
            <w:lang w:eastAsia="en-US"/>
          </w:rPr>
          <w:t>e</w:t>
        </w:r>
      </w:ins>
      <w:ins w:id="144" w:author="ROBERT F SYLVESTRE SIDIBE" w:date="2024-02-26T09:30:00Z">
        <w:r w:rsidR="002116C5">
          <w:rPr>
            <w:rFonts w:ascii="Arial" w:eastAsia="Calibri" w:hAnsi="Arial" w:cs="Arial"/>
            <w:color w:val="000000" w:themeColor="text1"/>
            <w:lang w:eastAsia="en-US"/>
          </w:rPr>
          <w:t xml:space="preserve"> la </w:t>
        </w:r>
        <w:r w:rsidR="002116C5" w:rsidRPr="00AB470B">
          <w:rPr>
            <w:rFonts w:ascii="Arial" w:eastAsia="Calibri" w:hAnsi="Arial" w:cs="Arial"/>
            <w:color w:val="000000" w:themeColor="text1"/>
            <w:szCs w:val="24"/>
            <w:lang w:eastAsia="en-US"/>
          </w:rPr>
          <w:t>Gynécologie-obstétrique</w:t>
        </w:r>
      </w:ins>
      <w:ins w:id="145" w:author="ROBERT F SYLVESTRE SIDIBE" w:date="2024-02-26T08:40:00Z">
        <w:r w:rsidRPr="00F65572">
          <w:rPr>
            <w:rFonts w:ascii="Arial" w:eastAsia="Calibri" w:hAnsi="Arial" w:cs="Arial"/>
            <w:color w:val="000000" w:themeColor="text1"/>
            <w:lang w:eastAsia="en-US"/>
            <w:rPrChange w:id="146" w:author="ROBERT F SYLVESTRE SIDIBE" w:date="2024-02-26T08:44:00Z">
              <w:rPr>
                <w:rFonts w:ascii="Arial" w:eastAsia="Calibri" w:hAnsi="Arial" w:cs="Arial"/>
                <w:color w:val="000000" w:themeColor="text1"/>
                <w:sz w:val="22"/>
                <w:szCs w:val="20"/>
                <w:lang w:eastAsia="en-US"/>
              </w:rPr>
            </w:rPrChange>
          </w:rPr>
          <w:t>, responsables de la conception et de la dispensation des cours.</w:t>
        </w:r>
      </w:ins>
    </w:p>
    <w:p w14:paraId="6014E08B" w14:textId="5F5BB347" w:rsidR="004E0468" w:rsidRPr="00F65572" w:rsidRDefault="004E0468" w:rsidP="004E0468">
      <w:pPr>
        <w:numPr>
          <w:ilvl w:val="0"/>
          <w:numId w:val="3"/>
        </w:numPr>
        <w:spacing w:line="276" w:lineRule="auto"/>
        <w:jc w:val="left"/>
        <w:rPr>
          <w:ins w:id="147" w:author="ROBERT F SYLVESTRE SIDIBE" w:date="2024-02-26T08:43:00Z"/>
          <w:rFonts w:ascii="Arial" w:eastAsia="Calibri" w:hAnsi="Arial" w:cs="Arial"/>
          <w:color w:val="000000" w:themeColor="text1"/>
          <w:lang w:eastAsia="en-US"/>
          <w:rPrChange w:id="148" w:author="ROBERT F SYLVESTRE SIDIBE" w:date="2024-02-26T08:44:00Z">
            <w:rPr>
              <w:ins w:id="149" w:author="ROBERT F SYLVESTRE SIDIBE" w:date="2024-02-26T08:43:00Z"/>
              <w:rFonts w:ascii="Arial" w:eastAsia="Calibri" w:hAnsi="Arial" w:cs="Arial"/>
              <w:color w:val="000000" w:themeColor="text1"/>
              <w:sz w:val="22"/>
              <w:szCs w:val="20"/>
              <w:lang w:eastAsia="en-US"/>
            </w:rPr>
          </w:rPrChange>
        </w:rPr>
      </w:pPr>
      <w:ins w:id="150" w:author="ROBERT F SYLVESTRE SIDIBE" w:date="2024-02-26T08:40:00Z">
        <w:r w:rsidRPr="00F65572">
          <w:rPr>
            <w:rFonts w:ascii="Arial" w:eastAsia="Calibri" w:hAnsi="Arial" w:cs="Arial"/>
            <w:color w:val="000000" w:themeColor="text1"/>
            <w:lang w:eastAsia="en-US"/>
            <w:rPrChange w:id="151" w:author="ROBERT F SYLVESTRE SIDIBE" w:date="2024-02-26T08:44:00Z">
              <w:rPr>
                <w:rFonts w:ascii="Arial" w:eastAsia="Calibri" w:hAnsi="Arial" w:cs="Arial"/>
                <w:color w:val="000000" w:themeColor="text1"/>
                <w:sz w:val="22"/>
                <w:szCs w:val="20"/>
                <w:lang w:eastAsia="en-US"/>
              </w:rPr>
            </w:rPrChange>
          </w:rPr>
          <w:t xml:space="preserve">Impliqués dans la recherche académique et les projets de recherche liés </w:t>
        </w:r>
      </w:ins>
      <w:ins w:id="152" w:author="ROBERT F SYLVESTRE SIDIBE" w:date="2024-02-26T08:58:00Z">
        <w:r w:rsidR="00A266E1">
          <w:rPr>
            <w:rFonts w:ascii="Arial" w:eastAsia="Calibri" w:hAnsi="Arial" w:cs="Arial"/>
            <w:color w:val="000000" w:themeColor="text1"/>
            <w:lang w:eastAsia="en-US"/>
          </w:rPr>
          <w:t>à l</w:t>
        </w:r>
      </w:ins>
      <w:ins w:id="153" w:author="ROBERT F SYLVESTRE SIDIBE" w:date="2024-02-26T09:04:00Z">
        <w:r w:rsidR="004033FB">
          <w:rPr>
            <w:rFonts w:ascii="Arial" w:eastAsia="Calibri" w:hAnsi="Arial" w:cs="Arial"/>
            <w:color w:val="000000" w:themeColor="text1"/>
            <w:lang w:eastAsia="en-US"/>
          </w:rPr>
          <w:t xml:space="preserve">a </w:t>
        </w:r>
      </w:ins>
      <w:ins w:id="154" w:author="ROBERT F SYLVESTRE SIDIBE" w:date="2024-02-26T09:30:00Z">
        <w:r w:rsidR="002116C5" w:rsidRPr="00AB470B">
          <w:rPr>
            <w:rFonts w:ascii="Arial" w:eastAsia="Calibri" w:hAnsi="Arial" w:cs="Arial"/>
            <w:color w:val="000000" w:themeColor="text1"/>
            <w:szCs w:val="24"/>
            <w:lang w:eastAsia="en-US"/>
          </w:rPr>
          <w:t>Gynécologie-obstétrique</w:t>
        </w:r>
      </w:ins>
      <w:ins w:id="155" w:author="ROBERT F SYLVESTRE SIDIBE" w:date="2024-02-26T08:40:00Z">
        <w:r w:rsidRPr="00F65572">
          <w:rPr>
            <w:rFonts w:ascii="Arial" w:eastAsia="Calibri" w:hAnsi="Arial" w:cs="Arial"/>
            <w:color w:val="000000" w:themeColor="text1"/>
            <w:lang w:eastAsia="en-US"/>
            <w:rPrChange w:id="156" w:author="ROBERT F SYLVESTRE SIDIBE" w:date="2024-02-26T08:44:00Z">
              <w:rPr>
                <w:rFonts w:ascii="Arial" w:eastAsia="Calibri" w:hAnsi="Arial" w:cs="Arial"/>
                <w:color w:val="000000" w:themeColor="text1"/>
                <w:sz w:val="22"/>
                <w:szCs w:val="20"/>
                <w:lang w:eastAsia="en-US"/>
              </w:rPr>
            </w:rPrChange>
          </w:rPr>
          <w:t>.</w:t>
        </w:r>
      </w:ins>
    </w:p>
    <w:p w14:paraId="516D730A" w14:textId="77777777" w:rsidR="00F65572" w:rsidRPr="00F65572" w:rsidRDefault="00F65572" w:rsidP="00F65572">
      <w:pPr>
        <w:spacing w:line="276" w:lineRule="auto"/>
        <w:ind w:left="720"/>
        <w:jc w:val="left"/>
        <w:rPr>
          <w:ins w:id="157" w:author="ROBERT F SYLVESTRE SIDIBE" w:date="2024-02-26T08:43:00Z"/>
          <w:rFonts w:ascii="Arial" w:eastAsia="Calibri" w:hAnsi="Arial" w:cs="Arial"/>
          <w:color w:val="000000" w:themeColor="text1"/>
          <w:lang w:eastAsia="en-US"/>
          <w:rPrChange w:id="158" w:author="ROBERT F SYLVESTRE SIDIBE" w:date="2024-02-26T08:44:00Z">
            <w:rPr>
              <w:ins w:id="159"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60" w:author="ROBERT F SYLVESTRE SIDIBE" w:date="2024-02-26T08:40:00Z"/>
          <w:rFonts w:ascii="Arial" w:eastAsia="Calibri" w:hAnsi="Arial" w:cs="Arial"/>
          <w:color w:val="000000" w:themeColor="text1"/>
          <w:lang w:eastAsia="en-US"/>
          <w:rPrChange w:id="161" w:author="ROBERT F SYLVESTRE SIDIBE" w:date="2024-02-26T08:44:00Z">
            <w:rPr>
              <w:ins w:id="162" w:author="ROBERT F SYLVESTRE SIDIBE" w:date="2024-02-26T08:40:00Z"/>
              <w:rFonts w:ascii="Arial" w:eastAsia="Calibri" w:hAnsi="Arial" w:cs="Arial"/>
              <w:color w:val="000000" w:themeColor="text1"/>
              <w:sz w:val="22"/>
              <w:szCs w:val="20"/>
              <w:lang w:eastAsia="en-US"/>
            </w:rPr>
          </w:rPrChange>
        </w:rPr>
        <w:pPrChange w:id="163"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64" w:author="ROBERT F SYLVESTRE SIDIBE" w:date="2024-02-26T08:40:00Z"/>
          <w:rFonts w:ascii="Arial" w:eastAsia="Calibri" w:hAnsi="Arial" w:cs="Arial"/>
          <w:color w:val="000000" w:themeColor="text1"/>
          <w:lang w:eastAsia="en-US"/>
          <w:rPrChange w:id="165" w:author="ROBERT F SYLVESTRE SIDIBE" w:date="2024-02-26T08:44:00Z">
            <w:rPr>
              <w:ins w:id="166" w:author="ROBERT F SYLVESTRE SIDIBE" w:date="2024-02-26T08:40:00Z"/>
              <w:rFonts w:ascii="Arial" w:eastAsia="Calibri" w:hAnsi="Arial" w:cs="Arial"/>
              <w:color w:val="000000" w:themeColor="text1"/>
              <w:sz w:val="22"/>
              <w:szCs w:val="20"/>
              <w:lang w:eastAsia="en-US"/>
            </w:rPr>
          </w:rPrChange>
        </w:rPr>
      </w:pPr>
      <w:ins w:id="167" w:author="ROBERT F SYLVESTRE SIDIBE" w:date="2024-02-26T08:40:00Z">
        <w:r w:rsidRPr="00F65572">
          <w:rPr>
            <w:rFonts w:ascii="Arial" w:eastAsia="Calibri" w:hAnsi="Arial" w:cs="Arial"/>
            <w:b/>
            <w:bCs/>
            <w:color w:val="000000" w:themeColor="text1"/>
            <w:lang w:eastAsia="en-US"/>
            <w:rPrChange w:id="168" w:author="ROBERT F SYLVESTRE SIDIBE" w:date="2024-02-26T08:44:00Z">
              <w:rPr>
                <w:rFonts w:ascii="Arial" w:eastAsia="Calibri" w:hAnsi="Arial" w:cs="Arial"/>
                <w:b/>
                <w:bCs/>
                <w:color w:val="000000" w:themeColor="text1"/>
                <w:sz w:val="22"/>
                <w:szCs w:val="20"/>
                <w:lang w:eastAsia="en-US"/>
              </w:rPr>
            </w:rPrChange>
          </w:rPr>
          <w:t>3. Coordinateur</w:t>
        </w:r>
      </w:ins>
      <w:ins w:id="169" w:author="ROBERT F SYLVESTRE SIDIBE" w:date="2024-02-26T08:41:00Z">
        <w:r w:rsidRPr="00F65572">
          <w:rPr>
            <w:rFonts w:ascii="Arial" w:eastAsia="Calibri" w:hAnsi="Arial" w:cs="Arial"/>
            <w:b/>
            <w:bCs/>
            <w:color w:val="000000" w:themeColor="text1"/>
            <w:lang w:eastAsia="en-US"/>
            <w:rPrChange w:id="170" w:author="ROBERT F SYLVESTRE SIDIBE" w:date="2024-02-26T08:44:00Z">
              <w:rPr>
                <w:rFonts w:ascii="Arial" w:eastAsia="Calibri" w:hAnsi="Arial" w:cs="Arial"/>
                <w:b/>
                <w:bCs/>
                <w:color w:val="000000" w:themeColor="text1"/>
                <w:sz w:val="22"/>
                <w:szCs w:val="20"/>
                <w:lang w:eastAsia="en-US"/>
              </w:rPr>
            </w:rPrChange>
          </w:rPr>
          <w:t xml:space="preserve"> </w:t>
        </w:r>
      </w:ins>
      <w:ins w:id="171" w:author="ROBERT F SYLVESTRE SIDIBE" w:date="2024-02-26T08:40:00Z">
        <w:r w:rsidRPr="00F65572">
          <w:rPr>
            <w:rFonts w:ascii="Arial" w:eastAsia="Calibri" w:hAnsi="Arial" w:cs="Arial"/>
            <w:b/>
            <w:bCs/>
            <w:color w:val="000000" w:themeColor="text1"/>
            <w:lang w:eastAsia="en-US"/>
            <w:rPrChange w:id="172" w:author="ROBERT F SYLVESTRE SIDIBE" w:date="2024-02-26T08:44:00Z">
              <w:rPr>
                <w:rFonts w:ascii="Arial" w:eastAsia="Calibri" w:hAnsi="Arial" w:cs="Arial"/>
                <w:b/>
                <w:bCs/>
                <w:color w:val="000000" w:themeColor="text1"/>
                <w:sz w:val="22"/>
                <w:szCs w:val="20"/>
                <w:lang w:eastAsia="en-US"/>
              </w:rPr>
            </w:rPrChange>
          </w:rPr>
          <w:t>des Stages et d</w:t>
        </w:r>
      </w:ins>
      <w:ins w:id="173" w:author="ROBERT F SYLVESTRE SIDIBE" w:date="2024-02-26T08:42:00Z">
        <w:r w:rsidR="00F65572" w:rsidRPr="00F65572">
          <w:rPr>
            <w:rFonts w:ascii="Arial" w:eastAsia="Calibri" w:hAnsi="Arial" w:cs="Arial"/>
            <w:b/>
            <w:bCs/>
            <w:color w:val="000000" w:themeColor="text1"/>
            <w:lang w:eastAsia="en-US"/>
            <w:rPrChange w:id="174" w:author="ROBERT F SYLVESTRE SIDIBE" w:date="2024-02-26T08:44:00Z">
              <w:rPr>
                <w:rFonts w:ascii="Arial" w:eastAsia="Calibri" w:hAnsi="Arial" w:cs="Arial"/>
                <w:b/>
                <w:bCs/>
                <w:color w:val="000000" w:themeColor="text1"/>
                <w:sz w:val="22"/>
                <w:szCs w:val="20"/>
                <w:lang w:eastAsia="en-US"/>
              </w:rPr>
            </w:rPrChange>
          </w:rPr>
          <w:t>e l’insertion professionnelle</w:t>
        </w:r>
      </w:ins>
      <w:ins w:id="175" w:author="ROBERT F SYLVESTRE SIDIBE" w:date="2024-02-26T08:40:00Z">
        <w:r w:rsidRPr="00F65572">
          <w:rPr>
            <w:rFonts w:ascii="Arial" w:eastAsia="Calibri" w:hAnsi="Arial" w:cs="Arial"/>
            <w:b/>
            <w:bCs/>
            <w:color w:val="000000" w:themeColor="text1"/>
            <w:lang w:eastAsia="en-US"/>
            <w:rPrChange w:id="176"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77" w:author="ROBERT F SYLVESTRE SIDIBE" w:date="2024-02-26T08:40:00Z"/>
          <w:rFonts w:ascii="Arial" w:eastAsia="Calibri" w:hAnsi="Arial" w:cs="Arial"/>
          <w:color w:val="000000" w:themeColor="text1"/>
          <w:lang w:eastAsia="en-US"/>
          <w:rPrChange w:id="178" w:author="ROBERT F SYLVESTRE SIDIBE" w:date="2024-02-26T08:44:00Z">
            <w:rPr>
              <w:ins w:id="179" w:author="ROBERT F SYLVESTRE SIDIBE" w:date="2024-02-26T08:40:00Z"/>
              <w:rFonts w:ascii="Arial" w:eastAsia="Calibri" w:hAnsi="Arial" w:cs="Arial"/>
              <w:color w:val="000000" w:themeColor="text1"/>
              <w:sz w:val="22"/>
              <w:szCs w:val="20"/>
              <w:lang w:eastAsia="en-US"/>
            </w:rPr>
          </w:rPrChange>
        </w:rPr>
      </w:pPr>
      <w:ins w:id="180" w:author="ROBERT F SYLVESTRE SIDIBE" w:date="2024-02-26T08:40:00Z">
        <w:r w:rsidRPr="00F65572">
          <w:rPr>
            <w:rFonts w:ascii="Arial" w:eastAsia="Calibri" w:hAnsi="Arial" w:cs="Arial"/>
            <w:color w:val="000000" w:themeColor="text1"/>
            <w:lang w:eastAsia="en-US"/>
            <w:rPrChange w:id="181"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82" w:author="ROBERT F SYLVESTRE SIDIBE" w:date="2024-02-26T08:43:00Z"/>
          <w:rFonts w:ascii="Arial" w:eastAsia="Calibri" w:hAnsi="Arial" w:cs="Arial"/>
          <w:color w:val="000000" w:themeColor="text1"/>
          <w:lang w:eastAsia="en-US"/>
          <w:rPrChange w:id="183" w:author="ROBERT F SYLVESTRE SIDIBE" w:date="2024-02-26T08:44:00Z">
            <w:rPr>
              <w:ins w:id="184" w:author="ROBERT F SYLVESTRE SIDIBE" w:date="2024-02-26T08:43:00Z"/>
              <w:rFonts w:ascii="Arial" w:eastAsia="Calibri" w:hAnsi="Arial" w:cs="Arial"/>
              <w:color w:val="000000" w:themeColor="text1"/>
              <w:sz w:val="22"/>
              <w:szCs w:val="20"/>
              <w:lang w:eastAsia="en-US"/>
            </w:rPr>
          </w:rPrChange>
        </w:rPr>
      </w:pPr>
      <w:ins w:id="185" w:author="ROBERT F SYLVESTRE SIDIBE" w:date="2024-02-26T08:40:00Z">
        <w:r w:rsidRPr="00F65572">
          <w:rPr>
            <w:rFonts w:ascii="Arial" w:eastAsia="Calibri" w:hAnsi="Arial" w:cs="Arial"/>
            <w:color w:val="000000" w:themeColor="text1"/>
            <w:lang w:eastAsia="en-US"/>
            <w:rPrChange w:id="186"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187" w:author="ROBERT F SYLVESTRE SIDIBE" w:date="2024-02-26T08:40:00Z"/>
          <w:rFonts w:ascii="Arial" w:eastAsia="Calibri" w:hAnsi="Arial" w:cs="Arial"/>
          <w:color w:val="000000" w:themeColor="text1"/>
          <w:lang w:eastAsia="en-US"/>
          <w:rPrChange w:id="188" w:author="ROBERT F SYLVESTRE SIDIBE" w:date="2024-02-26T08:44:00Z">
            <w:rPr>
              <w:ins w:id="189" w:author="ROBERT F SYLVESTRE SIDIBE" w:date="2024-02-26T08:40:00Z"/>
              <w:rFonts w:ascii="Arial" w:eastAsia="Calibri" w:hAnsi="Arial" w:cs="Arial"/>
              <w:color w:val="000000" w:themeColor="text1"/>
              <w:sz w:val="22"/>
              <w:szCs w:val="20"/>
              <w:lang w:eastAsia="en-US"/>
            </w:rPr>
          </w:rPrChange>
        </w:rPr>
        <w:pPrChange w:id="190"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191" w:author="ROBERT F SYLVESTRE SIDIBE" w:date="2024-02-26T08:40:00Z"/>
          <w:rFonts w:ascii="Arial" w:eastAsia="Calibri" w:hAnsi="Arial" w:cs="Arial"/>
          <w:color w:val="000000" w:themeColor="text1"/>
          <w:lang w:eastAsia="en-US"/>
          <w:rPrChange w:id="192" w:author="ROBERT F SYLVESTRE SIDIBE" w:date="2024-02-26T08:44:00Z">
            <w:rPr>
              <w:ins w:id="193" w:author="ROBERT F SYLVESTRE SIDIBE" w:date="2024-02-26T08:40:00Z"/>
              <w:rFonts w:ascii="Arial" w:eastAsia="Calibri" w:hAnsi="Arial" w:cs="Arial"/>
              <w:color w:val="000000" w:themeColor="text1"/>
              <w:sz w:val="22"/>
              <w:szCs w:val="20"/>
              <w:lang w:eastAsia="en-US"/>
            </w:rPr>
          </w:rPrChange>
        </w:rPr>
      </w:pPr>
      <w:ins w:id="194" w:author="ROBERT F SYLVESTRE SIDIBE" w:date="2024-02-26T08:40:00Z">
        <w:r w:rsidRPr="00F65572">
          <w:rPr>
            <w:rFonts w:ascii="Arial" w:eastAsia="Calibri" w:hAnsi="Arial" w:cs="Arial"/>
            <w:b/>
            <w:bCs/>
            <w:color w:val="000000" w:themeColor="text1"/>
            <w:lang w:eastAsia="en-US"/>
            <w:rPrChange w:id="195"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064573C8" w:rsidR="004E0468" w:rsidRPr="00F65572" w:rsidRDefault="004E0468" w:rsidP="004E0468">
      <w:pPr>
        <w:numPr>
          <w:ilvl w:val="0"/>
          <w:numId w:val="5"/>
        </w:numPr>
        <w:spacing w:line="276" w:lineRule="auto"/>
        <w:jc w:val="left"/>
        <w:rPr>
          <w:ins w:id="196" w:author="ROBERT F SYLVESTRE SIDIBE" w:date="2024-02-26T08:44:00Z"/>
          <w:rFonts w:ascii="Arial" w:eastAsia="Calibri" w:hAnsi="Arial" w:cs="Arial"/>
          <w:color w:val="000000" w:themeColor="text1"/>
          <w:lang w:eastAsia="en-US"/>
          <w:rPrChange w:id="197" w:author="ROBERT F SYLVESTRE SIDIBE" w:date="2024-02-26T08:44:00Z">
            <w:rPr>
              <w:ins w:id="198" w:author="ROBERT F SYLVESTRE SIDIBE" w:date="2024-02-26T08:44:00Z"/>
              <w:rFonts w:ascii="Arial" w:eastAsia="Calibri" w:hAnsi="Arial" w:cs="Arial"/>
              <w:color w:val="000000" w:themeColor="text1"/>
              <w:sz w:val="22"/>
              <w:szCs w:val="20"/>
              <w:lang w:eastAsia="en-US"/>
            </w:rPr>
          </w:rPrChange>
        </w:rPr>
      </w:pPr>
      <w:ins w:id="199" w:author="ROBERT F SYLVESTRE SIDIBE" w:date="2024-02-26T08:40:00Z">
        <w:r w:rsidRPr="00F65572">
          <w:rPr>
            <w:rFonts w:ascii="Arial" w:eastAsia="Calibri" w:hAnsi="Arial" w:cs="Arial"/>
            <w:color w:val="000000" w:themeColor="text1"/>
            <w:lang w:eastAsia="en-US"/>
            <w:rPrChange w:id="200"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w:t>
        </w:r>
      </w:ins>
      <w:ins w:id="201" w:author="ROBERT F SYLVESTRE SIDIBE" w:date="2024-02-26T08:53:00Z">
        <w:r w:rsidR="00562C56">
          <w:rPr>
            <w:rFonts w:ascii="Arial" w:eastAsia="Calibri" w:hAnsi="Arial" w:cs="Arial"/>
            <w:color w:val="000000" w:themeColor="text1"/>
            <w:lang w:eastAsia="en-US"/>
          </w:rPr>
          <w:t>u</w:t>
        </w:r>
      </w:ins>
      <w:ins w:id="202" w:author="ROBERT F SYLVESTRE SIDIBE" w:date="2024-02-26T08:40:00Z">
        <w:r w:rsidRPr="00F65572">
          <w:rPr>
            <w:rFonts w:ascii="Arial" w:eastAsia="Calibri" w:hAnsi="Arial" w:cs="Arial"/>
            <w:color w:val="000000" w:themeColor="text1"/>
            <w:lang w:eastAsia="en-US"/>
            <w:rPrChange w:id="203" w:author="ROBERT F SYLVESTRE SIDIBE" w:date="2024-02-26T08:44:00Z">
              <w:rPr>
                <w:rFonts w:ascii="Arial" w:eastAsia="Calibri" w:hAnsi="Arial" w:cs="Arial"/>
                <w:color w:val="000000" w:themeColor="text1"/>
                <w:sz w:val="22"/>
                <w:szCs w:val="20"/>
                <w:lang w:eastAsia="en-US"/>
              </w:rPr>
            </w:rPrChange>
          </w:rPr>
          <w:t xml:space="preserve"> programme</w:t>
        </w:r>
      </w:ins>
      <w:ins w:id="204" w:author="ROBERT F SYLVESTRE SIDIBE" w:date="2024-02-26T08:53:00Z">
        <w:r w:rsidR="00562C56" w:rsidRPr="00AB470B">
          <w:rPr>
            <w:rFonts w:ascii="Arial" w:eastAsia="Calibri" w:hAnsi="Arial" w:cs="Arial"/>
            <w:color w:val="000000" w:themeColor="text1"/>
            <w:szCs w:val="24"/>
            <w:lang w:eastAsia="en-US"/>
          </w:rPr>
          <w:t xml:space="preserve"> </w:t>
        </w:r>
      </w:ins>
      <w:ins w:id="205" w:author="ROBERT F SYLVESTRE SIDIBE" w:date="2024-02-26T09:30:00Z">
        <w:r w:rsidR="002116C5" w:rsidRPr="00AB470B">
          <w:rPr>
            <w:rFonts w:ascii="Arial" w:eastAsia="Calibri" w:hAnsi="Arial" w:cs="Arial"/>
            <w:color w:val="000000" w:themeColor="text1"/>
            <w:szCs w:val="24"/>
            <w:lang w:eastAsia="en-US"/>
          </w:rPr>
          <w:t>Gynécologie-obstétrique</w:t>
        </w:r>
      </w:ins>
      <w:ins w:id="206" w:author="ROBERT F SYLVESTRE SIDIBE" w:date="2024-02-26T08:44:00Z">
        <w:r w:rsidR="00F65572" w:rsidRPr="00F65572">
          <w:rPr>
            <w:rFonts w:ascii="Arial" w:eastAsia="Calibri" w:hAnsi="Arial" w:cs="Arial"/>
            <w:color w:val="000000" w:themeColor="text1"/>
            <w:lang w:eastAsia="en-US"/>
            <w:rPrChange w:id="207"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208" w:author="ROBERT F SYLVESTRE SIDIBE" w:date="2024-02-26T08:40:00Z"/>
          <w:rFonts w:ascii="Arial" w:eastAsia="Calibri" w:hAnsi="Arial" w:cs="Arial"/>
          <w:color w:val="000000" w:themeColor="text1"/>
          <w:lang w:eastAsia="en-US"/>
          <w:rPrChange w:id="209" w:author="ROBERT F SYLVESTRE SIDIBE" w:date="2024-02-26T08:44:00Z">
            <w:rPr>
              <w:ins w:id="210" w:author="ROBERT F SYLVESTRE SIDIBE" w:date="2024-02-26T08:40:00Z"/>
              <w:rFonts w:ascii="Arial" w:eastAsia="Calibri" w:hAnsi="Arial" w:cs="Arial"/>
              <w:color w:val="000000" w:themeColor="text1"/>
              <w:sz w:val="22"/>
              <w:szCs w:val="20"/>
              <w:lang w:eastAsia="en-US"/>
            </w:rPr>
          </w:rPrChange>
        </w:rPr>
        <w:pPrChange w:id="211"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212" w:author="ROBERT F SYLVESTRE SIDIBE" w:date="2024-02-26T08:40:00Z"/>
          <w:rFonts w:ascii="Arial" w:eastAsia="Calibri" w:hAnsi="Arial" w:cs="Arial"/>
          <w:color w:val="000000" w:themeColor="text1"/>
          <w:lang w:eastAsia="en-US"/>
          <w:rPrChange w:id="213" w:author="ROBERT F SYLVESTRE SIDIBE" w:date="2024-02-26T08:44:00Z">
            <w:rPr>
              <w:ins w:id="214" w:author="ROBERT F SYLVESTRE SIDIBE" w:date="2024-02-26T08:40:00Z"/>
              <w:rFonts w:ascii="Arial" w:eastAsia="Calibri" w:hAnsi="Arial" w:cs="Arial"/>
              <w:color w:val="000000" w:themeColor="text1"/>
              <w:sz w:val="22"/>
              <w:szCs w:val="20"/>
              <w:lang w:eastAsia="en-US"/>
            </w:rPr>
          </w:rPrChange>
        </w:rPr>
      </w:pPr>
      <w:ins w:id="215" w:author="ROBERT F SYLVESTRE SIDIBE" w:date="2024-02-26T08:40:00Z">
        <w:r w:rsidRPr="00F65572">
          <w:rPr>
            <w:rFonts w:ascii="Arial" w:eastAsia="Calibri" w:hAnsi="Arial" w:cs="Arial"/>
            <w:b/>
            <w:bCs/>
            <w:color w:val="000000" w:themeColor="text1"/>
            <w:lang w:eastAsia="en-US"/>
            <w:rPrChange w:id="216"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217" w:author="ROBERT F SYLVESTRE SIDIBE" w:date="2024-02-26T08:40:00Z"/>
          <w:rFonts w:ascii="Arial" w:eastAsia="Calibri" w:hAnsi="Arial" w:cs="Arial"/>
          <w:color w:val="000000" w:themeColor="text1"/>
          <w:lang w:eastAsia="en-US"/>
          <w:rPrChange w:id="218" w:author="ROBERT F SYLVESTRE SIDIBE" w:date="2024-02-26T08:44:00Z">
            <w:rPr>
              <w:ins w:id="219" w:author="ROBERT F SYLVESTRE SIDIBE" w:date="2024-02-26T08:40:00Z"/>
              <w:rFonts w:ascii="Arial" w:eastAsia="Calibri" w:hAnsi="Arial" w:cs="Arial"/>
              <w:color w:val="000000" w:themeColor="text1"/>
              <w:sz w:val="22"/>
              <w:szCs w:val="20"/>
              <w:lang w:eastAsia="en-US"/>
            </w:rPr>
          </w:rPrChange>
        </w:rPr>
      </w:pPr>
      <w:ins w:id="220" w:author="ROBERT F SYLVESTRE SIDIBE" w:date="2024-02-26T08:40:00Z">
        <w:r w:rsidRPr="00F65572">
          <w:rPr>
            <w:rFonts w:ascii="Arial" w:eastAsia="Calibri" w:hAnsi="Arial" w:cs="Arial"/>
            <w:color w:val="000000" w:themeColor="text1"/>
            <w:lang w:eastAsia="en-US"/>
            <w:rPrChange w:id="221"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222" w:author="ROBERT F SYLVESTRE SIDIBE" w:date="2024-02-26T07:18:00Z">
            <w:rPr>
              <w:rFonts w:ascii="Arial" w:eastAsia="Calibri" w:hAnsi="Arial" w:cs="Arial"/>
              <w:color w:val="000000" w:themeColor="text1"/>
              <w:lang w:eastAsia="en-US"/>
            </w:rPr>
          </w:rPrChange>
        </w:rPr>
        <w:pPrChange w:id="223" w:author="ROBERT F SYLVESTRE SIDIBE" w:date="2024-02-26T06:58:00Z">
          <w:pPr>
            <w:spacing w:line="240" w:lineRule="auto"/>
            <w:jc w:val="right"/>
          </w:pPr>
        </w:pPrChange>
      </w:pPr>
      <w:ins w:id="224"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225" w:author="ROBERT F SYLVESTRE SIDIBE" w:date="2024-02-26T07:18:00Z">
            <w:rPr>
              <w:rFonts w:ascii="Arial" w:eastAsia="Calibri" w:hAnsi="Arial" w:cs="Arial"/>
              <w:color w:val="000000" w:themeColor="text1"/>
              <w:szCs w:val="24"/>
              <w:lang w:eastAsia="en-US"/>
            </w:rPr>
          </w:rPrChange>
        </w:rPr>
        <w:t>Bamako</w:t>
      </w:r>
      <w:ins w:id="226"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227" w:author="ROBERT F SYLVESTRE SIDIBE" w:date="2024-02-26T07:18:00Z">
            <w:rPr>
              <w:rFonts w:ascii="Arial" w:eastAsia="Calibri" w:hAnsi="Arial" w:cs="Arial"/>
              <w:color w:val="000000" w:themeColor="text1"/>
              <w:szCs w:val="24"/>
              <w:lang w:eastAsia="en-US"/>
            </w:rPr>
          </w:rPrChange>
        </w:rPr>
        <w:t xml:space="preserve"> le </w:t>
      </w:r>
      <w:ins w:id="228"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229"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230" w:author="ROBERT F SYLVESTRE SIDIBE" w:date="2024-02-26T06:58:00Z">
        <w:r w:rsidRPr="009965A6">
          <w:rPr>
            <w:rFonts w:ascii="Arial" w:eastAsia="Calibri" w:hAnsi="Arial" w:cs="Arial"/>
            <w:color w:val="000000" w:themeColor="text1"/>
            <w:sz w:val="22"/>
            <w:lang w:eastAsia="en-US"/>
            <w:rPrChange w:id="231" w:author="ROBERT F SYLVESTRE SIDIBE" w:date="2024-02-26T07:18:00Z">
              <w:rPr>
                <w:rFonts w:ascii="Arial" w:eastAsia="Calibri" w:hAnsi="Arial" w:cs="Arial"/>
                <w:color w:val="000000" w:themeColor="text1"/>
                <w:szCs w:val="24"/>
                <w:lang w:eastAsia="en-US"/>
              </w:rPr>
            </w:rPrChange>
          </w:rPr>
          <w:t>octo</w:t>
        </w:r>
      </w:ins>
      <w:del w:id="232" w:author="ROBERT F SYLVESTRE SIDIBE" w:date="2024-02-26T06:57:00Z">
        <w:r w:rsidR="003A2FC4" w:rsidRPr="009965A6" w:rsidDel="00146178">
          <w:rPr>
            <w:rFonts w:ascii="Arial" w:eastAsia="Calibri" w:hAnsi="Arial" w:cs="Arial"/>
            <w:color w:val="000000" w:themeColor="text1"/>
            <w:sz w:val="22"/>
            <w:lang w:eastAsia="en-US"/>
            <w:rPrChange w:id="233"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234"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235"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236" w:author="ROBERT F SYLVESTRE SIDIBE" w:date="2024-02-26T07:18:00Z">
            <w:rPr>
              <w:rFonts w:ascii="Arial" w:eastAsia="Calibri" w:hAnsi="Arial" w:cs="Arial"/>
              <w:color w:val="000000" w:themeColor="text1"/>
              <w:szCs w:val="24"/>
              <w:lang w:eastAsia="en-US"/>
            </w:rPr>
          </w:rPrChange>
        </w:rPr>
        <w:t>bre 20</w:t>
      </w:r>
      <w:ins w:id="237" w:author="ROBERT F SYLVESTRE SIDIBE" w:date="2024-02-26T08:46:00Z">
        <w:r w:rsidR="00A142B9">
          <w:rPr>
            <w:rFonts w:ascii="Arial" w:eastAsia="Calibri" w:hAnsi="Arial" w:cs="Arial"/>
            <w:color w:val="000000" w:themeColor="text1"/>
            <w:sz w:val="22"/>
            <w:lang w:eastAsia="en-US"/>
          </w:rPr>
          <w:t>19</w:t>
        </w:r>
      </w:ins>
      <w:del w:id="238" w:author="ROBERT F SYLVESTRE SIDIBE" w:date="2024-02-26T08:46:00Z">
        <w:r w:rsidR="009407C9" w:rsidRPr="009965A6" w:rsidDel="00A142B9">
          <w:rPr>
            <w:rFonts w:ascii="Arial" w:eastAsia="Calibri" w:hAnsi="Arial" w:cs="Arial"/>
            <w:color w:val="000000" w:themeColor="text1"/>
            <w:sz w:val="22"/>
            <w:lang w:eastAsia="en-US"/>
            <w:rPrChange w:id="239" w:author="ROBERT F SYLVESTRE SIDIBE" w:date="2024-02-26T07:18:00Z">
              <w:rPr>
                <w:rFonts w:ascii="Arial" w:eastAsia="Calibri" w:hAnsi="Arial" w:cs="Arial"/>
                <w:color w:val="000000" w:themeColor="text1"/>
                <w:szCs w:val="24"/>
                <w:lang w:eastAsia="en-US"/>
              </w:rPr>
            </w:rPrChange>
          </w:rPr>
          <w:delText>2</w:delText>
        </w:r>
      </w:del>
      <w:del w:id="240" w:author="ROBERT F SYLVESTRE SIDIBE" w:date="2024-02-26T06:58:00Z">
        <w:r w:rsidR="009407C9" w:rsidRPr="009965A6" w:rsidDel="00146178">
          <w:rPr>
            <w:rFonts w:ascii="Arial" w:eastAsia="Calibri" w:hAnsi="Arial" w:cs="Arial"/>
            <w:color w:val="000000" w:themeColor="text1"/>
            <w:sz w:val="22"/>
            <w:lang w:eastAsia="en-US"/>
            <w:rPrChange w:id="241"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242"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243" w:author="ROBERT F SYLVESTRE SIDIBE" w:date="2024-02-15T17:39:00Z"/>
          <w:rFonts w:ascii="Arial" w:eastAsia="Calibri" w:hAnsi="Arial" w:cs="Arial"/>
          <w:b/>
          <w:bCs/>
          <w:color w:val="000000" w:themeColor="text1"/>
          <w:sz w:val="28"/>
          <w:szCs w:val="28"/>
          <w:lang w:eastAsia="en-US"/>
        </w:rPr>
      </w:pPr>
      <w:ins w:id="244" w:author="ROBERT F SYLVESTRE SIDIBE" w:date="2024-02-15T17:39:00Z">
        <w:r w:rsidRPr="009965A6">
          <w:rPr>
            <w:rFonts w:ascii="Arial" w:eastAsia="Calibri" w:hAnsi="Arial" w:cs="Arial"/>
            <w:b/>
            <w:bCs/>
            <w:noProof/>
            <w:color w:val="000000" w:themeColor="text1"/>
            <w:sz w:val="22"/>
            <w:szCs w:val="20"/>
            <w:lang w:eastAsia="en-US"/>
            <w:rPrChange w:id="245"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46"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47"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48"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49"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50" w:author="ROBERT F SYLVESTRE SIDIBE" w:date="2024-02-26T07:21:00Z">
          <w:pPr>
            <w:spacing w:line="240" w:lineRule="auto"/>
            <w:ind w:left="5664"/>
          </w:pPr>
        </w:pPrChange>
      </w:pPr>
      <w:ins w:id="251" w:author="ROBERT F SYLVESTRE SIDIBE" w:date="2024-02-26T07:21:00Z">
        <w:r>
          <w:rPr>
            <w:rFonts w:ascii="Arial" w:eastAsia="Calibri" w:hAnsi="Arial" w:cs="Arial"/>
            <w:b/>
            <w:bCs/>
            <w:color w:val="000000" w:themeColor="text1"/>
            <w:lang w:eastAsia="en-US"/>
          </w:rPr>
          <w:t xml:space="preserve">                                                                            </w:t>
        </w:r>
      </w:ins>
      <w:del w:id="252"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53"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B91F5D">
      <w:pgSz w:w="11906" w:h="16838"/>
      <w:pgMar w:top="1560" w:right="1417" w:bottom="1418" w:left="1417" w:header="708" w:footer="708" w:gutter="0"/>
      <w:cols w:space="708"/>
      <w:docGrid w:linePitch="360"/>
      <w:sectPrChange w:id="254" w:author="ROBERT F SYLVESTRE SIDIBE" w:date="2024-02-26T08:44:00Z">
        <w:sectPr w:rsidR="00D64EBF" w:rsidSect="00B91F5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25B4D"/>
    <w:rsid w:val="00146178"/>
    <w:rsid w:val="002116C5"/>
    <w:rsid w:val="00390E6F"/>
    <w:rsid w:val="00394C0C"/>
    <w:rsid w:val="003A2FC4"/>
    <w:rsid w:val="003D6EF2"/>
    <w:rsid w:val="004033FB"/>
    <w:rsid w:val="004E0468"/>
    <w:rsid w:val="00562C56"/>
    <w:rsid w:val="0075542A"/>
    <w:rsid w:val="007B637C"/>
    <w:rsid w:val="007C5CDA"/>
    <w:rsid w:val="007E5EE8"/>
    <w:rsid w:val="009407C9"/>
    <w:rsid w:val="009475FB"/>
    <w:rsid w:val="009965A6"/>
    <w:rsid w:val="00A13517"/>
    <w:rsid w:val="00A142B9"/>
    <w:rsid w:val="00A266E1"/>
    <w:rsid w:val="00A53C3C"/>
    <w:rsid w:val="00B91F5D"/>
    <w:rsid w:val="00CB2D79"/>
    <w:rsid w:val="00D64EBF"/>
    <w:rsid w:val="00DD08CC"/>
    <w:rsid w:val="00E86B63"/>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569</Words>
  <Characters>3130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cp:lastPrinted>2024-02-26T09:05:00Z</cp:lastPrinted>
  <dcterms:created xsi:type="dcterms:W3CDTF">2024-02-26T09:27:00Z</dcterms:created>
  <dcterms:modified xsi:type="dcterms:W3CDTF">2024-02-26T09:31:00Z</dcterms:modified>
</cp:coreProperties>
</file>