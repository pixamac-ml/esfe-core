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1E380462" w:rsidR="003A2FC4" w:rsidRPr="005C0981" w:rsidRDefault="009407C9" w:rsidP="003A2FC4">
      <w:pPr>
        <w:shd w:val="clear" w:color="auto" w:fill="FFFFFF"/>
        <w:spacing w:line="240" w:lineRule="auto"/>
        <w:ind w:right="9"/>
        <w:jc w:val="center"/>
        <w:rPr>
          <w:b/>
          <w:color w:val="000000" w:themeColor="text1"/>
          <w:sz w:val="44"/>
        </w:rPr>
      </w:pPr>
      <w:r w:rsidRPr="007A4AFC">
        <w:rPr>
          <w:rFonts w:eastAsia="Calibri"/>
          <w:bCs/>
          <w:noProof/>
          <w:color w:val="000000" w:themeColor="text1"/>
          <w:sz w:val="40"/>
          <w:szCs w:val="40"/>
          <w:lang w:eastAsia="en-US"/>
          <w:rPrChange w:id="0"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44921A3C">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52C69B" w14:textId="1A3FD76C" w:rsidR="003A2FC4" w:rsidRPr="005C0981" w:rsidRDefault="003A2FC4" w:rsidP="003A2FC4">
      <w:pPr>
        <w:shd w:val="clear" w:color="auto" w:fill="FFFFFF"/>
        <w:spacing w:line="240" w:lineRule="auto"/>
        <w:ind w:right="9"/>
        <w:jc w:val="center"/>
        <w:rPr>
          <w:b/>
          <w:color w:val="000000" w:themeColor="text1"/>
          <w:sz w:val="44"/>
        </w:rPr>
      </w:pPr>
    </w:p>
    <w:p w14:paraId="5E99EEF7" w14:textId="77777777" w:rsidR="003A2FC4" w:rsidRPr="005C0981" w:rsidRDefault="003A2FC4" w:rsidP="003A2FC4">
      <w:pPr>
        <w:shd w:val="clear" w:color="auto" w:fill="FFFFFF"/>
        <w:spacing w:line="240" w:lineRule="auto"/>
        <w:ind w:right="9"/>
        <w:jc w:val="center"/>
        <w:rPr>
          <w:b/>
          <w:color w:val="000000" w:themeColor="text1"/>
          <w:sz w:val="20"/>
          <w:szCs w:val="8"/>
        </w:rPr>
      </w:pPr>
    </w:p>
    <w:p w14:paraId="52715E95" w14:textId="355157AC" w:rsidR="003A2FC4" w:rsidRPr="005C0981" w:rsidRDefault="003A2FC4" w:rsidP="003A2FC4">
      <w:pPr>
        <w:spacing w:line="240" w:lineRule="auto"/>
        <w:jc w:val="center"/>
        <w:rPr>
          <w:rFonts w:ascii="Arial" w:eastAsia="Calibri" w:hAnsi="Arial" w:cs="Arial"/>
          <w:b/>
          <w:bCs/>
          <w:color w:val="000000" w:themeColor="text1"/>
          <w:sz w:val="36"/>
          <w:szCs w:val="36"/>
          <w:lang w:eastAsia="en-US"/>
        </w:rPr>
      </w:pPr>
      <w:r w:rsidRPr="005C0981">
        <w:rPr>
          <w:rFonts w:ascii="Arial" w:eastAsia="Calibri" w:hAnsi="Arial" w:cs="Arial"/>
          <w:b/>
          <w:bCs/>
          <w:color w:val="000000" w:themeColor="text1"/>
          <w:sz w:val="36"/>
          <w:szCs w:val="36"/>
          <w:lang w:eastAsia="en-US"/>
        </w:rPr>
        <w:t>DECISION N°00</w:t>
      </w:r>
      <w:ins w:id="1" w:author="ROBERT F SYLVESTRE SIDIBE" w:date="2024-02-14T09:52:00Z">
        <w:r w:rsidR="0067246B">
          <w:rPr>
            <w:rFonts w:ascii="Arial" w:eastAsia="Calibri" w:hAnsi="Arial" w:cs="Arial"/>
            <w:b/>
            <w:bCs/>
            <w:color w:val="000000" w:themeColor="text1"/>
            <w:sz w:val="36"/>
            <w:szCs w:val="36"/>
            <w:lang w:eastAsia="en-US"/>
          </w:rPr>
          <w:t>2</w:t>
        </w:r>
      </w:ins>
      <w:del w:id="2" w:author="ROBERT F SYLVESTRE SIDIBE" w:date="2024-02-14T08:19:00Z">
        <w:r w:rsidRPr="005C0981" w:rsidDel="00CB2D79">
          <w:rPr>
            <w:rFonts w:ascii="Arial" w:eastAsia="Calibri" w:hAnsi="Arial" w:cs="Arial"/>
            <w:b/>
            <w:bCs/>
            <w:color w:val="000000" w:themeColor="text1"/>
            <w:sz w:val="36"/>
            <w:szCs w:val="36"/>
            <w:lang w:eastAsia="en-US"/>
          </w:rPr>
          <w:delText>8</w:delText>
        </w:r>
      </w:del>
      <w:r w:rsidRPr="005C0981">
        <w:rPr>
          <w:rFonts w:ascii="Arial" w:eastAsia="Calibri" w:hAnsi="Arial" w:cs="Arial"/>
          <w:b/>
          <w:bCs/>
          <w:color w:val="000000" w:themeColor="text1"/>
          <w:sz w:val="36"/>
          <w:szCs w:val="36"/>
          <w:lang w:eastAsia="en-US"/>
        </w:rPr>
        <w:t>-DG/ESFé</w:t>
      </w:r>
      <w:ins w:id="3" w:author="ROBERT F SYLVESTRE SIDIBE" w:date="2024-02-14T09:58:00Z">
        <w:r w:rsidR="00372574">
          <w:rPr>
            <w:rFonts w:ascii="Arial" w:eastAsia="Calibri" w:hAnsi="Arial" w:cs="Arial"/>
            <w:b/>
            <w:bCs/>
            <w:color w:val="000000" w:themeColor="text1"/>
            <w:sz w:val="36"/>
            <w:szCs w:val="36"/>
            <w:lang w:eastAsia="en-US"/>
          </w:rPr>
          <w:t>8</w:t>
        </w:r>
      </w:ins>
      <w:del w:id="4" w:author="ROBERT F SYLVESTRE SIDIBE" w:date="2024-02-14T08:14:00Z">
        <w:r w:rsidRPr="005C0981" w:rsidDel="009407C9">
          <w:rPr>
            <w:rFonts w:ascii="Arial" w:eastAsia="Calibri" w:hAnsi="Arial" w:cs="Arial"/>
            <w:b/>
            <w:bCs/>
            <w:color w:val="000000" w:themeColor="text1"/>
            <w:sz w:val="36"/>
            <w:szCs w:val="36"/>
            <w:lang w:eastAsia="en-US"/>
          </w:rPr>
          <w:delText>3</w:delText>
        </w:r>
      </w:del>
      <w:r w:rsidRPr="005C0981">
        <w:rPr>
          <w:rFonts w:ascii="Arial" w:eastAsia="Calibri" w:hAnsi="Arial" w:cs="Arial"/>
          <w:b/>
          <w:bCs/>
          <w:color w:val="000000" w:themeColor="text1"/>
          <w:sz w:val="36"/>
          <w:szCs w:val="36"/>
          <w:lang w:eastAsia="en-US"/>
        </w:rPr>
        <w:t>0</w:t>
      </w:r>
      <w:ins w:id="5" w:author="ROBERT F SYLVESTRE SIDIBE" w:date="2024-02-14T08:14:00Z">
        <w:r w:rsidR="009407C9">
          <w:rPr>
            <w:rFonts w:ascii="Arial" w:eastAsia="Calibri" w:hAnsi="Arial" w:cs="Arial"/>
            <w:b/>
            <w:bCs/>
            <w:color w:val="000000" w:themeColor="text1"/>
            <w:sz w:val="36"/>
            <w:szCs w:val="36"/>
            <w:lang w:eastAsia="en-US"/>
          </w:rPr>
          <w:t>9</w:t>
        </w:r>
      </w:ins>
      <w:del w:id="6" w:author="ROBERT F SYLVESTRE SIDIBE" w:date="2024-02-14T08:14:00Z">
        <w:r w:rsidRPr="005C0981" w:rsidDel="009407C9">
          <w:rPr>
            <w:rFonts w:ascii="Arial" w:eastAsia="Calibri" w:hAnsi="Arial" w:cs="Arial"/>
            <w:b/>
            <w:bCs/>
            <w:color w:val="000000" w:themeColor="text1"/>
            <w:sz w:val="36"/>
            <w:szCs w:val="36"/>
            <w:lang w:eastAsia="en-US"/>
          </w:rPr>
          <w:delText>7</w:delText>
        </w:r>
      </w:del>
      <w:ins w:id="7" w:author="ROBERT F SYLVESTRE SIDIBE" w:date="2024-02-14T08:18:00Z">
        <w:r w:rsidR="00CB2D79">
          <w:rPr>
            <w:rFonts w:ascii="Arial" w:eastAsia="Calibri" w:hAnsi="Arial" w:cs="Arial"/>
            <w:b/>
            <w:bCs/>
            <w:color w:val="000000" w:themeColor="text1"/>
            <w:sz w:val="36"/>
            <w:szCs w:val="36"/>
            <w:lang w:eastAsia="en-US"/>
          </w:rPr>
          <w:t>22</w:t>
        </w:r>
      </w:ins>
      <w:del w:id="8" w:author="ROBERT F SYLVESTRE SIDIBE" w:date="2024-02-14T08:18:00Z">
        <w:r w:rsidRPr="005C0981" w:rsidDel="00CB2D79">
          <w:rPr>
            <w:rFonts w:ascii="Arial" w:eastAsia="Calibri" w:hAnsi="Arial" w:cs="Arial"/>
            <w:b/>
            <w:bCs/>
            <w:color w:val="000000" w:themeColor="text1"/>
            <w:sz w:val="36"/>
            <w:szCs w:val="36"/>
            <w:lang w:eastAsia="en-US"/>
          </w:rPr>
          <w:delText>18</w:delText>
        </w:r>
      </w:del>
    </w:p>
    <w:p w14:paraId="41DEC26F" w14:textId="1500DA38" w:rsidR="003A2FC4" w:rsidRPr="005C0981" w:rsidRDefault="003A2FC4" w:rsidP="00CB2D79">
      <w:pPr>
        <w:spacing w:line="240" w:lineRule="auto"/>
        <w:jc w:val="center"/>
        <w:rPr>
          <w:rFonts w:ascii="Arial" w:eastAsia="Calibri" w:hAnsi="Arial" w:cs="Arial"/>
          <w:color w:val="000000" w:themeColor="text1"/>
          <w:szCs w:val="24"/>
          <w:lang w:eastAsia="en-US"/>
        </w:rPr>
      </w:pPr>
      <w:r w:rsidRPr="005C0981">
        <w:rPr>
          <w:rFonts w:ascii="Arial" w:eastAsia="Calibri" w:hAnsi="Arial" w:cs="Arial"/>
          <w:b/>
          <w:bCs/>
          <w:color w:val="000000" w:themeColor="text1"/>
          <w:sz w:val="20"/>
          <w:szCs w:val="20"/>
          <w:lang w:eastAsia="en-US"/>
        </w:rPr>
        <w:t xml:space="preserve">PORTANT </w:t>
      </w:r>
      <w:ins w:id="9" w:author="ROBERT F SYLVESTRE SIDIBE" w:date="2024-02-14T08:45:00Z">
        <w:r w:rsidR="00C2402D" w:rsidRPr="00C2402D">
          <w:rPr>
            <w:rFonts w:ascii="Arial" w:eastAsia="Calibri" w:hAnsi="Arial" w:cs="Arial"/>
            <w:b/>
            <w:bCs/>
            <w:color w:val="000000" w:themeColor="text1"/>
            <w:sz w:val="20"/>
            <w:szCs w:val="20"/>
            <w:lang w:eastAsia="en-US"/>
          </w:rPr>
          <w:t>ORGANISATION ET FONCTIONNEMENT DE LA CELLULE INTERNE D'ASSURANCE QUALITE (CIAQ)</w:t>
        </w:r>
        <w:r w:rsidR="00C2402D" w:rsidRPr="00C2402D" w:rsidDel="00C2402D">
          <w:rPr>
            <w:rFonts w:ascii="Arial" w:eastAsia="Calibri" w:hAnsi="Arial" w:cs="Arial"/>
            <w:b/>
            <w:bCs/>
            <w:color w:val="000000" w:themeColor="text1"/>
            <w:sz w:val="20"/>
            <w:szCs w:val="20"/>
            <w:lang w:eastAsia="en-US"/>
          </w:rPr>
          <w:t xml:space="preserve"> </w:t>
        </w:r>
      </w:ins>
      <w:del w:id="10" w:author="ROBERT F SYLVESTRE SIDIBE" w:date="2024-02-14T08:45:00Z">
        <w:r w:rsidR="007B637C" w:rsidRPr="007B637C" w:rsidDel="00C2402D">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5C0981" w:rsidRDefault="003A2FC4" w:rsidP="003A2FC4">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4114F22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 xml:space="preserve">  </w:t>
      </w:r>
    </w:p>
    <w:p w14:paraId="1EED7787" w14:textId="77777777" w:rsidR="003A2FC4" w:rsidRDefault="003A2FC4" w:rsidP="003A2FC4">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DECIDE</w:t>
      </w:r>
    </w:p>
    <w:p w14:paraId="74E3C6BC" w14:textId="559458E7" w:rsidR="007B637C" w:rsidDel="00C2402D" w:rsidRDefault="00C2402D" w:rsidP="007B637C">
      <w:pPr>
        <w:spacing w:line="276" w:lineRule="auto"/>
        <w:jc w:val="left"/>
        <w:rPr>
          <w:del w:id="11" w:author="ROBERT F SYLVESTRE SIDIBE" w:date="2024-02-14T08:53:00Z"/>
          <w:rFonts w:ascii="Arial" w:eastAsia="Calibri" w:hAnsi="Arial" w:cs="Arial"/>
          <w:color w:val="000000" w:themeColor="text1"/>
          <w:szCs w:val="24"/>
          <w:lang w:eastAsia="en-US"/>
        </w:rPr>
      </w:pPr>
      <w:ins w:id="12" w:author="ROBERT F SYLVESTRE SIDIBE" w:date="2024-02-14T08:53:00Z">
        <w:r w:rsidRPr="00C2402D">
          <w:rPr>
            <w:rFonts w:ascii="Arial" w:eastAsia="Calibri" w:hAnsi="Arial" w:cs="Arial"/>
            <w:color w:val="000000" w:themeColor="text1"/>
            <w:szCs w:val="24"/>
            <w:lang w:eastAsia="en-US"/>
          </w:rPr>
          <w:t>Suite à la création de la Cellule Interne d'Assurance Qualité (CIAQ)</w:t>
        </w:r>
        <w:r>
          <w:rPr>
            <w:rFonts w:ascii="Arial" w:eastAsia="Calibri" w:hAnsi="Arial" w:cs="Arial"/>
            <w:color w:val="000000" w:themeColor="text1"/>
            <w:szCs w:val="24"/>
            <w:lang w:eastAsia="en-US"/>
          </w:rPr>
          <w:t>, d’en fixer l’organisation et le fonctionnement.</w:t>
        </w:r>
      </w:ins>
      <w:del w:id="13" w:author="ROBERT F SYLVESTRE SIDIBE" w:date="2024-02-14T08:53:00Z">
        <w:r w:rsidR="007B637C" w:rsidRPr="007B637C" w:rsidDel="00C2402D">
          <w:rPr>
            <w:rFonts w:ascii="Arial" w:eastAsia="Calibri" w:hAnsi="Arial" w:cs="Arial"/>
            <w:color w:val="000000" w:themeColor="text1"/>
            <w:szCs w:val="24"/>
            <w:lang w:eastAsia="en-US"/>
          </w:rPr>
          <w:delText xml:space="preserve">Dans le cadre de </w:delText>
        </w:r>
        <w:r w:rsidR="007B637C" w:rsidDel="00C2402D">
          <w:rPr>
            <w:rFonts w:ascii="Arial" w:eastAsia="Calibri" w:hAnsi="Arial" w:cs="Arial"/>
            <w:color w:val="000000" w:themeColor="text1"/>
            <w:szCs w:val="24"/>
            <w:lang w:eastAsia="en-US"/>
          </w:rPr>
          <w:delText>l’</w:delText>
        </w:r>
        <w:r w:rsidR="007B637C" w:rsidRPr="007B637C" w:rsidDel="00C2402D">
          <w:rPr>
            <w:rFonts w:ascii="Arial" w:eastAsia="Calibri" w:hAnsi="Arial" w:cs="Arial"/>
            <w:color w:val="000000" w:themeColor="text1"/>
            <w:szCs w:val="24"/>
            <w:lang w:eastAsia="en-US"/>
          </w:rPr>
          <w:delText xml:space="preserve">engagement continu envers l'excellence et la qualité dans tous les aspects </w:delText>
        </w:r>
        <w:r w:rsidR="007B637C" w:rsidDel="00C2402D">
          <w:rPr>
            <w:rFonts w:ascii="Arial" w:eastAsia="Calibri" w:hAnsi="Arial" w:cs="Arial"/>
            <w:color w:val="000000" w:themeColor="text1"/>
            <w:szCs w:val="24"/>
            <w:lang w:eastAsia="en-US"/>
          </w:rPr>
          <w:delText>de</w:delText>
        </w:r>
      </w:del>
      <w:del w:id="14" w:author="ROBERT F SYLVESTRE SIDIBE" w:date="2024-02-14T08:12:00Z">
        <w:r w:rsidR="007B637C" w:rsidRPr="007B637C" w:rsidDel="009407C9">
          <w:rPr>
            <w:rFonts w:ascii="Arial" w:eastAsia="Calibri" w:hAnsi="Arial" w:cs="Arial"/>
            <w:color w:val="000000" w:themeColor="text1"/>
            <w:szCs w:val="24"/>
            <w:lang w:eastAsia="en-US"/>
          </w:rPr>
          <w:delText>s</w:delText>
        </w:r>
      </w:del>
      <w:del w:id="15" w:author="ROBERT F SYLVESTRE SIDIBE" w:date="2024-02-14T08:53:00Z">
        <w:r w:rsidR="007B637C" w:rsidRPr="007B637C" w:rsidDel="00C2402D">
          <w:rPr>
            <w:rFonts w:ascii="Arial" w:eastAsia="Calibri" w:hAnsi="Arial" w:cs="Arial"/>
            <w:color w:val="000000" w:themeColor="text1"/>
            <w:szCs w:val="24"/>
            <w:lang w:eastAsia="en-US"/>
          </w:rPr>
          <w:delText xml:space="preserve"> activités éducatives et administratives</w:delText>
        </w:r>
        <w:r w:rsidR="007B637C" w:rsidDel="00C2402D">
          <w:rPr>
            <w:rFonts w:ascii="Arial" w:eastAsia="Calibri" w:hAnsi="Arial" w:cs="Arial"/>
            <w:color w:val="000000" w:themeColor="text1"/>
            <w:szCs w:val="24"/>
            <w:lang w:eastAsia="en-US"/>
          </w:rPr>
          <w:delText>.</w:delText>
        </w:r>
        <w:r w:rsidR="007B637C" w:rsidRPr="007B637C" w:rsidDel="00C2402D">
          <w:rPr>
            <w:rFonts w:ascii="Arial" w:eastAsia="Calibri" w:hAnsi="Arial" w:cs="Arial"/>
            <w:color w:val="000000" w:themeColor="text1"/>
            <w:szCs w:val="24"/>
            <w:lang w:eastAsia="en-US"/>
          </w:rPr>
          <w:delText xml:space="preserve"> </w:delText>
        </w:r>
      </w:del>
    </w:p>
    <w:p w14:paraId="3BCCC245" w14:textId="77777777" w:rsidR="007B637C" w:rsidRPr="007B637C" w:rsidRDefault="007B637C" w:rsidP="007B637C">
      <w:pPr>
        <w:spacing w:line="276" w:lineRule="auto"/>
        <w:jc w:val="left"/>
        <w:rPr>
          <w:rFonts w:ascii="Arial" w:eastAsia="Calibri" w:hAnsi="Arial" w:cs="Arial"/>
          <w:color w:val="000000" w:themeColor="text1"/>
          <w:szCs w:val="24"/>
          <w:lang w:eastAsia="en-US"/>
        </w:rPr>
      </w:pPr>
    </w:p>
    <w:p w14:paraId="5E3A6446" w14:textId="28512440" w:rsidR="001B4FA2" w:rsidRPr="001B4FA2" w:rsidRDefault="003A2FC4" w:rsidP="001B4FA2">
      <w:pPr>
        <w:spacing w:line="276" w:lineRule="auto"/>
        <w:jc w:val="left"/>
        <w:rPr>
          <w:ins w:id="16" w:author="ROBERT F SYLVESTRE SIDIBE" w:date="2024-02-14T09:36:00Z"/>
          <w:rFonts w:ascii="Arial" w:eastAsia="Calibri" w:hAnsi="Arial" w:cs="Arial"/>
          <w:color w:val="000000" w:themeColor="text1"/>
          <w:szCs w:val="24"/>
          <w:lang w:eastAsia="en-US"/>
        </w:rPr>
      </w:pPr>
      <w:r w:rsidRPr="005C0981">
        <w:rPr>
          <w:rFonts w:ascii="Arial" w:eastAsia="Calibri" w:hAnsi="Arial" w:cs="Arial"/>
          <w:b/>
          <w:bCs/>
          <w:color w:val="000000" w:themeColor="text1"/>
          <w:szCs w:val="24"/>
          <w:lang w:eastAsia="en-US"/>
        </w:rPr>
        <w:t>Article 1</w:t>
      </w:r>
      <w:r w:rsidRPr="005C0981">
        <w:rPr>
          <w:rFonts w:ascii="Arial" w:eastAsia="Calibri" w:hAnsi="Arial" w:cs="Arial"/>
          <w:color w:val="000000" w:themeColor="text1"/>
          <w:szCs w:val="24"/>
          <w:lang w:eastAsia="en-US"/>
        </w:rPr>
        <w:t xml:space="preserve"> : </w:t>
      </w:r>
      <w:ins w:id="17" w:author="ROBERT F SYLVESTRE SIDIBE" w:date="2024-02-14T09:35:00Z">
        <w:r w:rsidR="001B4FA2" w:rsidRPr="001B4FA2">
          <w:rPr>
            <w:rFonts w:ascii="Arial" w:eastAsia="Calibri" w:hAnsi="Arial" w:cs="Arial"/>
            <w:color w:val="000000" w:themeColor="text1"/>
            <w:szCs w:val="24"/>
            <w:lang w:eastAsia="en-US"/>
          </w:rPr>
          <w:t>La CIAQ sera dirigée par un</w:t>
        </w:r>
      </w:ins>
      <w:ins w:id="18" w:author="ROBERT F SYLVESTRE SIDIBE" w:date="2024-02-14T09:36:00Z">
        <w:r w:rsidR="001B4FA2">
          <w:rPr>
            <w:rFonts w:ascii="Arial" w:eastAsia="Calibri" w:hAnsi="Arial" w:cs="Arial"/>
            <w:color w:val="000000" w:themeColor="text1"/>
            <w:szCs w:val="24"/>
            <w:lang w:eastAsia="en-US"/>
          </w:rPr>
          <w:t xml:space="preserve"> </w:t>
        </w:r>
      </w:ins>
      <w:ins w:id="19" w:author="ROBERT F SYLVESTRE SIDIBE" w:date="2024-02-14T09:35:00Z">
        <w:r w:rsidR="001B4FA2" w:rsidRPr="001B4FA2">
          <w:rPr>
            <w:rFonts w:ascii="Arial" w:eastAsia="Calibri" w:hAnsi="Arial" w:cs="Arial"/>
            <w:color w:val="000000" w:themeColor="text1"/>
            <w:szCs w:val="24"/>
            <w:lang w:eastAsia="en-US"/>
          </w:rPr>
          <w:t xml:space="preserve">Responsable de l'Assurance Qualité, qui sera </w:t>
        </w:r>
        <w:proofErr w:type="gramStart"/>
        <w:r w:rsidR="001B4FA2" w:rsidRPr="001B4FA2">
          <w:rPr>
            <w:rFonts w:ascii="Arial" w:eastAsia="Calibri" w:hAnsi="Arial" w:cs="Arial"/>
            <w:color w:val="000000" w:themeColor="text1"/>
            <w:szCs w:val="24"/>
            <w:lang w:eastAsia="en-US"/>
          </w:rPr>
          <w:t>chargé</w:t>
        </w:r>
        <w:proofErr w:type="gramEnd"/>
        <w:r w:rsidR="001B4FA2" w:rsidRPr="001B4FA2">
          <w:rPr>
            <w:rFonts w:ascii="Arial" w:eastAsia="Calibri" w:hAnsi="Arial" w:cs="Arial"/>
            <w:color w:val="000000" w:themeColor="text1"/>
            <w:szCs w:val="24"/>
            <w:lang w:eastAsia="en-US"/>
          </w:rPr>
          <w:t xml:space="preserve"> de coordonner les activités de la cellule et de servir de point de contact principal pour toute question ou suggestion liée à l'assurance qualité.</w:t>
        </w:r>
      </w:ins>
      <w:ins w:id="20" w:author="ROBERT F SYLVESTRE SIDIBE" w:date="2024-02-14T09:48:00Z">
        <w:r w:rsidR="0067246B">
          <w:rPr>
            <w:rFonts w:ascii="Arial" w:eastAsia="Calibri" w:hAnsi="Arial" w:cs="Arial"/>
            <w:color w:val="000000" w:themeColor="text1"/>
            <w:szCs w:val="24"/>
            <w:lang w:eastAsia="en-US"/>
          </w:rPr>
          <w:t xml:space="preserve"> Après le </w:t>
        </w:r>
      </w:ins>
      <w:ins w:id="21" w:author="ROBERT F SYLVESTRE SIDIBE" w:date="2024-02-14T09:35:00Z">
        <w:r w:rsidR="001B4FA2" w:rsidRPr="001B4FA2">
          <w:rPr>
            <w:rFonts w:ascii="Arial" w:eastAsia="Calibri" w:hAnsi="Arial" w:cs="Arial"/>
            <w:color w:val="000000" w:themeColor="text1"/>
            <w:szCs w:val="24"/>
            <w:lang w:eastAsia="en-US"/>
          </w:rPr>
          <w:t>Responsable de l'Assurance Qualité</w:t>
        </w:r>
      </w:ins>
      <w:ins w:id="22" w:author="ROBERT F SYLVESTRE SIDIBE" w:date="2024-02-14T09:48:00Z">
        <w:r w:rsidR="0067246B">
          <w:rPr>
            <w:rFonts w:ascii="Arial" w:eastAsia="Calibri" w:hAnsi="Arial" w:cs="Arial"/>
            <w:color w:val="000000" w:themeColor="text1"/>
            <w:szCs w:val="24"/>
            <w:lang w:eastAsia="en-US"/>
          </w:rPr>
          <w:t xml:space="preserve">, la </w:t>
        </w:r>
      </w:ins>
      <w:ins w:id="23" w:author="ROBERT F SYLVESTRE SIDIBE" w:date="2024-02-14T09:49:00Z">
        <w:r w:rsidR="0067246B">
          <w:rPr>
            <w:rFonts w:ascii="Arial" w:eastAsia="Calibri" w:hAnsi="Arial" w:cs="Arial"/>
            <w:color w:val="000000" w:themeColor="text1"/>
            <w:szCs w:val="24"/>
            <w:lang w:eastAsia="en-US"/>
          </w:rPr>
          <w:t>cellule sera composée aussi d’</w:t>
        </w:r>
      </w:ins>
      <w:ins w:id="24" w:author="ROBERT F SYLVESTRE SIDIBE" w:date="2024-02-14T09:48:00Z">
        <w:r w:rsidR="0067246B">
          <w:rPr>
            <w:rFonts w:ascii="Arial" w:eastAsia="Calibri" w:hAnsi="Arial" w:cs="Arial"/>
            <w:color w:val="000000" w:themeColor="text1"/>
            <w:szCs w:val="24"/>
            <w:lang w:eastAsia="en-US"/>
          </w:rPr>
          <w:t>u</w:t>
        </w:r>
      </w:ins>
      <w:ins w:id="25" w:author="ROBERT F SYLVESTRE SIDIBE" w:date="2024-02-14T09:50:00Z">
        <w:r w:rsidR="0067246B">
          <w:rPr>
            <w:rFonts w:ascii="Arial" w:eastAsia="Calibri" w:hAnsi="Arial" w:cs="Arial"/>
            <w:color w:val="000000" w:themeColor="text1"/>
            <w:szCs w:val="24"/>
            <w:lang w:eastAsia="en-US"/>
          </w:rPr>
          <w:t>n :</w:t>
        </w:r>
      </w:ins>
    </w:p>
    <w:p w14:paraId="0125BDA1" w14:textId="77777777" w:rsidR="001B4FA2" w:rsidRPr="0067246B" w:rsidRDefault="001B4FA2">
      <w:pPr>
        <w:pStyle w:val="Paragraphedeliste"/>
        <w:numPr>
          <w:ilvl w:val="0"/>
          <w:numId w:val="1"/>
        </w:numPr>
        <w:spacing w:line="276" w:lineRule="auto"/>
        <w:jc w:val="left"/>
        <w:rPr>
          <w:ins w:id="26" w:author="ROBERT F SYLVESTRE SIDIBE" w:date="2024-02-14T09:36:00Z"/>
          <w:rFonts w:ascii="Arial" w:eastAsia="Calibri" w:hAnsi="Arial" w:cs="Arial"/>
          <w:color w:val="000000" w:themeColor="text1"/>
          <w:szCs w:val="24"/>
          <w:lang w:eastAsia="en-US"/>
          <w:rPrChange w:id="27" w:author="ROBERT F SYLVESTRE SIDIBE" w:date="2024-02-14T09:50:00Z">
            <w:rPr>
              <w:ins w:id="28" w:author="ROBERT F SYLVESTRE SIDIBE" w:date="2024-02-14T09:36:00Z"/>
              <w:rFonts w:eastAsia="Calibri"/>
              <w:lang w:eastAsia="en-US"/>
            </w:rPr>
          </w:rPrChange>
        </w:rPr>
        <w:pPrChange w:id="29" w:author="ROBERT F SYLVESTRE SIDIBE" w:date="2024-02-14T09:50:00Z">
          <w:pPr>
            <w:spacing w:line="276" w:lineRule="auto"/>
            <w:jc w:val="left"/>
          </w:pPr>
        </w:pPrChange>
      </w:pPr>
      <w:ins w:id="30" w:author="ROBERT F SYLVESTRE SIDIBE" w:date="2024-02-14T09:36:00Z">
        <w:r w:rsidRPr="0067246B">
          <w:rPr>
            <w:rFonts w:ascii="Arial" w:eastAsia="Calibri" w:hAnsi="Arial" w:cs="Arial"/>
            <w:color w:val="000000" w:themeColor="text1"/>
            <w:szCs w:val="24"/>
            <w:lang w:eastAsia="en-US"/>
            <w:rPrChange w:id="31" w:author="ROBERT F SYLVESTRE SIDIBE" w:date="2024-02-14T09:50:00Z">
              <w:rPr>
                <w:rFonts w:eastAsia="Calibri"/>
                <w:lang w:eastAsia="en-US"/>
              </w:rPr>
            </w:rPrChange>
          </w:rPr>
          <w:t>Chef de projet qualité</w:t>
        </w:r>
      </w:ins>
    </w:p>
    <w:p w14:paraId="1FE8880E" w14:textId="77777777" w:rsidR="001B4FA2" w:rsidRPr="0067246B" w:rsidRDefault="001B4FA2">
      <w:pPr>
        <w:pStyle w:val="Paragraphedeliste"/>
        <w:numPr>
          <w:ilvl w:val="0"/>
          <w:numId w:val="1"/>
        </w:numPr>
        <w:spacing w:line="276" w:lineRule="auto"/>
        <w:jc w:val="left"/>
        <w:rPr>
          <w:ins w:id="32" w:author="ROBERT F SYLVESTRE SIDIBE" w:date="2024-02-14T09:36:00Z"/>
          <w:rFonts w:ascii="Arial" w:eastAsia="Calibri" w:hAnsi="Arial" w:cs="Arial"/>
          <w:color w:val="000000" w:themeColor="text1"/>
          <w:szCs w:val="24"/>
          <w:lang w:eastAsia="en-US"/>
          <w:rPrChange w:id="33" w:author="ROBERT F SYLVESTRE SIDIBE" w:date="2024-02-14T09:50:00Z">
            <w:rPr>
              <w:ins w:id="34" w:author="ROBERT F SYLVESTRE SIDIBE" w:date="2024-02-14T09:36:00Z"/>
              <w:rFonts w:eastAsia="Calibri"/>
              <w:lang w:eastAsia="en-US"/>
            </w:rPr>
          </w:rPrChange>
        </w:rPr>
        <w:pPrChange w:id="35" w:author="ROBERT F SYLVESTRE SIDIBE" w:date="2024-02-14T09:50:00Z">
          <w:pPr>
            <w:spacing w:line="276" w:lineRule="auto"/>
            <w:jc w:val="left"/>
          </w:pPr>
        </w:pPrChange>
      </w:pPr>
      <w:ins w:id="36" w:author="ROBERT F SYLVESTRE SIDIBE" w:date="2024-02-14T09:36:00Z">
        <w:r w:rsidRPr="0067246B">
          <w:rPr>
            <w:rFonts w:ascii="Arial" w:eastAsia="Calibri" w:hAnsi="Arial" w:cs="Arial"/>
            <w:color w:val="000000" w:themeColor="text1"/>
            <w:szCs w:val="24"/>
            <w:lang w:eastAsia="en-US"/>
            <w:rPrChange w:id="37" w:author="ROBERT F SYLVESTRE SIDIBE" w:date="2024-02-14T09:50:00Z">
              <w:rPr>
                <w:rFonts w:eastAsia="Calibri"/>
                <w:lang w:eastAsia="en-US"/>
              </w:rPr>
            </w:rPrChange>
          </w:rPr>
          <w:t>Auditeur/évaluateur qualité</w:t>
        </w:r>
      </w:ins>
    </w:p>
    <w:p w14:paraId="36B84E44" w14:textId="77777777" w:rsidR="001B4FA2" w:rsidRPr="0067246B" w:rsidRDefault="001B4FA2">
      <w:pPr>
        <w:pStyle w:val="Paragraphedeliste"/>
        <w:numPr>
          <w:ilvl w:val="0"/>
          <w:numId w:val="1"/>
        </w:numPr>
        <w:spacing w:line="276" w:lineRule="auto"/>
        <w:jc w:val="left"/>
        <w:rPr>
          <w:ins w:id="38" w:author="ROBERT F SYLVESTRE SIDIBE" w:date="2024-02-14T09:36:00Z"/>
          <w:rFonts w:ascii="Arial" w:eastAsia="Calibri" w:hAnsi="Arial" w:cs="Arial"/>
          <w:color w:val="000000" w:themeColor="text1"/>
          <w:szCs w:val="24"/>
          <w:lang w:eastAsia="en-US"/>
          <w:rPrChange w:id="39" w:author="ROBERT F SYLVESTRE SIDIBE" w:date="2024-02-14T09:50:00Z">
            <w:rPr>
              <w:ins w:id="40" w:author="ROBERT F SYLVESTRE SIDIBE" w:date="2024-02-14T09:36:00Z"/>
              <w:rFonts w:eastAsia="Calibri"/>
              <w:lang w:eastAsia="en-US"/>
            </w:rPr>
          </w:rPrChange>
        </w:rPr>
        <w:pPrChange w:id="41" w:author="ROBERT F SYLVESTRE SIDIBE" w:date="2024-02-14T09:50:00Z">
          <w:pPr>
            <w:spacing w:line="276" w:lineRule="auto"/>
            <w:jc w:val="left"/>
          </w:pPr>
        </w:pPrChange>
      </w:pPr>
      <w:ins w:id="42" w:author="ROBERT F SYLVESTRE SIDIBE" w:date="2024-02-14T09:36:00Z">
        <w:r w:rsidRPr="0067246B">
          <w:rPr>
            <w:rFonts w:ascii="Arial" w:eastAsia="Calibri" w:hAnsi="Arial" w:cs="Arial"/>
            <w:color w:val="000000" w:themeColor="text1"/>
            <w:szCs w:val="24"/>
            <w:lang w:eastAsia="en-US"/>
            <w:rPrChange w:id="43" w:author="ROBERT F SYLVESTRE SIDIBE" w:date="2024-02-14T09:50:00Z">
              <w:rPr>
                <w:rFonts w:eastAsia="Calibri"/>
                <w:lang w:eastAsia="en-US"/>
              </w:rPr>
            </w:rPrChange>
          </w:rPr>
          <w:t>Chargé de programme qualité</w:t>
        </w:r>
      </w:ins>
    </w:p>
    <w:p w14:paraId="26A2C47C" w14:textId="3364F610" w:rsidR="003A2FC4" w:rsidRPr="0067246B" w:rsidRDefault="001B4FA2">
      <w:pPr>
        <w:pStyle w:val="Paragraphedeliste"/>
        <w:numPr>
          <w:ilvl w:val="0"/>
          <w:numId w:val="1"/>
        </w:numPr>
        <w:spacing w:line="276" w:lineRule="auto"/>
        <w:jc w:val="left"/>
        <w:rPr>
          <w:rFonts w:ascii="Arial" w:eastAsia="Calibri" w:hAnsi="Arial" w:cs="Arial"/>
          <w:color w:val="000000" w:themeColor="text1"/>
          <w:szCs w:val="24"/>
          <w:lang w:eastAsia="en-US"/>
          <w:rPrChange w:id="44" w:author="ROBERT F SYLVESTRE SIDIBE" w:date="2024-02-14T09:50:00Z">
            <w:rPr>
              <w:rFonts w:eastAsia="Calibri"/>
              <w:lang w:eastAsia="en-US"/>
            </w:rPr>
          </w:rPrChange>
        </w:rPr>
        <w:pPrChange w:id="45" w:author="ROBERT F SYLVESTRE SIDIBE" w:date="2024-02-14T09:50:00Z">
          <w:pPr>
            <w:spacing w:line="276" w:lineRule="auto"/>
            <w:jc w:val="left"/>
          </w:pPr>
        </w:pPrChange>
      </w:pPr>
      <w:ins w:id="46" w:author="ROBERT F SYLVESTRE SIDIBE" w:date="2024-02-14T09:36:00Z">
        <w:r w:rsidRPr="0067246B">
          <w:rPr>
            <w:rFonts w:ascii="Arial" w:eastAsia="Calibri" w:hAnsi="Arial" w:cs="Arial"/>
            <w:color w:val="000000" w:themeColor="text1"/>
            <w:szCs w:val="24"/>
            <w:lang w:eastAsia="en-US"/>
            <w:rPrChange w:id="47" w:author="ROBERT F SYLVESTRE SIDIBE" w:date="2024-02-14T09:50:00Z">
              <w:rPr>
                <w:rFonts w:eastAsia="Calibri"/>
                <w:lang w:eastAsia="en-US"/>
              </w:rPr>
            </w:rPrChange>
          </w:rPr>
          <w:t>Assistant qualité</w:t>
        </w:r>
        <w:r w:rsidRPr="0067246B" w:rsidDel="001B4FA2">
          <w:rPr>
            <w:rFonts w:ascii="Arial" w:eastAsia="Calibri" w:hAnsi="Arial" w:cs="Arial"/>
            <w:color w:val="000000" w:themeColor="text1"/>
            <w:szCs w:val="24"/>
            <w:lang w:eastAsia="en-US"/>
            <w:rPrChange w:id="48" w:author="ROBERT F SYLVESTRE SIDIBE" w:date="2024-02-14T09:50:00Z">
              <w:rPr>
                <w:rFonts w:eastAsia="Calibri"/>
                <w:lang w:eastAsia="en-US"/>
              </w:rPr>
            </w:rPrChange>
          </w:rPr>
          <w:t xml:space="preserve"> </w:t>
        </w:r>
      </w:ins>
      <w:del w:id="49" w:author="ROBERT F SYLVESTRE SIDIBE" w:date="2024-02-14T09:35:00Z">
        <w:r w:rsidR="007B637C" w:rsidRPr="0067246B" w:rsidDel="001B4FA2">
          <w:rPr>
            <w:rFonts w:ascii="Arial" w:eastAsia="Calibri" w:hAnsi="Arial" w:cs="Arial"/>
            <w:color w:val="000000" w:themeColor="text1"/>
            <w:szCs w:val="24"/>
            <w:lang w:eastAsia="en-US"/>
            <w:rPrChange w:id="50" w:author="ROBERT F SYLVESTRE SIDIBE" w:date="2024-02-14T09:50:00Z">
              <w:rPr>
                <w:rFonts w:eastAsia="Calibri"/>
                <w:lang w:eastAsia="en-US"/>
              </w:rPr>
            </w:rPrChange>
          </w:rPr>
          <w:delText>La création d'une Cellule Interne d'Assurance Qualité (CIAQ)</w:delText>
        </w:r>
      </w:del>
      <w:del w:id="51" w:author="ROBERT F SYLVESTRE SIDIBE" w:date="2024-02-14T08:12:00Z">
        <w:r w:rsidR="007B637C" w:rsidRPr="0067246B" w:rsidDel="009407C9">
          <w:rPr>
            <w:rFonts w:ascii="Arial" w:eastAsia="Calibri" w:hAnsi="Arial" w:cs="Arial"/>
            <w:color w:val="000000" w:themeColor="text1"/>
            <w:szCs w:val="24"/>
            <w:lang w:eastAsia="en-US"/>
            <w:rPrChange w:id="52" w:author="ROBERT F SYLVESTRE SIDIBE" w:date="2024-02-14T09:50:00Z">
              <w:rPr>
                <w:rFonts w:eastAsia="Calibri"/>
                <w:lang w:eastAsia="en-US"/>
              </w:rPr>
            </w:rPrChange>
          </w:rPr>
          <w:delText xml:space="preserve"> au sein de l'Ecole Privée de Santé Félix Houphouët Boigny</w:delText>
        </w:r>
      </w:del>
      <w:del w:id="53" w:author="ROBERT F SYLVESTRE SIDIBE" w:date="2024-02-14T09:35:00Z">
        <w:r w:rsidR="007B637C" w:rsidRPr="0067246B" w:rsidDel="001B4FA2">
          <w:rPr>
            <w:rFonts w:ascii="Segoe UI" w:hAnsi="Segoe UI" w:cs="Segoe UI"/>
            <w:color w:val="0D0D0D"/>
            <w:shd w:val="clear" w:color="auto" w:fill="FFFFFF"/>
          </w:rPr>
          <w:delText xml:space="preserve">, </w:delText>
        </w:r>
        <w:r w:rsidR="007B637C" w:rsidRPr="0067246B" w:rsidDel="001B4FA2">
          <w:rPr>
            <w:rFonts w:ascii="Arial" w:eastAsia="Calibri" w:hAnsi="Arial" w:cs="Arial"/>
            <w:color w:val="000000" w:themeColor="text1"/>
            <w:szCs w:val="24"/>
            <w:lang w:eastAsia="en-US"/>
            <w:rPrChange w:id="54" w:author="ROBERT F SYLVESTRE SIDIBE" w:date="2024-02-14T09:50:00Z">
              <w:rPr>
                <w:rFonts w:eastAsia="Calibri"/>
                <w:lang w:eastAsia="en-US"/>
              </w:rPr>
            </w:rPrChange>
          </w:rPr>
          <w:delText xml:space="preserve">chargée de superviser et de coordonner toutes les initiatives liées à l'assurance qualité. </w:delText>
        </w:r>
      </w:del>
    </w:p>
    <w:p w14:paraId="4D587EFF"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 xml:space="preserve"> </w:t>
      </w:r>
    </w:p>
    <w:p w14:paraId="66A50902" w14:textId="1FE56E84" w:rsidR="003A2FC4" w:rsidDel="0067246B" w:rsidRDefault="003A2FC4" w:rsidP="009407C9">
      <w:pPr>
        <w:spacing w:line="276" w:lineRule="auto"/>
        <w:rPr>
          <w:del w:id="55" w:author="ROBERT F SYLVESTRE SIDIBE" w:date="2024-02-14T09:50:00Z"/>
          <w:rFonts w:ascii="Arial" w:eastAsia="Calibri" w:hAnsi="Arial" w:cs="Arial"/>
          <w:color w:val="000000" w:themeColor="text1"/>
          <w:szCs w:val="24"/>
          <w:lang w:eastAsia="en-US"/>
        </w:rPr>
      </w:pPr>
      <w:r w:rsidRPr="005C0981">
        <w:rPr>
          <w:rFonts w:ascii="Arial" w:eastAsia="Calibri" w:hAnsi="Arial" w:cs="Arial"/>
          <w:b/>
          <w:bCs/>
          <w:color w:val="000000" w:themeColor="text1"/>
          <w:szCs w:val="24"/>
          <w:lang w:eastAsia="en-US"/>
        </w:rPr>
        <w:t>Article 2 :</w:t>
      </w:r>
      <w:r w:rsidRPr="005C0981">
        <w:rPr>
          <w:rFonts w:ascii="Arial" w:eastAsia="Calibri" w:hAnsi="Arial" w:cs="Arial"/>
          <w:color w:val="000000" w:themeColor="text1"/>
          <w:szCs w:val="24"/>
          <w:lang w:eastAsia="en-US"/>
        </w:rPr>
        <w:t xml:space="preserve"> </w:t>
      </w:r>
      <w:ins w:id="56" w:author="ROBERT F SYLVESTRE SIDIBE" w:date="2024-02-14T09:50:00Z">
        <w:r w:rsidR="0067246B" w:rsidRPr="0067246B">
          <w:rPr>
            <w:rFonts w:ascii="Arial" w:eastAsia="Calibri" w:hAnsi="Arial" w:cs="Arial"/>
            <w:color w:val="000000" w:themeColor="text1"/>
            <w:szCs w:val="24"/>
            <w:lang w:eastAsia="en-US"/>
          </w:rPr>
          <w:t>La CIAQ se réunira régulièrement selon un calendrier préétabli, et les réunions seront ouvertes à tous les membres du personnel intéressés à contribuer aux initiatives d'assurance qualité. Des groupes de travail pourront également être formés pour se pencher sur des sujets spécifiques ou des projets particuliers.</w:t>
        </w:r>
        <w:r w:rsidR="0067246B" w:rsidRPr="0067246B" w:rsidDel="0067246B">
          <w:rPr>
            <w:rFonts w:ascii="Arial" w:eastAsia="Calibri" w:hAnsi="Arial" w:cs="Arial"/>
            <w:color w:val="000000" w:themeColor="text1"/>
            <w:szCs w:val="24"/>
            <w:lang w:eastAsia="en-US"/>
          </w:rPr>
          <w:t xml:space="preserve"> </w:t>
        </w:r>
      </w:ins>
      <w:del w:id="57" w:author="ROBERT F SYLVESTRE SIDIBE" w:date="2024-02-14T09:50:00Z">
        <w:r w:rsidR="009407C9" w:rsidRPr="009407C9" w:rsidDel="0067246B">
          <w:rPr>
            <w:rFonts w:ascii="Arial" w:eastAsia="Calibri" w:hAnsi="Arial" w:cs="Arial"/>
            <w:color w:val="000000" w:themeColor="text1"/>
            <w:szCs w:val="24"/>
            <w:lang w:eastAsia="en-US"/>
          </w:rPr>
          <w:delText xml:space="preserve">L’objectif principal </w:delText>
        </w:r>
        <w:r w:rsidR="009407C9" w:rsidDel="0067246B">
          <w:rPr>
            <w:rFonts w:ascii="Arial" w:eastAsia="Calibri" w:hAnsi="Arial" w:cs="Arial"/>
            <w:color w:val="000000" w:themeColor="text1"/>
            <w:szCs w:val="24"/>
            <w:lang w:eastAsia="en-US"/>
          </w:rPr>
          <w:delText xml:space="preserve">de la CIAQ </w:delText>
        </w:r>
        <w:r w:rsidR="009407C9" w:rsidRPr="009407C9" w:rsidDel="0067246B">
          <w:rPr>
            <w:rFonts w:ascii="Arial" w:eastAsia="Calibri" w:hAnsi="Arial" w:cs="Arial"/>
            <w:color w:val="000000" w:themeColor="text1"/>
            <w:szCs w:val="24"/>
            <w:lang w:eastAsia="en-US"/>
          </w:rPr>
          <w:delText xml:space="preserve">sera d'assurer que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 xml:space="preserve">s processus,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 xml:space="preserve">s services et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s programmes</w:delText>
        </w:r>
        <w:r w:rsidR="009407C9" w:rsidDel="0067246B">
          <w:rPr>
            <w:rFonts w:ascii="Arial" w:eastAsia="Calibri" w:hAnsi="Arial" w:cs="Arial"/>
            <w:color w:val="000000" w:themeColor="text1"/>
            <w:szCs w:val="24"/>
            <w:lang w:eastAsia="en-US"/>
          </w:rPr>
          <w:delText xml:space="preserve"> de </w:delText>
        </w:r>
        <w:r w:rsidR="009407C9" w:rsidRPr="007B637C" w:rsidDel="0067246B">
          <w:rPr>
            <w:rFonts w:ascii="Arial" w:eastAsia="Calibri" w:hAnsi="Arial" w:cs="Arial"/>
            <w:color w:val="000000" w:themeColor="text1"/>
            <w:szCs w:val="24"/>
            <w:lang w:eastAsia="en-US"/>
          </w:rPr>
          <w:delText>l'Ecole Privée de Santé Félix Houphouët Boigny</w:delText>
        </w:r>
        <w:r w:rsidR="009407C9" w:rsidRPr="009407C9" w:rsidDel="0067246B">
          <w:rPr>
            <w:rFonts w:ascii="Arial" w:eastAsia="Calibri" w:hAnsi="Arial" w:cs="Arial"/>
            <w:color w:val="000000" w:themeColor="text1"/>
            <w:szCs w:val="24"/>
            <w:lang w:eastAsia="en-US"/>
          </w:rPr>
          <w:delText xml:space="preserve"> répondent aux normes les plus élevées d'excellence et de satisfaction des parties prenantes.</w:delText>
        </w:r>
      </w:del>
    </w:p>
    <w:p w14:paraId="50BC4142" w14:textId="77777777" w:rsidR="0067246B" w:rsidRDefault="0067246B" w:rsidP="009407C9">
      <w:pPr>
        <w:spacing w:line="276" w:lineRule="auto"/>
        <w:rPr>
          <w:ins w:id="58" w:author="ROBERT F SYLVESTRE SIDIBE" w:date="2024-02-14T09:50:00Z"/>
          <w:rFonts w:ascii="Arial" w:eastAsia="Calibri" w:hAnsi="Arial" w:cs="Arial"/>
          <w:color w:val="000000" w:themeColor="text1"/>
          <w:szCs w:val="24"/>
          <w:lang w:eastAsia="en-US"/>
        </w:rPr>
      </w:pPr>
    </w:p>
    <w:p w14:paraId="60D81BC8" w14:textId="77777777" w:rsidR="0067246B" w:rsidRDefault="0067246B" w:rsidP="009407C9">
      <w:pPr>
        <w:spacing w:line="276" w:lineRule="auto"/>
        <w:rPr>
          <w:ins w:id="59" w:author="ROBERT F SYLVESTRE SIDIBE" w:date="2024-02-14T09:50:00Z"/>
          <w:rFonts w:ascii="Arial" w:eastAsia="Calibri" w:hAnsi="Arial" w:cs="Arial"/>
          <w:color w:val="000000" w:themeColor="text1"/>
          <w:szCs w:val="24"/>
          <w:lang w:eastAsia="en-US"/>
        </w:rPr>
      </w:pPr>
    </w:p>
    <w:p w14:paraId="7061C769" w14:textId="77777777" w:rsidR="0067246B" w:rsidRPr="0067246B" w:rsidRDefault="0067246B" w:rsidP="0067246B">
      <w:pPr>
        <w:spacing w:line="276" w:lineRule="auto"/>
        <w:rPr>
          <w:ins w:id="60" w:author="ROBERT F SYLVESTRE SIDIBE" w:date="2024-02-14T09:51:00Z"/>
          <w:rFonts w:ascii="Arial" w:eastAsia="Calibri" w:hAnsi="Arial" w:cs="Arial"/>
          <w:color w:val="000000" w:themeColor="text1"/>
          <w:lang w:eastAsia="en-US"/>
        </w:rPr>
      </w:pPr>
      <w:ins w:id="61" w:author="ROBERT F SYLVESTRE SIDIBE" w:date="2024-02-14T09:50:00Z">
        <w:r w:rsidRPr="005C0981">
          <w:rPr>
            <w:rFonts w:ascii="Arial" w:eastAsia="Calibri" w:hAnsi="Arial" w:cs="Arial"/>
            <w:b/>
            <w:bCs/>
            <w:color w:val="000000" w:themeColor="text1"/>
            <w:szCs w:val="24"/>
            <w:lang w:eastAsia="en-US"/>
          </w:rPr>
          <w:t xml:space="preserve">Article </w:t>
        </w:r>
      </w:ins>
      <w:ins w:id="62" w:author="ROBERT F SYLVESTRE SIDIBE" w:date="2024-02-14T09:51:00Z">
        <w:r>
          <w:rPr>
            <w:rFonts w:ascii="Arial" w:eastAsia="Calibri" w:hAnsi="Arial" w:cs="Arial"/>
            <w:b/>
            <w:bCs/>
            <w:color w:val="000000" w:themeColor="text1"/>
            <w:szCs w:val="24"/>
            <w:lang w:eastAsia="en-US"/>
          </w:rPr>
          <w:t>3</w:t>
        </w:r>
      </w:ins>
      <w:ins w:id="63" w:author="ROBERT F SYLVESTRE SIDIBE" w:date="2024-02-14T09:50:00Z">
        <w:r w:rsidRPr="005C0981">
          <w:rPr>
            <w:rFonts w:ascii="Arial" w:eastAsia="Calibri" w:hAnsi="Arial" w:cs="Arial"/>
            <w:b/>
            <w:bCs/>
            <w:color w:val="000000" w:themeColor="text1"/>
            <w:szCs w:val="24"/>
            <w:lang w:eastAsia="en-US"/>
          </w:rPr>
          <w:t xml:space="preserve"> :</w:t>
        </w:r>
        <w:r w:rsidRPr="005C0981">
          <w:rPr>
            <w:rFonts w:ascii="Arial" w:eastAsia="Calibri" w:hAnsi="Arial" w:cs="Arial"/>
            <w:color w:val="000000" w:themeColor="text1"/>
            <w:szCs w:val="24"/>
            <w:lang w:eastAsia="en-US"/>
          </w:rPr>
          <w:t xml:space="preserve"> </w:t>
        </w:r>
      </w:ins>
      <w:ins w:id="64" w:author="ROBERT F SYLVESTRE SIDIBE" w:date="2024-02-14T09:51:00Z">
        <w:r w:rsidRPr="0067246B">
          <w:rPr>
            <w:rFonts w:ascii="Arial" w:eastAsia="Calibri" w:hAnsi="Arial" w:cs="Arial"/>
            <w:color w:val="000000" w:themeColor="text1"/>
            <w:lang w:eastAsia="en-US"/>
          </w:rPr>
          <w:t>Les principales activités de la CIAQ comprendront :</w:t>
        </w:r>
      </w:ins>
    </w:p>
    <w:p w14:paraId="722C088B" w14:textId="77777777" w:rsidR="0067246B" w:rsidRPr="0067246B" w:rsidRDefault="0067246B" w:rsidP="0067246B">
      <w:pPr>
        <w:numPr>
          <w:ilvl w:val="0"/>
          <w:numId w:val="2"/>
        </w:numPr>
        <w:spacing w:line="276" w:lineRule="auto"/>
        <w:rPr>
          <w:ins w:id="65" w:author="ROBERT F SYLVESTRE SIDIBE" w:date="2024-02-14T09:51:00Z"/>
          <w:rFonts w:ascii="Arial" w:eastAsia="Calibri" w:hAnsi="Arial" w:cs="Arial"/>
          <w:color w:val="000000" w:themeColor="text1"/>
          <w:szCs w:val="24"/>
          <w:lang w:eastAsia="en-US"/>
        </w:rPr>
      </w:pPr>
      <w:ins w:id="66" w:author="ROBERT F SYLVESTRE SIDIBE" w:date="2024-02-14T09:51:00Z">
        <w:r w:rsidRPr="0067246B">
          <w:rPr>
            <w:rFonts w:ascii="Arial" w:eastAsia="Calibri" w:hAnsi="Arial" w:cs="Arial"/>
            <w:color w:val="000000" w:themeColor="text1"/>
            <w:szCs w:val="24"/>
            <w:lang w:eastAsia="en-US"/>
          </w:rPr>
          <w:t>Élaboration et révision des politiques et des procédures d'assurance qualité.</w:t>
        </w:r>
      </w:ins>
    </w:p>
    <w:p w14:paraId="1E50B103" w14:textId="77777777" w:rsidR="0067246B" w:rsidRPr="0067246B" w:rsidRDefault="0067246B" w:rsidP="0067246B">
      <w:pPr>
        <w:numPr>
          <w:ilvl w:val="0"/>
          <w:numId w:val="2"/>
        </w:numPr>
        <w:spacing w:line="276" w:lineRule="auto"/>
        <w:rPr>
          <w:ins w:id="67" w:author="ROBERT F SYLVESTRE SIDIBE" w:date="2024-02-14T09:51:00Z"/>
          <w:rFonts w:ascii="Arial" w:eastAsia="Calibri" w:hAnsi="Arial" w:cs="Arial"/>
          <w:color w:val="000000" w:themeColor="text1"/>
          <w:szCs w:val="24"/>
          <w:lang w:eastAsia="en-US"/>
        </w:rPr>
      </w:pPr>
      <w:ins w:id="68" w:author="ROBERT F SYLVESTRE SIDIBE" w:date="2024-02-14T09:51:00Z">
        <w:r w:rsidRPr="0067246B">
          <w:rPr>
            <w:rFonts w:ascii="Arial" w:eastAsia="Calibri" w:hAnsi="Arial" w:cs="Arial"/>
            <w:color w:val="000000" w:themeColor="text1"/>
            <w:szCs w:val="24"/>
            <w:lang w:eastAsia="en-US"/>
          </w:rPr>
          <w:t>Évaluation périodique des processus et des performances pour identifier les domaines d'amélioration.</w:t>
        </w:r>
      </w:ins>
    </w:p>
    <w:p w14:paraId="18A384F4" w14:textId="77777777" w:rsidR="0067246B" w:rsidRPr="0067246B" w:rsidRDefault="0067246B" w:rsidP="0067246B">
      <w:pPr>
        <w:numPr>
          <w:ilvl w:val="0"/>
          <w:numId w:val="2"/>
        </w:numPr>
        <w:spacing w:line="276" w:lineRule="auto"/>
        <w:rPr>
          <w:ins w:id="69" w:author="ROBERT F SYLVESTRE SIDIBE" w:date="2024-02-14T09:51:00Z"/>
          <w:rFonts w:ascii="Arial" w:eastAsia="Calibri" w:hAnsi="Arial" w:cs="Arial"/>
          <w:color w:val="000000" w:themeColor="text1"/>
          <w:szCs w:val="24"/>
          <w:lang w:eastAsia="en-US"/>
        </w:rPr>
      </w:pPr>
      <w:ins w:id="70" w:author="ROBERT F SYLVESTRE SIDIBE" w:date="2024-02-14T09:51:00Z">
        <w:r w:rsidRPr="0067246B">
          <w:rPr>
            <w:rFonts w:ascii="Arial" w:eastAsia="Calibri" w:hAnsi="Arial" w:cs="Arial"/>
            <w:color w:val="000000" w:themeColor="text1"/>
            <w:szCs w:val="24"/>
            <w:lang w:eastAsia="en-US"/>
          </w:rPr>
          <w:t>Collecte et analyse des feedbacks des étudiants, des enseignants et du personnel pour identifier les opportunités d'amélioration.</w:t>
        </w:r>
      </w:ins>
    </w:p>
    <w:p w14:paraId="54303558" w14:textId="77777777" w:rsidR="0067246B" w:rsidRPr="0067246B" w:rsidRDefault="0067246B" w:rsidP="0067246B">
      <w:pPr>
        <w:numPr>
          <w:ilvl w:val="0"/>
          <w:numId w:val="2"/>
        </w:numPr>
        <w:spacing w:line="276" w:lineRule="auto"/>
        <w:rPr>
          <w:ins w:id="71" w:author="ROBERT F SYLVESTRE SIDIBE" w:date="2024-02-14T09:51:00Z"/>
          <w:rFonts w:ascii="Arial" w:eastAsia="Calibri" w:hAnsi="Arial" w:cs="Arial"/>
          <w:color w:val="000000" w:themeColor="text1"/>
          <w:szCs w:val="24"/>
          <w:lang w:eastAsia="en-US"/>
        </w:rPr>
      </w:pPr>
      <w:ins w:id="72" w:author="ROBERT F SYLVESTRE SIDIBE" w:date="2024-02-14T09:51:00Z">
        <w:r w:rsidRPr="0067246B">
          <w:rPr>
            <w:rFonts w:ascii="Arial" w:eastAsia="Calibri" w:hAnsi="Arial" w:cs="Arial"/>
            <w:color w:val="000000" w:themeColor="text1"/>
            <w:szCs w:val="24"/>
            <w:lang w:eastAsia="en-US"/>
          </w:rPr>
          <w:t>Organisation de formations et de sessions de sensibilisation sur les normes de qualité et les bonnes pratiques.</w:t>
        </w:r>
      </w:ins>
    </w:p>
    <w:p w14:paraId="587B4D5B" w14:textId="77777777" w:rsidR="0067246B" w:rsidRPr="0067246B" w:rsidRDefault="0067246B" w:rsidP="0067246B">
      <w:pPr>
        <w:numPr>
          <w:ilvl w:val="0"/>
          <w:numId w:val="2"/>
        </w:numPr>
        <w:spacing w:line="276" w:lineRule="auto"/>
        <w:rPr>
          <w:ins w:id="73" w:author="ROBERT F SYLVESTRE SIDIBE" w:date="2024-02-14T09:51:00Z"/>
          <w:rFonts w:ascii="Arial" w:eastAsia="Calibri" w:hAnsi="Arial" w:cs="Arial"/>
          <w:color w:val="000000" w:themeColor="text1"/>
          <w:szCs w:val="24"/>
          <w:lang w:eastAsia="en-US"/>
        </w:rPr>
      </w:pPr>
      <w:ins w:id="74" w:author="ROBERT F SYLVESTRE SIDIBE" w:date="2024-02-14T09:51:00Z">
        <w:r w:rsidRPr="0067246B">
          <w:rPr>
            <w:rFonts w:ascii="Arial" w:eastAsia="Calibri" w:hAnsi="Arial" w:cs="Arial"/>
            <w:color w:val="000000" w:themeColor="text1"/>
            <w:szCs w:val="24"/>
            <w:lang w:eastAsia="en-US"/>
          </w:rPr>
          <w:t>Coordination avec les instances d'accréditation et de certification pour garantir le respect des normes requises.</w:t>
        </w:r>
      </w:ins>
    </w:p>
    <w:p w14:paraId="0D53747A" w14:textId="77777777" w:rsidR="0067246B" w:rsidRPr="0067246B" w:rsidRDefault="0067246B" w:rsidP="0067246B">
      <w:pPr>
        <w:spacing w:line="276" w:lineRule="auto"/>
        <w:rPr>
          <w:ins w:id="75" w:author="ROBERT F SYLVESTRE SIDIBE" w:date="2024-02-14T09:51:00Z"/>
          <w:rFonts w:ascii="Arial" w:eastAsia="Calibri" w:hAnsi="Arial" w:cs="Arial"/>
          <w:color w:val="000000" w:themeColor="text1"/>
          <w:szCs w:val="24"/>
          <w:lang w:eastAsia="en-US"/>
        </w:rPr>
      </w:pPr>
      <w:ins w:id="76" w:author="ROBERT F SYLVESTRE SIDIBE" w:date="2024-02-14T09:51:00Z">
        <w:r w:rsidRPr="0067246B">
          <w:rPr>
            <w:rFonts w:ascii="Arial" w:eastAsia="Calibri" w:hAnsi="Arial" w:cs="Arial"/>
            <w:color w:val="000000" w:themeColor="text1"/>
            <w:szCs w:val="24"/>
            <w:lang w:eastAsia="en-US"/>
          </w:rPr>
          <w:lastRenderedPageBreak/>
          <w:t>La CIAQ travaillera en étroite collaboration avec la direction de l'école et les différents départements pour assurer la mise en œuvre efficace des initiatives d'assurance qualité et promouvoir une culture de l'excellence et de l'amélioration continue.</w:t>
        </w:r>
      </w:ins>
    </w:p>
    <w:p w14:paraId="38D6B074" w14:textId="55A82CAF" w:rsidR="0067246B" w:rsidRDefault="0067246B" w:rsidP="009407C9">
      <w:pPr>
        <w:spacing w:line="276" w:lineRule="auto"/>
        <w:rPr>
          <w:ins w:id="77" w:author="ROBERT F SYLVESTRE SIDIBE" w:date="2024-02-14T09:50:00Z"/>
          <w:rFonts w:ascii="Arial" w:eastAsia="Calibri" w:hAnsi="Arial" w:cs="Arial"/>
          <w:color w:val="000000" w:themeColor="text1"/>
          <w:szCs w:val="24"/>
          <w:lang w:eastAsia="en-US"/>
        </w:rPr>
      </w:pPr>
    </w:p>
    <w:p w14:paraId="7CC79EA6" w14:textId="77777777" w:rsidR="009407C9" w:rsidRPr="005C0981" w:rsidRDefault="009407C9" w:rsidP="009407C9">
      <w:pPr>
        <w:spacing w:line="276" w:lineRule="auto"/>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13BA6E22"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100DFBBF" w:rsidR="003A2FC4" w:rsidRPr="005C0981" w:rsidRDefault="003A2FC4" w:rsidP="003A2FC4">
      <w:pPr>
        <w:spacing w:line="240" w:lineRule="auto"/>
        <w:rPr>
          <w:rFonts w:ascii="Arial" w:eastAsia="Calibri" w:hAnsi="Arial" w:cs="Arial"/>
          <w:color w:val="000000" w:themeColor="text1"/>
          <w:lang w:eastAsia="en-US"/>
        </w:rPr>
      </w:pPr>
    </w:p>
    <w:p w14:paraId="0443B3EF" w14:textId="4145C2FD" w:rsidR="003A2FC4" w:rsidRPr="005C0981" w:rsidRDefault="003A2FC4" w:rsidP="003A2FC4">
      <w:pPr>
        <w:spacing w:line="240" w:lineRule="auto"/>
        <w:jc w:val="right"/>
        <w:rPr>
          <w:rFonts w:ascii="Arial" w:eastAsia="Calibri" w:hAnsi="Arial" w:cs="Arial"/>
          <w:color w:val="000000" w:themeColor="text1"/>
          <w:lang w:eastAsia="en-US"/>
        </w:rPr>
      </w:pPr>
      <w:r w:rsidRPr="005C0981">
        <w:rPr>
          <w:rFonts w:ascii="Arial" w:eastAsia="Calibri" w:hAnsi="Arial" w:cs="Arial"/>
          <w:color w:val="000000" w:themeColor="text1"/>
          <w:szCs w:val="24"/>
          <w:lang w:eastAsia="en-US"/>
        </w:rPr>
        <w:t xml:space="preserve"> Bamako le</w:t>
      </w:r>
      <w:ins w:id="78" w:author="ROBERT F SYLVESTRE SIDIBE" w:date="2024-02-14T09:52:00Z">
        <w:r w:rsidR="002A13D0">
          <w:rPr>
            <w:rFonts w:ascii="Arial" w:eastAsia="Calibri" w:hAnsi="Arial" w:cs="Arial"/>
            <w:color w:val="000000" w:themeColor="text1"/>
            <w:szCs w:val="24"/>
            <w:vertAlign w:val="superscript"/>
            <w:lang w:eastAsia="en-US"/>
          </w:rPr>
          <w:t xml:space="preserve"> </w:t>
        </w:r>
        <w:r w:rsidR="002A13D0">
          <w:rPr>
            <w:rFonts w:ascii="Arial" w:eastAsia="Calibri" w:hAnsi="Arial" w:cs="Arial"/>
            <w:color w:val="000000" w:themeColor="text1"/>
            <w:szCs w:val="24"/>
            <w:lang w:eastAsia="en-US"/>
          </w:rPr>
          <w:t>8</w:t>
        </w:r>
      </w:ins>
      <w:del w:id="79" w:author="ROBERT F SYLVESTRE SIDIBE" w:date="2024-02-14T09:52:00Z">
        <w:r w:rsidRPr="005C0981" w:rsidDel="002A13D0">
          <w:rPr>
            <w:rFonts w:ascii="Arial" w:eastAsia="Calibri" w:hAnsi="Arial" w:cs="Arial"/>
            <w:color w:val="000000" w:themeColor="text1"/>
            <w:szCs w:val="24"/>
            <w:lang w:eastAsia="en-US"/>
          </w:rPr>
          <w:delText xml:space="preserve"> 1</w:delText>
        </w:r>
        <w:r w:rsidRPr="005C0981" w:rsidDel="002A13D0">
          <w:rPr>
            <w:rFonts w:ascii="Arial" w:eastAsia="Calibri" w:hAnsi="Arial" w:cs="Arial"/>
            <w:color w:val="000000" w:themeColor="text1"/>
            <w:szCs w:val="24"/>
            <w:vertAlign w:val="superscript"/>
            <w:lang w:eastAsia="en-US"/>
          </w:rPr>
          <w:delText>er</w:delText>
        </w:r>
      </w:del>
      <w:r w:rsidRPr="005C0981">
        <w:rPr>
          <w:rFonts w:ascii="Arial" w:eastAsia="Calibri" w:hAnsi="Arial" w:cs="Arial"/>
          <w:color w:val="000000" w:themeColor="text1"/>
          <w:szCs w:val="24"/>
          <w:lang w:eastAsia="en-US"/>
        </w:rPr>
        <w:t xml:space="preserve"> septembre 20</w:t>
      </w:r>
      <w:r w:rsidR="009407C9">
        <w:rPr>
          <w:rFonts w:ascii="Arial" w:eastAsia="Calibri" w:hAnsi="Arial" w:cs="Arial"/>
          <w:color w:val="000000" w:themeColor="text1"/>
          <w:szCs w:val="24"/>
          <w:lang w:eastAsia="en-US"/>
        </w:rPr>
        <w:t>22</w:t>
      </w:r>
    </w:p>
    <w:p w14:paraId="345A8B9A" w14:textId="037F8790" w:rsidR="003A2FC4" w:rsidRPr="005C0981" w:rsidRDefault="00EB6E4C" w:rsidP="003A2FC4">
      <w:pPr>
        <w:spacing w:line="240" w:lineRule="auto"/>
        <w:jc w:val="right"/>
        <w:rPr>
          <w:rFonts w:ascii="Arial" w:eastAsia="Calibri" w:hAnsi="Arial" w:cs="Arial"/>
          <w:color w:val="000000" w:themeColor="text1"/>
          <w:lang w:eastAsia="en-US"/>
        </w:rPr>
      </w:pPr>
      <w:ins w:id="80" w:author="ROBERT F SYLVESTRE SIDIBE" w:date="2024-02-15T17:44:00Z">
        <w:r>
          <w:rPr>
            <w:rFonts w:ascii="Arial" w:eastAsia="Calibri" w:hAnsi="Arial" w:cs="Arial"/>
            <w:b/>
            <w:bCs/>
            <w:noProof/>
            <w:color w:val="000000" w:themeColor="text1"/>
            <w:lang w:eastAsia="en-US"/>
          </w:rPr>
          <w:drawing>
            <wp:anchor distT="0" distB="0" distL="114300" distR="114300" simplePos="0" relativeHeight="251661312" behindDoc="1" locked="0" layoutInCell="1" allowOverlap="1" wp14:anchorId="3AD3D1E3" wp14:editId="4E804321">
              <wp:simplePos x="0" y="0"/>
              <wp:positionH relativeFrom="margin">
                <wp:align>right</wp:align>
              </wp:positionH>
              <wp:positionV relativeFrom="paragraph">
                <wp:posOffset>133985</wp:posOffset>
              </wp:positionV>
              <wp:extent cx="2819249" cy="2000250"/>
              <wp:effectExtent l="0" t="0" r="635" b="0"/>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20112" b="8938"/>
                      <a:stretch/>
                    </pic:blipFill>
                    <pic:spPr bwMode="auto">
                      <a:xfrm>
                        <a:off x="0" y="0"/>
                        <a:ext cx="2819249" cy="2000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p>
    <w:p w14:paraId="10AA5A21" w14:textId="3366A060" w:rsidR="003A2FC4" w:rsidRPr="005C0981" w:rsidRDefault="003A2FC4" w:rsidP="003A2FC4">
      <w:pPr>
        <w:spacing w:line="240" w:lineRule="auto"/>
        <w:ind w:left="5664"/>
        <w:rPr>
          <w:rFonts w:ascii="Arial" w:eastAsia="Calibri" w:hAnsi="Arial" w:cs="Arial"/>
          <w:b/>
          <w:bCs/>
          <w:color w:val="000000" w:themeColor="text1"/>
          <w:sz w:val="28"/>
          <w:szCs w:val="28"/>
          <w:lang w:eastAsia="en-US"/>
        </w:rPr>
      </w:pPr>
      <w:r w:rsidRPr="005C0981">
        <w:rPr>
          <w:rFonts w:ascii="Arial" w:eastAsia="Calibri" w:hAnsi="Arial" w:cs="Arial"/>
          <w:b/>
          <w:bCs/>
          <w:color w:val="000000" w:themeColor="text1"/>
          <w:sz w:val="28"/>
          <w:szCs w:val="28"/>
          <w:lang w:eastAsia="en-US"/>
        </w:rPr>
        <w:t xml:space="preserve">       Directeur Général</w:t>
      </w:r>
    </w:p>
    <w:p w14:paraId="72506CE4" w14:textId="77777777" w:rsidR="003A2FC4" w:rsidRDefault="003A2FC4" w:rsidP="003A2FC4">
      <w:pPr>
        <w:spacing w:line="240" w:lineRule="auto"/>
        <w:rPr>
          <w:rFonts w:ascii="Arial" w:eastAsia="Calibri" w:hAnsi="Arial" w:cs="Arial"/>
          <w:b/>
          <w:bCs/>
          <w:color w:val="000000" w:themeColor="text1"/>
          <w:lang w:eastAsia="en-US"/>
        </w:rPr>
      </w:pPr>
    </w:p>
    <w:p w14:paraId="126E5CEB" w14:textId="77777777" w:rsidR="003A2FC4" w:rsidRDefault="003A2FC4" w:rsidP="003A2FC4">
      <w:pPr>
        <w:spacing w:line="240" w:lineRule="auto"/>
        <w:rPr>
          <w:ins w:id="81" w:author="ROBERT F SYLVESTRE SIDIBE" w:date="2024-02-15T17:44:00Z"/>
          <w:rFonts w:ascii="Arial" w:eastAsia="Calibri" w:hAnsi="Arial" w:cs="Arial"/>
          <w:b/>
          <w:bCs/>
          <w:color w:val="000000" w:themeColor="text1"/>
          <w:lang w:eastAsia="en-US"/>
        </w:rPr>
      </w:pPr>
    </w:p>
    <w:p w14:paraId="5E0B5FA9" w14:textId="6BFFB1F6" w:rsidR="00EB6E4C" w:rsidRDefault="00EB6E4C" w:rsidP="003A2FC4">
      <w:pPr>
        <w:spacing w:line="240" w:lineRule="auto"/>
        <w:rPr>
          <w:ins w:id="82" w:author="ROBERT F SYLVESTRE SIDIBE" w:date="2024-02-15T17:44:00Z"/>
          <w:rFonts w:ascii="Arial" w:eastAsia="Calibri" w:hAnsi="Arial" w:cs="Arial"/>
          <w:b/>
          <w:bCs/>
          <w:color w:val="000000" w:themeColor="text1"/>
          <w:lang w:eastAsia="en-US"/>
        </w:rPr>
      </w:pPr>
    </w:p>
    <w:p w14:paraId="03E33E42" w14:textId="7DD9AD8B" w:rsidR="00EB6E4C" w:rsidRDefault="00EB6E4C" w:rsidP="003A2FC4">
      <w:pPr>
        <w:spacing w:line="240" w:lineRule="auto"/>
        <w:rPr>
          <w:rFonts w:ascii="Arial" w:eastAsia="Calibri" w:hAnsi="Arial" w:cs="Arial"/>
          <w:b/>
          <w:bCs/>
          <w:color w:val="000000" w:themeColor="text1"/>
          <w:lang w:eastAsia="en-US"/>
        </w:rPr>
      </w:pPr>
    </w:p>
    <w:p w14:paraId="2EEF610A" w14:textId="77777777" w:rsidR="003A2FC4" w:rsidRDefault="003A2FC4" w:rsidP="003A2FC4">
      <w:pPr>
        <w:spacing w:line="240" w:lineRule="auto"/>
        <w:rPr>
          <w:ins w:id="83" w:author="ROBERT F SYLVESTRE SIDIBE" w:date="2024-02-15T17:44:00Z"/>
          <w:rFonts w:ascii="Arial" w:eastAsia="Calibri" w:hAnsi="Arial" w:cs="Arial"/>
          <w:b/>
          <w:bCs/>
          <w:color w:val="000000" w:themeColor="text1"/>
          <w:lang w:eastAsia="en-US"/>
        </w:rPr>
      </w:pPr>
    </w:p>
    <w:p w14:paraId="240A6720" w14:textId="77777777" w:rsidR="00EB6E4C" w:rsidRDefault="00EB6E4C" w:rsidP="003A2FC4">
      <w:pPr>
        <w:spacing w:line="240" w:lineRule="auto"/>
        <w:rPr>
          <w:ins w:id="84" w:author="ROBERT F SYLVESTRE SIDIBE" w:date="2024-02-15T17:44:00Z"/>
          <w:rFonts w:ascii="Arial" w:eastAsia="Calibri" w:hAnsi="Arial" w:cs="Arial"/>
          <w:b/>
          <w:bCs/>
          <w:color w:val="000000" w:themeColor="text1"/>
          <w:lang w:eastAsia="en-US"/>
        </w:rPr>
      </w:pPr>
    </w:p>
    <w:p w14:paraId="2BD5CEFF" w14:textId="77777777" w:rsidR="00EB6E4C" w:rsidRDefault="00EB6E4C" w:rsidP="003A2FC4">
      <w:pPr>
        <w:spacing w:line="240" w:lineRule="auto"/>
        <w:rPr>
          <w:ins w:id="85" w:author="ROBERT F SYLVESTRE SIDIBE" w:date="2024-02-15T17:44:00Z"/>
          <w:rFonts w:ascii="Arial" w:eastAsia="Calibri" w:hAnsi="Arial" w:cs="Arial"/>
          <w:b/>
          <w:bCs/>
          <w:color w:val="000000" w:themeColor="text1"/>
          <w:lang w:eastAsia="en-US"/>
        </w:rPr>
      </w:pPr>
    </w:p>
    <w:p w14:paraId="236F1E2C" w14:textId="77777777" w:rsidR="00EB6E4C" w:rsidRPr="005C0981" w:rsidRDefault="00EB6E4C" w:rsidP="003A2FC4">
      <w:pPr>
        <w:spacing w:line="240" w:lineRule="auto"/>
        <w:rPr>
          <w:rFonts w:ascii="Arial" w:eastAsia="Calibri" w:hAnsi="Arial" w:cs="Arial"/>
          <w:b/>
          <w:bCs/>
          <w:color w:val="000000" w:themeColor="text1"/>
          <w:lang w:eastAsia="en-US"/>
        </w:rPr>
      </w:pPr>
    </w:p>
    <w:p w14:paraId="306A82EB" w14:textId="77777777" w:rsidR="003A2FC4" w:rsidRPr="005C0981" w:rsidRDefault="003A2FC4" w:rsidP="003A2FC4">
      <w:pPr>
        <w:spacing w:line="240" w:lineRule="auto"/>
        <w:ind w:left="5664"/>
        <w:rPr>
          <w:rFonts w:ascii="Arial" w:eastAsia="Calibri" w:hAnsi="Arial" w:cs="Arial"/>
          <w:b/>
          <w:bCs/>
          <w:color w:val="000000" w:themeColor="text1"/>
          <w:lang w:eastAsia="en-US"/>
        </w:rPr>
      </w:pPr>
      <w:r w:rsidRPr="005C0981">
        <w:rPr>
          <w:rFonts w:ascii="Arial" w:eastAsia="Calibri" w:hAnsi="Arial" w:cs="Arial"/>
          <w:b/>
          <w:bCs/>
          <w:color w:val="000000" w:themeColor="text1"/>
          <w:lang w:eastAsia="en-US"/>
        </w:rPr>
        <w:t xml:space="preserve">        Dr SANOGO Mamadou </w:t>
      </w:r>
    </w:p>
    <w:p w14:paraId="012D3363" w14:textId="77777777" w:rsidR="004F3EC3" w:rsidRDefault="004F3EC3"/>
    <w:sectPr w:rsidR="004F3E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2070AD"/>
    <w:multiLevelType w:val="hybridMultilevel"/>
    <w:tmpl w:val="B6FEB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CBB1E56"/>
    <w:multiLevelType w:val="multilevel"/>
    <w:tmpl w:val="E9A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6057729">
    <w:abstractNumId w:val="0"/>
  </w:num>
  <w:num w:numId="2" w16cid:durableId="2946763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 Mamadou SANOGO">
    <w15:presenceInfo w15:providerId="None" w15:userId="Dr Mamadou SANOGO"/>
  </w15:person>
  <w15:person w15:author="ROBERT F SYLVESTRE SIDIBE">
    <w15:presenceInfo w15:providerId="Windows Live" w15:userId="124b21123b63aa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1B4FA2"/>
    <w:rsid w:val="002A13D0"/>
    <w:rsid w:val="00372574"/>
    <w:rsid w:val="00394C0C"/>
    <w:rsid w:val="003A2FC4"/>
    <w:rsid w:val="004F3EC3"/>
    <w:rsid w:val="0067246B"/>
    <w:rsid w:val="007B637C"/>
    <w:rsid w:val="007F3C93"/>
    <w:rsid w:val="009407C9"/>
    <w:rsid w:val="009475FB"/>
    <w:rsid w:val="00A13517"/>
    <w:rsid w:val="00A231D2"/>
    <w:rsid w:val="00C2402D"/>
    <w:rsid w:val="00CB2D79"/>
    <w:rsid w:val="00DD08CC"/>
    <w:rsid w:val="00EB6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Paragraphedeliste">
    <w:name w:val="List Paragraph"/>
    <w:basedOn w:val="Normal"/>
    <w:uiPriority w:val="34"/>
    <w:qFormat/>
    <w:rsid w:val="0067246B"/>
    <w:pPr>
      <w:ind w:left="720"/>
      <w:contextualSpacing/>
    </w:pPr>
  </w:style>
  <w:style w:type="paragraph" w:styleId="NormalWeb">
    <w:name w:val="Normal (Web)"/>
    <w:basedOn w:val="Normal"/>
    <w:uiPriority w:val="99"/>
    <w:semiHidden/>
    <w:unhideWhenUsed/>
    <w:rsid w:val="0067246B"/>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531763">
      <w:bodyDiv w:val="1"/>
      <w:marLeft w:val="0"/>
      <w:marRight w:val="0"/>
      <w:marTop w:val="0"/>
      <w:marBottom w:val="0"/>
      <w:divBdr>
        <w:top w:val="none" w:sz="0" w:space="0" w:color="auto"/>
        <w:left w:val="none" w:sz="0" w:space="0" w:color="auto"/>
        <w:bottom w:val="none" w:sz="0" w:space="0" w:color="auto"/>
        <w:right w:val="none" w:sz="0" w:space="0" w:color="auto"/>
      </w:divBdr>
    </w:div>
    <w:div w:id="645358791">
      <w:bodyDiv w:val="1"/>
      <w:marLeft w:val="0"/>
      <w:marRight w:val="0"/>
      <w:marTop w:val="0"/>
      <w:marBottom w:val="0"/>
      <w:divBdr>
        <w:top w:val="none" w:sz="0" w:space="0" w:color="auto"/>
        <w:left w:val="none" w:sz="0" w:space="0" w:color="auto"/>
        <w:bottom w:val="none" w:sz="0" w:space="0" w:color="auto"/>
        <w:right w:val="none" w:sz="0" w:space="0" w:color="auto"/>
      </w:divBdr>
    </w:div>
    <w:div w:id="183495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481</Words>
  <Characters>2647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7</cp:revision>
  <dcterms:created xsi:type="dcterms:W3CDTF">2024-02-14T08:27:00Z</dcterms:created>
  <dcterms:modified xsi:type="dcterms:W3CDTF">2024-02-15T17:44:00Z</dcterms:modified>
</cp:coreProperties>
</file>