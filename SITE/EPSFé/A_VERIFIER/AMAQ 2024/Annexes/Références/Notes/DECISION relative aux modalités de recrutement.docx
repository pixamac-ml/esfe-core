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7F725A" w14:textId="7A20935F" w:rsidR="003A2FC4" w:rsidRPr="005C0981" w:rsidDel="0075542A" w:rsidRDefault="009407C9">
      <w:pPr>
        <w:shd w:val="clear" w:color="auto" w:fill="FFFFFF"/>
        <w:spacing w:line="240" w:lineRule="auto"/>
        <w:ind w:right="9"/>
        <w:jc w:val="center"/>
        <w:rPr>
          <w:del w:id="0" w:author="ROBERT F SYLVESTRE SIDIBE" w:date="2024-02-26T07:13:00Z"/>
          <w:b/>
          <w:color w:val="000000" w:themeColor="text1"/>
          <w:sz w:val="44"/>
        </w:rPr>
      </w:pPr>
      <w:del w:id="1" w:author="ROBERT F SYLVESTRE SIDIBE" w:date="2024-02-26T07:13:00Z">
        <w:r w:rsidRPr="007A4AFC" w:rsidDel="0075542A">
          <w:rPr>
            <w:rFonts w:eastAsia="Calibri"/>
            <w:bCs/>
            <w:noProof/>
            <w:color w:val="000000" w:themeColor="text1"/>
            <w:sz w:val="40"/>
            <w:szCs w:val="40"/>
            <w:lang w:eastAsia="en-US"/>
            <w:rPrChange w:id="2" w:author="Dr Mamadou SANOGO" w:date="2023-10-25T18:15:00Z">
              <w:rPr>
                <w:rFonts w:eastAsia="Calibri"/>
                <w:bCs/>
                <w:noProof/>
                <w:sz w:val="40"/>
                <w:szCs w:val="40"/>
                <w:lang w:eastAsia="en-US"/>
              </w:rPr>
            </w:rPrChange>
          </w:rPr>
          <w:drawing>
            <wp:anchor distT="0" distB="0" distL="114300" distR="114300" simplePos="0" relativeHeight="251659264" behindDoc="0" locked="0" layoutInCell="1" allowOverlap="1" wp14:anchorId="7764AE38" wp14:editId="20F49012">
              <wp:simplePos x="0" y="0"/>
              <wp:positionH relativeFrom="margin">
                <wp:posOffset>1499235</wp:posOffset>
              </wp:positionH>
              <wp:positionV relativeFrom="paragraph">
                <wp:posOffset>-3175</wp:posOffset>
              </wp:positionV>
              <wp:extent cx="2628900" cy="636809"/>
              <wp:effectExtent l="0" t="0" r="0" b="0"/>
              <wp:wrapNone/>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t="14899" b="12418"/>
                      <a:stretch>
                        <a:fillRect/>
                      </a:stretch>
                    </pic:blipFill>
                    <pic:spPr bwMode="auto">
                      <a:xfrm>
                        <a:off x="0" y="0"/>
                        <a:ext cx="2628900" cy="636809"/>
                      </a:xfrm>
                      <a:prstGeom prst="rect">
                        <a:avLst/>
                      </a:prstGeom>
                      <a:noFill/>
                      <a:ln>
                        <a:noFill/>
                      </a:ln>
                    </pic:spPr>
                  </pic:pic>
                </a:graphicData>
              </a:graphic>
              <wp14:sizeRelH relativeFrom="page">
                <wp14:pctWidth>0</wp14:pctWidth>
              </wp14:sizeRelH>
              <wp14:sizeRelV relativeFrom="page">
                <wp14:pctHeight>0</wp14:pctHeight>
              </wp14:sizeRelV>
            </wp:anchor>
          </w:drawing>
        </w:r>
      </w:del>
      <w:ins w:id="3" w:author="ROBERT F SYLVESTRE SIDIBE" w:date="2024-02-26T07:13:00Z">
        <w:r w:rsidR="0075542A">
          <w:rPr>
            <w:b/>
            <w:bCs/>
            <w:noProof/>
            <w:color w:val="000000" w:themeColor="text1"/>
            <w:sz w:val="20"/>
            <w:szCs w:val="20"/>
            <w:lang w:bidi="ar-DZ"/>
          </w:rPr>
          <w:drawing>
            <wp:inline distT="0" distB="0" distL="0" distR="0" wp14:anchorId="4EC28EE2" wp14:editId="4EABC162">
              <wp:extent cx="4888996" cy="1186811"/>
              <wp:effectExtent l="0" t="0" r="6985"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rotWithShape="1">
                      <a:blip r:embed="rId6"/>
                      <a:srcRect t="25194" b="50531"/>
                      <a:stretch/>
                    </pic:blipFill>
                    <pic:spPr bwMode="auto">
                      <a:xfrm>
                        <a:off x="0" y="0"/>
                        <a:ext cx="5009265" cy="1216007"/>
                      </a:xfrm>
                      <a:prstGeom prst="rect">
                        <a:avLst/>
                      </a:prstGeom>
                      <a:ln>
                        <a:noFill/>
                      </a:ln>
                      <a:extLst>
                        <a:ext uri="{53640926-AAD7-44D8-BBD7-CCE9431645EC}">
                          <a14:shadowObscured xmlns:a14="http://schemas.microsoft.com/office/drawing/2010/main"/>
                        </a:ext>
                      </a:extLst>
                    </pic:spPr>
                  </pic:pic>
                </a:graphicData>
              </a:graphic>
            </wp:inline>
          </w:drawing>
        </w:r>
      </w:ins>
    </w:p>
    <w:p w14:paraId="0C52C69B" w14:textId="1A3FD76C" w:rsidR="003A2FC4" w:rsidRPr="005C0981" w:rsidDel="009965A6" w:rsidRDefault="003A2FC4">
      <w:pPr>
        <w:shd w:val="clear" w:color="auto" w:fill="FFFFFF"/>
        <w:spacing w:line="240" w:lineRule="auto"/>
        <w:ind w:right="9"/>
        <w:jc w:val="center"/>
        <w:rPr>
          <w:del w:id="4" w:author="ROBERT F SYLVESTRE SIDIBE" w:date="2024-02-26T07:19:00Z"/>
          <w:b/>
          <w:color w:val="000000" w:themeColor="text1"/>
          <w:sz w:val="44"/>
        </w:rPr>
      </w:pPr>
    </w:p>
    <w:p w14:paraId="5E99EEF7" w14:textId="77777777" w:rsidR="003A2FC4" w:rsidRPr="005C0981" w:rsidRDefault="003A2FC4" w:rsidP="009965A6">
      <w:pPr>
        <w:shd w:val="clear" w:color="auto" w:fill="FFFFFF"/>
        <w:spacing w:line="240" w:lineRule="auto"/>
        <w:ind w:right="9"/>
        <w:jc w:val="center"/>
        <w:rPr>
          <w:b/>
          <w:color w:val="000000" w:themeColor="text1"/>
          <w:sz w:val="20"/>
          <w:szCs w:val="8"/>
        </w:rPr>
      </w:pPr>
    </w:p>
    <w:p w14:paraId="52715E95" w14:textId="4D925D64" w:rsidR="003A2FC4" w:rsidRPr="006C27F2" w:rsidRDefault="003A2FC4" w:rsidP="003A2FC4">
      <w:pPr>
        <w:spacing w:line="240" w:lineRule="auto"/>
        <w:jc w:val="center"/>
        <w:rPr>
          <w:rFonts w:ascii="Arial" w:eastAsia="Calibri" w:hAnsi="Arial" w:cs="Arial"/>
          <w:b/>
          <w:bCs/>
          <w:color w:val="000000" w:themeColor="text1"/>
          <w:sz w:val="32"/>
          <w:szCs w:val="32"/>
          <w:lang w:eastAsia="en-US"/>
          <w:rPrChange w:id="5" w:author="ROBERT F SYLVESTRE SIDIBE" w:date="2024-02-26T08:15:00Z">
            <w:rPr>
              <w:rFonts w:ascii="Arial" w:eastAsia="Calibri" w:hAnsi="Arial" w:cs="Arial"/>
              <w:b/>
              <w:bCs/>
              <w:color w:val="000000" w:themeColor="text1"/>
              <w:sz w:val="36"/>
              <w:szCs w:val="36"/>
              <w:lang w:eastAsia="en-US"/>
            </w:rPr>
          </w:rPrChange>
        </w:rPr>
      </w:pPr>
      <w:r w:rsidRPr="006C27F2">
        <w:rPr>
          <w:rFonts w:ascii="Arial" w:eastAsia="Calibri" w:hAnsi="Arial" w:cs="Arial"/>
          <w:b/>
          <w:bCs/>
          <w:color w:val="000000" w:themeColor="text1"/>
          <w:sz w:val="32"/>
          <w:szCs w:val="32"/>
          <w:lang w:eastAsia="en-US"/>
          <w:rPrChange w:id="6" w:author="ROBERT F SYLVESTRE SIDIBE" w:date="2024-02-26T08:15:00Z">
            <w:rPr>
              <w:rFonts w:ascii="Arial" w:eastAsia="Calibri" w:hAnsi="Arial" w:cs="Arial"/>
              <w:b/>
              <w:bCs/>
              <w:color w:val="000000" w:themeColor="text1"/>
              <w:sz w:val="36"/>
              <w:szCs w:val="36"/>
              <w:lang w:eastAsia="en-US"/>
            </w:rPr>
          </w:rPrChange>
        </w:rPr>
        <w:t>DECISION N°00</w:t>
      </w:r>
      <w:ins w:id="7" w:author="ROBERT F SYLVESTRE SIDIBE" w:date="2024-02-26T08:07:00Z">
        <w:r w:rsidR="000A5779" w:rsidRPr="006C27F2">
          <w:rPr>
            <w:rFonts w:ascii="Arial" w:eastAsia="Calibri" w:hAnsi="Arial" w:cs="Arial"/>
            <w:b/>
            <w:bCs/>
            <w:color w:val="000000" w:themeColor="text1"/>
            <w:sz w:val="32"/>
            <w:szCs w:val="32"/>
            <w:lang w:eastAsia="en-US"/>
            <w:rPrChange w:id="8" w:author="ROBERT F SYLVESTRE SIDIBE" w:date="2024-02-26T08:15:00Z">
              <w:rPr>
                <w:rFonts w:ascii="Arial" w:eastAsia="Calibri" w:hAnsi="Arial" w:cs="Arial"/>
                <w:b/>
                <w:bCs/>
                <w:color w:val="000000" w:themeColor="text1"/>
                <w:sz w:val="28"/>
                <w:szCs w:val="28"/>
                <w:lang w:eastAsia="en-US"/>
              </w:rPr>
            </w:rPrChange>
          </w:rPr>
          <w:t>1</w:t>
        </w:r>
      </w:ins>
      <w:del w:id="9" w:author="ROBERT F SYLVESTRE SIDIBE" w:date="2024-02-14T08:19:00Z">
        <w:r w:rsidRPr="006C27F2" w:rsidDel="00CB2D79">
          <w:rPr>
            <w:rFonts w:ascii="Arial" w:eastAsia="Calibri" w:hAnsi="Arial" w:cs="Arial"/>
            <w:b/>
            <w:bCs/>
            <w:color w:val="000000" w:themeColor="text1"/>
            <w:sz w:val="32"/>
            <w:szCs w:val="32"/>
            <w:lang w:eastAsia="en-US"/>
            <w:rPrChange w:id="10" w:author="ROBERT F SYLVESTRE SIDIBE" w:date="2024-02-26T08:15:00Z">
              <w:rPr>
                <w:rFonts w:ascii="Arial" w:eastAsia="Calibri" w:hAnsi="Arial" w:cs="Arial"/>
                <w:b/>
                <w:bCs/>
                <w:color w:val="000000" w:themeColor="text1"/>
                <w:sz w:val="36"/>
                <w:szCs w:val="36"/>
                <w:lang w:eastAsia="en-US"/>
              </w:rPr>
            </w:rPrChange>
          </w:rPr>
          <w:delText>8</w:delText>
        </w:r>
      </w:del>
      <w:r w:rsidRPr="006C27F2">
        <w:rPr>
          <w:rFonts w:ascii="Arial" w:eastAsia="Calibri" w:hAnsi="Arial" w:cs="Arial"/>
          <w:b/>
          <w:bCs/>
          <w:color w:val="000000" w:themeColor="text1"/>
          <w:sz w:val="32"/>
          <w:szCs w:val="32"/>
          <w:lang w:eastAsia="en-US"/>
          <w:rPrChange w:id="11" w:author="ROBERT F SYLVESTRE SIDIBE" w:date="2024-02-26T08:15:00Z">
            <w:rPr>
              <w:rFonts w:ascii="Arial" w:eastAsia="Calibri" w:hAnsi="Arial" w:cs="Arial"/>
              <w:b/>
              <w:bCs/>
              <w:color w:val="000000" w:themeColor="text1"/>
              <w:sz w:val="36"/>
              <w:szCs w:val="36"/>
              <w:lang w:eastAsia="en-US"/>
            </w:rPr>
          </w:rPrChange>
        </w:rPr>
        <w:t>-DG/ESFé</w:t>
      </w:r>
      <w:del w:id="12" w:author="ROBERT F SYLVESTRE SIDIBE" w:date="2024-02-14T08:14:00Z">
        <w:r w:rsidRPr="006C27F2" w:rsidDel="009407C9">
          <w:rPr>
            <w:rFonts w:ascii="Arial" w:eastAsia="Calibri" w:hAnsi="Arial" w:cs="Arial"/>
            <w:b/>
            <w:bCs/>
            <w:color w:val="000000" w:themeColor="text1"/>
            <w:sz w:val="32"/>
            <w:szCs w:val="32"/>
            <w:lang w:eastAsia="en-US"/>
            <w:rPrChange w:id="13" w:author="ROBERT F SYLVESTRE SIDIBE" w:date="2024-02-26T08:15:00Z">
              <w:rPr>
                <w:rFonts w:ascii="Arial" w:eastAsia="Calibri" w:hAnsi="Arial" w:cs="Arial"/>
                <w:b/>
                <w:bCs/>
                <w:color w:val="000000" w:themeColor="text1"/>
                <w:sz w:val="36"/>
                <w:szCs w:val="36"/>
                <w:lang w:eastAsia="en-US"/>
              </w:rPr>
            </w:rPrChange>
          </w:rPr>
          <w:delText>3</w:delText>
        </w:r>
      </w:del>
      <w:r w:rsidRPr="006C27F2">
        <w:rPr>
          <w:rFonts w:ascii="Arial" w:eastAsia="Calibri" w:hAnsi="Arial" w:cs="Arial"/>
          <w:b/>
          <w:bCs/>
          <w:color w:val="000000" w:themeColor="text1"/>
          <w:sz w:val="32"/>
          <w:szCs w:val="32"/>
          <w:lang w:eastAsia="en-US"/>
          <w:rPrChange w:id="14" w:author="ROBERT F SYLVESTRE SIDIBE" w:date="2024-02-26T08:15:00Z">
            <w:rPr>
              <w:rFonts w:ascii="Arial" w:eastAsia="Calibri" w:hAnsi="Arial" w:cs="Arial"/>
              <w:b/>
              <w:bCs/>
              <w:color w:val="000000" w:themeColor="text1"/>
              <w:sz w:val="36"/>
              <w:szCs w:val="36"/>
              <w:lang w:eastAsia="en-US"/>
            </w:rPr>
          </w:rPrChange>
        </w:rPr>
        <w:t>0</w:t>
      </w:r>
      <w:ins w:id="15" w:author="ROBERT F SYLVESTRE SIDIBE" w:date="2024-02-26T08:08:00Z">
        <w:r w:rsidR="000A5779" w:rsidRPr="006C27F2">
          <w:rPr>
            <w:rFonts w:ascii="Arial" w:eastAsia="Calibri" w:hAnsi="Arial" w:cs="Arial"/>
            <w:b/>
            <w:bCs/>
            <w:color w:val="000000" w:themeColor="text1"/>
            <w:sz w:val="32"/>
            <w:szCs w:val="32"/>
            <w:lang w:eastAsia="en-US"/>
            <w:rPrChange w:id="16" w:author="ROBERT F SYLVESTRE SIDIBE" w:date="2024-02-26T08:15:00Z">
              <w:rPr>
                <w:rFonts w:ascii="Arial" w:eastAsia="Calibri" w:hAnsi="Arial" w:cs="Arial"/>
                <w:b/>
                <w:bCs/>
                <w:color w:val="000000" w:themeColor="text1"/>
                <w:sz w:val="28"/>
                <w:szCs w:val="28"/>
                <w:lang w:eastAsia="en-US"/>
              </w:rPr>
            </w:rPrChange>
          </w:rPr>
          <w:t>109</w:t>
        </w:r>
      </w:ins>
      <w:del w:id="17" w:author="ROBERT F SYLVESTRE SIDIBE" w:date="2024-02-14T08:14:00Z">
        <w:r w:rsidRPr="006C27F2" w:rsidDel="009407C9">
          <w:rPr>
            <w:rFonts w:ascii="Arial" w:eastAsia="Calibri" w:hAnsi="Arial" w:cs="Arial"/>
            <w:b/>
            <w:bCs/>
            <w:color w:val="000000" w:themeColor="text1"/>
            <w:sz w:val="32"/>
            <w:szCs w:val="32"/>
            <w:lang w:eastAsia="en-US"/>
            <w:rPrChange w:id="18" w:author="ROBERT F SYLVESTRE SIDIBE" w:date="2024-02-26T08:15:00Z">
              <w:rPr>
                <w:rFonts w:ascii="Arial" w:eastAsia="Calibri" w:hAnsi="Arial" w:cs="Arial"/>
                <w:b/>
                <w:bCs/>
                <w:color w:val="000000" w:themeColor="text1"/>
                <w:sz w:val="36"/>
                <w:szCs w:val="36"/>
                <w:lang w:eastAsia="en-US"/>
              </w:rPr>
            </w:rPrChange>
          </w:rPr>
          <w:delText>7</w:delText>
        </w:r>
      </w:del>
      <w:ins w:id="19" w:author="ROBERT F SYLVESTRE SIDIBE" w:date="2024-02-14T08:18:00Z">
        <w:r w:rsidR="00CB2D79" w:rsidRPr="006C27F2">
          <w:rPr>
            <w:rFonts w:ascii="Arial" w:eastAsia="Calibri" w:hAnsi="Arial" w:cs="Arial"/>
            <w:b/>
            <w:bCs/>
            <w:color w:val="000000" w:themeColor="text1"/>
            <w:sz w:val="32"/>
            <w:szCs w:val="32"/>
            <w:lang w:eastAsia="en-US"/>
            <w:rPrChange w:id="20" w:author="ROBERT F SYLVESTRE SIDIBE" w:date="2024-02-26T08:15:00Z">
              <w:rPr>
                <w:rFonts w:ascii="Arial" w:eastAsia="Calibri" w:hAnsi="Arial" w:cs="Arial"/>
                <w:b/>
                <w:bCs/>
                <w:color w:val="000000" w:themeColor="text1"/>
                <w:sz w:val="36"/>
                <w:szCs w:val="36"/>
                <w:lang w:eastAsia="en-US"/>
              </w:rPr>
            </w:rPrChange>
          </w:rPr>
          <w:t>2</w:t>
        </w:r>
      </w:ins>
      <w:ins w:id="21" w:author="ROBERT F SYLVESTRE SIDIBE" w:date="2024-02-26T08:08:00Z">
        <w:r w:rsidR="000A5779" w:rsidRPr="006C27F2">
          <w:rPr>
            <w:rFonts w:ascii="Arial" w:eastAsia="Calibri" w:hAnsi="Arial" w:cs="Arial"/>
            <w:b/>
            <w:bCs/>
            <w:color w:val="000000" w:themeColor="text1"/>
            <w:sz w:val="32"/>
            <w:szCs w:val="32"/>
            <w:lang w:eastAsia="en-US"/>
            <w:rPrChange w:id="22" w:author="ROBERT F SYLVESTRE SIDIBE" w:date="2024-02-26T08:15:00Z">
              <w:rPr>
                <w:rFonts w:ascii="Arial" w:eastAsia="Calibri" w:hAnsi="Arial" w:cs="Arial"/>
                <w:b/>
                <w:bCs/>
                <w:color w:val="000000" w:themeColor="text1"/>
                <w:sz w:val="28"/>
                <w:szCs w:val="28"/>
                <w:lang w:eastAsia="en-US"/>
              </w:rPr>
            </w:rPrChange>
          </w:rPr>
          <w:t>2</w:t>
        </w:r>
      </w:ins>
      <w:del w:id="23" w:author="ROBERT F SYLVESTRE SIDIBE" w:date="2024-02-14T08:18:00Z">
        <w:r w:rsidRPr="006C27F2" w:rsidDel="00CB2D79">
          <w:rPr>
            <w:rFonts w:ascii="Arial" w:eastAsia="Calibri" w:hAnsi="Arial" w:cs="Arial"/>
            <w:b/>
            <w:bCs/>
            <w:color w:val="000000" w:themeColor="text1"/>
            <w:sz w:val="32"/>
            <w:szCs w:val="32"/>
            <w:lang w:eastAsia="en-US"/>
            <w:rPrChange w:id="24" w:author="ROBERT F SYLVESTRE SIDIBE" w:date="2024-02-26T08:15:00Z">
              <w:rPr>
                <w:rFonts w:ascii="Arial" w:eastAsia="Calibri" w:hAnsi="Arial" w:cs="Arial"/>
                <w:b/>
                <w:bCs/>
                <w:color w:val="000000" w:themeColor="text1"/>
                <w:sz w:val="36"/>
                <w:szCs w:val="36"/>
                <w:lang w:eastAsia="en-US"/>
              </w:rPr>
            </w:rPrChange>
          </w:rPr>
          <w:delText>18</w:delText>
        </w:r>
      </w:del>
    </w:p>
    <w:p w14:paraId="41DEC26F" w14:textId="6A4906C4" w:rsidR="003A2FC4" w:rsidRPr="006C27F2" w:rsidRDefault="003A2FC4" w:rsidP="00CB2D79">
      <w:pPr>
        <w:spacing w:line="240" w:lineRule="auto"/>
        <w:jc w:val="center"/>
        <w:rPr>
          <w:rFonts w:ascii="Arial" w:eastAsia="Calibri" w:hAnsi="Arial" w:cs="Arial"/>
          <w:color w:val="000000" w:themeColor="text1"/>
          <w:sz w:val="28"/>
          <w:szCs w:val="28"/>
          <w:lang w:eastAsia="en-US"/>
          <w:rPrChange w:id="25" w:author="ROBERT F SYLVESTRE SIDIBE" w:date="2024-02-26T08:15:00Z">
            <w:rPr>
              <w:rFonts w:ascii="Arial" w:eastAsia="Calibri" w:hAnsi="Arial" w:cs="Arial"/>
              <w:color w:val="000000" w:themeColor="text1"/>
              <w:szCs w:val="24"/>
              <w:lang w:eastAsia="en-US"/>
            </w:rPr>
          </w:rPrChange>
        </w:rPr>
      </w:pPr>
      <w:r w:rsidRPr="006C27F2">
        <w:rPr>
          <w:rFonts w:ascii="Arial" w:eastAsia="Calibri" w:hAnsi="Arial" w:cs="Arial"/>
          <w:b/>
          <w:bCs/>
          <w:color w:val="000000" w:themeColor="text1"/>
          <w:sz w:val="22"/>
          <w:lang w:eastAsia="en-US"/>
          <w:rPrChange w:id="26" w:author="ROBERT F SYLVESTRE SIDIBE" w:date="2024-02-26T08:15:00Z">
            <w:rPr>
              <w:rFonts w:ascii="Arial" w:eastAsia="Calibri" w:hAnsi="Arial" w:cs="Arial"/>
              <w:b/>
              <w:bCs/>
              <w:color w:val="000000" w:themeColor="text1"/>
              <w:sz w:val="20"/>
              <w:szCs w:val="20"/>
              <w:lang w:eastAsia="en-US"/>
            </w:rPr>
          </w:rPrChange>
        </w:rPr>
        <w:t xml:space="preserve">PORTANT </w:t>
      </w:r>
      <w:ins w:id="27" w:author="ROBERT F SYLVESTRE SIDIBE" w:date="2024-02-26T08:09:00Z">
        <w:r w:rsidR="000A5779" w:rsidRPr="006C27F2">
          <w:rPr>
            <w:rFonts w:ascii="Arial" w:eastAsia="Calibri" w:hAnsi="Arial" w:cs="Arial"/>
            <w:b/>
            <w:bCs/>
            <w:color w:val="000000" w:themeColor="text1"/>
            <w:sz w:val="22"/>
            <w:lang w:eastAsia="en-US"/>
            <w:rPrChange w:id="28" w:author="ROBERT F SYLVESTRE SIDIBE" w:date="2024-02-26T08:15:00Z">
              <w:rPr>
                <w:rFonts w:ascii="Arial" w:eastAsia="Calibri" w:hAnsi="Arial" w:cs="Arial"/>
                <w:b/>
                <w:bCs/>
                <w:color w:val="000000" w:themeColor="text1"/>
                <w:sz w:val="20"/>
                <w:szCs w:val="20"/>
                <w:lang w:eastAsia="en-US"/>
              </w:rPr>
            </w:rPrChange>
          </w:rPr>
          <w:t>MO</w:t>
        </w:r>
      </w:ins>
      <w:ins w:id="29" w:author="ROBERT F SYLVESTRE SIDIBE" w:date="2024-02-26T08:10:00Z">
        <w:r w:rsidR="000A5779" w:rsidRPr="006C27F2">
          <w:rPr>
            <w:rFonts w:ascii="Arial" w:eastAsia="Calibri" w:hAnsi="Arial" w:cs="Arial"/>
            <w:b/>
            <w:bCs/>
            <w:color w:val="000000" w:themeColor="text1"/>
            <w:sz w:val="22"/>
            <w:lang w:eastAsia="en-US"/>
            <w:rPrChange w:id="30" w:author="ROBERT F SYLVESTRE SIDIBE" w:date="2024-02-26T08:15:00Z">
              <w:rPr>
                <w:rFonts w:ascii="Arial" w:eastAsia="Calibri" w:hAnsi="Arial" w:cs="Arial"/>
                <w:b/>
                <w:bCs/>
                <w:color w:val="000000" w:themeColor="text1"/>
                <w:sz w:val="20"/>
                <w:szCs w:val="20"/>
                <w:lang w:eastAsia="en-US"/>
              </w:rPr>
            </w:rPrChange>
          </w:rPr>
          <w:t>DALITES DE RECRUTEMENT DES ETUDIANTS</w:t>
        </w:r>
      </w:ins>
      <w:ins w:id="31" w:author="ROBERT F SYLVESTRE SIDIBE" w:date="2024-02-26T07:15:00Z">
        <w:r w:rsidR="0075542A" w:rsidRPr="006C27F2">
          <w:rPr>
            <w:rFonts w:ascii="Arial" w:eastAsia="Calibri" w:hAnsi="Arial" w:cs="Arial"/>
            <w:color w:val="000000" w:themeColor="text1"/>
            <w:szCs w:val="24"/>
            <w:lang w:eastAsia="en-US"/>
            <w:rPrChange w:id="32" w:author="ROBERT F SYLVESTRE SIDIBE" w:date="2024-02-26T08:15:00Z">
              <w:rPr>
                <w:rFonts w:ascii="Arial" w:eastAsia="Calibri" w:hAnsi="Arial" w:cs="Arial"/>
                <w:color w:val="000000" w:themeColor="text1"/>
                <w:sz w:val="22"/>
                <w:lang w:eastAsia="en-US"/>
              </w:rPr>
            </w:rPrChange>
          </w:rPr>
          <w:t xml:space="preserve"> </w:t>
        </w:r>
      </w:ins>
      <w:del w:id="33" w:author="ROBERT F SYLVESTRE SIDIBE" w:date="2024-02-26T07:15:00Z">
        <w:r w:rsidR="007B637C" w:rsidRPr="006C27F2" w:rsidDel="0075542A">
          <w:rPr>
            <w:rFonts w:ascii="Arial" w:eastAsia="Calibri" w:hAnsi="Arial" w:cs="Arial"/>
            <w:b/>
            <w:bCs/>
            <w:color w:val="000000" w:themeColor="text1"/>
            <w:sz w:val="22"/>
            <w:lang w:eastAsia="en-US"/>
            <w:rPrChange w:id="34" w:author="ROBERT F SYLVESTRE SIDIBE" w:date="2024-02-26T08:15:00Z">
              <w:rPr>
                <w:rFonts w:ascii="Arial" w:eastAsia="Calibri" w:hAnsi="Arial" w:cs="Arial"/>
                <w:b/>
                <w:bCs/>
                <w:color w:val="000000" w:themeColor="text1"/>
                <w:sz w:val="20"/>
                <w:szCs w:val="20"/>
                <w:lang w:eastAsia="en-US"/>
              </w:rPr>
            </w:rPrChange>
          </w:rPr>
          <w:delText>CREATION D'UNE CELLULE INTERNE D'ASSURANCE QUALITE (CIAQ)</w:delText>
        </w:r>
      </w:del>
    </w:p>
    <w:p w14:paraId="19D5FB43" w14:textId="77777777" w:rsidR="003A2FC4" w:rsidRPr="006C27F2" w:rsidRDefault="003A2FC4" w:rsidP="003A2FC4">
      <w:pPr>
        <w:spacing w:line="276" w:lineRule="auto"/>
        <w:jc w:val="center"/>
        <w:rPr>
          <w:rFonts w:ascii="Arial" w:eastAsia="Calibri" w:hAnsi="Arial" w:cs="Arial"/>
          <w:b/>
          <w:bCs/>
          <w:color w:val="000000" w:themeColor="text1"/>
          <w:szCs w:val="24"/>
          <w:lang w:eastAsia="en-US"/>
        </w:rPr>
      </w:pPr>
      <w:r w:rsidRPr="006C27F2">
        <w:rPr>
          <w:rFonts w:ascii="Arial" w:eastAsia="Calibri" w:hAnsi="Arial" w:cs="Arial"/>
          <w:b/>
          <w:bCs/>
          <w:color w:val="000000" w:themeColor="text1"/>
          <w:szCs w:val="24"/>
          <w:lang w:eastAsia="en-US"/>
        </w:rPr>
        <w:t>Le Directeur General,</w:t>
      </w:r>
    </w:p>
    <w:p w14:paraId="4114F223" w14:textId="77777777" w:rsidR="003A2FC4" w:rsidRPr="006C27F2" w:rsidRDefault="003A2FC4" w:rsidP="003A2FC4">
      <w:pPr>
        <w:spacing w:line="276" w:lineRule="auto"/>
        <w:rPr>
          <w:rFonts w:ascii="Arial" w:eastAsia="Calibri" w:hAnsi="Arial" w:cs="Arial"/>
          <w:color w:val="000000" w:themeColor="text1"/>
          <w:szCs w:val="24"/>
          <w:lang w:eastAsia="en-US"/>
        </w:rPr>
      </w:pPr>
      <w:r w:rsidRPr="006C27F2">
        <w:rPr>
          <w:rFonts w:ascii="Arial" w:eastAsia="Calibri" w:hAnsi="Arial" w:cs="Arial"/>
          <w:color w:val="000000" w:themeColor="text1"/>
          <w:szCs w:val="24"/>
          <w:lang w:eastAsia="en-US"/>
        </w:rPr>
        <w:t>Vu la Loi n°2012-013 du 24 février 2012 relative aux établissements privés d’enseignement en république du Mali</w:t>
      </w:r>
    </w:p>
    <w:p w14:paraId="5B99F66A" w14:textId="77777777" w:rsidR="003A2FC4" w:rsidRPr="006C27F2" w:rsidRDefault="003A2FC4" w:rsidP="003A2FC4">
      <w:pPr>
        <w:spacing w:line="276" w:lineRule="auto"/>
        <w:rPr>
          <w:rFonts w:ascii="Arial" w:eastAsia="Calibri" w:hAnsi="Arial" w:cs="Arial"/>
          <w:color w:val="000000" w:themeColor="text1"/>
          <w:szCs w:val="24"/>
          <w:lang w:eastAsia="en-US"/>
        </w:rPr>
      </w:pPr>
      <w:r w:rsidRPr="006C27F2">
        <w:rPr>
          <w:rFonts w:ascii="Arial" w:eastAsia="Calibri" w:hAnsi="Arial" w:cs="Arial"/>
          <w:color w:val="000000" w:themeColor="text1"/>
          <w:szCs w:val="24"/>
          <w:lang w:eastAsia="en-US"/>
        </w:rPr>
        <w:t>Vu la Décision n° 2014-0000714/MERSRS-SG du 25 juin 2014 autorisant la création de l’école privée de santé Félix Houphouët Boigny</w:t>
      </w:r>
    </w:p>
    <w:p w14:paraId="3C8F2836" w14:textId="77777777" w:rsidR="003A2FC4" w:rsidRPr="006C27F2" w:rsidRDefault="003A2FC4" w:rsidP="003A2FC4">
      <w:pPr>
        <w:spacing w:line="276" w:lineRule="auto"/>
        <w:rPr>
          <w:rFonts w:ascii="Arial" w:eastAsia="Calibri" w:hAnsi="Arial" w:cs="Arial"/>
          <w:color w:val="000000" w:themeColor="text1"/>
          <w:szCs w:val="24"/>
          <w:lang w:eastAsia="en-US"/>
        </w:rPr>
      </w:pPr>
      <w:r w:rsidRPr="006C27F2">
        <w:rPr>
          <w:rFonts w:ascii="Arial" w:eastAsia="Calibri" w:hAnsi="Arial" w:cs="Arial"/>
          <w:color w:val="000000" w:themeColor="text1"/>
          <w:szCs w:val="24"/>
          <w:lang w:eastAsia="en-US"/>
        </w:rPr>
        <w:t xml:space="preserve">Vu l’Arrêté 1167/MEN-SG du 17 Avril 2019 autorisant l’ouverture de l’école privée de santé Félix Houphouët Boigny. </w:t>
      </w:r>
    </w:p>
    <w:p w14:paraId="5B066214" w14:textId="77777777" w:rsidR="003A2FC4" w:rsidRPr="0075542A" w:rsidRDefault="003A2FC4" w:rsidP="003A2FC4">
      <w:pPr>
        <w:spacing w:line="276" w:lineRule="auto"/>
        <w:rPr>
          <w:rFonts w:ascii="Arial" w:eastAsia="Calibri" w:hAnsi="Arial" w:cs="Arial"/>
          <w:color w:val="000000" w:themeColor="text1"/>
          <w:sz w:val="22"/>
          <w:lang w:eastAsia="en-US"/>
          <w:rPrChange w:id="35" w:author="ROBERT F SYLVESTRE SIDIBE" w:date="2024-02-26T07:14:00Z">
            <w:rPr>
              <w:rFonts w:ascii="Arial" w:eastAsia="Calibri" w:hAnsi="Arial" w:cs="Arial"/>
              <w:color w:val="000000" w:themeColor="text1"/>
              <w:szCs w:val="24"/>
              <w:lang w:eastAsia="en-US"/>
            </w:rPr>
          </w:rPrChange>
        </w:rPr>
      </w:pPr>
      <w:r w:rsidRPr="0075542A">
        <w:rPr>
          <w:rFonts w:ascii="Arial" w:eastAsia="Calibri" w:hAnsi="Arial" w:cs="Arial"/>
          <w:color w:val="000000" w:themeColor="text1"/>
          <w:sz w:val="22"/>
          <w:lang w:eastAsia="en-US"/>
          <w:rPrChange w:id="36" w:author="ROBERT F SYLVESTRE SIDIBE" w:date="2024-02-26T07:14:00Z">
            <w:rPr>
              <w:rFonts w:ascii="Arial" w:eastAsia="Calibri" w:hAnsi="Arial" w:cs="Arial"/>
              <w:color w:val="000000" w:themeColor="text1"/>
              <w:szCs w:val="24"/>
              <w:lang w:eastAsia="en-US"/>
            </w:rPr>
          </w:rPrChange>
        </w:rPr>
        <w:t xml:space="preserve">  </w:t>
      </w:r>
    </w:p>
    <w:p w14:paraId="1EED7787" w14:textId="77777777" w:rsidR="003A2FC4" w:rsidRPr="0075542A" w:rsidRDefault="003A2FC4" w:rsidP="003A2FC4">
      <w:pPr>
        <w:spacing w:line="276" w:lineRule="auto"/>
        <w:jc w:val="center"/>
        <w:rPr>
          <w:rFonts w:ascii="Arial" w:eastAsia="Calibri" w:hAnsi="Arial" w:cs="Arial"/>
          <w:b/>
          <w:bCs/>
          <w:color w:val="000000" w:themeColor="text1"/>
          <w:sz w:val="22"/>
          <w:lang w:eastAsia="en-US"/>
          <w:rPrChange w:id="37" w:author="ROBERT F SYLVESTRE SIDIBE" w:date="2024-02-26T07:14:00Z">
            <w:rPr>
              <w:rFonts w:ascii="Arial" w:eastAsia="Calibri" w:hAnsi="Arial" w:cs="Arial"/>
              <w:b/>
              <w:bCs/>
              <w:color w:val="000000" w:themeColor="text1"/>
              <w:szCs w:val="24"/>
              <w:lang w:eastAsia="en-US"/>
            </w:rPr>
          </w:rPrChange>
        </w:rPr>
      </w:pPr>
      <w:r w:rsidRPr="0075542A">
        <w:rPr>
          <w:rFonts w:ascii="Arial" w:eastAsia="Calibri" w:hAnsi="Arial" w:cs="Arial"/>
          <w:b/>
          <w:bCs/>
          <w:color w:val="000000" w:themeColor="text1"/>
          <w:sz w:val="22"/>
          <w:lang w:eastAsia="en-US"/>
          <w:rPrChange w:id="38" w:author="ROBERT F SYLVESTRE SIDIBE" w:date="2024-02-26T07:14:00Z">
            <w:rPr>
              <w:rFonts w:ascii="Arial" w:eastAsia="Calibri" w:hAnsi="Arial" w:cs="Arial"/>
              <w:b/>
              <w:bCs/>
              <w:color w:val="000000" w:themeColor="text1"/>
              <w:szCs w:val="24"/>
              <w:lang w:eastAsia="en-US"/>
            </w:rPr>
          </w:rPrChange>
        </w:rPr>
        <w:t>DECIDE</w:t>
      </w:r>
    </w:p>
    <w:p w14:paraId="74E3C6BC" w14:textId="0DF8CC74" w:rsidR="007B637C" w:rsidRPr="006C27F2" w:rsidDel="00146178" w:rsidRDefault="000A5779" w:rsidP="007B637C">
      <w:pPr>
        <w:spacing w:line="276" w:lineRule="auto"/>
        <w:jc w:val="left"/>
        <w:rPr>
          <w:del w:id="39" w:author="ROBERT F SYLVESTRE SIDIBE" w:date="2024-02-26T06:59:00Z"/>
          <w:rFonts w:ascii="Arial" w:eastAsia="Calibri" w:hAnsi="Arial" w:cs="Arial"/>
          <w:color w:val="000000" w:themeColor="text1"/>
          <w:szCs w:val="24"/>
          <w:lang w:eastAsia="en-US"/>
        </w:rPr>
      </w:pPr>
      <w:ins w:id="40" w:author="ROBERT F SYLVESTRE SIDIBE" w:date="2024-02-26T08:10:00Z">
        <w:r w:rsidRPr="006C27F2">
          <w:rPr>
            <w:rFonts w:ascii="Arial" w:eastAsia="Calibri" w:hAnsi="Arial" w:cs="Arial"/>
            <w:color w:val="000000" w:themeColor="text1"/>
            <w:szCs w:val="24"/>
            <w:lang w:eastAsia="en-US"/>
            <w:rPrChange w:id="41" w:author="ROBERT F SYLVESTRE SIDIBE" w:date="2024-02-26T08:14:00Z">
              <w:rPr>
                <w:rFonts w:ascii="Arial" w:eastAsia="Calibri" w:hAnsi="Arial" w:cs="Arial"/>
                <w:color w:val="000000" w:themeColor="text1"/>
                <w:sz w:val="22"/>
                <w:lang w:eastAsia="en-US"/>
              </w:rPr>
            </w:rPrChange>
          </w:rPr>
          <w:t>Dans le cadre de notre mission visant à offrir une éducation de qualité et à sélectionner les meilleurs candidats pour nos programmes, de mettre en place des modalités de recrutement claires et transparentes pour l'admission des étudiants à l'Ecole Privée de Santé Félix Houphouët Boigny.</w:t>
        </w:r>
      </w:ins>
      <w:ins w:id="42" w:author="ROBERT F SYLVESTRE SIDIBE" w:date="2024-02-26T08:11:00Z">
        <w:r w:rsidRPr="006C27F2">
          <w:rPr>
            <w:rFonts w:ascii="Arial" w:eastAsia="Calibri" w:hAnsi="Arial" w:cs="Arial"/>
            <w:color w:val="000000" w:themeColor="text1"/>
            <w:szCs w:val="24"/>
            <w:lang w:eastAsia="en-US"/>
            <w:rPrChange w:id="43" w:author="ROBERT F SYLVESTRE SIDIBE" w:date="2024-02-26T08:14:00Z">
              <w:rPr>
                <w:rFonts w:ascii="Arial" w:eastAsia="Calibri" w:hAnsi="Arial" w:cs="Arial"/>
                <w:color w:val="000000" w:themeColor="text1"/>
                <w:sz w:val="22"/>
                <w:lang w:eastAsia="en-US"/>
              </w:rPr>
            </w:rPrChange>
          </w:rPr>
          <w:t xml:space="preserve"> </w:t>
        </w:r>
      </w:ins>
      <w:del w:id="44" w:author="ROBERT F SYLVESTRE SIDIBE" w:date="2024-02-26T06:59:00Z">
        <w:r w:rsidR="007B637C" w:rsidRPr="006C27F2" w:rsidDel="00146178">
          <w:rPr>
            <w:rFonts w:ascii="Arial" w:eastAsia="Calibri" w:hAnsi="Arial" w:cs="Arial"/>
            <w:color w:val="000000" w:themeColor="text1"/>
            <w:szCs w:val="24"/>
            <w:lang w:eastAsia="en-US"/>
          </w:rPr>
          <w:delText>Dans le cadre de l’engagement continu envers l'excellence et la qualité dans tous les aspects de</w:delText>
        </w:r>
      </w:del>
      <w:del w:id="45" w:author="ROBERT F SYLVESTRE SIDIBE" w:date="2024-02-14T08:12:00Z">
        <w:r w:rsidR="007B637C" w:rsidRPr="006C27F2" w:rsidDel="009407C9">
          <w:rPr>
            <w:rFonts w:ascii="Arial" w:eastAsia="Calibri" w:hAnsi="Arial" w:cs="Arial"/>
            <w:color w:val="000000" w:themeColor="text1"/>
            <w:szCs w:val="24"/>
            <w:lang w:eastAsia="en-US"/>
          </w:rPr>
          <w:delText>s</w:delText>
        </w:r>
      </w:del>
      <w:del w:id="46" w:author="ROBERT F SYLVESTRE SIDIBE" w:date="2024-02-26T06:59:00Z">
        <w:r w:rsidR="007B637C" w:rsidRPr="006C27F2" w:rsidDel="00146178">
          <w:rPr>
            <w:rFonts w:ascii="Arial" w:eastAsia="Calibri" w:hAnsi="Arial" w:cs="Arial"/>
            <w:color w:val="000000" w:themeColor="text1"/>
            <w:szCs w:val="24"/>
            <w:lang w:eastAsia="en-US"/>
          </w:rPr>
          <w:delText xml:space="preserve"> activités éducatives et administratives. </w:delText>
        </w:r>
      </w:del>
    </w:p>
    <w:p w14:paraId="0A6842C7" w14:textId="77777777" w:rsidR="00146178" w:rsidRPr="0075542A" w:rsidRDefault="00146178" w:rsidP="007B637C">
      <w:pPr>
        <w:spacing w:line="276" w:lineRule="auto"/>
        <w:jc w:val="left"/>
        <w:rPr>
          <w:ins w:id="47" w:author="ROBERT F SYLVESTRE SIDIBE" w:date="2024-02-26T06:59:00Z"/>
          <w:rFonts w:ascii="Arial" w:eastAsia="Calibri" w:hAnsi="Arial" w:cs="Arial"/>
          <w:color w:val="000000" w:themeColor="text1"/>
          <w:sz w:val="22"/>
          <w:lang w:eastAsia="en-US"/>
          <w:rPrChange w:id="48" w:author="ROBERT F SYLVESTRE SIDIBE" w:date="2024-02-26T07:14:00Z">
            <w:rPr>
              <w:ins w:id="49" w:author="ROBERT F SYLVESTRE SIDIBE" w:date="2024-02-26T06:59:00Z"/>
              <w:rFonts w:ascii="Arial" w:eastAsia="Calibri" w:hAnsi="Arial" w:cs="Arial"/>
              <w:color w:val="000000" w:themeColor="text1"/>
              <w:szCs w:val="24"/>
              <w:lang w:eastAsia="en-US"/>
            </w:rPr>
          </w:rPrChange>
        </w:rPr>
      </w:pPr>
    </w:p>
    <w:p w14:paraId="3BCCC245" w14:textId="77777777" w:rsidR="007B637C" w:rsidRPr="009965A6" w:rsidRDefault="007B637C" w:rsidP="007B637C">
      <w:pPr>
        <w:spacing w:line="276" w:lineRule="auto"/>
        <w:jc w:val="left"/>
        <w:rPr>
          <w:rFonts w:ascii="Arial" w:eastAsia="Calibri" w:hAnsi="Arial" w:cs="Arial"/>
          <w:color w:val="000000" w:themeColor="text1"/>
          <w:sz w:val="10"/>
          <w:szCs w:val="10"/>
          <w:lang w:eastAsia="en-US"/>
          <w:rPrChange w:id="50" w:author="ROBERT F SYLVESTRE SIDIBE" w:date="2024-02-26T07:21:00Z">
            <w:rPr>
              <w:rFonts w:ascii="Arial" w:eastAsia="Calibri" w:hAnsi="Arial" w:cs="Arial"/>
              <w:color w:val="000000" w:themeColor="text1"/>
              <w:szCs w:val="24"/>
              <w:lang w:eastAsia="en-US"/>
            </w:rPr>
          </w:rPrChange>
        </w:rPr>
      </w:pPr>
    </w:p>
    <w:p w14:paraId="5D444D4B" w14:textId="77777777" w:rsidR="006C27F2" w:rsidRPr="006C27F2" w:rsidRDefault="006C27F2" w:rsidP="006C27F2">
      <w:pPr>
        <w:spacing w:line="276" w:lineRule="auto"/>
        <w:jc w:val="left"/>
        <w:rPr>
          <w:ins w:id="51" w:author="ROBERT F SYLVESTRE SIDIBE" w:date="2024-02-26T08:14:00Z"/>
          <w:rFonts w:ascii="Arial" w:eastAsia="Calibri" w:hAnsi="Arial" w:cs="Arial"/>
          <w:b/>
          <w:bCs/>
          <w:color w:val="000000" w:themeColor="text1"/>
          <w:szCs w:val="24"/>
          <w:lang w:eastAsia="en-US"/>
          <w:rPrChange w:id="52" w:author="ROBERT F SYLVESTRE SIDIBE" w:date="2024-02-26T08:14:00Z">
            <w:rPr>
              <w:ins w:id="53" w:author="ROBERT F SYLVESTRE SIDIBE" w:date="2024-02-26T08:14:00Z"/>
              <w:rFonts w:ascii="Arial" w:eastAsia="Calibri" w:hAnsi="Arial" w:cs="Arial"/>
              <w:b/>
              <w:bCs/>
              <w:color w:val="000000" w:themeColor="text1"/>
              <w:sz w:val="22"/>
              <w:lang w:eastAsia="en-US"/>
            </w:rPr>
          </w:rPrChange>
        </w:rPr>
      </w:pPr>
      <w:ins w:id="54" w:author="ROBERT F SYLVESTRE SIDIBE" w:date="2024-02-26T08:14:00Z">
        <w:r w:rsidRPr="006C27F2">
          <w:rPr>
            <w:rFonts w:ascii="Arial" w:eastAsia="Calibri" w:hAnsi="Arial" w:cs="Arial"/>
            <w:b/>
            <w:bCs/>
            <w:color w:val="000000" w:themeColor="text1"/>
            <w:szCs w:val="24"/>
            <w:lang w:eastAsia="en-US"/>
            <w:rPrChange w:id="55" w:author="ROBERT F SYLVESTRE SIDIBE" w:date="2024-02-26T08:14:00Z">
              <w:rPr>
                <w:rFonts w:ascii="Arial" w:eastAsia="Calibri" w:hAnsi="Arial" w:cs="Arial"/>
                <w:b/>
                <w:bCs/>
                <w:color w:val="000000" w:themeColor="text1"/>
                <w:sz w:val="22"/>
                <w:lang w:eastAsia="en-US"/>
              </w:rPr>
            </w:rPrChange>
          </w:rPr>
          <w:t>Article 1 : Modalités de Candidature</w:t>
        </w:r>
      </w:ins>
    </w:p>
    <w:p w14:paraId="20561F99" w14:textId="77777777" w:rsidR="006C27F2" w:rsidRPr="006C27F2" w:rsidRDefault="006C27F2" w:rsidP="006C27F2">
      <w:pPr>
        <w:spacing w:line="276" w:lineRule="auto"/>
        <w:jc w:val="left"/>
        <w:rPr>
          <w:ins w:id="56" w:author="ROBERT F SYLVESTRE SIDIBE" w:date="2024-02-26T08:14:00Z"/>
          <w:rFonts w:ascii="Arial" w:eastAsia="Calibri" w:hAnsi="Arial" w:cs="Arial"/>
          <w:color w:val="000000" w:themeColor="text1"/>
          <w:szCs w:val="24"/>
          <w:lang w:eastAsia="en-US"/>
          <w:rPrChange w:id="57" w:author="ROBERT F SYLVESTRE SIDIBE" w:date="2024-02-26T08:14:00Z">
            <w:rPr>
              <w:ins w:id="58" w:author="ROBERT F SYLVESTRE SIDIBE" w:date="2024-02-26T08:14:00Z"/>
              <w:rFonts w:ascii="Arial" w:eastAsia="Calibri" w:hAnsi="Arial" w:cs="Arial"/>
              <w:b/>
              <w:bCs/>
              <w:color w:val="000000" w:themeColor="text1"/>
              <w:sz w:val="22"/>
              <w:lang w:eastAsia="en-US"/>
            </w:rPr>
          </w:rPrChange>
        </w:rPr>
      </w:pPr>
      <w:ins w:id="59" w:author="ROBERT F SYLVESTRE SIDIBE" w:date="2024-02-26T08:14:00Z">
        <w:r w:rsidRPr="006C27F2">
          <w:rPr>
            <w:rFonts w:ascii="Arial" w:eastAsia="Calibri" w:hAnsi="Arial" w:cs="Arial"/>
            <w:color w:val="000000" w:themeColor="text1"/>
            <w:szCs w:val="24"/>
            <w:lang w:eastAsia="en-US"/>
            <w:rPrChange w:id="60" w:author="ROBERT F SYLVESTRE SIDIBE" w:date="2024-02-26T08:14:00Z">
              <w:rPr>
                <w:rFonts w:ascii="Arial" w:eastAsia="Calibri" w:hAnsi="Arial" w:cs="Arial"/>
                <w:b/>
                <w:bCs/>
                <w:color w:val="000000" w:themeColor="text1"/>
                <w:sz w:val="22"/>
                <w:lang w:eastAsia="en-US"/>
              </w:rPr>
            </w:rPrChange>
          </w:rPr>
          <w:t>1.1. Les candidats intéressés par nos programmes devront soumettre une demande d'admission en ligne via notre site web officiel ou en personne au bureau des admissions de l'école.</w:t>
        </w:r>
      </w:ins>
    </w:p>
    <w:p w14:paraId="2306F2E5" w14:textId="27AA4DEA" w:rsidR="006C27F2" w:rsidRDefault="006C27F2" w:rsidP="006C27F2">
      <w:pPr>
        <w:spacing w:line="276" w:lineRule="auto"/>
        <w:jc w:val="left"/>
        <w:rPr>
          <w:ins w:id="61" w:author="ROBERT F SYLVESTRE SIDIBE" w:date="2024-02-26T08:15:00Z"/>
          <w:rFonts w:ascii="Arial" w:eastAsia="Calibri" w:hAnsi="Arial" w:cs="Arial"/>
          <w:color w:val="000000" w:themeColor="text1"/>
          <w:szCs w:val="24"/>
          <w:lang w:eastAsia="en-US"/>
        </w:rPr>
      </w:pPr>
      <w:ins w:id="62" w:author="ROBERT F SYLVESTRE SIDIBE" w:date="2024-02-26T08:14:00Z">
        <w:r w:rsidRPr="006C27F2">
          <w:rPr>
            <w:rFonts w:ascii="Arial" w:eastAsia="Calibri" w:hAnsi="Arial" w:cs="Arial"/>
            <w:color w:val="000000" w:themeColor="text1"/>
            <w:szCs w:val="24"/>
            <w:lang w:eastAsia="en-US"/>
            <w:rPrChange w:id="63" w:author="ROBERT F SYLVESTRE SIDIBE" w:date="2024-02-26T08:14:00Z">
              <w:rPr>
                <w:rFonts w:ascii="Arial" w:eastAsia="Calibri" w:hAnsi="Arial" w:cs="Arial"/>
                <w:b/>
                <w:bCs/>
                <w:color w:val="000000" w:themeColor="text1"/>
                <w:sz w:val="22"/>
                <w:lang w:eastAsia="en-US"/>
              </w:rPr>
            </w:rPrChange>
          </w:rPr>
          <w:t>1.2. Les demandes d'admission devront être accompagnées de tous les documents requis, tels que les relevés de notes, les lettres de recommandation, les résultats d'examens standardisés</w:t>
        </w:r>
      </w:ins>
      <w:ins w:id="64" w:author="ROBERT F SYLVESTRE SIDIBE" w:date="2024-02-26T08:15:00Z">
        <w:r>
          <w:rPr>
            <w:rFonts w:ascii="Arial" w:eastAsia="Calibri" w:hAnsi="Arial" w:cs="Arial"/>
            <w:color w:val="000000" w:themeColor="text1"/>
            <w:szCs w:val="24"/>
            <w:lang w:eastAsia="en-US"/>
          </w:rPr>
          <w:t>.</w:t>
        </w:r>
      </w:ins>
    </w:p>
    <w:p w14:paraId="4392AF88" w14:textId="77777777" w:rsidR="006C27F2" w:rsidRPr="006C27F2" w:rsidRDefault="006C27F2" w:rsidP="006C27F2">
      <w:pPr>
        <w:spacing w:line="276" w:lineRule="auto"/>
        <w:jc w:val="left"/>
        <w:rPr>
          <w:ins w:id="65" w:author="ROBERT F SYLVESTRE SIDIBE" w:date="2024-02-26T08:14:00Z"/>
          <w:rFonts w:ascii="Arial" w:eastAsia="Calibri" w:hAnsi="Arial" w:cs="Arial"/>
          <w:color w:val="000000" w:themeColor="text1"/>
          <w:szCs w:val="24"/>
          <w:lang w:eastAsia="en-US"/>
          <w:rPrChange w:id="66" w:author="ROBERT F SYLVESTRE SIDIBE" w:date="2024-02-26T08:14:00Z">
            <w:rPr>
              <w:ins w:id="67" w:author="ROBERT F SYLVESTRE SIDIBE" w:date="2024-02-26T08:14:00Z"/>
              <w:rFonts w:ascii="Arial" w:eastAsia="Calibri" w:hAnsi="Arial" w:cs="Arial"/>
              <w:b/>
              <w:bCs/>
              <w:color w:val="000000" w:themeColor="text1"/>
              <w:sz w:val="22"/>
              <w:lang w:eastAsia="en-US"/>
            </w:rPr>
          </w:rPrChange>
        </w:rPr>
      </w:pPr>
    </w:p>
    <w:p w14:paraId="5CA10B83" w14:textId="77777777" w:rsidR="006C27F2" w:rsidRPr="006C27F2" w:rsidRDefault="006C27F2" w:rsidP="006C27F2">
      <w:pPr>
        <w:spacing w:line="276" w:lineRule="auto"/>
        <w:jc w:val="left"/>
        <w:rPr>
          <w:ins w:id="68" w:author="ROBERT F SYLVESTRE SIDIBE" w:date="2024-02-26T08:14:00Z"/>
          <w:rFonts w:ascii="Arial" w:eastAsia="Calibri" w:hAnsi="Arial" w:cs="Arial"/>
          <w:b/>
          <w:bCs/>
          <w:color w:val="000000" w:themeColor="text1"/>
          <w:szCs w:val="24"/>
          <w:lang w:eastAsia="en-US"/>
          <w:rPrChange w:id="69" w:author="ROBERT F SYLVESTRE SIDIBE" w:date="2024-02-26T08:14:00Z">
            <w:rPr>
              <w:ins w:id="70" w:author="ROBERT F SYLVESTRE SIDIBE" w:date="2024-02-26T08:14:00Z"/>
              <w:rFonts w:ascii="Arial" w:eastAsia="Calibri" w:hAnsi="Arial" w:cs="Arial"/>
              <w:b/>
              <w:bCs/>
              <w:color w:val="000000" w:themeColor="text1"/>
              <w:sz w:val="22"/>
              <w:lang w:eastAsia="en-US"/>
            </w:rPr>
          </w:rPrChange>
        </w:rPr>
      </w:pPr>
      <w:ins w:id="71" w:author="ROBERT F SYLVESTRE SIDIBE" w:date="2024-02-26T08:14:00Z">
        <w:r w:rsidRPr="006C27F2">
          <w:rPr>
            <w:rFonts w:ascii="Arial" w:eastAsia="Calibri" w:hAnsi="Arial" w:cs="Arial"/>
            <w:b/>
            <w:bCs/>
            <w:color w:val="000000" w:themeColor="text1"/>
            <w:szCs w:val="24"/>
            <w:lang w:eastAsia="en-US"/>
            <w:rPrChange w:id="72" w:author="ROBERT F SYLVESTRE SIDIBE" w:date="2024-02-26T08:14:00Z">
              <w:rPr>
                <w:rFonts w:ascii="Arial" w:eastAsia="Calibri" w:hAnsi="Arial" w:cs="Arial"/>
                <w:b/>
                <w:bCs/>
                <w:color w:val="000000" w:themeColor="text1"/>
                <w:sz w:val="22"/>
                <w:lang w:eastAsia="en-US"/>
              </w:rPr>
            </w:rPrChange>
          </w:rPr>
          <w:t>Article 2 : Critères de Sélection</w:t>
        </w:r>
      </w:ins>
    </w:p>
    <w:p w14:paraId="29439601" w14:textId="77777777" w:rsidR="006C27F2" w:rsidRPr="006C27F2" w:rsidRDefault="006C27F2" w:rsidP="006C27F2">
      <w:pPr>
        <w:spacing w:line="276" w:lineRule="auto"/>
        <w:jc w:val="left"/>
        <w:rPr>
          <w:ins w:id="73" w:author="ROBERT F SYLVESTRE SIDIBE" w:date="2024-02-26T08:14:00Z"/>
          <w:rFonts w:ascii="Arial" w:eastAsia="Calibri" w:hAnsi="Arial" w:cs="Arial"/>
          <w:color w:val="000000" w:themeColor="text1"/>
          <w:szCs w:val="24"/>
          <w:lang w:eastAsia="en-US"/>
          <w:rPrChange w:id="74" w:author="ROBERT F SYLVESTRE SIDIBE" w:date="2024-02-26T08:14:00Z">
            <w:rPr>
              <w:ins w:id="75" w:author="ROBERT F SYLVESTRE SIDIBE" w:date="2024-02-26T08:14:00Z"/>
              <w:rFonts w:ascii="Arial" w:eastAsia="Calibri" w:hAnsi="Arial" w:cs="Arial"/>
              <w:b/>
              <w:bCs/>
              <w:color w:val="000000" w:themeColor="text1"/>
              <w:sz w:val="22"/>
              <w:lang w:eastAsia="en-US"/>
            </w:rPr>
          </w:rPrChange>
        </w:rPr>
      </w:pPr>
      <w:ins w:id="76" w:author="ROBERT F SYLVESTRE SIDIBE" w:date="2024-02-26T08:14:00Z">
        <w:r w:rsidRPr="006C27F2">
          <w:rPr>
            <w:rFonts w:ascii="Arial" w:eastAsia="Calibri" w:hAnsi="Arial" w:cs="Arial"/>
            <w:color w:val="000000" w:themeColor="text1"/>
            <w:szCs w:val="24"/>
            <w:lang w:eastAsia="en-US"/>
            <w:rPrChange w:id="77" w:author="ROBERT F SYLVESTRE SIDIBE" w:date="2024-02-26T08:14:00Z">
              <w:rPr>
                <w:rFonts w:ascii="Arial" w:eastAsia="Calibri" w:hAnsi="Arial" w:cs="Arial"/>
                <w:b/>
                <w:bCs/>
                <w:color w:val="000000" w:themeColor="text1"/>
                <w:sz w:val="22"/>
                <w:lang w:eastAsia="en-US"/>
              </w:rPr>
            </w:rPrChange>
          </w:rPr>
          <w:t>2.1. Les candidats seront évalués sur la base de leur dossier académique, de leurs résultats aux examens, de leurs expériences professionnelles ou extra-scolaires pertinentes, ainsi que de leur motivation et de leur adéquation avec les objectifs du programme.</w:t>
        </w:r>
      </w:ins>
    </w:p>
    <w:p w14:paraId="20DE700B" w14:textId="77777777" w:rsidR="006C27F2" w:rsidRDefault="006C27F2" w:rsidP="006C27F2">
      <w:pPr>
        <w:spacing w:line="276" w:lineRule="auto"/>
        <w:jc w:val="left"/>
        <w:rPr>
          <w:ins w:id="78" w:author="ROBERT F SYLVESTRE SIDIBE" w:date="2024-02-26T08:15:00Z"/>
          <w:rFonts w:ascii="Arial" w:eastAsia="Calibri" w:hAnsi="Arial" w:cs="Arial"/>
          <w:color w:val="000000" w:themeColor="text1"/>
          <w:szCs w:val="24"/>
          <w:lang w:eastAsia="en-US"/>
        </w:rPr>
      </w:pPr>
      <w:ins w:id="79" w:author="ROBERT F SYLVESTRE SIDIBE" w:date="2024-02-26T08:14:00Z">
        <w:r w:rsidRPr="006C27F2">
          <w:rPr>
            <w:rFonts w:ascii="Arial" w:eastAsia="Calibri" w:hAnsi="Arial" w:cs="Arial"/>
            <w:color w:val="000000" w:themeColor="text1"/>
            <w:szCs w:val="24"/>
            <w:lang w:eastAsia="en-US"/>
            <w:rPrChange w:id="80" w:author="ROBERT F SYLVESTRE SIDIBE" w:date="2024-02-26T08:14:00Z">
              <w:rPr>
                <w:rFonts w:ascii="Arial" w:eastAsia="Calibri" w:hAnsi="Arial" w:cs="Arial"/>
                <w:b/>
                <w:bCs/>
                <w:color w:val="000000" w:themeColor="text1"/>
                <w:sz w:val="22"/>
                <w:lang w:eastAsia="en-US"/>
              </w:rPr>
            </w:rPrChange>
          </w:rPr>
          <w:t>2.2. Des entretiens individuels pourront être organisés pour évaluer la motivation, les compétences et les objectifs professionnels des candidats, en fonction des exigences spécifiques de chaque programme.</w:t>
        </w:r>
      </w:ins>
    </w:p>
    <w:p w14:paraId="7B996C2C" w14:textId="77777777" w:rsidR="006C27F2" w:rsidRPr="006C27F2" w:rsidRDefault="006C27F2" w:rsidP="006C27F2">
      <w:pPr>
        <w:spacing w:line="276" w:lineRule="auto"/>
        <w:jc w:val="left"/>
        <w:rPr>
          <w:ins w:id="81" w:author="ROBERT F SYLVESTRE SIDIBE" w:date="2024-02-26T08:14:00Z"/>
          <w:rFonts w:ascii="Arial" w:eastAsia="Calibri" w:hAnsi="Arial" w:cs="Arial"/>
          <w:color w:val="000000" w:themeColor="text1"/>
          <w:szCs w:val="24"/>
          <w:lang w:eastAsia="en-US"/>
          <w:rPrChange w:id="82" w:author="ROBERT F SYLVESTRE SIDIBE" w:date="2024-02-26T08:14:00Z">
            <w:rPr>
              <w:ins w:id="83" w:author="ROBERT F SYLVESTRE SIDIBE" w:date="2024-02-26T08:14:00Z"/>
              <w:rFonts w:ascii="Arial" w:eastAsia="Calibri" w:hAnsi="Arial" w:cs="Arial"/>
              <w:b/>
              <w:bCs/>
              <w:color w:val="000000" w:themeColor="text1"/>
              <w:sz w:val="22"/>
              <w:lang w:eastAsia="en-US"/>
            </w:rPr>
          </w:rPrChange>
        </w:rPr>
      </w:pPr>
    </w:p>
    <w:p w14:paraId="107D1B02" w14:textId="77777777" w:rsidR="006C27F2" w:rsidRPr="006C27F2" w:rsidRDefault="006C27F2" w:rsidP="006C27F2">
      <w:pPr>
        <w:spacing w:line="276" w:lineRule="auto"/>
        <w:jc w:val="left"/>
        <w:rPr>
          <w:ins w:id="84" w:author="ROBERT F SYLVESTRE SIDIBE" w:date="2024-02-26T08:14:00Z"/>
          <w:rFonts w:ascii="Arial" w:eastAsia="Calibri" w:hAnsi="Arial" w:cs="Arial"/>
          <w:b/>
          <w:bCs/>
          <w:color w:val="000000" w:themeColor="text1"/>
          <w:szCs w:val="24"/>
          <w:lang w:eastAsia="en-US"/>
          <w:rPrChange w:id="85" w:author="ROBERT F SYLVESTRE SIDIBE" w:date="2024-02-26T08:15:00Z">
            <w:rPr>
              <w:ins w:id="86" w:author="ROBERT F SYLVESTRE SIDIBE" w:date="2024-02-26T08:14:00Z"/>
              <w:rFonts w:ascii="Arial" w:eastAsia="Calibri" w:hAnsi="Arial" w:cs="Arial"/>
              <w:b/>
              <w:bCs/>
              <w:color w:val="000000" w:themeColor="text1"/>
              <w:sz w:val="22"/>
              <w:lang w:eastAsia="en-US"/>
            </w:rPr>
          </w:rPrChange>
        </w:rPr>
      </w:pPr>
      <w:ins w:id="87" w:author="ROBERT F SYLVESTRE SIDIBE" w:date="2024-02-26T08:14:00Z">
        <w:r w:rsidRPr="006C27F2">
          <w:rPr>
            <w:rFonts w:ascii="Arial" w:eastAsia="Calibri" w:hAnsi="Arial" w:cs="Arial"/>
            <w:b/>
            <w:bCs/>
            <w:color w:val="000000" w:themeColor="text1"/>
            <w:szCs w:val="24"/>
            <w:lang w:eastAsia="en-US"/>
            <w:rPrChange w:id="88" w:author="ROBERT F SYLVESTRE SIDIBE" w:date="2024-02-26T08:15:00Z">
              <w:rPr>
                <w:rFonts w:ascii="Arial" w:eastAsia="Calibri" w:hAnsi="Arial" w:cs="Arial"/>
                <w:b/>
                <w:bCs/>
                <w:color w:val="000000" w:themeColor="text1"/>
                <w:sz w:val="22"/>
                <w:lang w:eastAsia="en-US"/>
              </w:rPr>
            </w:rPrChange>
          </w:rPr>
          <w:t>Article 3 : Décision d'Admission</w:t>
        </w:r>
      </w:ins>
    </w:p>
    <w:p w14:paraId="2A81DA5E" w14:textId="77777777" w:rsidR="006C27F2" w:rsidRPr="006C27F2" w:rsidRDefault="006C27F2" w:rsidP="006C27F2">
      <w:pPr>
        <w:spacing w:line="276" w:lineRule="auto"/>
        <w:jc w:val="left"/>
        <w:rPr>
          <w:ins w:id="89" w:author="ROBERT F SYLVESTRE SIDIBE" w:date="2024-02-26T08:14:00Z"/>
          <w:rFonts w:ascii="Arial" w:eastAsia="Calibri" w:hAnsi="Arial" w:cs="Arial"/>
          <w:color w:val="000000" w:themeColor="text1"/>
          <w:szCs w:val="24"/>
          <w:lang w:eastAsia="en-US"/>
          <w:rPrChange w:id="90" w:author="ROBERT F SYLVESTRE SIDIBE" w:date="2024-02-26T08:14:00Z">
            <w:rPr>
              <w:ins w:id="91" w:author="ROBERT F SYLVESTRE SIDIBE" w:date="2024-02-26T08:14:00Z"/>
              <w:rFonts w:ascii="Arial" w:eastAsia="Calibri" w:hAnsi="Arial" w:cs="Arial"/>
              <w:b/>
              <w:bCs/>
              <w:color w:val="000000" w:themeColor="text1"/>
              <w:sz w:val="22"/>
              <w:lang w:eastAsia="en-US"/>
            </w:rPr>
          </w:rPrChange>
        </w:rPr>
      </w:pPr>
      <w:ins w:id="92" w:author="ROBERT F SYLVESTRE SIDIBE" w:date="2024-02-26T08:14:00Z">
        <w:r w:rsidRPr="006C27F2">
          <w:rPr>
            <w:rFonts w:ascii="Arial" w:eastAsia="Calibri" w:hAnsi="Arial" w:cs="Arial"/>
            <w:color w:val="000000" w:themeColor="text1"/>
            <w:szCs w:val="24"/>
            <w:lang w:eastAsia="en-US"/>
            <w:rPrChange w:id="93" w:author="ROBERT F SYLVESTRE SIDIBE" w:date="2024-02-26T08:14:00Z">
              <w:rPr>
                <w:rFonts w:ascii="Arial" w:eastAsia="Calibri" w:hAnsi="Arial" w:cs="Arial"/>
                <w:b/>
                <w:bCs/>
                <w:color w:val="000000" w:themeColor="text1"/>
                <w:sz w:val="22"/>
                <w:lang w:eastAsia="en-US"/>
              </w:rPr>
            </w:rPrChange>
          </w:rPr>
          <w:t>3.1. Une commission d'admission désignée par la direction de l'école examinera toutes les candidatures et prendra une décision quant à l'admission des candidats.</w:t>
        </w:r>
      </w:ins>
    </w:p>
    <w:p w14:paraId="52A31C4B" w14:textId="77777777" w:rsidR="006C27F2" w:rsidRDefault="006C27F2" w:rsidP="006C27F2">
      <w:pPr>
        <w:spacing w:line="276" w:lineRule="auto"/>
        <w:jc w:val="left"/>
        <w:rPr>
          <w:ins w:id="94" w:author="ROBERT F SYLVESTRE SIDIBE" w:date="2024-02-26T08:15:00Z"/>
          <w:rFonts w:ascii="Arial" w:eastAsia="Calibri" w:hAnsi="Arial" w:cs="Arial"/>
          <w:color w:val="000000" w:themeColor="text1"/>
          <w:szCs w:val="24"/>
          <w:lang w:eastAsia="en-US"/>
        </w:rPr>
      </w:pPr>
      <w:ins w:id="95" w:author="ROBERT F SYLVESTRE SIDIBE" w:date="2024-02-26T08:14:00Z">
        <w:r w:rsidRPr="006C27F2">
          <w:rPr>
            <w:rFonts w:ascii="Arial" w:eastAsia="Calibri" w:hAnsi="Arial" w:cs="Arial"/>
            <w:color w:val="000000" w:themeColor="text1"/>
            <w:szCs w:val="24"/>
            <w:lang w:eastAsia="en-US"/>
            <w:rPrChange w:id="96" w:author="ROBERT F SYLVESTRE SIDIBE" w:date="2024-02-26T08:14:00Z">
              <w:rPr>
                <w:rFonts w:ascii="Arial" w:eastAsia="Calibri" w:hAnsi="Arial" w:cs="Arial"/>
                <w:b/>
                <w:bCs/>
                <w:color w:val="000000" w:themeColor="text1"/>
                <w:sz w:val="22"/>
                <w:lang w:eastAsia="en-US"/>
              </w:rPr>
            </w:rPrChange>
          </w:rPr>
          <w:t>3.2. Les décisions d'admission seront communiquées aux candidats par écrit, précisant les conditions d'admission et les étapes à suivre pour finaliser leur inscription.</w:t>
        </w:r>
      </w:ins>
    </w:p>
    <w:p w14:paraId="6BA4EBC8" w14:textId="77777777" w:rsidR="006C27F2" w:rsidRDefault="006C27F2" w:rsidP="006C27F2">
      <w:pPr>
        <w:spacing w:line="276" w:lineRule="auto"/>
        <w:jc w:val="left"/>
        <w:rPr>
          <w:ins w:id="97" w:author="ROBERT F SYLVESTRE SIDIBE" w:date="2024-02-26T08:15:00Z"/>
          <w:rFonts w:ascii="Arial" w:eastAsia="Calibri" w:hAnsi="Arial" w:cs="Arial"/>
          <w:color w:val="000000" w:themeColor="text1"/>
          <w:szCs w:val="24"/>
          <w:lang w:eastAsia="en-US"/>
        </w:rPr>
      </w:pPr>
    </w:p>
    <w:p w14:paraId="549A6BF6" w14:textId="77777777" w:rsidR="006C27F2" w:rsidRDefault="006C27F2" w:rsidP="006C27F2">
      <w:pPr>
        <w:spacing w:line="276" w:lineRule="auto"/>
        <w:jc w:val="left"/>
        <w:rPr>
          <w:ins w:id="98" w:author="ROBERT F SYLVESTRE SIDIBE" w:date="2024-02-26T08:15:00Z"/>
          <w:rFonts w:ascii="Arial" w:eastAsia="Calibri" w:hAnsi="Arial" w:cs="Arial"/>
          <w:color w:val="000000" w:themeColor="text1"/>
          <w:szCs w:val="24"/>
          <w:lang w:eastAsia="en-US"/>
        </w:rPr>
      </w:pPr>
    </w:p>
    <w:p w14:paraId="247185BA" w14:textId="77777777" w:rsidR="006C27F2" w:rsidRPr="006C27F2" w:rsidRDefault="006C27F2" w:rsidP="006C27F2">
      <w:pPr>
        <w:spacing w:line="276" w:lineRule="auto"/>
        <w:jc w:val="left"/>
        <w:rPr>
          <w:ins w:id="99" w:author="ROBERT F SYLVESTRE SIDIBE" w:date="2024-02-26T08:14:00Z"/>
          <w:rFonts w:ascii="Arial" w:eastAsia="Calibri" w:hAnsi="Arial" w:cs="Arial"/>
          <w:color w:val="000000" w:themeColor="text1"/>
          <w:szCs w:val="24"/>
          <w:lang w:eastAsia="en-US"/>
          <w:rPrChange w:id="100" w:author="ROBERT F SYLVESTRE SIDIBE" w:date="2024-02-26T08:14:00Z">
            <w:rPr>
              <w:ins w:id="101" w:author="ROBERT F SYLVESTRE SIDIBE" w:date="2024-02-26T08:14:00Z"/>
              <w:rFonts w:ascii="Arial" w:eastAsia="Calibri" w:hAnsi="Arial" w:cs="Arial"/>
              <w:b/>
              <w:bCs/>
              <w:color w:val="000000" w:themeColor="text1"/>
              <w:sz w:val="22"/>
              <w:lang w:eastAsia="en-US"/>
            </w:rPr>
          </w:rPrChange>
        </w:rPr>
      </w:pPr>
    </w:p>
    <w:p w14:paraId="56814269" w14:textId="77777777" w:rsidR="006C27F2" w:rsidRPr="006C27F2" w:rsidRDefault="006C27F2" w:rsidP="006C27F2">
      <w:pPr>
        <w:spacing w:line="276" w:lineRule="auto"/>
        <w:jc w:val="left"/>
        <w:rPr>
          <w:ins w:id="102" w:author="ROBERT F SYLVESTRE SIDIBE" w:date="2024-02-26T08:14:00Z"/>
          <w:rFonts w:ascii="Arial" w:eastAsia="Calibri" w:hAnsi="Arial" w:cs="Arial"/>
          <w:b/>
          <w:bCs/>
          <w:color w:val="000000" w:themeColor="text1"/>
          <w:szCs w:val="24"/>
          <w:lang w:eastAsia="en-US"/>
          <w:rPrChange w:id="103" w:author="ROBERT F SYLVESTRE SIDIBE" w:date="2024-02-26T08:14:00Z">
            <w:rPr>
              <w:ins w:id="104" w:author="ROBERT F SYLVESTRE SIDIBE" w:date="2024-02-26T08:14:00Z"/>
              <w:rFonts w:ascii="Arial" w:eastAsia="Calibri" w:hAnsi="Arial" w:cs="Arial"/>
              <w:b/>
              <w:bCs/>
              <w:color w:val="000000" w:themeColor="text1"/>
              <w:sz w:val="22"/>
              <w:lang w:eastAsia="en-US"/>
            </w:rPr>
          </w:rPrChange>
        </w:rPr>
      </w:pPr>
      <w:ins w:id="105" w:author="ROBERT F SYLVESTRE SIDIBE" w:date="2024-02-26T08:14:00Z">
        <w:r w:rsidRPr="006C27F2">
          <w:rPr>
            <w:rFonts w:ascii="Arial" w:eastAsia="Calibri" w:hAnsi="Arial" w:cs="Arial"/>
            <w:b/>
            <w:bCs/>
            <w:color w:val="000000" w:themeColor="text1"/>
            <w:szCs w:val="24"/>
            <w:lang w:eastAsia="en-US"/>
            <w:rPrChange w:id="106" w:author="ROBERT F SYLVESTRE SIDIBE" w:date="2024-02-26T08:14:00Z">
              <w:rPr>
                <w:rFonts w:ascii="Arial" w:eastAsia="Calibri" w:hAnsi="Arial" w:cs="Arial"/>
                <w:b/>
                <w:bCs/>
                <w:color w:val="000000" w:themeColor="text1"/>
                <w:sz w:val="22"/>
                <w:lang w:eastAsia="en-US"/>
              </w:rPr>
            </w:rPrChange>
          </w:rPr>
          <w:t>Article 4 : Recours</w:t>
        </w:r>
      </w:ins>
    </w:p>
    <w:p w14:paraId="37DD95D4" w14:textId="77777777" w:rsidR="006C27F2" w:rsidRPr="006C27F2" w:rsidRDefault="006C27F2" w:rsidP="006C27F2">
      <w:pPr>
        <w:spacing w:line="276" w:lineRule="auto"/>
        <w:jc w:val="left"/>
        <w:rPr>
          <w:ins w:id="107" w:author="ROBERT F SYLVESTRE SIDIBE" w:date="2024-02-26T08:14:00Z"/>
          <w:rFonts w:ascii="Arial" w:eastAsia="Calibri" w:hAnsi="Arial" w:cs="Arial"/>
          <w:color w:val="000000" w:themeColor="text1"/>
          <w:szCs w:val="24"/>
          <w:lang w:eastAsia="en-US"/>
          <w:rPrChange w:id="108" w:author="ROBERT F SYLVESTRE SIDIBE" w:date="2024-02-26T08:14:00Z">
            <w:rPr>
              <w:ins w:id="109" w:author="ROBERT F SYLVESTRE SIDIBE" w:date="2024-02-26T08:14:00Z"/>
              <w:rFonts w:ascii="Arial" w:eastAsia="Calibri" w:hAnsi="Arial" w:cs="Arial"/>
              <w:b/>
              <w:bCs/>
              <w:color w:val="000000" w:themeColor="text1"/>
              <w:sz w:val="22"/>
              <w:lang w:eastAsia="en-US"/>
            </w:rPr>
          </w:rPrChange>
        </w:rPr>
      </w:pPr>
      <w:ins w:id="110" w:author="ROBERT F SYLVESTRE SIDIBE" w:date="2024-02-26T08:14:00Z">
        <w:r w:rsidRPr="006C27F2">
          <w:rPr>
            <w:rFonts w:ascii="Arial" w:eastAsia="Calibri" w:hAnsi="Arial" w:cs="Arial"/>
            <w:color w:val="000000" w:themeColor="text1"/>
            <w:szCs w:val="24"/>
            <w:lang w:eastAsia="en-US"/>
            <w:rPrChange w:id="111" w:author="ROBERT F SYLVESTRE SIDIBE" w:date="2024-02-26T08:14:00Z">
              <w:rPr>
                <w:rFonts w:ascii="Arial" w:eastAsia="Calibri" w:hAnsi="Arial" w:cs="Arial"/>
                <w:b/>
                <w:bCs/>
                <w:color w:val="000000" w:themeColor="text1"/>
                <w:sz w:val="22"/>
                <w:lang w:eastAsia="en-US"/>
              </w:rPr>
            </w:rPrChange>
          </w:rPr>
          <w:t>4.1. Les candidats ayant reçu une décision défavorable auront la possibilité de déposer un recours auprès de la direction de l'école, en fournissant des arguments justifiant leur demande.</w:t>
        </w:r>
      </w:ins>
    </w:p>
    <w:p w14:paraId="4AC9BE22" w14:textId="77777777" w:rsidR="006C27F2" w:rsidRPr="006C27F2" w:rsidRDefault="006C27F2" w:rsidP="006C27F2">
      <w:pPr>
        <w:spacing w:line="276" w:lineRule="auto"/>
        <w:jc w:val="left"/>
        <w:rPr>
          <w:ins w:id="112" w:author="ROBERT F SYLVESTRE SIDIBE" w:date="2024-02-26T08:14:00Z"/>
          <w:rFonts w:ascii="Arial" w:eastAsia="Calibri" w:hAnsi="Arial" w:cs="Arial"/>
          <w:color w:val="000000" w:themeColor="text1"/>
          <w:szCs w:val="24"/>
          <w:lang w:eastAsia="en-US"/>
          <w:rPrChange w:id="113" w:author="ROBERT F SYLVESTRE SIDIBE" w:date="2024-02-26T08:14:00Z">
            <w:rPr>
              <w:ins w:id="114" w:author="ROBERT F SYLVESTRE SIDIBE" w:date="2024-02-26T08:14:00Z"/>
              <w:rFonts w:ascii="Arial" w:eastAsia="Calibri" w:hAnsi="Arial" w:cs="Arial"/>
              <w:b/>
              <w:bCs/>
              <w:color w:val="000000" w:themeColor="text1"/>
              <w:sz w:val="22"/>
              <w:lang w:eastAsia="en-US"/>
            </w:rPr>
          </w:rPrChange>
        </w:rPr>
      </w:pPr>
      <w:ins w:id="115" w:author="ROBERT F SYLVESTRE SIDIBE" w:date="2024-02-26T08:14:00Z">
        <w:r w:rsidRPr="006C27F2">
          <w:rPr>
            <w:rFonts w:ascii="Arial" w:eastAsia="Calibri" w:hAnsi="Arial" w:cs="Arial"/>
            <w:color w:val="000000" w:themeColor="text1"/>
            <w:szCs w:val="24"/>
            <w:lang w:eastAsia="en-US"/>
            <w:rPrChange w:id="116" w:author="ROBERT F SYLVESTRE SIDIBE" w:date="2024-02-26T08:14:00Z">
              <w:rPr>
                <w:rFonts w:ascii="Arial" w:eastAsia="Calibri" w:hAnsi="Arial" w:cs="Arial"/>
                <w:b/>
                <w:bCs/>
                <w:color w:val="000000" w:themeColor="text1"/>
                <w:sz w:val="22"/>
                <w:lang w:eastAsia="en-US"/>
              </w:rPr>
            </w:rPrChange>
          </w:rPr>
          <w:t>4.2. La direction de l'école examinera les recours et prendra une décision finale, qui sera communiquée aux candidats par écrit.</w:t>
        </w:r>
      </w:ins>
    </w:p>
    <w:p w14:paraId="26A2C47C" w14:textId="1AD268E8" w:rsidR="003A2FC4" w:rsidDel="009965A6" w:rsidRDefault="003A2FC4" w:rsidP="009965A6">
      <w:pPr>
        <w:spacing w:line="240" w:lineRule="auto"/>
        <w:jc w:val="left"/>
        <w:rPr>
          <w:del w:id="117" w:author="ROBERT F SYLVESTRE SIDIBE" w:date="2024-02-26T07:20:00Z"/>
          <w:rFonts w:ascii="Arial" w:eastAsia="Calibri" w:hAnsi="Arial" w:cs="Arial"/>
          <w:color w:val="000000" w:themeColor="text1"/>
          <w:sz w:val="22"/>
          <w:lang w:eastAsia="en-US"/>
        </w:rPr>
      </w:pPr>
      <w:del w:id="118" w:author="ROBERT F SYLVESTRE SIDIBE" w:date="2024-02-26T08:14:00Z">
        <w:r w:rsidRPr="0075542A" w:rsidDel="006C27F2">
          <w:rPr>
            <w:rFonts w:ascii="Arial" w:eastAsia="Calibri" w:hAnsi="Arial" w:cs="Arial"/>
            <w:b/>
            <w:bCs/>
            <w:color w:val="000000" w:themeColor="text1"/>
            <w:sz w:val="22"/>
            <w:lang w:eastAsia="en-US"/>
            <w:rPrChange w:id="119" w:author="ROBERT F SYLVESTRE SIDIBE" w:date="2024-02-26T07:14:00Z">
              <w:rPr>
                <w:rFonts w:ascii="Arial" w:eastAsia="Calibri" w:hAnsi="Arial" w:cs="Arial"/>
                <w:b/>
                <w:bCs/>
                <w:color w:val="000000" w:themeColor="text1"/>
                <w:szCs w:val="24"/>
                <w:lang w:eastAsia="en-US"/>
              </w:rPr>
            </w:rPrChange>
          </w:rPr>
          <w:delText>Article 1</w:delText>
        </w:r>
        <w:r w:rsidRPr="0075542A" w:rsidDel="006C27F2">
          <w:rPr>
            <w:rFonts w:ascii="Arial" w:eastAsia="Calibri" w:hAnsi="Arial" w:cs="Arial"/>
            <w:color w:val="000000" w:themeColor="text1"/>
            <w:sz w:val="22"/>
            <w:lang w:eastAsia="en-US"/>
            <w:rPrChange w:id="120" w:author="ROBERT F SYLVESTRE SIDIBE" w:date="2024-02-26T07:14:00Z">
              <w:rPr>
                <w:rFonts w:ascii="Arial" w:eastAsia="Calibri" w:hAnsi="Arial" w:cs="Arial"/>
                <w:color w:val="000000" w:themeColor="text1"/>
                <w:szCs w:val="24"/>
                <w:lang w:eastAsia="en-US"/>
              </w:rPr>
            </w:rPrChange>
          </w:rPr>
          <w:delText xml:space="preserve"> : </w:delText>
        </w:r>
      </w:del>
      <w:del w:id="121" w:author="ROBERT F SYLVESTRE SIDIBE" w:date="2024-02-26T07:00:00Z">
        <w:r w:rsidR="007B637C" w:rsidRPr="0075542A" w:rsidDel="00146178">
          <w:rPr>
            <w:rFonts w:ascii="Arial" w:eastAsia="Calibri" w:hAnsi="Arial" w:cs="Arial"/>
            <w:color w:val="000000" w:themeColor="text1"/>
            <w:sz w:val="22"/>
            <w:lang w:eastAsia="en-US"/>
            <w:rPrChange w:id="122" w:author="ROBERT F SYLVESTRE SIDIBE" w:date="2024-02-26T07:14:00Z">
              <w:rPr>
                <w:rFonts w:ascii="Arial" w:eastAsia="Calibri" w:hAnsi="Arial" w:cs="Arial"/>
                <w:color w:val="000000" w:themeColor="text1"/>
                <w:szCs w:val="24"/>
                <w:lang w:eastAsia="en-US"/>
              </w:rPr>
            </w:rPrChange>
          </w:rPr>
          <w:delText>La création d'une Cellule Interne d'Assurance Qualité (CIAQ)</w:delText>
        </w:r>
      </w:del>
      <w:del w:id="123" w:author="ROBERT F SYLVESTRE SIDIBE" w:date="2024-02-14T08:12:00Z">
        <w:r w:rsidR="007B637C" w:rsidRPr="0075542A" w:rsidDel="009407C9">
          <w:rPr>
            <w:rFonts w:ascii="Arial" w:eastAsia="Calibri" w:hAnsi="Arial" w:cs="Arial"/>
            <w:color w:val="000000" w:themeColor="text1"/>
            <w:sz w:val="22"/>
            <w:lang w:eastAsia="en-US"/>
            <w:rPrChange w:id="124" w:author="ROBERT F SYLVESTRE SIDIBE" w:date="2024-02-26T07:14:00Z">
              <w:rPr>
                <w:rFonts w:ascii="Arial" w:eastAsia="Calibri" w:hAnsi="Arial" w:cs="Arial"/>
                <w:color w:val="000000" w:themeColor="text1"/>
                <w:szCs w:val="24"/>
                <w:lang w:eastAsia="en-US"/>
              </w:rPr>
            </w:rPrChange>
          </w:rPr>
          <w:delText xml:space="preserve"> au sein de l'Ecole Privée de Santé Félix Houphouët Boigny</w:delText>
        </w:r>
      </w:del>
      <w:del w:id="125" w:author="ROBERT F SYLVESTRE SIDIBE" w:date="2024-02-26T07:00:00Z">
        <w:r w:rsidR="007B637C" w:rsidRPr="0075542A" w:rsidDel="00146178">
          <w:rPr>
            <w:rFonts w:ascii="Segoe UI" w:hAnsi="Segoe UI" w:cs="Segoe UI"/>
            <w:color w:val="0D0D0D"/>
            <w:sz w:val="22"/>
            <w:szCs w:val="20"/>
            <w:shd w:val="clear" w:color="auto" w:fill="FFFFFF"/>
            <w:rPrChange w:id="126" w:author="ROBERT F SYLVESTRE SIDIBE" w:date="2024-02-26T07:14:00Z">
              <w:rPr>
                <w:rFonts w:ascii="Segoe UI" w:hAnsi="Segoe UI" w:cs="Segoe UI"/>
                <w:color w:val="0D0D0D"/>
                <w:shd w:val="clear" w:color="auto" w:fill="FFFFFF"/>
              </w:rPr>
            </w:rPrChange>
          </w:rPr>
          <w:delText xml:space="preserve">, </w:delText>
        </w:r>
        <w:r w:rsidR="007B637C" w:rsidRPr="0075542A" w:rsidDel="00146178">
          <w:rPr>
            <w:rFonts w:ascii="Arial" w:eastAsia="Calibri" w:hAnsi="Arial" w:cs="Arial"/>
            <w:color w:val="000000" w:themeColor="text1"/>
            <w:sz w:val="22"/>
            <w:lang w:eastAsia="en-US"/>
            <w:rPrChange w:id="127" w:author="ROBERT F SYLVESTRE SIDIBE" w:date="2024-02-26T07:14:00Z">
              <w:rPr>
                <w:rFonts w:ascii="Arial" w:eastAsia="Calibri" w:hAnsi="Arial" w:cs="Arial"/>
                <w:color w:val="000000" w:themeColor="text1"/>
                <w:szCs w:val="24"/>
                <w:lang w:eastAsia="en-US"/>
              </w:rPr>
            </w:rPrChange>
          </w:rPr>
          <w:delText>chargée de superviser et de coordonner toutes les initiatives liées à l'assurance qualité</w:delText>
        </w:r>
      </w:del>
      <w:del w:id="128" w:author="ROBERT F SYLVESTRE SIDIBE" w:date="2024-02-26T07:01:00Z">
        <w:r w:rsidR="007B637C" w:rsidRPr="0075542A" w:rsidDel="00146178">
          <w:rPr>
            <w:rFonts w:ascii="Arial" w:eastAsia="Calibri" w:hAnsi="Arial" w:cs="Arial"/>
            <w:color w:val="000000" w:themeColor="text1"/>
            <w:sz w:val="22"/>
            <w:lang w:eastAsia="en-US"/>
            <w:rPrChange w:id="129" w:author="ROBERT F SYLVESTRE SIDIBE" w:date="2024-02-26T07:14:00Z">
              <w:rPr>
                <w:rFonts w:ascii="Arial" w:eastAsia="Calibri" w:hAnsi="Arial" w:cs="Arial"/>
                <w:color w:val="000000" w:themeColor="text1"/>
                <w:szCs w:val="24"/>
                <w:lang w:eastAsia="en-US"/>
              </w:rPr>
            </w:rPrChange>
          </w:rPr>
          <w:delText xml:space="preserve">. </w:delText>
        </w:r>
      </w:del>
    </w:p>
    <w:p w14:paraId="4D587EFF" w14:textId="150F3DE3" w:rsidR="003A2FC4" w:rsidRPr="0075542A" w:rsidDel="006C27F2" w:rsidRDefault="003A2FC4">
      <w:pPr>
        <w:spacing w:line="240" w:lineRule="auto"/>
        <w:jc w:val="left"/>
        <w:rPr>
          <w:del w:id="130" w:author="ROBERT F SYLVESTRE SIDIBE" w:date="2024-02-26T08:14:00Z"/>
          <w:rFonts w:ascii="Arial" w:eastAsia="Calibri" w:hAnsi="Arial" w:cs="Arial"/>
          <w:color w:val="000000" w:themeColor="text1"/>
          <w:sz w:val="22"/>
          <w:lang w:eastAsia="en-US"/>
          <w:rPrChange w:id="131" w:author="ROBERT F SYLVESTRE SIDIBE" w:date="2024-02-26T07:14:00Z">
            <w:rPr>
              <w:del w:id="132" w:author="ROBERT F SYLVESTRE SIDIBE" w:date="2024-02-26T08:14:00Z"/>
              <w:rFonts w:ascii="Arial" w:eastAsia="Calibri" w:hAnsi="Arial" w:cs="Arial"/>
              <w:color w:val="000000" w:themeColor="text1"/>
              <w:szCs w:val="24"/>
              <w:lang w:eastAsia="en-US"/>
            </w:rPr>
          </w:rPrChange>
        </w:rPr>
        <w:pPrChange w:id="133" w:author="ROBERT F SYLVESTRE SIDIBE" w:date="2024-02-26T07:20:00Z">
          <w:pPr>
            <w:spacing w:line="276" w:lineRule="auto"/>
          </w:pPr>
        </w:pPrChange>
      </w:pPr>
      <w:del w:id="134" w:author="ROBERT F SYLVESTRE SIDIBE" w:date="2024-02-26T07:20:00Z">
        <w:r w:rsidRPr="0075542A" w:rsidDel="009965A6">
          <w:rPr>
            <w:rFonts w:ascii="Arial" w:eastAsia="Calibri" w:hAnsi="Arial" w:cs="Arial"/>
            <w:color w:val="000000" w:themeColor="text1"/>
            <w:sz w:val="22"/>
            <w:lang w:eastAsia="en-US"/>
            <w:rPrChange w:id="135" w:author="ROBERT F SYLVESTRE SIDIBE" w:date="2024-02-26T07:14:00Z">
              <w:rPr>
                <w:rFonts w:ascii="Arial" w:eastAsia="Calibri" w:hAnsi="Arial" w:cs="Arial"/>
                <w:color w:val="000000" w:themeColor="text1"/>
                <w:szCs w:val="24"/>
                <w:lang w:eastAsia="en-US"/>
              </w:rPr>
            </w:rPrChange>
          </w:rPr>
          <w:delText xml:space="preserve"> </w:delText>
        </w:r>
      </w:del>
    </w:p>
    <w:p w14:paraId="66A50902" w14:textId="57F961DB" w:rsidR="003A2FC4" w:rsidRPr="0075542A" w:rsidDel="0075542A" w:rsidRDefault="003A2FC4" w:rsidP="009407C9">
      <w:pPr>
        <w:spacing w:line="276" w:lineRule="auto"/>
        <w:rPr>
          <w:del w:id="136" w:author="ROBERT F SYLVESTRE SIDIBE" w:date="2024-02-26T07:07:00Z"/>
          <w:rFonts w:ascii="Arial" w:eastAsia="Calibri" w:hAnsi="Arial" w:cs="Arial"/>
          <w:color w:val="000000" w:themeColor="text1"/>
          <w:sz w:val="22"/>
          <w:lang w:eastAsia="en-US"/>
          <w:rPrChange w:id="137" w:author="ROBERT F SYLVESTRE SIDIBE" w:date="2024-02-26T07:14:00Z">
            <w:rPr>
              <w:del w:id="138" w:author="ROBERT F SYLVESTRE SIDIBE" w:date="2024-02-26T07:07:00Z"/>
              <w:rFonts w:ascii="Arial" w:eastAsia="Calibri" w:hAnsi="Arial" w:cs="Arial"/>
              <w:color w:val="000000" w:themeColor="text1"/>
              <w:szCs w:val="24"/>
              <w:lang w:eastAsia="en-US"/>
            </w:rPr>
          </w:rPrChange>
        </w:rPr>
      </w:pPr>
      <w:del w:id="139" w:author="ROBERT F SYLVESTRE SIDIBE" w:date="2024-02-26T08:14:00Z">
        <w:r w:rsidRPr="0075542A" w:rsidDel="006C27F2">
          <w:rPr>
            <w:rFonts w:ascii="Arial" w:eastAsia="Calibri" w:hAnsi="Arial" w:cs="Arial"/>
            <w:b/>
            <w:bCs/>
            <w:color w:val="000000" w:themeColor="text1"/>
            <w:sz w:val="22"/>
            <w:lang w:eastAsia="en-US"/>
            <w:rPrChange w:id="140" w:author="ROBERT F SYLVESTRE SIDIBE" w:date="2024-02-26T07:14:00Z">
              <w:rPr>
                <w:rFonts w:ascii="Arial" w:eastAsia="Calibri" w:hAnsi="Arial" w:cs="Arial"/>
                <w:b/>
                <w:bCs/>
                <w:color w:val="000000" w:themeColor="text1"/>
                <w:szCs w:val="24"/>
                <w:lang w:eastAsia="en-US"/>
              </w:rPr>
            </w:rPrChange>
          </w:rPr>
          <w:delText>Article 2 :</w:delText>
        </w:r>
        <w:r w:rsidRPr="0075542A" w:rsidDel="006C27F2">
          <w:rPr>
            <w:rFonts w:ascii="Arial" w:eastAsia="Calibri" w:hAnsi="Arial" w:cs="Arial"/>
            <w:color w:val="000000" w:themeColor="text1"/>
            <w:sz w:val="22"/>
            <w:lang w:eastAsia="en-US"/>
            <w:rPrChange w:id="141" w:author="ROBERT F SYLVESTRE SIDIBE" w:date="2024-02-26T07:14:00Z">
              <w:rPr>
                <w:rFonts w:ascii="Arial" w:eastAsia="Calibri" w:hAnsi="Arial" w:cs="Arial"/>
                <w:color w:val="000000" w:themeColor="text1"/>
                <w:szCs w:val="24"/>
                <w:lang w:eastAsia="en-US"/>
              </w:rPr>
            </w:rPrChange>
          </w:rPr>
          <w:delText xml:space="preserve"> </w:delText>
        </w:r>
      </w:del>
      <w:del w:id="142" w:author="ROBERT F SYLVESTRE SIDIBE" w:date="2024-02-26T07:07:00Z">
        <w:r w:rsidR="009407C9" w:rsidRPr="0075542A" w:rsidDel="0075542A">
          <w:rPr>
            <w:rFonts w:ascii="Arial" w:eastAsia="Calibri" w:hAnsi="Arial" w:cs="Arial"/>
            <w:color w:val="000000" w:themeColor="text1"/>
            <w:sz w:val="22"/>
            <w:lang w:eastAsia="en-US"/>
            <w:rPrChange w:id="143" w:author="ROBERT F SYLVESTRE SIDIBE" w:date="2024-02-26T07:14:00Z">
              <w:rPr>
                <w:rFonts w:ascii="Arial" w:eastAsia="Calibri" w:hAnsi="Arial" w:cs="Arial"/>
                <w:color w:val="000000" w:themeColor="text1"/>
                <w:szCs w:val="24"/>
                <w:lang w:eastAsia="en-US"/>
              </w:rPr>
            </w:rPrChange>
          </w:rPr>
          <w:delText>L’objectif principal de la CIAQ sera d'assurer que les processus, les services et les programmes de l'Ecole Privée de Santé Félix Houphouët Boigny répondent aux normes les plus élevées d'excellence et de satisfaction des parties prenantes.</w:delText>
        </w:r>
      </w:del>
    </w:p>
    <w:p w14:paraId="7CC79EA6" w14:textId="77777777" w:rsidR="009407C9" w:rsidRPr="005C0981" w:rsidRDefault="009407C9" w:rsidP="009407C9">
      <w:pPr>
        <w:spacing w:line="276" w:lineRule="auto"/>
        <w:rPr>
          <w:rFonts w:ascii="Arial" w:eastAsia="Calibri" w:hAnsi="Arial" w:cs="Arial"/>
          <w:color w:val="000000" w:themeColor="text1"/>
          <w:szCs w:val="24"/>
          <w:lang w:eastAsia="en-US"/>
        </w:rPr>
      </w:pPr>
    </w:p>
    <w:p w14:paraId="645783D7" w14:textId="77777777" w:rsidR="003A2FC4" w:rsidRPr="005C0981" w:rsidRDefault="003A2FC4" w:rsidP="003A2FC4">
      <w:pPr>
        <w:spacing w:line="276" w:lineRule="auto"/>
        <w:rPr>
          <w:rFonts w:ascii="Arial" w:eastAsia="Calibri" w:hAnsi="Arial" w:cs="Arial"/>
          <w:b/>
          <w:bCs/>
          <w:color w:val="000000" w:themeColor="text1"/>
          <w:u w:val="single"/>
          <w:lang w:eastAsia="en-US"/>
        </w:rPr>
      </w:pPr>
      <w:r w:rsidRPr="005C0981">
        <w:rPr>
          <w:rFonts w:ascii="Arial" w:eastAsia="Calibri" w:hAnsi="Arial" w:cs="Arial"/>
          <w:b/>
          <w:bCs/>
          <w:color w:val="000000" w:themeColor="text1"/>
          <w:u w:val="single"/>
          <w:lang w:eastAsia="en-US"/>
        </w:rPr>
        <w:t>AMPLIATIONS</w:t>
      </w:r>
    </w:p>
    <w:p w14:paraId="0C69C173" w14:textId="77777777" w:rsidR="003A2FC4" w:rsidRPr="005C0981" w:rsidRDefault="003A2FC4" w:rsidP="003A2FC4">
      <w:pPr>
        <w:spacing w:line="276" w:lineRule="auto"/>
        <w:rPr>
          <w:rFonts w:ascii="Arial" w:eastAsia="Calibri" w:hAnsi="Arial" w:cs="Arial"/>
          <w:color w:val="000000" w:themeColor="text1"/>
          <w:szCs w:val="24"/>
          <w:lang w:eastAsia="en-US"/>
        </w:rPr>
      </w:pPr>
      <w:r w:rsidRPr="005C0981">
        <w:rPr>
          <w:rFonts w:ascii="Arial" w:eastAsia="Calibri" w:hAnsi="Arial" w:cs="Arial"/>
          <w:color w:val="000000" w:themeColor="text1"/>
          <w:szCs w:val="24"/>
          <w:lang w:eastAsia="en-US"/>
        </w:rPr>
        <w:t>-Original---------------------------------01</w:t>
      </w:r>
    </w:p>
    <w:p w14:paraId="502F134C" w14:textId="77777777" w:rsidR="003A2FC4" w:rsidRPr="005C0981" w:rsidRDefault="003A2FC4" w:rsidP="003A2FC4">
      <w:pPr>
        <w:spacing w:line="276" w:lineRule="auto"/>
        <w:rPr>
          <w:rFonts w:ascii="Arial" w:eastAsia="Calibri" w:hAnsi="Arial" w:cs="Arial"/>
          <w:color w:val="000000" w:themeColor="text1"/>
          <w:szCs w:val="24"/>
          <w:lang w:eastAsia="en-US"/>
        </w:rPr>
      </w:pPr>
      <w:r w:rsidRPr="005C0981">
        <w:rPr>
          <w:rFonts w:ascii="Arial" w:eastAsia="Calibri" w:hAnsi="Arial" w:cs="Arial"/>
          <w:color w:val="000000" w:themeColor="text1"/>
          <w:szCs w:val="24"/>
          <w:lang w:eastAsia="en-US"/>
        </w:rPr>
        <w:t>-Archives--------------------------------01</w:t>
      </w:r>
    </w:p>
    <w:p w14:paraId="39041F21" w14:textId="77777777" w:rsidR="003A2FC4" w:rsidRPr="005C0981" w:rsidRDefault="003A2FC4" w:rsidP="003A2FC4">
      <w:pPr>
        <w:spacing w:line="276" w:lineRule="auto"/>
        <w:rPr>
          <w:rFonts w:ascii="Arial" w:eastAsia="Calibri" w:hAnsi="Arial" w:cs="Arial"/>
          <w:color w:val="000000" w:themeColor="text1"/>
          <w:szCs w:val="24"/>
          <w:lang w:eastAsia="en-US"/>
        </w:rPr>
      </w:pPr>
      <w:r w:rsidRPr="005C0981">
        <w:rPr>
          <w:rFonts w:ascii="Arial" w:eastAsia="Calibri" w:hAnsi="Arial" w:cs="Arial"/>
          <w:color w:val="000000" w:themeColor="text1"/>
          <w:szCs w:val="24"/>
          <w:lang w:eastAsia="en-US"/>
        </w:rPr>
        <w:t>-Intéressés------------------------------11</w:t>
      </w:r>
    </w:p>
    <w:p w14:paraId="6E2B0AA1" w14:textId="7205D1D5" w:rsidR="003A2FC4" w:rsidRPr="005C0981" w:rsidRDefault="003A2FC4" w:rsidP="003A2FC4">
      <w:pPr>
        <w:spacing w:line="240" w:lineRule="auto"/>
        <w:rPr>
          <w:rFonts w:ascii="Arial" w:eastAsia="Calibri" w:hAnsi="Arial" w:cs="Arial"/>
          <w:color w:val="000000" w:themeColor="text1"/>
          <w:lang w:eastAsia="en-US"/>
        </w:rPr>
      </w:pPr>
    </w:p>
    <w:p w14:paraId="0443B3EF" w14:textId="5C444704" w:rsidR="003A2FC4" w:rsidRPr="009965A6" w:rsidRDefault="00146178">
      <w:pPr>
        <w:spacing w:line="240" w:lineRule="auto"/>
        <w:jc w:val="center"/>
        <w:rPr>
          <w:rFonts w:ascii="Arial" w:eastAsia="Calibri" w:hAnsi="Arial" w:cs="Arial"/>
          <w:color w:val="000000" w:themeColor="text1"/>
          <w:sz w:val="22"/>
          <w:szCs w:val="20"/>
          <w:lang w:eastAsia="en-US"/>
          <w:rPrChange w:id="144" w:author="ROBERT F SYLVESTRE SIDIBE" w:date="2024-02-26T07:18:00Z">
            <w:rPr>
              <w:rFonts w:ascii="Arial" w:eastAsia="Calibri" w:hAnsi="Arial" w:cs="Arial"/>
              <w:color w:val="000000" w:themeColor="text1"/>
              <w:lang w:eastAsia="en-US"/>
            </w:rPr>
          </w:rPrChange>
        </w:rPr>
        <w:pPrChange w:id="145" w:author="ROBERT F SYLVESTRE SIDIBE" w:date="2024-02-26T06:58:00Z">
          <w:pPr>
            <w:spacing w:line="240" w:lineRule="auto"/>
            <w:jc w:val="right"/>
          </w:pPr>
        </w:pPrChange>
      </w:pPr>
      <w:ins w:id="146" w:author="ROBERT F SYLVESTRE SIDIBE" w:date="2024-02-26T06:58:00Z">
        <w:r>
          <w:rPr>
            <w:rFonts w:ascii="Arial" w:eastAsia="Calibri" w:hAnsi="Arial" w:cs="Arial"/>
            <w:color w:val="000000" w:themeColor="text1"/>
            <w:szCs w:val="24"/>
            <w:lang w:eastAsia="en-US"/>
          </w:rPr>
          <w:t xml:space="preserve">                                                                             </w:t>
        </w:r>
      </w:ins>
      <w:r w:rsidR="003A2FC4" w:rsidRPr="005C0981">
        <w:rPr>
          <w:rFonts w:ascii="Arial" w:eastAsia="Calibri" w:hAnsi="Arial" w:cs="Arial"/>
          <w:color w:val="000000" w:themeColor="text1"/>
          <w:szCs w:val="24"/>
          <w:lang w:eastAsia="en-US"/>
        </w:rPr>
        <w:t xml:space="preserve"> </w:t>
      </w:r>
      <w:r w:rsidR="003A2FC4" w:rsidRPr="009965A6">
        <w:rPr>
          <w:rFonts w:ascii="Arial" w:eastAsia="Calibri" w:hAnsi="Arial" w:cs="Arial"/>
          <w:color w:val="000000" w:themeColor="text1"/>
          <w:sz w:val="22"/>
          <w:lang w:eastAsia="en-US"/>
          <w:rPrChange w:id="147" w:author="ROBERT F SYLVESTRE SIDIBE" w:date="2024-02-26T07:18:00Z">
            <w:rPr>
              <w:rFonts w:ascii="Arial" w:eastAsia="Calibri" w:hAnsi="Arial" w:cs="Arial"/>
              <w:color w:val="000000" w:themeColor="text1"/>
              <w:szCs w:val="24"/>
              <w:lang w:eastAsia="en-US"/>
            </w:rPr>
          </w:rPrChange>
        </w:rPr>
        <w:t>Bamako</w:t>
      </w:r>
      <w:ins w:id="148" w:author="ROBERT F SYLVESTRE SIDIBE" w:date="2024-02-26T07:18:00Z">
        <w:r w:rsidR="009965A6">
          <w:rPr>
            <w:rFonts w:ascii="Arial" w:eastAsia="Calibri" w:hAnsi="Arial" w:cs="Arial"/>
            <w:color w:val="000000" w:themeColor="text1"/>
            <w:sz w:val="22"/>
            <w:lang w:eastAsia="en-US"/>
          </w:rPr>
          <w:t>,</w:t>
        </w:r>
      </w:ins>
      <w:r w:rsidR="003A2FC4" w:rsidRPr="009965A6">
        <w:rPr>
          <w:rFonts w:ascii="Arial" w:eastAsia="Calibri" w:hAnsi="Arial" w:cs="Arial"/>
          <w:color w:val="000000" w:themeColor="text1"/>
          <w:sz w:val="22"/>
          <w:lang w:eastAsia="en-US"/>
          <w:rPrChange w:id="149" w:author="ROBERT F SYLVESTRE SIDIBE" w:date="2024-02-26T07:18:00Z">
            <w:rPr>
              <w:rFonts w:ascii="Arial" w:eastAsia="Calibri" w:hAnsi="Arial" w:cs="Arial"/>
              <w:color w:val="000000" w:themeColor="text1"/>
              <w:szCs w:val="24"/>
              <w:lang w:eastAsia="en-US"/>
            </w:rPr>
          </w:rPrChange>
        </w:rPr>
        <w:t xml:space="preserve"> le </w:t>
      </w:r>
      <w:ins w:id="150" w:author="ROBERT F SYLVESTRE SIDIBE" w:date="2024-02-26T08:08:00Z">
        <w:r w:rsidR="000A5779">
          <w:rPr>
            <w:rFonts w:ascii="Arial" w:eastAsia="Calibri" w:hAnsi="Arial" w:cs="Arial"/>
            <w:color w:val="000000" w:themeColor="text1"/>
            <w:sz w:val="22"/>
            <w:lang w:eastAsia="en-US"/>
          </w:rPr>
          <w:t>01</w:t>
        </w:r>
        <w:r w:rsidR="000A5779" w:rsidRPr="000A5779">
          <w:rPr>
            <w:rFonts w:ascii="Arial" w:eastAsia="Calibri" w:hAnsi="Arial" w:cs="Arial"/>
            <w:color w:val="000000" w:themeColor="text1"/>
            <w:sz w:val="22"/>
            <w:vertAlign w:val="superscript"/>
            <w:lang w:eastAsia="en-US"/>
            <w:rPrChange w:id="151" w:author="ROBERT F SYLVESTRE SIDIBE" w:date="2024-02-26T08:09:00Z">
              <w:rPr>
                <w:rFonts w:ascii="Arial" w:eastAsia="Calibri" w:hAnsi="Arial" w:cs="Arial"/>
                <w:color w:val="000000" w:themeColor="text1"/>
                <w:sz w:val="22"/>
                <w:lang w:eastAsia="en-US"/>
              </w:rPr>
            </w:rPrChange>
          </w:rPr>
          <w:t>e</w:t>
        </w:r>
      </w:ins>
      <w:ins w:id="152" w:author="ROBERT F SYLVESTRE SIDIBE" w:date="2024-02-26T08:09:00Z">
        <w:r w:rsidR="000A5779" w:rsidRPr="000A5779">
          <w:rPr>
            <w:rFonts w:ascii="Arial" w:eastAsia="Calibri" w:hAnsi="Arial" w:cs="Arial"/>
            <w:color w:val="000000" w:themeColor="text1"/>
            <w:sz w:val="22"/>
            <w:vertAlign w:val="superscript"/>
            <w:lang w:eastAsia="en-US"/>
            <w:rPrChange w:id="153" w:author="ROBERT F SYLVESTRE SIDIBE" w:date="2024-02-26T08:09:00Z">
              <w:rPr>
                <w:rFonts w:ascii="Arial" w:eastAsia="Calibri" w:hAnsi="Arial" w:cs="Arial"/>
                <w:color w:val="000000" w:themeColor="text1"/>
                <w:sz w:val="22"/>
                <w:lang w:eastAsia="en-US"/>
              </w:rPr>
            </w:rPrChange>
          </w:rPr>
          <w:t>r</w:t>
        </w:r>
        <w:r w:rsidR="000A5779">
          <w:rPr>
            <w:rFonts w:ascii="Arial" w:eastAsia="Calibri" w:hAnsi="Arial" w:cs="Arial"/>
            <w:color w:val="000000" w:themeColor="text1"/>
            <w:sz w:val="22"/>
            <w:lang w:eastAsia="en-US"/>
          </w:rPr>
          <w:t xml:space="preserve"> septem</w:t>
        </w:r>
      </w:ins>
      <w:del w:id="154" w:author="ROBERT F SYLVESTRE SIDIBE" w:date="2024-02-26T06:57:00Z">
        <w:r w:rsidR="003A2FC4" w:rsidRPr="009965A6" w:rsidDel="00146178">
          <w:rPr>
            <w:rFonts w:ascii="Arial" w:eastAsia="Calibri" w:hAnsi="Arial" w:cs="Arial"/>
            <w:color w:val="000000" w:themeColor="text1"/>
            <w:sz w:val="22"/>
            <w:lang w:eastAsia="en-US"/>
            <w:rPrChange w:id="155" w:author="ROBERT F SYLVESTRE SIDIBE" w:date="2024-02-26T07:18:00Z">
              <w:rPr>
                <w:rFonts w:ascii="Arial" w:eastAsia="Calibri" w:hAnsi="Arial" w:cs="Arial"/>
                <w:color w:val="000000" w:themeColor="text1"/>
                <w:szCs w:val="24"/>
                <w:lang w:eastAsia="en-US"/>
              </w:rPr>
            </w:rPrChange>
          </w:rPr>
          <w:delText>1</w:delText>
        </w:r>
        <w:r w:rsidR="003A2FC4" w:rsidRPr="009965A6" w:rsidDel="00146178">
          <w:rPr>
            <w:rFonts w:ascii="Arial" w:eastAsia="Calibri" w:hAnsi="Arial" w:cs="Arial"/>
            <w:color w:val="000000" w:themeColor="text1"/>
            <w:sz w:val="22"/>
            <w:vertAlign w:val="superscript"/>
            <w:lang w:eastAsia="en-US"/>
            <w:rPrChange w:id="156" w:author="ROBERT F SYLVESTRE SIDIBE" w:date="2024-02-26T07:18:00Z">
              <w:rPr>
                <w:rFonts w:ascii="Arial" w:eastAsia="Calibri" w:hAnsi="Arial" w:cs="Arial"/>
                <w:color w:val="000000" w:themeColor="text1"/>
                <w:szCs w:val="24"/>
                <w:vertAlign w:val="superscript"/>
                <w:lang w:eastAsia="en-US"/>
              </w:rPr>
            </w:rPrChange>
          </w:rPr>
          <w:delText>er</w:delText>
        </w:r>
        <w:r w:rsidR="003A2FC4" w:rsidRPr="009965A6" w:rsidDel="00146178">
          <w:rPr>
            <w:rFonts w:ascii="Arial" w:eastAsia="Calibri" w:hAnsi="Arial" w:cs="Arial"/>
            <w:color w:val="000000" w:themeColor="text1"/>
            <w:sz w:val="22"/>
            <w:lang w:eastAsia="en-US"/>
            <w:rPrChange w:id="157" w:author="ROBERT F SYLVESTRE SIDIBE" w:date="2024-02-26T07:18:00Z">
              <w:rPr>
                <w:rFonts w:ascii="Arial" w:eastAsia="Calibri" w:hAnsi="Arial" w:cs="Arial"/>
                <w:color w:val="000000" w:themeColor="text1"/>
                <w:szCs w:val="24"/>
                <w:lang w:eastAsia="en-US"/>
              </w:rPr>
            </w:rPrChange>
          </w:rPr>
          <w:delText xml:space="preserve"> septem</w:delText>
        </w:r>
      </w:del>
      <w:r w:rsidR="003A2FC4" w:rsidRPr="009965A6">
        <w:rPr>
          <w:rFonts w:ascii="Arial" w:eastAsia="Calibri" w:hAnsi="Arial" w:cs="Arial"/>
          <w:color w:val="000000" w:themeColor="text1"/>
          <w:sz w:val="22"/>
          <w:lang w:eastAsia="en-US"/>
          <w:rPrChange w:id="158" w:author="ROBERT F SYLVESTRE SIDIBE" w:date="2024-02-26T07:18:00Z">
            <w:rPr>
              <w:rFonts w:ascii="Arial" w:eastAsia="Calibri" w:hAnsi="Arial" w:cs="Arial"/>
              <w:color w:val="000000" w:themeColor="text1"/>
              <w:szCs w:val="24"/>
              <w:lang w:eastAsia="en-US"/>
            </w:rPr>
          </w:rPrChange>
        </w:rPr>
        <w:t>bre 20</w:t>
      </w:r>
      <w:r w:rsidR="009407C9" w:rsidRPr="009965A6">
        <w:rPr>
          <w:rFonts w:ascii="Arial" w:eastAsia="Calibri" w:hAnsi="Arial" w:cs="Arial"/>
          <w:color w:val="000000" w:themeColor="text1"/>
          <w:sz w:val="22"/>
          <w:lang w:eastAsia="en-US"/>
          <w:rPrChange w:id="159" w:author="ROBERT F SYLVESTRE SIDIBE" w:date="2024-02-26T07:18:00Z">
            <w:rPr>
              <w:rFonts w:ascii="Arial" w:eastAsia="Calibri" w:hAnsi="Arial" w:cs="Arial"/>
              <w:color w:val="000000" w:themeColor="text1"/>
              <w:szCs w:val="24"/>
              <w:lang w:eastAsia="en-US"/>
            </w:rPr>
          </w:rPrChange>
        </w:rPr>
        <w:t>2</w:t>
      </w:r>
      <w:ins w:id="160" w:author="ROBERT F SYLVESTRE SIDIBE" w:date="2024-02-26T08:09:00Z">
        <w:r w:rsidR="000A5779">
          <w:rPr>
            <w:rFonts w:ascii="Arial" w:eastAsia="Calibri" w:hAnsi="Arial" w:cs="Arial"/>
            <w:color w:val="000000" w:themeColor="text1"/>
            <w:sz w:val="22"/>
            <w:lang w:eastAsia="en-US"/>
          </w:rPr>
          <w:t>2</w:t>
        </w:r>
      </w:ins>
      <w:del w:id="161" w:author="ROBERT F SYLVESTRE SIDIBE" w:date="2024-02-26T06:58:00Z">
        <w:r w:rsidR="009407C9" w:rsidRPr="009965A6" w:rsidDel="00146178">
          <w:rPr>
            <w:rFonts w:ascii="Arial" w:eastAsia="Calibri" w:hAnsi="Arial" w:cs="Arial"/>
            <w:color w:val="000000" w:themeColor="text1"/>
            <w:sz w:val="22"/>
            <w:lang w:eastAsia="en-US"/>
            <w:rPrChange w:id="162" w:author="ROBERT F SYLVESTRE SIDIBE" w:date="2024-02-26T07:18:00Z">
              <w:rPr>
                <w:rFonts w:ascii="Arial" w:eastAsia="Calibri" w:hAnsi="Arial" w:cs="Arial"/>
                <w:color w:val="000000" w:themeColor="text1"/>
                <w:szCs w:val="24"/>
                <w:lang w:eastAsia="en-US"/>
              </w:rPr>
            </w:rPrChange>
          </w:rPr>
          <w:delText>2</w:delText>
        </w:r>
      </w:del>
    </w:p>
    <w:p w14:paraId="345A8B9A" w14:textId="426543FD" w:rsidR="003A2FC4" w:rsidRPr="009965A6" w:rsidRDefault="006C27F2" w:rsidP="003A2FC4">
      <w:pPr>
        <w:spacing w:line="240" w:lineRule="auto"/>
        <w:jc w:val="right"/>
        <w:rPr>
          <w:rFonts w:ascii="Arial" w:eastAsia="Calibri" w:hAnsi="Arial" w:cs="Arial"/>
          <w:color w:val="000000" w:themeColor="text1"/>
          <w:sz w:val="22"/>
          <w:szCs w:val="20"/>
          <w:lang w:eastAsia="en-US"/>
          <w:rPrChange w:id="163" w:author="ROBERT F SYLVESTRE SIDIBE" w:date="2024-02-26T07:18:00Z">
            <w:rPr>
              <w:rFonts w:ascii="Arial" w:eastAsia="Calibri" w:hAnsi="Arial" w:cs="Arial"/>
              <w:color w:val="000000" w:themeColor="text1"/>
              <w:lang w:eastAsia="en-US"/>
            </w:rPr>
          </w:rPrChange>
        </w:rPr>
      </w:pPr>
      <w:ins w:id="164" w:author="ROBERT F SYLVESTRE SIDIBE" w:date="2024-02-15T17:39:00Z">
        <w:r w:rsidRPr="009965A6">
          <w:rPr>
            <w:rFonts w:ascii="Arial" w:eastAsia="Calibri" w:hAnsi="Arial" w:cs="Arial"/>
            <w:b/>
            <w:bCs/>
            <w:noProof/>
            <w:color w:val="000000" w:themeColor="text1"/>
            <w:sz w:val="22"/>
            <w:szCs w:val="20"/>
            <w:lang w:eastAsia="en-US"/>
            <w:rPrChange w:id="165" w:author="ROBERT F SYLVESTRE SIDIBE" w:date="2024-02-26T07:18:00Z">
              <w:rPr>
                <w:rFonts w:ascii="Arial" w:eastAsia="Calibri" w:hAnsi="Arial" w:cs="Arial"/>
                <w:b/>
                <w:bCs/>
                <w:noProof/>
                <w:color w:val="000000" w:themeColor="text1"/>
                <w:lang w:eastAsia="en-US"/>
              </w:rPr>
            </w:rPrChange>
          </w:rPr>
          <w:drawing>
            <wp:anchor distT="0" distB="0" distL="114300" distR="114300" simplePos="0" relativeHeight="251661312" behindDoc="1" locked="0" layoutInCell="1" allowOverlap="1" wp14:anchorId="3FD4F7B1" wp14:editId="56A69C84">
              <wp:simplePos x="0" y="0"/>
              <wp:positionH relativeFrom="margin">
                <wp:posOffset>2938145</wp:posOffset>
              </wp:positionH>
              <wp:positionV relativeFrom="paragraph">
                <wp:posOffset>125095</wp:posOffset>
              </wp:positionV>
              <wp:extent cx="2684585" cy="1904706"/>
              <wp:effectExtent l="0" t="0" r="1905" b="635"/>
              <wp:wrapNone/>
              <wp:docPr id="32511647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a:extLst>
                          <a:ext uri="{28A0092B-C50C-407E-A947-70E740481C1C}">
                            <a14:useLocalDpi xmlns:a14="http://schemas.microsoft.com/office/drawing/2010/main" val="0"/>
                          </a:ext>
                        </a:extLst>
                      </a:blip>
                      <a:srcRect t="20112" b="8938"/>
                      <a:stretch/>
                    </pic:blipFill>
                    <pic:spPr bwMode="auto">
                      <a:xfrm>
                        <a:off x="0" y="0"/>
                        <a:ext cx="2684585" cy="1904706"/>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ins>
    </w:p>
    <w:p w14:paraId="10AA5A21" w14:textId="6B8C4255" w:rsidR="003A2FC4" w:rsidRDefault="003A2FC4" w:rsidP="003A2FC4">
      <w:pPr>
        <w:spacing w:line="240" w:lineRule="auto"/>
        <w:ind w:left="5664"/>
        <w:rPr>
          <w:ins w:id="166" w:author="ROBERT F SYLVESTRE SIDIBE" w:date="2024-02-15T17:39:00Z"/>
          <w:rFonts w:ascii="Arial" w:eastAsia="Calibri" w:hAnsi="Arial" w:cs="Arial"/>
          <w:b/>
          <w:bCs/>
          <w:color w:val="000000" w:themeColor="text1"/>
          <w:sz w:val="28"/>
          <w:szCs w:val="28"/>
          <w:lang w:eastAsia="en-US"/>
        </w:rPr>
      </w:pPr>
      <w:r w:rsidRPr="009965A6">
        <w:rPr>
          <w:rFonts w:ascii="Arial" w:eastAsia="Calibri" w:hAnsi="Arial" w:cs="Arial"/>
          <w:b/>
          <w:bCs/>
          <w:color w:val="000000" w:themeColor="text1"/>
          <w:szCs w:val="24"/>
          <w:lang w:eastAsia="en-US"/>
          <w:rPrChange w:id="167" w:author="ROBERT F SYLVESTRE SIDIBE" w:date="2024-02-26T07:18:00Z">
            <w:rPr>
              <w:rFonts w:ascii="Arial" w:eastAsia="Calibri" w:hAnsi="Arial" w:cs="Arial"/>
              <w:b/>
              <w:bCs/>
              <w:color w:val="000000" w:themeColor="text1"/>
              <w:sz w:val="28"/>
              <w:szCs w:val="28"/>
              <w:lang w:eastAsia="en-US"/>
            </w:rPr>
          </w:rPrChange>
        </w:rPr>
        <w:t xml:space="preserve">       Directeur Général</w:t>
      </w:r>
    </w:p>
    <w:p w14:paraId="5EB944EF" w14:textId="16081944" w:rsidR="007C5CDA" w:rsidRDefault="007C5CDA" w:rsidP="003A2FC4">
      <w:pPr>
        <w:spacing w:line="240" w:lineRule="auto"/>
        <w:ind w:left="5664"/>
        <w:rPr>
          <w:ins w:id="168" w:author="ROBERT F SYLVESTRE SIDIBE" w:date="2024-02-15T17:39:00Z"/>
          <w:rFonts w:ascii="Arial" w:eastAsia="Calibri" w:hAnsi="Arial" w:cs="Arial"/>
          <w:b/>
          <w:bCs/>
          <w:color w:val="000000" w:themeColor="text1"/>
          <w:sz w:val="28"/>
          <w:szCs w:val="28"/>
          <w:lang w:eastAsia="en-US"/>
        </w:rPr>
      </w:pPr>
    </w:p>
    <w:p w14:paraId="5C8AAA7C" w14:textId="2ADFF677" w:rsidR="007C5CDA" w:rsidRDefault="007C5CDA" w:rsidP="003A2FC4">
      <w:pPr>
        <w:spacing w:line="240" w:lineRule="auto"/>
        <w:ind w:left="5664"/>
        <w:rPr>
          <w:ins w:id="169" w:author="ROBERT F SYLVESTRE SIDIBE" w:date="2024-02-15T17:39:00Z"/>
          <w:rFonts w:ascii="Arial" w:eastAsia="Calibri" w:hAnsi="Arial" w:cs="Arial"/>
          <w:b/>
          <w:bCs/>
          <w:color w:val="000000" w:themeColor="text1"/>
          <w:sz w:val="28"/>
          <w:szCs w:val="28"/>
          <w:lang w:eastAsia="en-US"/>
        </w:rPr>
      </w:pPr>
    </w:p>
    <w:p w14:paraId="189C8D04" w14:textId="77777777" w:rsidR="007C5CDA" w:rsidRDefault="007C5CDA" w:rsidP="003A2FC4">
      <w:pPr>
        <w:spacing w:line="240" w:lineRule="auto"/>
        <w:ind w:left="5664"/>
        <w:rPr>
          <w:ins w:id="170" w:author="ROBERT F SYLVESTRE SIDIBE" w:date="2024-02-15T17:39:00Z"/>
          <w:rFonts w:ascii="Arial" w:eastAsia="Calibri" w:hAnsi="Arial" w:cs="Arial"/>
          <w:b/>
          <w:bCs/>
          <w:color w:val="000000" w:themeColor="text1"/>
          <w:sz w:val="28"/>
          <w:szCs w:val="28"/>
          <w:lang w:eastAsia="en-US"/>
        </w:rPr>
      </w:pPr>
    </w:p>
    <w:p w14:paraId="0A15D01D" w14:textId="77777777" w:rsidR="007C5CDA" w:rsidRPr="005C0981" w:rsidRDefault="007C5CDA" w:rsidP="003A2FC4">
      <w:pPr>
        <w:spacing w:line="240" w:lineRule="auto"/>
        <w:ind w:left="5664"/>
        <w:rPr>
          <w:rFonts w:ascii="Arial" w:eastAsia="Calibri" w:hAnsi="Arial" w:cs="Arial"/>
          <w:b/>
          <w:bCs/>
          <w:color w:val="000000" w:themeColor="text1"/>
          <w:sz w:val="28"/>
          <w:szCs w:val="28"/>
          <w:lang w:eastAsia="en-US"/>
        </w:rPr>
      </w:pPr>
    </w:p>
    <w:p w14:paraId="72506CE4" w14:textId="08216BF3" w:rsidR="003A2FC4" w:rsidRDefault="003A2FC4" w:rsidP="003A2FC4">
      <w:pPr>
        <w:spacing w:line="240" w:lineRule="auto"/>
        <w:rPr>
          <w:rFonts w:ascii="Arial" w:eastAsia="Calibri" w:hAnsi="Arial" w:cs="Arial"/>
          <w:b/>
          <w:bCs/>
          <w:color w:val="000000" w:themeColor="text1"/>
          <w:lang w:eastAsia="en-US"/>
        </w:rPr>
      </w:pPr>
    </w:p>
    <w:p w14:paraId="126E5CEB" w14:textId="06B25107" w:rsidR="003A2FC4" w:rsidRDefault="003A2FC4" w:rsidP="003A2FC4">
      <w:pPr>
        <w:spacing w:line="240" w:lineRule="auto"/>
        <w:rPr>
          <w:rFonts w:ascii="Arial" w:eastAsia="Calibri" w:hAnsi="Arial" w:cs="Arial"/>
          <w:b/>
          <w:bCs/>
          <w:color w:val="000000" w:themeColor="text1"/>
          <w:lang w:eastAsia="en-US"/>
        </w:rPr>
      </w:pPr>
    </w:p>
    <w:p w14:paraId="2EEF610A" w14:textId="77777777" w:rsidR="003A2FC4" w:rsidRPr="005C0981" w:rsidRDefault="003A2FC4" w:rsidP="003A2FC4">
      <w:pPr>
        <w:spacing w:line="240" w:lineRule="auto"/>
        <w:rPr>
          <w:rFonts w:ascii="Arial" w:eastAsia="Calibri" w:hAnsi="Arial" w:cs="Arial"/>
          <w:b/>
          <w:bCs/>
          <w:color w:val="000000" w:themeColor="text1"/>
          <w:lang w:eastAsia="en-US"/>
        </w:rPr>
      </w:pPr>
    </w:p>
    <w:p w14:paraId="306A82EB" w14:textId="23AB9FBF" w:rsidR="003A2FC4" w:rsidRPr="005C0981" w:rsidRDefault="009965A6">
      <w:pPr>
        <w:spacing w:line="240" w:lineRule="auto"/>
        <w:jc w:val="center"/>
        <w:rPr>
          <w:rFonts w:ascii="Arial" w:eastAsia="Calibri" w:hAnsi="Arial" w:cs="Arial"/>
          <w:b/>
          <w:bCs/>
          <w:color w:val="000000" w:themeColor="text1"/>
          <w:lang w:eastAsia="en-US"/>
        </w:rPr>
        <w:pPrChange w:id="171" w:author="ROBERT F SYLVESTRE SIDIBE" w:date="2024-02-26T07:21:00Z">
          <w:pPr>
            <w:spacing w:line="240" w:lineRule="auto"/>
            <w:ind w:left="5664"/>
          </w:pPr>
        </w:pPrChange>
      </w:pPr>
      <w:ins w:id="172" w:author="ROBERT F SYLVESTRE SIDIBE" w:date="2024-02-26T07:21:00Z">
        <w:r>
          <w:rPr>
            <w:rFonts w:ascii="Arial" w:eastAsia="Calibri" w:hAnsi="Arial" w:cs="Arial"/>
            <w:b/>
            <w:bCs/>
            <w:color w:val="000000" w:themeColor="text1"/>
            <w:lang w:eastAsia="en-US"/>
          </w:rPr>
          <w:t xml:space="preserve">                                                                            </w:t>
        </w:r>
      </w:ins>
      <w:del w:id="173" w:author="ROBERT F SYLVESTRE SIDIBE" w:date="2024-02-26T07:20:00Z">
        <w:r w:rsidR="003A2FC4" w:rsidRPr="005C0981" w:rsidDel="009965A6">
          <w:rPr>
            <w:rFonts w:ascii="Arial" w:eastAsia="Calibri" w:hAnsi="Arial" w:cs="Arial"/>
            <w:b/>
            <w:bCs/>
            <w:color w:val="000000" w:themeColor="text1"/>
            <w:lang w:eastAsia="en-US"/>
          </w:rPr>
          <w:delText xml:space="preserve">     </w:delText>
        </w:r>
      </w:del>
      <w:r w:rsidR="003A2FC4" w:rsidRPr="005C0981">
        <w:rPr>
          <w:rFonts w:ascii="Arial" w:eastAsia="Calibri" w:hAnsi="Arial" w:cs="Arial"/>
          <w:b/>
          <w:bCs/>
          <w:color w:val="000000" w:themeColor="text1"/>
          <w:lang w:eastAsia="en-US"/>
        </w:rPr>
        <w:t xml:space="preserve"> </w:t>
      </w:r>
      <w:del w:id="174" w:author="ROBERT F SYLVESTRE SIDIBE" w:date="2024-02-26T07:20:00Z">
        <w:r w:rsidR="003A2FC4" w:rsidRPr="005C0981" w:rsidDel="009965A6">
          <w:rPr>
            <w:rFonts w:ascii="Arial" w:eastAsia="Calibri" w:hAnsi="Arial" w:cs="Arial"/>
            <w:b/>
            <w:bCs/>
            <w:color w:val="000000" w:themeColor="text1"/>
            <w:lang w:eastAsia="en-US"/>
          </w:rPr>
          <w:delText xml:space="preserve">  </w:delText>
        </w:r>
      </w:del>
      <w:r w:rsidR="003A2FC4" w:rsidRPr="005C0981">
        <w:rPr>
          <w:rFonts w:ascii="Arial" w:eastAsia="Calibri" w:hAnsi="Arial" w:cs="Arial"/>
          <w:b/>
          <w:bCs/>
          <w:color w:val="000000" w:themeColor="text1"/>
          <w:lang w:eastAsia="en-US"/>
        </w:rPr>
        <w:t xml:space="preserve">Dr SANOGO Mamadou </w:t>
      </w:r>
    </w:p>
    <w:p w14:paraId="012D3363" w14:textId="77777777" w:rsidR="00D64EBF" w:rsidRDefault="00D64EBF"/>
    <w:sectPr w:rsidR="00D64EBF" w:rsidSect="00AE629D">
      <w:pgSz w:w="11906" w:h="16838"/>
      <w:pgMar w:top="1418" w:right="1417" w:bottom="1135" w:left="1417" w:header="708" w:footer="708" w:gutter="0"/>
      <w:cols w:space="708"/>
      <w:docGrid w:linePitch="360"/>
      <w:sectPrChange w:id="175" w:author="ROBERT F SYLVESTRE SIDIBE" w:date="2024-02-26T08:20:00Z">
        <w:sectPr w:rsidR="00D64EBF" w:rsidSect="00AE629D">
          <w:pgMar w:top="1417" w:right="1417" w:bottom="1417" w:left="1417" w:header="708" w:footer="708" w:gutter="0"/>
        </w:sectPr>
      </w:sectPrChang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57E10D1"/>
    <w:multiLevelType w:val="multilevel"/>
    <w:tmpl w:val="C8282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5981398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ROBERT F SYLVESTRE SIDIBE">
    <w15:presenceInfo w15:providerId="Windows Live" w15:userId="124b21123b63aae4"/>
  </w15:person>
  <w15:person w15:author="Dr Mamadou SANOGO">
    <w15:presenceInfo w15:providerId="None" w15:userId="Dr Mamadou SANOG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2FC4"/>
    <w:rsid w:val="000A5779"/>
    <w:rsid w:val="00146178"/>
    <w:rsid w:val="00394C0C"/>
    <w:rsid w:val="003A2FC4"/>
    <w:rsid w:val="003D6EF2"/>
    <w:rsid w:val="006C27F2"/>
    <w:rsid w:val="0075542A"/>
    <w:rsid w:val="007B637C"/>
    <w:rsid w:val="007C5CDA"/>
    <w:rsid w:val="009407C9"/>
    <w:rsid w:val="009475FB"/>
    <w:rsid w:val="009965A6"/>
    <w:rsid w:val="009B2298"/>
    <w:rsid w:val="00A13517"/>
    <w:rsid w:val="00AE629D"/>
    <w:rsid w:val="00CB2D79"/>
    <w:rsid w:val="00D64EBF"/>
    <w:rsid w:val="00DD08C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BC87F1"/>
  <w15:chartTrackingRefBased/>
  <w15:docId w15:val="{919C0006-7081-4C4B-8ABA-3E513E4B9A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2FC4"/>
    <w:pPr>
      <w:spacing w:after="0" w:line="20" w:lineRule="atLeast"/>
      <w:jc w:val="both"/>
    </w:pPr>
    <w:rPr>
      <w:rFonts w:ascii="Times New Roman" w:eastAsia="Times New Roman" w:hAnsi="Times New Roman" w:cs="Times New Roman"/>
      <w:sz w:val="24"/>
      <w:lang w:eastAsia="fr-FR"/>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Rvision">
    <w:name w:val="Revision"/>
    <w:hidden/>
    <w:uiPriority w:val="99"/>
    <w:semiHidden/>
    <w:rsid w:val="009407C9"/>
    <w:pPr>
      <w:spacing w:after="0" w:line="240" w:lineRule="auto"/>
    </w:pPr>
    <w:rPr>
      <w:rFonts w:ascii="Times New Roman" w:eastAsia="Times New Roman" w:hAnsi="Times New Roman" w:cs="Times New Roman"/>
      <w:sz w:val="24"/>
      <w:lang w:eastAsia="fr-FR"/>
    </w:rPr>
  </w:style>
  <w:style w:type="paragraph" w:styleId="NormalWeb">
    <w:name w:val="Normal (Web)"/>
    <w:basedOn w:val="Normal"/>
    <w:uiPriority w:val="99"/>
    <w:semiHidden/>
    <w:unhideWhenUsed/>
    <w:rsid w:val="0075542A"/>
    <w:rPr>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5385107">
      <w:bodyDiv w:val="1"/>
      <w:marLeft w:val="0"/>
      <w:marRight w:val="0"/>
      <w:marTop w:val="0"/>
      <w:marBottom w:val="0"/>
      <w:divBdr>
        <w:top w:val="none" w:sz="0" w:space="0" w:color="auto"/>
        <w:left w:val="none" w:sz="0" w:space="0" w:color="auto"/>
        <w:bottom w:val="none" w:sz="0" w:space="0" w:color="auto"/>
        <w:right w:val="none" w:sz="0" w:space="0" w:color="auto"/>
      </w:divBdr>
    </w:div>
    <w:div w:id="968971218">
      <w:bodyDiv w:val="1"/>
      <w:marLeft w:val="0"/>
      <w:marRight w:val="0"/>
      <w:marTop w:val="0"/>
      <w:marBottom w:val="0"/>
      <w:divBdr>
        <w:top w:val="none" w:sz="0" w:space="0" w:color="auto"/>
        <w:left w:val="none" w:sz="0" w:space="0" w:color="auto"/>
        <w:bottom w:val="none" w:sz="0" w:space="0" w:color="auto"/>
        <w:right w:val="none" w:sz="0" w:space="0" w:color="auto"/>
      </w:divBdr>
    </w:div>
    <w:div w:id="1914852487">
      <w:bodyDiv w:val="1"/>
      <w:marLeft w:val="0"/>
      <w:marRight w:val="0"/>
      <w:marTop w:val="0"/>
      <w:marBottom w:val="0"/>
      <w:divBdr>
        <w:top w:val="none" w:sz="0" w:space="0" w:color="auto"/>
        <w:left w:val="none" w:sz="0" w:space="0" w:color="auto"/>
        <w:bottom w:val="none" w:sz="0" w:space="0" w:color="auto"/>
        <w:right w:val="none" w:sz="0" w:space="0" w:color="auto"/>
      </w:divBdr>
    </w:div>
    <w:div w:id="20247393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microsoft.com/office/2011/relationships/people" Target="peop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92</TotalTime>
  <Pages>2</Pages>
  <Words>531</Words>
  <Characters>2926</Characters>
  <Application>Microsoft Office Word</Application>
  <DocSecurity>0</DocSecurity>
  <Lines>24</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F SYLVESTRE SIDIBE</dc:creator>
  <cp:keywords/>
  <dc:description/>
  <cp:lastModifiedBy>ROBERT F SYLVESTRE SIDIBE</cp:lastModifiedBy>
  <cp:revision>4</cp:revision>
  <dcterms:created xsi:type="dcterms:W3CDTF">2024-02-14T07:42:00Z</dcterms:created>
  <dcterms:modified xsi:type="dcterms:W3CDTF">2024-02-26T08:21:00Z</dcterms:modified>
</cp:coreProperties>
</file>